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82DF5B" w14:textId="77777777" w:rsidR="001A666C" w:rsidRDefault="001A666C">
      <w:pPr>
        <w:pStyle w:val="NoSpacing"/>
        <w:rPr>
          <w:sz w:val="2"/>
        </w:rPr>
      </w:pPr>
    </w:p>
    <w:p w14:paraId="558F9AC8" w14:textId="77777777" w:rsidR="001A666C" w:rsidRDefault="001A666C">
      <w:pPr>
        <w:pStyle w:val="NoSpacing"/>
        <w:rPr>
          <w:sz w:val="2"/>
        </w:rPr>
      </w:pPr>
    </w:p>
    <w:sdt>
      <w:sdtPr>
        <w:rPr>
          <w:rFonts w:ascii="Calibri" w:eastAsia="Times New Roman" w:hAnsi="Calibri" w:cs="Times New Roman"/>
          <w:sz w:val="2"/>
          <w:szCs w:val="24"/>
          <w:lang w:eastAsia="pt-PT"/>
        </w:rPr>
        <w:id w:val="1303427544"/>
        <w:docPartObj>
          <w:docPartGallery w:val="Cover Pages"/>
          <w:docPartUnique/>
        </w:docPartObj>
      </w:sdtPr>
      <w:sdtEndPr>
        <w:rPr>
          <w:rFonts w:ascii="Santander Headline" w:hAnsi="Santander Headline"/>
          <w:sz w:val="22"/>
        </w:rPr>
      </w:sdtEndPr>
      <w:sdtContent>
        <w:p w14:paraId="05B58DF6" w14:textId="7CBF64EC" w:rsidR="00244992" w:rsidRDefault="00E66582">
          <w:pPr>
            <w:pStyle w:val="NoSpacing"/>
            <w:rPr>
              <w:sz w:val="2"/>
            </w:rPr>
          </w:pPr>
          <w:r>
            <w:rPr>
              <w:noProof/>
              <w:lang w:eastAsia="pt-PT"/>
            </w:rPr>
            <mc:AlternateContent>
              <mc:Choice Requires="wps">
                <w:drawing>
                  <wp:anchor distT="0" distB="0" distL="114300" distR="114300" simplePos="0" relativeHeight="251658242" behindDoc="0" locked="0" layoutInCell="1" allowOverlap="1" wp14:anchorId="11F37575" wp14:editId="5118AF57">
                    <wp:simplePos x="0" y="0"/>
                    <wp:positionH relativeFrom="page">
                      <wp:posOffset>888999</wp:posOffset>
                    </wp:positionH>
                    <wp:positionV relativeFrom="margin">
                      <wp:align>top</wp:align>
                    </wp:positionV>
                    <wp:extent cx="6112509" cy="914400"/>
                    <wp:effectExtent l="0" t="0" r="0" b="0"/>
                    <wp:wrapNone/>
                    <wp:docPr id="62" name="Caixa de Texto 62"/>
                    <wp:cNvGraphicFramePr/>
                    <a:graphic xmlns:a="http://schemas.openxmlformats.org/drawingml/2006/main">
                      <a:graphicData uri="http://schemas.microsoft.com/office/word/2010/wordprocessingShape">
                        <wps:wsp>
                          <wps:cNvSpPr txBox="1"/>
                          <wps:spPr>
                            <a:xfrm>
                              <a:off x="0" y="0"/>
                              <a:ext cx="6112509"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libri" w:eastAsia="Calibri" w:hAnsi="Calibri" w:cs="Calibri"/>
                                    <w:color w:val="8496B0"/>
                                    <w:sz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Content>
                                  <w:p w14:paraId="587F86B0" w14:textId="6277C07F" w:rsidR="00036988" w:rsidRPr="00E66582" w:rsidRDefault="00036988">
                                    <w:pPr>
                                      <w:pStyle w:val="NoSpacing"/>
                                      <w:rPr>
                                        <w:rFonts w:ascii="Calibri" w:eastAsia="Calibri" w:hAnsi="Calibri" w:cs="Calibri"/>
                                        <w:color w:val="8496B0"/>
                                        <w:sz w:val="64"/>
                                        <w:lang w:eastAsia="pt-PT"/>
                                      </w:rPr>
                                    </w:pPr>
                                    <w:r>
                                      <w:rPr>
                                        <w:rFonts w:ascii="Calibri" w:eastAsia="Calibri" w:hAnsi="Calibri" w:cs="Calibri"/>
                                        <w:color w:val="8496B0"/>
                                        <w:sz w:val="64"/>
                                      </w:rPr>
                                      <w:t>MODELO E WORKFLOW DATA LAKE</w:t>
                                    </w:r>
                                  </w:p>
                                </w:sdtContent>
                              </w:sdt>
                              <w:p w14:paraId="2F5F00A7" w14:textId="452D8F15" w:rsidR="00036988" w:rsidRPr="00682013" w:rsidRDefault="00036988">
                                <w:pPr>
                                  <w:pStyle w:val="NoSpacing"/>
                                  <w:spacing w:before="120"/>
                                  <w:rPr>
                                    <w:rFonts w:ascii="Calibri" w:hAnsi="Calibri"/>
                                    <w:color w:val="EB0000" w:themeColor="accent1"/>
                                    <w:sz w:val="36"/>
                                    <w:szCs w:val="36"/>
                                  </w:rPr>
                                </w:pPr>
                                <w:r>
                                  <w:rPr>
                                    <w:rFonts w:ascii="Calibri" w:hAnsi="Calibri"/>
                                    <w:color w:val="5B9BD5"/>
                                    <w:sz w:val="36"/>
                                  </w:rPr>
                                  <w:t>INTERFACES DO MUG | BDR e IFRS9</w:t>
                                </w:r>
                              </w:p>
                              <w:p w14:paraId="6AA8E407" w14:textId="77777777" w:rsidR="00036988" w:rsidRDefault="0003698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anchor>
                </w:drawing>
              </mc:Choice>
              <mc:Fallback>
                <w:pict>
                  <v:shapetype w14:anchorId="11F37575" id="_x0000_t202" coordsize="21600,21600" o:spt="202" path="m,l,21600r21600,l21600,xe">
                    <v:stroke joinstyle="miter"/>
                    <v:path gradientshapeok="t" o:connecttype="rect"/>
                  </v:shapetype>
                  <v:shape id="Caixa de Texto 62" o:spid="_x0000_s1026" type="#_x0000_t202" style="position:absolute;margin-left:70pt;margin-top:0;width:481.3pt;height:1in;z-index:251658242;visibility:visible;mso-wrap-style:square;mso-width-percent:0;mso-wrap-distance-left:9pt;mso-wrap-distance-top:0;mso-wrap-distance-right:9pt;mso-wrap-distance-bottom:0;mso-position-horizontal:absolute;mso-position-horizontal-relative:page;mso-position-vertical:top;mso-position-vertical-relative:margin;mso-width-percent:0;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" filled="f" stroked="f" strokeweight=".5pt">
                    <v:textbox style="mso-fit-shape-to-text:t">
                      <w:txbxContent>
                        <w:sdt>
                          <w:sdtPr>
                            <w:rPr>
                              <w:rFonts w:ascii="Calibri" w:eastAsia="Calibri" w:hAnsi="Calibri" w:cs="Calibri"/>
                              <w:color w:val="8496B0"/>
                              <w:sz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Content>
                            <w:p w14:paraId="587F86B0" w14:textId="6277C07F" w:rsidR="00036988" w:rsidRPr="00E66582" w:rsidRDefault="00036988">
                              <w:pPr>
                                <w:pStyle w:val="NoSpacing"/>
                                <w:rPr>
                                  <w:rFonts w:ascii="Calibri" w:eastAsia="Calibri" w:hAnsi="Calibri" w:cs="Calibri"/>
                                  <w:color w:val="8496B0"/>
                                  <w:sz w:val="64"/>
                                  <w:lang w:eastAsia="pt-PT"/>
                                </w:rPr>
                              </w:pPr>
                              <w:r>
                                <w:rPr>
                                  <w:rFonts w:ascii="Calibri" w:eastAsia="Calibri" w:hAnsi="Calibri" w:cs="Calibri"/>
                                  <w:color w:val="8496B0"/>
                                  <w:sz w:val="64"/>
                                </w:rPr>
                                <w:t>MODELO E WORKFLOW DATA LAKE</w:t>
                              </w:r>
                            </w:p>
                          </w:sdtContent>
                        </w:sdt>
                        <w:p w14:paraId="2F5F00A7" w14:textId="452D8F15" w:rsidR="00036988" w:rsidRPr="00682013" w:rsidRDefault="00036988">
                          <w:pPr>
                            <w:pStyle w:val="NoSpacing"/>
                            <w:spacing w:before="120"/>
                            <w:rPr>
                              <w:rFonts w:ascii="Calibri" w:hAnsi="Calibri"/>
                              <w:color w:val="EB0000" w:themeColor="accent1"/>
                              <w:sz w:val="36"/>
                              <w:szCs w:val="36"/>
                            </w:rPr>
                          </w:pPr>
                          <w:r>
                            <w:rPr>
                              <w:rFonts w:ascii="Calibri" w:hAnsi="Calibri"/>
                              <w:color w:val="5B9BD5"/>
                              <w:sz w:val="36"/>
                            </w:rPr>
                            <w:t>INTERFACES DO MUG | BDR e IFRS9</w:t>
                          </w:r>
                        </w:p>
                        <w:p w14:paraId="6AA8E407" w14:textId="77777777" w:rsidR="00036988" w:rsidRDefault="00036988"/>
                      </w:txbxContent>
                    </v:textbox>
                    <w10:wrap anchorx="page" anchory="margin"/>
                  </v:shape>
                </w:pict>
              </mc:Fallback>
            </mc:AlternateContent>
          </w:r>
        </w:p>
        <w:p w14:paraId="2113DC34" w14:textId="3500D8E3" w:rsidR="00244992" w:rsidRDefault="00244992">
          <w:r>
            <w:rPr>
              <w:noProof/>
              <w:color w:val="EB0000" w:themeColor="accent1"/>
              <w:sz w:val="36"/>
              <w:szCs w:val="36"/>
            </w:rPr>
            <mc:AlternateContent>
              <mc:Choice Requires="wpg">
                <w:drawing>
                  <wp:anchor distT="0" distB="0" distL="114300" distR="114300" simplePos="0" relativeHeight="251658241" behindDoc="1" locked="0" layoutInCell="1" allowOverlap="1" wp14:anchorId="1651AE80" wp14:editId="56A01D72">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v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v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v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v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v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7C08991" id="Grupo 2" o:spid="_x0000_s1026" style="position:absolute;margin-left:0;margin-top:0;width:432.65pt;height:448.55pt;z-index:-251658239;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LHCFqnnBgAAkiYAAA4AAAAAAAAAAAAA&#10;AAAALgIAAGRycy9lMm9Eb2MueG1sUEsBAi0AFAAGAAgAAAAhAAog1ILaAAAABQEAAA8AAAAAAAAA&#10;AAAAAAAAQQkAAGRycy9kb3ducmV2LnhtbFBLBQYAAAAABAAEAPMAAABICgAAAAA=&#10;">
                    <o:lock v:ext="edit" aspectratio="t"/>
                    <v:shape id="Forma Liv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v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v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v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v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8240" behindDoc="0" locked="0" layoutInCell="1" allowOverlap="1" wp14:anchorId="57967A0D" wp14:editId="42D5242E">
                    <wp:simplePos x="0" y="0"/>
                    <wp:positionH relativeFrom="page">
                      <wp:align>center</wp:align>
                    </wp:positionH>
                    <wp:positionV relativeFrom="margin">
                      <wp:align>bottom</wp:align>
                    </wp:positionV>
                    <wp:extent cx="5943600" cy="374904"/>
                    <wp:effectExtent l="0" t="0" r="0" b="2540"/>
                    <wp:wrapNone/>
                    <wp:docPr id="69" name="Caixa de Texto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83DCF" w14:textId="27E17B98" w:rsidR="00036988" w:rsidRPr="00682013" w:rsidRDefault="00036988" w:rsidP="00E66582">
                                <w:pPr>
                                  <w:pStyle w:val="NoSpacing"/>
                                  <w:spacing w:before="120"/>
                                  <w:jc w:val="right"/>
                                  <w:rPr>
                                    <w:rFonts w:ascii="Calibri" w:hAnsi="Calibri"/>
                                    <w:color w:val="5B9BD5"/>
                                    <w:sz w:val="36"/>
                                  </w:rPr>
                                </w:pPr>
                                <w:sdt>
                                  <w:sdtPr>
                                    <w:rPr>
                                      <w:rFonts w:ascii="Calibri" w:hAnsi="Calibri"/>
                                      <w:color w:val="5B9BD5"/>
                                      <w:sz w:val="36"/>
                                    </w:rPr>
                                    <w:alias w:val="Escola"/>
                                    <w:tag w:val="Escola"/>
                                    <w:id w:val="1850680582"/>
                                    <w:dataBinding w:prefixMappings="xmlns:ns0='http://schemas.openxmlformats.org/officeDocument/2006/extended-properties' " w:xpath="/ns0:Properties[1]/ns0:Company[1]" w:storeItemID="{6668398D-A668-4E3E-A5EB-62B293D839F1}"/>
                                    <w:text/>
                                  </w:sdtPr>
                                  <w:sdtContent>
                                    <w:r w:rsidRPr="00682013">
                                      <w:rPr>
                                        <w:rFonts w:ascii="Calibri" w:hAnsi="Calibri"/>
                                        <w:color w:val="5B9BD5"/>
                                        <w:sz w:val="36"/>
                                      </w:rPr>
                                      <w:t>Banco Santander Portugal</w:t>
                                    </w:r>
                                  </w:sdtContent>
                                </w:sdt>
                              </w:p>
                              <w:sdt>
                                <w:sdtPr>
                                  <w:rPr>
                                    <w:color w:val="EB0000" w:themeColor="accent1"/>
                                    <w:sz w:val="36"/>
                                    <w:szCs w:val="36"/>
                                  </w:rPr>
                                  <w:alias w:val="Curso"/>
                                  <w:tag w:val="Curso"/>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1907E7AC" w14:textId="3785277E" w:rsidR="00036988" w:rsidRDefault="00036988">
                                    <w:pPr>
                                      <w:pStyle w:val="NoSpacing"/>
                                      <w:jc w:val="right"/>
                                      <w:rPr>
                                        <w:color w:val="EB0000" w:themeColor="accent1"/>
                                        <w:sz w:val="36"/>
                                        <w:szCs w:val="36"/>
                                      </w:rPr>
                                    </w:pPr>
                                    <w:r>
                                      <w:rPr>
                                        <w:color w:val="EB0000"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57967A0D" id="Caixa de Texto 69" o:spid="_x0000_s1027" type="#_x0000_t202" style="position:absolute;margin-left:0;margin-top:0;width:468pt;height:29.5pt;z-index:25165824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" filled="f" stroked="f" strokeweight=".5pt">
                    <v:textbox style="mso-fit-shape-to-text:t" inset="0,0,0,0">
                      <w:txbxContent>
                        <w:p w14:paraId="0C183DCF" w14:textId="27E17B98" w:rsidR="00036988" w:rsidRPr="00682013" w:rsidRDefault="00036988" w:rsidP="00E66582">
                          <w:pPr>
                            <w:pStyle w:val="NoSpacing"/>
                            <w:spacing w:before="120"/>
                            <w:jc w:val="right"/>
                            <w:rPr>
                              <w:rFonts w:ascii="Calibri" w:hAnsi="Calibri"/>
                              <w:color w:val="5B9BD5"/>
                              <w:sz w:val="36"/>
                            </w:rPr>
                          </w:pPr>
                          <w:sdt>
                            <w:sdtPr>
                              <w:rPr>
                                <w:rFonts w:ascii="Calibri" w:hAnsi="Calibri"/>
                                <w:color w:val="5B9BD5"/>
                                <w:sz w:val="36"/>
                              </w:rPr>
                              <w:alias w:val="Escola"/>
                              <w:tag w:val="Escola"/>
                              <w:id w:val="1850680582"/>
                              <w:dataBinding w:prefixMappings="xmlns:ns0='http://schemas.openxmlformats.org/officeDocument/2006/extended-properties' " w:xpath="/ns0:Properties[1]/ns0:Company[1]" w:storeItemID="{6668398D-A668-4E3E-A5EB-62B293D839F1}"/>
                              <w:text/>
                            </w:sdtPr>
                            <w:sdtContent>
                              <w:r w:rsidRPr="00682013">
                                <w:rPr>
                                  <w:rFonts w:ascii="Calibri" w:hAnsi="Calibri"/>
                                  <w:color w:val="5B9BD5"/>
                                  <w:sz w:val="36"/>
                                </w:rPr>
                                <w:t>Banco Santander Portugal</w:t>
                              </w:r>
                            </w:sdtContent>
                          </w:sdt>
                        </w:p>
                        <w:sdt>
                          <w:sdtPr>
                            <w:rPr>
                              <w:color w:val="EB0000" w:themeColor="accent1"/>
                              <w:sz w:val="36"/>
                              <w:szCs w:val="36"/>
                            </w:rPr>
                            <w:alias w:val="Curso"/>
                            <w:tag w:val="Curso"/>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1907E7AC" w14:textId="3785277E" w:rsidR="00036988" w:rsidRDefault="00036988">
                              <w:pPr>
                                <w:pStyle w:val="NoSpacing"/>
                                <w:jc w:val="right"/>
                                <w:rPr>
                                  <w:color w:val="EB0000" w:themeColor="accent1"/>
                                  <w:sz w:val="36"/>
                                  <w:szCs w:val="36"/>
                                </w:rPr>
                              </w:pPr>
                              <w:r>
                                <w:rPr>
                                  <w:color w:val="EB0000" w:themeColor="accent1"/>
                                  <w:sz w:val="36"/>
                                  <w:szCs w:val="36"/>
                                </w:rPr>
                                <w:t xml:space="preserve">     </w:t>
                              </w:r>
                            </w:p>
                          </w:sdtContent>
                        </w:sdt>
                      </w:txbxContent>
                    </v:textbox>
                    <w10:wrap anchorx="page" anchory="margin"/>
                  </v:shape>
                </w:pict>
              </mc:Fallback>
            </mc:AlternateContent>
          </w:r>
        </w:p>
        <w:p w14:paraId="5C84113D" w14:textId="6BFF19AE" w:rsidR="00343DA8" w:rsidRDefault="00244992" w:rsidP="00343DA8">
          <w:pPr>
            <w:rPr>
              <w:rFonts w:cs="Calibri"/>
              <w:b/>
              <w:sz w:val="32"/>
              <w:szCs w:val="32"/>
            </w:rPr>
          </w:pPr>
          <w:r>
            <w:rPr>
              <w:rFonts w:ascii="Santander Headline" w:hAnsi="Santander Headline"/>
            </w:rPr>
            <w:br w:type="page"/>
          </w:r>
          <w:r w:rsidR="00343DA8" w:rsidRPr="00343DA8">
            <w:rPr>
              <w:rFonts w:cs="Calibri"/>
              <w:b/>
              <w:sz w:val="32"/>
              <w:szCs w:val="32"/>
            </w:rPr>
            <w:lastRenderedPageBreak/>
            <w:t>Controlo de Versões</w:t>
          </w:r>
        </w:p>
        <w:p w14:paraId="3489220C" w14:textId="77777777" w:rsidR="002A003E" w:rsidRPr="00343DA8" w:rsidRDefault="002A003E" w:rsidP="00343DA8">
          <w:pPr>
            <w:rPr>
              <w:rFonts w:cs="Calibri"/>
              <w:b/>
              <w:sz w:val="32"/>
              <w:szCs w:val="32"/>
            </w:rPr>
          </w:pPr>
        </w:p>
        <w:tbl>
          <w:tblPr>
            <w:tblStyle w:val="TableGrid"/>
            <w:tblW w:w="9351" w:type="dxa"/>
            <w:tblBorders>
              <w:insideH w:val="dotted" w:sz="4" w:space="0" w:color="auto"/>
            </w:tblBorders>
            <w:tblLook w:val="04A0" w:firstRow="1" w:lastRow="0" w:firstColumn="1" w:lastColumn="0" w:noHBand="0" w:noVBand="1"/>
          </w:tblPr>
          <w:tblGrid>
            <w:gridCol w:w="960"/>
            <w:gridCol w:w="2721"/>
            <w:gridCol w:w="5670"/>
          </w:tblGrid>
          <w:tr w:rsidR="00343DA8" w:rsidRPr="00E92418" w14:paraId="54301442" w14:textId="77777777" w:rsidTr="00343DA8">
            <w:tc>
              <w:tcPr>
                <w:tcW w:w="960" w:type="dxa"/>
                <w:tcBorders>
                  <w:top w:val="single" w:sz="4" w:space="0" w:color="auto"/>
                  <w:bottom w:val="single" w:sz="4" w:space="0" w:color="auto"/>
                </w:tcBorders>
                <w:vAlign w:val="center"/>
              </w:tcPr>
              <w:p w14:paraId="51963770" w14:textId="77777777" w:rsidR="00343DA8" w:rsidRPr="00E92418" w:rsidRDefault="00343DA8" w:rsidP="00343DA8">
                <w:pPr>
                  <w:rPr>
                    <w:rFonts w:cs="Calibri"/>
                    <w:b/>
                  </w:rPr>
                </w:pPr>
                <w:r w:rsidRPr="00E92418">
                  <w:rPr>
                    <w:rFonts w:cs="Calibri"/>
                    <w:b/>
                  </w:rPr>
                  <w:t>Versão</w:t>
                </w:r>
              </w:p>
            </w:tc>
            <w:tc>
              <w:tcPr>
                <w:tcW w:w="2721" w:type="dxa"/>
                <w:tcBorders>
                  <w:top w:val="single" w:sz="4" w:space="0" w:color="auto"/>
                  <w:bottom w:val="single" w:sz="4" w:space="0" w:color="auto"/>
                </w:tcBorders>
                <w:vAlign w:val="center"/>
              </w:tcPr>
              <w:p w14:paraId="0AD99B35" w14:textId="77777777" w:rsidR="00343DA8" w:rsidRPr="00E92418" w:rsidRDefault="00343DA8" w:rsidP="00343DA8">
                <w:pPr>
                  <w:rPr>
                    <w:rFonts w:cs="Calibri"/>
                    <w:b/>
                  </w:rPr>
                </w:pPr>
                <w:r w:rsidRPr="00E92418">
                  <w:rPr>
                    <w:rFonts w:cs="Calibri"/>
                    <w:b/>
                  </w:rPr>
                  <w:t>Data</w:t>
                </w:r>
              </w:p>
            </w:tc>
            <w:tc>
              <w:tcPr>
                <w:tcW w:w="5670" w:type="dxa"/>
                <w:tcBorders>
                  <w:top w:val="single" w:sz="4" w:space="0" w:color="auto"/>
                  <w:bottom w:val="single" w:sz="4" w:space="0" w:color="auto"/>
                </w:tcBorders>
                <w:vAlign w:val="center"/>
              </w:tcPr>
              <w:p w14:paraId="5923F9B9" w14:textId="77777777" w:rsidR="00343DA8" w:rsidRPr="00E92418" w:rsidRDefault="00343DA8" w:rsidP="00343DA8">
                <w:pPr>
                  <w:rPr>
                    <w:rFonts w:cs="Calibri"/>
                    <w:b/>
                  </w:rPr>
                </w:pPr>
                <w:r w:rsidRPr="00E92418">
                  <w:rPr>
                    <w:rFonts w:cs="Calibri"/>
                    <w:b/>
                  </w:rPr>
                  <w:t>Alterações</w:t>
                </w:r>
              </w:p>
            </w:tc>
          </w:tr>
          <w:tr w:rsidR="00343DA8" w:rsidRPr="00E92418" w14:paraId="0EB0D5A5" w14:textId="77777777" w:rsidTr="00DD6B17">
            <w:tc>
              <w:tcPr>
                <w:tcW w:w="960" w:type="dxa"/>
                <w:tcBorders>
                  <w:top w:val="single" w:sz="4" w:space="0" w:color="auto"/>
                  <w:bottom w:val="single" w:sz="4" w:space="0" w:color="auto"/>
                </w:tcBorders>
                <w:vAlign w:val="center"/>
              </w:tcPr>
              <w:p w14:paraId="538610F3" w14:textId="77777777" w:rsidR="00343DA8" w:rsidRPr="00E92418" w:rsidRDefault="00343DA8" w:rsidP="00343DA8">
                <w:pPr>
                  <w:rPr>
                    <w:rFonts w:cs="Calibri"/>
                  </w:rPr>
                </w:pPr>
                <w:r w:rsidRPr="00E92418">
                  <w:rPr>
                    <w:rFonts w:cs="Calibri"/>
                  </w:rPr>
                  <w:t xml:space="preserve">01 </w:t>
                </w:r>
              </w:p>
            </w:tc>
            <w:tc>
              <w:tcPr>
                <w:tcW w:w="2721" w:type="dxa"/>
                <w:tcBorders>
                  <w:top w:val="single" w:sz="4" w:space="0" w:color="auto"/>
                  <w:bottom w:val="single" w:sz="4" w:space="0" w:color="auto"/>
                </w:tcBorders>
                <w:vAlign w:val="center"/>
              </w:tcPr>
              <w:p w14:paraId="59452679" w14:textId="5C080299" w:rsidR="00343DA8" w:rsidRPr="00E92418" w:rsidRDefault="00B923A6" w:rsidP="00343DA8">
                <w:pPr>
                  <w:rPr>
                    <w:rFonts w:cs="Calibri"/>
                  </w:rPr>
                </w:pPr>
                <w:r w:rsidRPr="00E92418">
                  <w:rPr>
                    <w:rFonts w:cs="Calibri"/>
                  </w:rPr>
                  <w:t>Abril 2024</w:t>
                </w:r>
              </w:p>
            </w:tc>
            <w:tc>
              <w:tcPr>
                <w:tcW w:w="5670" w:type="dxa"/>
                <w:tcBorders>
                  <w:top w:val="single" w:sz="4" w:space="0" w:color="auto"/>
                  <w:bottom w:val="single" w:sz="4" w:space="0" w:color="auto"/>
                </w:tcBorders>
                <w:vAlign w:val="center"/>
              </w:tcPr>
              <w:p w14:paraId="4CE1D4E3" w14:textId="77777777" w:rsidR="00343DA8" w:rsidRPr="00E92418" w:rsidRDefault="00343DA8" w:rsidP="00343DA8">
                <w:pPr>
                  <w:rPr>
                    <w:rFonts w:cs="Calibri"/>
                  </w:rPr>
                </w:pPr>
                <w:r w:rsidRPr="00E92418">
                  <w:rPr>
                    <w:rFonts w:cs="Calibri"/>
                  </w:rPr>
                  <w:t>Documento original.</w:t>
                </w:r>
              </w:p>
            </w:tc>
          </w:tr>
          <w:tr w:rsidR="00DD6B17" w:rsidRPr="00E92418" w14:paraId="50FA5EB2" w14:textId="77777777" w:rsidTr="005208DC">
            <w:tc>
              <w:tcPr>
                <w:tcW w:w="960" w:type="dxa"/>
                <w:tcBorders>
                  <w:top w:val="single" w:sz="4" w:space="0" w:color="auto"/>
                  <w:bottom w:val="single" w:sz="4" w:space="0" w:color="auto"/>
                </w:tcBorders>
                <w:vAlign w:val="center"/>
              </w:tcPr>
              <w:p w14:paraId="6E5B025A" w14:textId="765C92EE" w:rsidR="00DD6B17" w:rsidRPr="00E92418" w:rsidRDefault="00DD6B17" w:rsidP="00343DA8">
                <w:pPr>
                  <w:rPr>
                    <w:rFonts w:cs="Calibri"/>
                  </w:rPr>
                </w:pPr>
                <w:r>
                  <w:rPr>
                    <w:rFonts w:cs="Calibri"/>
                  </w:rPr>
                  <w:t>02</w:t>
                </w:r>
              </w:p>
            </w:tc>
            <w:tc>
              <w:tcPr>
                <w:tcW w:w="2721" w:type="dxa"/>
                <w:tcBorders>
                  <w:top w:val="single" w:sz="4" w:space="0" w:color="auto"/>
                  <w:bottom w:val="single" w:sz="4" w:space="0" w:color="auto"/>
                </w:tcBorders>
                <w:vAlign w:val="center"/>
              </w:tcPr>
              <w:p w14:paraId="34762584" w14:textId="6BB8EF4C" w:rsidR="00DD6B17" w:rsidRPr="00E92418" w:rsidRDefault="00486242" w:rsidP="005428B6">
                <w:pPr>
                  <w:rPr>
                    <w:rFonts w:cs="Calibri"/>
                  </w:rPr>
                </w:pPr>
                <w:r>
                  <w:rPr>
                    <w:rFonts w:cs="Calibri"/>
                  </w:rPr>
                  <w:t>Maio 2024</w:t>
                </w:r>
              </w:p>
            </w:tc>
            <w:tc>
              <w:tcPr>
                <w:tcW w:w="5670" w:type="dxa"/>
                <w:tcBorders>
                  <w:top w:val="single" w:sz="4" w:space="0" w:color="auto"/>
                  <w:bottom w:val="single" w:sz="4" w:space="0" w:color="auto"/>
                </w:tcBorders>
                <w:vAlign w:val="center"/>
              </w:tcPr>
              <w:p w14:paraId="3FE99D48" w14:textId="77777777" w:rsidR="005428B6" w:rsidRPr="00522A5C" w:rsidRDefault="00DD6B17" w:rsidP="00343DA8">
                <w:pPr>
                  <w:rPr>
                    <w:rFonts w:cs="Calibri"/>
                    <w:lang w:val="pt-PT"/>
                  </w:rPr>
                </w:pPr>
                <w:r w:rsidRPr="00522A5C">
                  <w:rPr>
                    <w:rFonts w:cs="Calibri"/>
                    <w:lang w:val="pt-PT"/>
                  </w:rPr>
                  <w:t>2ª Versão Documento O</w:t>
                </w:r>
                <w:r w:rsidR="005428B6" w:rsidRPr="00522A5C">
                  <w:rPr>
                    <w:rFonts w:cs="Calibri"/>
                    <w:lang w:val="pt-PT"/>
                  </w:rPr>
                  <w:t>riginal:</w:t>
                </w:r>
              </w:p>
              <w:p w14:paraId="338A054E" w14:textId="34529F63" w:rsidR="00DD6B17" w:rsidRPr="005428B6" w:rsidRDefault="005428B6" w:rsidP="00343DA8">
                <w:pPr>
                  <w:rPr>
                    <w:rFonts w:cs="Calibri"/>
                    <w:lang w:val="pt-PT"/>
                  </w:rPr>
                </w:pPr>
                <w:r>
                  <w:rPr>
                    <w:rFonts w:cs="Calibri"/>
                    <w:lang w:val="pt-PT"/>
                  </w:rPr>
                  <w:t xml:space="preserve">-Adição de Secção de Controlos </w:t>
                </w:r>
              </w:p>
            </w:tc>
          </w:tr>
          <w:tr w:rsidR="005208DC" w:rsidRPr="00E92418" w14:paraId="53263554" w14:textId="77777777" w:rsidTr="005A1601">
            <w:tc>
              <w:tcPr>
                <w:tcW w:w="960" w:type="dxa"/>
                <w:tcBorders>
                  <w:top w:val="single" w:sz="4" w:space="0" w:color="auto"/>
                  <w:bottom w:val="single" w:sz="4" w:space="0" w:color="auto"/>
                </w:tcBorders>
                <w:vAlign w:val="center"/>
              </w:tcPr>
              <w:p w14:paraId="2FE86BE9" w14:textId="4493B924" w:rsidR="005208DC" w:rsidRDefault="005208DC" w:rsidP="005208DC">
                <w:pPr>
                  <w:rPr>
                    <w:rFonts w:cs="Calibri"/>
                  </w:rPr>
                </w:pPr>
                <w:r>
                  <w:rPr>
                    <w:rFonts w:cs="Calibri"/>
                  </w:rPr>
                  <w:t>03</w:t>
                </w:r>
              </w:p>
            </w:tc>
            <w:tc>
              <w:tcPr>
                <w:tcW w:w="2721" w:type="dxa"/>
                <w:tcBorders>
                  <w:top w:val="single" w:sz="4" w:space="0" w:color="auto"/>
                  <w:bottom w:val="single" w:sz="4" w:space="0" w:color="auto"/>
                </w:tcBorders>
                <w:vAlign w:val="center"/>
              </w:tcPr>
              <w:p w14:paraId="028086A4" w14:textId="1E2019C8" w:rsidR="005208DC" w:rsidRDefault="005208DC" w:rsidP="005208DC">
                <w:pPr>
                  <w:rPr>
                    <w:rFonts w:cs="Calibri"/>
                  </w:rPr>
                </w:pPr>
                <w:r>
                  <w:rPr>
                    <w:rFonts w:cs="Calibri"/>
                  </w:rPr>
                  <w:t>Junho 2024</w:t>
                </w:r>
              </w:p>
            </w:tc>
            <w:tc>
              <w:tcPr>
                <w:tcW w:w="5670" w:type="dxa"/>
                <w:tcBorders>
                  <w:top w:val="single" w:sz="4" w:space="0" w:color="auto"/>
                  <w:bottom w:val="single" w:sz="4" w:space="0" w:color="auto"/>
                </w:tcBorders>
                <w:vAlign w:val="center"/>
              </w:tcPr>
              <w:p w14:paraId="543B138D" w14:textId="0193290E" w:rsidR="005208DC" w:rsidRPr="00522A5C" w:rsidRDefault="005208DC" w:rsidP="005208DC">
                <w:pPr>
                  <w:rPr>
                    <w:rFonts w:cs="Calibri"/>
                    <w:lang w:val="pt-PT"/>
                  </w:rPr>
                </w:pPr>
                <w:r>
                  <w:rPr>
                    <w:rFonts w:cs="Calibri"/>
                    <w:lang w:val="pt-PT"/>
                  </w:rPr>
                  <w:t>3</w:t>
                </w:r>
                <w:r w:rsidRPr="00522A5C">
                  <w:rPr>
                    <w:rFonts w:cs="Calibri"/>
                    <w:lang w:val="pt-PT"/>
                  </w:rPr>
                  <w:t>ª Versão Documento Original:</w:t>
                </w:r>
              </w:p>
              <w:p w14:paraId="7969EB0D" w14:textId="77777777" w:rsidR="005208DC" w:rsidRDefault="005208DC" w:rsidP="005208DC">
                <w:pPr>
                  <w:rPr>
                    <w:rFonts w:cs="Calibri"/>
                    <w:lang w:val="pt-PT"/>
                  </w:rPr>
                </w:pPr>
                <w:r>
                  <w:rPr>
                    <w:rFonts w:cs="Calibri"/>
                    <w:lang w:val="pt-PT"/>
                  </w:rPr>
                  <w:t>-</w:t>
                </w:r>
                <w:r w:rsidRPr="005428B6">
                  <w:rPr>
                    <w:rFonts w:cs="Calibri"/>
                    <w:lang w:val="pt-PT"/>
                  </w:rPr>
                  <w:t xml:space="preserve">Adição de novas tabelas de interface </w:t>
                </w:r>
              </w:p>
              <w:p w14:paraId="6F6B41F6" w14:textId="77777777" w:rsidR="005208DC" w:rsidRPr="005428B6" w:rsidRDefault="005208DC" w:rsidP="005208DC">
                <w:pPr>
                  <w:rPr>
                    <w:rFonts w:cs="Calibri"/>
                    <w:lang w:val="pt-PT"/>
                  </w:rPr>
                </w:pPr>
                <w:r>
                  <w:rPr>
                    <w:rFonts w:cs="Calibri"/>
                    <w:lang w:val="pt-PT"/>
                  </w:rPr>
                  <w:t xml:space="preserve">- Adição de novas </w:t>
                </w:r>
                <w:r w:rsidRPr="00202EC8">
                  <w:rPr>
                    <w:rFonts w:cs="Calibri"/>
                    <w:i/>
                    <w:lang w:val="pt-PT"/>
                  </w:rPr>
                  <w:t>views</w:t>
                </w:r>
                <w:r>
                  <w:rPr>
                    <w:rFonts w:cs="Calibri"/>
                    <w:lang w:val="pt-PT"/>
                  </w:rPr>
                  <w:t xml:space="preserve"> das tabelas de interface </w:t>
                </w:r>
              </w:p>
              <w:p w14:paraId="17B9EF83" w14:textId="1953F2BB" w:rsidR="005208DC" w:rsidRPr="005208DC" w:rsidRDefault="005208DC" w:rsidP="005208DC">
                <w:pPr>
                  <w:rPr>
                    <w:rFonts w:cs="Calibri"/>
                    <w:lang w:val="pt-PT"/>
                  </w:rPr>
                </w:pPr>
                <w:r>
                  <w:rPr>
                    <w:rFonts w:cs="Calibri"/>
                    <w:lang w:val="pt-PT"/>
                  </w:rPr>
                  <w:t xml:space="preserve">-Adição de Secção de Controlos </w:t>
                </w:r>
              </w:p>
            </w:tc>
          </w:tr>
          <w:tr w:rsidR="005A1601" w:rsidRPr="00E92418" w14:paraId="513FC1E3" w14:textId="77777777" w:rsidTr="00343DA8">
            <w:tc>
              <w:tcPr>
                <w:tcW w:w="960" w:type="dxa"/>
                <w:tcBorders>
                  <w:top w:val="single" w:sz="4" w:space="0" w:color="auto"/>
                  <w:bottom w:val="dotted" w:sz="4" w:space="0" w:color="auto"/>
                </w:tcBorders>
                <w:vAlign w:val="center"/>
              </w:tcPr>
              <w:p w14:paraId="69A07C31" w14:textId="4945DE5A" w:rsidR="005A1601" w:rsidRDefault="005A1601" w:rsidP="005208DC">
                <w:pPr>
                  <w:rPr>
                    <w:rFonts w:cs="Calibri"/>
                  </w:rPr>
                </w:pPr>
                <w:r>
                  <w:rPr>
                    <w:rFonts w:cs="Calibri"/>
                  </w:rPr>
                  <w:t>04</w:t>
                </w:r>
              </w:p>
            </w:tc>
            <w:tc>
              <w:tcPr>
                <w:tcW w:w="2721" w:type="dxa"/>
                <w:tcBorders>
                  <w:top w:val="single" w:sz="4" w:space="0" w:color="auto"/>
                  <w:bottom w:val="dotted" w:sz="4" w:space="0" w:color="auto"/>
                </w:tcBorders>
                <w:vAlign w:val="center"/>
              </w:tcPr>
              <w:p w14:paraId="4CC95AF0" w14:textId="3EBD6B84" w:rsidR="005A1601" w:rsidRDefault="005A1601" w:rsidP="005208DC">
                <w:pPr>
                  <w:rPr>
                    <w:rFonts w:cs="Calibri"/>
                  </w:rPr>
                </w:pPr>
                <w:r>
                  <w:rPr>
                    <w:rFonts w:cs="Calibri"/>
                  </w:rPr>
                  <w:t>Outubro 2024</w:t>
                </w:r>
              </w:p>
            </w:tc>
            <w:tc>
              <w:tcPr>
                <w:tcW w:w="5670" w:type="dxa"/>
                <w:tcBorders>
                  <w:top w:val="single" w:sz="4" w:space="0" w:color="auto"/>
                  <w:bottom w:val="dotted" w:sz="4" w:space="0" w:color="auto"/>
                </w:tcBorders>
                <w:vAlign w:val="center"/>
              </w:tcPr>
              <w:p w14:paraId="4FC952DA" w14:textId="44D1A08D" w:rsidR="005A1601" w:rsidRPr="00522A5C" w:rsidRDefault="005A1601" w:rsidP="005A1601">
                <w:pPr>
                  <w:rPr>
                    <w:rFonts w:cs="Calibri"/>
                    <w:lang w:val="pt-PT"/>
                  </w:rPr>
                </w:pPr>
                <w:r>
                  <w:rPr>
                    <w:rFonts w:cs="Calibri"/>
                    <w:lang w:val="pt-PT"/>
                  </w:rPr>
                  <w:t>4</w:t>
                </w:r>
                <w:r w:rsidRPr="00522A5C">
                  <w:rPr>
                    <w:rFonts w:cs="Calibri"/>
                    <w:lang w:val="pt-PT"/>
                  </w:rPr>
                  <w:t>ª Versão Documento Original:</w:t>
                </w:r>
              </w:p>
              <w:p w14:paraId="63B27BAF" w14:textId="4D99A350" w:rsidR="005A1601" w:rsidRPr="005A1601" w:rsidRDefault="005A1601" w:rsidP="005A1601">
                <w:pPr>
                  <w:rPr>
                    <w:rFonts w:cs="Calibri"/>
                    <w:lang w:val="pt-PT"/>
                  </w:rPr>
                </w:pPr>
                <w:r>
                  <w:rPr>
                    <w:rFonts w:cs="Calibri"/>
                    <w:lang w:val="pt-PT"/>
                  </w:rPr>
                  <w:t xml:space="preserve">-Alteração título do documento </w:t>
                </w:r>
              </w:p>
            </w:tc>
          </w:tr>
        </w:tbl>
        <w:p w14:paraId="26EFCC5B" w14:textId="5D2407EA" w:rsidR="00244992" w:rsidRPr="00343DA8" w:rsidRDefault="00343DA8">
          <w:pPr>
            <w:rPr>
              <w:rFonts w:ascii="Santander Headline" w:hAnsi="Santander Headline"/>
            </w:rPr>
          </w:pPr>
          <w:r>
            <w:rPr>
              <w:rFonts w:ascii="Santander Headline" w:hAnsi="Santander Headline"/>
            </w:rPr>
            <w:br w:type="page"/>
          </w:r>
        </w:p>
      </w:sdtContent>
    </w:sdt>
    <w:sdt>
      <w:sdtPr>
        <w:rPr>
          <w:rFonts w:ascii="Santander Text" w:eastAsiaTheme="minorHAnsi" w:hAnsi="Santander Text" w:cs="Calibri"/>
          <w:b w:val="0"/>
          <w:sz w:val="22"/>
          <w:szCs w:val="22"/>
          <w:lang w:val="pt-PT"/>
        </w:rPr>
        <w:id w:val="784459079"/>
        <w:docPartObj>
          <w:docPartGallery w:val="Table of Contents"/>
          <w:docPartUnique/>
        </w:docPartObj>
      </w:sdtPr>
      <w:sdtEndPr>
        <w:rPr>
          <w:rFonts w:ascii="Calibri" w:eastAsia="Times New Roman" w:hAnsi="Calibri"/>
          <w:bCs/>
          <w:noProof/>
          <w:szCs w:val="24"/>
        </w:rPr>
      </w:sdtEndPr>
      <w:sdtContent>
        <w:p w14:paraId="21587AA3" w14:textId="3A2D00A8" w:rsidR="00B06055" w:rsidRPr="002A003E" w:rsidRDefault="00B06055" w:rsidP="00B06055">
          <w:pPr>
            <w:pStyle w:val="TOCHeading"/>
            <w:numPr>
              <w:ilvl w:val="0"/>
              <w:numId w:val="0"/>
            </w:numPr>
            <w:ind w:left="357" w:hanging="357"/>
            <w:rPr>
              <w:rFonts w:cs="Calibri"/>
              <w:sz w:val="28"/>
              <w:szCs w:val="22"/>
            </w:rPr>
          </w:pPr>
          <w:r w:rsidRPr="002A003E">
            <w:rPr>
              <w:rFonts w:cs="Calibri"/>
              <w:sz w:val="28"/>
              <w:szCs w:val="22"/>
            </w:rPr>
            <w:t>Índice de Conteúdos</w:t>
          </w:r>
        </w:p>
        <w:p w14:paraId="3F66A5EF" w14:textId="352C1A17" w:rsidR="00866B64" w:rsidRDefault="00B06055">
          <w:pPr>
            <w:pStyle w:val="TOC1"/>
            <w:tabs>
              <w:tab w:val="left" w:pos="440"/>
              <w:tab w:val="right" w:leader="dot" w:pos="9016"/>
            </w:tabs>
            <w:rPr>
              <w:rFonts w:asciiTheme="minorHAnsi" w:eastAsiaTheme="minorEastAsia" w:hAnsiTheme="minorHAnsi" w:cstheme="minorBidi"/>
              <w:noProof/>
              <w:szCs w:val="22"/>
            </w:rPr>
          </w:pPr>
          <w:r w:rsidRPr="00F60054">
            <w:rPr>
              <w:rFonts w:cs="Calibri"/>
            </w:rPr>
            <w:fldChar w:fldCharType="begin"/>
          </w:r>
          <w:r w:rsidRPr="00F60054">
            <w:rPr>
              <w:rFonts w:cs="Calibri"/>
            </w:rPr>
            <w:instrText xml:space="preserve"> TOC \o "1-8" \h \z \u </w:instrText>
          </w:r>
          <w:r w:rsidRPr="00F60054">
            <w:rPr>
              <w:rFonts w:cs="Calibri"/>
            </w:rPr>
            <w:fldChar w:fldCharType="separate"/>
          </w:r>
          <w:hyperlink w:anchor="_Toc168671606" w:history="1">
            <w:r w:rsidR="00866B64" w:rsidRPr="0082506A">
              <w:rPr>
                <w:rStyle w:val="Hyperlink"/>
                <w:noProof/>
              </w:rPr>
              <w:t>1.</w:t>
            </w:r>
            <w:r w:rsidR="00866B64">
              <w:rPr>
                <w:rFonts w:asciiTheme="minorHAnsi" w:eastAsiaTheme="minorEastAsia" w:hAnsiTheme="minorHAnsi" w:cstheme="minorBidi"/>
                <w:noProof/>
                <w:szCs w:val="22"/>
              </w:rPr>
              <w:tab/>
            </w:r>
            <w:r w:rsidR="00866B64" w:rsidRPr="0082506A">
              <w:rPr>
                <w:rStyle w:val="Hyperlink"/>
                <w:noProof/>
              </w:rPr>
              <w:t>Visão End-to-End</w:t>
            </w:r>
            <w:r w:rsidR="00866B64">
              <w:rPr>
                <w:noProof/>
                <w:webHidden/>
              </w:rPr>
              <w:tab/>
            </w:r>
            <w:r w:rsidR="00866B64">
              <w:rPr>
                <w:noProof/>
                <w:webHidden/>
              </w:rPr>
              <w:fldChar w:fldCharType="begin"/>
            </w:r>
            <w:r w:rsidR="00866B64">
              <w:rPr>
                <w:noProof/>
                <w:webHidden/>
              </w:rPr>
              <w:instrText xml:space="preserve"> PAGEREF _Toc168671606 \h </w:instrText>
            </w:r>
            <w:r w:rsidR="00866B64">
              <w:rPr>
                <w:noProof/>
                <w:webHidden/>
              </w:rPr>
            </w:r>
            <w:r w:rsidR="00866B64">
              <w:rPr>
                <w:noProof/>
                <w:webHidden/>
              </w:rPr>
              <w:fldChar w:fldCharType="separate"/>
            </w:r>
            <w:r w:rsidR="00486242">
              <w:rPr>
                <w:noProof/>
                <w:webHidden/>
              </w:rPr>
              <w:t>7</w:t>
            </w:r>
            <w:r w:rsidR="00866B64">
              <w:rPr>
                <w:noProof/>
                <w:webHidden/>
              </w:rPr>
              <w:fldChar w:fldCharType="end"/>
            </w:r>
          </w:hyperlink>
        </w:p>
        <w:p w14:paraId="5FF89BE3" w14:textId="7C5EB791" w:rsidR="00866B64" w:rsidRDefault="00F07D1C">
          <w:pPr>
            <w:pStyle w:val="TOC1"/>
            <w:tabs>
              <w:tab w:val="left" w:pos="440"/>
              <w:tab w:val="right" w:leader="dot" w:pos="9016"/>
            </w:tabs>
            <w:rPr>
              <w:rFonts w:asciiTheme="minorHAnsi" w:eastAsiaTheme="minorEastAsia" w:hAnsiTheme="minorHAnsi" w:cstheme="minorBidi"/>
              <w:noProof/>
              <w:szCs w:val="22"/>
            </w:rPr>
          </w:pPr>
          <w:hyperlink w:anchor="_Toc168671607" w:history="1">
            <w:r w:rsidR="00866B64" w:rsidRPr="0082506A">
              <w:rPr>
                <w:rStyle w:val="Hyperlink"/>
                <w:noProof/>
              </w:rPr>
              <w:t>2.</w:t>
            </w:r>
            <w:r w:rsidR="00866B64">
              <w:rPr>
                <w:rFonts w:asciiTheme="minorHAnsi" w:eastAsiaTheme="minorEastAsia" w:hAnsiTheme="minorHAnsi" w:cstheme="minorBidi"/>
                <w:noProof/>
                <w:szCs w:val="22"/>
              </w:rPr>
              <w:tab/>
            </w:r>
            <w:r w:rsidR="00866B64" w:rsidRPr="0082506A">
              <w:rPr>
                <w:rStyle w:val="Hyperlink"/>
                <w:noProof/>
              </w:rPr>
              <w:t>Modelo de Dados e Funcional no Data Lake</w:t>
            </w:r>
            <w:r w:rsidR="00866B64">
              <w:rPr>
                <w:noProof/>
                <w:webHidden/>
              </w:rPr>
              <w:tab/>
            </w:r>
            <w:r w:rsidR="00866B64">
              <w:rPr>
                <w:noProof/>
                <w:webHidden/>
              </w:rPr>
              <w:fldChar w:fldCharType="begin"/>
            </w:r>
            <w:r w:rsidR="00866B64">
              <w:rPr>
                <w:noProof/>
                <w:webHidden/>
              </w:rPr>
              <w:instrText xml:space="preserve"> PAGEREF _Toc168671607 \h </w:instrText>
            </w:r>
            <w:r w:rsidR="00866B64">
              <w:rPr>
                <w:noProof/>
                <w:webHidden/>
              </w:rPr>
            </w:r>
            <w:r w:rsidR="00866B64">
              <w:rPr>
                <w:noProof/>
                <w:webHidden/>
              </w:rPr>
              <w:fldChar w:fldCharType="separate"/>
            </w:r>
            <w:r w:rsidR="00486242">
              <w:rPr>
                <w:noProof/>
                <w:webHidden/>
              </w:rPr>
              <w:t>8</w:t>
            </w:r>
            <w:r w:rsidR="00866B64">
              <w:rPr>
                <w:noProof/>
                <w:webHidden/>
              </w:rPr>
              <w:fldChar w:fldCharType="end"/>
            </w:r>
          </w:hyperlink>
        </w:p>
        <w:p w14:paraId="5F813A0A" w14:textId="3CEBF2F3" w:rsidR="00866B64" w:rsidRDefault="00F07D1C">
          <w:pPr>
            <w:pStyle w:val="TOC2"/>
            <w:tabs>
              <w:tab w:val="left" w:pos="880"/>
              <w:tab w:val="right" w:leader="dot" w:pos="9016"/>
            </w:tabs>
            <w:rPr>
              <w:rFonts w:asciiTheme="minorHAnsi" w:eastAsiaTheme="minorEastAsia" w:hAnsiTheme="minorHAnsi" w:cstheme="minorBidi"/>
              <w:noProof/>
              <w:szCs w:val="22"/>
            </w:rPr>
          </w:pPr>
          <w:hyperlink w:anchor="_Toc168671608" w:history="1">
            <w:r w:rsidR="00866B64" w:rsidRPr="0082506A">
              <w:rPr>
                <w:rStyle w:val="Hyperlink"/>
                <w:noProof/>
              </w:rPr>
              <w:t>2.1.</w:t>
            </w:r>
            <w:r w:rsidR="00866B64">
              <w:rPr>
                <w:rFonts w:asciiTheme="minorHAnsi" w:eastAsiaTheme="minorEastAsia" w:hAnsiTheme="minorHAnsi" w:cstheme="minorBidi"/>
                <w:noProof/>
                <w:szCs w:val="22"/>
              </w:rPr>
              <w:tab/>
            </w:r>
            <w:r w:rsidR="00866B64" w:rsidRPr="0082506A">
              <w:rPr>
                <w:rStyle w:val="Hyperlink"/>
                <w:noProof/>
              </w:rPr>
              <w:t>Visão Geral</w:t>
            </w:r>
            <w:r w:rsidR="00866B64">
              <w:rPr>
                <w:noProof/>
                <w:webHidden/>
              </w:rPr>
              <w:tab/>
            </w:r>
            <w:r w:rsidR="00866B64">
              <w:rPr>
                <w:noProof/>
                <w:webHidden/>
              </w:rPr>
              <w:fldChar w:fldCharType="begin"/>
            </w:r>
            <w:r w:rsidR="00866B64">
              <w:rPr>
                <w:noProof/>
                <w:webHidden/>
              </w:rPr>
              <w:instrText xml:space="preserve"> PAGEREF _Toc168671608 \h </w:instrText>
            </w:r>
            <w:r w:rsidR="00866B64">
              <w:rPr>
                <w:noProof/>
                <w:webHidden/>
              </w:rPr>
            </w:r>
            <w:r w:rsidR="00866B64">
              <w:rPr>
                <w:noProof/>
                <w:webHidden/>
              </w:rPr>
              <w:fldChar w:fldCharType="separate"/>
            </w:r>
            <w:r w:rsidR="00486242">
              <w:rPr>
                <w:noProof/>
                <w:webHidden/>
              </w:rPr>
              <w:t>8</w:t>
            </w:r>
            <w:r w:rsidR="00866B64">
              <w:rPr>
                <w:noProof/>
                <w:webHidden/>
              </w:rPr>
              <w:fldChar w:fldCharType="end"/>
            </w:r>
          </w:hyperlink>
        </w:p>
        <w:p w14:paraId="7B9C8505" w14:textId="5EC97FCA" w:rsidR="00866B64" w:rsidRDefault="00F07D1C">
          <w:pPr>
            <w:pStyle w:val="TOC3"/>
            <w:tabs>
              <w:tab w:val="left" w:pos="1320"/>
              <w:tab w:val="right" w:leader="dot" w:pos="9016"/>
            </w:tabs>
            <w:rPr>
              <w:rFonts w:asciiTheme="minorHAnsi" w:eastAsiaTheme="minorEastAsia" w:hAnsiTheme="minorHAnsi" w:cstheme="minorBidi"/>
              <w:noProof/>
              <w:szCs w:val="22"/>
            </w:rPr>
          </w:pPr>
          <w:hyperlink w:anchor="_Toc168671609" w:history="1">
            <w:r w:rsidR="00866B64" w:rsidRPr="0082506A">
              <w:rPr>
                <w:rStyle w:val="Hyperlink"/>
                <w:i/>
                <w:noProof/>
              </w:rPr>
              <w:t>2.1.1.</w:t>
            </w:r>
            <w:r w:rsidR="00866B64">
              <w:rPr>
                <w:rFonts w:asciiTheme="minorHAnsi" w:eastAsiaTheme="minorEastAsia" w:hAnsiTheme="minorHAnsi" w:cstheme="minorBidi"/>
                <w:noProof/>
                <w:szCs w:val="22"/>
              </w:rPr>
              <w:tab/>
            </w:r>
            <w:r w:rsidR="00866B64" w:rsidRPr="0082506A">
              <w:rPr>
                <w:rStyle w:val="Hyperlink"/>
                <w:i/>
                <w:noProof/>
              </w:rPr>
              <w:t>Overview</w:t>
            </w:r>
            <w:r w:rsidR="00866B64">
              <w:rPr>
                <w:noProof/>
                <w:webHidden/>
              </w:rPr>
              <w:tab/>
            </w:r>
            <w:r w:rsidR="00866B64">
              <w:rPr>
                <w:noProof/>
                <w:webHidden/>
              </w:rPr>
              <w:fldChar w:fldCharType="begin"/>
            </w:r>
            <w:r w:rsidR="00866B64">
              <w:rPr>
                <w:noProof/>
                <w:webHidden/>
              </w:rPr>
              <w:instrText xml:space="preserve"> PAGEREF _Toc168671609 \h </w:instrText>
            </w:r>
            <w:r w:rsidR="00866B64">
              <w:rPr>
                <w:noProof/>
                <w:webHidden/>
              </w:rPr>
            </w:r>
            <w:r w:rsidR="00866B64">
              <w:rPr>
                <w:noProof/>
                <w:webHidden/>
              </w:rPr>
              <w:fldChar w:fldCharType="separate"/>
            </w:r>
            <w:r w:rsidR="00486242">
              <w:rPr>
                <w:noProof/>
                <w:webHidden/>
              </w:rPr>
              <w:t>8</w:t>
            </w:r>
            <w:r w:rsidR="00866B64">
              <w:rPr>
                <w:noProof/>
                <w:webHidden/>
              </w:rPr>
              <w:fldChar w:fldCharType="end"/>
            </w:r>
          </w:hyperlink>
        </w:p>
        <w:p w14:paraId="3EA80687" w14:textId="4FF27AA5" w:rsidR="00866B64" w:rsidRDefault="00F07D1C">
          <w:pPr>
            <w:pStyle w:val="TOC2"/>
            <w:tabs>
              <w:tab w:val="left" w:pos="880"/>
              <w:tab w:val="right" w:leader="dot" w:pos="9016"/>
            </w:tabs>
            <w:rPr>
              <w:rFonts w:asciiTheme="minorHAnsi" w:eastAsiaTheme="minorEastAsia" w:hAnsiTheme="minorHAnsi" w:cstheme="minorBidi"/>
              <w:noProof/>
              <w:szCs w:val="22"/>
            </w:rPr>
          </w:pPr>
          <w:hyperlink w:anchor="_Toc168671610" w:history="1">
            <w:r w:rsidR="00866B64" w:rsidRPr="0082506A">
              <w:rPr>
                <w:rStyle w:val="Hyperlink"/>
                <w:noProof/>
              </w:rPr>
              <w:t>2.2.</w:t>
            </w:r>
            <w:r w:rsidR="00866B64">
              <w:rPr>
                <w:rFonts w:asciiTheme="minorHAnsi" w:eastAsiaTheme="minorEastAsia" w:hAnsiTheme="minorHAnsi" w:cstheme="minorBidi"/>
                <w:noProof/>
                <w:szCs w:val="22"/>
              </w:rPr>
              <w:tab/>
            </w:r>
            <w:r w:rsidR="00866B64" w:rsidRPr="0082506A">
              <w:rPr>
                <w:rStyle w:val="Hyperlink"/>
                <w:noProof/>
              </w:rPr>
              <w:t>Tabelas do Modelo e Funções</w:t>
            </w:r>
            <w:r w:rsidR="00866B64">
              <w:rPr>
                <w:noProof/>
                <w:webHidden/>
              </w:rPr>
              <w:tab/>
            </w:r>
            <w:r w:rsidR="00866B64">
              <w:rPr>
                <w:noProof/>
                <w:webHidden/>
              </w:rPr>
              <w:fldChar w:fldCharType="begin"/>
            </w:r>
            <w:r w:rsidR="00866B64">
              <w:rPr>
                <w:noProof/>
                <w:webHidden/>
              </w:rPr>
              <w:instrText xml:space="preserve"> PAGEREF _Toc168671610 \h </w:instrText>
            </w:r>
            <w:r w:rsidR="00866B64">
              <w:rPr>
                <w:noProof/>
                <w:webHidden/>
              </w:rPr>
            </w:r>
            <w:r w:rsidR="00866B64">
              <w:rPr>
                <w:noProof/>
                <w:webHidden/>
              </w:rPr>
              <w:fldChar w:fldCharType="separate"/>
            </w:r>
            <w:r w:rsidR="00486242">
              <w:rPr>
                <w:noProof/>
                <w:webHidden/>
              </w:rPr>
              <w:t>12</w:t>
            </w:r>
            <w:r w:rsidR="00866B64">
              <w:rPr>
                <w:noProof/>
                <w:webHidden/>
              </w:rPr>
              <w:fldChar w:fldCharType="end"/>
            </w:r>
          </w:hyperlink>
        </w:p>
        <w:p w14:paraId="4F0F50AB" w14:textId="5E2A97E4" w:rsidR="00866B64" w:rsidRDefault="00F07D1C">
          <w:pPr>
            <w:pStyle w:val="TOC3"/>
            <w:tabs>
              <w:tab w:val="left" w:pos="1320"/>
              <w:tab w:val="right" w:leader="dot" w:pos="9016"/>
            </w:tabs>
            <w:rPr>
              <w:rFonts w:asciiTheme="minorHAnsi" w:eastAsiaTheme="minorEastAsia" w:hAnsiTheme="minorHAnsi" w:cstheme="minorBidi"/>
              <w:noProof/>
              <w:szCs w:val="22"/>
            </w:rPr>
          </w:pPr>
          <w:hyperlink w:anchor="_Toc168671611" w:history="1">
            <w:r w:rsidR="00866B64" w:rsidRPr="0082506A">
              <w:rPr>
                <w:rStyle w:val="Hyperlink"/>
                <w:noProof/>
              </w:rPr>
              <w:t>2.2.1.</w:t>
            </w:r>
            <w:r w:rsidR="00866B64">
              <w:rPr>
                <w:rFonts w:asciiTheme="minorHAnsi" w:eastAsiaTheme="minorEastAsia" w:hAnsiTheme="minorHAnsi" w:cstheme="minorBidi"/>
                <w:noProof/>
                <w:szCs w:val="22"/>
              </w:rPr>
              <w:tab/>
            </w:r>
            <w:r w:rsidR="00866B64" w:rsidRPr="0082506A">
              <w:rPr>
                <w:rStyle w:val="Hyperlink"/>
                <w:noProof/>
              </w:rPr>
              <w:t xml:space="preserve">Tabelas de </w:t>
            </w:r>
            <w:r w:rsidR="00866B64" w:rsidRPr="0082506A">
              <w:rPr>
                <w:rStyle w:val="Hyperlink"/>
                <w:i/>
                <w:noProof/>
              </w:rPr>
              <w:t>Output</w:t>
            </w:r>
            <w:r w:rsidR="00866B64">
              <w:rPr>
                <w:noProof/>
                <w:webHidden/>
              </w:rPr>
              <w:tab/>
            </w:r>
            <w:r w:rsidR="00866B64">
              <w:rPr>
                <w:noProof/>
                <w:webHidden/>
              </w:rPr>
              <w:fldChar w:fldCharType="begin"/>
            </w:r>
            <w:r w:rsidR="00866B64">
              <w:rPr>
                <w:noProof/>
                <w:webHidden/>
              </w:rPr>
              <w:instrText xml:space="preserve"> PAGEREF _Toc168671611 \h </w:instrText>
            </w:r>
            <w:r w:rsidR="00866B64">
              <w:rPr>
                <w:noProof/>
                <w:webHidden/>
              </w:rPr>
            </w:r>
            <w:r w:rsidR="00866B64">
              <w:rPr>
                <w:noProof/>
                <w:webHidden/>
              </w:rPr>
              <w:fldChar w:fldCharType="separate"/>
            </w:r>
            <w:r w:rsidR="00486242">
              <w:rPr>
                <w:noProof/>
                <w:webHidden/>
              </w:rPr>
              <w:t>12</w:t>
            </w:r>
            <w:r w:rsidR="00866B64">
              <w:rPr>
                <w:noProof/>
                <w:webHidden/>
              </w:rPr>
              <w:fldChar w:fldCharType="end"/>
            </w:r>
          </w:hyperlink>
        </w:p>
        <w:p w14:paraId="199691FB" w14:textId="02EED012" w:rsidR="00866B64" w:rsidRDefault="00F07D1C">
          <w:pPr>
            <w:pStyle w:val="TOC4"/>
            <w:tabs>
              <w:tab w:val="left" w:pos="1760"/>
              <w:tab w:val="right" w:leader="dot" w:pos="9016"/>
            </w:tabs>
            <w:rPr>
              <w:rFonts w:asciiTheme="minorHAnsi" w:eastAsiaTheme="minorEastAsia" w:hAnsiTheme="minorHAnsi" w:cstheme="minorBidi"/>
              <w:noProof/>
              <w:szCs w:val="22"/>
            </w:rPr>
          </w:pPr>
          <w:hyperlink w:anchor="_Toc168671612" w:history="1">
            <w:r w:rsidR="00866B64" w:rsidRPr="0082506A">
              <w:rPr>
                <w:rStyle w:val="Hyperlink"/>
                <w:noProof/>
              </w:rPr>
              <w:t>2.2.1.1.</w:t>
            </w:r>
            <w:r w:rsidR="00866B64">
              <w:rPr>
                <w:rFonts w:asciiTheme="minorHAnsi" w:eastAsiaTheme="minorEastAsia" w:hAnsiTheme="minorHAnsi" w:cstheme="minorBidi"/>
                <w:noProof/>
                <w:szCs w:val="22"/>
              </w:rPr>
              <w:tab/>
            </w:r>
            <w:r w:rsidR="00866B64" w:rsidRPr="0082506A">
              <w:rPr>
                <w:rStyle w:val="Hyperlink"/>
                <w:noProof/>
              </w:rPr>
              <w:t xml:space="preserve">Tabela de interface do universo de garantias do MUG: </w:t>
            </w:r>
            <w:r w:rsidR="00866B64" w:rsidRPr="0082506A">
              <w:rPr>
                <w:rStyle w:val="Hyperlink"/>
                <w:i/>
                <w:noProof/>
              </w:rPr>
              <w:t>cd_garantias.gt015_report_biyr9500</w:t>
            </w:r>
            <w:r w:rsidR="00866B64">
              <w:rPr>
                <w:noProof/>
                <w:webHidden/>
              </w:rPr>
              <w:tab/>
            </w:r>
            <w:r w:rsidR="00866B64">
              <w:rPr>
                <w:noProof/>
                <w:webHidden/>
              </w:rPr>
              <w:fldChar w:fldCharType="begin"/>
            </w:r>
            <w:r w:rsidR="00866B64">
              <w:rPr>
                <w:noProof/>
                <w:webHidden/>
              </w:rPr>
              <w:instrText xml:space="preserve"> PAGEREF _Toc168671612 \h </w:instrText>
            </w:r>
            <w:r w:rsidR="00866B64">
              <w:rPr>
                <w:noProof/>
                <w:webHidden/>
              </w:rPr>
            </w:r>
            <w:r w:rsidR="00866B64">
              <w:rPr>
                <w:noProof/>
                <w:webHidden/>
              </w:rPr>
              <w:fldChar w:fldCharType="separate"/>
            </w:r>
            <w:r w:rsidR="00486242">
              <w:rPr>
                <w:noProof/>
                <w:webHidden/>
              </w:rPr>
              <w:t>12</w:t>
            </w:r>
            <w:r w:rsidR="00866B64">
              <w:rPr>
                <w:noProof/>
                <w:webHidden/>
              </w:rPr>
              <w:fldChar w:fldCharType="end"/>
            </w:r>
          </w:hyperlink>
        </w:p>
        <w:p w14:paraId="406B0634" w14:textId="02DE2B88"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13" w:history="1">
            <w:r w:rsidR="00866B64" w:rsidRPr="0082506A">
              <w:rPr>
                <w:rStyle w:val="Hyperlink"/>
                <w:noProof/>
              </w:rPr>
              <w:t>2.2.1.1.1.</w:t>
            </w:r>
            <w:r w:rsidR="00866B64">
              <w:rPr>
                <w:rFonts w:asciiTheme="minorHAnsi" w:eastAsiaTheme="minorEastAsia" w:hAnsiTheme="minorHAnsi" w:cstheme="minorBidi"/>
                <w:noProof/>
                <w:szCs w:val="22"/>
              </w:rPr>
              <w:tab/>
            </w:r>
            <w:r w:rsidR="00866B64" w:rsidRPr="0082506A">
              <w:rPr>
                <w:rStyle w:val="Hyperlink"/>
                <w:noProof/>
              </w:rPr>
              <w:t>Visão Geral</w:t>
            </w:r>
            <w:r w:rsidR="00866B64">
              <w:rPr>
                <w:noProof/>
                <w:webHidden/>
              </w:rPr>
              <w:tab/>
            </w:r>
            <w:r w:rsidR="00866B64">
              <w:rPr>
                <w:noProof/>
                <w:webHidden/>
              </w:rPr>
              <w:fldChar w:fldCharType="begin"/>
            </w:r>
            <w:r w:rsidR="00866B64">
              <w:rPr>
                <w:noProof/>
                <w:webHidden/>
              </w:rPr>
              <w:instrText xml:space="preserve"> PAGEREF _Toc168671613 \h </w:instrText>
            </w:r>
            <w:r w:rsidR="00866B64">
              <w:rPr>
                <w:noProof/>
                <w:webHidden/>
              </w:rPr>
            </w:r>
            <w:r w:rsidR="00866B64">
              <w:rPr>
                <w:noProof/>
                <w:webHidden/>
              </w:rPr>
              <w:fldChar w:fldCharType="separate"/>
            </w:r>
            <w:r w:rsidR="00486242">
              <w:rPr>
                <w:noProof/>
                <w:webHidden/>
              </w:rPr>
              <w:t>12</w:t>
            </w:r>
            <w:r w:rsidR="00866B64">
              <w:rPr>
                <w:noProof/>
                <w:webHidden/>
              </w:rPr>
              <w:fldChar w:fldCharType="end"/>
            </w:r>
          </w:hyperlink>
        </w:p>
        <w:p w14:paraId="64D9BF52" w14:textId="3B484C0B"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14" w:history="1">
            <w:r w:rsidR="00866B64" w:rsidRPr="0082506A">
              <w:rPr>
                <w:rStyle w:val="Hyperlink"/>
                <w:noProof/>
              </w:rPr>
              <w:t>2.2.1.1.2.</w:t>
            </w:r>
            <w:r w:rsidR="00866B64">
              <w:rPr>
                <w:rFonts w:asciiTheme="minorHAnsi" w:eastAsiaTheme="minorEastAsia" w:hAnsiTheme="minorHAnsi" w:cstheme="minorBidi"/>
                <w:noProof/>
                <w:szCs w:val="22"/>
              </w:rPr>
              <w:tab/>
            </w:r>
            <w:r w:rsidR="00866B64" w:rsidRPr="0082506A">
              <w:rPr>
                <w:rStyle w:val="Hyperlink"/>
                <w:noProof/>
              </w:rPr>
              <w:t>Granularidade e chave</w:t>
            </w:r>
            <w:r w:rsidR="00866B64">
              <w:rPr>
                <w:noProof/>
                <w:webHidden/>
              </w:rPr>
              <w:tab/>
            </w:r>
            <w:r w:rsidR="00866B64">
              <w:rPr>
                <w:noProof/>
                <w:webHidden/>
              </w:rPr>
              <w:fldChar w:fldCharType="begin"/>
            </w:r>
            <w:r w:rsidR="00866B64">
              <w:rPr>
                <w:noProof/>
                <w:webHidden/>
              </w:rPr>
              <w:instrText xml:space="preserve"> PAGEREF _Toc168671614 \h </w:instrText>
            </w:r>
            <w:r w:rsidR="00866B64">
              <w:rPr>
                <w:noProof/>
                <w:webHidden/>
              </w:rPr>
            </w:r>
            <w:r w:rsidR="00866B64">
              <w:rPr>
                <w:noProof/>
                <w:webHidden/>
              </w:rPr>
              <w:fldChar w:fldCharType="separate"/>
            </w:r>
            <w:r w:rsidR="00486242">
              <w:rPr>
                <w:noProof/>
                <w:webHidden/>
              </w:rPr>
              <w:t>12</w:t>
            </w:r>
            <w:r w:rsidR="00866B64">
              <w:rPr>
                <w:noProof/>
                <w:webHidden/>
              </w:rPr>
              <w:fldChar w:fldCharType="end"/>
            </w:r>
          </w:hyperlink>
        </w:p>
        <w:p w14:paraId="108DA31B" w14:textId="3447C824"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15" w:history="1">
            <w:r w:rsidR="00866B64" w:rsidRPr="0082506A">
              <w:rPr>
                <w:rStyle w:val="Hyperlink"/>
                <w:noProof/>
              </w:rPr>
              <w:t>2.2.1.1.3.</w:t>
            </w:r>
            <w:r w:rsidR="00866B64">
              <w:rPr>
                <w:rFonts w:asciiTheme="minorHAnsi" w:eastAsiaTheme="minorEastAsia" w:hAnsiTheme="minorHAnsi" w:cstheme="minorBidi"/>
                <w:noProof/>
                <w:szCs w:val="22"/>
              </w:rPr>
              <w:tab/>
            </w:r>
            <w:r w:rsidR="00866B64" w:rsidRPr="0082506A">
              <w:rPr>
                <w:rStyle w:val="Hyperlink"/>
                <w:noProof/>
              </w:rPr>
              <w:t>Periodicidade</w:t>
            </w:r>
            <w:r w:rsidR="00866B64">
              <w:rPr>
                <w:noProof/>
                <w:webHidden/>
              </w:rPr>
              <w:tab/>
            </w:r>
            <w:r w:rsidR="00866B64">
              <w:rPr>
                <w:noProof/>
                <w:webHidden/>
              </w:rPr>
              <w:fldChar w:fldCharType="begin"/>
            </w:r>
            <w:r w:rsidR="00866B64">
              <w:rPr>
                <w:noProof/>
                <w:webHidden/>
              </w:rPr>
              <w:instrText xml:space="preserve"> PAGEREF _Toc168671615 \h </w:instrText>
            </w:r>
            <w:r w:rsidR="00866B64">
              <w:rPr>
                <w:noProof/>
                <w:webHidden/>
              </w:rPr>
            </w:r>
            <w:r w:rsidR="00866B64">
              <w:rPr>
                <w:noProof/>
                <w:webHidden/>
              </w:rPr>
              <w:fldChar w:fldCharType="separate"/>
            </w:r>
            <w:r w:rsidR="00486242">
              <w:rPr>
                <w:noProof/>
                <w:webHidden/>
              </w:rPr>
              <w:t>13</w:t>
            </w:r>
            <w:r w:rsidR="00866B64">
              <w:rPr>
                <w:noProof/>
                <w:webHidden/>
              </w:rPr>
              <w:fldChar w:fldCharType="end"/>
            </w:r>
          </w:hyperlink>
        </w:p>
        <w:p w14:paraId="24B6EF05" w14:textId="693C54B6"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16" w:history="1">
            <w:r w:rsidR="00866B64" w:rsidRPr="0082506A">
              <w:rPr>
                <w:rStyle w:val="Hyperlink"/>
                <w:noProof/>
              </w:rPr>
              <w:t>2.2.1.1.4.</w:t>
            </w:r>
            <w:r w:rsidR="00866B64">
              <w:rPr>
                <w:rFonts w:asciiTheme="minorHAnsi" w:eastAsiaTheme="minorEastAsia" w:hAnsiTheme="minorHAnsi" w:cstheme="minorBidi"/>
                <w:noProof/>
                <w:szCs w:val="22"/>
              </w:rPr>
              <w:tab/>
            </w:r>
            <w:r w:rsidR="00866B64" w:rsidRPr="0082506A">
              <w:rPr>
                <w:rStyle w:val="Hyperlink"/>
                <w:noProof/>
              </w:rPr>
              <w:t>Aprovisionamento</w:t>
            </w:r>
            <w:r w:rsidR="00866B64">
              <w:rPr>
                <w:noProof/>
                <w:webHidden/>
              </w:rPr>
              <w:tab/>
            </w:r>
            <w:r w:rsidR="00866B64">
              <w:rPr>
                <w:noProof/>
                <w:webHidden/>
              </w:rPr>
              <w:fldChar w:fldCharType="begin"/>
            </w:r>
            <w:r w:rsidR="00866B64">
              <w:rPr>
                <w:noProof/>
                <w:webHidden/>
              </w:rPr>
              <w:instrText xml:space="preserve"> PAGEREF _Toc168671616 \h </w:instrText>
            </w:r>
            <w:r w:rsidR="00866B64">
              <w:rPr>
                <w:noProof/>
                <w:webHidden/>
              </w:rPr>
            </w:r>
            <w:r w:rsidR="00866B64">
              <w:rPr>
                <w:noProof/>
                <w:webHidden/>
              </w:rPr>
              <w:fldChar w:fldCharType="separate"/>
            </w:r>
            <w:r w:rsidR="00486242">
              <w:rPr>
                <w:noProof/>
                <w:webHidden/>
              </w:rPr>
              <w:t>13</w:t>
            </w:r>
            <w:r w:rsidR="00866B64">
              <w:rPr>
                <w:noProof/>
                <w:webHidden/>
              </w:rPr>
              <w:fldChar w:fldCharType="end"/>
            </w:r>
          </w:hyperlink>
        </w:p>
        <w:p w14:paraId="18FC4CBD" w14:textId="49D0F9D7"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17" w:history="1">
            <w:r w:rsidR="00866B64" w:rsidRPr="0082506A">
              <w:rPr>
                <w:rStyle w:val="Hyperlink"/>
                <w:noProof/>
              </w:rPr>
              <w:t>2.2.1.1.5.</w:t>
            </w:r>
            <w:r w:rsidR="00866B64">
              <w:rPr>
                <w:rFonts w:asciiTheme="minorHAnsi" w:eastAsiaTheme="minorEastAsia" w:hAnsiTheme="minorHAnsi" w:cstheme="minorBidi"/>
                <w:noProof/>
                <w:szCs w:val="22"/>
              </w:rPr>
              <w:tab/>
            </w:r>
            <w:r w:rsidR="00866B64" w:rsidRPr="0082506A">
              <w:rPr>
                <w:rStyle w:val="Hyperlink"/>
                <w:noProof/>
              </w:rPr>
              <w:t>Detalhe dos Campos</w:t>
            </w:r>
            <w:r w:rsidR="00866B64">
              <w:rPr>
                <w:noProof/>
                <w:webHidden/>
              </w:rPr>
              <w:tab/>
            </w:r>
            <w:r w:rsidR="00866B64">
              <w:rPr>
                <w:noProof/>
                <w:webHidden/>
              </w:rPr>
              <w:fldChar w:fldCharType="begin"/>
            </w:r>
            <w:r w:rsidR="00866B64">
              <w:rPr>
                <w:noProof/>
                <w:webHidden/>
              </w:rPr>
              <w:instrText xml:space="preserve"> PAGEREF _Toc168671617 \h </w:instrText>
            </w:r>
            <w:r w:rsidR="00866B64">
              <w:rPr>
                <w:noProof/>
                <w:webHidden/>
              </w:rPr>
            </w:r>
            <w:r w:rsidR="00866B64">
              <w:rPr>
                <w:noProof/>
                <w:webHidden/>
              </w:rPr>
              <w:fldChar w:fldCharType="separate"/>
            </w:r>
            <w:r w:rsidR="00486242">
              <w:rPr>
                <w:noProof/>
                <w:webHidden/>
              </w:rPr>
              <w:t>14</w:t>
            </w:r>
            <w:r w:rsidR="00866B64">
              <w:rPr>
                <w:noProof/>
                <w:webHidden/>
              </w:rPr>
              <w:fldChar w:fldCharType="end"/>
            </w:r>
          </w:hyperlink>
        </w:p>
        <w:p w14:paraId="2218B1CC" w14:textId="2EE204E1" w:rsidR="00866B64" w:rsidRDefault="00F07D1C">
          <w:pPr>
            <w:pStyle w:val="TOC4"/>
            <w:tabs>
              <w:tab w:val="left" w:pos="1760"/>
              <w:tab w:val="right" w:leader="dot" w:pos="9016"/>
            </w:tabs>
            <w:rPr>
              <w:rFonts w:asciiTheme="minorHAnsi" w:eastAsiaTheme="minorEastAsia" w:hAnsiTheme="minorHAnsi" w:cstheme="minorBidi"/>
              <w:noProof/>
              <w:szCs w:val="22"/>
            </w:rPr>
          </w:pPr>
          <w:hyperlink w:anchor="_Toc168671618" w:history="1">
            <w:r w:rsidR="00866B64" w:rsidRPr="0082506A">
              <w:rPr>
                <w:rStyle w:val="Hyperlink"/>
                <w:noProof/>
              </w:rPr>
              <w:t>2.2.1.2.</w:t>
            </w:r>
            <w:r w:rsidR="00866B64">
              <w:rPr>
                <w:rFonts w:asciiTheme="minorHAnsi" w:eastAsiaTheme="minorEastAsia" w:hAnsiTheme="minorHAnsi" w:cstheme="minorBidi"/>
                <w:noProof/>
                <w:szCs w:val="22"/>
              </w:rPr>
              <w:tab/>
            </w:r>
            <w:r w:rsidR="00866B64" w:rsidRPr="0082506A">
              <w:rPr>
                <w:rStyle w:val="Hyperlink"/>
                <w:noProof/>
              </w:rPr>
              <w:t xml:space="preserve">Tabela de processos/cauções de bens reais: </w:t>
            </w:r>
            <w:r w:rsidR="00866B64" w:rsidRPr="0082506A">
              <w:rPr>
                <w:rStyle w:val="Hyperlink"/>
                <w:i/>
                <w:noProof/>
              </w:rPr>
              <w:t>cd_garantias. gt016_report_biyr9510</w:t>
            </w:r>
            <w:r w:rsidR="00866B64">
              <w:rPr>
                <w:noProof/>
                <w:webHidden/>
              </w:rPr>
              <w:tab/>
            </w:r>
            <w:r w:rsidR="00866B64">
              <w:rPr>
                <w:noProof/>
                <w:webHidden/>
              </w:rPr>
              <w:fldChar w:fldCharType="begin"/>
            </w:r>
            <w:r w:rsidR="00866B64">
              <w:rPr>
                <w:noProof/>
                <w:webHidden/>
              </w:rPr>
              <w:instrText xml:space="preserve"> PAGEREF _Toc168671618 \h </w:instrText>
            </w:r>
            <w:r w:rsidR="00866B64">
              <w:rPr>
                <w:noProof/>
                <w:webHidden/>
              </w:rPr>
            </w:r>
            <w:r w:rsidR="00866B64">
              <w:rPr>
                <w:noProof/>
                <w:webHidden/>
              </w:rPr>
              <w:fldChar w:fldCharType="separate"/>
            </w:r>
            <w:r w:rsidR="00486242">
              <w:rPr>
                <w:noProof/>
                <w:webHidden/>
              </w:rPr>
              <w:t>22</w:t>
            </w:r>
            <w:r w:rsidR="00866B64">
              <w:rPr>
                <w:noProof/>
                <w:webHidden/>
              </w:rPr>
              <w:fldChar w:fldCharType="end"/>
            </w:r>
          </w:hyperlink>
        </w:p>
        <w:p w14:paraId="2869AF5C" w14:textId="0D58CC4D"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19" w:history="1">
            <w:r w:rsidR="00866B64" w:rsidRPr="0082506A">
              <w:rPr>
                <w:rStyle w:val="Hyperlink"/>
                <w:noProof/>
              </w:rPr>
              <w:t>2.2.1.2.1.</w:t>
            </w:r>
            <w:r w:rsidR="00866B64">
              <w:rPr>
                <w:rFonts w:asciiTheme="minorHAnsi" w:eastAsiaTheme="minorEastAsia" w:hAnsiTheme="minorHAnsi" w:cstheme="minorBidi"/>
                <w:noProof/>
                <w:szCs w:val="22"/>
              </w:rPr>
              <w:tab/>
            </w:r>
            <w:r w:rsidR="00866B64" w:rsidRPr="0082506A">
              <w:rPr>
                <w:rStyle w:val="Hyperlink"/>
                <w:noProof/>
              </w:rPr>
              <w:t>Visão Geral</w:t>
            </w:r>
            <w:r w:rsidR="00866B64">
              <w:rPr>
                <w:noProof/>
                <w:webHidden/>
              </w:rPr>
              <w:tab/>
            </w:r>
            <w:r w:rsidR="00866B64">
              <w:rPr>
                <w:noProof/>
                <w:webHidden/>
              </w:rPr>
              <w:fldChar w:fldCharType="begin"/>
            </w:r>
            <w:r w:rsidR="00866B64">
              <w:rPr>
                <w:noProof/>
                <w:webHidden/>
              </w:rPr>
              <w:instrText xml:space="preserve"> PAGEREF _Toc168671619 \h </w:instrText>
            </w:r>
            <w:r w:rsidR="00866B64">
              <w:rPr>
                <w:noProof/>
                <w:webHidden/>
              </w:rPr>
            </w:r>
            <w:r w:rsidR="00866B64">
              <w:rPr>
                <w:noProof/>
                <w:webHidden/>
              </w:rPr>
              <w:fldChar w:fldCharType="separate"/>
            </w:r>
            <w:r w:rsidR="00486242">
              <w:rPr>
                <w:noProof/>
                <w:webHidden/>
              </w:rPr>
              <w:t>22</w:t>
            </w:r>
            <w:r w:rsidR="00866B64">
              <w:rPr>
                <w:noProof/>
                <w:webHidden/>
              </w:rPr>
              <w:fldChar w:fldCharType="end"/>
            </w:r>
          </w:hyperlink>
        </w:p>
        <w:p w14:paraId="79792480" w14:textId="4C78FDFB"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20" w:history="1">
            <w:r w:rsidR="00866B64" w:rsidRPr="0082506A">
              <w:rPr>
                <w:rStyle w:val="Hyperlink"/>
                <w:noProof/>
              </w:rPr>
              <w:t>2.2.1.2.2.</w:t>
            </w:r>
            <w:r w:rsidR="00866B64">
              <w:rPr>
                <w:rFonts w:asciiTheme="minorHAnsi" w:eastAsiaTheme="minorEastAsia" w:hAnsiTheme="minorHAnsi" w:cstheme="minorBidi"/>
                <w:noProof/>
                <w:szCs w:val="22"/>
              </w:rPr>
              <w:tab/>
            </w:r>
            <w:r w:rsidR="00866B64" w:rsidRPr="0082506A">
              <w:rPr>
                <w:rStyle w:val="Hyperlink"/>
                <w:noProof/>
              </w:rPr>
              <w:t>Granularidade e chave</w:t>
            </w:r>
            <w:r w:rsidR="00866B64">
              <w:rPr>
                <w:noProof/>
                <w:webHidden/>
              </w:rPr>
              <w:tab/>
            </w:r>
            <w:r w:rsidR="00866B64">
              <w:rPr>
                <w:noProof/>
                <w:webHidden/>
              </w:rPr>
              <w:fldChar w:fldCharType="begin"/>
            </w:r>
            <w:r w:rsidR="00866B64">
              <w:rPr>
                <w:noProof/>
                <w:webHidden/>
              </w:rPr>
              <w:instrText xml:space="preserve"> PAGEREF _Toc168671620 \h </w:instrText>
            </w:r>
            <w:r w:rsidR="00866B64">
              <w:rPr>
                <w:noProof/>
                <w:webHidden/>
              </w:rPr>
            </w:r>
            <w:r w:rsidR="00866B64">
              <w:rPr>
                <w:noProof/>
                <w:webHidden/>
              </w:rPr>
              <w:fldChar w:fldCharType="separate"/>
            </w:r>
            <w:r w:rsidR="00486242">
              <w:rPr>
                <w:noProof/>
                <w:webHidden/>
              </w:rPr>
              <w:t>22</w:t>
            </w:r>
            <w:r w:rsidR="00866B64">
              <w:rPr>
                <w:noProof/>
                <w:webHidden/>
              </w:rPr>
              <w:fldChar w:fldCharType="end"/>
            </w:r>
          </w:hyperlink>
        </w:p>
        <w:p w14:paraId="377A38AA" w14:textId="19142C07"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21" w:history="1">
            <w:r w:rsidR="00866B64" w:rsidRPr="0082506A">
              <w:rPr>
                <w:rStyle w:val="Hyperlink"/>
                <w:noProof/>
              </w:rPr>
              <w:t>2.2.1.2.3.</w:t>
            </w:r>
            <w:r w:rsidR="00866B64">
              <w:rPr>
                <w:rFonts w:asciiTheme="minorHAnsi" w:eastAsiaTheme="minorEastAsia" w:hAnsiTheme="minorHAnsi" w:cstheme="minorBidi"/>
                <w:noProof/>
                <w:szCs w:val="22"/>
              </w:rPr>
              <w:tab/>
            </w:r>
            <w:r w:rsidR="00866B64" w:rsidRPr="0082506A">
              <w:rPr>
                <w:rStyle w:val="Hyperlink"/>
                <w:noProof/>
              </w:rPr>
              <w:t>Periodicidade</w:t>
            </w:r>
            <w:r w:rsidR="00866B64">
              <w:rPr>
                <w:noProof/>
                <w:webHidden/>
              </w:rPr>
              <w:tab/>
            </w:r>
            <w:r w:rsidR="00866B64">
              <w:rPr>
                <w:noProof/>
                <w:webHidden/>
              </w:rPr>
              <w:fldChar w:fldCharType="begin"/>
            </w:r>
            <w:r w:rsidR="00866B64">
              <w:rPr>
                <w:noProof/>
                <w:webHidden/>
              </w:rPr>
              <w:instrText xml:space="preserve"> PAGEREF _Toc168671621 \h </w:instrText>
            </w:r>
            <w:r w:rsidR="00866B64">
              <w:rPr>
                <w:noProof/>
                <w:webHidden/>
              </w:rPr>
            </w:r>
            <w:r w:rsidR="00866B64">
              <w:rPr>
                <w:noProof/>
                <w:webHidden/>
              </w:rPr>
              <w:fldChar w:fldCharType="separate"/>
            </w:r>
            <w:r w:rsidR="00486242">
              <w:rPr>
                <w:noProof/>
                <w:webHidden/>
              </w:rPr>
              <w:t>22</w:t>
            </w:r>
            <w:r w:rsidR="00866B64">
              <w:rPr>
                <w:noProof/>
                <w:webHidden/>
              </w:rPr>
              <w:fldChar w:fldCharType="end"/>
            </w:r>
          </w:hyperlink>
        </w:p>
        <w:p w14:paraId="66DC9677" w14:textId="6728EC15"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22" w:history="1">
            <w:r w:rsidR="00866B64" w:rsidRPr="0082506A">
              <w:rPr>
                <w:rStyle w:val="Hyperlink"/>
                <w:noProof/>
              </w:rPr>
              <w:t>2.2.1.2.4.</w:t>
            </w:r>
            <w:r w:rsidR="00866B64">
              <w:rPr>
                <w:rFonts w:asciiTheme="minorHAnsi" w:eastAsiaTheme="minorEastAsia" w:hAnsiTheme="minorHAnsi" w:cstheme="minorBidi"/>
                <w:noProof/>
                <w:szCs w:val="22"/>
              </w:rPr>
              <w:tab/>
            </w:r>
            <w:r w:rsidR="00866B64" w:rsidRPr="0082506A">
              <w:rPr>
                <w:rStyle w:val="Hyperlink"/>
                <w:noProof/>
              </w:rPr>
              <w:t>Aprovisionamento</w:t>
            </w:r>
            <w:r w:rsidR="00866B64">
              <w:rPr>
                <w:noProof/>
                <w:webHidden/>
              </w:rPr>
              <w:tab/>
            </w:r>
            <w:r w:rsidR="00866B64">
              <w:rPr>
                <w:noProof/>
                <w:webHidden/>
              </w:rPr>
              <w:fldChar w:fldCharType="begin"/>
            </w:r>
            <w:r w:rsidR="00866B64">
              <w:rPr>
                <w:noProof/>
                <w:webHidden/>
              </w:rPr>
              <w:instrText xml:space="preserve"> PAGEREF _Toc168671622 \h </w:instrText>
            </w:r>
            <w:r w:rsidR="00866B64">
              <w:rPr>
                <w:noProof/>
                <w:webHidden/>
              </w:rPr>
            </w:r>
            <w:r w:rsidR="00866B64">
              <w:rPr>
                <w:noProof/>
                <w:webHidden/>
              </w:rPr>
              <w:fldChar w:fldCharType="separate"/>
            </w:r>
            <w:r w:rsidR="00486242">
              <w:rPr>
                <w:noProof/>
                <w:webHidden/>
              </w:rPr>
              <w:t>23</w:t>
            </w:r>
            <w:r w:rsidR="00866B64">
              <w:rPr>
                <w:noProof/>
                <w:webHidden/>
              </w:rPr>
              <w:fldChar w:fldCharType="end"/>
            </w:r>
          </w:hyperlink>
        </w:p>
        <w:p w14:paraId="378542B9" w14:textId="1EA07D28"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23" w:history="1">
            <w:r w:rsidR="00866B64" w:rsidRPr="0082506A">
              <w:rPr>
                <w:rStyle w:val="Hyperlink"/>
                <w:noProof/>
              </w:rPr>
              <w:t>2.2.1.2.5.</w:t>
            </w:r>
            <w:r w:rsidR="00866B64">
              <w:rPr>
                <w:rFonts w:asciiTheme="minorHAnsi" w:eastAsiaTheme="minorEastAsia" w:hAnsiTheme="minorHAnsi" w:cstheme="minorBidi"/>
                <w:noProof/>
                <w:szCs w:val="22"/>
              </w:rPr>
              <w:tab/>
            </w:r>
            <w:r w:rsidR="00866B64" w:rsidRPr="0082506A">
              <w:rPr>
                <w:rStyle w:val="Hyperlink"/>
                <w:noProof/>
              </w:rPr>
              <w:t>Detalhe dos Campos</w:t>
            </w:r>
            <w:r w:rsidR="00866B64">
              <w:rPr>
                <w:noProof/>
                <w:webHidden/>
              </w:rPr>
              <w:tab/>
            </w:r>
            <w:r w:rsidR="00866B64">
              <w:rPr>
                <w:noProof/>
                <w:webHidden/>
              </w:rPr>
              <w:fldChar w:fldCharType="begin"/>
            </w:r>
            <w:r w:rsidR="00866B64">
              <w:rPr>
                <w:noProof/>
                <w:webHidden/>
              </w:rPr>
              <w:instrText xml:space="preserve"> PAGEREF _Toc168671623 \h </w:instrText>
            </w:r>
            <w:r w:rsidR="00866B64">
              <w:rPr>
                <w:noProof/>
                <w:webHidden/>
              </w:rPr>
            </w:r>
            <w:r w:rsidR="00866B64">
              <w:rPr>
                <w:noProof/>
                <w:webHidden/>
              </w:rPr>
              <w:fldChar w:fldCharType="separate"/>
            </w:r>
            <w:r w:rsidR="00486242">
              <w:rPr>
                <w:noProof/>
                <w:webHidden/>
              </w:rPr>
              <w:t>24</w:t>
            </w:r>
            <w:r w:rsidR="00866B64">
              <w:rPr>
                <w:noProof/>
                <w:webHidden/>
              </w:rPr>
              <w:fldChar w:fldCharType="end"/>
            </w:r>
          </w:hyperlink>
        </w:p>
        <w:p w14:paraId="0E5D97D7" w14:textId="05D087E6" w:rsidR="00866B64" w:rsidRDefault="00F07D1C">
          <w:pPr>
            <w:pStyle w:val="TOC4"/>
            <w:tabs>
              <w:tab w:val="left" w:pos="1760"/>
              <w:tab w:val="right" w:leader="dot" w:pos="9016"/>
            </w:tabs>
            <w:rPr>
              <w:rFonts w:asciiTheme="minorHAnsi" w:eastAsiaTheme="minorEastAsia" w:hAnsiTheme="minorHAnsi" w:cstheme="minorBidi"/>
              <w:noProof/>
              <w:szCs w:val="22"/>
            </w:rPr>
          </w:pPr>
          <w:hyperlink w:anchor="_Toc168671624" w:history="1">
            <w:r w:rsidR="00866B64" w:rsidRPr="0082506A">
              <w:rPr>
                <w:rStyle w:val="Hyperlink"/>
                <w:i/>
                <w:noProof/>
              </w:rPr>
              <w:t>2.2.1.3.</w:t>
            </w:r>
            <w:r w:rsidR="00866B64">
              <w:rPr>
                <w:rFonts w:asciiTheme="minorHAnsi" w:eastAsiaTheme="minorEastAsia" w:hAnsiTheme="minorHAnsi" w:cstheme="minorBidi"/>
                <w:noProof/>
                <w:szCs w:val="22"/>
              </w:rPr>
              <w:tab/>
            </w:r>
            <w:r w:rsidR="00866B64" w:rsidRPr="0082506A">
              <w:rPr>
                <w:rStyle w:val="Hyperlink"/>
                <w:noProof/>
              </w:rPr>
              <w:t xml:space="preserve">Tabela de avaliações de processos/cauções reais: </w:t>
            </w:r>
            <w:r w:rsidR="00866B64" w:rsidRPr="0082506A">
              <w:rPr>
                <w:rStyle w:val="Hyperlink"/>
                <w:i/>
                <w:noProof/>
              </w:rPr>
              <w:t>cd_garantias.gt017_report_biyr9520</w:t>
            </w:r>
            <w:r w:rsidR="00866B64">
              <w:rPr>
                <w:noProof/>
                <w:webHidden/>
              </w:rPr>
              <w:tab/>
            </w:r>
            <w:r w:rsidR="00866B64">
              <w:rPr>
                <w:noProof/>
                <w:webHidden/>
              </w:rPr>
              <w:fldChar w:fldCharType="begin"/>
            </w:r>
            <w:r w:rsidR="00866B64">
              <w:rPr>
                <w:noProof/>
                <w:webHidden/>
              </w:rPr>
              <w:instrText xml:space="preserve"> PAGEREF _Toc168671624 \h </w:instrText>
            </w:r>
            <w:r w:rsidR="00866B64">
              <w:rPr>
                <w:noProof/>
                <w:webHidden/>
              </w:rPr>
            </w:r>
            <w:r w:rsidR="00866B64">
              <w:rPr>
                <w:noProof/>
                <w:webHidden/>
              </w:rPr>
              <w:fldChar w:fldCharType="separate"/>
            </w:r>
            <w:r w:rsidR="00486242">
              <w:rPr>
                <w:noProof/>
                <w:webHidden/>
              </w:rPr>
              <w:t>34</w:t>
            </w:r>
            <w:r w:rsidR="00866B64">
              <w:rPr>
                <w:noProof/>
                <w:webHidden/>
              </w:rPr>
              <w:fldChar w:fldCharType="end"/>
            </w:r>
          </w:hyperlink>
        </w:p>
        <w:p w14:paraId="3796C469" w14:textId="38062D71"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25" w:history="1">
            <w:r w:rsidR="00866B64" w:rsidRPr="0082506A">
              <w:rPr>
                <w:rStyle w:val="Hyperlink"/>
                <w:noProof/>
              </w:rPr>
              <w:t>2.2.1.3.1.</w:t>
            </w:r>
            <w:r w:rsidR="00866B64">
              <w:rPr>
                <w:rFonts w:asciiTheme="minorHAnsi" w:eastAsiaTheme="minorEastAsia" w:hAnsiTheme="minorHAnsi" w:cstheme="minorBidi"/>
                <w:noProof/>
                <w:szCs w:val="22"/>
              </w:rPr>
              <w:tab/>
            </w:r>
            <w:r w:rsidR="00866B64" w:rsidRPr="0082506A">
              <w:rPr>
                <w:rStyle w:val="Hyperlink"/>
                <w:noProof/>
              </w:rPr>
              <w:t>Visão Geral</w:t>
            </w:r>
            <w:r w:rsidR="00866B64">
              <w:rPr>
                <w:noProof/>
                <w:webHidden/>
              </w:rPr>
              <w:tab/>
            </w:r>
            <w:r w:rsidR="00866B64">
              <w:rPr>
                <w:noProof/>
                <w:webHidden/>
              </w:rPr>
              <w:fldChar w:fldCharType="begin"/>
            </w:r>
            <w:r w:rsidR="00866B64">
              <w:rPr>
                <w:noProof/>
                <w:webHidden/>
              </w:rPr>
              <w:instrText xml:space="preserve"> PAGEREF _Toc168671625 \h </w:instrText>
            </w:r>
            <w:r w:rsidR="00866B64">
              <w:rPr>
                <w:noProof/>
                <w:webHidden/>
              </w:rPr>
            </w:r>
            <w:r w:rsidR="00866B64">
              <w:rPr>
                <w:noProof/>
                <w:webHidden/>
              </w:rPr>
              <w:fldChar w:fldCharType="separate"/>
            </w:r>
            <w:r w:rsidR="00486242">
              <w:rPr>
                <w:noProof/>
                <w:webHidden/>
              </w:rPr>
              <w:t>34</w:t>
            </w:r>
            <w:r w:rsidR="00866B64">
              <w:rPr>
                <w:noProof/>
                <w:webHidden/>
              </w:rPr>
              <w:fldChar w:fldCharType="end"/>
            </w:r>
          </w:hyperlink>
        </w:p>
        <w:p w14:paraId="2DF9B78D" w14:textId="7FD438B8"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26" w:history="1">
            <w:r w:rsidR="00866B64" w:rsidRPr="0082506A">
              <w:rPr>
                <w:rStyle w:val="Hyperlink"/>
                <w:noProof/>
              </w:rPr>
              <w:t>2.2.1.3.2.</w:t>
            </w:r>
            <w:r w:rsidR="00866B64">
              <w:rPr>
                <w:rFonts w:asciiTheme="minorHAnsi" w:eastAsiaTheme="minorEastAsia" w:hAnsiTheme="minorHAnsi" w:cstheme="minorBidi"/>
                <w:noProof/>
                <w:szCs w:val="22"/>
              </w:rPr>
              <w:tab/>
            </w:r>
            <w:r w:rsidR="00866B64" w:rsidRPr="0082506A">
              <w:rPr>
                <w:rStyle w:val="Hyperlink"/>
                <w:noProof/>
              </w:rPr>
              <w:t>Granularidade e chave</w:t>
            </w:r>
            <w:r w:rsidR="00866B64">
              <w:rPr>
                <w:noProof/>
                <w:webHidden/>
              </w:rPr>
              <w:tab/>
            </w:r>
            <w:r w:rsidR="00866B64">
              <w:rPr>
                <w:noProof/>
                <w:webHidden/>
              </w:rPr>
              <w:fldChar w:fldCharType="begin"/>
            </w:r>
            <w:r w:rsidR="00866B64">
              <w:rPr>
                <w:noProof/>
                <w:webHidden/>
              </w:rPr>
              <w:instrText xml:space="preserve"> PAGEREF _Toc168671626 \h </w:instrText>
            </w:r>
            <w:r w:rsidR="00866B64">
              <w:rPr>
                <w:noProof/>
                <w:webHidden/>
              </w:rPr>
            </w:r>
            <w:r w:rsidR="00866B64">
              <w:rPr>
                <w:noProof/>
                <w:webHidden/>
              </w:rPr>
              <w:fldChar w:fldCharType="separate"/>
            </w:r>
            <w:r w:rsidR="00486242">
              <w:rPr>
                <w:noProof/>
                <w:webHidden/>
              </w:rPr>
              <w:t>34</w:t>
            </w:r>
            <w:r w:rsidR="00866B64">
              <w:rPr>
                <w:noProof/>
                <w:webHidden/>
              </w:rPr>
              <w:fldChar w:fldCharType="end"/>
            </w:r>
          </w:hyperlink>
        </w:p>
        <w:p w14:paraId="60037A08" w14:textId="538FE658"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27" w:history="1">
            <w:r w:rsidR="00866B64" w:rsidRPr="0082506A">
              <w:rPr>
                <w:rStyle w:val="Hyperlink"/>
                <w:noProof/>
              </w:rPr>
              <w:t>2.2.1.3.3.</w:t>
            </w:r>
            <w:r w:rsidR="00866B64">
              <w:rPr>
                <w:rFonts w:asciiTheme="minorHAnsi" w:eastAsiaTheme="minorEastAsia" w:hAnsiTheme="minorHAnsi" w:cstheme="minorBidi"/>
                <w:noProof/>
                <w:szCs w:val="22"/>
              </w:rPr>
              <w:tab/>
            </w:r>
            <w:r w:rsidR="00866B64" w:rsidRPr="0082506A">
              <w:rPr>
                <w:rStyle w:val="Hyperlink"/>
                <w:noProof/>
              </w:rPr>
              <w:t>Periodicidade</w:t>
            </w:r>
            <w:r w:rsidR="00866B64">
              <w:rPr>
                <w:noProof/>
                <w:webHidden/>
              </w:rPr>
              <w:tab/>
            </w:r>
            <w:r w:rsidR="00866B64">
              <w:rPr>
                <w:noProof/>
                <w:webHidden/>
              </w:rPr>
              <w:fldChar w:fldCharType="begin"/>
            </w:r>
            <w:r w:rsidR="00866B64">
              <w:rPr>
                <w:noProof/>
                <w:webHidden/>
              </w:rPr>
              <w:instrText xml:space="preserve"> PAGEREF _Toc168671627 \h </w:instrText>
            </w:r>
            <w:r w:rsidR="00866B64">
              <w:rPr>
                <w:noProof/>
                <w:webHidden/>
              </w:rPr>
            </w:r>
            <w:r w:rsidR="00866B64">
              <w:rPr>
                <w:noProof/>
                <w:webHidden/>
              </w:rPr>
              <w:fldChar w:fldCharType="separate"/>
            </w:r>
            <w:r w:rsidR="00486242">
              <w:rPr>
                <w:noProof/>
                <w:webHidden/>
              </w:rPr>
              <w:t>34</w:t>
            </w:r>
            <w:r w:rsidR="00866B64">
              <w:rPr>
                <w:noProof/>
                <w:webHidden/>
              </w:rPr>
              <w:fldChar w:fldCharType="end"/>
            </w:r>
          </w:hyperlink>
        </w:p>
        <w:p w14:paraId="006D6EA2" w14:textId="4544C069"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28" w:history="1">
            <w:r w:rsidR="00866B64" w:rsidRPr="0082506A">
              <w:rPr>
                <w:rStyle w:val="Hyperlink"/>
                <w:noProof/>
              </w:rPr>
              <w:t>2.2.1.3.4.</w:t>
            </w:r>
            <w:r w:rsidR="00866B64">
              <w:rPr>
                <w:rFonts w:asciiTheme="minorHAnsi" w:eastAsiaTheme="minorEastAsia" w:hAnsiTheme="minorHAnsi" w:cstheme="minorBidi"/>
                <w:noProof/>
                <w:szCs w:val="22"/>
              </w:rPr>
              <w:tab/>
            </w:r>
            <w:r w:rsidR="00866B64" w:rsidRPr="0082506A">
              <w:rPr>
                <w:rStyle w:val="Hyperlink"/>
                <w:noProof/>
              </w:rPr>
              <w:t>Aprovisionamento</w:t>
            </w:r>
            <w:r w:rsidR="00866B64">
              <w:rPr>
                <w:noProof/>
                <w:webHidden/>
              </w:rPr>
              <w:tab/>
            </w:r>
            <w:r w:rsidR="00866B64">
              <w:rPr>
                <w:noProof/>
                <w:webHidden/>
              </w:rPr>
              <w:fldChar w:fldCharType="begin"/>
            </w:r>
            <w:r w:rsidR="00866B64">
              <w:rPr>
                <w:noProof/>
                <w:webHidden/>
              </w:rPr>
              <w:instrText xml:space="preserve"> PAGEREF _Toc168671628 \h </w:instrText>
            </w:r>
            <w:r w:rsidR="00866B64">
              <w:rPr>
                <w:noProof/>
                <w:webHidden/>
              </w:rPr>
            </w:r>
            <w:r w:rsidR="00866B64">
              <w:rPr>
                <w:noProof/>
                <w:webHidden/>
              </w:rPr>
              <w:fldChar w:fldCharType="separate"/>
            </w:r>
            <w:r w:rsidR="00486242">
              <w:rPr>
                <w:noProof/>
                <w:webHidden/>
              </w:rPr>
              <w:t>34</w:t>
            </w:r>
            <w:r w:rsidR="00866B64">
              <w:rPr>
                <w:noProof/>
                <w:webHidden/>
              </w:rPr>
              <w:fldChar w:fldCharType="end"/>
            </w:r>
          </w:hyperlink>
        </w:p>
        <w:p w14:paraId="0139FBA5" w14:textId="1A393605"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29" w:history="1">
            <w:r w:rsidR="00866B64" w:rsidRPr="0082506A">
              <w:rPr>
                <w:rStyle w:val="Hyperlink"/>
                <w:noProof/>
              </w:rPr>
              <w:t>2.2.1.3.5.</w:t>
            </w:r>
            <w:r w:rsidR="00866B64">
              <w:rPr>
                <w:rFonts w:asciiTheme="minorHAnsi" w:eastAsiaTheme="minorEastAsia" w:hAnsiTheme="minorHAnsi" w:cstheme="minorBidi"/>
                <w:noProof/>
                <w:szCs w:val="22"/>
              </w:rPr>
              <w:tab/>
            </w:r>
            <w:r w:rsidR="00866B64" w:rsidRPr="0082506A">
              <w:rPr>
                <w:rStyle w:val="Hyperlink"/>
                <w:noProof/>
              </w:rPr>
              <w:t>Detalhe dos campos</w:t>
            </w:r>
            <w:r w:rsidR="00866B64">
              <w:rPr>
                <w:noProof/>
                <w:webHidden/>
              </w:rPr>
              <w:tab/>
            </w:r>
            <w:r w:rsidR="00866B64">
              <w:rPr>
                <w:noProof/>
                <w:webHidden/>
              </w:rPr>
              <w:fldChar w:fldCharType="begin"/>
            </w:r>
            <w:r w:rsidR="00866B64">
              <w:rPr>
                <w:noProof/>
                <w:webHidden/>
              </w:rPr>
              <w:instrText xml:space="preserve"> PAGEREF _Toc168671629 \h </w:instrText>
            </w:r>
            <w:r w:rsidR="00866B64">
              <w:rPr>
                <w:noProof/>
                <w:webHidden/>
              </w:rPr>
            </w:r>
            <w:r w:rsidR="00866B64">
              <w:rPr>
                <w:noProof/>
                <w:webHidden/>
              </w:rPr>
              <w:fldChar w:fldCharType="separate"/>
            </w:r>
            <w:r w:rsidR="00486242">
              <w:rPr>
                <w:noProof/>
                <w:webHidden/>
              </w:rPr>
              <w:t>0</w:t>
            </w:r>
            <w:r w:rsidR="00866B64">
              <w:rPr>
                <w:noProof/>
                <w:webHidden/>
              </w:rPr>
              <w:fldChar w:fldCharType="end"/>
            </w:r>
          </w:hyperlink>
        </w:p>
        <w:p w14:paraId="2877A4AA" w14:textId="0D3AABE3" w:rsidR="00866B64" w:rsidRDefault="00F07D1C">
          <w:pPr>
            <w:pStyle w:val="TOC4"/>
            <w:tabs>
              <w:tab w:val="left" w:pos="1760"/>
              <w:tab w:val="right" w:leader="dot" w:pos="9016"/>
            </w:tabs>
            <w:rPr>
              <w:rFonts w:asciiTheme="minorHAnsi" w:eastAsiaTheme="minorEastAsia" w:hAnsiTheme="minorHAnsi" w:cstheme="minorBidi"/>
              <w:noProof/>
              <w:szCs w:val="22"/>
            </w:rPr>
          </w:pPr>
          <w:hyperlink w:anchor="_Toc168671630" w:history="1">
            <w:r w:rsidR="00866B64" w:rsidRPr="0082506A">
              <w:rPr>
                <w:rStyle w:val="Hyperlink"/>
                <w:noProof/>
              </w:rPr>
              <w:t>2.2.1.4.</w:t>
            </w:r>
            <w:r w:rsidR="00866B64">
              <w:rPr>
                <w:rFonts w:asciiTheme="minorHAnsi" w:eastAsiaTheme="minorEastAsia" w:hAnsiTheme="minorHAnsi" w:cstheme="minorBidi"/>
                <w:noProof/>
                <w:szCs w:val="22"/>
              </w:rPr>
              <w:tab/>
            </w:r>
            <w:r w:rsidR="00866B64" w:rsidRPr="0082506A">
              <w:rPr>
                <w:rStyle w:val="Hyperlink"/>
                <w:noProof/>
              </w:rPr>
              <w:t xml:space="preserve">Tabela de interface do universo de garantias do MUG: </w:t>
            </w:r>
            <w:r w:rsidR="00866B64" w:rsidRPr="0082506A">
              <w:rPr>
                <w:rStyle w:val="Hyperlink"/>
                <w:i/>
                <w:noProof/>
              </w:rPr>
              <w:t>cd_garantias.gt019_report_biyr9500</w:t>
            </w:r>
            <w:r w:rsidR="00866B64">
              <w:rPr>
                <w:noProof/>
                <w:webHidden/>
              </w:rPr>
              <w:tab/>
            </w:r>
            <w:r w:rsidR="00866B64">
              <w:rPr>
                <w:noProof/>
                <w:webHidden/>
              </w:rPr>
              <w:fldChar w:fldCharType="begin"/>
            </w:r>
            <w:r w:rsidR="00866B64">
              <w:rPr>
                <w:noProof/>
                <w:webHidden/>
              </w:rPr>
              <w:instrText xml:space="preserve"> PAGEREF _Toc168671630 \h </w:instrText>
            </w:r>
            <w:r w:rsidR="00866B64">
              <w:rPr>
                <w:noProof/>
                <w:webHidden/>
              </w:rPr>
            </w:r>
            <w:r w:rsidR="00866B64">
              <w:rPr>
                <w:noProof/>
                <w:webHidden/>
              </w:rPr>
              <w:fldChar w:fldCharType="separate"/>
            </w:r>
            <w:r w:rsidR="00486242">
              <w:rPr>
                <w:noProof/>
                <w:webHidden/>
              </w:rPr>
              <w:t>0</w:t>
            </w:r>
            <w:r w:rsidR="00866B64">
              <w:rPr>
                <w:noProof/>
                <w:webHidden/>
              </w:rPr>
              <w:fldChar w:fldCharType="end"/>
            </w:r>
          </w:hyperlink>
        </w:p>
        <w:p w14:paraId="10F4C3D2" w14:textId="30BA0336"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31" w:history="1">
            <w:r w:rsidR="00866B64" w:rsidRPr="0082506A">
              <w:rPr>
                <w:rStyle w:val="Hyperlink"/>
                <w:noProof/>
              </w:rPr>
              <w:t>2.2.1.4.1.</w:t>
            </w:r>
            <w:r w:rsidR="00866B64">
              <w:rPr>
                <w:rFonts w:asciiTheme="minorHAnsi" w:eastAsiaTheme="minorEastAsia" w:hAnsiTheme="minorHAnsi" w:cstheme="minorBidi"/>
                <w:noProof/>
                <w:szCs w:val="22"/>
              </w:rPr>
              <w:tab/>
            </w:r>
            <w:r w:rsidR="00866B64" w:rsidRPr="0082506A">
              <w:rPr>
                <w:rStyle w:val="Hyperlink"/>
                <w:noProof/>
              </w:rPr>
              <w:t>Visão Geral</w:t>
            </w:r>
            <w:r w:rsidR="00866B64">
              <w:rPr>
                <w:noProof/>
                <w:webHidden/>
              </w:rPr>
              <w:tab/>
            </w:r>
            <w:r w:rsidR="00866B64">
              <w:rPr>
                <w:noProof/>
                <w:webHidden/>
              </w:rPr>
              <w:fldChar w:fldCharType="begin"/>
            </w:r>
            <w:r w:rsidR="00866B64">
              <w:rPr>
                <w:noProof/>
                <w:webHidden/>
              </w:rPr>
              <w:instrText xml:space="preserve"> PAGEREF _Toc168671631 \h </w:instrText>
            </w:r>
            <w:r w:rsidR="00866B64">
              <w:rPr>
                <w:noProof/>
                <w:webHidden/>
              </w:rPr>
            </w:r>
            <w:r w:rsidR="00866B64">
              <w:rPr>
                <w:noProof/>
                <w:webHidden/>
              </w:rPr>
              <w:fldChar w:fldCharType="separate"/>
            </w:r>
            <w:r w:rsidR="00486242">
              <w:rPr>
                <w:noProof/>
                <w:webHidden/>
              </w:rPr>
              <w:t>0</w:t>
            </w:r>
            <w:r w:rsidR="00866B64">
              <w:rPr>
                <w:noProof/>
                <w:webHidden/>
              </w:rPr>
              <w:fldChar w:fldCharType="end"/>
            </w:r>
          </w:hyperlink>
        </w:p>
        <w:p w14:paraId="19090102" w14:textId="5C7373D6"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32" w:history="1">
            <w:r w:rsidR="00866B64" w:rsidRPr="0082506A">
              <w:rPr>
                <w:rStyle w:val="Hyperlink"/>
                <w:noProof/>
              </w:rPr>
              <w:t>2.2.1.4.2.</w:t>
            </w:r>
            <w:r w:rsidR="00866B64">
              <w:rPr>
                <w:rFonts w:asciiTheme="minorHAnsi" w:eastAsiaTheme="minorEastAsia" w:hAnsiTheme="minorHAnsi" w:cstheme="minorBidi"/>
                <w:noProof/>
                <w:szCs w:val="22"/>
              </w:rPr>
              <w:tab/>
            </w:r>
            <w:r w:rsidR="00866B64" w:rsidRPr="0082506A">
              <w:rPr>
                <w:rStyle w:val="Hyperlink"/>
                <w:noProof/>
              </w:rPr>
              <w:t>Granularidade e chave</w:t>
            </w:r>
            <w:r w:rsidR="00866B64">
              <w:rPr>
                <w:noProof/>
                <w:webHidden/>
              </w:rPr>
              <w:tab/>
            </w:r>
            <w:r w:rsidR="00866B64">
              <w:rPr>
                <w:noProof/>
                <w:webHidden/>
              </w:rPr>
              <w:fldChar w:fldCharType="begin"/>
            </w:r>
            <w:r w:rsidR="00866B64">
              <w:rPr>
                <w:noProof/>
                <w:webHidden/>
              </w:rPr>
              <w:instrText xml:space="preserve"> PAGEREF _Toc168671632 \h </w:instrText>
            </w:r>
            <w:r w:rsidR="00866B64">
              <w:rPr>
                <w:noProof/>
                <w:webHidden/>
              </w:rPr>
            </w:r>
            <w:r w:rsidR="00866B64">
              <w:rPr>
                <w:noProof/>
                <w:webHidden/>
              </w:rPr>
              <w:fldChar w:fldCharType="separate"/>
            </w:r>
            <w:r w:rsidR="00486242">
              <w:rPr>
                <w:noProof/>
                <w:webHidden/>
              </w:rPr>
              <w:t>0</w:t>
            </w:r>
            <w:r w:rsidR="00866B64">
              <w:rPr>
                <w:noProof/>
                <w:webHidden/>
              </w:rPr>
              <w:fldChar w:fldCharType="end"/>
            </w:r>
          </w:hyperlink>
        </w:p>
        <w:p w14:paraId="09785DEB" w14:textId="46473FC4"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33" w:history="1">
            <w:r w:rsidR="00866B64" w:rsidRPr="0082506A">
              <w:rPr>
                <w:rStyle w:val="Hyperlink"/>
                <w:noProof/>
              </w:rPr>
              <w:t>2.2.1.4.3.</w:t>
            </w:r>
            <w:r w:rsidR="00866B64">
              <w:rPr>
                <w:rFonts w:asciiTheme="minorHAnsi" w:eastAsiaTheme="minorEastAsia" w:hAnsiTheme="minorHAnsi" w:cstheme="minorBidi"/>
                <w:noProof/>
                <w:szCs w:val="22"/>
              </w:rPr>
              <w:tab/>
            </w:r>
            <w:r w:rsidR="00866B64" w:rsidRPr="0082506A">
              <w:rPr>
                <w:rStyle w:val="Hyperlink"/>
                <w:noProof/>
              </w:rPr>
              <w:t>Periodicidade</w:t>
            </w:r>
            <w:r w:rsidR="00866B64">
              <w:rPr>
                <w:noProof/>
                <w:webHidden/>
              </w:rPr>
              <w:tab/>
            </w:r>
            <w:r w:rsidR="00866B64">
              <w:rPr>
                <w:noProof/>
                <w:webHidden/>
              </w:rPr>
              <w:fldChar w:fldCharType="begin"/>
            </w:r>
            <w:r w:rsidR="00866B64">
              <w:rPr>
                <w:noProof/>
                <w:webHidden/>
              </w:rPr>
              <w:instrText xml:space="preserve"> PAGEREF _Toc168671633 \h </w:instrText>
            </w:r>
            <w:r w:rsidR="00866B64">
              <w:rPr>
                <w:noProof/>
                <w:webHidden/>
              </w:rPr>
            </w:r>
            <w:r w:rsidR="00866B64">
              <w:rPr>
                <w:noProof/>
                <w:webHidden/>
              </w:rPr>
              <w:fldChar w:fldCharType="separate"/>
            </w:r>
            <w:r w:rsidR="00486242">
              <w:rPr>
                <w:noProof/>
                <w:webHidden/>
              </w:rPr>
              <w:t>0</w:t>
            </w:r>
            <w:r w:rsidR="00866B64">
              <w:rPr>
                <w:noProof/>
                <w:webHidden/>
              </w:rPr>
              <w:fldChar w:fldCharType="end"/>
            </w:r>
          </w:hyperlink>
        </w:p>
        <w:p w14:paraId="69B7B455" w14:textId="0465F9A8"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34" w:history="1">
            <w:r w:rsidR="00866B64" w:rsidRPr="0082506A">
              <w:rPr>
                <w:rStyle w:val="Hyperlink"/>
                <w:noProof/>
              </w:rPr>
              <w:t>2.2.1.4.4.</w:t>
            </w:r>
            <w:r w:rsidR="00866B64">
              <w:rPr>
                <w:rFonts w:asciiTheme="minorHAnsi" w:eastAsiaTheme="minorEastAsia" w:hAnsiTheme="minorHAnsi" w:cstheme="minorBidi"/>
                <w:noProof/>
                <w:szCs w:val="22"/>
              </w:rPr>
              <w:tab/>
            </w:r>
            <w:r w:rsidR="00866B64" w:rsidRPr="0082506A">
              <w:rPr>
                <w:rStyle w:val="Hyperlink"/>
                <w:noProof/>
              </w:rPr>
              <w:t>Aprovisionamento</w:t>
            </w:r>
            <w:r w:rsidR="00866B64">
              <w:rPr>
                <w:noProof/>
                <w:webHidden/>
              </w:rPr>
              <w:tab/>
            </w:r>
            <w:r w:rsidR="00866B64">
              <w:rPr>
                <w:noProof/>
                <w:webHidden/>
              </w:rPr>
              <w:fldChar w:fldCharType="begin"/>
            </w:r>
            <w:r w:rsidR="00866B64">
              <w:rPr>
                <w:noProof/>
                <w:webHidden/>
              </w:rPr>
              <w:instrText xml:space="preserve"> PAGEREF _Toc168671634 \h </w:instrText>
            </w:r>
            <w:r w:rsidR="00866B64">
              <w:rPr>
                <w:noProof/>
                <w:webHidden/>
              </w:rPr>
            </w:r>
            <w:r w:rsidR="00866B64">
              <w:rPr>
                <w:noProof/>
                <w:webHidden/>
              </w:rPr>
              <w:fldChar w:fldCharType="separate"/>
            </w:r>
            <w:r w:rsidR="00486242">
              <w:rPr>
                <w:noProof/>
                <w:webHidden/>
              </w:rPr>
              <w:t>1</w:t>
            </w:r>
            <w:r w:rsidR="00866B64">
              <w:rPr>
                <w:noProof/>
                <w:webHidden/>
              </w:rPr>
              <w:fldChar w:fldCharType="end"/>
            </w:r>
          </w:hyperlink>
        </w:p>
        <w:p w14:paraId="478E0CAA" w14:textId="1C781D59"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35" w:history="1">
            <w:r w:rsidR="00866B64" w:rsidRPr="0082506A">
              <w:rPr>
                <w:rStyle w:val="Hyperlink"/>
                <w:noProof/>
              </w:rPr>
              <w:t>2.2.1.4.5.</w:t>
            </w:r>
            <w:r w:rsidR="00866B64">
              <w:rPr>
                <w:rFonts w:asciiTheme="minorHAnsi" w:eastAsiaTheme="minorEastAsia" w:hAnsiTheme="minorHAnsi" w:cstheme="minorBidi"/>
                <w:noProof/>
                <w:szCs w:val="22"/>
              </w:rPr>
              <w:tab/>
            </w:r>
            <w:r w:rsidR="00866B64" w:rsidRPr="0082506A">
              <w:rPr>
                <w:rStyle w:val="Hyperlink"/>
                <w:noProof/>
              </w:rPr>
              <w:t>Detalhe dos Campos</w:t>
            </w:r>
            <w:r w:rsidR="00866B64">
              <w:rPr>
                <w:noProof/>
                <w:webHidden/>
              </w:rPr>
              <w:tab/>
            </w:r>
            <w:r w:rsidR="00866B64">
              <w:rPr>
                <w:noProof/>
                <w:webHidden/>
              </w:rPr>
              <w:fldChar w:fldCharType="begin"/>
            </w:r>
            <w:r w:rsidR="00866B64">
              <w:rPr>
                <w:noProof/>
                <w:webHidden/>
              </w:rPr>
              <w:instrText xml:space="preserve"> PAGEREF _Toc168671635 \h </w:instrText>
            </w:r>
            <w:r w:rsidR="00866B64">
              <w:rPr>
                <w:noProof/>
                <w:webHidden/>
              </w:rPr>
            </w:r>
            <w:r w:rsidR="00866B64">
              <w:rPr>
                <w:noProof/>
                <w:webHidden/>
              </w:rPr>
              <w:fldChar w:fldCharType="separate"/>
            </w:r>
            <w:r w:rsidR="00486242">
              <w:rPr>
                <w:noProof/>
                <w:webHidden/>
              </w:rPr>
              <w:t>2</w:t>
            </w:r>
            <w:r w:rsidR="00866B64">
              <w:rPr>
                <w:noProof/>
                <w:webHidden/>
              </w:rPr>
              <w:fldChar w:fldCharType="end"/>
            </w:r>
          </w:hyperlink>
        </w:p>
        <w:p w14:paraId="2F88A795" w14:textId="7D0D9117" w:rsidR="00866B64" w:rsidRDefault="00F07D1C">
          <w:pPr>
            <w:pStyle w:val="TOC4"/>
            <w:tabs>
              <w:tab w:val="left" w:pos="1760"/>
              <w:tab w:val="right" w:leader="dot" w:pos="9016"/>
            </w:tabs>
            <w:rPr>
              <w:rFonts w:asciiTheme="minorHAnsi" w:eastAsiaTheme="minorEastAsia" w:hAnsiTheme="minorHAnsi" w:cstheme="minorBidi"/>
              <w:noProof/>
              <w:szCs w:val="22"/>
            </w:rPr>
          </w:pPr>
          <w:hyperlink w:anchor="_Toc168671636" w:history="1">
            <w:r w:rsidR="00866B64" w:rsidRPr="0082506A">
              <w:rPr>
                <w:rStyle w:val="Hyperlink"/>
                <w:noProof/>
              </w:rPr>
              <w:t>2.2.1.5.</w:t>
            </w:r>
            <w:r w:rsidR="00866B64">
              <w:rPr>
                <w:rFonts w:asciiTheme="minorHAnsi" w:eastAsiaTheme="minorEastAsia" w:hAnsiTheme="minorHAnsi" w:cstheme="minorBidi"/>
                <w:noProof/>
                <w:szCs w:val="22"/>
              </w:rPr>
              <w:tab/>
            </w:r>
            <w:r w:rsidR="00866B64" w:rsidRPr="0082506A">
              <w:rPr>
                <w:rStyle w:val="Hyperlink"/>
                <w:noProof/>
              </w:rPr>
              <w:t xml:space="preserve">Tabela de processos/cauções de bens reais: </w:t>
            </w:r>
            <w:r w:rsidR="00866B64" w:rsidRPr="0082506A">
              <w:rPr>
                <w:rStyle w:val="Hyperlink"/>
                <w:i/>
                <w:noProof/>
              </w:rPr>
              <w:t>cd_garantias. gt020_report_biyr9510</w:t>
            </w:r>
            <w:r w:rsidR="00866B64">
              <w:rPr>
                <w:noProof/>
                <w:webHidden/>
              </w:rPr>
              <w:tab/>
            </w:r>
            <w:r w:rsidR="00866B64">
              <w:rPr>
                <w:noProof/>
                <w:webHidden/>
              </w:rPr>
              <w:fldChar w:fldCharType="begin"/>
            </w:r>
            <w:r w:rsidR="00866B64">
              <w:rPr>
                <w:noProof/>
                <w:webHidden/>
              </w:rPr>
              <w:instrText xml:space="preserve"> PAGEREF _Toc168671636 \h </w:instrText>
            </w:r>
            <w:r w:rsidR="00866B64">
              <w:rPr>
                <w:noProof/>
                <w:webHidden/>
              </w:rPr>
            </w:r>
            <w:r w:rsidR="00866B64">
              <w:rPr>
                <w:noProof/>
                <w:webHidden/>
              </w:rPr>
              <w:fldChar w:fldCharType="separate"/>
            </w:r>
            <w:r w:rsidR="00486242">
              <w:rPr>
                <w:noProof/>
                <w:webHidden/>
              </w:rPr>
              <w:t>17</w:t>
            </w:r>
            <w:r w:rsidR="00866B64">
              <w:rPr>
                <w:noProof/>
                <w:webHidden/>
              </w:rPr>
              <w:fldChar w:fldCharType="end"/>
            </w:r>
          </w:hyperlink>
        </w:p>
        <w:p w14:paraId="2891C018" w14:textId="430F0A75"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37" w:history="1">
            <w:r w:rsidR="00866B64" w:rsidRPr="0082506A">
              <w:rPr>
                <w:rStyle w:val="Hyperlink"/>
                <w:noProof/>
              </w:rPr>
              <w:t>2.2.1.5.1.</w:t>
            </w:r>
            <w:r w:rsidR="00866B64">
              <w:rPr>
                <w:rFonts w:asciiTheme="minorHAnsi" w:eastAsiaTheme="minorEastAsia" w:hAnsiTheme="minorHAnsi" w:cstheme="minorBidi"/>
                <w:noProof/>
                <w:szCs w:val="22"/>
              </w:rPr>
              <w:tab/>
            </w:r>
            <w:r w:rsidR="00866B64" w:rsidRPr="0082506A">
              <w:rPr>
                <w:rStyle w:val="Hyperlink"/>
                <w:noProof/>
              </w:rPr>
              <w:t>Visão Geral</w:t>
            </w:r>
            <w:r w:rsidR="00866B64">
              <w:rPr>
                <w:noProof/>
                <w:webHidden/>
              </w:rPr>
              <w:tab/>
            </w:r>
            <w:r w:rsidR="00866B64">
              <w:rPr>
                <w:noProof/>
                <w:webHidden/>
              </w:rPr>
              <w:fldChar w:fldCharType="begin"/>
            </w:r>
            <w:r w:rsidR="00866B64">
              <w:rPr>
                <w:noProof/>
                <w:webHidden/>
              </w:rPr>
              <w:instrText xml:space="preserve"> PAGEREF _Toc168671637 \h </w:instrText>
            </w:r>
            <w:r w:rsidR="00866B64">
              <w:rPr>
                <w:noProof/>
                <w:webHidden/>
              </w:rPr>
            </w:r>
            <w:r w:rsidR="00866B64">
              <w:rPr>
                <w:noProof/>
                <w:webHidden/>
              </w:rPr>
              <w:fldChar w:fldCharType="separate"/>
            </w:r>
            <w:r w:rsidR="00486242">
              <w:rPr>
                <w:noProof/>
                <w:webHidden/>
              </w:rPr>
              <w:t>17</w:t>
            </w:r>
            <w:r w:rsidR="00866B64">
              <w:rPr>
                <w:noProof/>
                <w:webHidden/>
              </w:rPr>
              <w:fldChar w:fldCharType="end"/>
            </w:r>
          </w:hyperlink>
        </w:p>
        <w:p w14:paraId="7A831EB3" w14:textId="2CAA2F1F"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38" w:history="1">
            <w:r w:rsidR="00866B64" w:rsidRPr="0082506A">
              <w:rPr>
                <w:rStyle w:val="Hyperlink"/>
                <w:noProof/>
              </w:rPr>
              <w:t>2.2.1.5.2.</w:t>
            </w:r>
            <w:r w:rsidR="00866B64">
              <w:rPr>
                <w:rFonts w:asciiTheme="minorHAnsi" w:eastAsiaTheme="minorEastAsia" w:hAnsiTheme="minorHAnsi" w:cstheme="minorBidi"/>
                <w:noProof/>
                <w:szCs w:val="22"/>
              </w:rPr>
              <w:tab/>
            </w:r>
            <w:r w:rsidR="00866B64" w:rsidRPr="0082506A">
              <w:rPr>
                <w:rStyle w:val="Hyperlink"/>
                <w:noProof/>
              </w:rPr>
              <w:t>Granularidade e chave</w:t>
            </w:r>
            <w:r w:rsidR="00866B64">
              <w:rPr>
                <w:noProof/>
                <w:webHidden/>
              </w:rPr>
              <w:tab/>
            </w:r>
            <w:r w:rsidR="00866B64">
              <w:rPr>
                <w:noProof/>
                <w:webHidden/>
              </w:rPr>
              <w:fldChar w:fldCharType="begin"/>
            </w:r>
            <w:r w:rsidR="00866B64">
              <w:rPr>
                <w:noProof/>
                <w:webHidden/>
              </w:rPr>
              <w:instrText xml:space="preserve"> PAGEREF _Toc168671638 \h </w:instrText>
            </w:r>
            <w:r w:rsidR="00866B64">
              <w:rPr>
                <w:noProof/>
                <w:webHidden/>
              </w:rPr>
            </w:r>
            <w:r w:rsidR="00866B64">
              <w:rPr>
                <w:noProof/>
                <w:webHidden/>
              </w:rPr>
              <w:fldChar w:fldCharType="separate"/>
            </w:r>
            <w:r w:rsidR="00486242">
              <w:rPr>
                <w:noProof/>
                <w:webHidden/>
              </w:rPr>
              <w:t>17</w:t>
            </w:r>
            <w:r w:rsidR="00866B64">
              <w:rPr>
                <w:noProof/>
                <w:webHidden/>
              </w:rPr>
              <w:fldChar w:fldCharType="end"/>
            </w:r>
          </w:hyperlink>
        </w:p>
        <w:p w14:paraId="133DABE5" w14:textId="4BB55960"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39" w:history="1">
            <w:r w:rsidR="00866B64" w:rsidRPr="0082506A">
              <w:rPr>
                <w:rStyle w:val="Hyperlink"/>
                <w:noProof/>
              </w:rPr>
              <w:t>2.2.1.5.3.</w:t>
            </w:r>
            <w:r w:rsidR="00866B64">
              <w:rPr>
                <w:rFonts w:asciiTheme="minorHAnsi" w:eastAsiaTheme="minorEastAsia" w:hAnsiTheme="minorHAnsi" w:cstheme="minorBidi"/>
                <w:noProof/>
                <w:szCs w:val="22"/>
              </w:rPr>
              <w:tab/>
            </w:r>
            <w:r w:rsidR="00866B64" w:rsidRPr="0082506A">
              <w:rPr>
                <w:rStyle w:val="Hyperlink"/>
                <w:noProof/>
              </w:rPr>
              <w:t>Periodicidade</w:t>
            </w:r>
            <w:r w:rsidR="00866B64">
              <w:rPr>
                <w:noProof/>
                <w:webHidden/>
              </w:rPr>
              <w:tab/>
            </w:r>
            <w:r w:rsidR="00866B64">
              <w:rPr>
                <w:noProof/>
                <w:webHidden/>
              </w:rPr>
              <w:fldChar w:fldCharType="begin"/>
            </w:r>
            <w:r w:rsidR="00866B64">
              <w:rPr>
                <w:noProof/>
                <w:webHidden/>
              </w:rPr>
              <w:instrText xml:space="preserve"> PAGEREF _Toc168671639 \h </w:instrText>
            </w:r>
            <w:r w:rsidR="00866B64">
              <w:rPr>
                <w:noProof/>
                <w:webHidden/>
              </w:rPr>
            </w:r>
            <w:r w:rsidR="00866B64">
              <w:rPr>
                <w:noProof/>
                <w:webHidden/>
              </w:rPr>
              <w:fldChar w:fldCharType="separate"/>
            </w:r>
            <w:r w:rsidR="00486242">
              <w:rPr>
                <w:noProof/>
                <w:webHidden/>
              </w:rPr>
              <w:t>17</w:t>
            </w:r>
            <w:r w:rsidR="00866B64">
              <w:rPr>
                <w:noProof/>
                <w:webHidden/>
              </w:rPr>
              <w:fldChar w:fldCharType="end"/>
            </w:r>
          </w:hyperlink>
        </w:p>
        <w:p w14:paraId="3FF83533" w14:textId="386C1DE8"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40" w:history="1">
            <w:r w:rsidR="00866B64" w:rsidRPr="0082506A">
              <w:rPr>
                <w:rStyle w:val="Hyperlink"/>
                <w:noProof/>
              </w:rPr>
              <w:t>2.2.1.5.4.</w:t>
            </w:r>
            <w:r w:rsidR="00866B64">
              <w:rPr>
                <w:rFonts w:asciiTheme="minorHAnsi" w:eastAsiaTheme="minorEastAsia" w:hAnsiTheme="minorHAnsi" w:cstheme="minorBidi"/>
                <w:noProof/>
                <w:szCs w:val="22"/>
              </w:rPr>
              <w:tab/>
            </w:r>
            <w:r w:rsidR="00866B64" w:rsidRPr="0082506A">
              <w:rPr>
                <w:rStyle w:val="Hyperlink"/>
                <w:noProof/>
              </w:rPr>
              <w:t>Aprovisionamento</w:t>
            </w:r>
            <w:r w:rsidR="00866B64">
              <w:rPr>
                <w:noProof/>
                <w:webHidden/>
              </w:rPr>
              <w:tab/>
            </w:r>
            <w:r w:rsidR="00866B64">
              <w:rPr>
                <w:noProof/>
                <w:webHidden/>
              </w:rPr>
              <w:fldChar w:fldCharType="begin"/>
            </w:r>
            <w:r w:rsidR="00866B64">
              <w:rPr>
                <w:noProof/>
                <w:webHidden/>
              </w:rPr>
              <w:instrText xml:space="preserve"> PAGEREF _Toc168671640 \h </w:instrText>
            </w:r>
            <w:r w:rsidR="00866B64">
              <w:rPr>
                <w:noProof/>
                <w:webHidden/>
              </w:rPr>
            </w:r>
            <w:r w:rsidR="00866B64">
              <w:rPr>
                <w:noProof/>
                <w:webHidden/>
              </w:rPr>
              <w:fldChar w:fldCharType="separate"/>
            </w:r>
            <w:r w:rsidR="00486242">
              <w:rPr>
                <w:noProof/>
                <w:webHidden/>
              </w:rPr>
              <w:t>17</w:t>
            </w:r>
            <w:r w:rsidR="00866B64">
              <w:rPr>
                <w:noProof/>
                <w:webHidden/>
              </w:rPr>
              <w:fldChar w:fldCharType="end"/>
            </w:r>
          </w:hyperlink>
        </w:p>
        <w:p w14:paraId="301DCA88" w14:textId="4B9C9EC6"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41" w:history="1">
            <w:r w:rsidR="00866B64" w:rsidRPr="0082506A">
              <w:rPr>
                <w:rStyle w:val="Hyperlink"/>
                <w:noProof/>
              </w:rPr>
              <w:t>2.2.1.5.5.</w:t>
            </w:r>
            <w:r w:rsidR="00866B64">
              <w:rPr>
                <w:rFonts w:asciiTheme="minorHAnsi" w:eastAsiaTheme="minorEastAsia" w:hAnsiTheme="minorHAnsi" w:cstheme="minorBidi"/>
                <w:noProof/>
                <w:szCs w:val="22"/>
              </w:rPr>
              <w:tab/>
            </w:r>
            <w:r w:rsidR="00866B64" w:rsidRPr="0082506A">
              <w:rPr>
                <w:rStyle w:val="Hyperlink"/>
                <w:noProof/>
              </w:rPr>
              <w:t>Detalhe dos Campos</w:t>
            </w:r>
            <w:r w:rsidR="00866B64">
              <w:rPr>
                <w:noProof/>
                <w:webHidden/>
              </w:rPr>
              <w:tab/>
            </w:r>
            <w:r w:rsidR="00866B64">
              <w:rPr>
                <w:noProof/>
                <w:webHidden/>
              </w:rPr>
              <w:fldChar w:fldCharType="begin"/>
            </w:r>
            <w:r w:rsidR="00866B64">
              <w:rPr>
                <w:noProof/>
                <w:webHidden/>
              </w:rPr>
              <w:instrText xml:space="preserve"> PAGEREF _Toc168671641 \h </w:instrText>
            </w:r>
            <w:r w:rsidR="00866B64">
              <w:rPr>
                <w:noProof/>
                <w:webHidden/>
              </w:rPr>
            </w:r>
            <w:r w:rsidR="00866B64">
              <w:rPr>
                <w:noProof/>
                <w:webHidden/>
              </w:rPr>
              <w:fldChar w:fldCharType="separate"/>
            </w:r>
            <w:r w:rsidR="00486242">
              <w:rPr>
                <w:noProof/>
                <w:webHidden/>
              </w:rPr>
              <w:t>19</w:t>
            </w:r>
            <w:r w:rsidR="00866B64">
              <w:rPr>
                <w:noProof/>
                <w:webHidden/>
              </w:rPr>
              <w:fldChar w:fldCharType="end"/>
            </w:r>
          </w:hyperlink>
        </w:p>
        <w:p w14:paraId="01EF978E" w14:textId="29A559FE" w:rsidR="00866B64" w:rsidRDefault="00F07D1C">
          <w:pPr>
            <w:pStyle w:val="TOC4"/>
            <w:tabs>
              <w:tab w:val="left" w:pos="1760"/>
              <w:tab w:val="right" w:leader="dot" w:pos="9016"/>
            </w:tabs>
            <w:rPr>
              <w:rFonts w:asciiTheme="minorHAnsi" w:eastAsiaTheme="minorEastAsia" w:hAnsiTheme="minorHAnsi" w:cstheme="minorBidi"/>
              <w:noProof/>
              <w:szCs w:val="22"/>
            </w:rPr>
          </w:pPr>
          <w:hyperlink w:anchor="_Toc168671642" w:history="1">
            <w:r w:rsidR="00866B64" w:rsidRPr="0082506A">
              <w:rPr>
                <w:rStyle w:val="Hyperlink"/>
                <w:i/>
                <w:noProof/>
              </w:rPr>
              <w:t>2.2.1.6.</w:t>
            </w:r>
            <w:r w:rsidR="00866B64">
              <w:rPr>
                <w:rFonts w:asciiTheme="minorHAnsi" w:eastAsiaTheme="minorEastAsia" w:hAnsiTheme="minorHAnsi" w:cstheme="minorBidi"/>
                <w:noProof/>
                <w:szCs w:val="22"/>
              </w:rPr>
              <w:tab/>
            </w:r>
            <w:r w:rsidR="00866B64" w:rsidRPr="0082506A">
              <w:rPr>
                <w:rStyle w:val="Hyperlink"/>
                <w:noProof/>
              </w:rPr>
              <w:t xml:space="preserve">Tabela de avaliações de processos/cauções reais: </w:t>
            </w:r>
            <w:r w:rsidR="00866B64" w:rsidRPr="0082506A">
              <w:rPr>
                <w:rStyle w:val="Hyperlink"/>
                <w:i/>
                <w:noProof/>
              </w:rPr>
              <w:t>cd_garantias.gt021_report_biyr9520</w:t>
            </w:r>
            <w:r w:rsidR="00866B64">
              <w:rPr>
                <w:noProof/>
                <w:webHidden/>
              </w:rPr>
              <w:tab/>
            </w:r>
            <w:r w:rsidR="00866B64">
              <w:rPr>
                <w:noProof/>
                <w:webHidden/>
              </w:rPr>
              <w:fldChar w:fldCharType="begin"/>
            </w:r>
            <w:r w:rsidR="00866B64">
              <w:rPr>
                <w:noProof/>
                <w:webHidden/>
              </w:rPr>
              <w:instrText xml:space="preserve"> PAGEREF _Toc168671642 \h </w:instrText>
            </w:r>
            <w:r w:rsidR="00866B64">
              <w:rPr>
                <w:noProof/>
                <w:webHidden/>
              </w:rPr>
            </w:r>
            <w:r w:rsidR="00866B64">
              <w:rPr>
                <w:noProof/>
                <w:webHidden/>
              </w:rPr>
              <w:fldChar w:fldCharType="separate"/>
            </w:r>
            <w:r w:rsidR="00486242">
              <w:rPr>
                <w:noProof/>
                <w:webHidden/>
              </w:rPr>
              <w:t>37</w:t>
            </w:r>
            <w:r w:rsidR="00866B64">
              <w:rPr>
                <w:noProof/>
                <w:webHidden/>
              </w:rPr>
              <w:fldChar w:fldCharType="end"/>
            </w:r>
          </w:hyperlink>
        </w:p>
        <w:p w14:paraId="5F95D563" w14:textId="32ACA892"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43" w:history="1">
            <w:r w:rsidR="00866B64" w:rsidRPr="0082506A">
              <w:rPr>
                <w:rStyle w:val="Hyperlink"/>
                <w:noProof/>
              </w:rPr>
              <w:t>2.2.1.6.1.</w:t>
            </w:r>
            <w:r w:rsidR="00866B64">
              <w:rPr>
                <w:rFonts w:asciiTheme="minorHAnsi" w:eastAsiaTheme="minorEastAsia" w:hAnsiTheme="minorHAnsi" w:cstheme="minorBidi"/>
                <w:noProof/>
                <w:szCs w:val="22"/>
              </w:rPr>
              <w:tab/>
            </w:r>
            <w:r w:rsidR="00866B64" w:rsidRPr="0082506A">
              <w:rPr>
                <w:rStyle w:val="Hyperlink"/>
                <w:noProof/>
              </w:rPr>
              <w:t>Visão Geral</w:t>
            </w:r>
            <w:r w:rsidR="00866B64">
              <w:rPr>
                <w:noProof/>
                <w:webHidden/>
              </w:rPr>
              <w:tab/>
            </w:r>
            <w:r w:rsidR="00866B64">
              <w:rPr>
                <w:noProof/>
                <w:webHidden/>
              </w:rPr>
              <w:fldChar w:fldCharType="begin"/>
            </w:r>
            <w:r w:rsidR="00866B64">
              <w:rPr>
                <w:noProof/>
                <w:webHidden/>
              </w:rPr>
              <w:instrText xml:space="preserve"> PAGEREF _Toc168671643 \h </w:instrText>
            </w:r>
            <w:r w:rsidR="00866B64">
              <w:rPr>
                <w:noProof/>
                <w:webHidden/>
              </w:rPr>
            </w:r>
            <w:r w:rsidR="00866B64">
              <w:rPr>
                <w:noProof/>
                <w:webHidden/>
              </w:rPr>
              <w:fldChar w:fldCharType="separate"/>
            </w:r>
            <w:r w:rsidR="00486242">
              <w:rPr>
                <w:noProof/>
                <w:webHidden/>
              </w:rPr>
              <w:t>37</w:t>
            </w:r>
            <w:r w:rsidR="00866B64">
              <w:rPr>
                <w:noProof/>
                <w:webHidden/>
              </w:rPr>
              <w:fldChar w:fldCharType="end"/>
            </w:r>
          </w:hyperlink>
        </w:p>
        <w:p w14:paraId="122816A7" w14:textId="33F25219"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44" w:history="1">
            <w:r w:rsidR="00866B64" w:rsidRPr="0082506A">
              <w:rPr>
                <w:rStyle w:val="Hyperlink"/>
                <w:noProof/>
              </w:rPr>
              <w:t>2.2.1.6.2.</w:t>
            </w:r>
            <w:r w:rsidR="00866B64">
              <w:rPr>
                <w:rFonts w:asciiTheme="minorHAnsi" w:eastAsiaTheme="minorEastAsia" w:hAnsiTheme="minorHAnsi" w:cstheme="minorBidi"/>
                <w:noProof/>
                <w:szCs w:val="22"/>
              </w:rPr>
              <w:tab/>
            </w:r>
            <w:r w:rsidR="00866B64" w:rsidRPr="0082506A">
              <w:rPr>
                <w:rStyle w:val="Hyperlink"/>
                <w:noProof/>
              </w:rPr>
              <w:t>Granularidade e chave</w:t>
            </w:r>
            <w:r w:rsidR="00866B64">
              <w:rPr>
                <w:noProof/>
                <w:webHidden/>
              </w:rPr>
              <w:tab/>
            </w:r>
            <w:r w:rsidR="00866B64">
              <w:rPr>
                <w:noProof/>
                <w:webHidden/>
              </w:rPr>
              <w:fldChar w:fldCharType="begin"/>
            </w:r>
            <w:r w:rsidR="00866B64">
              <w:rPr>
                <w:noProof/>
                <w:webHidden/>
              </w:rPr>
              <w:instrText xml:space="preserve"> PAGEREF _Toc168671644 \h </w:instrText>
            </w:r>
            <w:r w:rsidR="00866B64">
              <w:rPr>
                <w:noProof/>
                <w:webHidden/>
              </w:rPr>
            </w:r>
            <w:r w:rsidR="00866B64">
              <w:rPr>
                <w:noProof/>
                <w:webHidden/>
              </w:rPr>
              <w:fldChar w:fldCharType="separate"/>
            </w:r>
            <w:r w:rsidR="00486242">
              <w:rPr>
                <w:noProof/>
                <w:webHidden/>
              </w:rPr>
              <w:t>37</w:t>
            </w:r>
            <w:r w:rsidR="00866B64">
              <w:rPr>
                <w:noProof/>
                <w:webHidden/>
              </w:rPr>
              <w:fldChar w:fldCharType="end"/>
            </w:r>
          </w:hyperlink>
        </w:p>
        <w:p w14:paraId="26F9CD6D" w14:textId="433DB8CC"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45" w:history="1">
            <w:r w:rsidR="00866B64" w:rsidRPr="0082506A">
              <w:rPr>
                <w:rStyle w:val="Hyperlink"/>
                <w:noProof/>
              </w:rPr>
              <w:t>2.2.1.6.3.</w:t>
            </w:r>
            <w:r w:rsidR="00866B64">
              <w:rPr>
                <w:rFonts w:asciiTheme="minorHAnsi" w:eastAsiaTheme="minorEastAsia" w:hAnsiTheme="minorHAnsi" w:cstheme="minorBidi"/>
                <w:noProof/>
                <w:szCs w:val="22"/>
              </w:rPr>
              <w:tab/>
            </w:r>
            <w:r w:rsidR="00866B64" w:rsidRPr="0082506A">
              <w:rPr>
                <w:rStyle w:val="Hyperlink"/>
                <w:noProof/>
              </w:rPr>
              <w:t>Periodicidade</w:t>
            </w:r>
            <w:r w:rsidR="00866B64">
              <w:rPr>
                <w:noProof/>
                <w:webHidden/>
              </w:rPr>
              <w:tab/>
            </w:r>
            <w:r w:rsidR="00866B64">
              <w:rPr>
                <w:noProof/>
                <w:webHidden/>
              </w:rPr>
              <w:fldChar w:fldCharType="begin"/>
            </w:r>
            <w:r w:rsidR="00866B64">
              <w:rPr>
                <w:noProof/>
                <w:webHidden/>
              </w:rPr>
              <w:instrText xml:space="preserve"> PAGEREF _Toc168671645 \h </w:instrText>
            </w:r>
            <w:r w:rsidR="00866B64">
              <w:rPr>
                <w:noProof/>
                <w:webHidden/>
              </w:rPr>
            </w:r>
            <w:r w:rsidR="00866B64">
              <w:rPr>
                <w:noProof/>
                <w:webHidden/>
              </w:rPr>
              <w:fldChar w:fldCharType="separate"/>
            </w:r>
            <w:r w:rsidR="00486242">
              <w:rPr>
                <w:noProof/>
                <w:webHidden/>
              </w:rPr>
              <w:t>37</w:t>
            </w:r>
            <w:r w:rsidR="00866B64">
              <w:rPr>
                <w:noProof/>
                <w:webHidden/>
              </w:rPr>
              <w:fldChar w:fldCharType="end"/>
            </w:r>
          </w:hyperlink>
        </w:p>
        <w:p w14:paraId="584A9062" w14:textId="0ED921F4"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46" w:history="1">
            <w:r w:rsidR="00866B64" w:rsidRPr="0082506A">
              <w:rPr>
                <w:rStyle w:val="Hyperlink"/>
                <w:noProof/>
              </w:rPr>
              <w:t>2.2.1.6.4.</w:t>
            </w:r>
            <w:r w:rsidR="00866B64">
              <w:rPr>
                <w:rFonts w:asciiTheme="minorHAnsi" w:eastAsiaTheme="minorEastAsia" w:hAnsiTheme="minorHAnsi" w:cstheme="minorBidi"/>
                <w:noProof/>
                <w:szCs w:val="22"/>
              </w:rPr>
              <w:tab/>
            </w:r>
            <w:r w:rsidR="00866B64" w:rsidRPr="0082506A">
              <w:rPr>
                <w:rStyle w:val="Hyperlink"/>
                <w:noProof/>
              </w:rPr>
              <w:t>Aprovisionamento</w:t>
            </w:r>
            <w:r w:rsidR="00866B64">
              <w:rPr>
                <w:noProof/>
                <w:webHidden/>
              </w:rPr>
              <w:tab/>
            </w:r>
            <w:r w:rsidR="00866B64">
              <w:rPr>
                <w:noProof/>
                <w:webHidden/>
              </w:rPr>
              <w:fldChar w:fldCharType="begin"/>
            </w:r>
            <w:r w:rsidR="00866B64">
              <w:rPr>
                <w:noProof/>
                <w:webHidden/>
              </w:rPr>
              <w:instrText xml:space="preserve"> PAGEREF _Toc168671646 \h </w:instrText>
            </w:r>
            <w:r w:rsidR="00866B64">
              <w:rPr>
                <w:noProof/>
                <w:webHidden/>
              </w:rPr>
            </w:r>
            <w:r w:rsidR="00866B64">
              <w:rPr>
                <w:noProof/>
                <w:webHidden/>
              </w:rPr>
              <w:fldChar w:fldCharType="separate"/>
            </w:r>
            <w:r w:rsidR="00486242">
              <w:rPr>
                <w:noProof/>
                <w:webHidden/>
              </w:rPr>
              <w:t>37</w:t>
            </w:r>
            <w:r w:rsidR="00866B64">
              <w:rPr>
                <w:noProof/>
                <w:webHidden/>
              </w:rPr>
              <w:fldChar w:fldCharType="end"/>
            </w:r>
          </w:hyperlink>
        </w:p>
        <w:p w14:paraId="3F91EBE0" w14:textId="637C0FD3"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47" w:history="1">
            <w:r w:rsidR="00866B64" w:rsidRPr="0082506A">
              <w:rPr>
                <w:rStyle w:val="Hyperlink"/>
                <w:noProof/>
              </w:rPr>
              <w:t>2.2.1.6.5.</w:t>
            </w:r>
            <w:r w:rsidR="00866B64">
              <w:rPr>
                <w:rFonts w:asciiTheme="minorHAnsi" w:eastAsiaTheme="minorEastAsia" w:hAnsiTheme="minorHAnsi" w:cstheme="minorBidi"/>
                <w:noProof/>
                <w:szCs w:val="22"/>
              </w:rPr>
              <w:tab/>
            </w:r>
            <w:r w:rsidR="00866B64" w:rsidRPr="0082506A">
              <w:rPr>
                <w:rStyle w:val="Hyperlink"/>
                <w:noProof/>
              </w:rPr>
              <w:t>Detalhe dos campos</w:t>
            </w:r>
            <w:r w:rsidR="00866B64">
              <w:rPr>
                <w:noProof/>
                <w:webHidden/>
              </w:rPr>
              <w:tab/>
            </w:r>
            <w:r w:rsidR="00866B64">
              <w:rPr>
                <w:noProof/>
                <w:webHidden/>
              </w:rPr>
              <w:fldChar w:fldCharType="begin"/>
            </w:r>
            <w:r w:rsidR="00866B64">
              <w:rPr>
                <w:noProof/>
                <w:webHidden/>
              </w:rPr>
              <w:instrText xml:space="preserve"> PAGEREF _Toc168671647 \h </w:instrText>
            </w:r>
            <w:r w:rsidR="00866B64">
              <w:rPr>
                <w:noProof/>
                <w:webHidden/>
              </w:rPr>
            </w:r>
            <w:r w:rsidR="00866B64">
              <w:rPr>
                <w:noProof/>
                <w:webHidden/>
              </w:rPr>
              <w:fldChar w:fldCharType="separate"/>
            </w:r>
            <w:r w:rsidR="00486242">
              <w:rPr>
                <w:noProof/>
                <w:webHidden/>
              </w:rPr>
              <w:t>39</w:t>
            </w:r>
            <w:r w:rsidR="00866B64">
              <w:rPr>
                <w:noProof/>
                <w:webHidden/>
              </w:rPr>
              <w:fldChar w:fldCharType="end"/>
            </w:r>
          </w:hyperlink>
        </w:p>
        <w:p w14:paraId="5C12B5E8" w14:textId="7A2FFFD2" w:rsidR="00866B64" w:rsidRDefault="00F07D1C">
          <w:pPr>
            <w:pStyle w:val="TOC3"/>
            <w:tabs>
              <w:tab w:val="left" w:pos="1320"/>
              <w:tab w:val="right" w:leader="dot" w:pos="9016"/>
            </w:tabs>
            <w:rPr>
              <w:rFonts w:asciiTheme="minorHAnsi" w:eastAsiaTheme="minorEastAsia" w:hAnsiTheme="minorHAnsi" w:cstheme="minorBidi"/>
              <w:noProof/>
              <w:szCs w:val="22"/>
            </w:rPr>
          </w:pPr>
          <w:hyperlink w:anchor="_Toc168671648" w:history="1">
            <w:r w:rsidR="00866B64" w:rsidRPr="0082506A">
              <w:rPr>
                <w:rStyle w:val="Hyperlink"/>
                <w:noProof/>
              </w:rPr>
              <w:t>2.2.2.</w:t>
            </w:r>
            <w:r w:rsidR="00866B64">
              <w:rPr>
                <w:rFonts w:asciiTheme="minorHAnsi" w:eastAsiaTheme="minorEastAsia" w:hAnsiTheme="minorHAnsi" w:cstheme="minorBidi"/>
                <w:noProof/>
                <w:szCs w:val="22"/>
              </w:rPr>
              <w:tab/>
            </w:r>
            <w:r w:rsidR="00866B64" w:rsidRPr="0082506A">
              <w:rPr>
                <w:rStyle w:val="Hyperlink"/>
                <w:noProof/>
              </w:rPr>
              <w:t>Tradutores de Chaves</w:t>
            </w:r>
            <w:r w:rsidR="00866B64">
              <w:rPr>
                <w:noProof/>
                <w:webHidden/>
              </w:rPr>
              <w:tab/>
            </w:r>
            <w:r w:rsidR="00866B64">
              <w:rPr>
                <w:noProof/>
                <w:webHidden/>
              </w:rPr>
              <w:fldChar w:fldCharType="begin"/>
            </w:r>
            <w:r w:rsidR="00866B64">
              <w:rPr>
                <w:noProof/>
                <w:webHidden/>
              </w:rPr>
              <w:instrText xml:space="preserve"> PAGEREF _Toc168671648 \h </w:instrText>
            </w:r>
            <w:r w:rsidR="00866B64">
              <w:rPr>
                <w:noProof/>
                <w:webHidden/>
              </w:rPr>
            </w:r>
            <w:r w:rsidR="00866B64">
              <w:rPr>
                <w:noProof/>
                <w:webHidden/>
              </w:rPr>
              <w:fldChar w:fldCharType="separate"/>
            </w:r>
            <w:r w:rsidR="00486242">
              <w:rPr>
                <w:noProof/>
                <w:webHidden/>
              </w:rPr>
              <w:t>44</w:t>
            </w:r>
            <w:r w:rsidR="00866B64">
              <w:rPr>
                <w:noProof/>
                <w:webHidden/>
              </w:rPr>
              <w:fldChar w:fldCharType="end"/>
            </w:r>
          </w:hyperlink>
        </w:p>
        <w:p w14:paraId="54D974B3" w14:textId="31466256" w:rsidR="00866B64" w:rsidRDefault="00F07D1C">
          <w:pPr>
            <w:pStyle w:val="TOC4"/>
            <w:tabs>
              <w:tab w:val="left" w:pos="1760"/>
              <w:tab w:val="right" w:leader="dot" w:pos="9016"/>
            </w:tabs>
            <w:rPr>
              <w:rFonts w:asciiTheme="minorHAnsi" w:eastAsiaTheme="minorEastAsia" w:hAnsiTheme="minorHAnsi" w:cstheme="minorBidi"/>
              <w:noProof/>
              <w:szCs w:val="22"/>
            </w:rPr>
          </w:pPr>
          <w:hyperlink w:anchor="_Toc168671649" w:history="1">
            <w:r w:rsidR="00866B64" w:rsidRPr="0082506A">
              <w:rPr>
                <w:rStyle w:val="Hyperlink"/>
                <w:noProof/>
              </w:rPr>
              <w:t>2.2.2.1.</w:t>
            </w:r>
            <w:r w:rsidR="00866B64">
              <w:rPr>
                <w:rFonts w:asciiTheme="minorHAnsi" w:eastAsiaTheme="minorEastAsia" w:hAnsiTheme="minorHAnsi" w:cstheme="minorBidi"/>
                <w:noProof/>
                <w:szCs w:val="22"/>
              </w:rPr>
              <w:tab/>
            </w:r>
            <w:r w:rsidR="00866B64" w:rsidRPr="0082506A">
              <w:rPr>
                <w:rStyle w:val="Hyperlink"/>
                <w:noProof/>
              </w:rPr>
              <w:t xml:space="preserve">Tradutor entre MUG e Interfaces: </w:t>
            </w:r>
            <w:r w:rsidR="00866B64" w:rsidRPr="0082506A">
              <w:rPr>
                <w:rStyle w:val="Hyperlink"/>
                <w:i/>
                <w:noProof/>
              </w:rPr>
              <w:t>cd_garantias.kt_chaves_intrf_grts_biyr</w:t>
            </w:r>
            <w:r w:rsidR="00866B64">
              <w:rPr>
                <w:noProof/>
                <w:webHidden/>
              </w:rPr>
              <w:tab/>
            </w:r>
            <w:r w:rsidR="00866B64">
              <w:rPr>
                <w:noProof/>
                <w:webHidden/>
              </w:rPr>
              <w:fldChar w:fldCharType="begin"/>
            </w:r>
            <w:r w:rsidR="00866B64">
              <w:rPr>
                <w:noProof/>
                <w:webHidden/>
              </w:rPr>
              <w:instrText xml:space="preserve"> PAGEREF _Toc168671649 \h </w:instrText>
            </w:r>
            <w:r w:rsidR="00866B64">
              <w:rPr>
                <w:noProof/>
                <w:webHidden/>
              </w:rPr>
            </w:r>
            <w:r w:rsidR="00866B64">
              <w:rPr>
                <w:noProof/>
                <w:webHidden/>
              </w:rPr>
              <w:fldChar w:fldCharType="separate"/>
            </w:r>
            <w:r w:rsidR="00486242">
              <w:rPr>
                <w:noProof/>
                <w:webHidden/>
              </w:rPr>
              <w:t>44</w:t>
            </w:r>
            <w:r w:rsidR="00866B64">
              <w:rPr>
                <w:noProof/>
                <w:webHidden/>
              </w:rPr>
              <w:fldChar w:fldCharType="end"/>
            </w:r>
          </w:hyperlink>
        </w:p>
        <w:p w14:paraId="355ED4B0" w14:textId="07C18D13"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50" w:history="1">
            <w:r w:rsidR="00866B64" w:rsidRPr="0082506A">
              <w:rPr>
                <w:rStyle w:val="Hyperlink"/>
                <w:noProof/>
              </w:rPr>
              <w:t>2.2.2.1.1.</w:t>
            </w:r>
            <w:r w:rsidR="00866B64">
              <w:rPr>
                <w:rFonts w:asciiTheme="minorHAnsi" w:eastAsiaTheme="minorEastAsia" w:hAnsiTheme="minorHAnsi" w:cstheme="minorBidi"/>
                <w:noProof/>
                <w:szCs w:val="22"/>
              </w:rPr>
              <w:tab/>
            </w:r>
            <w:r w:rsidR="00866B64" w:rsidRPr="0082506A">
              <w:rPr>
                <w:rStyle w:val="Hyperlink"/>
                <w:noProof/>
              </w:rPr>
              <w:t>Visão Geral</w:t>
            </w:r>
            <w:r w:rsidR="00866B64">
              <w:rPr>
                <w:noProof/>
                <w:webHidden/>
              </w:rPr>
              <w:tab/>
            </w:r>
            <w:r w:rsidR="00866B64">
              <w:rPr>
                <w:noProof/>
                <w:webHidden/>
              </w:rPr>
              <w:fldChar w:fldCharType="begin"/>
            </w:r>
            <w:r w:rsidR="00866B64">
              <w:rPr>
                <w:noProof/>
                <w:webHidden/>
              </w:rPr>
              <w:instrText xml:space="preserve"> PAGEREF _Toc168671650 \h </w:instrText>
            </w:r>
            <w:r w:rsidR="00866B64">
              <w:rPr>
                <w:noProof/>
                <w:webHidden/>
              </w:rPr>
            </w:r>
            <w:r w:rsidR="00866B64">
              <w:rPr>
                <w:noProof/>
                <w:webHidden/>
              </w:rPr>
              <w:fldChar w:fldCharType="separate"/>
            </w:r>
            <w:r w:rsidR="00486242">
              <w:rPr>
                <w:noProof/>
                <w:webHidden/>
              </w:rPr>
              <w:t>44</w:t>
            </w:r>
            <w:r w:rsidR="00866B64">
              <w:rPr>
                <w:noProof/>
                <w:webHidden/>
              </w:rPr>
              <w:fldChar w:fldCharType="end"/>
            </w:r>
          </w:hyperlink>
        </w:p>
        <w:p w14:paraId="12123FBA" w14:textId="6EE75CE8"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51" w:history="1">
            <w:r w:rsidR="00866B64" w:rsidRPr="0082506A">
              <w:rPr>
                <w:rStyle w:val="Hyperlink"/>
                <w:noProof/>
              </w:rPr>
              <w:t>2.2.2.1.2.</w:t>
            </w:r>
            <w:r w:rsidR="00866B64">
              <w:rPr>
                <w:rFonts w:asciiTheme="minorHAnsi" w:eastAsiaTheme="minorEastAsia" w:hAnsiTheme="minorHAnsi" w:cstheme="minorBidi"/>
                <w:noProof/>
                <w:szCs w:val="22"/>
              </w:rPr>
              <w:tab/>
            </w:r>
            <w:r w:rsidR="00866B64" w:rsidRPr="0082506A">
              <w:rPr>
                <w:rStyle w:val="Hyperlink"/>
                <w:noProof/>
              </w:rPr>
              <w:t>Periodicidade</w:t>
            </w:r>
            <w:r w:rsidR="00866B64">
              <w:rPr>
                <w:noProof/>
                <w:webHidden/>
              </w:rPr>
              <w:tab/>
            </w:r>
            <w:r w:rsidR="00866B64">
              <w:rPr>
                <w:noProof/>
                <w:webHidden/>
              </w:rPr>
              <w:fldChar w:fldCharType="begin"/>
            </w:r>
            <w:r w:rsidR="00866B64">
              <w:rPr>
                <w:noProof/>
                <w:webHidden/>
              </w:rPr>
              <w:instrText xml:space="preserve"> PAGEREF _Toc168671651 \h </w:instrText>
            </w:r>
            <w:r w:rsidR="00866B64">
              <w:rPr>
                <w:noProof/>
                <w:webHidden/>
              </w:rPr>
            </w:r>
            <w:r w:rsidR="00866B64">
              <w:rPr>
                <w:noProof/>
                <w:webHidden/>
              </w:rPr>
              <w:fldChar w:fldCharType="separate"/>
            </w:r>
            <w:r w:rsidR="00486242">
              <w:rPr>
                <w:noProof/>
                <w:webHidden/>
              </w:rPr>
              <w:t>44</w:t>
            </w:r>
            <w:r w:rsidR="00866B64">
              <w:rPr>
                <w:noProof/>
                <w:webHidden/>
              </w:rPr>
              <w:fldChar w:fldCharType="end"/>
            </w:r>
          </w:hyperlink>
        </w:p>
        <w:p w14:paraId="6123899A" w14:textId="166D3618"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52" w:history="1">
            <w:r w:rsidR="00866B64" w:rsidRPr="0082506A">
              <w:rPr>
                <w:rStyle w:val="Hyperlink"/>
                <w:noProof/>
              </w:rPr>
              <w:t>2.2.2.1.3.</w:t>
            </w:r>
            <w:r w:rsidR="00866B64">
              <w:rPr>
                <w:rFonts w:asciiTheme="minorHAnsi" w:eastAsiaTheme="minorEastAsia" w:hAnsiTheme="minorHAnsi" w:cstheme="minorBidi"/>
                <w:noProof/>
                <w:szCs w:val="22"/>
              </w:rPr>
              <w:tab/>
            </w:r>
            <w:r w:rsidR="00866B64" w:rsidRPr="0082506A">
              <w:rPr>
                <w:rStyle w:val="Hyperlink"/>
                <w:noProof/>
              </w:rPr>
              <w:t>Aprovisionamento</w:t>
            </w:r>
            <w:r w:rsidR="00866B64">
              <w:rPr>
                <w:noProof/>
                <w:webHidden/>
              </w:rPr>
              <w:tab/>
            </w:r>
            <w:r w:rsidR="00866B64">
              <w:rPr>
                <w:noProof/>
                <w:webHidden/>
              </w:rPr>
              <w:fldChar w:fldCharType="begin"/>
            </w:r>
            <w:r w:rsidR="00866B64">
              <w:rPr>
                <w:noProof/>
                <w:webHidden/>
              </w:rPr>
              <w:instrText xml:space="preserve"> PAGEREF _Toc168671652 \h </w:instrText>
            </w:r>
            <w:r w:rsidR="00866B64">
              <w:rPr>
                <w:noProof/>
                <w:webHidden/>
              </w:rPr>
            </w:r>
            <w:r w:rsidR="00866B64">
              <w:rPr>
                <w:noProof/>
                <w:webHidden/>
              </w:rPr>
              <w:fldChar w:fldCharType="separate"/>
            </w:r>
            <w:r w:rsidR="00486242">
              <w:rPr>
                <w:noProof/>
                <w:webHidden/>
              </w:rPr>
              <w:t>44</w:t>
            </w:r>
            <w:r w:rsidR="00866B64">
              <w:rPr>
                <w:noProof/>
                <w:webHidden/>
              </w:rPr>
              <w:fldChar w:fldCharType="end"/>
            </w:r>
          </w:hyperlink>
        </w:p>
        <w:p w14:paraId="2B62BA47" w14:textId="62D9A6D7"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53" w:history="1">
            <w:r w:rsidR="00866B64" w:rsidRPr="0082506A">
              <w:rPr>
                <w:rStyle w:val="Hyperlink"/>
                <w:noProof/>
              </w:rPr>
              <w:t>2.2.2.1.4.</w:t>
            </w:r>
            <w:r w:rsidR="00866B64">
              <w:rPr>
                <w:rFonts w:asciiTheme="minorHAnsi" w:eastAsiaTheme="minorEastAsia" w:hAnsiTheme="minorHAnsi" w:cstheme="minorBidi"/>
                <w:noProof/>
                <w:szCs w:val="22"/>
              </w:rPr>
              <w:tab/>
            </w:r>
            <w:r w:rsidR="00866B64" w:rsidRPr="0082506A">
              <w:rPr>
                <w:rStyle w:val="Hyperlink"/>
                <w:noProof/>
              </w:rPr>
              <w:t>Detalhe dos Campos</w:t>
            </w:r>
            <w:r w:rsidR="00866B64">
              <w:rPr>
                <w:noProof/>
                <w:webHidden/>
              </w:rPr>
              <w:tab/>
            </w:r>
            <w:r w:rsidR="00866B64">
              <w:rPr>
                <w:noProof/>
                <w:webHidden/>
              </w:rPr>
              <w:fldChar w:fldCharType="begin"/>
            </w:r>
            <w:r w:rsidR="00866B64">
              <w:rPr>
                <w:noProof/>
                <w:webHidden/>
              </w:rPr>
              <w:instrText xml:space="preserve"> PAGEREF _Toc168671653 \h </w:instrText>
            </w:r>
            <w:r w:rsidR="00866B64">
              <w:rPr>
                <w:noProof/>
                <w:webHidden/>
              </w:rPr>
            </w:r>
            <w:r w:rsidR="00866B64">
              <w:rPr>
                <w:noProof/>
                <w:webHidden/>
              </w:rPr>
              <w:fldChar w:fldCharType="separate"/>
            </w:r>
            <w:r w:rsidR="00486242">
              <w:rPr>
                <w:noProof/>
                <w:webHidden/>
              </w:rPr>
              <w:t>46</w:t>
            </w:r>
            <w:r w:rsidR="00866B64">
              <w:rPr>
                <w:noProof/>
                <w:webHidden/>
              </w:rPr>
              <w:fldChar w:fldCharType="end"/>
            </w:r>
          </w:hyperlink>
        </w:p>
        <w:p w14:paraId="05910DC3" w14:textId="56785FAE" w:rsidR="00866B64" w:rsidRDefault="00F07D1C">
          <w:pPr>
            <w:pStyle w:val="TOC4"/>
            <w:tabs>
              <w:tab w:val="left" w:pos="1760"/>
              <w:tab w:val="right" w:leader="dot" w:pos="9016"/>
            </w:tabs>
            <w:rPr>
              <w:rFonts w:asciiTheme="minorHAnsi" w:eastAsiaTheme="minorEastAsia" w:hAnsiTheme="minorHAnsi" w:cstheme="minorBidi"/>
              <w:noProof/>
              <w:szCs w:val="22"/>
            </w:rPr>
          </w:pPr>
          <w:hyperlink w:anchor="_Toc168671654" w:history="1">
            <w:r w:rsidR="00866B64" w:rsidRPr="0082506A">
              <w:rPr>
                <w:rStyle w:val="Hyperlink"/>
                <w:noProof/>
              </w:rPr>
              <w:t>2.2.2.2.</w:t>
            </w:r>
            <w:r w:rsidR="00866B64">
              <w:rPr>
                <w:rFonts w:asciiTheme="minorHAnsi" w:eastAsiaTheme="minorEastAsia" w:hAnsiTheme="minorHAnsi" w:cstheme="minorBidi"/>
                <w:noProof/>
                <w:szCs w:val="22"/>
              </w:rPr>
              <w:tab/>
            </w:r>
            <w:r w:rsidR="00866B64" w:rsidRPr="0082506A">
              <w:rPr>
                <w:rStyle w:val="Hyperlink"/>
                <w:noProof/>
              </w:rPr>
              <w:t xml:space="preserve">Tradutor entre MUG e Interfaces: </w:t>
            </w:r>
            <w:r w:rsidR="00866B64" w:rsidRPr="0082506A">
              <w:rPr>
                <w:rStyle w:val="Hyperlink"/>
                <w:i/>
                <w:noProof/>
              </w:rPr>
              <w:t>cd_garantias.kt_chaves_intrf_grts_biyr_bem</w:t>
            </w:r>
            <w:r w:rsidR="00866B64">
              <w:rPr>
                <w:noProof/>
                <w:webHidden/>
              </w:rPr>
              <w:tab/>
            </w:r>
            <w:r w:rsidR="00866B64">
              <w:rPr>
                <w:noProof/>
                <w:webHidden/>
              </w:rPr>
              <w:fldChar w:fldCharType="begin"/>
            </w:r>
            <w:r w:rsidR="00866B64">
              <w:rPr>
                <w:noProof/>
                <w:webHidden/>
              </w:rPr>
              <w:instrText xml:space="preserve"> PAGEREF _Toc168671654 \h </w:instrText>
            </w:r>
            <w:r w:rsidR="00866B64">
              <w:rPr>
                <w:noProof/>
                <w:webHidden/>
              </w:rPr>
            </w:r>
            <w:r w:rsidR="00866B64">
              <w:rPr>
                <w:noProof/>
                <w:webHidden/>
              </w:rPr>
              <w:fldChar w:fldCharType="separate"/>
            </w:r>
            <w:r w:rsidR="00486242">
              <w:rPr>
                <w:noProof/>
                <w:webHidden/>
              </w:rPr>
              <w:t>48</w:t>
            </w:r>
            <w:r w:rsidR="00866B64">
              <w:rPr>
                <w:noProof/>
                <w:webHidden/>
              </w:rPr>
              <w:fldChar w:fldCharType="end"/>
            </w:r>
          </w:hyperlink>
        </w:p>
        <w:p w14:paraId="28C9AEC2" w14:textId="672E048B"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55" w:history="1">
            <w:r w:rsidR="00866B64" w:rsidRPr="0082506A">
              <w:rPr>
                <w:rStyle w:val="Hyperlink"/>
                <w:rFonts w:eastAsiaTheme="minorHAnsi"/>
                <w:noProof/>
                <w:lang w:eastAsia="en-US"/>
              </w:rPr>
              <w:t>2.2.2.2.1.</w:t>
            </w:r>
            <w:r w:rsidR="00866B64">
              <w:rPr>
                <w:rFonts w:asciiTheme="minorHAnsi" w:eastAsiaTheme="minorEastAsia" w:hAnsiTheme="minorHAnsi" w:cstheme="minorBidi"/>
                <w:noProof/>
                <w:szCs w:val="22"/>
              </w:rPr>
              <w:tab/>
            </w:r>
            <w:r w:rsidR="00866B64" w:rsidRPr="0082506A">
              <w:rPr>
                <w:rStyle w:val="Hyperlink"/>
                <w:noProof/>
              </w:rPr>
              <w:t>Visão Geral</w:t>
            </w:r>
            <w:r w:rsidR="00866B64">
              <w:rPr>
                <w:noProof/>
                <w:webHidden/>
              </w:rPr>
              <w:tab/>
            </w:r>
            <w:r w:rsidR="00866B64">
              <w:rPr>
                <w:noProof/>
                <w:webHidden/>
              </w:rPr>
              <w:fldChar w:fldCharType="begin"/>
            </w:r>
            <w:r w:rsidR="00866B64">
              <w:rPr>
                <w:noProof/>
                <w:webHidden/>
              </w:rPr>
              <w:instrText xml:space="preserve"> PAGEREF _Toc168671655 \h </w:instrText>
            </w:r>
            <w:r w:rsidR="00866B64">
              <w:rPr>
                <w:noProof/>
                <w:webHidden/>
              </w:rPr>
            </w:r>
            <w:r w:rsidR="00866B64">
              <w:rPr>
                <w:noProof/>
                <w:webHidden/>
              </w:rPr>
              <w:fldChar w:fldCharType="separate"/>
            </w:r>
            <w:r w:rsidR="00486242">
              <w:rPr>
                <w:noProof/>
                <w:webHidden/>
              </w:rPr>
              <w:t>48</w:t>
            </w:r>
            <w:r w:rsidR="00866B64">
              <w:rPr>
                <w:noProof/>
                <w:webHidden/>
              </w:rPr>
              <w:fldChar w:fldCharType="end"/>
            </w:r>
          </w:hyperlink>
        </w:p>
        <w:p w14:paraId="5C4215CD" w14:textId="6FA37EE0"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56" w:history="1">
            <w:r w:rsidR="00866B64" w:rsidRPr="0082506A">
              <w:rPr>
                <w:rStyle w:val="Hyperlink"/>
                <w:noProof/>
              </w:rPr>
              <w:t>2.2.2.2.2.</w:t>
            </w:r>
            <w:r w:rsidR="00866B64">
              <w:rPr>
                <w:rFonts w:asciiTheme="minorHAnsi" w:eastAsiaTheme="minorEastAsia" w:hAnsiTheme="minorHAnsi" w:cstheme="minorBidi"/>
                <w:noProof/>
                <w:szCs w:val="22"/>
              </w:rPr>
              <w:tab/>
            </w:r>
            <w:r w:rsidR="00866B64" w:rsidRPr="0082506A">
              <w:rPr>
                <w:rStyle w:val="Hyperlink"/>
                <w:noProof/>
              </w:rPr>
              <w:t>Periodicidade</w:t>
            </w:r>
            <w:r w:rsidR="00866B64">
              <w:rPr>
                <w:noProof/>
                <w:webHidden/>
              </w:rPr>
              <w:tab/>
            </w:r>
            <w:r w:rsidR="00866B64">
              <w:rPr>
                <w:noProof/>
                <w:webHidden/>
              </w:rPr>
              <w:fldChar w:fldCharType="begin"/>
            </w:r>
            <w:r w:rsidR="00866B64">
              <w:rPr>
                <w:noProof/>
                <w:webHidden/>
              </w:rPr>
              <w:instrText xml:space="preserve"> PAGEREF _Toc168671656 \h </w:instrText>
            </w:r>
            <w:r w:rsidR="00866B64">
              <w:rPr>
                <w:noProof/>
                <w:webHidden/>
              </w:rPr>
            </w:r>
            <w:r w:rsidR="00866B64">
              <w:rPr>
                <w:noProof/>
                <w:webHidden/>
              </w:rPr>
              <w:fldChar w:fldCharType="separate"/>
            </w:r>
            <w:r w:rsidR="00486242">
              <w:rPr>
                <w:noProof/>
                <w:webHidden/>
              </w:rPr>
              <w:t>48</w:t>
            </w:r>
            <w:r w:rsidR="00866B64">
              <w:rPr>
                <w:noProof/>
                <w:webHidden/>
              </w:rPr>
              <w:fldChar w:fldCharType="end"/>
            </w:r>
          </w:hyperlink>
        </w:p>
        <w:p w14:paraId="6E4B44B1" w14:textId="4014B03D"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57" w:history="1">
            <w:r w:rsidR="00866B64" w:rsidRPr="0082506A">
              <w:rPr>
                <w:rStyle w:val="Hyperlink"/>
                <w:noProof/>
              </w:rPr>
              <w:t>2.2.2.2.3.</w:t>
            </w:r>
            <w:r w:rsidR="00866B64">
              <w:rPr>
                <w:rFonts w:asciiTheme="minorHAnsi" w:eastAsiaTheme="minorEastAsia" w:hAnsiTheme="minorHAnsi" w:cstheme="minorBidi"/>
                <w:noProof/>
                <w:szCs w:val="22"/>
              </w:rPr>
              <w:tab/>
            </w:r>
            <w:r w:rsidR="00866B64" w:rsidRPr="0082506A">
              <w:rPr>
                <w:rStyle w:val="Hyperlink"/>
                <w:noProof/>
              </w:rPr>
              <w:t>Aprovisionamento</w:t>
            </w:r>
            <w:r w:rsidR="00866B64">
              <w:rPr>
                <w:noProof/>
                <w:webHidden/>
              </w:rPr>
              <w:tab/>
            </w:r>
            <w:r w:rsidR="00866B64">
              <w:rPr>
                <w:noProof/>
                <w:webHidden/>
              </w:rPr>
              <w:fldChar w:fldCharType="begin"/>
            </w:r>
            <w:r w:rsidR="00866B64">
              <w:rPr>
                <w:noProof/>
                <w:webHidden/>
              </w:rPr>
              <w:instrText xml:space="preserve"> PAGEREF _Toc168671657 \h </w:instrText>
            </w:r>
            <w:r w:rsidR="00866B64">
              <w:rPr>
                <w:noProof/>
                <w:webHidden/>
              </w:rPr>
            </w:r>
            <w:r w:rsidR="00866B64">
              <w:rPr>
                <w:noProof/>
                <w:webHidden/>
              </w:rPr>
              <w:fldChar w:fldCharType="separate"/>
            </w:r>
            <w:r w:rsidR="00486242">
              <w:rPr>
                <w:noProof/>
                <w:webHidden/>
              </w:rPr>
              <w:t>48</w:t>
            </w:r>
            <w:r w:rsidR="00866B64">
              <w:rPr>
                <w:noProof/>
                <w:webHidden/>
              </w:rPr>
              <w:fldChar w:fldCharType="end"/>
            </w:r>
          </w:hyperlink>
        </w:p>
        <w:p w14:paraId="589737BB" w14:textId="1D2E3931"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58" w:history="1">
            <w:r w:rsidR="00866B64" w:rsidRPr="0082506A">
              <w:rPr>
                <w:rStyle w:val="Hyperlink"/>
                <w:noProof/>
              </w:rPr>
              <w:t>2.2.2.2.4.</w:t>
            </w:r>
            <w:r w:rsidR="00866B64">
              <w:rPr>
                <w:rFonts w:asciiTheme="minorHAnsi" w:eastAsiaTheme="minorEastAsia" w:hAnsiTheme="minorHAnsi" w:cstheme="minorBidi"/>
                <w:noProof/>
                <w:szCs w:val="22"/>
              </w:rPr>
              <w:tab/>
            </w:r>
            <w:r w:rsidR="00866B64" w:rsidRPr="0082506A">
              <w:rPr>
                <w:rStyle w:val="Hyperlink"/>
                <w:noProof/>
              </w:rPr>
              <w:t>Detalhe dos Campos</w:t>
            </w:r>
            <w:r w:rsidR="00866B64">
              <w:rPr>
                <w:noProof/>
                <w:webHidden/>
              </w:rPr>
              <w:tab/>
            </w:r>
            <w:r w:rsidR="00866B64">
              <w:rPr>
                <w:noProof/>
                <w:webHidden/>
              </w:rPr>
              <w:fldChar w:fldCharType="begin"/>
            </w:r>
            <w:r w:rsidR="00866B64">
              <w:rPr>
                <w:noProof/>
                <w:webHidden/>
              </w:rPr>
              <w:instrText xml:space="preserve"> PAGEREF _Toc168671658 \h </w:instrText>
            </w:r>
            <w:r w:rsidR="00866B64">
              <w:rPr>
                <w:noProof/>
                <w:webHidden/>
              </w:rPr>
            </w:r>
            <w:r w:rsidR="00866B64">
              <w:rPr>
                <w:noProof/>
                <w:webHidden/>
              </w:rPr>
              <w:fldChar w:fldCharType="separate"/>
            </w:r>
            <w:r w:rsidR="00486242">
              <w:rPr>
                <w:noProof/>
                <w:webHidden/>
              </w:rPr>
              <w:t>50</w:t>
            </w:r>
            <w:r w:rsidR="00866B64">
              <w:rPr>
                <w:noProof/>
                <w:webHidden/>
              </w:rPr>
              <w:fldChar w:fldCharType="end"/>
            </w:r>
          </w:hyperlink>
        </w:p>
        <w:p w14:paraId="3C41DD78" w14:textId="7B27B80C" w:rsidR="00866B64" w:rsidRDefault="00F07D1C">
          <w:pPr>
            <w:pStyle w:val="TOC4"/>
            <w:tabs>
              <w:tab w:val="left" w:pos="1760"/>
              <w:tab w:val="right" w:leader="dot" w:pos="9016"/>
            </w:tabs>
            <w:rPr>
              <w:rFonts w:asciiTheme="minorHAnsi" w:eastAsiaTheme="minorEastAsia" w:hAnsiTheme="minorHAnsi" w:cstheme="minorBidi"/>
              <w:noProof/>
              <w:szCs w:val="22"/>
            </w:rPr>
          </w:pPr>
          <w:hyperlink w:anchor="_Toc168671659" w:history="1">
            <w:r w:rsidR="00866B64" w:rsidRPr="0082506A">
              <w:rPr>
                <w:rStyle w:val="Hyperlink"/>
                <w:i/>
                <w:noProof/>
              </w:rPr>
              <w:t>2.2.2.3.</w:t>
            </w:r>
            <w:r w:rsidR="00866B64">
              <w:rPr>
                <w:rFonts w:asciiTheme="minorHAnsi" w:eastAsiaTheme="minorEastAsia" w:hAnsiTheme="minorHAnsi" w:cstheme="minorBidi"/>
                <w:noProof/>
                <w:szCs w:val="22"/>
              </w:rPr>
              <w:tab/>
            </w:r>
            <w:r w:rsidR="00866B64" w:rsidRPr="0082506A">
              <w:rPr>
                <w:rStyle w:val="Hyperlink"/>
                <w:noProof/>
              </w:rPr>
              <w:t xml:space="preserve">Tradutor entre MUG e tabela de garantias da BDR: </w:t>
            </w:r>
            <w:r w:rsidR="00866B64" w:rsidRPr="0082506A">
              <w:rPr>
                <w:rStyle w:val="Hyperlink"/>
                <w:i/>
                <w:noProof/>
              </w:rPr>
              <w:t>cd_garantias.kt_chaves_bdr_biengar</w:t>
            </w:r>
            <w:r w:rsidR="00866B64">
              <w:rPr>
                <w:noProof/>
                <w:webHidden/>
              </w:rPr>
              <w:tab/>
            </w:r>
            <w:r w:rsidR="00866B64">
              <w:rPr>
                <w:noProof/>
                <w:webHidden/>
              </w:rPr>
              <w:fldChar w:fldCharType="begin"/>
            </w:r>
            <w:r w:rsidR="00866B64">
              <w:rPr>
                <w:noProof/>
                <w:webHidden/>
              </w:rPr>
              <w:instrText xml:space="preserve"> PAGEREF _Toc168671659 \h </w:instrText>
            </w:r>
            <w:r w:rsidR="00866B64">
              <w:rPr>
                <w:noProof/>
                <w:webHidden/>
              </w:rPr>
            </w:r>
            <w:r w:rsidR="00866B64">
              <w:rPr>
                <w:noProof/>
                <w:webHidden/>
              </w:rPr>
              <w:fldChar w:fldCharType="separate"/>
            </w:r>
            <w:r w:rsidR="00486242">
              <w:rPr>
                <w:noProof/>
                <w:webHidden/>
              </w:rPr>
              <w:t>52</w:t>
            </w:r>
            <w:r w:rsidR="00866B64">
              <w:rPr>
                <w:noProof/>
                <w:webHidden/>
              </w:rPr>
              <w:fldChar w:fldCharType="end"/>
            </w:r>
          </w:hyperlink>
        </w:p>
        <w:p w14:paraId="45DA2AF2" w14:textId="6F9B3101"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60" w:history="1">
            <w:r w:rsidR="00866B64" w:rsidRPr="0082506A">
              <w:rPr>
                <w:rStyle w:val="Hyperlink"/>
                <w:noProof/>
              </w:rPr>
              <w:t>2.2.2.3.1.</w:t>
            </w:r>
            <w:r w:rsidR="00866B64">
              <w:rPr>
                <w:rFonts w:asciiTheme="minorHAnsi" w:eastAsiaTheme="minorEastAsia" w:hAnsiTheme="minorHAnsi" w:cstheme="minorBidi"/>
                <w:noProof/>
                <w:szCs w:val="22"/>
              </w:rPr>
              <w:tab/>
            </w:r>
            <w:r w:rsidR="00866B64" w:rsidRPr="0082506A">
              <w:rPr>
                <w:rStyle w:val="Hyperlink"/>
                <w:noProof/>
              </w:rPr>
              <w:t>Visão Geral</w:t>
            </w:r>
            <w:r w:rsidR="00866B64">
              <w:rPr>
                <w:noProof/>
                <w:webHidden/>
              </w:rPr>
              <w:tab/>
            </w:r>
            <w:r w:rsidR="00866B64">
              <w:rPr>
                <w:noProof/>
                <w:webHidden/>
              </w:rPr>
              <w:fldChar w:fldCharType="begin"/>
            </w:r>
            <w:r w:rsidR="00866B64">
              <w:rPr>
                <w:noProof/>
                <w:webHidden/>
              </w:rPr>
              <w:instrText xml:space="preserve"> PAGEREF _Toc168671660 \h </w:instrText>
            </w:r>
            <w:r w:rsidR="00866B64">
              <w:rPr>
                <w:noProof/>
                <w:webHidden/>
              </w:rPr>
            </w:r>
            <w:r w:rsidR="00866B64">
              <w:rPr>
                <w:noProof/>
                <w:webHidden/>
              </w:rPr>
              <w:fldChar w:fldCharType="separate"/>
            </w:r>
            <w:r w:rsidR="00486242">
              <w:rPr>
                <w:noProof/>
                <w:webHidden/>
              </w:rPr>
              <w:t>52</w:t>
            </w:r>
            <w:r w:rsidR="00866B64">
              <w:rPr>
                <w:noProof/>
                <w:webHidden/>
              </w:rPr>
              <w:fldChar w:fldCharType="end"/>
            </w:r>
          </w:hyperlink>
        </w:p>
        <w:p w14:paraId="5DAE6466" w14:textId="23914A80"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61" w:history="1">
            <w:r w:rsidR="00866B64" w:rsidRPr="0082506A">
              <w:rPr>
                <w:rStyle w:val="Hyperlink"/>
                <w:noProof/>
              </w:rPr>
              <w:t>2.2.2.3.2.</w:t>
            </w:r>
            <w:r w:rsidR="00866B64">
              <w:rPr>
                <w:rFonts w:asciiTheme="minorHAnsi" w:eastAsiaTheme="minorEastAsia" w:hAnsiTheme="minorHAnsi" w:cstheme="minorBidi"/>
                <w:noProof/>
                <w:szCs w:val="22"/>
              </w:rPr>
              <w:tab/>
            </w:r>
            <w:r w:rsidR="00866B64" w:rsidRPr="0082506A">
              <w:rPr>
                <w:rStyle w:val="Hyperlink"/>
                <w:noProof/>
              </w:rPr>
              <w:t>Periodicidade</w:t>
            </w:r>
            <w:r w:rsidR="00866B64">
              <w:rPr>
                <w:noProof/>
                <w:webHidden/>
              </w:rPr>
              <w:tab/>
            </w:r>
            <w:r w:rsidR="00866B64">
              <w:rPr>
                <w:noProof/>
                <w:webHidden/>
              </w:rPr>
              <w:fldChar w:fldCharType="begin"/>
            </w:r>
            <w:r w:rsidR="00866B64">
              <w:rPr>
                <w:noProof/>
                <w:webHidden/>
              </w:rPr>
              <w:instrText xml:space="preserve"> PAGEREF _Toc168671661 \h </w:instrText>
            </w:r>
            <w:r w:rsidR="00866B64">
              <w:rPr>
                <w:noProof/>
                <w:webHidden/>
              </w:rPr>
            </w:r>
            <w:r w:rsidR="00866B64">
              <w:rPr>
                <w:noProof/>
                <w:webHidden/>
              </w:rPr>
              <w:fldChar w:fldCharType="separate"/>
            </w:r>
            <w:r w:rsidR="00486242">
              <w:rPr>
                <w:noProof/>
                <w:webHidden/>
              </w:rPr>
              <w:t>52</w:t>
            </w:r>
            <w:r w:rsidR="00866B64">
              <w:rPr>
                <w:noProof/>
                <w:webHidden/>
              </w:rPr>
              <w:fldChar w:fldCharType="end"/>
            </w:r>
          </w:hyperlink>
        </w:p>
        <w:p w14:paraId="064E78C5" w14:textId="19213124"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62" w:history="1">
            <w:r w:rsidR="00866B64" w:rsidRPr="0082506A">
              <w:rPr>
                <w:rStyle w:val="Hyperlink"/>
                <w:noProof/>
              </w:rPr>
              <w:t>2.2.2.3.3.</w:t>
            </w:r>
            <w:r w:rsidR="00866B64">
              <w:rPr>
                <w:rFonts w:asciiTheme="minorHAnsi" w:eastAsiaTheme="minorEastAsia" w:hAnsiTheme="minorHAnsi" w:cstheme="minorBidi"/>
                <w:noProof/>
                <w:szCs w:val="22"/>
              </w:rPr>
              <w:tab/>
            </w:r>
            <w:r w:rsidR="00866B64" w:rsidRPr="0082506A">
              <w:rPr>
                <w:rStyle w:val="Hyperlink"/>
                <w:noProof/>
              </w:rPr>
              <w:t>Aprovisionamento</w:t>
            </w:r>
            <w:r w:rsidR="00866B64">
              <w:rPr>
                <w:noProof/>
                <w:webHidden/>
              </w:rPr>
              <w:tab/>
            </w:r>
            <w:r w:rsidR="00866B64">
              <w:rPr>
                <w:noProof/>
                <w:webHidden/>
              </w:rPr>
              <w:fldChar w:fldCharType="begin"/>
            </w:r>
            <w:r w:rsidR="00866B64">
              <w:rPr>
                <w:noProof/>
                <w:webHidden/>
              </w:rPr>
              <w:instrText xml:space="preserve"> PAGEREF _Toc168671662 \h </w:instrText>
            </w:r>
            <w:r w:rsidR="00866B64">
              <w:rPr>
                <w:noProof/>
                <w:webHidden/>
              </w:rPr>
            </w:r>
            <w:r w:rsidR="00866B64">
              <w:rPr>
                <w:noProof/>
                <w:webHidden/>
              </w:rPr>
              <w:fldChar w:fldCharType="separate"/>
            </w:r>
            <w:r w:rsidR="00486242">
              <w:rPr>
                <w:noProof/>
                <w:webHidden/>
              </w:rPr>
              <w:t>52</w:t>
            </w:r>
            <w:r w:rsidR="00866B64">
              <w:rPr>
                <w:noProof/>
                <w:webHidden/>
              </w:rPr>
              <w:fldChar w:fldCharType="end"/>
            </w:r>
          </w:hyperlink>
        </w:p>
        <w:p w14:paraId="0B7BDDA2" w14:textId="6BE025FD"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63" w:history="1">
            <w:r w:rsidR="00866B64" w:rsidRPr="0082506A">
              <w:rPr>
                <w:rStyle w:val="Hyperlink"/>
                <w:noProof/>
              </w:rPr>
              <w:t>2.2.2.3.4.</w:t>
            </w:r>
            <w:r w:rsidR="00866B64">
              <w:rPr>
                <w:rFonts w:asciiTheme="minorHAnsi" w:eastAsiaTheme="minorEastAsia" w:hAnsiTheme="minorHAnsi" w:cstheme="minorBidi"/>
                <w:noProof/>
                <w:szCs w:val="22"/>
              </w:rPr>
              <w:tab/>
            </w:r>
            <w:r w:rsidR="00866B64" w:rsidRPr="0082506A">
              <w:rPr>
                <w:rStyle w:val="Hyperlink"/>
                <w:noProof/>
              </w:rPr>
              <w:t>Detalhe dos Campos</w:t>
            </w:r>
            <w:r w:rsidR="00866B64">
              <w:rPr>
                <w:noProof/>
                <w:webHidden/>
              </w:rPr>
              <w:tab/>
            </w:r>
            <w:r w:rsidR="00866B64">
              <w:rPr>
                <w:noProof/>
                <w:webHidden/>
              </w:rPr>
              <w:fldChar w:fldCharType="begin"/>
            </w:r>
            <w:r w:rsidR="00866B64">
              <w:rPr>
                <w:noProof/>
                <w:webHidden/>
              </w:rPr>
              <w:instrText xml:space="preserve"> PAGEREF _Toc168671663 \h </w:instrText>
            </w:r>
            <w:r w:rsidR="00866B64">
              <w:rPr>
                <w:noProof/>
                <w:webHidden/>
              </w:rPr>
            </w:r>
            <w:r w:rsidR="00866B64">
              <w:rPr>
                <w:noProof/>
                <w:webHidden/>
              </w:rPr>
              <w:fldChar w:fldCharType="separate"/>
            </w:r>
            <w:r w:rsidR="00486242">
              <w:rPr>
                <w:noProof/>
                <w:webHidden/>
              </w:rPr>
              <w:t>53</w:t>
            </w:r>
            <w:r w:rsidR="00866B64">
              <w:rPr>
                <w:noProof/>
                <w:webHidden/>
              </w:rPr>
              <w:fldChar w:fldCharType="end"/>
            </w:r>
          </w:hyperlink>
        </w:p>
        <w:p w14:paraId="29F24EF1" w14:textId="5166FE37" w:rsidR="00866B64" w:rsidRDefault="00F07D1C">
          <w:pPr>
            <w:pStyle w:val="TOC3"/>
            <w:tabs>
              <w:tab w:val="left" w:pos="1320"/>
              <w:tab w:val="right" w:leader="dot" w:pos="9016"/>
            </w:tabs>
            <w:rPr>
              <w:rFonts w:asciiTheme="minorHAnsi" w:eastAsiaTheme="minorEastAsia" w:hAnsiTheme="minorHAnsi" w:cstheme="minorBidi"/>
              <w:noProof/>
              <w:szCs w:val="22"/>
            </w:rPr>
          </w:pPr>
          <w:hyperlink w:anchor="_Toc168671664" w:history="1">
            <w:r w:rsidR="00866B64" w:rsidRPr="0082506A">
              <w:rPr>
                <w:rStyle w:val="Hyperlink"/>
                <w:noProof/>
              </w:rPr>
              <w:t>2.2.3.</w:t>
            </w:r>
            <w:r w:rsidR="00866B64">
              <w:rPr>
                <w:rFonts w:asciiTheme="minorHAnsi" w:eastAsiaTheme="minorEastAsia" w:hAnsiTheme="minorHAnsi" w:cstheme="minorBidi"/>
                <w:noProof/>
                <w:szCs w:val="22"/>
              </w:rPr>
              <w:tab/>
            </w:r>
            <w:r w:rsidR="00866B64" w:rsidRPr="0082506A">
              <w:rPr>
                <w:rStyle w:val="Hyperlink"/>
                <w:noProof/>
              </w:rPr>
              <w:t xml:space="preserve">Tabelas </w:t>
            </w:r>
            <w:r w:rsidR="00866B64" w:rsidRPr="0082506A">
              <w:rPr>
                <w:rStyle w:val="Hyperlink"/>
                <w:i/>
                <w:noProof/>
              </w:rPr>
              <w:t>Views</w:t>
            </w:r>
            <w:r w:rsidR="00866B64">
              <w:rPr>
                <w:noProof/>
                <w:webHidden/>
              </w:rPr>
              <w:tab/>
            </w:r>
            <w:r w:rsidR="00866B64">
              <w:rPr>
                <w:noProof/>
                <w:webHidden/>
              </w:rPr>
              <w:fldChar w:fldCharType="begin"/>
            </w:r>
            <w:r w:rsidR="00866B64">
              <w:rPr>
                <w:noProof/>
                <w:webHidden/>
              </w:rPr>
              <w:instrText xml:space="preserve"> PAGEREF _Toc168671664 \h </w:instrText>
            </w:r>
            <w:r w:rsidR="00866B64">
              <w:rPr>
                <w:noProof/>
                <w:webHidden/>
              </w:rPr>
            </w:r>
            <w:r w:rsidR="00866B64">
              <w:rPr>
                <w:noProof/>
                <w:webHidden/>
              </w:rPr>
              <w:fldChar w:fldCharType="separate"/>
            </w:r>
            <w:r w:rsidR="00486242">
              <w:rPr>
                <w:noProof/>
                <w:webHidden/>
              </w:rPr>
              <w:t>54</w:t>
            </w:r>
            <w:r w:rsidR="00866B64">
              <w:rPr>
                <w:noProof/>
                <w:webHidden/>
              </w:rPr>
              <w:fldChar w:fldCharType="end"/>
            </w:r>
          </w:hyperlink>
        </w:p>
        <w:p w14:paraId="4FCB4B24" w14:textId="0872352A" w:rsidR="00866B64" w:rsidRDefault="00F07D1C">
          <w:pPr>
            <w:pStyle w:val="TOC4"/>
            <w:tabs>
              <w:tab w:val="left" w:pos="1760"/>
              <w:tab w:val="right" w:leader="dot" w:pos="9016"/>
            </w:tabs>
            <w:rPr>
              <w:rFonts w:asciiTheme="minorHAnsi" w:eastAsiaTheme="minorEastAsia" w:hAnsiTheme="minorHAnsi" w:cstheme="minorBidi"/>
              <w:noProof/>
              <w:szCs w:val="22"/>
            </w:rPr>
          </w:pPr>
          <w:hyperlink w:anchor="_Toc168671665" w:history="1">
            <w:r w:rsidR="00866B64" w:rsidRPr="0082506A">
              <w:rPr>
                <w:rStyle w:val="Hyperlink"/>
                <w:noProof/>
              </w:rPr>
              <w:t>2.2.3.1.</w:t>
            </w:r>
            <w:r w:rsidR="00866B64">
              <w:rPr>
                <w:rFonts w:asciiTheme="minorHAnsi" w:eastAsiaTheme="minorEastAsia" w:hAnsiTheme="minorHAnsi" w:cstheme="minorBidi"/>
                <w:noProof/>
                <w:szCs w:val="22"/>
              </w:rPr>
              <w:tab/>
            </w:r>
            <w:r w:rsidR="00866B64" w:rsidRPr="0082506A">
              <w:rPr>
                <w:rStyle w:val="Hyperlink"/>
                <w:i/>
                <w:noProof/>
              </w:rPr>
              <w:t>Views</w:t>
            </w:r>
            <w:r w:rsidR="00866B64" w:rsidRPr="0082506A">
              <w:rPr>
                <w:rStyle w:val="Hyperlink"/>
                <w:noProof/>
              </w:rPr>
              <w:t xml:space="preserve"> de interface para IFRS9</w:t>
            </w:r>
            <w:r w:rsidR="00866B64">
              <w:rPr>
                <w:noProof/>
                <w:webHidden/>
              </w:rPr>
              <w:tab/>
            </w:r>
            <w:r w:rsidR="00866B64">
              <w:rPr>
                <w:noProof/>
                <w:webHidden/>
              </w:rPr>
              <w:fldChar w:fldCharType="begin"/>
            </w:r>
            <w:r w:rsidR="00866B64">
              <w:rPr>
                <w:noProof/>
                <w:webHidden/>
              </w:rPr>
              <w:instrText xml:space="preserve"> PAGEREF _Toc168671665 \h </w:instrText>
            </w:r>
            <w:r w:rsidR="00866B64">
              <w:rPr>
                <w:noProof/>
                <w:webHidden/>
              </w:rPr>
            </w:r>
            <w:r w:rsidR="00866B64">
              <w:rPr>
                <w:noProof/>
                <w:webHidden/>
              </w:rPr>
              <w:fldChar w:fldCharType="separate"/>
            </w:r>
            <w:r w:rsidR="00486242">
              <w:rPr>
                <w:noProof/>
                <w:webHidden/>
              </w:rPr>
              <w:t>54</w:t>
            </w:r>
            <w:r w:rsidR="00866B64">
              <w:rPr>
                <w:noProof/>
                <w:webHidden/>
              </w:rPr>
              <w:fldChar w:fldCharType="end"/>
            </w:r>
          </w:hyperlink>
        </w:p>
        <w:p w14:paraId="450E8AE1" w14:textId="3F81AD20"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66" w:history="1">
            <w:r w:rsidR="00866B64" w:rsidRPr="0082506A">
              <w:rPr>
                <w:rStyle w:val="Hyperlink"/>
                <w:noProof/>
              </w:rPr>
              <w:t>2.2.3.1.1.</w:t>
            </w:r>
            <w:r w:rsidR="00866B64">
              <w:rPr>
                <w:rFonts w:asciiTheme="minorHAnsi" w:eastAsiaTheme="minorEastAsia" w:hAnsiTheme="minorHAnsi" w:cstheme="minorBidi"/>
                <w:noProof/>
                <w:szCs w:val="22"/>
              </w:rPr>
              <w:tab/>
            </w:r>
            <w:r w:rsidR="00866B64" w:rsidRPr="0082506A">
              <w:rPr>
                <w:rStyle w:val="Hyperlink"/>
                <w:i/>
                <w:noProof/>
              </w:rPr>
              <w:t>View</w:t>
            </w:r>
            <w:r w:rsidR="00866B64" w:rsidRPr="0082506A">
              <w:rPr>
                <w:rStyle w:val="Hyperlink"/>
                <w:noProof/>
              </w:rPr>
              <w:t xml:space="preserve"> da tabela de responsabilidades e processos/cauções para IFRS: </w:t>
            </w:r>
            <w:r w:rsidR="00866B64" w:rsidRPr="0082506A">
              <w:rPr>
                <w:rStyle w:val="Hyperlink"/>
                <w:i/>
                <w:noProof/>
              </w:rPr>
              <w:t>cd_garantias.gt015_report_biyr9500_ifrs</w:t>
            </w:r>
            <w:r w:rsidR="00866B64">
              <w:rPr>
                <w:noProof/>
                <w:webHidden/>
              </w:rPr>
              <w:tab/>
            </w:r>
            <w:r w:rsidR="00866B64">
              <w:rPr>
                <w:noProof/>
                <w:webHidden/>
              </w:rPr>
              <w:fldChar w:fldCharType="begin"/>
            </w:r>
            <w:r w:rsidR="00866B64">
              <w:rPr>
                <w:noProof/>
                <w:webHidden/>
              </w:rPr>
              <w:instrText xml:space="preserve"> PAGEREF _Toc168671666 \h </w:instrText>
            </w:r>
            <w:r w:rsidR="00866B64">
              <w:rPr>
                <w:noProof/>
                <w:webHidden/>
              </w:rPr>
            </w:r>
            <w:r w:rsidR="00866B64">
              <w:rPr>
                <w:noProof/>
                <w:webHidden/>
              </w:rPr>
              <w:fldChar w:fldCharType="separate"/>
            </w:r>
            <w:r w:rsidR="00486242">
              <w:rPr>
                <w:noProof/>
                <w:webHidden/>
              </w:rPr>
              <w:t>54</w:t>
            </w:r>
            <w:r w:rsidR="00866B64">
              <w:rPr>
                <w:noProof/>
                <w:webHidden/>
              </w:rPr>
              <w:fldChar w:fldCharType="end"/>
            </w:r>
          </w:hyperlink>
        </w:p>
        <w:p w14:paraId="59F2BBAB" w14:textId="3C0DE736"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67" w:history="1">
            <w:r w:rsidR="00866B64" w:rsidRPr="0082506A">
              <w:rPr>
                <w:rStyle w:val="Hyperlink"/>
                <w:i/>
                <w:noProof/>
              </w:rPr>
              <w:t>2.2.3.1.2.</w:t>
            </w:r>
            <w:r w:rsidR="00866B64">
              <w:rPr>
                <w:rFonts w:asciiTheme="minorHAnsi" w:eastAsiaTheme="minorEastAsia" w:hAnsiTheme="minorHAnsi" w:cstheme="minorBidi"/>
                <w:noProof/>
                <w:szCs w:val="22"/>
              </w:rPr>
              <w:tab/>
            </w:r>
            <w:r w:rsidR="00866B64" w:rsidRPr="0082506A">
              <w:rPr>
                <w:rStyle w:val="Hyperlink"/>
                <w:i/>
                <w:noProof/>
              </w:rPr>
              <w:t>View</w:t>
            </w:r>
            <w:r w:rsidR="00866B64" w:rsidRPr="0082506A">
              <w:rPr>
                <w:rStyle w:val="Hyperlink"/>
                <w:noProof/>
              </w:rPr>
              <w:t xml:space="preserve"> da tabela de processos/cauções reais para IFRS: </w:t>
            </w:r>
            <w:r w:rsidR="00866B64" w:rsidRPr="0082506A">
              <w:rPr>
                <w:rStyle w:val="Hyperlink"/>
                <w:i/>
                <w:noProof/>
              </w:rPr>
              <w:t>cd_garantias.gt016_report_biyr9510_ifrs</w:t>
            </w:r>
            <w:r w:rsidR="00866B64">
              <w:rPr>
                <w:noProof/>
                <w:webHidden/>
              </w:rPr>
              <w:tab/>
            </w:r>
            <w:r w:rsidR="00866B64">
              <w:rPr>
                <w:noProof/>
                <w:webHidden/>
              </w:rPr>
              <w:fldChar w:fldCharType="begin"/>
            </w:r>
            <w:r w:rsidR="00866B64">
              <w:rPr>
                <w:noProof/>
                <w:webHidden/>
              </w:rPr>
              <w:instrText xml:space="preserve"> PAGEREF _Toc168671667 \h </w:instrText>
            </w:r>
            <w:r w:rsidR="00866B64">
              <w:rPr>
                <w:noProof/>
                <w:webHidden/>
              </w:rPr>
            </w:r>
            <w:r w:rsidR="00866B64">
              <w:rPr>
                <w:noProof/>
                <w:webHidden/>
              </w:rPr>
              <w:fldChar w:fldCharType="separate"/>
            </w:r>
            <w:r w:rsidR="00486242">
              <w:rPr>
                <w:noProof/>
                <w:webHidden/>
              </w:rPr>
              <w:t>56</w:t>
            </w:r>
            <w:r w:rsidR="00866B64">
              <w:rPr>
                <w:noProof/>
                <w:webHidden/>
              </w:rPr>
              <w:fldChar w:fldCharType="end"/>
            </w:r>
          </w:hyperlink>
        </w:p>
        <w:p w14:paraId="50167878" w14:textId="527C3496"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68" w:history="1">
            <w:r w:rsidR="00866B64" w:rsidRPr="0082506A">
              <w:rPr>
                <w:rStyle w:val="Hyperlink"/>
                <w:i/>
                <w:noProof/>
              </w:rPr>
              <w:t>2.2.3.1.3.</w:t>
            </w:r>
            <w:r w:rsidR="00866B64">
              <w:rPr>
                <w:rFonts w:asciiTheme="minorHAnsi" w:eastAsiaTheme="minorEastAsia" w:hAnsiTheme="minorHAnsi" w:cstheme="minorBidi"/>
                <w:noProof/>
                <w:szCs w:val="22"/>
              </w:rPr>
              <w:tab/>
            </w:r>
            <w:r w:rsidR="00866B64" w:rsidRPr="0082506A">
              <w:rPr>
                <w:rStyle w:val="Hyperlink"/>
                <w:i/>
                <w:noProof/>
              </w:rPr>
              <w:t>View</w:t>
            </w:r>
            <w:r w:rsidR="00866B64" w:rsidRPr="0082506A">
              <w:rPr>
                <w:rStyle w:val="Hyperlink"/>
                <w:noProof/>
              </w:rPr>
              <w:t xml:space="preserve"> da tabela de avaliações de processos/cauções reais para IFRS: </w:t>
            </w:r>
            <w:r w:rsidR="00866B64" w:rsidRPr="0082506A">
              <w:rPr>
                <w:rStyle w:val="Hyperlink"/>
                <w:i/>
                <w:noProof/>
              </w:rPr>
              <w:t>cd_garantias.gt017_report_biyr9520_ifrs</w:t>
            </w:r>
            <w:r w:rsidR="00866B64">
              <w:rPr>
                <w:noProof/>
                <w:webHidden/>
              </w:rPr>
              <w:tab/>
            </w:r>
            <w:r w:rsidR="00866B64">
              <w:rPr>
                <w:noProof/>
                <w:webHidden/>
              </w:rPr>
              <w:fldChar w:fldCharType="begin"/>
            </w:r>
            <w:r w:rsidR="00866B64">
              <w:rPr>
                <w:noProof/>
                <w:webHidden/>
              </w:rPr>
              <w:instrText xml:space="preserve"> PAGEREF _Toc168671668 \h </w:instrText>
            </w:r>
            <w:r w:rsidR="00866B64">
              <w:rPr>
                <w:noProof/>
                <w:webHidden/>
              </w:rPr>
            </w:r>
            <w:r w:rsidR="00866B64">
              <w:rPr>
                <w:noProof/>
                <w:webHidden/>
              </w:rPr>
              <w:fldChar w:fldCharType="separate"/>
            </w:r>
            <w:r w:rsidR="00486242">
              <w:rPr>
                <w:noProof/>
                <w:webHidden/>
              </w:rPr>
              <w:t>58</w:t>
            </w:r>
            <w:r w:rsidR="00866B64">
              <w:rPr>
                <w:noProof/>
                <w:webHidden/>
              </w:rPr>
              <w:fldChar w:fldCharType="end"/>
            </w:r>
          </w:hyperlink>
        </w:p>
        <w:p w14:paraId="09187C46" w14:textId="79834D33" w:rsidR="00866B64" w:rsidRDefault="00F07D1C">
          <w:pPr>
            <w:pStyle w:val="TOC4"/>
            <w:tabs>
              <w:tab w:val="left" w:pos="1760"/>
              <w:tab w:val="right" w:leader="dot" w:pos="9016"/>
            </w:tabs>
            <w:rPr>
              <w:rFonts w:asciiTheme="minorHAnsi" w:eastAsiaTheme="minorEastAsia" w:hAnsiTheme="minorHAnsi" w:cstheme="minorBidi"/>
              <w:noProof/>
              <w:szCs w:val="22"/>
            </w:rPr>
          </w:pPr>
          <w:hyperlink w:anchor="_Toc168671669" w:history="1">
            <w:r w:rsidR="00866B64" w:rsidRPr="0082506A">
              <w:rPr>
                <w:rStyle w:val="Hyperlink"/>
                <w:noProof/>
              </w:rPr>
              <w:t>2.2.3.2.</w:t>
            </w:r>
            <w:r w:rsidR="00866B64">
              <w:rPr>
                <w:rFonts w:asciiTheme="minorHAnsi" w:eastAsiaTheme="minorEastAsia" w:hAnsiTheme="minorHAnsi" w:cstheme="minorBidi"/>
                <w:noProof/>
                <w:szCs w:val="22"/>
              </w:rPr>
              <w:tab/>
            </w:r>
            <w:r w:rsidR="00866B64" w:rsidRPr="0082506A">
              <w:rPr>
                <w:rStyle w:val="Hyperlink"/>
                <w:i/>
                <w:noProof/>
              </w:rPr>
              <w:t>Views</w:t>
            </w:r>
            <w:r w:rsidR="00866B64" w:rsidRPr="0082506A">
              <w:rPr>
                <w:rStyle w:val="Hyperlink"/>
                <w:noProof/>
              </w:rPr>
              <w:t xml:space="preserve"> de interface para BDR</w:t>
            </w:r>
            <w:r w:rsidR="00866B64">
              <w:rPr>
                <w:noProof/>
                <w:webHidden/>
              </w:rPr>
              <w:tab/>
            </w:r>
            <w:r w:rsidR="00866B64">
              <w:rPr>
                <w:noProof/>
                <w:webHidden/>
              </w:rPr>
              <w:fldChar w:fldCharType="begin"/>
            </w:r>
            <w:r w:rsidR="00866B64">
              <w:rPr>
                <w:noProof/>
                <w:webHidden/>
              </w:rPr>
              <w:instrText xml:space="preserve"> PAGEREF _Toc168671669 \h </w:instrText>
            </w:r>
            <w:r w:rsidR="00866B64">
              <w:rPr>
                <w:noProof/>
                <w:webHidden/>
              </w:rPr>
            </w:r>
            <w:r w:rsidR="00866B64">
              <w:rPr>
                <w:noProof/>
                <w:webHidden/>
              </w:rPr>
              <w:fldChar w:fldCharType="separate"/>
            </w:r>
            <w:r w:rsidR="00486242">
              <w:rPr>
                <w:noProof/>
                <w:webHidden/>
              </w:rPr>
              <w:t>59</w:t>
            </w:r>
            <w:r w:rsidR="00866B64">
              <w:rPr>
                <w:noProof/>
                <w:webHidden/>
              </w:rPr>
              <w:fldChar w:fldCharType="end"/>
            </w:r>
          </w:hyperlink>
        </w:p>
        <w:p w14:paraId="0B643365" w14:textId="4C8F3C01"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70" w:history="1">
            <w:r w:rsidR="00866B64" w:rsidRPr="0082506A">
              <w:rPr>
                <w:rStyle w:val="Hyperlink"/>
                <w:i/>
                <w:noProof/>
              </w:rPr>
              <w:t>2.2.3.2.1.</w:t>
            </w:r>
            <w:r w:rsidR="00866B64">
              <w:rPr>
                <w:rFonts w:asciiTheme="minorHAnsi" w:eastAsiaTheme="minorEastAsia" w:hAnsiTheme="minorHAnsi" w:cstheme="minorBidi"/>
                <w:noProof/>
                <w:szCs w:val="22"/>
              </w:rPr>
              <w:tab/>
            </w:r>
            <w:r w:rsidR="00866B64" w:rsidRPr="0082506A">
              <w:rPr>
                <w:rStyle w:val="Hyperlink"/>
                <w:i/>
                <w:noProof/>
              </w:rPr>
              <w:t>View</w:t>
            </w:r>
            <w:r w:rsidR="00866B64" w:rsidRPr="0082506A">
              <w:rPr>
                <w:rStyle w:val="Hyperlink"/>
                <w:noProof/>
              </w:rPr>
              <w:t xml:space="preserve"> da tabela de responsabilidades e processos/cauções para BDR - BST: </w:t>
            </w:r>
            <w:r w:rsidR="00866B64" w:rsidRPr="0082506A">
              <w:rPr>
                <w:rStyle w:val="Hyperlink"/>
                <w:i/>
                <w:noProof/>
              </w:rPr>
              <w:t>cd_garantias.gt015_report_biyr9500_bst</w:t>
            </w:r>
            <w:r w:rsidR="00866B64">
              <w:rPr>
                <w:noProof/>
                <w:webHidden/>
              </w:rPr>
              <w:tab/>
            </w:r>
            <w:r w:rsidR="00866B64">
              <w:rPr>
                <w:noProof/>
                <w:webHidden/>
              </w:rPr>
              <w:fldChar w:fldCharType="begin"/>
            </w:r>
            <w:r w:rsidR="00866B64">
              <w:rPr>
                <w:noProof/>
                <w:webHidden/>
              </w:rPr>
              <w:instrText xml:space="preserve"> PAGEREF _Toc168671670 \h </w:instrText>
            </w:r>
            <w:r w:rsidR="00866B64">
              <w:rPr>
                <w:noProof/>
                <w:webHidden/>
              </w:rPr>
            </w:r>
            <w:r w:rsidR="00866B64">
              <w:rPr>
                <w:noProof/>
                <w:webHidden/>
              </w:rPr>
              <w:fldChar w:fldCharType="separate"/>
            </w:r>
            <w:r w:rsidR="00486242">
              <w:rPr>
                <w:noProof/>
                <w:webHidden/>
              </w:rPr>
              <w:t>59</w:t>
            </w:r>
            <w:r w:rsidR="00866B64">
              <w:rPr>
                <w:noProof/>
                <w:webHidden/>
              </w:rPr>
              <w:fldChar w:fldCharType="end"/>
            </w:r>
          </w:hyperlink>
        </w:p>
        <w:p w14:paraId="1E145261" w14:textId="7EE2BDCA"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71" w:history="1">
            <w:r w:rsidR="00866B64" w:rsidRPr="0082506A">
              <w:rPr>
                <w:rStyle w:val="Hyperlink"/>
                <w:noProof/>
              </w:rPr>
              <w:t>2.2.3.2.2.</w:t>
            </w:r>
            <w:r w:rsidR="00866B64">
              <w:rPr>
                <w:rFonts w:asciiTheme="minorHAnsi" w:eastAsiaTheme="minorEastAsia" w:hAnsiTheme="minorHAnsi" w:cstheme="minorBidi"/>
                <w:noProof/>
                <w:szCs w:val="22"/>
              </w:rPr>
              <w:tab/>
            </w:r>
            <w:r w:rsidR="00866B64" w:rsidRPr="0082506A">
              <w:rPr>
                <w:rStyle w:val="Hyperlink"/>
                <w:i/>
                <w:noProof/>
              </w:rPr>
              <w:t>View</w:t>
            </w:r>
            <w:r w:rsidR="00866B64" w:rsidRPr="0082506A">
              <w:rPr>
                <w:rStyle w:val="Hyperlink"/>
                <w:noProof/>
              </w:rPr>
              <w:t xml:space="preserve"> da tabela de processos/cauções reais para BDR - BST: </w:t>
            </w:r>
            <w:r w:rsidR="00866B64" w:rsidRPr="0082506A">
              <w:rPr>
                <w:rStyle w:val="Hyperlink"/>
                <w:i/>
                <w:noProof/>
              </w:rPr>
              <w:t>cd_garantias.gt016_report_biyr9510_bst</w:t>
            </w:r>
            <w:r w:rsidR="00866B64">
              <w:rPr>
                <w:noProof/>
                <w:webHidden/>
              </w:rPr>
              <w:tab/>
            </w:r>
            <w:r w:rsidR="00866B64">
              <w:rPr>
                <w:noProof/>
                <w:webHidden/>
              </w:rPr>
              <w:fldChar w:fldCharType="begin"/>
            </w:r>
            <w:r w:rsidR="00866B64">
              <w:rPr>
                <w:noProof/>
                <w:webHidden/>
              </w:rPr>
              <w:instrText xml:space="preserve"> PAGEREF _Toc168671671 \h </w:instrText>
            </w:r>
            <w:r w:rsidR="00866B64">
              <w:rPr>
                <w:noProof/>
                <w:webHidden/>
              </w:rPr>
            </w:r>
            <w:r w:rsidR="00866B64">
              <w:rPr>
                <w:noProof/>
                <w:webHidden/>
              </w:rPr>
              <w:fldChar w:fldCharType="separate"/>
            </w:r>
            <w:r w:rsidR="00486242">
              <w:rPr>
                <w:noProof/>
                <w:webHidden/>
              </w:rPr>
              <w:t>63</w:t>
            </w:r>
            <w:r w:rsidR="00866B64">
              <w:rPr>
                <w:noProof/>
                <w:webHidden/>
              </w:rPr>
              <w:fldChar w:fldCharType="end"/>
            </w:r>
          </w:hyperlink>
        </w:p>
        <w:p w14:paraId="0CA91EEB" w14:textId="6D3BB296"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72" w:history="1">
            <w:r w:rsidR="00866B64" w:rsidRPr="0082506A">
              <w:rPr>
                <w:rStyle w:val="Hyperlink"/>
                <w:i/>
                <w:noProof/>
              </w:rPr>
              <w:t>2.2.3.2.3.</w:t>
            </w:r>
            <w:r w:rsidR="00866B64">
              <w:rPr>
                <w:rFonts w:asciiTheme="minorHAnsi" w:eastAsiaTheme="minorEastAsia" w:hAnsiTheme="minorHAnsi" w:cstheme="minorBidi"/>
                <w:noProof/>
                <w:szCs w:val="22"/>
              </w:rPr>
              <w:tab/>
            </w:r>
            <w:r w:rsidR="00866B64" w:rsidRPr="0082506A">
              <w:rPr>
                <w:rStyle w:val="Hyperlink"/>
                <w:i/>
                <w:noProof/>
              </w:rPr>
              <w:t>View</w:t>
            </w:r>
            <w:r w:rsidR="00866B64" w:rsidRPr="0082506A">
              <w:rPr>
                <w:rStyle w:val="Hyperlink"/>
                <w:noProof/>
              </w:rPr>
              <w:t xml:space="preserve"> da tabela de avaliações de processos/cauções reais para BDR - BST: </w:t>
            </w:r>
            <w:r w:rsidR="00866B64" w:rsidRPr="0082506A">
              <w:rPr>
                <w:rStyle w:val="Hyperlink"/>
                <w:i/>
                <w:noProof/>
              </w:rPr>
              <w:t>cd_garantias.gt017_report_biyr9520_bst</w:t>
            </w:r>
            <w:r w:rsidR="00866B64">
              <w:rPr>
                <w:noProof/>
                <w:webHidden/>
              </w:rPr>
              <w:tab/>
            </w:r>
            <w:r w:rsidR="00866B64">
              <w:rPr>
                <w:noProof/>
                <w:webHidden/>
              </w:rPr>
              <w:fldChar w:fldCharType="begin"/>
            </w:r>
            <w:r w:rsidR="00866B64">
              <w:rPr>
                <w:noProof/>
                <w:webHidden/>
              </w:rPr>
              <w:instrText xml:space="preserve"> PAGEREF _Toc168671672 \h </w:instrText>
            </w:r>
            <w:r w:rsidR="00866B64">
              <w:rPr>
                <w:noProof/>
                <w:webHidden/>
              </w:rPr>
            </w:r>
            <w:r w:rsidR="00866B64">
              <w:rPr>
                <w:noProof/>
                <w:webHidden/>
              </w:rPr>
              <w:fldChar w:fldCharType="separate"/>
            </w:r>
            <w:r w:rsidR="00486242">
              <w:rPr>
                <w:noProof/>
                <w:webHidden/>
              </w:rPr>
              <w:t>68</w:t>
            </w:r>
            <w:r w:rsidR="00866B64">
              <w:rPr>
                <w:noProof/>
                <w:webHidden/>
              </w:rPr>
              <w:fldChar w:fldCharType="end"/>
            </w:r>
          </w:hyperlink>
        </w:p>
        <w:p w14:paraId="4F13E261" w14:textId="5D504AED"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73" w:history="1">
            <w:r w:rsidR="00866B64" w:rsidRPr="0082506A">
              <w:rPr>
                <w:rStyle w:val="Hyperlink"/>
                <w:i/>
                <w:noProof/>
              </w:rPr>
              <w:t>2.2.3.2.4.</w:t>
            </w:r>
            <w:r w:rsidR="00866B64">
              <w:rPr>
                <w:rFonts w:asciiTheme="minorHAnsi" w:eastAsiaTheme="minorEastAsia" w:hAnsiTheme="minorHAnsi" w:cstheme="minorBidi"/>
                <w:noProof/>
                <w:szCs w:val="22"/>
              </w:rPr>
              <w:tab/>
            </w:r>
            <w:r w:rsidR="00866B64" w:rsidRPr="0082506A">
              <w:rPr>
                <w:rStyle w:val="Hyperlink"/>
                <w:i/>
                <w:noProof/>
              </w:rPr>
              <w:t>View</w:t>
            </w:r>
            <w:r w:rsidR="00866B64" w:rsidRPr="0082506A">
              <w:rPr>
                <w:rStyle w:val="Hyperlink"/>
                <w:noProof/>
              </w:rPr>
              <w:t xml:space="preserve"> da tabela de responsabilidades e processos/cauções para BDR - IFIC: </w:t>
            </w:r>
            <w:r w:rsidR="00866B64" w:rsidRPr="0082506A">
              <w:rPr>
                <w:rStyle w:val="Hyperlink"/>
                <w:i/>
                <w:noProof/>
              </w:rPr>
              <w:t>cd_garantias.gt015_report_biyr9500_ific</w:t>
            </w:r>
            <w:r w:rsidR="00866B64">
              <w:rPr>
                <w:noProof/>
                <w:webHidden/>
              </w:rPr>
              <w:tab/>
            </w:r>
            <w:r w:rsidR="00866B64">
              <w:rPr>
                <w:noProof/>
                <w:webHidden/>
              </w:rPr>
              <w:fldChar w:fldCharType="begin"/>
            </w:r>
            <w:r w:rsidR="00866B64">
              <w:rPr>
                <w:noProof/>
                <w:webHidden/>
              </w:rPr>
              <w:instrText xml:space="preserve"> PAGEREF _Toc168671673 \h </w:instrText>
            </w:r>
            <w:r w:rsidR="00866B64">
              <w:rPr>
                <w:noProof/>
                <w:webHidden/>
              </w:rPr>
            </w:r>
            <w:r w:rsidR="00866B64">
              <w:rPr>
                <w:noProof/>
                <w:webHidden/>
              </w:rPr>
              <w:fldChar w:fldCharType="separate"/>
            </w:r>
            <w:r w:rsidR="00486242">
              <w:rPr>
                <w:noProof/>
                <w:webHidden/>
              </w:rPr>
              <w:t>70</w:t>
            </w:r>
            <w:r w:rsidR="00866B64">
              <w:rPr>
                <w:noProof/>
                <w:webHidden/>
              </w:rPr>
              <w:fldChar w:fldCharType="end"/>
            </w:r>
          </w:hyperlink>
        </w:p>
        <w:p w14:paraId="48E0883E" w14:textId="6DFFA088"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74" w:history="1">
            <w:r w:rsidR="00866B64" w:rsidRPr="0082506A">
              <w:rPr>
                <w:rStyle w:val="Hyperlink"/>
                <w:i/>
                <w:noProof/>
              </w:rPr>
              <w:t>2.2.3.2.5.</w:t>
            </w:r>
            <w:r w:rsidR="00866B64">
              <w:rPr>
                <w:rFonts w:asciiTheme="minorHAnsi" w:eastAsiaTheme="minorEastAsia" w:hAnsiTheme="minorHAnsi" w:cstheme="minorBidi"/>
                <w:noProof/>
                <w:szCs w:val="22"/>
              </w:rPr>
              <w:tab/>
            </w:r>
            <w:r w:rsidR="00866B64" w:rsidRPr="0082506A">
              <w:rPr>
                <w:rStyle w:val="Hyperlink"/>
                <w:i/>
                <w:noProof/>
              </w:rPr>
              <w:t>View</w:t>
            </w:r>
            <w:r w:rsidR="00866B64" w:rsidRPr="0082506A">
              <w:rPr>
                <w:rStyle w:val="Hyperlink"/>
                <w:noProof/>
              </w:rPr>
              <w:t xml:space="preserve"> da tabela de processos/cauções reais para BDR - IFIC: </w:t>
            </w:r>
            <w:r w:rsidR="00866B64" w:rsidRPr="0082506A">
              <w:rPr>
                <w:rStyle w:val="Hyperlink"/>
                <w:i/>
                <w:noProof/>
              </w:rPr>
              <w:t>cd_garantias.gt016_report_biyr9510_ific</w:t>
            </w:r>
            <w:r w:rsidR="00866B64">
              <w:rPr>
                <w:noProof/>
                <w:webHidden/>
              </w:rPr>
              <w:tab/>
            </w:r>
            <w:r w:rsidR="00866B64">
              <w:rPr>
                <w:noProof/>
                <w:webHidden/>
              </w:rPr>
              <w:fldChar w:fldCharType="begin"/>
            </w:r>
            <w:r w:rsidR="00866B64">
              <w:rPr>
                <w:noProof/>
                <w:webHidden/>
              </w:rPr>
              <w:instrText xml:space="preserve"> PAGEREF _Toc168671674 \h </w:instrText>
            </w:r>
            <w:r w:rsidR="00866B64">
              <w:rPr>
                <w:noProof/>
                <w:webHidden/>
              </w:rPr>
            </w:r>
            <w:r w:rsidR="00866B64">
              <w:rPr>
                <w:noProof/>
                <w:webHidden/>
              </w:rPr>
              <w:fldChar w:fldCharType="separate"/>
            </w:r>
            <w:r w:rsidR="00486242">
              <w:rPr>
                <w:noProof/>
                <w:webHidden/>
              </w:rPr>
              <w:t>74</w:t>
            </w:r>
            <w:r w:rsidR="00866B64">
              <w:rPr>
                <w:noProof/>
                <w:webHidden/>
              </w:rPr>
              <w:fldChar w:fldCharType="end"/>
            </w:r>
          </w:hyperlink>
        </w:p>
        <w:p w14:paraId="68D786AA" w14:textId="6184CF29"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75" w:history="1">
            <w:r w:rsidR="00866B64" w:rsidRPr="0082506A">
              <w:rPr>
                <w:rStyle w:val="Hyperlink"/>
                <w:i/>
                <w:noProof/>
              </w:rPr>
              <w:t>2.2.3.2.6.</w:t>
            </w:r>
            <w:r w:rsidR="00866B64">
              <w:rPr>
                <w:rFonts w:asciiTheme="minorHAnsi" w:eastAsiaTheme="minorEastAsia" w:hAnsiTheme="minorHAnsi" w:cstheme="minorBidi"/>
                <w:noProof/>
                <w:szCs w:val="22"/>
              </w:rPr>
              <w:tab/>
            </w:r>
            <w:r w:rsidR="00866B64" w:rsidRPr="0082506A">
              <w:rPr>
                <w:rStyle w:val="Hyperlink"/>
                <w:i/>
                <w:noProof/>
              </w:rPr>
              <w:t>View</w:t>
            </w:r>
            <w:r w:rsidR="00866B64" w:rsidRPr="0082506A">
              <w:rPr>
                <w:rStyle w:val="Hyperlink"/>
                <w:noProof/>
              </w:rPr>
              <w:t xml:space="preserve"> da tabela de avaliações de processos/cauções reais para BDR - IFIC: </w:t>
            </w:r>
            <w:r w:rsidR="00866B64" w:rsidRPr="0082506A">
              <w:rPr>
                <w:rStyle w:val="Hyperlink"/>
                <w:i/>
                <w:noProof/>
              </w:rPr>
              <w:t>cd_garantias.gt017_report_biyr9520_ific</w:t>
            </w:r>
            <w:r w:rsidR="00866B64">
              <w:rPr>
                <w:noProof/>
                <w:webHidden/>
              </w:rPr>
              <w:tab/>
            </w:r>
            <w:r w:rsidR="00866B64">
              <w:rPr>
                <w:noProof/>
                <w:webHidden/>
              </w:rPr>
              <w:fldChar w:fldCharType="begin"/>
            </w:r>
            <w:r w:rsidR="00866B64">
              <w:rPr>
                <w:noProof/>
                <w:webHidden/>
              </w:rPr>
              <w:instrText xml:space="preserve"> PAGEREF _Toc168671675 \h </w:instrText>
            </w:r>
            <w:r w:rsidR="00866B64">
              <w:rPr>
                <w:noProof/>
                <w:webHidden/>
              </w:rPr>
            </w:r>
            <w:r w:rsidR="00866B64">
              <w:rPr>
                <w:noProof/>
                <w:webHidden/>
              </w:rPr>
              <w:fldChar w:fldCharType="separate"/>
            </w:r>
            <w:r w:rsidR="00486242">
              <w:rPr>
                <w:noProof/>
                <w:webHidden/>
              </w:rPr>
              <w:t>79</w:t>
            </w:r>
            <w:r w:rsidR="00866B64">
              <w:rPr>
                <w:noProof/>
                <w:webHidden/>
              </w:rPr>
              <w:fldChar w:fldCharType="end"/>
            </w:r>
          </w:hyperlink>
        </w:p>
        <w:p w14:paraId="2F562749" w14:textId="519AC4F2" w:rsidR="00866B64" w:rsidRDefault="00F07D1C">
          <w:pPr>
            <w:pStyle w:val="TOC4"/>
            <w:tabs>
              <w:tab w:val="left" w:pos="1760"/>
              <w:tab w:val="right" w:leader="dot" w:pos="9016"/>
            </w:tabs>
            <w:rPr>
              <w:rFonts w:asciiTheme="minorHAnsi" w:eastAsiaTheme="minorEastAsia" w:hAnsiTheme="minorHAnsi" w:cstheme="minorBidi"/>
              <w:noProof/>
              <w:szCs w:val="22"/>
            </w:rPr>
          </w:pPr>
          <w:hyperlink w:anchor="_Toc168671676" w:history="1">
            <w:r w:rsidR="00866B64" w:rsidRPr="0082506A">
              <w:rPr>
                <w:rStyle w:val="Hyperlink"/>
                <w:noProof/>
              </w:rPr>
              <w:t>2.2.3.3.</w:t>
            </w:r>
            <w:r w:rsidR="00866B64">
              <w:rPr>
                <w:rFonts w:asciiTheme="minorHAnsi" w:eastAsiaTheme="minorEastAsia" w:hAnsiTheme="minorHAnsi" w:cstheme="minorBidi"/>
                <w:noProof/>
                <w:szCs w:val="22"/>
              </w:rPr>
              <w:tab/>
            </w:r>
            <w:r w:rsidR="00866B64" w:rsidRPr="0082506A">
              <w:rPr>
                <w:rStyle w:val="Hyperlink"/>
                <w:i/>
                <w:noProof/>
              </w:rPr>
              <w:t>Novas Views</w:t>
            </w:r>
            <w:r w:rsidR="00866B64" w:rsidRPr="0082506A">
              <w:rPr>
                <w:rStyle w:val="Hyperlink"/>
                <w:noProof/>
              </w:rPr>
              <w:t xml:space="preserve"> de interface</w:t>
            </w:r>
            <w:r w:rsidR="00866B64">
              <w:rPr>
                <w:noProof/>
                <w:webHidden/>
              </w:rPr>
              <w:tab/>
            </w:r>
            <w:r w:rsidR="00866B64">
              <w:rPr>
                <w:noProof/>
                <w:webHidden/>
              </w:rPr>
              <w:fldChar w:fldCharType="begin"/>
            </w:r>
            <w:r w:rsidR="00866B64">
              <w:rPr>
                <w:noProof/>
                <w:webHidden/>
              </w:rPr>
              <w:instrText xml:space="preserve"> PAGEREF _Toc168671676 \h </w:instrText>
            </w:r>
            <w:r w:rsidR="00866B64">
              <w:rPr>
                <w:noProof/>
                <w:webHidden/>
              </w:rPr>
            </w:r>
            <w:r w:rsidR="00866B64">
              <w:rPr>
                <w:noProof/>
                <w:webHidden/>
              </w:rPr>
              <w:fldChar w:fldCharType="separate"/>
            </w:r>
            <w:r w:rsidR="00486242">
              <w:rPr>
                <w:noProof/>
                <w:webHidden/>
              </w:rPr>
              <w:t>82</w:t>
            </w:r>
            <w:r w:rsidR="00866B64">
              <w:rPr>
                <w:noProof/>
                <w:webHidden/>
              </w:rPr>
              <w:fldChar w:fldCharType="end"/>
            </w:r>
          </w:hyperlink>
        </w:p>
        <w:p w14:paraId="172DFB35" w14:textId="58CEDC0A"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77" w:history="1">
            <w:r w:rsidR="00866B64" w:rsidRPr="0082506A">
              <w:rPr>
                <w:rStyle w:val="Hyperlink"/>
                <w:noProof/>
              </w:rPr>
              <w:t>2.2.3.3.1.</w:t>
            </w:r>
            <w:r w:rsidR="00866B64">
              <w:rPr>
                <w:rFonts w:asciiTheme="minorHAnsi" w:eastAsiaTheme="minorEastAsia" w:hAnsiTheme="minorHAnsi" w:cstheme="minorBidi"/>
                <w:noProof/>
                <w:szCs w:val="22"/>
              </w:rPr>
              <w:tab/>
            </w:r>
            <w:r w:rsidR="00866B64" w:rsidRPr="0082506A">
              <w:rPr>
                <w:rStyle w:val="Hyperlink"/>
                <w:i/>
                <w:noProof/>
              </w:rPr>
              <w:t>Views</w:t>
            </w:r>
            <w:r w:rsidR="00866B64" w:rsidRPr="0082506A">
              <w:rPr>
                <w:rStyle w:val="Hyperlink"/>
                <w:noProof/>
              </w:rPr>
              <w:t xml:space="preserve"> da tabela de responsabilidades e bens: </w:t>
            </w:r>
            <w:r w:rsidR="00866B64" w:rsidRPr="0082506A">
              <w:rPr>
                <w:rStyle w:val="Hyperlink"/>
                <w:i/>
                <w:noProof/>
              </w:rPr>
              <w:t>cd_garantias.gt019_report_biyr9500</w:t>
            </w:r>
            <w:r w:rsidR="00866B64">
              <w:rPr>
                <w:noProof/>
                <w:webHidden/>
              </w:rPr>
              <w:tab/>
            </w:r>
            <w:r w:rsidR="00866B64">
              <w:rPr>
                <w:noProof/>
                <w:webHidden/>
              </w:rPr>
              <w:fldChar w:fldCharType="begin"/>
            </w:r>
            <w:r w:rsidR="00866B64">
              <w:rPr>
                <w:noProof/>
                <w:webHidden/>
              </w:rPr>
              <w:instrText xml:space="preserve"> PAGEREF _Toc168671677 \h </w:instrText>
            </w:r>
            <w:r w:rsidR="00866B64">
              <w:rPr>
                <w:noProof/>
                <w:webHidden/>
              </w:rPr>
            </w:r>
            <w:r w:rsidR="00866B64">
              <w:rPr>
                <w:noProof/>
                <w:webHidden/>
              </w:rPr>
              <w:fldChar w:fldCharType="separate"/>
            </w:r>
            <w:r w:rsidR="00486242">
              <w:rPr>
                <w:noProof/>
                <w:webHidden/>
              </w:rPr>
              <w:t>82</w:t>
            </w:r>
            <w:r w:rsidR="00866B64">
              <w:rPr>
                <w:noProof/>
                <w:webHidden/>
              </w:rPr>
              <w:fldChar w:fldCharType="end"/>
            </w:r>
          </w:hyperlink>
        </w:p>
        <w:p w14:paraId="5A0AD201" w14:textId="2BA6537D"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78" w:history="1">
            <w:r w:rsidR="00866B64" w:rsidRPr="0082506A">
              <w:rPr>
                <w:rStyle w:val="Hyperlink"/>
                <w:noProof/>
              </w:rPr>
              <w:t>2.2.3.3.2.</w:t>
            </w:r>
            <w:r w:rsidR="00866B64">
              <w:rPr>
                <w:rFonts w:asciiTheme="minorHAnsi" w:eastAsiaTheme="minorEastAsia" w:hAnsiTheme="minorHAnsi" w:cstheme="minorBidi"/>
                <w:noProof/>
                <w:szCs w:val="22"/>
              </w:rPr>
              <w:tab/>
            </w:r>
            <w:r w:rsidR="00866B64" w:rsidRPr="0082506A">
              <w:rPr>
                <w:rStyle w:val="Hyperlink"/>
                <w:i/>
                <w:noProof/>
              </w:rPr>
              <w:t>Views</w:t>
            </w:r>
            <w:r w:rsidR="00866B64" w:rsidRPr="0082506A">
              <w:rPr>
                <w:rStyle w:val="Hyperlink"/>
                <w:noProof/>
              </w:rPr>
              <w:t xml:space="preserve"> da tabela de bens reais: </w:t>
            </w:r>
            <w:r w:rsidR="00866B64" w:rsidRPr="0082506A">
              <w:rPr>
                <w:rStyle w:val="Hyperlink"/>
                <w:i/>
                <w:noProof/>
              </w:rPr>
              <w:t>cd_garantias.gt020_report_biyr9510</w:t>
            </w:r>
            <w:r w:rsidR="00866B64">
              <w:rPr>
                <w:noProof/>
                <w:webHidden/>
              </w:rPr>
              <w:tab/>
            </w:r>
            <w:r w:rsidR="00866B64">
              <w:rPr>
                <w:noProof/>
                <w:webHidden/>
              </w:rPr>
              <w:fldChar w:fldCharType="begin"/>
            </w:r>
            <w:r w:rsidR="00866B64">
              <w:rPr>
                <w:noProof/>
                <w:webHidden/>
              </w:rPr>
              <w:instrText xml:space="preserve"> PAGEREF _Toc168671678 \h </w:instrText>
            </w:r>
            <w:r w:rsidR="00866B64">
              <w:rPr>
                <w:noProof/>
                <w:webHidden/>
              </w:rPr>
            </w:r>
            <w:r w:rsidR="00866B64">
              <w:rPr>
                <w:noProof/>
                <w:webHidden/>
              </w:rPr>
              <w:fldChar w:fldCharType="separate"/>
            </w:r>
            <w:r w:rsidR="00486242">
              <w:rPr>
                <w:noProof/>
                <w:webHidden/>
              </w:rPr>
              <w:t>93</w:t>
            </w:r>
            <w:r w:rsidR="00866B64">
              <w:rPr>
                <w:noProof/>
                <w:webHidden/>
              </w:rPr>
              <w:fldChar w:fldCharType="end"/>
            </w:r>
          </w:hyperlink>
        </w:p>
        <w:p w14:paraId="6C276194" w14:textId="1EC32C04" w:rsidR="00866B64" w:rsidRDefault="00F07D1C">
          <w:pPr>
            <w:pStyle w:val="TOC5"/>
            <w:tabs>
              <w:tab w:val="left" w:pos="1935"/>
              <w:tab w:val="right" w:leader="dot" w:pos="9016"/>
            </w:tabs>
            <w:rPr>
              <w:rFonts w:asciiTheme="minorHAnsi" w:eastAsiaTheme="minorEastAsia" w:hAnsiTheme="minorHAnsi" w:cstheme="minorBidi"/>
              <w:noProof/>
              <w:szCs w:val="22"/>
            </w:rPr>
          </w:pPr>
          <w:hyperlink w:anchor="_Toc168671679" w:history="1">
            <w:r w:rsidR="00866B64" w:rsidRPr="0082506A">
              <w:rPr>
                <w:rStyle w:val="Hyperlink"/>
                <w:noProof/>
              </w:rPr>
              <w:t>2.2.3.3.3.</w:t>
            </w:r>
            <w:r w:rsidR="00866B64">
              <w:rPr>
                <w:rFonts w:asciiTheme="minorHAnsi" w:eastAsiaTheme="minorEastAsia" w:hAnsiTheme="minorHAnsi" w:cstheme="minorBidi"/>
                <w:noProof/>
                <w:szCs w:val="22"/>
              </w:rPr>
              <w:tab/>
            </w:r>
            <w:r w:rsidR="00866B64" w:rsidRPr="0082506A">
              <w:rPr>
                <w:rStyle w:val="Hyperlink"/>
                <w:i/>
                <w:noProof/>
              </w:rPr>
              <w:t>Views</w:t>
            </w:r>
            <w:r w:rsidR="00866B64" w:rsidRPr="0082506A">
              <w:rPr>
                <w:rStyle w:val="Hyperlink"/>
                <w:noProof/>
              </w:rPr>
              <w:t xml:space="preserve"> da tabela de avaliações de bens reais: </w:t>
            </w:r>
            <w:r w:rsidR="00866B64" w:rsidRPr="0082506A">
              <w:rPr>
                <w:rStyle w:val="Hyperlink"/>
                <w:i/>
                <w:noProof/>
              </w:rPr>
              <w:t>cd_garantias.gt021_report_biyr9520</w:t>
            </w:r>
            <w:r w:rsidR="00866B64">
              <w:rPr>
                <w:noProof/>
                <w:webHidden/>
              </w:rPr>
              <w:tab/>
            </w:r>
            <w:r w:rsidR="00866B64">
              <w:rPr>
                <w:noProof/>
                <w:webHidden/>
              </w:rPr>
              <w:fldChar w:fldCharType="begin"/>
            </w:r>
            <w:r w:rsidR="00866B64">
              <w:rPr>
                <w:noProof/>
                <w:webHidden/>
              </w:rPr>
              <w:instrText xml:space="preserve"> PAGEREF _Toc168671679 \h </w:instrText>
            </w:r>
            <w:r w:rsidR="00866B64">
              <w:rPr>
                <w:noProof/>
                <w:webHidden/>
              </w:rPr>
            </w:r>
            <w:r w:rsidR="00866B64">
              <w:rPr>
                <w:noProof/>
                <w:webHidden/>
              </w:rPr>
              <w:fldChar w:fldCharType="separate"/>
            </w:r>
            <w:r w:rsidR="00486242">
              <w:rPr>
                <w:noProof/>
                <w:webHidden/>
              </w:rPr>
              <w:t>106</w:t>
            </w:r>
            <w:r w:rsidR="00866B64">
              <w:rPr>
                <w:noProof/>
                <w:webHidden/>
              </w:rPr>
              <w:fldChar w:fldCharType="end"/>
            </w:r>
          </w:hyperlink>
        </w:p>
        <w:p w14:paraId="3DD75637" w14:textId="7F567278" w:rsidR="00866B64" w:rsidRDefault="00F07D1C">
          <w:pPr>
            <w:pStyle w:val="TOC1"/>
            <w:tabs>
              <w:tab w:val="left" w:pos="440"/>
              <w:tab w:val="right" w:leader="dot" w:pos="9016"/>
            </w:tabs>
            <w:rPr>
              <w:rFonts w:asciiTheme="minorHAnsi" w:eastAsiaTheme="minorEastAsia" w:hAnsiTheme="minorHAnsi" w:cstheme="minorBidi"/>
              <w:noProof/>
              <w:szCs w:val="22"/>
            </w:rPr>
          </w:pPr>
          <w:hyperlink w:anchor="_Toc168671680" w:history="1">
            <w:r w:rsidR="00866B64" w:rsidRPr="0082506A">
              <w:rPr>
                <w:rStyle w:val="Hyperlink"/>
                <w:noProof/>
              </w:rPr>
              <w:t>3.</w:t>
            </w:r>
            <w:r w:rsidR="00866B64">
              <w:rPr>
                <w:rFonts w:asciiTheme="minorHAnsi" w:eastAsiaTheme="minorEastAsia" w:hAnsiTheme="minorHAnsi" w:cstheme="minorBidi"/>
                <w:noProof/>
                <w:szCs w:val="22"/>
              </w:rPr>
              <w:tab/>
            </w:r>
            <w:r w:rsidR="00866B64" w:rsidRPr="0082506A">
              <w:rPr>
                <w:rStyle w:val="Hyperlink"/>
                <w:noProof/>
              </w:rPr>
              <w:t>Controlos no MUG – Interfaces</w:t>
            </w:r>
            <w:r w:rsidR="00866B64">
              <w:rPr>
                <w:noProof/>
                <w:webHidden/>
              </w:rPr>
              <w:tab/>
            </w:r>
            <w:r w:rsidR="00866B64">
              <w:rPr>
                <w:noProof/>
                <w:webHidden/>
              </w:rPr>
              <w:fldChar w:fldCharType="begin"/>
            </w:r>
            <w:r w:rsidR="00866B64">
              <w:rPr>
                <w:noProof/>
                <w:webHidden/>
              </w:rPr>
              <w:instrText xml:space="preserve"> PAGEREF _Toc168671680 \h </w:instrText>
            </w:r>
            <w:r w:rsidR="00866B64">
              <w:rPr>
                <w:noProof/>
                <w:webHidden/>
              </w:rPr>
            </w:r>
            <w:r w:rsidR="00866B64">
              <w:rPr>
                <w:noProof/>
                <w:webHidden/>
              </w:rPr>
              <w:fldChar w:fldCharType="separate"/>
            </w:r>
            <w:r w:rsidR="00486242">
              <w:rPr>
                <w:noProof/>
                <w:webHidden/>
              </w:rPr>
              <w:t>111</w:t>
            </w:r>
            <w:r w:rsidR="00866B64">
              <w:rPr>
                <w:noProof/>
                <w:webHidden/>
              </w:rPr>
              <w:fldChar w:fldCharType="end"/>
            </w:r>
          </w:hyperlink>
        </w:p>
        <w:p w14:paraId="091341BE" w14:textId="6836E62F" w:rsidR="00866B64" w:rsidRDefault="00F07D1C">
          <w:pPr>
            <w:pStyle w:val="TOC2"/>
            <w:tabs>
              <w:tab w:val="right" w:leader="dot" w:pos="9016"/>
            </w:tabs>
            <w:rPr>
              <w:rFonts w:asciiTheme="minorHAnsi" w:eastAsiaTheme="minorEastAsia" w:hAnsiTheme="minorHAnsi" w:cstheme="minorBidi"/>
              <w:noProof/>
              <w:szCs w:val="22"/>
            </w:rPr>
          </w:pPr>
          <w:hyperlink w:anchor="_Toc168671681" w:history="1">
            <w:r w:rsidR="00866B64" w:rsidRPr="0082506A">
              <w:rPr>
                <w:rStyle w:val="Hyperlink"/>
                <w:noProof/>
              </w:rPr>
              <w:t xml:space="preserve">3.1 </w:t>
            </w:r>
            <w:r w:rsidR="00866B64" w:rsidRPr="0082506A">
              <w:rPr>
                <w:rStyle w:val="Hyperlink"/>
                <w:i/>
                <w:noProof/>
              </w:rPr>
              <w:t>Overview</w:t>
            </w:r>
            <w:r w:rsidR="00866B64">
              <w:rPr>
                <w:noProof/>
                <w:webHidden/>
              </w:rPr>
              <w:tab/>
            </w:r>
            <w:r w:rsidR="00866B64">
              <w:rPr>
                <w:noProof/>
                <w:webHidden/>
              </w:rPr>
              <w:fldChar w:fldCharType="begin"/>
            </w:r>
            <w:r w:rsidR="00866B64">
              <w:rPr>
                <w:noProof/>
                <w:webHidden/>
              </w:rPr>
              <w:instrText xml:space="preserve"> PAGEREF _Toc168671681 \h </w:instrText>
            </w:r>
            <w:r w:rsidR="00866B64">
              <w:rPr>
                <w:noProof/>
                <w:webHidden/>
              </w:rPr>
            </w:r>
            <w:r w:rsidR="00866B64">
              <w:rPr>
                <w:noProof/>
                <w:webHidden/>
              </w:rPr>
              <w:fldChar w:fldCharType="separate"/>
            </w:r>
            <w:r w:rsidR="00486242">
              <w:rPr>
                <w:noProof/>
                <w:webHidden/>
              </w:rPr>
              <w:t>111</w:t>
            </w:r>
            <w:r w:rsidR="00866B64">
              <w:rPr>
                <w:noProof/>
                <w:webHidden/>
              </w:rPr>
              <w:fldChar w:fldCharType="end"/>
            </w:r>
          </w:hyperlink>
        </w:p>
        <w:p w14:paraId="42CDCD9F" w14:textId="5D69074E" w:rsidR="00866B64" w:rsidRDefault="00F07D1C">
          <w:pPr>
            <w:pStyle w:val="TOC2"/>
            <w:tabs>
              <w:tab w:val="right" w:leader="dot" w:pos="9016"/>
            </w:tabs>
            <w:rPr>
              <w:rFonts w:asciiTheme="minorHAnsi" w:eastAsiaTheme="minorEastAsia" w:hAnsiTheme="minorHAnsi" w:cstheme="minorBidi"/>
              <w:noProof/>
              <w:szCs w:val="22"/>
            </w:rPr>
          </w:pPr>
          <w:hyperlink w:anchor="_Toc168671682" w:history="1">
            <w:r w:rsidR="00866B64" w:rsidRPr="0082506A">
              <w:rPr>
                <w:rStyle w:val="Hyperlink"/>
                <w:noProof/>
              </w:rPr>
              <w:t xml:space="preserve">3.2 Controlos </w:t>
            </w:r>
            <w:r w:rsidR="00866B64" w:rsidRPr="0082506A">
              <w:rPr>
                <w:rStyle w:val="Hyperlink"/>
                <w:i/>
                <w:noProof/>
              </w:rPr>
              <w:t>Data Quality</w:t>
            </w:r>
            <w:r w:rsidR="00866B64">
              <w:rPr>
                <w:noProof/>
                <w:webHidden/>
              </w:rPr>
              <w:tab/>
            </w:r>
            <w:r w:rsidR="00866B64">
              <w:rPr>
                <w:noProof/>
                <w:webHidden/>
              </w:rPr>
              <w:fldChar w:fldCharType="begin"/>
            </w:r>
            <w:r w:rsidR="00866B64">
              <w:rPr>
                <w:noProof/>
                <w:webHidden/>
              </w:rPr>
              <w:instrText xml:space="preserve"> PAGEREF _Toc168671682 \h </w:instrText>
            </w:r>
            <w:r w:rsidR="00866B64">
              <w:rPr>
                <w:noProof/>
                <w:webHidden/>
              </w:rPr>
            </w:r>
            <w:r w:rsidR="00866B64">
              <w:rPr>
                <w:noProof/>
                <w:webHidden/>
              </w:rPr>
              <w:fldChar w:fldCharType="separate"/>
            </w:r>
            <w:r w:rsidR="00486242">
              <w:rPr>
                <w:noProof/>
                <w:webHidden/>
              </w:rPr>
              <w:t>111</w:t>
            </w:r>
            <w:r w:rsidR="00866B64">
              <w:rPr>
                <w:noProof/>
                <w:webHidden/>
              </w:rPr>
              <w:fldChar w:fldCharType="end"/>
            </w:r>
          </w:hyperlink>
        </w:p>
        <w:p w14:paraId="6C561E0E" w14:textId="31C7D4C5" w:rsidR="00866B64" w:rsidRDefault="00F07D1C">
          <w:pPr>
            <w:pStyle w:val="TOC3"/>
            <w:tabs>
              <w:tab w:val="right" w:leader="dot" w:pos="9016"/>
            </w:tabs>
            <w:rPr>
              <w:rFonts w:asciiTheme="minorHAnsi" w:eastAsiaTheme="minorEastAsia" w:hAnsiTheme="minorHAnsi" w:cstheme="minorBidi"/>
              <w:noProof/>
              <w:szCs w:val="22"/>
            </w:rPr>
          </w:pPr>
          <w:hyperlink w:anchor="_Toc168671683" w:history="1">
            <w:r w:rsidR="00866B64" w:rsidRPr="0082506A">
              <w:rPr>
                <w:rStyle w:val="Hyperlink"/>
                <w:noProof/>
              </w:rPr>
              <w:t>3.2.1 Seguimento regular dos Controlos de Data Quality</w:t>
            </w:r>
            <w:r w:rsidR="00866B64">
              <w:rPr>
                <w:noProof/>
                <w:webHidden/>
              </w:rPr>
              <w:tab/>
            </w:r>
            <w:r w:rsidR="00866B64">
              <w:rPr>
                <w:noProof/>
                <w:webHidden/>
              </w:rPr>
              <w:fldChar w:fldCharType="begin"/>
            </w:r>
            <w:r w:rsidR="00866B64">
              <w:rPr>
                <w:noProof/>
                <w:webHidden/>
              </w:rPr>
              <w:instrText xml:space="preserve"> PAGEREF _Toc168671683 \h </w:instrText>
            </w:r>
            <w:r w:rsidR="00866B64">
              <w:rPr>
                <w:noProof/>
                <w:webHidden/>
              </w:rPr>
            </w:r>
            <w:r w:rsidR="00866B64">
              <w:rPr>
                <w:noProof/>
                <w:webHidden/>
              </w:rPr>
              <w:fldChar w:fldCharType="separate"/>
            </w:r>
            <w:r w:rsidR="00486242">
              <w:rPr>
                <w:noProof/>
                <w:webHidden/>
              </w:rPr>
              <w:t>111</w:t>
            </w:r>
            <w:r w:rsidR="00866B64">
              <w:rPr>
                <w:noProof/>
                <w:webHidden/>
              </w:rPr>
              <w:fldChar w:fldCharType="end"/>
            </w:r>
          </w:hyperlink>
        </w:p>
        <w:p w14:paraId="5A6575E9" w14:textId="5A927385" w:rsidR="00B06055" w:rsidRPr="00F60054" w:rsidRDefault="00B06055">
          <w:pPr>
            <w:rPr>
              <w:rFonts w:cs="Calibri"/>
              <w:bCs/>
              <w:noProof/>
            </w:rPr>
          </w:pPr>
          <w:r w:rsidRPr="00F60054">
            <w:rPr>
              <w:rFonts w:cs="Calibri"/>
            </w:rPr>
            <w:fldChar w:fldCharType="end"/>
          </w:r>
        </w:p>
      </w:sdtContent>
    </w:sdt>
    <w:p w14:paraId="2B4299E3" w14:textId="53B7D0F1" w:rsidR="00C517E8" w:rsidRDefault="00C517E8">
      <w:pPr>
        <w:rPr>
          <w:rFonts w:cs="Calibri"/>
          <w:b/>
          <w:bCs/>
          <w:noProof/>
          <w:color w:val="000000" w:themeColor="text1"/>
        </w:rPr>
      </w:pPr>
      <w:r>
        <w:rPr>
          <w:rFonts w:cs="Calibri"/>
          <w:b/>
          <w:bCs/>
          <w:noProof/>
          <w:color w:val="000000" w:themeColor="text1"/>
        </w:rPr>
        <w:br w:type="page"/>
      </w:r>
    </w:p>
    <w:p w14:paraId="74737C92" w14:textId="2F31F9A2" w:rsidR="00475D53" w:rsidRPr="002A003E" w:rsidRDefault="00475D53">
      <w:pPr>
        <w:rPr>
          <w:rFonts w:cs="Calibri"/>
          <w:b/>
          <w:bCs/>
          <w:noProof/>
          <w:color w:val="000000" w:themeColor="text1"/>
          <w:sz w:val="28"/>
        </w:rPr>
      </w:pPr>
      <w:r w:rsidRPr="002A003E">
        <w:rPr>
          <w:rFonts w:cs="Calibri"/>
          <w:b/>
          <w:bCs/>
          <w:noProof/>
          <w:color w:val="000000" w:themeColor="text1"/>
          <w:sz w:val="28"/>
        </w:rPr>
        <w:lastRenderedPageBreak/>
        <w:t>Índice de Figuras:</w:t>
      </w:r>
    </w:p>
    <w:p w14:paraId="600E6A8C" w14:textId="2BA639DD" w:rsidR="00A13903" w:rsidRPr="00A13903" w:rsidRDefault="00475D53">
      <w:pPr>
        <w:pStyle w:val="TableofFigures"/>
        <w:tabs>
          <w:tab w:val="right" w:leader="dot" w:pos="9016"/>
        </w:tabs>
        <w:rPr>
          <w:rFonts w:ascii="Calibri" w:eastAsiaTheme="minorEastAsia" w:hAnsi="Calibri" w:cstheme="minorBidi"/>
          <w:caps w:val="0"/>
          <w:noProof/>
          <w:sz w:val="22"/>
          <w:szCs w:val="22"/>
        </w:rPr>
      </w:pPr>
      <w:r w:rsidRPr="00ED1DBC">
        <w:rPr>
          <w:rFonts w:ascii="Calibri" w:hAnsi="Calibri" w:cs="Calibri"/>
          <w:caps w:val="0"/>
          <w:sz w:val="22"/>
          <w:szCs w:val="22"/>
          <w:lang w:val="en-US"/>
        </w:rPr>
        <w:fldChar w:fldCharType="begin"/>
      </w:r>
      <w:r w:rsidRPr="00ED1DBC">
        <w:rPr>
          <w:rFonts w:ascii="Calibri" w:hAnsi="Calibri" w:cs="Calibri"/>
          <w:caps w:val="0"/>
          <w:sz w:val="22"/>
          <w:szCs w:val="22"/>
          <w:lang w:val="en-US"/>
        </w:rPr>
        <w:instrText xml:space="preserve"> TOC \h \z \c "Figura" </w:instrText>
      </w:r>
      <w:r w:rsidRPr="00ED1DBC">
        <w:rPr>
          <w:rFonts w:ascii="Calibri" w:hAnsi="Calibri" w:cs="Calibri"/>
          <w:caps w:val="0"/>
          <w:sz w:val="22"/>
          <w:szCs w:val="22"/>
          <w:lang w:val="en-US"/>
        </w:rPr>
        <w:fldChar w:fldCharType="separate"/>
      </w:r>
      <w:hyperlink w:anchor="_Toc168414149" w:history="1">
        <w:r w:rsidR="00A13903" w:rsidRPr="00A13903">
          <w:rPr>
            <w:rStyle w:val="Hyperlink"/>
            <w:rFonts w:ascii="Calibri" w:eastAsiaTheme="majorEastAsia" w:hAnsi="Calibri" w:cs="Calibri"/>
            <w:caps w:val="0"/>
            <w:noProof/>
            <w:sz w:val="22"/>
            <w:szCs w:val="22"/>
          </w:rPr>
          <w:t>figura 1. Modelo Relacional - Interfaces Do Mug Para Casos De Uso</w:t>
        </w:r>
        <w:r w:rsidR="00A13903" w:rsidRPr="00A13903">
          <w:rPr>
            <w:rFonts w:ascii="Calibri" w:hAnsi="Calibri"/>
            <w:caps w:val="0"/>
            <w:noProof/>
            <w:webHidden/>
            <w:sz w:val="22"/>
            <w:szCs w:val="22"/>
          </w:rPr>
          <w:tab/>
        </w:r>
        <w:r w:rsidR="00A13903" w:rsidRPr="00A13903">
          <w:rPr>
            <w:rFonts w:ascii="Calibri" w:hAnsi="Calibri"/>
            <w:noProof/>
            <w:webHidden/>
            <w:sz w:val="22"/>
            <w:szCs w:val="22"/>
          </w:rPr>
          <w:fldChar w:fldCharType="begin"/>
        </w:r>
        <w:r w:rsidR="00A13903" w:rsidRPr="00A13903">
          <w:rPr>
            <w:rFonts w:ascii="Calibri" w:hAnsi="Calibri"/>
            <w:noProof/>
            <w:webHidden/>
            <w:sz w:val="22"/>
            <w:szCs w:val="22"/>
          </w:rPr>
          <w:instrText xml:space="preserve"> PAGEREF _Toc168414149 \h </w:instrText>
        </w:r>
        <w:r w:rsidR="00A13903" w:rsidRPr="00A13903">
          <w:rPr>
            <w:rFonts w:ascii="Calibri" w:hAnsi="Calibri"/>
            <w:noProof/>
            <w:webHidden/>
            <w:sz w:val="22"/>
            <w:szCs w:val="22"/>
          </w:rPr>
        </w:r>
        <w:r w:rsidR="00A13903" w:rsidRPr="00A13903">
          <w:rPr>
            <w:rFonts w:ascii="Calibri" w:hAnsi="Calibri"/>
            <w:noProof/>
            <w:webHidden/>
            <w:sz w:val="22"/>
            <w:szCs w:val="22"/>
          </w:rPr>
          <w:fldChar w:fldCharType="separate"/>
        </w:r>
        <w:r w:rsidR="00486242">
          <w:rPr>
            <w:rFonts w:ascii="Calibri" w:hAnsi="Calibri"/>
            <w:noProof/>
            <w:webHidden/>
            <w:sz w:val="22"/>
            <w:szCs w:val="22"/>
          </w:rPr>
          <w:t>7</w:t>
        </w:r>
        <w:r w:rsidR="00A13903" w:rsidRPr="00A13903">
          <w:rPr>
            <w:rFonts w:ascii="Calibri" w:hAnsi="Calibri"/>
            <w:noProof/>
            <w:webHidden/>
            <w:sz w:val="22"/>
            <w:szCs w:val="22"/>
          </w:rPr>
          <w:fldChar w:fldCharType="end"/>
        </w:r>
      </w:hyperlink>
    </w:p>
    <w:p w14:paraId="241A6011" w14:textId="4FA2D386" w:rsidR="00A13903" w:rsidRPr="00A13903" w:rsidRDefault="00F07D1C">
      <w:pPr>
        <w:pStyle w:val="TableofFigures"/>
        <w:tabs>
          <w:tab w:val="right" w:leader="dot" w:pos="9016"/>
        </w:tabs>
        <w:rPr>
          <w:rFonts w:ascii="Calibri" w:eastAsiaTheme="minorEastAsia" w:hAnsi="Calibri" w:cstheme="minorBidi"/>
          <w:caps w:val="0"/>
          <w:noProof/>
          <w:sz w:val="22"/>
          <w:szCs w:val="22"/>
        </w:rPr>
      </w:pPr>
      <w:hyperlink w:anchor="_Toc168414150" w:history="1">
        <w:r w:rsidR="00A13903" w:rsidRPr="00A13903">
          <w:rPr>
            <w:rStyle w:val="Hyperlink"/>
            <w:rFonts w:ascii="Calibri" w:eastAsiaTheme="majorEastAsia" w:hAnsi="Calibri"/>
            <w:caps w:val="0"/>
            <w:noProof/>
            <w:sz w:val="22"/>
            <w:szCs w:val="22"/>
          </w:rPr>
          <w:t>Figura 2. Exemplo De Controlo De Integridade</w:t>
        </w:r>
        <w:r w:rsidR="00A13903" w:rsidRPr="00A13903">
          <w:rPr>
            <w:rFonts w:ascii="Calibri" w:hAnsi="Calibri"/>
            <w:caps w:val="0"/>
            <w:noProof/>
            <w:webHidden/>
            <w:sz w:val="22"/>
            <w:szCs w:val="22"/>
          </w:rPr>
          <w:tab/>
        </w:r>
        <w:r w:rsidR="00A13903" w:rsidRPr="00A13903">
          <w:rPr>
            <w:rFonts w:ascii="Calibri" w:hAnsi="Calibri"/>
            <w:noProof/>
            <w:webHidden/>
            <w:sz w:val="22"/>
            <w:szCs w:val="22"/>
          </w:rPr>
          <w:fldChar w:fldCharType="begin"/>
        </w:r>
        <w:r w:rsidR="00A13903" w:rsidRPr="00A13903">
          <w:rPr>
            <w:rFonts w:ascii="Calibri" w:hAnsi="Calibri"/>
            <w:noProof/>
            <w:webHidden/>
            <w:sz w:val="22"/>
            <w:szCs w:val="22"/>
          </w:rPr>
          <w:instrText xml:space="preserve"> PAGEREF _Toc168414150 \h </w:instrText>
        </w:r>
        <w:r w:rsidR="00A13903" w:rsidRPr="00A13903">
          <w:rPr>
            <w:rFonts w:ascii="Calibri" w:hAnsi="Calibri"/>
            <w:noProof/>
            <w:webHidden/>
            <w:sz w:val="22"/>
            <w:szCs w:val="22"/>
          </w:rPr>
        </w:r>
        <w:r w:rsidR="00A13903" w:rsidRPr="00A13903">
          <w:rPr>
            <w:rFonts w:ascii="Calibri" w:hAnsi="Calibri"/>
            <w:noProof/>
            <w:webHidden/>
            <w:sz w:val="22"/>
            <w:szCs w:val="22"/>
          </w:rPr>
          <w:fldChar w:fldCharType="separate"/>
        </w:r>
        <w:r w:rsidR="00486242">
          <w:rPr>
            <w:rFonts w:ascii="Calibri" w:hAnsi="Calibri"/>
            <w:noProof/>
            <w:webHidden/>
            <w:sz w:val="22"/>
            <w:szCs w:val="22"/>
          </w:rPr>
          <w:t>111</w:t>
        </w:r>
        <w:r w:rsidR="00A13903" w:rsidRPr="00A13903">
          <w:rPr>
            <w:rFonts w:ascii="Calibri" w:hAnsi="Calibri"/>
            <w:noProof/>
            <w:webHidden/>
            <w:sz w:val="22"/>
            <w:szCs w:val="22"/>
          </w:rPr>
          <w:fldChar w:fldCharType="end"/>
        </w:r>
      </w:hyperlink>
    </w:p>
    <w:p w14:paraId="22E43289" w14:textId="0490CF67" w:rsidR="00A13903" w:rsidRDefault="00F07D1C">
      <w:pPr>
        <w:pStyle w:val="TableofFigures"/>
        <w:tabs>
          <w:tab w:val="right" w:leader="dot" w:pos="9016"/>
        </w:tabs>
        <w:rPr>
          <w:rFonts w:eastAsiaTheme="minorEastAsia" w:cstheme="minorBidi"/>
          <w:caps w:val="0"/>
          <w:noProof/>
          <w:sz w:val="22"/>
          <w:szCs w:val="22"/>
        </w:rPr>
      </w:pPr>
      <w:hyperlink w:anchor="_Toc168414151" w:history="1">
        <w:r w:rsidR="00A13903" w:rsidRPr="00A13903">
          <w:rPr>
            <w:rStyle w:val="Hyperlink"/>
            <w:rFonts w:ascii="Calibri" w:eastAsiaTheme="majorEastAsia" w:hAnsi="Calibri"/>
            <w:caps w:val="0"/>
            <w:noProof/>
            <w:sz w:val="22"/>
            <w:szCs w:val="22"/>
          </w:rPr>
          <w:t>Figura 3. Exemplo De Evolução Dos Controlos E Kpis De Garantias No Data Lake</w:t>
        </w:r>
        <w:r w:rsidR="00A13903" w:rsidRPr="00A13903">
          <w:rPr>
            <w:rFonts w:ascii="Calibri" w:hAnsi="Calibri"/>
            <w:caps w:val="0"/>
            <w:noProof/>
            <w:webHidden/>
            <w:sz w:val="22"/>
            <w:szCs w:val="22"/>
          </w:rPr>
          <w:tab/>
        </w:r>
        <w:r w:rsidR="00A13903" w:rsidRPr="00A13903">
          <w:rPr>
            <w:rFonts w:ascii="Calibri" w:hAnsi="Calibri"/>
            <w:noProof/>
            <w:webHidden/>
            <w:sz w:val="22"/>
            <w:szCs w:val="22"/>
          </w:rPr>
          <w:fldChar w:fldCharType="begin"/>
        </w:r>
        <w:r w:rsidR="00A13903" w:rsidRPr="00A13903">
          <w:rPr>
            <w:rFonts w:ascii="Calibri" w:hAnsi="Calibri"/>
            <w:noProof/>
            <w:webHidden/>
            <w:sz w:val="22"/>
            <w:szCs w:val="22"/>
          </w:rPr>
          <w:instrText xml:space="preserve"> PAGEREF _Toc168414151 \h </w:instrText>
        </w:r>
        <w:r w:rsidR="00A13903" w:rsidRPr="00A13903">
          <w:rPr>
            <w:rFonts w:ascii="Calibri" w:hAnsi="Calibri"/>
            <w:noProof/>
            <w:webHidden/>
            <w:sz w:val="22"/>
            <w:szCs w:val="22"/>
          </w:rPr>
        </w:r>
        <w:r w:rsidR="00A13903" w:rsidRPr="00A13903">
          <w:rPr>
            <w:rFonts w:ascii="Calibri" w:hAnsi="Calibri"/>
            <w:noProof/>
            <w:webHidden/>
            <w:sz w:val="22"/>
            <w:szCs w:val="22"/>
          </w:rPr>
          <w:fldChar w:fldCharType="separate"/>
        </w:r>
        <w:r w:rsidR="00486242">
          <w:rPr>
            <w:rFonts w:ascii="Calibri" w:hAnsi="Calibri"/>
            <w:noProof/>
            <w:webHidden/>
            <w:sz w:val="22"/>
            <w:szCs w:val="22"/>
          </w:rPr>
          <w:t>112</w:t>
        </w:r>
        <w:r w:rsidR="00A13903" w:rsidRPr="00A13903">
          <w:rPr>
            <w:rFonts w:ascii="Calibri" w:hAnsi="Calibri"/>
            <w:noProof/>
            <w:webHidden/>
            <w:sz w:val="22"/>
            <w:szCs w:val="22"/>
          </w:rPr>
          <w:fldChar w:fldCharType="end"/>
        </w:r>
      </w:hyperlink>
    </w:p>
    <w:p w14:paraId="68E59878" w14:textId="6EE51EAE" w:rsidR="00475D53" w:rsidRPr="00F60054" w:rsidRDefault="00475D53">
      <w:pPr>
        <w:rPr>
          <w:rFonts w:cs="Calibri"/>
          <w:lang w:val="en-US"/>
        </w:rPr>
      </w:pPr>
      <w:r w:rsidRPr="00ED1DBC">
        <w:rPr>
          <w:rFonts w:cs="Calibri"/>
          <w:szCs w:val="22"/>
          <w:lang w:val="en-US"/>
        </w:rPr>
        <w:fldChar w:fldCharType="end"/>
      </w:r>
    </w:p>
    <w:p w14:paraId="7F102A53" w14:textId="618911A1" w:rsidR="00475D53" w:rsidRPr="002A003E" w:rsidRDefault="00475D53">
      <w:pPr>
        <w:rPr>
          <w:rFonts w:cs="Calibri"/>
          <w:b/>
          <w:bCs/>
          <w:noProof/>
          <w:color w:val="000000" w:themeColor="text1"/>
          <w:sz w:val="28"/>
        </w:rPr>
      </w:pPr>
      <w:r w:rsidRPr="002A003E">
        <w:rPr>
          <w:rFonts w:cs="Calibri"/>
          <w:b/>
          <w:bCs/>
          <w:noProof/>
          <w:color w:val="000000" w:themeColor="text1"/>
          <w:sz w:val="28"/>
        </w:rPr>
        <w:t>Índice de Tabelas:</w:t>
      </w:r>
    </w:p>
    <w:p w14:paraId="140DADA9" w14:textId="1326AAC7" w:rsidR="00296831" w:rsidRPr="00296831" w:rsidRDefault="00475D53">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s="Calibri"/>
          <w:caps w:val="0"/>
          <w:sz w:val="22"/>
          <w:szCs w:val="22"/>
          <w:lang w:val="en-US"/>
        </w:rPr>
        <w:fldChar w:fldCharType="begin"/>
      </w:r>
      <w:r w:rsidRPr="00296831">
        <w:rPr>
          <w:rFonts w:ascii="Calibri" w:hAnsi="Calibri" w:cs="Calibri"/>
          <w:caps w:val="0"/>
          <w:sz w:val="22"/>
          <w:szCs w:val="22"/>
        </w:rPr>
        <w:instrText xml:space="preserve"> TOC \c "Tabela" </w:instrText>
      </w:r>
      <w:r w:rsidRPr="00296831">
        <w:rPr>
          <w:rFonts w:ascii="Calibri" w:hAnsi="Calibri" w:cs="Calibri"/>
          <w:caps w:val="0"/>
          <w:sz w:val="22"/>
          <w:szCs w:val="22"/>
          <w:lang w:val="en-US"/>
        </w:rPr>
        <w:fldChar w:fldCharType="separate"/>
      </w:r>
      <w:r w:rsidR="00ED1DBC" w:rsidRPr="00296831">
        <w:rPr>
          <w:rFonts w:ascii="Calibri" w:hAnsi="Calibri" w:cs="Calibri"/>
          <w:caps w:val="0"/>
          <w:noProof/>
          <w:color w:val="000000" w:themeColor="text1"/>
          <w:sz w:val="22"/>
          <w:szCs w:val="22"/>
        </w:rPr>
        <w:t>Tabela 1: Módulo De Interface</w:t>
      </w:r>
      <w:r w:rsidR="00ED1DBC"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_Toc168413839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8</w:t>
      </w:r>
      <w:r w:rsidR="00296831" w:rsidRPr="00296831">
        <w:rPr>
          <w:rFonts w:ascii="Calibri" w:hAnsi="Calibri"/>
          <w:noProof/>
          <w:sz w:val="22"/>
          <w:szCs w:val="22"/>
        </w:rPr>
        <w:fldChar w:fldCharType="end"/>
      </w:r>
    </w:p>
    <w:p w14:paraId="6BCBF479" w14:textId="35129869"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s="Calibri"/>
          <w:caps w:val="0"/>
          <w:noProof/>
          <w:color w:val="000000" w:themeColor="text1"/>
          <w:sz w:val="22"/>
          <w:szCs w:val="22"/>
        </w:rPr>
        <w:t>Tabela 2: Informação Das Tabelas De Aprovisionamento Da Cd.Garantias.Gt015_Report_Biyr9500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_Toc168413840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13</w:t>
      </w:r>
      <w:r w:rsidR="00296831" w:rsidRPr="00296831">
        <w:rPr>
          <w:rFonts w:ascii="Calibri" w:hAnsi="Calibri"/>
          <w:noProof/>
          <w:sz w:val="22"/>
          <w:szCs w:val="22"/>
        </w:rPr>
        <w:fldChar w:fldCharType="end"/>
      </w:r>
    </w:p>
    <w:p w14:paraId="0A6EBC1F" w14:textId="7F8159DB"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s="Calibri"/>
          <w:caps w:val="0"/>
          <w:noProof/>
          <w:color w:val="000000" w:themeColor="text1"/>
          <w:sz w:val="22"/>
          <w:szCs w:val="22"/>
        </w:rPr>
        <w:t>Tabela 3: Detalhe Dos Campos Da Cd.Garantias.Gt015_Report_Biyr9500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_Toc168413841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14</w:t>
      </w:r>
      <w:r w:rsidR="00296831" w:rsidRPr="00296831">
        <w:rPr>
          <w:rFonts w:ascii="Calibri" w:hAnsi="Calibri"/>
          <w:noProof/>
          <w:sz w:val="22"/>
          <w:szCs w:val="22"/>
        </w:rPr>
        <w:fldChar w:fldCharType="end"/>
      </w:r>
    </w:p>
    <w:p w14:paraId="5533B5F8" w14:textId="481EEF59"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s="Calibri"/>
          <w:caps w:val="0"/>
          <w:noProof/>
          <w:color w:val="000000" w:themeColor="text1"/>
          <w:sz w:val="22"/>
          <w:szCs w:val="22"/>
        </w:rPr>
        <w:t>Tabela 4: Informação Das Tabelas De Aprovisionamento Da Cd_Garantias.Gt016_Report_Biyr9510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_Toc168413842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23</w:t>
      </w:r>
      <w:r w:rsidR="00296831" w:rsidRPr="00296831">
        <w:rPr>
          <w:rFonts w:ascii="Calibri" w:hAnsi="Calibri"/>
          <w:noProof/>
          <w:sz w:val="22"/>
          <w:szCs w:val="22"/>
        </w:rPr>
        <w:fldChar w:fldCharType="end"/>
      </w:r>
    </w:p>
    <w:p w14:paraId="3BD8DA96" w14:textId="1EE39B9D"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s="Calibri"/>
          <w:caps w:val="0"/>
          <w:noProof/>
          <w:color w:val="000000" w:themeColor="text1"/>
          <w:sz w:val="22"/>
          <w:szCs w:val="22"/>
        </w:rPr>
        <w:t>Tabela 5:Detalhe Dos Campos Da Cd_Garantias.Gt016_Report_Biyr9510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_Toc168413843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24</w:t>
      </w:r>
      <w:r w:rsidR="00296831" w:rsidRPr="00296831">
        <w:rPr>
          <w:rFonts w:ascii="Calibri" w:hAnsi="Calibri"/>
          <w:noProof/>
          <w:sz w:val="22"/>
          <w:szCs w:val="22"/>
        </w:rPr>
        <w:fldChar w:fldCharType="end"/>
      </w:r>
    </w:p>
    <w:p w14:paraId="09469120" w14:textId="4BA0E35E"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s="Calibri"/>
          <w:caps w:val="0"/>
          <w:noProof/>
          <w:color w:val="000000" w:themeColor="text1"/>
          <w:sz w:val="22"/>
          <w:szCs w:val="22"/>
        </w:rPr>
        <w:t>Tabela 6: Informação Das Tabelas De Aprovisionamento Da Cd_Garantias.Gt017_Report_Biyr9520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_Toc168413844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35</w:t>
      </w:r>
      <w:r w:rsidR="00296831" w:rsidRPr="00296831">
        <w:rPr>
          <w:rFonts w:ascii="Calibri" w:hAnsi="Calibri"/>
          <w:noProof/>
          <w:sz w:val="22"/>
          <w:szCs w:val="22"/>
        </w:rPr>
        <w:fldChar w:fldCharType="end"/>
      </w:r>
    </w:p>
    <w:p w14:paraId="733A29ED" w14:textId="79AC6616"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s="Calibri"/>
          <w:caps w:val="0"/>
          <w:noProof/>
          <w:color w:val="000000" w:themeColor="text1"/>
          <w:sz w:val="22"/>
          <w:szCs w:val="22"/>
        </w:rPr>
        <w:t>Tabela 7: Detalhe Dos Campos Da Cd_Garantias.Gt017_Report_Biyr9520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_Toc168413845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0</w:t>
      </w:r>
      <w:r w:rsidR="00296831" w:rsidRPr="00296831">
        <w:rPr>
          <w:rFonts w:ascii="Calibri" w:hAnsi="Calibri"/>
          <w:noProof/>
          <w:sz w:val="22"/>
          <w:szCs w:val="22"/>
        </w:rPr>
        <w:fldChar w:fldCharType="end"/>
      </w:r>
    </w:p>
    <w:p w14:paraId="196756DF" w14:textId="45763BF6"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8: Informação Das Tabelas De Aprovisionamento Da Cd.Garantias.Gt019_Report_Biyr9500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_Toc168413846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1</w:t>
      </w:r>
      <w:r w:rsidR="00296831" w:rsidRPr="00296831">
        <w:rPr>
          <w:rFonts w:ascii="Calibri" w:hAnsi="Calibri"/>
          <w:noProof/>
          <w:sz w:val="22"/>
          <w:szCs w:val="22"/>
        </w:rPr>
        <w:fldChar w:fldCharType="end"/>
      </w:r>
    </w:p>
    <w:p w14:paraId="2C7C6089" w14:textId="3701E1CC"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9: Detalhe Dos Campos Da Cd.Garantias.Gt019_Report_Biyr9500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_Toc168413847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2</w:t>
      </w:r>
      <w:r w:rsidR="00296831" w:rsidRPr="00296831">
        <w:rPr>
          <w:rFonts w:ascii="Calibri" w:hAnsi="Calibri"/>
          <w:noProof/>
          <w:sz w:val="22"/>
          <w:szCs w:val="22"/>
        </w:rPr>
        <w:fldChar w:fldCharType="end"/>
      </w:r>
    </w:p>
    <w:p w14:paraId="3A903219" w14:textId="5B1A0A5C"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10: Informação Das Tabelas De Aprovisionamento Da Cd_Garantias.Gt020_Report_Biyr9510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_Toc168413848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17</w:t>
      </w:r>
      <w:r w:rsidR="00296831" w:rsidRPr="00296831">
        <w:rPr>
          <w:rFonts w:ascii="Calibri" w:hAnsi="Calibri"/>
          <w:noProof/>
          <w:sz w:val="22"/>
          <w:szCs w:val="22"/>
        </w:rPr>
        <w:fldChar w:fldCharType="end"/>
      </w:r>
    </w:p>
    <w:p w14:paraId="48DECA1D" w14:textId="1E2BD421"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11: Detalhe Dos Campos Da Cd_Garantias.Gt020_Report_Biyr9510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_Toc168413849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19</w:t>
      </w:r>
      <w:r w:rsidR="00296831" w:rsidRPr="00296831">
        <w:rPr>
          <w:rFonts w:ascii="Calibri" w:hAnsi="Calibri"/>
          <w:noProof/>
          <w:sz w:val="22"/>
          <w:szCs w:val="22"/>
        </w:rPr>
        <w:fldChar w:fldCharType="end"/>
      </w:r>
    </w:p>
    <w:p w14:paraId="25FC9CFE" w14:textId="465AB2C2"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12: Informação Das Tabelas De Aprovisionamento Da Cd_Garantias.Gt021_Report_Biyr9520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_Toc168413850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38</w:t>
      </w:r>
      <w:r w:rsidR="00296831" w:rsidRPr="00296831">
        <w:rPr>
          <w:rFonts w:ascii="Calibri" w:hAnsi="Calibri"/>
          <w:noProof/>
          <w:sz w:val="22"/>
          <w:szCs w:val="22"/>
        </w:rPr>
        <w:fldChar w:fldCharType="end"/>
      </w:r>
    </w:p>
    <w:p w14:paraId="671F89AC" w14:textId="3126E82E"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13: Detalhe Dos Campos Da Cd_Garantias.Gt021_Report_Biyr9520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_Toc168413851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39</w:t>
      </w:r>
      <w:r w:rsidR="00296831" w:rsidRPr="00296831">
        <w:rPr>
          <w:rFonts w:ascii="Calibri" w:hAnsi="Calibri"/>
          <w:noProof/>
          <w:sz w:val="22"/>
          <w:szCs w:val="22"/>
        </w:rPr>
        <w:fldChar w:fldCharType="end"/>
      </w:r>
    </w:p>
    <w:p w14:paraId="3FF17DAD" w14:textId="45736222"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14: Informação Das Tabelas De Aprovisionamento Da Cd_Garantias.Kt_Chaves_Intrf_Grts_Biyr</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_Toc168413852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45</w:t>
      </w:r>
      <w:r w:rsidR="00296831" w:rsidRPr="00296831">
        <w:rPr>
          <w:rFonts w:ascii="Calibri" w:hAnsi="Calibri"/>
          <w:noProof/>
          <w:sz w:val="22"/>
          <w:szCs w:val="22"/>
        </w:rPr>
        <w:fldChar w:fldCharType="end"/>
      </w:r>
    </w:p>
    <w:p w14:paraId="2E6F28CB" w14:textId="6D24003E"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15: Detalhe Dos Campos Da Cd_Garantias.Kt_Chaves_Intrf_Grts_Biyr</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_Toc168413853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46</w:t>
      </w:r>
      <w:r w:rsidR="00296831" w:rsidRPr="00296831">
        <w:rPr>
          <w:rFonts w:ascii="Calibri" w:hAnsi="Calibri"/>
          <w:noProof/>
          <w:sz w:val="22"/>
          <w:szCs w:val="22"/>
        </w:rPr>
        <w:fldChar w:fldCharType="end"/>
      </w:r>
    </w:p>
    <w:p w14:paraId="797CD081" w14:textId="020F4689"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16:  Informação Das Tabelas De Aprovisionamento Da Cd_Garantias.Kt_Chaves_Intrf_Grts_Biyr_Bem</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_Toc168413854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49</w:t>
      </w:r>
      <w:r w:rsidR="00296831" w:rsidRPr="00296831">
        <w:rPr>
          <w:rFonts w:ascii="Calibri" w:hAnsi="Calibri"/>
          <w:noProof/>
          <w:sz w:val="22"/>
          <w:szCs w:val="22"/>
        </w:rPr>
        <w:fldChar w:fldCharType="end"/>
      </w:r>
    </w:p>
    <w:p w14:paraId="4457E01F" w14:textId="01EA5AD6"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17: Detalhe Dos Campos Da Cd_Garantias.Kt_Chaves_Intrf_Grts_Biyr_Bem</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_Toc168413855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50</w:t>
      </w:r>
      <w:r w:rsidR="00296831" w:rsidRPr="00296831">
        <w:rPr>
          <w:rFonts w:ascii="Calibri" w:hAnsi="Calibri"/>
          <w:noProof/>
          <w:sz w:val="22"/>
          <w:szCs w:val="22"/>
        </w:rPr>
        <w:fldChar w:fldCharType="end"/>
      </w:r>
    </w:p>
    <w:p w14:paraId="7A3DD774" w14:textId="48B38BEB"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18: Informação Das Tabelas De Aprovisionamento Da Cd_Garantias.Kt_Chaves_Intrf_Grts_Biyr</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_Toc168413856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52</w:t>
      </w:r>
      <w:r w:rsidR="00296831" w:rsidRPr="00296831">
        <w:rPr>
          <w:rFonts w:ascii="Calibri" w:hAnsi="Calibri"/>
          <w:noProof/>
          <w:sz w:val="22"/>
          <w:szCs w:val="22"/>
        </w:rPr>
        <w:fldChar w:fldCharType="end"/>
      </w:r>
    </w:p>
    <w:p w14:paraId="317F874F" w14:textId="75439DD0"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19: Detalhe Dos Campos Da Cd_Garantias.Kt_Chaves_Intrf_Grts_Biyr</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_Toc168413857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53</w:t>
      </w:r>
      <w:r w:rsidR="00296831" w:rsidRPr="00296831">
        <w:rPr>
          <w:rFonts w:ascii="Calibri" w:hAnsi="Calibri"/>
          <w:noProof/>
          <w:sz w:val="22"/>
          <w:szCs w:val="22"/>
        </w:rPr>
        <w:fldChar w:fldCharType="end"/>
      </w:r>
    </w:p>
    <w:p w14:paraId="0476B972" w14:textId="272445B6"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20: Detalhe Dos Campos E Das Suas Transformações Da Cd_Garantias.Gt015_Report_Biyr9500_Ifrs</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_Toc168413858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54</w:t>
      </w:r>
      <w:r w:rsidR="00296831" w:rsidRPr="00296831">
        <w:rPr>
          <w:rFonts w:ascii="Calibri" w:hAnsi="Calibri"/>
          <w:noProof/>
          <w:sz w:val="22"/>
          <w:szCs w:val="22"/>
        </w:rPr>
        <w:fldChar w:fldCharType="end"/>
      </w:r>
    </w:p>
    <w:p w14:paraId="59B4F26D" w14:textId="663DCD0D"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21:Detalhe Dos Campos E Das Suas Transformações Da Cd_Garantias.Gt016_Report_Biyr9510_Ifrs</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_Toc168413859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56</w:t>
      </w:r>
      <w:r w:rsidR="00296831" w:rsidRPr="00296831">
        <w:rPr>
          <w:rFonts w:ascii="Calibri" w:hAnsi="Calibri"/>
          <w:noProof/>
          <w:sz w:val="22"/>
          <w:szCs w:val="22"/>
        </w:rPr>
        <w:fldChar w:fldCharType="end"/>
      </w:r>
    </w:p>
    <w:p w14:paraId="0DC5194A" w14:textId="7E80B643"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22: Detalhe Dos Campos E Das Suas Transformações Da Cd_Garantias.Gt017_Report_Biyr9520_Ifrs</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_Toc168413860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58</w:t>
      </w:r>
      <w:r w:rsidR="00296831" w:rsidRPr="00296831">
        <w:rPr>
          <w:rFonts w:ascii="Calibri" w:hAnsi="Calibri"/>
          <w:noProof/>
          <w:sz w:val="22"/>
          <w:szCs w:val="22"/>
        </w:rPr>
        <w:fldChar w:fldCharType="end"/>
      </w:r>
    </w:p>
    <w:p w14:paraId="5D67EF9E" w14:textId="00553AAA"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23: Detalhe Dos Campos E Das Suas Transformações Da Cd_Garantias.Gt015_Report_Biyr9500_Bst</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_Toc168413861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59</w:t>
      </w:r>
      <w:r w:rsidR="00296831" w:rsidRPr="00296831">
        <w:rPr>
          <w:rFonts w:ascii="Calibri" w:hAnsi="Calibri"/>
          <w:noProof/>
          <w:sz w:val="22"/>
          <w:szCs w:val="22"/>
        </w:rPr>
        <w:fldChar w:fldCharType="end"/>
      </w:r>
    </w:p>
    <w:p w14:paraId="77606207" w14:textId="1464F4BF"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24: Detalhe Dos Campos E Das Suas Transformações Da Cd_Garantias.Gt016_Report_Biyr9510_Bst</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_Toc168413862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64</w:t>
      </w:r>
      <w:r w:rsidR="00296831" w:rsidRPr="00296831">
        <w:rPr>
          <w:rFonts w:ascii="Calibri" w:hAnsi="Calibri"/>
          <w:noProof/>
          <w:sz w:val="22"/>
          <w:szCs w:val="22"/>
        </w:rPr>
        <w:fldChar w:fldCharType="end"/>
      </w:r>
    </w:p>
    <w:p w14:paraId="479D9A62" w14:textId="31CA3936"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25: Detalhe Dos Campos E Das Suas Transformações Da Cd_Garantias.Gt017_Report_Biyr9520_Bst</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_Toc168413863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69</w:t>
      </w:r>
      <w:r w:rsidR="00296831" w:rsidRPr="00296831">
        <w:rPr>
          <w:rFonts w:ascii="Calibri" w:hAnsi="Calibri"/>
          <w:noProof/>
          <w:sz w:val="22"/>
          <w:szCs w:val="22"/>
        </w:rPr>
        <w:fldChar w:fldCharType="end"/>
      </w:r>
    </w:p>
    <w:p w14:paraId="0438748D" w14:textId="748781E9"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26: Detalhe Dos Campos E Das Suas Transformações Da Cd_Garantias.Gt015_Report_Biyr9500_Ific</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_Toc168413864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70</w:t>
      </w:r>
      <w:r w:rsidR="00296831" w:rsidRPr="00296831">
        <w:rPr>
          <w:rFonts w:ascii="Calibri" w:hAnsi="Calibri"/>
          <w:noProof/>
          <w:sz w:val="22"/>
          <w:szCs w:val="22"/>
        </w:rPr>
        <w:fldChar w:fldCharType="end"/>
      </w:r>
    </w:p>
    <w:p w14:paraId="04DBFBA0" w14:textId="5E1856FE"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27: Detalhe Dos Campos E Das Suas Transformações Da Cd_Garantias.Gt016_Report_Biyr9510_Ific</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_Toc168413865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75</w:t>
      </w:r>
      <w:r w:rsidR="00296831" w:rsidRPr="00296831">
        <w:rPr>
          <w:rFonts w:ascii="Calibri" w:hAnsi="Calibri"/>
          <w:noProof/>
          <w:sz w:val="22"/>
          <w:szCs w:val="22"/>
        </w:rPr>
        <w:fldChar w:fldCharType="end"/>
      </w:r>
    </w:p>
    <w:p w14:paraId="0650D7A9" w14:textId="0E55CD2B"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28: Detalhe Dos Campos E Das Suas Transformações Da Cd_Garantias.Gt017_Report_Biyr9520_Ific</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_Toc168413866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80</w:t>
      </w:r>
      <w:r w:rsidR="00296831" w:rsidRPr="00296831">
        <w:rPr>
          <w:rFonts w:ascii="Calibri" w:hAnsi="Calibri"/>
          <w:noProof/>
          <w:sz w:val="22"/>
          <w:szCs w:val="22"/>
        </w:rPr>
        <w:fldChar w:fldCharType="end"/>
      </w:r>
    </w:p>
    <w:p w14:paraId="666E1A27" w14:textId="5411E413"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29: Detalhe Dos Campos E Das Suas Transformações A Partir Da  Cd_Garantias.Gt019_Report_Biyr9500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_Toc168413867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82</w:t>
      </w:r>
      <w:r w:rsidR="00296831" w:rsidRPr="00296831">
        <w:rPr>
          <w:rFonts w:ascii="Calibri" w:hAnsi="Calibri"/>
          <w:noProof/>
          <w:sz w:val="22"/>
          <w:szCs w:val="22"/>
        </w:rPr>
        <w:fldChar w:fldCharType="end"/>
      </w:r>
    </w:p>
    <w:p w14:paraId="28EE2701" w14:textId="17F69535"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lastRenderedPageBreak/>
        <w:t>Tabela 30: Detalhe Dos Campos E Das Suas Transformações A Partir Da  Cd_Garantias.Gt020_Report_Biyr9510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_Toc168413868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93</w:t>
      </w:r>
      <w:r w:rsidR="00296831" w:rsidRPr="00296831">
        <w:rPr>
          <w:rFonts w:ascii="Calibri" w:hAnsi="Calibri"/>
          <w:noProof/>
          <w:sz w:val="22"/>
          <w:szCs w:val="22"/>
        </w:rPr>
        <w:fldChar w:fldCharType="end"/>
      </w:r>
    </w:p>
    <w:p w14:paraId="535B2D39" w14:textId="0A1DC2CA"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31: Detalhe Dos Campos E Das Suas Transformações A Partir Da  Cd_Garantias.Gt021_Report_Biyr9520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_Toc168413869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486242">
        <w:rPr>
          <w:rFonts w:ascii="Calibri" w:hAnsi="Calibri"/>
          <w:noProof/>
          <w:sz w:val="22"/>
          <w:szCs w:val="22"/>
        </w:rPr>
        <w:t>106</w:t>
      </w:r>
      <w:r w:rsidR="00296831" w:rsidRPr="00296831">
        <w:rPr>
          <w:rFonts w:ascii="Calibri" w:hAnsi="Calibri"/>
          <w:noProof/>
          <w:sz w:val="22"/>
          <w:szCs w:val="22"/>
        </w:rPr>
        <w:fldChar w:fldCharType="end"/>
      </w:r>
    </w:p>
    <w:p w14:paraId="27899603" w14:textId="2D63465F" w:rsidR="00EB05F4" w:rsidRPr="00296831" w:rsidRDefault="00475D53">
      <w:pPr>
        <w:rPr>
          <w:rFonts w:cs="Calibri"/>
          <w:szCs w:val="22"/>
        </w:rPr>
      </w:pPr>
      <w:r w:rsidRPr="00296831">
        <w:rPr>
          <w:rFonts w:cs="Calibri"/>
          <w:szCs w:val="22"/>
          <w:lang w:val="en-US"/>
        </w:rPr>
        <w:fldChar w:fldCharType="end"/>
      </w:r>
      <w:r w:rsidR="00ED1DBC" w:rsidRPr="00296831">
        <w:rPr>
          <w:rFonts w:cs="Calibri"/>
          <w:szCs w:val="22"/>
        </w:rPr>
        <w:br w:type="page"/>
      </w:r>
    </w:p>
    <w:p w14:paraId="5E3B8F39" w14:textId="757A2324" w:rsidR="005A6DB6" w:rsidRPr="00D93BA2" w:rsidRDefault="005A6DB6" w:rsidP="00D93BA2">
      <w:pPr>
        <w:pStyle w:val="Heading1"/>
      </w:pPr>
      <w:bookmarkStart w:id="0" w:name="_Toc163902237"/>
      <w:bookmarkStart w:id="1" w:name="_Toc168671606"/>
      <w:r w:rsidRPr="00D93BA2">
        <w:lastRenderedPageBreak/>
        <w:t>Visão End-to-End</w:t>
      </w:r>
      <w:bookmarkEnd w:id="0"/>
      <w:bookmarkEnd w:id="1"/>
    </w:p>
    <w:p w14:paraId="5FBFC6B8" w14:textId="71E2E887" w:rsidR="008B366C" w:rsidRPr="00A52974" w:rsidRDefault="008B366C" w:rsidP="00E92418">
      <w:pPr>
        <w:spacing w:after="160" w:line="259" w:lineRule="auto"/>
        <w:jc w:val="both"/>
        <w:rPr>
          <w:rFonts w:eastAsiaTheme="minorHAnsi" w:cs="Calibri"/>
          <w:szCs w:val="22"/>
          <w:lang w:eastAsia="en-US"/>
        </w:rPr>
      </w:pPr>
      <w:r w:rsidRPr="00A52974">
        <w:rPr>
          <w:rFonts w:eastAsiaTheme="minorHAnsi" w:cs="Calibri"/>
          <w:szCs w:val="22"/>
          <w:lang w:eastAsia="en-US"/>
        </w:rPr>
        <w:t>Em dezembro de 2022, o Modelo Único de Garantias</w:t>
      </w:r>
      <w:r w:rsidR="006D03D6" w:rsidRPr="00A52974">
        <w:rPr>
          <w:rFonts w:eastAsiaTheme="minorHAnsi" w:cs="Calibri"/>
          <w:szCs w:val="22"/>
          <w:lang w:eastAsia="en-US"/>
        </w:rPr>
        <w:t xml:space="preserve"> (MUG)</w:t>
      </w:r>
      <w:r w:rsidRPr="00A52974">
        <w:rPr>
          <w:rFonts w:eastAsiaTheme="minorHAnsi" w:cs="Calibri"/>
          <w:szCs w:val="22"/>
          <w:lang w:eastAsia="en-US"/>
        </w:rPr>
        <w:t xml:space="preserve"> entrou em produção com o objetivo de concretizar um </w:t>
      </w:r>
      <w:r w:rsidR="002E2949" w:rsidRPr="00A52974">
        <w:rPr>
          <w:rFonts w:eastAsiaTheme="minorHAnsi" w:cs="Calibri"/>
          <w:szCs w:val="22"/>
          <w:lang w:eastAsia="en-US"/>
        </w:rPr>
        <w:t xml:space="preserve">repositório único, normalizado e centralizador com as garantias recebidas pelo Banco Santander Totta. </w:t>
      </w:r>
      <w:r w:rsidR="006D03D6" w:rsidRPr="00A52974">
        <w:rPr>
          <w:rFonts w:eastAsiaTheme="minorHAnsi" w:cs="Calibri"/>
          <w:szCs w:val="22"/>
          <w:lang w:eastAsia="en-US"/>
        </w:rPr>
        <w:t xml:space="preserve">Em dezembro de 2022 entrou em produção para alimentar os casos de uso de IFRS9 (Imparidade) e Loan Tapes BCE. A partir de abril de 2023, o BIYR 9500 e, consequentemente, a BDR – Capital e Contabilidade passaram também a apontar para este novo modelo de dados. Por fim, em junho de 2023 deu-se por concluído o projeto inicial de desenvolvimento do MUG no </w:t>
      </w:r>
      <w:r w:rsidR="006D03D6" w:rsidRPr="00A52974">
        <w:rPr>
          <w:rFonts w:eastAsiaTheme="minorHAnsi" w:cs="Calibri"/>
          <w:i/>
          <w:szCs w:val="22"/>
          <w:lang w:eastAsia="en-US"/>
        </w:rPr>
        <w:t>Data Lake</w:t>
      </w:r>
      <w:r w:rsidR="006D03D6" w:rsidRPr="00A52974">
        <w:rPr>
          <w:rFonts w:eastAsiaTheme="minorHAnsi" w:cs="Calibri"/>
          <w:szCs w:val="22"/>
          <w:lang w:eastAsia="en-US"/>
        </w:rPr>
        <w:t>, sem prejuízo de, como em muitas outras aplicações, existirem desde então novas iniciativas para introduzir melhorias, corrigir incidências e desenvolver novas funcionalidades.</w:t>
      </w:r>
    </w:p>
    <w:p w14:paraId="5959636C" w14:textId="7F4A0193" w:rsidR="006D03D6" w:rsidRPr="00A52974" w:rsidRDefault="006D03D6" w:rsidP="00E92418">
      <w:pPr>
        <w:spacing w:after="160" w:line="259" w:lineRule="auto"/>
        <w:jc w:val="both"/>
        <w:rPr>
          <w:rFonts w:eastAsiaTheme="minorHAnsi" w:cs="Calibri"/>
          <w:szCs w:val="22"/>
          <w:lang w:eastAsia="en-US"/>
        </w:rPr>
      </w:pPr>
      <w:r w:rsidRPr="00A52974">
        <w:rPr>
          <w:rFonts w:eastAsiaTheme="minorHAnsi" w:cs="Calibri"/>
          <w:szCs w:val="22"/>
          <w:lang w:eastAsia="en-US"/>
        </w:rPr>
        <w:t xml:space="preserve">Este documento tem como objetivo apresentar as tabelas de interface criadas entre o MUG e os principais casos de uso, de forma a garantia a traçabilidade de toda a informação de uma forma simples, direta e completa. Por esse motivo, importa relevar a documentação funcional do MUG, onde são apontados os princípios funcionais e arquitetónicos deste modelo de dados, bem como qual o universo coberto. Apesar de não serem parte do MUG, os tradutores e interfaces descritos neste documento respeitam todos os princípios e regras de definição de universo detalhados ao pormenor no documento Modelo de Dados e </w:t>
      </w:r>
      <w:r w:rsidRPr="00A52974">
        <w:rPr>
          <w:rFonts w:eastAsiaTheme="minorHAnsi" w:cs="Calibri"/>
          <w:i/>
          <w:szCs w:val="22"/>
          <w:lang w:eastAsia="en-US"/>
        </w:rPr>
        <w:t>Workflow</w:t>
      </w:r>
      <w:r w:rsidRPr="00A52974">
        <w:rPr>
          <w:rFonts w:eastAsiaTheme="minorHAnsi" w:cs="Calibri"/>
          <w:szCs w:val="22"/>
          <w:lang w:eastAsia="en-US"/>
        </w:rPr>
        <w:t xml:space="preserve"> – Modelo Único de Garantias.</w:t>
      </w:r>
    </w:p>
    <w:p w14:paraId="17ADF6D0" w14:textId="38F22B2F" w:rsidR="001D1A78" w:rsidRPr="00A52974" w:rsidRDefault="001D1A78" w:rsidP="00E92418">
      <w:pPr>
        <w:spacing w:after="160" w:line="259" w:lineRule="auto"/>
        <w:jc w:val="both"/>
        <w:rPr>
          <w:rFonts w:eastAsiaTheme="minorHAnsi" w:cs="Calibri"/>
          <w:szCs w:val="22"/>
          <w:lang w:eastAsia="en-US"/>
        </w:rPr>
      </w:pPr>
      <w:r w:rsidRPr="00A52974">
        <w:rPr>
          <w:rFonts w:eastAsiaTheme="minorHAnsi" w:cs="Calibri"/>
          <w:szCs w:val="22"/>
          <w:lang w:eastAsia="en-US"/>
        </w:rPr>
        <w:t xml:space="preserve">Este módulo não é um módulo do MUG, mas sim os interfaces de </w:t>
      </w:r>
      <w:r w:rsidRPr="00A52974">
        <w:rPr>
          <w:rFonts w:eastAsiaTheme="minorHAnsi" w:cs="Calibri"/>
          <w:i/>
          <w:iCs/>
          <w:szCs w:val="22"/>
          <w:lang w:eastAsia="en-US"/>
        </w:rPr>
        <w:t>output</w:t>
      </w:r>
      <w:r w:rsidRPr="00A52974">
        <w:rPr>
          <w:rFonts w:eastAsiaTheme="minorHAnsi" w:cs="Calibri"/>
          <w:szCs w:val="22"/>
          <w:lang w:eastAsia="en-US"/>
        </w:rPr>
        <w:t xml:space="preserve"> para cada caso de uso, neste caso para a IFRS9</w:t>
      </w:r>
      <w:r w:rsidR="00D22B39" w:rsidRPr="00A52974">
        <w:rPr>
          <w:rFonts w:eastAsiaTheme="minorHAnsi" w:cs="Calibri"/>
          <w:szCs w:val="22"/>
          <w:lang w:eastAsia="en-US"/>
        </w:rPr>
        <w:t xml:space="preserve"> e BDR</w:t>
      </w:r>
      <w:r w:rsidRPr="00A52974">
        <w:rPr>
          <w:rFonts w:eastAsiaTheme="minorHAnsi" w:cs="Calibri"/>
          <w:szCs w:val="22"/>
          <w:lang w:eastAsia="en-US"/>
        </w:rPr>
        <w:t xml:space="preserve">. É atualmente composto </w:t>
      </w:r>
      <w:r w:rsidRPr="00A52974">
        <w:rPr>
          <w:rFonts w:eastAsiaTheme="minorHAnsi" w:cs="Calibri"/>
          <w:color w:val="000000" w:themeColor="text1"/>
          <w:szCs w:val="22"/>
          <w:lang w:eastAsia="en-US"/>
        </w:rPr>
        <w:t>por 3 tabelas de output</w:t>
      </w:r>
      <w:r w:rsidR="004966E0" w:rsidRPr="00A52974">
        <w:rPr>
          <w:rStyle w:val="FootnoteReference"/>
          <w:rFonts w:eastAsiaTheme="minorHAnsi" w:cs="Calibri"/>
          <w:color w:val="000000" w:themeColor="text1"/>
          <w:szCs w:val="22"/>
          <w:lang w:eastAsia="en-US"/>
        </w:rPr>
        <w:footnoteReference w:id="2"/>
      </w:r>
      <w:r w:rsidRPr="00A52974">
        <w:rPr>
          <w:rFonts w:eastAsiaTheme="minorHAnsi" w:cs="Calibri"/>
          <w:color w:val="000000" w:themeColor="text1"/>
          <w:szCs w:val="22"/>
          <w:lang w:eastAsia="en-US"/>
        </w:rPr>
        <w:t xml:space="preserve"> que servem para adaptar os dados de responsabilidades e garantias dos outros dois </w:t>
      </w:r>
      <w:r w:rsidRPr="00A52974">
        <w:rPr>
          <w:rFonts w:eastAsiaTheme="minorHAnsi" w:cs="Calibri"/>
          <w:szCs w:val="22"/>
          <w:lang w:eastAsia="en-US"/>
        </w:rPr>
        <w:t>módulos ao formato de interface necessário a ser enviado para as aplicações IFRS9</w:t>
      </w:r>
      <w:r w:rsidR="00D22B39" w:rsidRPr="00A52974">
        <w:rPr>
          <w:rFonts w:eastAsiaTheme="minorHAnsi" w:cs="Calibri"/>
          <w:szCs w:val="22"/>
          <w:lang w:eastAsia="en-US"/>
        </w:rPr>
        <w:t xml:space="preserve"> e BDR</w:t>
      </w:r>
      <w:r w:rsidRPr="00A52974">
        <w:rPr>
          <w:rFonts w:eastAsiaTheme="minorHAnsi" w:cs="Calibri"/>
          <w:szCs w:val="22"/>
          <w:lang w:eastAsia="en-US"/>
        </w:rPr>
        <w:t xml:space="preserve">. Estas tabelas geram, depois e respetivamente, 3 e 6 tabelas </w:t>
      </w:r>
      <w:r w:rsidRPr="00A52974">
        <w:rPr>
          <w:rFonts w:eastAsiaTheme="minorHAnsi" w:cs="Calibri"/>
          <w:i/>
          <w:szCs w:val="22"/>
          <w:lang w:eastAsia="en-US"/>
        </w:rPr>
        <w:t>views</w:t>
      </w:r>
      <w:r w:rsidRPr="00A52974">
        <w:rPr>
          <w:rFonts w:eastAsiaTheme="minorHAnsi" w:cs="Calibri"/>
          <w:szCs w:val="22"/>
          <w:lang w:eastAsia="en-US"/>
        </w:rPr>
        <w:t xml:space="preserve"> com o formato exato e final para exportar para a aplicação IFRS9 e BDR. A granularidade dos interfaces está alinhada com a da BDR e da </w:t>
      </w:r>
      <w:r w:rsidR="0076562E" w:rsidRPr="00A52974">
        <w:rPr>
          <w:rFonts w:eastAsiaTheme="minorHAnsi" w:cs="Calibri"/>
          <w:szCs w:val="22"/>
          <w:lang w:eastAsia="en-US"/>
        </w:rPr>
        <w:t>I</w:t>
      </w:r>
      <w:r w:rsidRPr="00A52974">
        <w:rPr>
          <w:rFonts w:eastAsiaTheme="minorHAnsi" w:cs="Calibri"/>
          <w:szCs w:val="22"/>
          <w:lang w:eastAsia="en-US"/>
        </w:rPr>
        <w:t>FRS9 (ao nível d</w:t>
      </w:r>
      <w:r w:rsidR="00D22B39" w:rsidRPr="00A52974">
        <w:rPr>
          <w:rFonts w:eastAsiaTheme="minorHAnsi" w:cs="Calibri"/>
          <w:szCs w:val="22"/>
          <w:lang w:eastAsia="en-US"/>
        </w:rPr>
        <w:t xml:space="preserve">a Responsabilidade - </w:t>
      </w:r>
      <w:r w:rsidR="000F630D" w:rsidRPr="00A52974">
        <w:rPr>
          <w:rFonts w:eastAsiaTheme="minorHAnsi" w:cs="Calibri"/>
          <w:szCs w:val="22"/>
          <w:lang w:eastAsia="en-US"/>
        </w:rPr>
        <w:t>processo/caução</w:t>
      </w:r>
      <w:r w:rsidRPr="00A52974">
        <w:rPr>
          <w:rFonts w:eastAsiaTheme="minorHAnsi" w:cs="Calibri"/>
          <w:szCs w:val="22"/>
          <w:lang w:eastAsia="en-US"/>
        </w:rPr>
        <w:t>) pelo que é mais agregad</w:t>
      </w:r>
      <w:r w:rsidR="006C204D" w:rsidRPr="00A52974">
        <w:rPr>
          <w:rFonts w:eastAsiaTheme="minorHAnsi" w:cs="Calibri"/>
          <w:szCs w:val="22"/>
          <w:lang w:eastAsia="en-US"/>
        </w:rPr>
        <w:t>a</w:t>
      </w:r>
      <w:r w:rsidRPr="00A52974">
        <w:rPr>
          <w:rFonts w:eastAsiaTheme="minorHAnsi" w:cs="Calibri"/>
          <w:szCs w:val="22"/>
          <w:lang w:eastAsia="en-US"/>
        </w:rPr>
        <w:t xml:space="preserve"> do que a granularidade máxima do MUG (ao nível do bem). Para assegurar a rastreabilidade total entre os módulos, bem como com os casos de uso </w:t>
      </w:r>
      <w:r w:rsidR="005C3487" w:rsidRPr="00A52974">
        <w:rPr>
          <w:rFonts w:eastAsiaTheme="minorHAnsi" w:cs="Calibri"/>
          <w:szCs w:val="22"/>
          <w:lang w:eastAsia="en-US"/>
        </w:rPr>
        <w:t>–</w:t>
      </w:r>
      <w:r w:rsidR="006C204D" w:rsidRPr="00A52974">
        <w:rPr>
          <w:rFonts w:eastAsiaTheme="minorHAnsi" w:cs="Calibri"/>
          <w:szCs w:val="22"/>
          <w:lang w:eastAsia="en-US"/>
        </w:rPr>
        <w:t xml:space="preserve"> </w:t>
      </w:r>
      <w:r w:rsidR="005C3487" w:rsidRPr="00A52974">
        <w:rPr>
          <w:rFonts w:eastAsiaTheme="minorHAnsi" w:cs="Calibri"/>
          <w:szCs w:val="22"/>
          <w:lang w:eastAsia="en-US"/>
        </w:rPr>
        <w:t xml:space="preserve">caso o cruzamento entre </w:t>
      </w:r>
      <w:r w:rsidRPr="00A52974">
        <w:rPr>
          <w:rFonts w:eastAsiaTheme="minorHAnsi" w:cs="Calibri"/>
          <w:szCs w:val="22"/>
          <w:lang w:eastAsia="en-US"/>
        </w:rPr>
        <w:t xml:space="preserve">chaves não seja </w:t>
      </w:r>
      <w:r w:rsidR="005C3487" w:rsidRPr="00A52974">
        <w:rPr>
          <w:rFonts w:eastAsiaTheme="minorHAnsi" w:cs="Calibri"/>
          <w:szCs w:val="22"/>
          <w:lang w:eastAsia="en-US"/>
        </w:rPr>
        <w:t xml:space="preserve">realizada de forma </w:t>
      </w:r>
      <w:r w:rsidRPr="00A52974">
        <w:rPr>
          <w:rFonts w:eastAsiaTheme="minorHAnsi" w:cs="Calibri"/>
          <w:szCs w:val="22"/>
          <w:lang w:eastAsia="en-US"/>
        </w:rPr>
        <w:t>direta -, inclui-se uma tabela Rosetta entre o MUG e as tabelas de interface, e ainda um Rosetta entre o MUG e a</w:t>
      </w:r>
      <w:r w:rsidR="00B67462" w:rsidRPr="00A52974">
        <w:rPr>
          <w:rFonts w:eastAsiaTheme="minorHAnsi" w:cs="Calibri"/>
          <w:szCs w:val="22"/>
          <w:lang w:eastAsia="en-US"/>
        </w:rPr>
        <w:t xml:space="preserve">s chaves de </w:t>
      </w:r>
      <w:r w:rsidRPr="00A52974">
        <w:rPr>
          <w:rFonts w:eastAsiaTheme="minorHAnsi" w:cs="Calibri"/>
          <w:szCs w:val="22"/>
          <w:lang w:eastAsia="en-US"/>
        </w:rPr>
        <w:t xml:space="preserve">garantias </w:t>
      </w:r>
      <w:r w:rsidR="00B67462" w:rsidRPr="00A52974">
        <w:rPr>
          <w:rFonts w:eastAsiaTheme="minorHAnsi" w:cs="Calibri"/>
          <w:szCs w:val="22"/>
          <w:lang w:eastAsia="en-US"/>
        </w:rPr>
        <w:t>refletida na</w:t>
      </w:r>
      <w:r w:rsidRPr="00A52974">
        <w:rPr>
          <w:rFonts w:eastAsiaTheme="minorHAnsi" w:cs="Calibri"/>
          <w:szCs w:val="22"/>
          <w:lang w:eastAsia="en-US"/>
        </w:rPr>
        <w:t xml:space="preserve"> BDR.</w:t>
      </w:r>
    </w:p>
    <w:p w14:paraId="7A3866EA" w14:textId="77777777" w:rsidR="004966E0" w:rsidRPr="00A52974" w:rsidRDefault="005A6DB6" w:rsidP="004966E0">
      <w:pPr>
        <w:spacing w:after="160" w:line="259" w:lineRule="auto"/>
        <w:jc w:val="both"/>
        <w:rPr>
          <w:rFonts w:eastAsiaTheme="minorHAnsi" w:cs="Calibri"/>
          <w:szCs w:val="22"/>
          <w:lang w:eastAsia="en-US"/>
        </w:rPr>
      </w:pPr>
      <w:r w:rsidRPr="00A52974">
        <w:rPr>
          <w:rFonts w:eastAsiaTheme="minorHAnsi" w:cs="Calibri"/>
          <w:szCs w:val="22"/>
          <w:lang w:eastAsia="en-US"/>
        </w:rPr>
        <w:t xml:space="preserve">O fluxo </w:t>
      </w:r>
      <w:r w:rsidR="00990D74" w:rsidRPr="00A52974">
        <w:rPr>
          <w:rFonts w:eastAsiaTheme="minorHAnsi" w:cs="Calibri"/>
          <w:szCs w:val="22"/>
          <w:lang w:eastAsia="en-US"/>
        </w:rPr>
        <w:t xml:space="preserve">de informação </w:t>
      </w:r>
      <w:r w:rsidR="00B12AF5" w:rsidRPr="00A52974">
        <w:rPr>
          <w:rFonts w:eastAsiaTheme="minorHAnsi" w:cs="Calibri"/>
          <w:szCs w:val="22"/>
          <w:lang w:eastAsia="en-US"/>
        </w:rPr>
        <w:t xml:space="preserve">e a arquitetura de dados do </w:t>
      </w:r>
      <w:r w:rsidR="001D1A78" w:rsidRPr="00A52974">
        <w:rPr>
          <w:rFonts w:eastAsiaTheme="minorHAnsi" w:cs="Calibri"/>
          <w:szCs w:val="22"/>
          <w:lang w:eastAsia="en-US"/>
        </w:rPr>
        <w:t>MUG e dos seus interfaces</w:t>
      </w:r>
      <w:r w:rsidR="00B12AF5" w:rsidRPr="00A52974">
        <w:rPr>
          <w:rFonts w:eastAsiaTheme="minorHAnsi" w:cs="Calibri"/>
          <w:szCs w:val="22"/>
          <w:lang w:eastAsia="en-US"/>
        </w:rPr>
        <w:t xml:space="preserve"> está esquematizado no diagrama seguinte</w:t>
      </w:r>
      <w:r w:rsidR="000321F7" w:rsidRPr="00A52974">
        <w:rPr>
          <w:rFonts w:eastAsiaTheme="minorHAnsi" w:cs="Calibri"/>
          <w:szCs w:val="22"/>
          <w:lang w:eastAsia="en-US"/>
        </w:rPr>
        <w:t>:</w:t>
      </w:r>
    </w:p>
    <w:p w14:paraId="65D9537F" w14:textId="5DAA19EB" w:rsidR="002B5487" w:rsidRPr="004966E0" w:rsidRDefault="000E3CE7" w:rsidP="004966E0">
      <w:pPr>
        <w:spacing w:after="160" w:line="259" w:lineRule="auto"/>
        <w:jc w:val="center"/>
        <w:rPr>
          <w:rFonts w:eastAsiaTheme="minorHAnsi" w:cstheme="minorBidi"/>
          <w:szCs w:val="22"/>
          <w:lang w:eastAsia="en-US"/>
        </w:rPr>
      </w:pPr>
      <w:bookmarkStart w:id="2" w:name="_Toc168414149"/>
      <w:r w:rsidRPr="000E3CE7">
        <w:rPr>
          <w:rFonts w:cs="Calibri"/>
          <w:b/>
          <w:noProof/>
          <w:color w:val="000000" w:themeColor="text1"/>
          <w:szCs w:val="22"/>
        </w:rPr>
        <w:drawing>
          <wp:anchor distT="0" distB="0" distL="114300" distR="114300" simplePos="0" relativeHeight="251658243" behindDoc="0" locked="0" layoutInCell="1" allowOverlap="1" wp14:anchorId="18038A00" wp14:editId="1CFF49D8">
            <wp:simplePos x="0" y="0"/>
            <wp:positionH relativeFrom="margin">
              <wp:align>center</wp:align>
            </wp:positionH>
            <wp:positionV relativeFrom="paragraph">
              <wp:posOffset>219709</wp:posOffset>
            </wp:positionV>
            <wp:extent cx="4358640" cy="1981079"/>
            <wp:effectExtent l="0" t="0" r="3810" b="6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58640" cy="1981079"/>
                    </a:xfrm>
                    <a:prstGeom prst="rect">
                      <a:avLst/>
                    </a:prstGeom>
                  </pic:spPr>
                </pic:pic>
              </a:graphicData>
            </a:graphic>
            <wp14:sizeRelH relativeFrom="margin">
              <wp14:pctWidth>0</wp14:pctWidth>
            </wp14:sizeRelH>
            <wp14:sizeRelV relativeFrom="margin">
              <wp14:pctHeight>0</wp14:pctHeight>
            </wp14:sizeRelV>
          </wp:anchor>
        </w:drawing>
      </w:r>
      <w:r w:rsidR="002B5487" w:rsidRPr="002B5487">
        <w:rPr>
          <w:rFonts w:cs="Calibri"/>
          <w:b/>
          <w:color w:val="000000" w:themeColor="text1"/>
          <w:szCs w:val="22"/>
        </w:rPr>
        <w:t xml:space="preserve">Figura </w:t>
      </w:r>
      <w:r w:rsidR="002B5487" w:rsidRPr="002B5487">
        <w:rPr>
          <w:rFonts w:cs="Calibri"/>
          <w:b/>
          <w:color w:val="000000" w:themeColor="text1"/>
          <w:szCs w:val="22"/>
        </w:rPr>
        <w:fldChar w:fldCharType="begin"/>
      </w:r>
      <w:r w:rsidR="002B5487" w:rsidRPr="002B5487">
        <w:rPr>
          <w:rFonts w:cs="Calibri"/>
          <w:b/>
          <w:color w:val="000000" w:themeColor="text1"/>
          <w:szCs w:val="22"/>
        </w:rPr>
        <w:instrText xml:space="preserve"> SEQ Figura \* ARABIC </w:instrText>
      </w:r>
      <w:r w:rsidR="002B5487" w:rsidRPr="002B5487">
        <w:rPr>
          <w:rFonts w:cs="Calibri"/>
          <w:b/>
          <w:color w:val="000000" w:themeColor="text1"/>
          <w:szCs w:val="22"/>
        </w:rPr>
        <w:fldChar w:fldCharType="separate"/>
      </w:r>
      <w:r w:rsidR="00486242">
        <w:rPr>
          <w:rFonts w:cs="Calibri"/>
          <w:b/>
          <w:noProof/>
          <w:color w:val="000000" w:themeColor="text1"/>
          <w:szCs w:val="22"/>
        </w:rPr>
        <w:t>1</w:t>
      </w:r>
      <w:r w:rsidR="002B5487" w:rsidRPr="002B5487">
        <w:rPr>
          <w:rFonts w:cs="Calibri"/>
          <w:b/>
          <w:color w:val="000000" w:themeColor="text1"/>
          <w:szCs w:val="22"/>
        </w:rPr>
        <w:fldChar w:fldCharType="end"/>
      </w:r>
      <w:r w:rsidR="002B5487" w:rsidRPr="002B5487">
        <w:rPr>
          <w:rFonts w:cs="Calibri"/>
          <w:b/>
          <w:color w:val="000000" w:themeColor="text1"/>
          <w:szCs w:val="22"/>
        </w:rPr>
        <w:t>. Modelo Relacional - Interfaces do MUG para Casos de Uso</w:t>
      </w:r>
      <w:bookmarkEnd w:id="2"/>
    </w:p>
    <w:p w14:paraId="20AFF75D" w14:textId="2A516D76" w:rsidR="001D1A78" w:rsidRDefault="001D1A78" w:rsidP="001D1A78">
      <w:pPr>
        <w:jc w:val="both"/>
      </w:pPr>
    </w:p>
    <w:p w14:paraId="7927EF4E" w14:textId="70524F0F" w:rsidR="00F95102" w:rsidRDefault="005A6DB6" w:rsidP="00D93BA2">
      <w:pPr>
        <w:pStyle w:val="Heading1"/>
      </w:pPr>
      <w:bookmarkStart w:id="3" w:name="_Toc163902238"/>
      <w:bookmarkStart w:id="4" w:name="_Toc168671607"/>
      <w:r w:rsidRPr="00366E75">
        <w:lastRenderedPageBreak/>
        <w:t>Modelo de Dados e Funcional no Data Lake</w:t>
      </w:r>
      <w:bookmarkEnd w:id="3"/>
      <w:bookmarkEnd w:id="4"/>
      <w:r w:rsidRPr="00366E75">
        <w:t xml:space="preserve"> </w:t>
      </w:r>
    </w:p>
    <w:p w14:paraId="106FAF8E" w14:textId="179A0663" w:rsidR="005A6DB6" w:rsidRPr="00D93BA2" w:rsidRDefault="00F95102" w:rsidP="00D93BA2">
      <w:pPr>
        <w:pStyle w:val="Heading2"/>
      </w:pPr>
      <w:bookmarkStart w:id="5" w:name="_Toc163902239"/>
      <w:bookmarkStart w:id="6" w:name="_Toc168671608"/>
      <w:r w:rsidRPr="00D93BA2">
        <w:t>V</w:t>
      </w:r>
      <w:r w:rsidR="005A6DB6" w:rsidRPr="00D93BA2">
        <w:t>isão Geral</w:t>
      </w:r>
      <w:bookmarkEnd w:id="5"/>
      <w:bookmarkEnd w:id="6"/>
    </w:p>
    <w:p w14:paraId="4BABDF04" w14:textId="27C53636" w:rsidR="007B7B11" w:rsidRPr="00CE24BD" w:rsidRDefault="00211555" w:rsidP="00D93BA2">
      <w:pPr>
        <w:pStyle w:val="Heading3"/>
        <w:rPr>
          <w:i/>
        </w:rPr>
      </w:pPr>
      <w:bookmarkStart w:id="7" w:name="_Toc163902241"/>
      <w:bookmarkStart w:id="8" w:name="_Toc168671609"/>
      <w:r w:rsidRPr="00CE24BD">
        <w:rPr>
          <w:i/>
        </w:rPr>
        <w:t>Overview</w:t>
      </w:r>
      <w:bookmarkEnd w:id="7"/>
      <w:bookmarkEnd w:id="8"/>
    </w:p>
    <w:p w14:paraId="14385969" w14:textId="68D5ED7E" w:rsidR="00903ADE" w:rsidRDefault="0029335D"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Este módulo é composto por 3 tabelas de </w:t>
      </w:r>
      <w:r w:rsidRPr="00C72FA2">
        <w:rPr>
          <w:rFonts w:eastAsiaTheme="minorHAnsi" w:cstheme="minorBidi"/>
          <w:i/>
          <w:szCs w:val="22"/>
          <w:lang w:eastAsia="en-US"/>
        </w:rPr>
        <w:t>output</w:t>
      </w:r>
      <w:r w:rsidRPr="00720567">
        <w:rPr>
          <w:rFonts w:eastAsiaTheme="minorHAnsi" w:cstheme="minorBidi"/>
          <w:szCs w:val="22"/>
          <w:lang w:eastAsia="en-US"/>
        </w:rPr>
        <w:t xml:space="preserve">, 9 </w:t>
      </w:r>
      <w:r w:rsidRPr="00720567">
        <w:rPr>
          <w:rFonts w:eastAsiaTheme="minorHAnsi" w:cstheme="minorBidi"/>
          <w:i/>
          <w:szCs w:val="22"/>
          <w:lang w:eastAsia="en-US"/>
        </w:rPr>
        <w:t>views</w:t>
      </w:r>
      <w:r w:rsidRPr="00720567">
        <w:rPr>
          <w:rFonts w:eastAsiaTheme="minorHAnsi" w:cstheme="minorBidi"/>
          <w:szCs w:val="22"/>
          <w:lang w:eastAsia="en-US"/>
        </w:rPr>
        <w:t xml:space="preserve"> e 2 tradutores de chave Rosetta. As tabelas de </w:t>
      </w:r>
      <w:r w:rsidRPr="00C72FA2">
        <w:rPr>
          <w:rFonts w:eastAsiaTheme="minorHAnsi" w:cstheme="minorBidi"/>
          <w:i/>
          <w:szCs w:val="22"/>
          <w:lang w:eastAsia="en-US"/>
        </w:rPr>
        <w:t>output</w:t>
      </w:r>
      <w:r w:rsidRPr="00720567">
        <w:rPr>
          <w:rFonts w:eastAsiaTheme="minorHAnsi" w:cstheme="minorBidi"/>
          <w:szCs w:val="22"/>
          <w:lang w:eastAsia="en-US"/>
        </w:rPr>
        <w:t xml:space="preserve"> são os interfaces entre o MUG e os seus casos de uso, assegurando que a informação do MUG é transformada e adaptada ao formato necessário a ser enviado para as aplicações da </w:t>
      </w:r>
      <w:r w:rsidR="00C72FA2">
        <w:rPr>
          <w:rFonts w:eastAsiaTheme="minorHAnsi" w:cstheme="minorBidi"/>
          <w:szCs w:val="22"/>
          <w:lang w:eastAsia="en-US"/>
        </w:rPr>
        <w:t xml:space="preserve">IFRS9 </w:t>
      </w:r>
      <w:r w:rsidRPr="00720567">
        <w:rPr>
          <w:rFonts w:eastAsiaTheme="minorHAnsi" w:cstheme="minorBidi"/>
          <w:szCs w:val="22"/>
          <w:lang w:eastAsia="en-US"/>
        </w:rPr>
        <w:t>e</w:t>
      </w:r>
      <w:r w:rsidR="00C72FA2">
        <w:rPr>
          <w:rFonts w:eastAsiaTheme="minorHAnsi" w:cstheme="minorBidi"/>
          <w:szCs w:val="22"/>
          <w:lang w:eastAsia="en-US"/>
        </w:rPr>
        <w:t xml:space="preserve"> BDR</w:t>
      </w:r>
      <w:r w:rsidRPr="00720567">
        <w:rPr>
          <w:rFonts w:eastAsiaTheme="minorHAnsi" w:cstheme="minorBidi"/>
          <w:szCs w:val="22"/>
          <w:lang w:eastAsia="en-US"/>
        </w:rPr>
        <w:t xml:space="preserve">. São também geradas tabelas </w:t>
      </w:r>
      <w:r w:rsidRPr="00720567">
        <w:rPr>
          <w:rFonts w:eastAsiaTheme="minorHAnsi" w:cstheme="minorBidi"/>
          <w:i/>
          <w:szCs w:val="22"/>
          <w:lang w:eastAsia="en-US"/>
        </w:rPr>
        <w:t>views</w:t>
      </w:r>
      <w:r w:rsidRPr="00720567">
        <w:rPr>
          <w:rFonts w:eastAsiaTheme="minorHAnsi" w:cstheme="minorBidi"/>
          <w:szCs w:val="22"/>
          <w:lang w:eastAsia="en-US"/>
        </w:rPr>
        <w:t xml:space="preserve"> com o formato exato e final a ser enviado para os casos de uso. Neste momento, </w:t>
      </w:r>
      <w:r w:rsidR="00486849" w:rsidRPr="00720567">
        <w:rPr>
          <w:rFonts w:eastAsiaTheme="minorHAnsi" w:cstheme="minorBidi"/>
          <w:szCs w:val="22"/>
          <w:lang w:eastAsia="en-US"/>
        </w:rPr>
        <w:t>existem 6</w:t>
      </w:r>
      <w:r w:rsidRPr="00720567">
        <w:rPr>
          <w:rFonts w:eastAsiaTheme="minorHAnsi" w:cstheme="minorBidi"/>
          <w:szCs w:val="22"/>
          <w:lang w:eastAsia="en-US"/>
        </w:rPr>
        <w:t xml:space="preserve"> </w:t>
      </w:r>
      <w:r w:rsidRPr="00720567">
        <w:rPr>
          <w:rFonts w:eastAsiaTheme="minorHAnsi" w:cstheme="minorBidi"/>
          <w:i/>
          <w:szCs w:val="22"/>
          <w:lang w:eastAsia="en-US"/>
        </w:rPr>
        <w:t>views</w:t>
      </w:r>
      <w:r w:rsidRPr="00720567">
        <w:rPr>
          <w:rFonts w:eastAsiaTheme="minorHAnsi" w:cstheme="minorBidi"/>
          <w:szCs w:val="22"/>
          <w:lang w:eastAsia="en-US"/>
        </w:rPr>
        <w:t xml:space="preserve"> com a informação e formato enviado para a BDR </w:t>
      </w:r>
      <w:r w:rsidR="00486849" w:rsidRPr="00720567">
        <w:rPr>
          <w:rFonts w:eastAsiaTheme="minorHAnsi" w:cstheme="minorBidi"/>
          <w:szCs w:val="22"/>
          <w:lang w:eastAsia="en-US"/>
        </w:rPr>
        <w:t>e 3</w:t>
      </w:r>
      <w:r w:rsidRPr="00720567">
        <w:rPr>
          <w:rFonts w:eastAsiaTheme="minorHAnsi" w:cstheme="minorBidi"/>
          <w:szCs w:val="22"/>
          <w:lang w:eastAsia="en-US"/>
        </w:rPr>
        <w:t xml:space="preserve"> </w:t>
      </w:r>
      <w:r w:rsidRPr="00720567">
        <w:rPr>
          <w:rFonts w:eastAsiaTheme="minorHAnsi" w:cstheme="minorBidi"/>
          <w:i/>
          <w:szCs w:val="22"/>
          <w:lang w:eastAsia="en-US"/>
        </w:rPr>
        <w:t>views</w:t>
      </w:r>
      <w:r w:rsidRPr="00720567">
        <w:rPr>
          <w:rFonts w:eastAsiaTheme="minorHAnsi" w:cstheme="minorBidi"/>
          <w:szCs w:val="22"/>
          <w:lang w:eastAsia="en-US"/>
        </w:rPr>
        <w:t xml:space="preserve"> a exportar para a </w:t>
      </w:r>
      <w:r w:rsidR="00C54447">
        <w:rPr>
          <w:rFonts w:eastAsiaTheme="minorHAnsi" w:cstheme="minorBidi"/>
          <w:szCs w:val="22"/>
          <w:lang w:eastAsia="en-US"/>
        </w:rPr>
        <w:t>IFRS</w:t>
      </w:r>
      <w:r w:rsidRPr="00720567">
        <w:rPr>
          <w:rFonts w:eastAsiaTheme="minorHAnsi" w:cstheme="minorBidi"/>
          <w:szCs w:val="22"/>
          <w:lang w:eastAsia="en-US"/>
        </w:rPr>
        <w:t xml:space="preserve">. De forma a assegurar a traçabilidade completa entre o MUG e este módulo, foram criados 2 tradutores </w:t>
      </w:r>
      <w:r w:rsidR="00F143F4" w:rsidRPr="00720567">
        <w:rPr>
          <w:rFonts w:eastAsiaTheme="minorHAnsi" w:cstheme="minorBidi"/>
          <w:szCs w:val="22"/>
          <w:lang w:eastAsia="en-US"/>
        </w:rPr>
        <w:t xml:space="preserve">de chave. Ambos os tradutores partem do módulo consolidado do MUG, assegurando a sua rastreabilidade das chaves entre o módulo de interfaces e a tabela de garantias da BDR, respetivamente. </w:t>
      </w:r>
    </w:p>
    <w:p w14:paraId="45A767B6" w14:textId="5574E862" w:rsidR="00167279" w:rsidRDefault="00167279" w:rsidP="00720567">
      <w:pPr>
        <w:spacing w:after="160" w:line="259" w:lineRule="auto"/>
        <w:jc w:val="both"/>
        <w:rPr>
          <w:rFonts w:eastAsiaTheme="minorHAnsi" w:cstheme="minorBidi"/>
          <w:szCs w:val="22"/>
          <w:lang w:eastAsia="en-US"/>
        </w:rPr>
      </w:pPr>
      <w:r>
        <w:rPr>
          <w:rFonts w:eastAsiaTheme="minorHAnsi" w:cstheme="minorBidi"/>
          <w:szCs w:val="22"/>
          <w:lang w:eastAsia="en-US"/>
        </w:rPr>
        <w:t xml:space="preserve">A </w:t>
      </w:r>
      <w:r w:rsidR="009D42BC">
        <w:rPr>
          <w:rFonts w:eastAsiaTheme="minorHAnsi" w:cstheme="minorBidi"/>
          <w:szCs w:val="22"/>
          <w:lang w:eastAsia="en-US"/>
        </w:rPr>
        <w:t xml:space="preserve">granularidade das </w:t>
      </w:r>
      <w:r w:rsidR="00903ADE">
        <w:rPr>
          <w:rFonts w:eastAsiaTheme="minorHAnsi" w:cstheme="minorBidi"/>
          <w:szCs w:val="22"/>
          <w:lang w:eastAsia="en-US"/>
        </w:rPr>
        <w:t xml:space="preserve">3 tabelas de </w:t>
      </w:r>
      <w:r w:rsidR="00903ADE" w:rsidRPr="00C72FA2">
        <w:rPr>
          <w:rFonts w:eastAsiaTheme="minorHAnsi" w:cstheme="minorBidi"/>
          <w:i/>
          <w:iCs/>
          <w:szCs w:val="22"/>
          <w:lang w:eastAsia="en-US"/>
        </w:rPr>
        <w:t>output</w:t>
      </w:r>
      <w:r w:rsidR="00903ADE">
        <w:rPr>
          <w:rFonts w:eastAsiaTheme="minorHAnsi" w:cstheme="minorBidi"/>
          <w:szCs w:val="22"/>
          <w:lang w:eastAsia="en-US"/>
        </w:rPr>
        <w:t xml:space="preserve"> elegíveis</w:t>
      </w:r>
      <w:r>
        <w:rPr>
          <w:rFonts w:eastAsiaTheme="minorHAnsi" w:cstheme="minorBidi"/>
          <w:szCs w:val="22"/>
          <w:lang w:eastAsia="en-US"/>
        </w:rPr>
        <w:t xml:space="preserve"> para o período entre 31 de dezembro de 2022 a 29 de abril de 2024, inclusive, </w:t>
      </w:r>
      <w:r w:rsidR="00D747FD">
        <w:rPr>
          <w:rFonts w:eastAsiaTheme="minorHAnsi" w:cstheme="minorBidi"/>
          <w:szCs w:val="22"/>
          <w:lang w:eastAsia="en-US"/>
        </w:rPr>
        <w:t>estava representada a</w:t>
      </w:r>
      <w:r w:rsidR="00903ADE">
        <w:rPr>
          <w:rFonts w:eastAsiaTheme="minorHAnsi" w:cstheme="minorBidi"/>
          <w:szCs w:val="22"/>
          <w:lang w:eastAsia="en-US"/>
        </w:rPr>
        <w:t xml:space="preserve"> nivel de Resp</w:t>
      </w:r>
      <w:r>
        <w:rPr>
          <w:rFonts w:eastAsiaTheme="minorHAnsi" w:cstheme="minorBidi"/>
          <w:szCs w:val="22"/>
          <w:lang w:eastAsia="en-US"/>
        </w:rPr>
        <w:t xml:space="preserve">onsabilidade - </w:t>
      </w:r>
      <w:r w:rsidR="009D42BC">
        <w:rPr>
          <w:rFonts w:eastAsiaTheme="minorHAnsi" w:cstheme="minorBidi"/>
          <w:szCs w:val="22"/>
          <w:lang w:eastAsia="en-US"/>
        </w:rPr>
        <w:t>Processo</w:t>
      </w:r>
      <w:r>
        <w:rPr>
          <w:rFonts w:eastAsiaTheme="minorHAnsi" w:cstheme="minorBidi"/>
          <w:szCs w:val="22"/>
          <w:lang w:eastAsia="en-US"/>
        </w:rPr>
        <w:t xml:space="preserve">/Caução. </w:t>
      </w:r>
      <w:r w:rsidR="00D747FD">
        <w:rPr>
          <w:rFonts w:eastAsiaTheme="minorHAnsi" w:cstheme="minorBidi"/>
          <w:szCs w:val="22"/>
          <w:lang w:eastAsia="en-US"/>
        </w:rPr>
        <w:t xml:space="preserve">Foi identificada </w:t>
      </w:r>
      <w:r>
        <w:rPr>
          <w:rFonts w:eastAsiaTheme="minorHAnsi" w:cstheme="minorBidi"/>
          <w:szCs w:val="22"/>
          <w:lang w:eastAsia="en-US"/>
        </w:rPr>
        <w:t xml:space="preserve">a necessidade de </w:t>
      </w:r>
      <w:r w:rsidR="002602CB">
        <w:rPr>
          <w:rFonts w:eastAsiaTheme="minorHAnsi" w:cstheme="minorBidi"/>
          <w:szCs w:val="22"/>
          <w:lang w:eastAsia="en-US"/>
        </w:rPr>
        <w:t>descer</w:t>
      </w:r>
      <w:r>
        <w:rPr>
          <w:rFonts w:eastAsiaTheme="minorHAnsi" w:cstheme="minorBidi"/>
          <w:szCs w:val="22"/>
          <w:lang w:eastAsia="en-US"/>
        </w:rPr>
        <w:t xml:space="preserve"> a granularidade das tabelas ao nível </w:t>
      </w:r>
      <w:r w:rsidR="003C0307">
        <w:rPr>
          <w:rFonts w:eastAsiaTheme="minorHAnsi" w:cstheme="minorBidi"/>
          <w:szCs w:val="22"/>
          <w:lang w:eastAsia="en-US"/>
        </w:rPr>
        <w:t xml:space="preserve">da Responsabilidade - </w:t>
      </w:r>
      <w:r>
        <w:rPr>
          <w:rFonts w:eastAsiaTheme="minorHAnsi" w:cstheme="minorBidi"/>
          <w:szCs w:val="22"/>
          <w:lang w:eastAsia="en-US"/>
        </w:rPr>
        <w:t xml:space="preserve">Bem, pelo que a partir de 30 de abril de 2024 foram adicionadas 3 novas tabelas de </w:t>
      </w:r>
      <w:r w:rsidRPr="00C72FA2">
        <w:rPr>
          <w:rFonts w:eastAsiaTheme="minorHAnsi" w:cstheme="minorBidi"/>
          <w:i/>
          <w:iCs/>
          <w:szCs w:val="22"/>
          <w:lang w:eastAsia="en-US"/>
        </w:rPr>
        <w:t>output</w:t>
      </w:r>
      <w:r>
        <w:rPr>
          <w:rFonts w:eastAsiaTheme="minorHAnsi" w:cstheme="minorBidi"/>
          <w:szCs w:val="22"/>
          <w:lang w:eastAsia="en-US"/>
        </w:rPr>
        <w:t xml:space="preserve">, que </w:t>
      </w:r>
      <w:r w:rsidR="003C0307">
        <w:rPr>
          <w:rFonts w:eastAsiaTheme="minorHAnsi" w:cstheme="minorBidi"/>
          <w:szCs w:val="22"/>
          <w:lang w:eastAsia="en-US"/>
        </w:rPr>
        <w:t xml:space="preserve">devem </w:t>
      </w:r>
      <w:r w:rsidR="00136DE8">
        <w:rPr>
          <w:rFonts w:eastAsiaTheme="minorHAnsi" w:cstheme="minorBidi"/>
          <w:szCs w:val="22"/>
          <w:lang w:eastAsia="en-US"/>
        </w:rPr>
        <w:t>substituir as anteriormente mencionadas.</w:t>
      </w:r>
      <w:r>
        <w:rPr>
          <w:rFonts w:eastAsiaTheme="minorHAnsi" w:cstheme="minorBidi"/>
          <w:szCs w:val="22"/>
          <w:lang w:eastAsia="en-US"/>
        </w:rPr>
        <w:t xml:space="preserve"> </w:t>
      </w:r>
    </w:p>
    <w:p w14:paraId="637CB3C8" w14:textId="1BB1C00C" w:rsidR="003D6E63" w:rsidRPr="003D6E63" w:rsidRDefault="003D6E63" w:rsidP="003D6E63">
      <w:pPr>
        <w:pStyle w:val="Caption"/>
        <w:keepNext/>
        <w:jc w:val="center"/>
        <w:rPr>
          <w:rFonts w:cs="Calibri"/>
          <w:b/>
          <w:color w:val="000000" w:themeColor="text1"/>
          <w:sz w:val="22"/>
          <w:szCs w:val="22"/>
        </w:rPr>
      </w:pPr>
      <w:bookmarkStart w:id="9" w:name="_Toc168413839"/>
      <w:r w:rsidRPr="003D6E63">
        <w:rPr>
          <w:rFonts w:cs="Calibri"/>
          <w:b/>
          <w:color w:val="000000" w:themeColor="text1"/>
          <w:sz w:val="22"/>
          <w:szCs w:val="22"/>
        </w:rPr>
        <w:t xml:space="preserve">Tabela </w:t>
      </w:r>
      <w:r w:rsidRPr="003D6E63">
        <w:rPr>
          <w:rFonts w:cs="Calibri"/>
          <w:b/>
          <w:color w:val="000000" w:themeColor="text1"/>
          <w:sz w:val="22"/>
          <w:szCs w:val="22"/>
        </w:rPr>
        <w:fldChar w:fldCharType="begin"/>
      </w:r>
      <w:r w:rsidRPr="003D6E63">
        <w:rPr>
          <w:rFonts w:cs="Calibri"/>
          <w:b/>
          <w:color w:val="000000" w:themeColor="text1"/>
          <w:sz w:val="22"/>
          <w:szCs w:val="22"/>
        </w:rPr>
        <w:instrText xml:space="preserve"> SEQ Tabela \* ARABIC </w:instrText>
      </w:r>
      <w:r w:rsidRPr="003D6E63">
        <w:rPr>
          <w:rFonts w:cs="Calibri"/>
          <w:b/>
          <w:color w:val="000000" w:themeColor="text1"/>
          <w:sz w:val="22"/>
          <w:szCs w:val="22"/>
        </w:rPr>
        <w:fldChar w:fldCharType="separate"/>
      </w:r>
      <w:r w:rsidR="00486242">
        <w:rPr>
          <w:rFonts w:cs="Calibri"/>
          <w:b/>
          <w:noProof/>
          <w:color w:val="000000" w:themeColor="text1"/>
          <w:sz w:val="22"/>
          <w:szCs w:val="22"/>
        </w:rPr>
        <w:t>1</w:t>
      </w:r>
      <w:r w:rsidRPr="003D6E63">
        <w:rPr>
          <w:rFonts w:cs="Calibri"/>
          <w:b/>
          <w:color w:val="000000" w:themeColor="text1"/>
          <w:sz w:val="22"/>
          <w:szCs w:val="22"/>
        </w:rPr>
        <w:fldChar w:fldCharType="end"/>
      </w:r>
      <w:r w:rsidR="000305A8">
        <w:rPr>
          <w:rFonts w:cs="Calibri"/>
          <w:b/>
          <w:color w:val="000000" w:themeColor="text1"/>
          <w:sz w:val="22"/>
          <w:szCs w:val="22"/>
        </w:rPr>
        <w:t>:</w:t>
      </w:r>
      <w:r w:rsidRPr="003D6E63">
        <w:rPr>
          <w:rFonts w:cs="Calibri"/>
          <w:b/>
          <w:color w:val="000000" w:themeColor="text1"/>
          <w:sz w:val="22"/>
          <w:szCs w:val="22"/>
        </w:rPr>
        <w:t xml:space="preserve"> Módulo de Interface</w:t>
      </w:r>
      <w:bookmarkEnd w:id="9"/>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94"/>
        <w:gridCol w:w="2683"/>
        <w:gridCol w:w="2529"/>
        <w:gridCol w:w="1279"/>
        <w:gridCol w:w="959"/>
        <w:gridCol w:w="2241"/>
      </w:tblGrid>
      <w:tr w:rsidR="00420153" w:rsidRPr="00B06055" w14:paraId="6E891120" w14:textId="1D471230" w:rsidTr="004B586C">
        <w:trPr>
          <w:trHeight w:val="301"/>
          <w:tblHeader/>
          <w:jc w:val="center"/>
        </w:trPr>
        <w:tc>
          <w:tcPr>
            <w:tcW w:w="0" w:type="auto"/>
            <w:shd w:val="clear" w:color="auto" w:fill="FF0000"/>
            <w:vAlign w:val="center"/>
          </w:tcPr>
          <w:p w14:paraId="032138BB" w14:textId="5900A975" w:rsidR="00420153" w:rsidRPr="00B06055" w:rsidRDefault="00420153" w:rsidP="00F143F4">
            <w:pPr>
              <w:rPr>
                <w:rFonts w:cs="Calibri"/>
                <w:color w:val="000000"/>
                <w:sz w:val="20"/>
              </w:rPr>
            </w:pPr>
            <w:r w:rsidRPr="00B06055">
              <w:rPr>
                <w:rFonts w:cs="Calibri"/>
                <w:b/>
                <w:bCs/>
                <w:color w:val="FFFFFF"/>
                <w:sz w:val="20"/>
              </w:rPr>
              <w:t>Módulo</w:t>
            </w:r>
          </w:p>
        </w:tc>
        <w:tc>
          <w:tcPr>
            <w:tcW w:w="0" w:type="auto"/>
            <w:shd w:val="clear" w:color="auto" w:fill="FF0000"/>
            <w:noWrap/>
            <w:vAlign w:val="center"/>
          </w:tcPr>
          <w:p w14:paraId="2C89FE61" w14:textId="0971DB0D" w:rsidR="00420153" w:rsidRPr="00B06055" w:rsidRDefault="00420153" w:rsidP="00F143F4">
            <w:pPr>
              <w:rPr>
                <w:rFonts w:cs="Calibri"/>
                <w:color w:val="0D0D0D"/>
                <w:sz w:val="20"/>
                <w:lang w:val="en-US"/>
              </w:rPr>
            </w:pPr>
            <w:r w:rsidRPr="00B06055">
              <w:rPr>
                <w:rFonts w:cs="Calibri"/>
                <w:b/>
                <w:bCs/>
                <w:color w:val="FFFFFF"/>
                <w:sz w:val="20"/>
              </w:rPr>
              <w:t>Tabelas</w:t>
            </w:r>
          </w:p>
        </w:tc>
        <w:tc>
          <w:tcPr>
            <w:tcW w:w="0" w:type="auto"/>
            <w:shd w:val="clear" w:color="auto" w:fill="FF0000"/>
            <w:vAlign w:val="center"/>
          </w:tcPr>
          <w:p w14:paraId="44F09BAB" w14:textId="6FED4AA0" w:rsidR="00420153" w:rsidRPr="00B06055" w:rsidRDefault="00420153" w:rsidP="00F143F4">
            <w:pPr>
              <w:rPr>
                <w:rFonts w:cs="Calibri"/>
                <w:color w:val="0D0D0D"/>
                <w:sz w:val="20"/>
              </w:rPr>
            </w:pPr>
            <w:r w:rsidRPr="00B06055">
              <w:rPr>
                <w:rFonts w:cs="Calibri"/>
                <w:b/>
                <w:bCs/>
                <w:color w:val="FFFFFF"/>
                <w:sz w:val="20"/>
              </w:rPr>
              <w:t>Descritivo</w:t>
            </w:r>
          </w:p>
        </w:tc>
        <w:tc>
          <w:tcPr>
            <w:tcW w:w="0" w:type="auto"/>
            <w:shd w:val="clear" w:color="auto" w:fill="FF0000"/>
            <w:vAlign w:val="center"/>
          </w:tcPr>
          <w:p w14:paraId="5D90C417" w14:textId="7D54D235" w:rsidR="00420153" w:rsidRPr="00B06055" w:rsidRDefault="00420153" w:rsidP="00F143F4">
            <w:pPr>
              <w:rPr>
                <w:rFonts w:cs="Calibri"/>
                <w:color w:val="0D0D0D"/>
                <w:sz w:val="20"/>
              </w:rPr>
            </w:pPr>
            <w:r w:rsidRPr="00B06055">
              <w:rPr>
                <w:rFonts w:cs="Calibri"/>
                <w:b/>
                <w:bCs/>
                <w:color w:val="FFFFFF"/>
                <w:sz w:val="20"/>
              </w:rPr>
              <w:t>Periodicidade</w:t>
            </w:r>
          </w:p>
        </w:tc>
        <w:tc>
          <w:tcPr>
            <w:tcW w:w="0" w:type="auto"/>
            <w:shd w:val="clear" w:color="auto" w:fill="FF0000"/>
            <w:vAlign w:val="center"/>
          </w:tcPr>
          <w:p w14:paraId="15BF7F73" w14:textId="3A1145A6" w:rsidR="00420153" w:rsidRPr="00B06055" w:rsidRDefault="00420153" w:rsidP="00F143F4">
            <w:pPr>
              <w:rPr>
                <w:rFonts w:cs="Calibri"/>
                <w:color w:val="0D0D0D"/>
                <w:sz w:val="20"/>
              </w:rPr>
            </w:pPr>
            <w:r w:rsidRPr="00B06055">
              <w:rPr>
                <w:rFonts w:cs="Calibri"/>
                <w:b/>
                <w:bCs/>
                <w:color w:val="FFFFFF"/>
                <w:sz w:val="20"/>
              </w:rPr>
              <w:t>Tipologia</w:t>
            </w:r>
          </w:p>
        </w:tc>
        <w:tc>
          <w:tcPr>
            <w:tcW w:w="2241" w:type="dxa"/>
            <w:shd w:val="clear" w:color="auto" w:fill="FF0000"/>
          </w:tcPr>
          <w:p w14:paraId="4A916B9E" w14:textId="17398070" w:rsidR="00420153" w:rsidRPr="00B06055" w:rsidRDefault="004D10B5" w:rsidP="00F143F4">
            <w:pPr>
              <w:rPr>
                <w:rFonts w:cs="Calibri"/>
                <w:b/>
                <w:bCs/>
                <w:color w:val="FFFFFF"/>
                <w:sz w:val="20"/>
              </w:rPr>
            </w:pPr>
            <w:r>
              <w:rPr>
                <w:rFonts w:cs="Calibri"/>
                <w:b/>
                <w:bCs/>
                <w:color w:val="FFFFFF"/>
                <w:sz w:val="20"/>
              </w:rPr>
              <w:t>Período de E</w:t>
            </w:r>
            <w:r w:rsidR="00420153">
              <w:rPr>
                <w:rFonts w:cs="Calibri"/>
                <w:b/>
                <w:bCs/>
                <w:color w:val="FFFFFF"/>
                <w:sz w:val="20"/>
              </w:rPr>
              <w:t xml:space="preserve">legibilidade </w:t>
            </w:r>
          </w:p>
        </w:tc>
      </w:tr>
      <w:tr w:rsidR="00420153" w:rsidRPr="00B06055" w14:paraId="61965F20" w14:textId="47DA5E5F" w:rsidTr="004B586C">
        <w:trPr>
          <w:trHeight w:val="992"/>
          <w:jc w:val="center"/>
        </w:trPr>
        <w:tc>
          <w:tcPr>
            <w:tcW w:w="0" w:type="auto"/>
            <w:vMerge w:val="restart"/>
            <w:shd w:val="clear" w:color="auto" w:fill="E7E6E6" w:themeFill="background2"/>
            <w:textDirection w:val="btLr"/>
            <w:vAlign w:val="center"/>
            <w:hideMark/>
          </w:tcPr>
          <w:p w14:paraId="126617A2" w14:textId="37812389" w:rsidR="00420153" w:rsidRPr="00B06055" w:rsidRDefault="00420153" w:rsidP="00DE667E">
            <w:pPr>
              <w:ind w:left="113" w:right="113"/>
              <w:jc w:val="center"/>
              <w:rPr>
                <w:rFonts w:cs="Calibri"/>
                <w:color w:val="000000"/>
                <w:sz w:val="20"/>
              </w:rPr>
            </w:pPr>
            <w:r w:rsidRPr="00DE667E">
              <w:rPr>
                <w:rFonts w:cs="Calibri"/>
                <w:color w:val="000000"/>
                <w:sz w:val="28"/>
              </w:rPr>
              <w:t>Interface para Casos de Uso</w:t>
            </w:r>
          </w:p>
        </w:tc>
        <w:tc>
          <w:tcPr>
            <w:tcW w:w="0" w:type="auto"/>
            <w:shd w:val="clear" w:color="auto" w:fill="auto"/>
            <w:noWrap/>
            <w:vAlign w:val="center"/>
          </w:tcPr>
          <w:p w14:paraId="71A55074" w14:textId="32921CA1" w:rsidR="00420153" w:rsidRPr="00B06055" w:rsidRDefault="00420153" w:rsidP="00091922">
            <w:pPr>
              <w:jc w:val="center"/>
              <w:rPr>
                <w:rFonts w:cs="Calibri"/>
                <w:color w:val="0D0D0D"/>
                <w:sz w:val="20"/>
                <w:lang w:val="en-US"/>
              </w:rPr>
            </w:pPr>
            <w:r w:rsidRPr="00B06055">
              <w:rPr>
                <w:rFonts w:cs="Calibri"/>
                <w:color w:val="0D0D0D"/>
                <w:sz w:val="20"/>
              </w:rPr>
              <w:t>gt015_report_biyr9500</w:t>
            </w:r>
          </w:p>
        </w:tc>
        <w:tc>
          <w:tcPr>
            <w:tcW w:w="0" w:type="auto"/>
            <w:shd w:val="clear" w:color="auto" w:fill="auto"/>
            <w:vAlign w:val="center"/>
          </w:tcPr>
          <w:p w14:paraId="6E0C7197" w14:textId="3D9B9855" w:rsidR="00420153" w:rsidRPr="00B06055" w:rsidRDefault="00420153" w:rsidP="00D17FC3">
            <w:pPr>
              <w:rPr>
                <w:rFonts w:cs="Calibri"/>
                <w:color w:val="0D0D0D"/>
                <w:sz w:val="20"/>
              </w:rPr>
            </w:pPr>
            <w:r w:rsidRPr="00B06055">
              <w:rPr>
                <w:rFonts w:cs="Calibri"/>
                <w:color w:val="0D0D0D"/>
                <w:sz w:val="20"/>
              </w:rPr>
              <w:t xml:space="preserve">Tabela de </w:t>
            </w:r>
            <w:r w:rsidRPr="00B06055">
              <w:rPr>
                <w:rFonts w:cs="Calibri"/>
                <w:i/>
                <w:iCs/>
                <w:color w:val="0D0D0D"/>
                <w:sz w:val="20"/>
              </w:rPr>
              <w:t xml:space="preserve">output </w:t>
            </w:r>
            <w:r w:rsidRPr="00B06055">
              <w:rPr>
                <w:rFonts w:cs="Calibri"/>
                <w:color w:val="0D0D0D"/>
                <w:sz w:val="20"/>
              </w:rPr>
              <w:t>c</w:t>
            </w:r>
            <w:r w:rsidR="00C72FA2">
              <w:rPr>
                <w:rFonts w:cs="Calibri"/>
                <w:color w:val="0D0D0D"/>
                <w:sz w:val="20"/>
              </w:rPr>
              <w:t>om a relação entre as chaves da responsabilidade</w:t>
            </w:r>
            <w:r w:rsidRPr="00B06055">
              <w:rPr>
                <w:rFonts w:cs="Calibri"/>
                <w:color w:val="0D0D0D"/>
                <w:sz w:val="20"/>
              </w:rPr>
              <w:t xml:space="preserve"> e a chave dos processos/</w:t>
            </w:r>
            <w:r>
              <w:rPr>
                <w:rFonts w:cs="Calibri"/>
                <w:color w:val="0D0D0D"/>
                <w:sz w:val="20"/>
              </w:rPr>
              <w:t xml:space="preserve"> caução - </w:t>
            </w:r>
            <w:r w:rsidRPr="00B06055">
              <w:rPr>
                <w:rFonts w:cs="Calibri"/>
                <w:color w:val="0D0D0D"/>
                <w:sz w:val="20"/>
              </w:rPr>
              <w:t>bens bem como os respetivos atributos desta relação.</w:t>
            </w:r>
          </w:p>
        </w:tc>
        <w:tc>
          <w:tcPr>
            <w:tcW w:w="0" w:type="auto"/>
            <w:vAlign w:val="center"/>
          </w:tcPr>
          <w:p w14:paraId="6E6EAD02" w14:textId="69E8EEA1" w:rsidR="00420153" w:rsidRPr="00B06055" w:rsidRDefault="00420153" w:rsidP="00091922">
            <w:pPr>
              <w:jc w:val="center"/>
              <w:rPr>
                <w:rFonts w:cs="Calibri"/>
                <w:color w:val="0D0D0D"/>
                <w:sz w:val="20"/>
              </w:rPr>
            </w:pPr>
            <w:r w:rsidRPr="00B06055">
              <w:rPr>
                <w:rFonts w:cs="Calibri"/>
                <w:color w:val="0D0D0D"/>
                <w:sz w:val="20"/>
              </w:rPr>
              <w:t>Mensal</w:t>
            </w:r>
          </w:p>
        </w:tc>
        <w:tc>
          <w:tcPr>
            <w:tcW w:w="0" w:type="auto"/>
            <w:vAlign w:val="center"/>
          </w:tcPr>
          <w:p w14:paraId="26F00902" w14:textId="28177B7E" w:rsidR="00420153" w:rsidRPr="00B06055" w:rsidRDefault="00420153" w:rsidP="00091922">
            <w:pPr>
              <w:jc w:val="center"/>
              <w:rPr>
                <w:rFonts w:cs="Calibri"/>
                <w:color w:val="0D0D0D"/>
                <w:sz w:val="20"/>
              </w:rPr>
            </w:pPr>
            <w:r w:rsidRPr="00B06055">
              <w:rPr>
                <w:rFonts w:cs="Calibri"/>
                <w:color w:val="0D0D0D"/>
                <w:sz w:val="20"/>
              </w:rPr>
              <w:t>Interface</w:t>
            </w:r>
          </w:p>
        </w:tc>
        <w:tc>
          <w:tcPr>
            <w:tcW w:w="2241" w:type="dxa"/>
            <w:vAlign w:val="center"/>
          </w:tcPr>
          <w:p w14:paraId="1F63316A" w14:textId="3CBE24AE" w:rsidR="00420153" w:rsidRPr="00B06055" w:rsidRDefault="004D10B5" w:rsidP="004D10B5">
            <w:pPr>
              <w:jc w:val="center"/>
              <w:rPr>
                <w:rFonts w:cs="Calibri"/>
                <w:color w:val="0D0D0D"/>
                <w:sz w:val="20"/>
              </w:rPr>
            </w:pPr>
            <w:r>
              <w:rPr>
                <w:rFonts w:cs="Calibri"/>
                <w:color w:val="0D0D0D"/>
                <w:sz w:val="20"/>
              </w:rPr>
              <w:t>31 de dezembro de 2022 a 29 de abril de 2024</w:t>
            </w:r>
          </w:p>
        </w:tc>
      </w:tr>
      <w:tr w:rsidR="00420153" w:rsidRPr="00B06055" w14:paraId="09C9BFC5" w14:textId="3B6B6D40" w:rsidTr="004B586C">
        <w:trPr>
          <w:trHeight w:val="992"/>
          <w:jc w:val="center"/>
        </w:trPr>
        <w:tc>
          <w:tcPr>
            <w:tcW w:w="0" w:type="auto"/>
            <w:vMerge/>
            <w:shd w:val="clear" w:color="auto" w:fill="E7E6E6" w:themeFill="background2"/>
            <w:vAlign w:val="center"/>
            <w:hideMark/>
          </w:tcPr>
          <w:p w14:paraId="60CC40D0" w14:textId="1B208368" w:rsidR="00420153" w:rsidRPr="00B06055" w:rsidRDefault="00420153" w:rsidP="00DE667E">
            <w:pPr>
              <w:jc w:val="center"/>
              <w:rPr>
                <w:rFonts w:cs="Calibri"/>
                <w:color w:val="000000"/>
                <w:sz w:val="20"/>
              </w:rPr>
            </w:pPr>
          </w:p>
        </w:tc>
        <w:tc>
          <w:tcPr>
            <w:tcW w:w="0" w:type="auto"/>
            <w:shd w:val="clear" w:color="auto" w:fill="auto"/>
            <w:noWrap/>
            <w:vAlign w:val="center"/>
          </w:tcPr>
          <w:p w14:paraId="16DF64E0" w14:textId="27E964EB" w:rsidR="00420153" w:rsidRPr="00B06055" w:rsidRDefault="00420153" w:rsidP="00091922">
            <w:pPr>
              <w:jc w:val="center"/>
              <w:rPr>
                <w:rFonts w:cs="Calibri"/>
                <w:color w:val="0D0D0D"/>
                <w:sz w:val="20"/>
              </w:rPr>
            </w:pPr>
            <w:r w:rsidRPr="00B06055">
              <w:rPr>
                <w:rFonts w:cs="Calibri"/>
                <w:color w:val="0D0D0D"/>
                <w:sz w:val="20"/>
              </w:rPr>
              <w:t>gt016_report_biyr9510</w:t>
            </w:r>
          </w:p>
        </w:tc>
        <w:tc>
          <w:tcPr>
            <w:tcW w:w="0" w:type="auto"/>
            <w:shd w:val="clear" w:color="auto" w:fill="auto"/>
            <w:vAlign w:val="center"/>
          </w:tcPr>
          <w:p w14:paraId="132D9BC7" w14:textId="3423CA88" w:rsidR="00420153" w:rsidRPr="00B06055" w:rsidRDefault="00420153" w:rsidP="00091922">
            <w:pPr>
              <w:rPr>
                <w:rFonts w:cs="Calibri"/>
                <w:color w:val="0D0D0D"/>
                <w:sz w:val="20"/>
              </w:rPr>
            </w:pPr>
            <w:r w:rsidRPr="00B06055">
              <w:rPr>
                <w:rFonts w:cs="Calibri"/>
                <w:color w:val="0D0D0D"/>
                <w:sz w:val="20"/>
              </w:rPr>
              <w:t xml:space="preserve">Tabela de </w:t>
            </w:r>
            <w:r w:rsidRPr="00B06055">
              <w:rPr>
                <w:rFonts w:cs="Calibri"/>
                <w:i/>
                <w:iCs/>
                <w:color w:val="0D0D0D"/>
                <w:sz w:val="20"/>
              </w:rPr>
              <w:t xml:space="preserve">output </w:t>
            </w:r>
            <w:r w:rsidRPr="00B06055">
              <w:rPr>
                <w:rFonts w:cs="Calibri"/>
                <w:color w:val="0D0D0D"/>
                <w:sz w:val="20"/>
              </w:rPr>
              <w:t xml:space="preserve">com atributos sobre os </w:t>
            </w:r>
            <w:r>
              <w:rPr>
                <w:rFonts w:cs="Calibri"/>
                <w:color w:val="0D0D0D"/>
                <w:sz w:val="20"/>
              </w:rPr>
              <w:t>processos/cauções</w:t>
            </w:r>
            <w:r w:rsidRPr="00B06055">
              <w:rPr>
                <w:rFonts w:cs="Calibri"/>
                <w:color w:val="0D0D0D"/>
                <w:sz w:val="20"/>
              </w:rPr>
              <w:t xml:space="preserve"> de bens reais, i.e., financeiros e imóveis.</w:t>
            </w:r>
          </w:p>
        </w:tc>
        <w:tc>
          <w:tcPr>
            <w:tcW w:w="0" w:type="auto"/>
            <w:vAlign w:val="center"/>
          </w:tcPr>
          <w:p w14:paraId="57BDCFD3" w14:textId="5F0ABB74" w:rsidR="00420153" w:rsidRPr="00B06055" w:rsidRDefault="00420153" w:rsidP="00091922">
            <w:pPr>
              <w:jc w:val="center"/>
              <w:rPr>
                <w:rFonts w:cs="Calibri"/>
                <w:color w:val="0D0D0D"/>
                <w:sz w:val="20"/>
              </w:rPr>
            </w:pPr>
            <w:r w:rsidRPr="00B06055">
              <w:rPr>
                <w:rFonts w:cs="Calibri"/>
                <w:color w:val="0D0D0D"/>
                <w:sz w:val="20"/>
              </w:rPr>
              <w:t>Mensal</w:t>
            </w:r>
          </w:p>
        </w:tc>
        <w:tc>
          <w:tcPr>
            <w:tcW w:w="0" w:type="auto"/>
            <w:vAlign w:val="center"/>
          </w:tcPr>
          <w:p w14:paraId="27DAA3C7" w14:textId="39C62942" w:rsidR="00420153" w:rsidRPr="00B06055" w:rsidRDefault="00420153" w:rsidP="00091922">
            <w:pPr>
              <w:jc w:val="center"/>
              <w:rPr>
                <w:rFonts w:cs="Calibri"/>
                <w:color w:val="0D0D0D"/>
                <w:sz w:val="20"/>
              </w:rPr>
            </w:pPr>
            <w:r w:rsidRPr="00B06055">
              <w:rPr>
                <w:rFonts w:cs="Calibri"/>
                <w:color w:val="0D0D0D"/>
                <w:sz w:val="20"/>
              </w:rPr>
              <w:t>Interface</w:t>
            </w:r>
          </w:p>
        </w:tc>
        <w:tc>
          <w:tcPr>
            <w:tcW w:w="2241" w:type="dxa"/>
            <w:vAlign w:val="center"/>
          </w:tcPr>
          <w:p w14:paraId="234AFD81" w14:textId="311C99C6" w:rsidR="00420153" w:rsidRPr="00B06055" w:rsidRDefault="004D10B5" w:rsidP="004D10B5">
            <w:pPr>
              <w:jc w:val="center"/>
              <w:rPr>
                <w:rFonts w:cs="Calibri"/>
                <w:color w:val="0D0D0D"/>
                <w:sz w:val="20"/>
              </w:rPr>
            </w:pPr>
            <w:r>
              <w:rPr>
                <w:rFonts w:cs="Calibri"/>
                <w:color w:val="0D0D0D"/>
                <w:sz w:val="20"/>
              </w:rPr>
              <w:t>31 de dezembro de 2022 a 29 de abril de 2024</w:t>
            </w:r>
          </w:p>
        </w:tc>
      </w:tr>
      <w:tr w:rsidR="00420153" w:rsidRPr="00B06055" w14:paraId="53806D88" w14:textId="0EEBFBC2" w:rsidTr="004B586C">
        <w:trPr>
          <w:trHeight w:val="992"/>
          <w:jc w:val="center"/>
        </w:trPr>
        <w:tc>
          <w:tcPr>
            <w:tcW w:w="0" w:type="auto"/>
            <w:vMerge/>
            <w:shd w:val="clear" w:color="auto" w:fill="E7E6E6" w:themeFill="background2"/>
            <w:vAlign w:val="center"/>
            <w:hideMark/>
          </w:tcPr>
          <w:p w14:paraId="1BCE9E11" w14:textId="3B22E8B4" w:rsidR="00420153" w:rsidRPr="00B06055" w:rsidRDefault="00420153" w:rsidP="00DE667E">
            <w:pPr>
              <w:jc w:val="center"/>
              <w:rPr>
                <w:rFonts w:cs="Calibri"/>
                <w:color w:val="000000"/>
                <w:sz w:val="20"/>
              </w:rPr>
            </w:pPr>
          </w:p>
        </w:tc>
        <w:tc>
          <w:tcPr>
            <w:tcW w:w="0" w:type="auto"/>
            <w:shd w:val="clear" w:color="auto" w:fill="auto"/>
            <w:noWrap/>
            <w:vAlign w:val="center"/>
            <w:hideMark/>
          </w:tcPr>
          <w:p w14:paraId="6092C02D" w14:textId="10191777" w:rsidR="00420153" w:rsidRPr="00B06055" w:rsidRDefault="00420153" w:rsidP="00091922">
            <w:pPr>
              <w:jc w:val="center"/>
              <w:rPr>
                <w:rFonts w:cs="Calibri"/>
                <w:color w:val="0D0D0D"/>
                <w:sz w:val="20"/>
              </w:rPr>
            </w:pPr>
            <w:r w:rsidRPr="00B06055">
              <w:rPr>
                <w:rFonts w:cs="Calibri"/>
                <w:color w:val="0D0D0D"/>
                <w:sz w:val="20"/>
              </w:rPr>
              <w:t>gt017_report_biyr9520</w:t>
            </w:r>
          </w:p>
        </w:tc>
        <w:tc>
          <w:tcPr>
            <w:tcW w:w="0" w:type="auto"/>
            <w:shd w:val="clear" w:color="auto" w:fill="auto"/>
            <w:vAlign w:val="center"/>
            <w:hideMark/>
          </w:tcPr>
          <w:p w14:paraId="78E35B8E" w14:textId="7532220F" w:rsidR="00420153" w:rsidRPr="00B06055" w:rsidRDefault="00420153" w:rsidP="00091922">
            <w:pPr>
              <w:rPr>
                <w:rFonts w:cs="Calibri"/>
                <w:color w:val="0D0D0D"/>
                <w:sz w:val="20"/>
              </w:rPr>
            </w:pPr>
            <w:r w:rsidRPr="00B06055">
              <w:rPr>
                <w:rFonts w:cs="Calibri"/>
                <w:color w:val="0D0D0D"/>
                <w:sz w:val="20"/>
              </w:rPr>
              <w:t xml:space="preserve">Tabela de </w:t>
            </w:r>
            <w:r w:rsidRPr="00B06055">
              <w:rPr>
                <w:rFonts w:cs="Calibri"/>
                <w:i/>
                <w:iCs/>
                <w:color w:val="0D0D0D"/>
                <w:sz w:val="20"/>
              </w:rPr>
              <w:t xml:space="preserve">output </w:t>
            </w:r>
            <w:r w:rsidRPr="00B06055">
              <w:rPr>
                <w:rFonts w:cs="Calibri"/>
                <w:color w:val="0D0D0D"/>
                <w:sz w:val="20"/>
              </w:rPr>
              <w:t xml:space="preserve">com o detalhe da avaliação mais recente dos </w:t>
            </w:r>
            <w:r>
              <w:rPr>
                <w:rFonts w:cs="Calibri"/>
                <w:color w:val="0D0D0D"/>
                <w:sz w:val="20"/>
              </w:rPr>
              <w:t>processos/cauções</w:t>
            </w:r>
            <w:r w:rsidRPr="00B06055">
              <w:rPr>
                <w:rFonts w:cs="Calibri"/>
                <w:color w:val="0D0D0D"/>
                <w:sz w:val="20"/>
              </w:rPr>
              <w:t xml:space="preserve"> de bens reais, i.e., financeiros e imóveis.</w:t>
            </w:r>
          </w:p>
        </w:tc>
        <w:tc>
          <w:tcPr>
            <w:tcW w:w="0" w:type="auto"/>
            <w:vAlign w:val="center"/>
          </w:tcPr>
          <w:p w14:paraId="453C554A" w14:textId="5B13E3A3" w:rsidR="00420153" w:rsidRPr="00B06055" w:rsidRDefault="00420153" w:rsidP="00091922">
            <w:pPr>
              <w:jc w:val="center"/>
              <w:rPr>
                <w:rFonts w:cs="Calibri"/>
                <w:color w:val="0D0D0D"/>
                <w:sz w:val="20"/>
              </w:rPr>
            </w:pPr>
            <w:r w:rsidRPr="00B06055">
              <w:rPr>
                <w:rFonts w:cs="Calibri"/>
                <w:color w:val="0D0D0D"/>
                <w:sz w:val="20"/>
              </w:rPr>
              <w:t>Mensal</w:t>
            </w:r>
          </w:p>
        </w:tc>
        <w:tc>
          <w:tcPr>
            <w:tcW w:w="0" w:type="auto"/>
            <w:vAlign w:val="center"/>
          </w:tcPr>
          <w:p w14:paraId="36A0D7B8" w14:textId="10BC3537" w:rsidR="00420153" w:rsidRPr="00B06055" w:rsidRDefault="00420153" w:rsidP="00091922">
            <w:pPr>
              <w:jc w:val="center"/>
              <w:rPr>
                <w:rFonts w:cs="Calibri"/>
                <w:color w:val="0D0D0D"/>
                <w:sz w:val="20"/>
              </w:rPr>
            </w:pPr>
            <w:r w:rsidRPr="00B06055">
              <w:rPr>
                <w:rFonts w:cs="Calibri"/>
                <w:color w:val="0D0D0D"/>
                <w:sz w:val="20"/>
              </w:rPr>
              <w:t>Interface</w:t>
            </w:r>
          </w:p>
        </w:tc>
        <w:tc>
          <w:tcPr>
            <w:tcW w:w="2241" w:type="dxa"/>
            <w:vAlign w:val="center"/>
          </w:tcPr>
          <w:p w14:paraId="0E25F64E" w14:textId="1A174611" w:rsidR="00420153" w:rsidRPr="00B06055" w:rsidRDefault="004D10B5" w:rsidP="004D10B5">
            <w:pPr>
              <w:jc w:val="center"/>
              <w:rPr>
                <w:rFonts w:cs="Calibri"/>
                <w:color w:val="0D0D0D"/>
                <w:sz w:val="20"/>
              </w:rPr>
            </w:pPr>
            <w:r>
              <w:rPr>
                <w:rFonts w:cs="Calibri"/>
                <w:color w:val="0D0D0D"/>
                <w:sz w:val="20"/>
              </w:rPr>
              <w:t>31 de dezembro de 2022 a 29 de abril de 2024</w:t>
            </w:r>
          </w:p>
        </w:tc>
      </w:tr>
      <w:tr w:rsidR="00420153" w:rsidRPr="00B06055" w14:paraId="07797096" w14:textId="6166C3FC" w:rsidTr="004B586C">
        <w:trPr>
          <w:trHeight w:val="992"/>
          <w:jc w:val="center"/>
        </w:trPr>
        <w:tc>
          <w:tcPr>
            <w:tcW w:w="0" w:type="auto"/>
            <w:vMerge/>
            <w:shd w:val="clear" w:color="auto" w:fill="E7E6E6" w:themeFill="background2"/>
            <w:vAlign w:val="center"/>
            <w:hideMark/>
          </w:tcPr>
          <w:p w14:paraId="00F6E363" w14:textId="6041B3F8" w:rsidR="00420153" w:rsidRPr="00B06055" w:rsidRDefault="00420153" w:rsidP="00DE667E">
            <w:pPr>
              <w:jc w:val="center"/>
              <w:rPr>
                <w:rFonts w:cs="Calibri"/>
                <w:color w:val="000000"/>
                <w:sz w:val="20"/>
              </w:rPr>
            </w:pPr>
          </w:p>
        </w:tc>
        <w:tc>
          <w:tcPr>
            <w:tcW w:w="0" w:type="auto"/>
            <w:shd w:val="clear" w:color="auto" w:fill="auto"/>
            <w:noWrap/>
            <w:vAlign w:val="center"/>
          </w:tcPr>
          <w:p w14:paraId="1A7DEC70" w14:textId="206FD887" w:rsidR="00420153" w:rsidRPr="00A84B21" w:rsidRDefault="00420153" w:rsidP="00DD6B17">
            <w:pPr>
              <w:jc w:val="center"/>
              <w:rPr>
                <w:rFonts w:cs="Calibri"/>
                <w:color w:val="0D0D0D"/>
                <w:sz w:val="20"/>
                <w:lang w:val="en-US"/>
              </w:rPr>
            </w:pPr>
            <w:r>
              <w:rPr>
                <w:rFonts w:cs="Calibri"/>
                <w:color w:val="0D0D0D"/>
                <w:sz w:val="20"/>
              </w:rPr>
              <w:t>gt019</w:t>
            </w:r>
            <w:r w:rsidRPr="00B06055">
              <w:rPr>
                <w:rFonts w:cs="Calibri"/>
                <w:color w:val="0D0D0D"/>
                <w:sz w:val="20"/>
              </w:rPr>
              <w:t>_report_biyr9500</w:t>
            </w:r>
          </w:p>
        </w:tc>
        <w:tc>
          <w:tcPr>
            <w:tcW w:w="0" w:type="auto"/>
            <w:shd w:val="clear" w:color="auto" w:fill="auto"/>
            <w:vAlign w:val="center"/>
          </w:tcPr>
          <w:p w14:paraId="6BE44340" w14:textId="2A5D6661" w:rsidR="00420153" w:rsidRPr="00B06055" w:rsidRDefault="00420153" w:rsidP="00316A98">
            <w:pPr>
              <w:rPr>
                <w:rFonts w:cs="Calibri"/>
                <w:color w:val="0D0D0D"/>
                <w:sz w:val="20"/>
              </w:rPr>
            </w:pPr>
            <w:r w:rsidRPr="00B06055">
              <w:rPr>
                <w:rFonts w:cs="Calibri"/>
                <w:color w:val="0D0D0D"/>
                <w:sz w:val="20"/>
              </w:rPr>
              <w:t xml:space="preserve">Tabela de </w:t>
            </w:r>
            <w:r w:rsidRPr="00B06055">
              <w:rPr>
                <w:rFonts w:cs="Calibri"/>
                <w:i/>
                <w:iCs/>
                <w:color w:val="0D0D0D"/>
                <w:sz w:val="20"/>
              </w:rPr>
              <w:t xml:space="preserve">output </w:t>
            </w:r>
            <w:r>
              <w:rPr>
                <w:rFonts w:cs="Calibri"/>
                <w:color w:val="0D0D0D"/>
                <w:sz w:val="20"/>
              </w:rPr>
              <w:t xml:space="preserve">com a relação entre </w:t>
            </w:r>
            <w:r w:rsidRPr="00B06055">
              <w:rPr>
                <w:rFonts w:cs="Calibri"/>
                <w:color w:val="0D0D0D"/>
                <w:sz w:val="20"/>
              </w:rPr>
              <w:t xml:space="preserve">a chave </w:t>
            </w:r>
            <w:r w:rsidR="00316A98">
              <w:rPr>
                <w:rFonts w:cs="Calibri"/>
                <w:color w:val="0D0D0D"/>
                <w:sz w:val="20"/>
              </w:rPr>
              <w:t>da responsabilidade</w:t>
            </w:r>
            <w:r>
              <w:rPr>
                <w:rFonts w:cs="Calibri"/>
                <w:color w:val="0D0D0D"/>
                <w:sz w:val="20"/>
              </w:rPr>
              <w:t xml:space="preserve"> - </w:t>
            </w:r>
            <w:r w:rsidRPr="00B06055">
              <w:rPr>
                <w:rFonts w:cs="Calibri"/>
                <w:color w:val="0D0D0D"/>
                <w:sz w:val="20"/>
              </w:rPr>
              <w:t>bens bem como os respetivos atributos desta relação.</w:t>
            </w:r>
          </w:p>
        </w:tc>
        <w:tc>
          <w:tcPr>
            <w:tcW w:w="0" w:type="auto"/>
            <w:vAlign w:val="center"/>
          </w:tcPr>
          <w:p w14:paraId="2EF4ED4B" w14:textId="60DB9A1B" w:rsidR="00420153" w:rsidRPr="00B06055" w:rsidRDefault="00420153" w:rsidP="00DD6B17">
            <w:pPr>
              <w:jc w:val="center"/>
              <w:rPr>
                <w:rFonts w:cs="Calibri"/>
                <w:color w:val="0D0D0D"/>
                <w:sz w:val="20"/>
              </w:rPr>
            </w:pPr>
            <w:r>
              <w:rPr>
                <w:rFonts w:cs="Calibri"/>
                <w:color w:val="0D0D0D"/>
                <w:sz w:val="20"/>
              </w:rPr>
              <w:t xml:space="preserve">Mensal </w:t>
            </w:r>
          </w:p>
        </w:tc>
        <w:tc>
          <w:tcPr>
            <w:tcW w:w="0" w:type="auto"/>
            <w:vAlign w:val="center"/>
          </w:tcPr>
          <w:p w14:paraId="05401BDC" w14:textId="0E0019DE" w:rsidR="00420153" w:rsidRPr="00B06055" w:rsidRDefault="00420153" w:rsidP="00DD6B17">
            <w:pPr>
              <w:jc w:val="center"/>
              <w:rPr>
                <w:rFonts w:cs="Calibri"/>
                <w:color w:val="0D0D0D"/>
                <w:sz w:val="20"/>
              </w:rPr>
            </w:pPr>
            <w:r>
              <w:rPr>
                <w:rFonts w:cs="Calibri"/>
                <w:color w:val="0D0D0D"/>
                <w:sz w:val="20"/>
              </w:rPr>
              <w:t xml:space="preserve">Interface </w:t>
            </w:r>
          </w:p>
        </w:tc>
        <w:tc>
          <w:tcPr>
            <w:tcW w:w="2241" w:type="dxa"/>
            <w:vAlign w:val="center"/>
          </w:tcPr>
          <w:p w14:paraId="3E79767C" w14:textId="62B60DEF" w:rsidR="00420153" w:rsidRDefault="004D10B5" w:rsidP="004D10B5">
            <w:pPr>
              <w:jc w:val="center"/>
              <w:rPr>
                <w:rFonts w:cs="Calibri"/>
                <w:color w:val="0D0D0D"/>
                <w:sz w:val="20"/>
              </w:rPr>
            </w:pPr>
            <w:r>
              <w:rPr>
                <w:rFonts w:cs="Calibri"/>
                <w:color w:val="0D0D0D"/>
                <w:sz w:val="20"/>
              </w:rPr>
              <w:t xml:space="preserve">A partir de 30 de abril de 2024 </w:t>
            </w:r>
          </w:p>
        </w:tc>
      </w:tr>
      <w:tr w:rsidR="004D10B5" w:rsidRPr="00B06055" w14:paraId="7D8287F8" w14:textId="54C34804" w:rsidTr="004B586C">
        <w:trPr>
          <w:trHeight w:val="992"/>
          <w:jc w:val="center"/>
        </w:trPr>
        <w:tc>
          <w:tcPr>
            <w:tcW w:w="0" w:type="auto"/>
            <w:vMerge/>
            <w:shd w:val="clear" w:color="auto" w:fill="E7E6E6" w:themeFill="background2"/>
            <w:vAlign w:val="center"/>
            <w:hideMark/>
          </w:tcPr>
          <w:p w14:paraId="58E0DDAB" w14:textId="7FC803FD" w:rsidR="004D10B5" w:rsidRPr="00B06055" w:rsidRDefault="004D10B5" w:rsidP="004D10B5">
            <w:pPr>
              <w:jc w:val="center"/>
              <w:rPr>
                <w:rFonts w:cs="Calibri"/>
                <w:color w:val="000000"/>
                <w:sz w:val="20"/>
              </w:rPr>
            </w:pPr>
          </w:p>
        </w:tc>
        <w:tc>
          <w:tcPr>
            <w:tcW w:w="0" w:type="auto"/>
            <w:shd w:val="clear" w:color="auto" w:fill="auto"/>
            <w:noWrap/>
            <w:vAlign w:val="center"/>
          </w:tcPr>
          <w:p w14:paraId="45A4C548" w14:textId="6B4FE0AD" w:rsidR="004D10B5" w:rsidRPr="00B06055" w:rsidRDefault="004D10B5" w:rsidP="004D10B5">
            <w:pPr>
              <w:jc w:val="center"/>
              <w:rPr>
                <w:rFonts w:cs="Calibri"/>
                <w:color w:val="0D0D0D"/>
                <w:sz w:val="20"/>
              </w:rPr>
            </w:pPr>
            <w:r>
              <w:rPr>
                <w:rFonts w:cs="Calibri"/>
                <w:color w:val="0D0D0D"/>
                <w:sz w:val="20"/>
              </w:rPr>
              <w:t>gt020</w:t>
            </w:r>
            <w:r w:rsidRPr="00B06055">
              <w:rPr>
                <w:rFonts w:cs="Calibri"/>
                <w:color w:val="0D0D0D"/>
                <w:sz w:val="20"/>
              </w:rPr>
              <w:t>_report_biyr9510</w:t>
            </w:r>
          </w:p>
        </w:tc>
        <w:tc>
          <w:tcPr>
            <w:tcW w:w="0" w:type="auto"/>
            <w:shd w:val="clear" w:color="auto" w:fill="auto"/>
            <w:vAlign w:val="center"/>
          </w:tcPr>
          <w:p w14:paraId="5D314507" w14:textId="6EFE7AA2" w:rsidR="004D10B5" w:rsidRPr="00B06055" w:rsidRDefault="004D10B5" w:rsidP="004D10B5">
            <w:pPr>
              <w:rPr>
                <w:rFonts w:cs="Calibri"/>
                <w:color w:val="0D0D0D"/>
                <w:sz w:val="20"/>
              </w:rPr>
            </w:pPr>
            <w:r w:rsidRPr="00B06055">
              <w:rPr>
                <w:rFonts w:cs="Calibri"/>
                <w:color w:val="0D0D0D"/>
                <w:sz w:val="20"/>
              </w:rPr>
              <w:t xml:space="preserve">Tabela de </w:t>
            </w:r>
            <w:r w:rsidRPr="00B06055">
              <w:rPr>
                <w:rFonts w:cs="Calibri"/>
                <w:i/>
                <w:iCs/>
                <w:color w:val="0D0D0D"/>
                <w:sz w:val="20"/>
              </w:rPr>
              <w:t xml:space="preserve">output </w:t>
            </w:r>
            <w:r w:rsidRPr="00B06055">
              <w:rPr>
                <w:rFonts w:cs="Calibri"/>
                <w:color w:val="0D0D0D"/>
                <w:sz w:val="20"/>
              </w:rPr>
              <w:t>com atributos sobre os bens reais, i.e., financeiros e imóveis.</w:t>
            </w:r>
          </w:p>
        </w:tc>
        <w:tc>
          <w:tcPr>
            <w:tcW w:w="0" w:type="auto"/>
            <w:vAlign w:val="center"/>
          </w:tcPr>
          <w:p w14:paraId="463210A2" w14:textId="54148C24" w:rsidR="004D10B5" w:rsidRPr="00B06055" w:rsidRDefault="004D10B5" w:rsidP="004D10B5">
            <w:pPr>
              <w:jc w:val="center"/>
              <w:rPr>
                <w:rFonts w:cs="Calibri"/>
                <w:color w:val="0D0D0D"/>
                <w:sz w:val="20"/>
              </w:rPr>
            </w:pPr>
            <w:r>
              <w:rPr>
                <w:rFonts w:cs="Calibri"/>
                <w:color w:val="0D0D0D"/>
                <w:sz w:val="20"/>
              </w:rPr>
              <w:t xml:space="preserve">Mensal </w:t>
            </w:r>
          </w:p>
        </w:tc>
        <w:tc>
          <w:tcPr>
            <w:tcW w:w="0" w:type="auto"/>
            <w:vAlign w:val="center"/>
          </w:tcPr>
          <w:p w14:paraId="09B4F0B2" w14:textId="33512509" w:rsidR="004D10B5" w:rsidRPr="00B06055" w:rsidRDefault="004D10B5" w:rsidP="004D10B5">
            <w:pPr>
              <w:jc w:val="center"/>
              <w:rPr>
                <w:rFonts w:cs="Calibri"/>
                <w:color w:val="0D0D0D"/>
                <w:sz w:val="20"/>
              </w:rPr>
            </w:pPr>
            <w:r>
              <w:rPr>
                <w:rFonts w:cs="Calibri"/>
                <w:color w:val="0D0D0D"/>
                <w:sz w:val="20"/>
              </w:rPr>
              <w:t xml:space="preserve">Interface </w:t>
            </w:r>
          </w:p>
        </w:tc>
        <w:tc>
          <w:tcPr>
            <w:tcW w:w="2241" w:type="dxa"/>
            <w:vAlign w:val="center"/>
          </w:tcPr>
          <w:p w14:paraId="62AE9A8B" w14:textId="0B9F1B3A" w:rsidR="004D10B5" w:rsidRDefault="004D10B5" w:rsidP="004D10B5">
            <w:pPr>
              <w:jc w:val="center"/>
              <w:rPr>
                <w:rFonts w:cs="Calibri"/>
                <w:color w:val="0D0D0D"/>
                <w:sz w:val="20"/>
              </w:rPr>
            </w:pPr>
            <w:r>
              <w:rPr>
                <w:rFonts w:cs="Calibri"/>
                <w:color w:val="0D0D0D"/>
                <w:sz w:val="20"/>
              </w:rPr>
              <w:t xml:space="preserve">A partir de 30 de abril de 2024 </w:t>
            </w:r>
          </w:p>
        </w:tc>
      </w:tr>
      <w:tr w:rsidR="004D10B5" w:rsidRPr="00B06055" w14:paraId="10D0D995" w14:textId="5F6B9F36" w:rsidTr="004B586C">
        <w:trPr>
          <w:trHeight w:val="992"/>
          <w:jc w:val="center"/>
        </w:trPr>
        <w:tc>
          <w:tcPr>
            <w:tcW w:w="0" w:type="auto"/>
            <w:vMerge/>
            <w:shd w:val="clear" w:color="auto" w:fill="E7E6E6" w:themeFill="background2"/>
            <w:vAlign w:val="center"/>
          </w:tcPr>
          <w:p w14:paraId="7B159A2D" w14:textId="1C32CF22" w:rsidR="004D10B5" w:rsidRPr="00B06055" w:rsidRDefault="004D10B5" w:rsidP="004D10B5">
            <w:pPr>
              <w:jc w:val="center"/>
              <w:rPr>
                <w:rFonts w:cs="Calibri"/>
                <w:color w:val="000000"/>
                <w:sz w:val="20"/>
              </w:rPr>
            </w:pPr>
          </w:p>
        </w:tc>
        <w:tc>
          <w:tcPr>
            <w:tcW w:w="0" w:type="auto"/>
            <w:shd w:val="clear" w:color="auto" w:fill="auto"/>
            <w:noWrap/>
            <w:vAlign w:val="center"/>
          </w:tcPr>
          <w:p w14:paraId="06C89DF9" w14:textId="2C6B0340" w:rsidR="004D10B5" w:rsidRPr="00B06055" w:rsidRDefault="004D10B5" w:rsidP="004D10B5">
            <w:pPr>
              <w:jc w:val="center"/>
              <w:rPr>
                <w:rFonts w:cs="Calibri"/>
                <w:color w:val="0D0D0D"/>
                <w:sz w:val="20"/>
                <w:lang w:val="en-US"/>
              </w:rPr>
            </w:pPr>
            <w:r>
              <w:rPr>
                <w:rFonts w:cs="Calibri"/>
                <w:color w:val="0D0D0D"/>
                <w:sz w:val="20"/>
              </w:rPr>
              <w:t>gt021</w:t>
            </w:r>
            <w:r w:rsidRPr="00B06055">
              <w:rPr>
                <w:rFonts w:cs="Calibri"/>
                <w:color w:val="0D0D0D"/>
                <w:sz w:val="20"/>
              </w:rPr>
              <w:t>_report_biyr9520</w:t>
            </w:r>
          </w:p>
        </w:tc>
        <w:tc>
          <w:tcPr>
            <w:tcW w:w="0" w:type="auto"/>
            <w:shd w:val="clear" w:color="auto" w:fill="auto"/>
            <w:vAlign w:val="center"/>
          </w:tcPr>
          <w:p w14:paraId="5961030A" w14:textId="53DF21DE" w:rsidR="004D10B5" w:rsidRPr="00B06055" w:rsidRDefault="004D10B5" w:rsidP="004D10B5">
            <w:pPr>
              <w:rPr>
                <w:rFonts w:cs="Calibri"/>
                <w:color w:val="0D0D0D"/>
                <w:sz w:val="20"/>
              </w:rPr>
            </w:pPr>
            <w:r w:rsidRPr="00B06055">
              <w:rPr>
                <w:rFonts w:cs="Calibri"/>
                <w:color w:val="0D0D0D"/>
                <w:sz w:val="20"/>
              </w:rPr>
              <w:t xml:space="preserve">Tabela de </w:t>
            </w:r>
            <w:r w:rsidRPr="00B06055">
              <w:rPr>
                <w:rFonts w:cs="Calibri"/>
                <w:i/>
                <w:iCs/>
                <w:color w:val="0D0D0D"/>
                <w:sz w:val="20"/>
              </w:rPr>
              <w:t xml:space="preserve">output </w:t>
            </w:r>
            <w:r w:rsidRPr="00B06055">
              <w:rPr>
                <w:rFonts w:cs="Calibri"/>
                <w:color w:val="0D0D0D"/>
                <w:sz w:val="20"/>
              </w:rPr>
              <w:t>com o detalhe da avaliação mais recente dos bens reais, i.e., financeiros e imóveis.</w:t>
            </w:r>
          </w:p>
        </w:tc>
        <w:tc>
          <w:tcPr>
            <w:tcW w:w="0" w:type="auto"/>
            <w:vAlign w:val="center"/>
          </w:tcPr>
          <w:p w14:paraId="79BE8F90" w14:textId="3A6B91CE" w:rsidR="004D10B5" w:rsidRPr="00B06055" w:rsidRDefault="004D10B5" w:rsidP="004D10B5">
            <w:pPr>
              <w:jc w:val="center"/>
              <w:rPr>
                <w:rFonts w:cs="Calibri"/>
                <w:color w:val="0D0D0D"/>
                <w:sz w:val="20"/>
              </w:rPr>
            </w:pPr>
            <w:r>
              <w:rPr>
                <w:rFonts w:cs="Calibri"/>
                <w:color w:val="0D0D0D"/>
                <w:sz w:val="20"/>
              </w:rPr>
              <w:t xml:space="preserve">Mensal </w:t>
            </w:r>
          </w:p>
        </w:tc>
        <w:tc>
          <w:tcPr>
            <w:tcW w:w="0" w:type="auto"/>
            <w:vAlign w:val="center"/>
          </w:tcPr>
          <w:p w14:paraId="1E968DF6" w14:textId="4BC56872" w:rsidR="004D10B5" w:rsidRPr="00B06055" w:rsidRDefault="004D10B5" w:rsidP="004D10B5">
            <w:pPr>
              <w:jc w:val="center"/>
              <w:rPr>
                <w:rFonts w:cs="Calibri"/>
                <w:color w:val="0D0D0D"/>
                <w:sz w:val="20"/>
              </w:rPr>
            </w:pPr>
            <w:r>
              <w:rPr>
                <w:rFonts w:cs="Calibri"/>
                <w:color w:val="0D0D0D"/>
                <w:sz w:val="20"/>
              </w:rPr>
              <w:t xml:space="preserve">Interface </w:t>
            </w:r>
          </w:p>
        </w:tc>
        <w:tc>
          <w:tcPr>
            <w:tcW w:w="2241" w:type="dxa"/>
            <w:vAlign w:val="center"/>
          </w:tcPr>
          <w:p w14:paraId="3EC7B6DB" w14:textId="5247ED64" w:rsidR="004D10B5" w:rsidRDefault="004D10B5" w:rsidP="004D10B5">
            <w:pPr>
              <w:jc w:val="center"/>
              <w:rPr>
                <w:rFonts w:cs="Calibri"/>
                <w:color w:val="0D0D0D"/>
                <w:sz w:val="20"/>
              </w:rPr>
            </w:pPr>
            <w:r>
              <w:rPr>
                <w:rFonts w:cs="Calibri"/>
                <w:color w:val="0D0D0D"/>
                <w:sz w:val="20"/>
              </w:rPr>
              <w:t xml:space="preserve">A partir de 30 de abril de 2024 </w:t>
            </w:r>
          </w:p>
        </w:tc>
      </w:tr>
      <w:tr w:rsidR="004D10B5" w:rsidRPr="00B06055" w14:paraId="510DA71D" w14:textId="0EBEBA0A" w:rsidTr="004B586C">
        <w:trPr>
          <w:trHeight w:val="992"/>
          <w:jc w:val="center"/>
        </w:trPr>
        <w:tc>
          <w:tcPr>
            <w:tcW w:w="0" w:type="auto"/>
            <w:vMerge/>
            <w:shd w:val="clear" w:color="auto" w:fill="E7E6E6" w:themeFill="background2"/>
            <w:vAlign w:val="center"/>
          </w:tcPr>
          <w:p w14:paraId="4715D299" w14:textId="127C9314" w:rsidR="004D10B5" w:rsidRPr="00B06055" w:rsidRDefault="004D10B5" w:rsidP="004D10B5">
            <w:pPr>
              <w:jc w:val="center"/>
              <w:rPr>
                <w:rFonts w:cs="Calibri"/>
                <w:color w:val="000000"/>
                <w:sz w:val="20"/>
              </w:rPr>
            </w:pPr>
          </w:p>
        </w:tc>
        <w:tc>
          <w:tcPr>
            <w:tcW w:w="0" w:type="auto"/>
            <w:shd w:val="clear" w:color="auto" w:fill="auto"/>
            <w:noWrap/>
            <w:vAlign w:val="center"/>
          </w:tcPr>
          <w:p w14:paraId="2B3D1C70" w14:textId="0A1B3EE1" w:rsidR="004D10B5" w:rsidRPr="00DD6B17" w:rsidRDefault="004D10B5" w:rsidP="004D10B5">
            <w:pPr>
              <w:jc w:val="center"/>
              <w:rPr>
                <w:rFonts w:cs="Calibri"/>
                <w:color w:val="0D0D0D"/>
                <w:sz w:val="20"/>
                <w:lang w:val="en-US"/>
              </w:rPr>
            </w:pPr>
            <w:r w:rsidRPr="00A84B21">
              <w:rPr>
                <w:rFonts w:cs="Calibri"/>
                <w:color w:val="0D0D0D"/>
                <w:sz w:val="20"/>
                <w:lang w:val="en-US"/>
              </w:rPr>
              <w:t>kt_chaves_intrf_grts_biyr</w:t>
            </w:r>
          </w:p>
        </w:tc>
        <w:tc>
          <w:tcPr>
            <w:tcW w:w="0" w:type="auto"/>
            <w:shd w:val="clear" w:color="auto" w:fill="auto"/>
            <w:vAlign w:val="center"/>
          </w:tcPr>
          <w:p w14:paraId="6278BAE5" w14:textId="477A52E4" w:rsidR="004D10B5" w:rsidRPr="00B06055" w:rsidRDefault="00D17FC3" w:rsidP="00D17FC3">
            <w:pPr>
              <w:rPr>
                <w:rFonts w:cs="Calibri"/>
                <w:color w:val="0D0D0D"/>
                <w:sz w:val="20"/>
              </w:rPr>
            </w:pPr>
            <w:r>
              <w:rPr>
                <w:rFonts w:cs="Calibri"/>
                <w:color w:val="0D0D0D"/>
                <w:sz w:val="20"/>
              </w:rPr>
              <w:t xml:space="preserve">Rosetta entre as chaves da Responsabilidade </w:t>
            </w:r>
            <w:r w:rsidR="004D10B5">
              <w:rPr>
                <w:rFonts w:cs="Calibri"/>
                <w:color w:val="0D0D0D"/>
                <w:sz w:val="20"/>
              </w:rPr>
              <w:t xml:space="preserve">- processos/cauções - </w:t>
            </w:r>
            <w:r w:rsidR="004D10B5" w:rsidRPr="00B06055">
              <w:rPr>
                <w:rFonts w:cs="Calibri"/>
                <w:color w:val="0D0D0D"/>
                <w:sz w:val="20"/>
              </w:rPr>
              <w:t xml:space="preserve">bens provenientes do modelo único de garantias e as chaves de reporte nos </w:t>
            </w:r>
            <w:r w:rsidR="004D10B5" w:rsidRPr="00B06055">
              <w:rPr>
                <w:rFonts w:cs="Calibri"/>
                <w:i/>
                <w:iCs/>
                <w:color w:val="0D0D0D"/>
                <w:sz w:val="20"/>
              </w:rPr>
              <w:t>outputs</w:t>
            </w:r>
            <w:r w:rsidR="004D10B5" w:rsidRPr="00B06055">
              <w:rPr>
                <w:rFonts w:cs="Calibri"/>
                <w:color w:val="0D0D0D"/>
                <w:sz w:val="20"/>
              </w:rPr>
              <w:t xml:space="preserve"> a enviar para IFRS e BDR.</w:t>
            </w:r>
          </w:p>
        </w:tc>
        <w:tc>
          <w:tcPr>
            <w:tcW w:w="0" w:type="auto"/>
            <w:vAlign w:val="center"/>
          </w:tcPr>
          <w:p w14:paraId="4CA6C499" w14:textId="04AC0BBE"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34D10084" w14:textId="574B3982" w:rsidR="004D10B5" w:rsidRPr="00B06055" w:rsidRDefault="004D10B5" w:rsidP="004D10B5">
            <w:pPr>
              <w:jc w:val="center"/>
              <w:rPr>
                <w:rFonts w:cs="Calibri"/>
                <w:color w:val="0D0D0D"/>
                <w:sz w:val="20"/>
              </w:rPr>
            </w:pPr>
            <w:r w:rsidRPr="00B06055">
              <w:rPr>
                <w:rFonts w:cs="Calibri"/>
                <w:color w:val="0D0D0D"/>
                <w:sz w:val="20"/>
              </w:rPr>
              <w:t>Tradutor “Rosetta”</w:t>
            </w:r>
          </w:p>
        </w:tc>
        <w:tc>
          <w:tcPr>
            <w:tcW w:w="2241" w:type="dxa"/>
            <w:vAlign w:val="center"/>
          </w:tcPr>
          <w:p w14:paraId="45F3DA3D" w14:textId="3D099CCE" w:rsidR="004D10B5" w:rsidRPr="00B06055" w:rsidRDefault="004D10B5" w:rsidP="004D10B5">
            <w:pPr>
              <w:jc w:val="center"/>
              <w:rPr>
                <w:rFonts w:cs="Calibri"/>
                <w:color w:val="0D0D0D"/>
                <w:sz w:val="20"/>
              </w:rPr>
            </w:pPr>
            <w:r>
              <w:rPr>
                <w:rFonts w:cs="Calibri"/>
                <w:color w:val="0D0D0D"/>
                <w:sz w:val="20"/>
              </w:rPr>
              <w:t>31 de dezembro de 2022 a 29 de abril de 2024</w:t>
            </w:r>
          </w:p>
        </w:tc>
      </w:tr>
      <w:tr w:rsidR="004D10B5" w:rsidRPr="00B06055" w14:paraId="3A33B2EF" w14:textId="37083060" w:rsidTr="004B586C">
        <w:trPr>
          <w:trHeight w:val="992"/>
          <w:jc w:val="center"/>
        </w:trPr>
        <w:tc>
          <w:tcPr>
            <w:tcW w:w="0" w:type="auto"/>
            <w:vMerge/>
            <w:shd w:val="clear" w:color="auto" w:fill="E7E6E6" w:themeFill="background2"/>
            <w:vAlign w:val="center"/>
          </w:tcPr>
          <w:p w14:paraId="4E26F1C5" w14:textId="79794DA4" w:rsidR="004D10B5" w:rsidRPr="00B06055" w:rsidRDefault="004D10B5" w:rsidP="004D10B5">
            <w:pPr>
              <w:jc w:val="center"/>
              <w:rPr>
                <w:rFonts w:cs="Calibri"/>
                <w:color w:val="000000"/>
                <w:sz w:val="20"/>
              </w:rPr>
            </w:pPr>
          </w:p>
        </w:tc>
        <w:tc>
          <w:tcPr>
            <w:tcW w:w="0" w:type="auto"/>
            <w:shd w:val="clear" w:color="auto" w:fill="auto"/>
            <w:noWrap/>
            <w:vAlign w:val="center"/>
          </w:tcPr>
          <w:p w14:paraId="471602CF" w14:textId="3F68939C" w:rsidR="004D10B5" w:rsidRPr="00DE667E" w:rsidRDefault="004D10B5" w:rsidP="004D10B5">
            <w:pPr>
              <w:jc w:val="center"/>
              <w:rPr>
                <w:rFonts w:cs="Calibri"/>
                <w:color w:val="0D0D0D"/>
                <w:sz w:val="20"/>
                <w:lang w:val="en-US"/>
              </w:rPr>
            </w:pPr>
            <w:r w:rsidRPr="00A84B21">
              <w:rPr>
                <w:rFonts w:cs="Calibri"/>
                <w:color w:val="0D0D0D"/>
                <w:sz w:val="20"/>
                <w:lang w:val="en-US"/>
              </w:rPr>
              <w:t>kt_chaves_intrf_grts_biyr</w:t>
            </w:r>
            <w:r>
              <w:rPr>
                <w:rFonts w:cs="Calibri"/>
                <w:color w:val="0D0D0D"/>
                <w:sz w:val="20"/>
                <w:lang w:val="en-US"/>
              </w:rPr>
              <w:t>_bem</w:t>
            </w:r>
          </w:p>
        </w:tc>
        <w:tc>
          <w:tcPr>
            <w:tcW w:w="0" w:type="auto"/>
            <w:shd w:val="clear" w:color="auto" w:fill="auto"/>
            <w:vAlign w:val="center"/>
          </w:tcPr>
          <w:p w14:paraId="32769CC9" w14:textId="64C43798" w:rsidR="004D10B5" w:rsidRPr="00DE667E" w:rsidRDefault="004D10B5" w:rsidP="00D17FC3">
            <w:pPr>
              <w:rPr>
                <w:rFonts w:cs="Calibri"/>
                <w:color w:val="0D0D0D"/>
                <w:sz w:val="20"/>
              </w:rPr>
            </w:pPr>
            <w:r w:rsidRPr="00B06055">
              <w:rPr>
                <w:rFonts w:cs="Calibri"/>
                <w:color w:val="0D0D0D"/>
                <w:sz w:val="20"/>
              </w:rPr>
              <w:t>Rosetta entre as chaves d</w:t>
            </w:r>
            <w:r w:rsidR="00D17FC3">
              <w:rPr>
                <w:rFonts w:cs="Calibri"/>
                <w:color w:val="0D0D0D"/>
                <w:sz w:val="20"/>
              </w:rPr>
              <w:t>a responsabilidade</w:t>
            </w:r>
            <w:r>
              <w:rPr>
                <w:rFonts w:cs="Calibri"/>
                <w:color w:val="0D0D0D"/>
                <w:sz w:val="20"/>
              </w:rPr>
              <w:t xml:space="preserve"> -  </w:t>
            </w:r>
            <w:r w:rsidRPr="00B06055">
              <w:rPr>
                <w:rFonts w:cs="Calibri"/>
                <w:color w:val="0D0D0D"/>
                <w:sz w:val="20"/>
              </w:rPr>
              <w:t xml:space="preserve">bens </w:t>
            </w:r>
            <w:r w:rsidR="00316A98">
              <w:rPr>
                <w:rFonts w:cs="Calibri"/>
                <w:color w:val="0D0D0D"/>
                <w:sz w:val="20"/>
              </w:rPr>
              <w:t>prov</w:t>
            </w:r>
            <w:r w:rsidRPr="00B06055">
              <w:rPr>
                <w:rFonts w:cs="Calibri"/>
                <w:color w:val="0D0D0D"/>
                <w:sz w:val="20"/>
              </w:rPr>
              <w:t xml:space="preserve">enientes do modelo único de garantias e as chaves de reporte nos </w:t>
            </w:r>
            <w:r w:rsidRPr="00B06055">
              <w:rPr>
                <w:rFonts w:cs="Calibri"/>
                <w:i/>
                <w:iCs/>
                <w:color w:val="0D0D0D"/>
                <w:sz w:val="20"/>
              </w:rPr>
              <w:t>outputs</w:t>
            </w:r>
            <w:r w:rsidRPr="00B06055">
              <w:rPr>
                <w:rFonts w:cs="Calibri"/>
                <w:color w:val="0D0D0D"/>
                <w:sz w:val="20"/>
              </w:rPr>
              <w:t xml:space="preserve"> a enviar para IFRS e BDR.</w:t>
            </w:r>
          </w:p>
        </w:tc>
        <w:tc>
          <w:tcPr>
            <w:tcW w:w="0" w:type="auto"/>
            <w:vAlign w:val="center"/>
          </w:tcPr>
          <w:p w14:paraId="0B699FD8" w14:textId="1D9CDC6F" w:rsidR="004D10B5" w:rsidRPr="00DE667E" w:rsidRDefault="004D10B5" w:rsidP="004D10B5">
            <w:pPr>
              <w:jc w:val="center"/>
              <w:rPr>
                <w:rFonts w:cs="Calibri"/>
                <w:color w:val="0D0D0D"/>
                <w:sz w:val="20"/>
                <w:lang w:val="en-US"/>
              </w:rPr>
            </w:pPr>
            <w:r w:rsidRPr="00B06055">
              <w:rPr>
                <w:rFonts w:cs="Calibri"/>
                <w:color w:val="0D0D0D"/>
                <w:sz w:val="20"/>
              </w:rPr>
              <w:t>Mensal</w:t>
            </w:r>
          </w:p>
        </w:tc>
        <w:tc>
          <w:tcPr>
            <w:tcW w:w="0" w:type="auto"/>
            <w:vAlign w:val="center"/>
          </w:tcPr>
          <w:p w14:paraId="6E25C642" w14:textId="2AB0A434" w:rsidR="004D10B5" w:rsidRPr="00B06055" w:rsidRDefault="004D10B5" w:rsidP="004D10B5">
            <w:pPr>
              <w:jc w:val="center"/>
              <w:rPr>
                <w:rFonts w:cs="Calibri"/>
                <w:i/>
                <w:color w:val="0D0D0D"/>
                <w:sz w:val="20"/>
              </w:rPr>
            </w:pPr>
            <w:r w:rsidRPr="00B06055">
              <w:rPr>
                <w:rFonts w:cs="Calibri"/>
                <w:color w:val="0D0D0D"/>
                <w:sz w:val="20"/>
              </w:rPr>
              <w:t>Tradutor “Rosetta”</w:t>
            </w:r>
          </w:p>
        </w:tc>
        <w:tc>
          <w:tcPr>
            <w:tcW w:w="2241" w:type="dxa"/>
            <w:vAlign w:val="center"/>
          </w:tcPr>
          <w:p w14:paraId="5034A106" w14:textId="4EAC348B" w:rsidR="004D10B5" w:rsidRPr="00B06055" w:rsidRDefault="004D10B5" w:rsidP="004D10B5">
            <w:pPr>
              <w:jc w:val="center"/>
              <w:rPr>
                <w:rFonts w:cs="Calibri"/>
                <w:color w:val="0D0D0D"/>
                <w:sz w:val="20"/>
              </w:rPr>
            </w:pPr>
            <w:r>
              <w:rPr>
                <w:rFonts w:cs="Calibri"/>
                <w:color w:val="0D0D0D"/>
                <w:sz w:val="20"/>
              </w:rPr>
              <w:t xml:space="preserve">A partir de 30 de abril de 2024 </w:t>
            </w:r>
          </w:p>
        </w:tc>
      </w:tr>
      <w:tr w:rsidR="004D10B5" w:rsidRPr="00B06055" w14:paraId="26FECFA0" w14:textId="0E124E55" w:rsidTr="004B586C">
        <w:trPr>
          <w:trHeight w:val="992"/>
          <w:jc w:val="center"/>
        </w:trPr>
        <w:tc>
          <w:tcPr>
            <w:tcW w:w="0" w:type="auto"/>
            <w:vMerge/>
            <w:shd w:val="clear" w:color="auto" w:fill="E7E6E6" w:themeFill="background2"/>
            <w:vAlign w:val="center"/>
          </w:tcPr>
          <w:p w14:paraId="3106B66B" w14:textId="7C862C8F" w:rsidR="004D10B5" w:rsidRPr="00B06055" w:rsidRDefault="004D10B5" w:rsidP="004D10B5">
            <w:pPr>
              <w:jc w:val="center"/>
              <w:rPr>
                <w:rFonts w:cs="Calibri"/>
                <w:color w:val="000000"/>
                <w:sz w:val="20"/>
              </w:rPr>
            </w:pPr>
          </w:p>
        </w:tc>
        <w:tc>
          <w:tcPr>
            <w:tcW w:w="0" w:type="auto"/>
            <w:shd w:val="clear" w:color="auto" w:fill="auto"/>
            <w:noWrap/>
            <w:vAlign w:val="center"/>
          </w:tcPr>
          <w:p w14:paraId="6990EF53" w14:textId="5BA7C7E3" w:rsidR="004D10B5" w:rsidRPr="00B06055" w:rsidRDefault="004D10B5" w:rsidP="004D10B5">
            <w:pPr>
              <w:jc w:val="center"/>
              <w:rPr>
                <w:rFonts w:cs="Calibri"/>
                <w:color w:val="0D0D0D"/>
                <w:sz w:val="20"/>
              </w:rPr>
            </w:pPr>
            <w:r w:rsidRPr="00B06055">
              <w:rPr>
                <w:rFonts w:cs="Calibri"/>
                <w:color w:val="0D0D0D"/>
                <w:sz w:val="20"/>
              </w:rPr>
              <w:t>kt_chaves_bdr_biengar</w:t>
            </w:r>
          </w:p>
        </w:tc>
        <w:tc>
          <w:tcPr>
            <w:tcW w:w="0" w:type="auto"/>
            <w:shd w:val="clear" w:color="auto" w:fill="auto"/>
            <w:vAlign w:val="center"/>
          </w:tcPr>
          <w:p w14:paraId="783A35CA" w14:textId="6D5BD0CE" w:rsidR="004D10B5" w:rsidRPr="00B06055" w:rsidRDefault="004D10B5" w:rsidP="00D17FC3">
            <w:pPr>
              <w:rPr>
                <w:rFonts w:cs="Calibri"/>
                <w:color w:val="0D0D0D"/>
                <w:sz w:val="20"/>
              </w:rPr>
            </w:pPr>
            <w:r w:rsidRPr="00B06055">
              <w:rPr>
                <w:rFonts w:cs="Calibri"/>
                <w:color w:val="0D0D0D"/>
                <w:sz w:val="20"/>
              </w:rPr>
              <w:t>Rose</w:t>
            </w:r>
            <w:r>
              <w:rPr>
                <w:rFonts w:cs="Calibri"/>
                <w:color w:val="0D0D0D"/>
                <w:sz w:val="20"/>
              </w:rPr>
              <w:t xml:space="preserve">tta entre as chaves de </w:t>
            </w:r>
            <w:r w:rsidR="00D17FC3">
              <w:rPr>
                <w:rFonts w:cs="Calibri"/>
                <w:color w:val="0D0D0D"/>
                <w:sz w:val="20"/>
              </w:rPr>
              <w:t>responsabilidade</w:t>
            </w:r>
            <w:r>
              <w:rPr>
                <w:rFonts w:cs="Calibri"/>
                <w:color w:val="0D0D0D"/>
                <w:sz w:val="20"/>
              </w:rPr>
              <w:t xml:space="preserve"> – processos/cauções</w:t>
            </w:r>
            <w:r w:rsidRPr="00B06055">
              <w:rPr>
                <w:rFonts w:cs="Calibri"/>
                <w:color w:val="0D0D0D"/>
                <w:sz w:val="20"/>
              </w:rPr>
              <w:t xml:space="preserve"> no MUG e diretamente as da BDR (tabela jm_garant_cto).</w:t>
            </w:r>
          </w:p>
        </w:tc>
        <w:tc>
          <w:tcPr>
            <w:tcW w:w="0" w:type="auto"/>
            <w:vAlign w:val="center"/>
          </w:tcPr>
          <w:p w14:paraId="6C2E8323" w14:textId="583C9E63"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4F69C030" w14:textId="717FDF47" w:rsidR="004D10B5" w:rsidRPr="00B06055" w:rsidRDefault="004D10B5" w:rsidP="004D10B5">
            <w:pPr>
              <w:jc w:val="center"/>
              <w:rPr>
                <w:rFonts w:cs="Calibri"/>
                <w:color w:val="0D0D0D"/>
                <w:sz w:val="20"/>
              </w:rPr>
            </w:pPr>
            <w:r w:rsidRPr="00B06055">
              <w:rPr>
                <w:rFonts w:cs="Calibri"/>
                <w:color w:val="0D0D0D"/>
                <w:sz w:val="20"/>
              </w:rPr>
              <w:t>Tradutor “Rosetta”</w:t>
            </w:r>
          </w:p>
        </w:tc>
        <w:tc>
          <w:tcPr>
            <w:tcW w:w="2241" w:type="dxa"/>
            <w:vAlign w:val="center"/>
          </w:tcPr>
          <w:p w14:paraId="6F53BC9D" w14:textId="0E4D812E" w:rsidR="004D10B5" w:rsidRPr="00B06055" w:rsidRDefault="004D10B5" w:rsidP="004D10B5">
            <w:pPr>
              <w:jc w:val="center"/>
              <w:rPr>
                <w:rFonts w:cs="Calibri"/>
                <w:color w:val="0D0D0D"/>
                <w:sz w:val="20"/>
              </w:rPr>
            </w:pPr>
            <w:r>
              <w:rPr>
                <w:rFonts w:cs="Calibri"/>
                <w:color w:val="0D0D0D"/>
                <w:sz w:val="20"/>
              </w:rPr>
              <w:t>A partir de 31 de dezembro de 2022</w:t>
            </w:r>
          </w:p>
        </w:tc>
      </w:tr>
      <w:tr w:rsidR="004D10B5" w:rsidRPr="00B06055" w14:paraId="22AF97F8" w14:textId="7A77B38A" w:rsidTr="004B586C">
        <w:trPr>
          <w:trHeight w:val="992"/>
          <w:jc w:val="center"/>
        </w:trPr>
        <w:tc>
          <w:tcPr>
            <w:tcW w:w="0" w:type="auto"/>
            <w:vMerge/>
            <w:shd w:val="clear" w:color="auto" w:fill="E7E6E6" w:themeFill="background2"/>
            <w:vAlign w:val="center"/>
          </w:tcPr>
          <w:p w14:paraId="6FAC1F10" w14:textId="6F735EE2" w:rsidR="004D10B5" w:rsidRPr="00B06055" w:rsidRDefault="004D10B5" w:rsidP="004D10B5">
            <w:pPr>
              <w:jc w:val="center"/>
              <w:rPr>
                <w:rFonts w:cs="Calibri"/>
                <w:color w:val="000000"/>
                <w:sz w:val="20"/>
              </w:rPr>
            </w:pPr>
          </w:p>
        </w:tc>
        <w:tc>
          <w:tcPr>
            <w:tcW w:w="0" w:type="auto"/>
            <w:shd w:val="clear" w:color="auto" w:fill="auto"/>
            <w:noWrap/>
            <w:vAlign w:val="center"/>
          </w:tcPr>
          <w:p w14:paraId="393099BB" w14:textId="5D273248" w:rsidR="004D10B5" w:rsidRPr="00B06055" w:rsidRDefault="004D10B5" w:rsidP="004D10B5">
            <w:pPr>
              <w:jc w:val="center"/>
              <w:rPr>
                <w:rFonts w:cs="Calibri"/>
                <w:color w:val="0D0D0D"/>
                <w:sz w:val="20"/>
              </w:rPr>
            </w:pPr>
            <w:r w:rsidRPr="00B06055">
              <w:rPr>
                <w:rFonts w:cs="Calibri"/>
                <w:sz w:val="20"/>
              </w:rPr>
              <w:t>gt015_report_biyr9500_ifrs</w:t>
            </w:r>
          </w:p>
        </w:tc>
        <w:tc>
          <w:tcPr>
            <w:tcW w:w="0" w:type="auto"/>
            <w:shd w:val="clear" w:color="auto" w:fill="auto"/>
            <w:vAlign w:val="center"/>
          </w:tcPr>
          <w:p w14:paraId="18866A96" w14:textId="7BBA02C3"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gt015_report_biyr9500</w:t>
            </w:r>
            <w:r w:rsidRPr="00B06055">
              <w:rPr>
                <w:rFonts w:cs="Calibri"/>
                <w:color w:val="0D0D0D"/>
                <w:sz w:val="20"/>
              </w:rPr>
              <w:t xml:space="preserve"> com o formato a exportar para IFRS</w:t>
            </w:r>
            <w:r>
              <w:rPr>
                <w:rFonts w:cs="Calibri"/>
                <w:color w:val="0D0D0D"/>
                <w:sz w:val="20"/>
              </w:rPr>
              <w:t>.</w:t>
            </w:r>
          </w:p>
        </w:tc>
        <w:tc>
          <w:tcPr>
            <w:tcW w:w="0" w:type="auto"/>
            <w:vAlign w:val="center"/>
          </w:tcPr>
          <w:p w14:paraId="77B3B330" w14:textId="2A08E927"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43EE2934" w14:textId="72539758" w:rsidR="004D10B5" w:rsidRPr="00B06055" w:rsidRDefault="004D10B5" w:rsidP="004D10B5">
            <w:pPr>
              <w:jc w:val="center"/>
              <w:rPr>
                <w:rFonts w:cs="Calibri"/>
                <w:color w:val="0D0D0D"/>
                <w:sz w:val="20"/>
              </w:rPr>
            </w:pPr>
            <w:r w:rsidRPr="00B06055">
              <w:rPr>
                <w:rFonts w:cs="Calibri"/>
                <w:i/>
                <w:color w:val="0D0D0D"/>
                <w:sz w:val="20"/>
              </w:rPr>
              <w:t>View</w:t>
            </w:r>
          </w:p>
        </w:tc>
        <w:tc>
          <w:tcPr>
            <w:tcW w:w="2241" w:type="dxa"/>
            <w:vAlign w:val="center"/>
          </w:tcPr>
          <w:p w14:paraId="5D2FB389" w14:textId="7FAA0F4F" w:rsidR="004D10B5" w:rsidRPr="00B06055" w:rsidRDefault="004D10B5" w:rsidP="004D10B5">
            <w:pPr>
              <w:jc w:val="center"/>
              <w:rPr>
                <w:rFonts w:cs="Calibri"/>
                <w:i/>
                <w:color w:val="0D0D0D"/>
                <w:sz w:val="20"/>
              </w:rPr>
            </w:pPr>
            <w:r>
              <w:rPr>
                <w:rFonts w:cs="Calibri"/>
                <w:color w:val="0D0D0D"/>
                <w:sz w:val="20"/>
              </w:rPr>
              <w:t>31 de dezembro de 2022 a 29 de abril de 2024</w:t>
            </w:r>
          </w:p>
        </w:tc>
      </w:tr>
      <w:tr w:rsidR="004D10B5" w:rsidRPr="00B06055" w14:paraId="14584F18" w14:textId="0A077919" w:rsidTr="004B586C">
        <w:trPr>
          <w:trHeight w:val="992"/>
          <w:jc w:val="center"/>
        </w:trPr>
        <w:tc>
          <w:tcPr>
            <w:tcW w:w="0" w:type="auto"/>
            <w:vMerge/>
            <w:shd w:val="clear" w:color="auto" w:fill="E7E6E6" w:themeFill="background2"/>
            <w:vAlign w:val="center"/>
          </w:tcPr>
          <w:p w14:paraId="3B465BD4" w14:textId="37E2FD2F" w:rsidR="004D10B5" w:rsidRPr="00B06055" w:rsidRDefault="004D10B5" w:rsidP="004D10B5">
            <w:pPr>
              <w:jc w:val="center"/>
              <w:rPr>
                <w:rFonts w:cs="Calibri"/>
                <w:color w:val="000000"/>
                <w:sz w:val="20"/>
              </w:rPr>
            </w:pPr>
          </w:p>
        </w:tc>
        <w:tc>
          <w:tcPr>
            <w:tcW w:w="0" w:type="auto"/>
            <w:shd w:val="clear" w:color="auto" w:fill="auto"/>
            <w:noWrap/>
            <w:vAlign w:val="center"/>
          </w:tcPr>
          <w:p w14:paraId="153D9B5A" w14:textId="5C0C0DCF" w:rsidR="004D10B5" w:rsidRPr="00B06055" w:rsidRDefault="004D10B5" w:rsidP="004D10B5">
            <w:pPr>
              <w:jc w:val="center"/>
              <w:rPr>
                <w:rFonts w:cs="Calibri"/>
                <w:color w:val="0D0D0D"/>
                <w:sz w:val="20"/>
              </w:rPr>
            </w:pPr>
            <w:r w:rsidRPr="00B06055">
              <w:rPr>
                <w:rFonts w:cs="Calibri"/>
                <w:sz w:val="20"/>
              </w:rPr>
              <w:t>gt01</w:t>
            </w:r>
            <w:r>
              <w:rPr>
                <w:rFonts w:cs="Calibri"/>
                <w:sz w:val="20"/>
              </w:rPr>
              <w:t>6</w:t>
            </w:r>
            <w:r w:rsidRPr="00B06055">
              <w:rPr>
                <w:rFonts w:cs="Calibri"/>
                <w:sz w:val="20"/>
              </w:rPr>
              <w:t>_report_biyr9510_ifrs</w:t>
            </w:r>
          </w:p>
        </w:tc>
        <w:tc>
          <w:tcPr>
            <w:tcW w:w="0" w:type="auto"/>
            <w:shd w:val="clear" w:color="auto" w:fill="auto"/>
            <w:vAlign w:val="center"/>
          </w:tcPr>
          <w:p w14:paraId="777D7C2C" w14:textId="2233C5D1"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gt016_report_biyr9510</w:t>
            </w:r>
            <w:r w:rsidRPr="00B06055">
              <w:rPr>
                <w:rFonts w:cs="Calibri"/>
                <w:color w:val="0D0D0D"/>
                <w:sz w:val="20"/>
              </w:rPr>
              <w:t xml:space="preserve"> com o formato a exportar para IFRS</w:t>
            </w:r>
            <w:r>
              <w:rPr>
                <w:rFonts w:cs="Calibri"/>
                <w:color w:val="0D0D0D"/>
                <w:sz w:val="20"/>
              </w:rPr>
              <w:t>.</w:t>
            </w:r>
          </w:p>
        </w:tc>
        <w:tc>
          <w:tcPr>
            <w:tcW w:w="0" w:type="auto"/>
            <w:vAlign w:val="center"/>
          </w:tcPr>
          <w:p w14:paraId="241191D5" w14:textId="3738A1F1"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511456F1" w14:textId="437E2699" w:rsidR="004D10B5" w:rsidRPr="00B06055" w:rsidRDefault="004D10B5" w:rsidP="004D10B5">
            <w:pPr>
              <w:jc w:val="center"/>
              <w:rPr>
                <w:rFonts w:cs="Calibri"/>
                <w:color w:val="0D0D0D"/>
                <w:sz w:val="20"/>
              </w:rPr>
            </w:pPr>
            <w:r w:rsidRPr="00B06055">
              <w:rPr>
                <w:rFonts w:cs="Calibri"/>
                <w:i/>
                <w:color w:val="0D0D0D"/>
                <w:sz w:val="20"/>
              </w:rPr>
              <w:t>View</w:t>
            </w:r>
          </w:p>
        </w:tc>
        <w:tc>
          <w:tcPr>
            <w:tcW w:w="2241" w:type="dxa"/>
            <w:vAlign w:val="center"/>
          </w:tcPr>
          <w:p w14:paraId="5BBD5DE4" w14:textId="6978BFA1" w:rsidR="004D10B5" w:rsidRPr="00B06055" w:rsidRDefault="004D10B5" w:rsidP="004D10B5">
            <w:pPr>
              <w:jc w:val="center"/>
              <w:rPr>
                <w:rFonts w:cs="Calibri"/>
                <w:i/>
                <w:color w:val="0D0D0D"/>
                <w:sz w:val="20"/>
              </w:rPr>
            </w:pPr>
            <w:r>
              <w:rPr>
                <w:rFonts w:cs="Calibri"/>
                <w:color w:val="0D0D0D"/>
                <w:sz w:val="20"/>
              </w:rPr>
              <w:t>31 de dezembro de 2022 a 29 de abril de 2024</w:t>
            </w:r>
          </w:p>
        </w:tc>
      </w:tr>
      <w:tr w:rsidR="004D10B5" w:rsidRPr="00B06055" w14:paraId="379802FF" w14:textId="0AC7DB4F" w:rsidTr="004B586C">
        <w:trPr>
          <w:trHeight w:val="992"/>
          <w:jc w:val="center"/>
        </w:trPr>
        <w:tc>
          <w:tcPr>
            <w:tcW w:w="0" w:type="auto"/>
            <w:vMerge/>
            <w:shd w:val="clear" w:color="auto" w:fill="E7E6E6" w:themeFill="background2"/>
            <w:vAlign w:val="center"/>
          </w:tcPr>
          <w:p w14:paraId="4D449909" w14:textId="62F52BC8" w:rsidR="004D10B5" w:rsidRPr="00B06055" w:rsidRDefault="004D10B5" w:rsidP="004D10B5">
            <w:pPr>
              <w:jc w:val="center"/>
              <w:rPr>
                <w:rFonts w:cs="Calibri"/>
                <w:color w:val="000000"/>
                <w:sz w:val="20"/>
              </w:rPr>
            </w:pPr>
          </w:p>
        </w:tc>
        <w:tc>
          <w:tcPr>
            <w:tcW w:w="0" w:type="auto"/>
            <w:shd w:val="clear" w:color="auto" w:fill="auto"/>
            <w:noWrap/>
            <w:vAlign w:val="center"/>
          </w:tcPr>
          <w:p w14:paraId="5BAFDEBC" w14:textId="35DD47C4" w:rsidR="004D10B5" w:rsidRPr="00B06055" w:rsidRDefault="004D10B5" w:rsidP="004D10B5">
            <w:pPr>
              <w:jc w:val="center"/>
              <w:rPr>
                <w:rFonts w:cs="Calibri"/>
                <w:color w:val="0D0D0D"/>
                <w:sz w:val="20"/>
              </w:rPr>
            </w:pPr>
            <w:r>
              <w:rPr>
                <w:rFonts w:cs="Calibri"/>
                <w:sz w:val="20"/>
              </w:rPr>
              <w:t>gt017</w:t>
            </w:r>
            <w:r w:rsidRPr="00B06055">
              <w:rPr>
                <w:rFonts w:cs="Calibri"/>
                <w:sz w:val="20"/>
              </w:rPr>
              <w:t>_report_biyr9520_ifrs</w:t>
            </w:r>
          </w:p>
        </w:tc>
        <w:tc>
          <w:tcPr>
            <w:tcW w:w="0" w:type="auto"/>
            <w:shd w:val="clear" w:color="auto" w:fill="auto"/>
            <w:vAlign w:val="center"/>
          </w:tcPr>
          <w:p w14:paraId="0500C4CB" w14:textId="088161E9"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gt017_report_biyr9520</w:t>
            </w:r>
            <w:r w:rsidRPr="00B06055">
              <w:rPr>
                <w:rFonts w:cs="Calibri"/>
                <w:color w:val="0D0D0D"/>
                <w:sz w:val="20"/>
              </w:rPr>
              <w:t xml:space="preserve"> com o formato a exportar para </w:t>
            </w:r>
            <w:r w:rsidRPr="009F0EE9">
              <w:rPr>
                <w:rFonts w:cs="Calibri"/>
                <w:color w:val="0D0D0D"/>
                <w:sz w:val="20"/>
              </w:rPr>
              <w:t>IFRS</w:t>
            </w:r>
            <w:r>
              <w:rPr>
                <w:rFonts w:cs="Calibri"/>
                <w:color w:val="0D0D0D"/>
                <w:sz w:val="20"/>
              </w:rPr>
              <w:t>.</w:t>
            </w:r>
          </w:p>
        </w:tc>
        <w:tc>
          <w:tcPr>
            <w:tcW w:w="0" w:type="auto"/>
            <w:vAlign w:val="center"/>
          </w:tcPr>
          <w:p w14:paraId="098A41D8" w14:textId="6695E2D6"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180CA163" w14:textId="37F0844C" w:rsidR="004D10B5" w:rsidRPr="00B06055" w:rsidRDefault="004D10B5" w:rsidP="004D10B5">
            <w:pPr>
              <w:jc w:val="center"/>
              <w:rPr>
                <w:rFonts w:cs="Calibri"/>
                <w:color w:val="0D0D0D"/>
                <w:sz w:val="20"/>
              </w:rPr>
            </w:pPr>
            <w:r w:rsidRPr="00B06055">
              <w:rPr>
                <w:rFonts w:cs="Calibri"/>
                <w:i/>
                <w:color w:val="0D0D0D"/>
                <w:sz w:val="20"/>
              </w:rPr>
              <w:t>View</w:t>
            </w:r>
          </w:p>
        </w:tc>
        <w:tc>
          <w:tcPr>
            <w:tcW w:w="2241" w:type="dxa"/>
            <w:vAlign w:val="center"/>
          </w:tcPr>
          <w:p w14:paraId="30351342" w14:textId="5F5F8AD6" w:rsidR="004D10B5" w:rsidRPr="00B06055" w:rsidRDefault="004D10B5" w:rsidP="004D10B5">
            <w:pPr>
              <w:jc w:val="center"/>
              <w:rPr>
                <w:rFonts w:cs="Calibri"/>
                <w:i/>
                <w:color w:val="0D0D0D"/>
                <w:sz w:val="20"/>
              </w:rPr>
            </w:pPr>
            <w:r>
              <w:rPr>
                <w:rFonts w:cs="Calibri"/>
                <w:color w:val="0D0D0D"/>
                <w:sz w:val="20"/>
              </w:rPr>
              <w:t>31 de dezembro de 2022 a 29 de abril de 2024</w:t>
            </w:r>
          </w:p>
        </w:tc>
      </w:tr>
      <w:tr w:rsidR="004D10B5" w:rsidRPr="00B06055" w14:paraId="5E2D592F" w14:textId="7F308F3C" w:rsidTr="004B586C">
        <w:trPr>
          <w:trHeight w:val="992"/>
          <w:jc w:val="center"/>
        </w:trPr>
        <w:tc>
          <w:tcPr>
            <w:tcW w:w="0" w:type="auto"/>
            <w:vMerge/>
            <w:shd w:val="clear" w:color="auto" w:fill="E7E6E6" w:themeFill="background2"/>
            <w:vAlign w:val="center"/>
          </w:tcPr>
          <w:p w14:paraId="486CDE5C" w14:textId="67721A37" w:rsidR="004D10B5" w:rsidRPr="00B06055" w:rsidRDefault="004D10B5" w:rsidP="004D10B5">
            <w:pPr>
              <w:jc w:val="center"/>
              <w:rPr>
                <w:rFonts w:cs="Calibri"/>
                <w:color w:val="000000"/>
                <w:sz w:val="20"/>
              </w:rPr>
            </w:pPr>
          </w:p>
        </w:tc>
        <w:tc>
          <w:tcPr>
            <w:tcW w:w="0" w:type="auto"/>
            <w:shd w:val="clear" w:color="auto" w:fill="auto"/>
            <w:noWrap/>
            <w:vAlign w:val="center"/>
          </w:tcPr>
          <w:p w14:paraId="139B56D3" w14:textId="14682F80" w:rsidR="004D10B5" w:rsidRPr="00B06055" w:rsidRDefault="004D10B5" w:rsidP="004D10B5">
            <w:pPr>
              <w:jc w:val="center"/>
              <w:rPr>
                <w:rFonts w:cs="Calibri"/>
                <w:color w:val="0D0D0D"/>
                <w:sz w:val="20"/>
              </w:rPr>
            </w:pPr>
            <w:r>
              <w:rPr>
                <w:rFonts w:cs="Calibri"/>
                <w:color w:val="0D0D0D"/>
                <w:sz w:val="20"/>
              </w:rPr>
              <w:t>gt019</w:t>
            </w:r>
            <w:r w:rsidRPr="00B06055">
              <w:rPr>
                <w:rFonts w:cs="Calibri"/>
                <w:color w:val="0D0D0D"/>
                <w:sz w:val="20"/>
              </w:rPr>
              <w:t>_report_biyr9500</w:t>
            </w:r>
            <w:r>
              <w:rPr>
                <w:rFonts w:cs="Calibri"/>
                <w:color w:val="0D0D0D"/>
                <w:sz w:val="20"/>
              </w:rPr>
              <w:t>_ifrs</w:t>
            </w:r>
          </w:p>
        </w:tc>
        <w:tc>
          <w:tcPr>
            <w:tcW w:w="0" w:type="auto"/>
            <w:shd w:val="clear" w:color="auto" w:fill="auto"/>
            <w:vAlign w:val="center"/>
          </w:tcPr>
          <w:p w14:paraId="495EA99A" w14:textId="1D141614"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DE667E">
              <w:rPr>
                <w:rFonts w:cs="Calibri"/>
                <w:i/>
                <w:color w:val="0D0D0D"/>
                <w:sz w:val="20"/>
              </w:rPr>
              <w:t xml:space="preserve">gt019_report_biyr9500 </w:t>
            </w:r>
            <w:r w:rsidRPr="00B06055">
              <w:rPr>
                <w:rFonts w:cs="Calibri"/>
                <w:color w:val="0D0D0D"/>
                <w:sz w:val="20"/>
              </w:rPr>
              <w:t>com o formato a exportar para IFRS</w:t>
            </w:r>
            <w:r>
              <w:rPr>
                <w:rFonts w:cs="Calibri"/>
                <w:color w:val="0D0D0D"/>
                <w:sz w:val="20"/>
              </w:rPr>
              <w:t>.</w:t>
            </w:r>
          </w:p>
        </w:tc>
        <w:tc>
          <w:tcPr>
            <w:tcW w:w="0" w:type="auto"/>
            <w:vAlign w:val="center"/>
          </w:tcPr>
          <w:p w14:paraId="4F9D67B0" w14:textId="46114A11"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649FB69C" w14:textId="20533A01" w:rsidR="004D10B5" w:rsidRPr="00B06055" w:rsidRDefault="004D10B5" w:rsidP="004D10B5">
            <w:pPr>
              <w:jc w:val="center"/>
              <w:rPr>
                <w:rFonts w:cs="Calibri"/>
                <w:color w:val="0D0D0D"/>
                <w:sz w:val="20"/>
              </w:rPr>
            </w:pPr>
            <w:r w:rsidRPr="00B06055">
              <w:rPr>
                <w:rFonts w:cs="Calibri"/>
                <w:i/>
                <w:color w:val="0D0D0D"/>
                <w:sz w:val="20"/>
              </w:rPr>
              <w:t>View</w:t>
            </w:r>
          </w:p>
        </w:tc>
        <w:tc>
          <w:tcPr>
            <w:tcW w:w="2241" w:type="dxa"/>
            <w:vAlign w:val="center"/>
          </w:tcPr>
          <w:p w14:paraId="04F3DCD9" w14:textId="79B38B1D" w:rsidR="004D10B5" w:rsidRPr="00B06055" w:rsidRDefault="004D10B5" w:rsidP="004D10B5">
            <w:pPr>
              <w:jc w:val="center"/>
              <w:rPr>
                <w:rFonts w:cs="Calibri"/>
                <w:i/>
                <w:color w:val="0D0D0D"/>
                <w:sz w:val="20"/>
              </w:rPr>
            </w:pPr>
            <w:r>
              <w:rPr>
                <w:rFonts w:cs="Calibri"/>
                <w:color w:val="0D0D0D"/>
                <w:sz w:val="20"/>
              </w:rPr>
              <w:t>A partir de 30 de abril de 2024</w:t>
            </w:r>
          </w:p>
        </w:tc>
      </w:tr>
      <w:tr w:rsidR="004D10B5" w:rsidRPr="00B06055" w14:paraId="6C53685F" w14:textId="1A6C219D" w:rsidTr="004B586C">
        <w:trPr>
          <w:trHeight w:val="992"/>
          <w:jc w:val="center"/>
        </w:trPr>
        <w:tc>
          <w:tcPr>
            <w:tcW w:w="0" w:type="auto"/>
            <w:vMerge/>
            <w:shd w:val="clear" w:color="auto" w:fill="E7E6E6" w:themeFill="background2"/>
            <w:vAlign w:val="center"/>
          </w:tcPr>
          <w:p w14:paraId="1931E9DD" w14:textId="36A7E5D6" w:rsidR="004D10B5" w:rsidRPr="00B06055" w:rsidRDefault="004D10B5" w:rsidP="004D10B5">
            <w:pPr>
              <w:jc w:val="center"/>
              <w:rPr>
                <w:rFonts w:cs="Calibri"/>
                <w:color w:val="000000"/>
                <w:sz w:val="20"/>
              </w:rPr>
            </w:pPr>
          </w:p>
        </w:tc>
        <w:tc>
          <w:tcPr>
            <w:tcW w:w="0" w:type="auto"/>
            <w:shd w:val="clear" w:color="auto" w:fill="auto"/>
            <w:noWrap/>
            <w:vAlign w:val="center"/>
          </w:tcPr>
          <w:p w14:paraId="2AE58513" w14:textId="1D9006E9" w:rsidR="004D10B5" w:rsidRPr="00B06055" w:rsidRDefault="004D10B5" w:rsidP="004D10B5">
            <w:pPr>
              <w:jc w:val="center"/>
              <w:rPr>
                <w:rFonts w:cs="Calibri"/>
                <w:color w:val="0D0D0D"/>
                <w:sz w:val="20"/>
              </w:rPr>
            </w:pPr>
            <w:r>
              <w:rPr>
                <w:rFonts w:cs="Calibri"/>
                <w:color w:val="0D0D0D"/>
                <w:sz w:val="20"/>
              </w:rPr>
              <w:t>gt020</w:t>
            </w:r>
            <w:r w:rsidRPr="00B06055">
              <w:rPr>
                <w:rFonts w:cs="Calibri"/>
                <w:color w:val="0D0D0D"/>
                <w:sz w:val="20"/>
              </w:rPr>
              <w:t>_report_biyr9510</w:t>
            </w:r>
            <w:r>
              <w:rPr>
                <w:rFonts w:cs="Calibri"/>
                <w:color w:val="0D0D0D"/>
                <w:sz w:val="20"/>
              </w:rPr>
              <w:t>_ifrs</w:t>
            </w:r>
          </w:p>
        </w:tc>
        <w:tc>
          <w:tcPr>
            <w:tcW w:w="0" w:type="auto"/>
            <w:shd w:val="clear" w:color="auto" w:fill="auto"/>
            <w:vAlign w:val="center"/>
          </w:tcPr>
          <w:p w14:paraId="422EEFD0" w14:textId="3ECD7642"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Pr>
                <w:rFonts w:cs="Calibri"/>
                <w:i/>
                <w:color w:val="0D0D0D"/>
                <w:sz w:val="20"/>
              </w:rPr>
              <w:t>gt020</w:t>
            </w:r>
            <w:r w:rsidRPr="00B06055">
              <w:rPr>
                <w:rFonts w:cs="Calibri"/>
                <w:i/>
                <w:color w:val="0D0D0D"/>
                <w:sz w:val="20"/>
              </w:rPr>
              <w:t>_report_biyr9510</w:t>
            </w:r>
            <w:r w:rsidRPr="00B06055">
              <w:rPr>
                <w:rFonts w:cs="Calibri"/>
                <w:color w:val="0D0D0D"/>
                <w:sz w:val="20"/>
              </w:rPr>
              <w:t xml:space="preserve"> com o formato a exportar para IFRS</w:t>
            </w:r>
            <w:r>
              <w:rPr>
                <w:rFonts w:cs="Calibri"/>
                <w:color w:val="0D0D0D"/>
                <w:sz w:val="20"/>
              </w:rPr>
              <w:t>.</w:t>
            </w:r>
          </w:p>
        </w:tc>
        <w:tc>
          <w:tcPr>
            <w:tcW w:w="0" w:type="auto"/>
            <w:vAlign w:val="center"/>
          </w:tcPr>
          <w:p w14:paraId="1DB2C419" w14:textId="74EFB275"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6E19BC22" w14:textId="2A9E2DC3" w:rsidR="004D10B5" w:rsidRPr="00B06055" w:rsidRDefault="004D10B5" w:rsidP="004D10B5">
            <w:pPr>
              <w:jc w:val="center"/>
              <w:rPr>
                <w:rFonts w:cs="Calibri"/>
                <w:color w:val="0D0D0D"/>
                <w:sz w:val="20"/>
              </w:rPr>
            </w:pPr>
            <w:r w:rsidRPr="00B06055">
              <w:rPr>
                <w:rFonts w:cs="Calibri"/>
                <w:i/>
                <w:color w:val="0D0D0D"/>
                <w:sz w:val="20"/>
              </w:rPr>
              <w:t>View</w:t>
            </w:r>
          </w:p>
        </w:tc>
        <w:tc>
          <w:tcPr>
            <w:tcW w:w="2241" w:type="dxa"/>
            <w:vAlign w:val="center"/>
          </w:tcPr>
          <w:p w14:paraId="41524107" w14:textId="3E524920" w:rsidR="004D10B5" w:rsidRPr="00B06055" w:rsidRDefault="004D10B5" w:rsidP="004D10B5">
            <w:pPr>
              <w:jc w:val="center"/>
              <w:rPr>
                <w:rFonts w:cs="Calibri"/>
                <w:i/>
                <w:color w:val="0D0D0D"/>
                <w:sz w:val="20"/>
              </w:rPr>
            </w:pPr>
            <w:r>
              <w:rPr>
                <w:rFonts w:cs="Calibri"/>
                <w:color w:val="0D0D0D"/>
                <w:sz w:val="20"/>
              </w:rPr>
              <w:t>A partir de 30 de abril de 2024</w:t>
            </w:r>
          </w:p>
        </w:tc>
      </w:tr>
      <w:tr w:rsidR="004D10B5" w:rsidRPr="00B06055" w14:paraId="07FF6F3B" w14:textId="0B957DD7" w:rsidTr="004B586C">
        <w:trPr>
          <w:trHeight w:val="992"/>
          <w:jc w:val="center"/>
        </w:trPr>
        <w:tc>
          <w:tcPr>
            <w:tcW w:w="0" w:type="auto"/>
            <w:vMerge/>
            <w:shd w:val="clear" w:color="auto" w:fill="E7E6E6" w:themeFill="background2"/>
            <w:vAlign w:val="center"/>
          </w:tcPr>
          <w:p w14:paraId="5F716CBC" w14:textId="252BF290" w:rsidR="004D10B5" w:rsidRPr="00B06055" w:rsidRDefault="004D10B5" w:rsidP="004D10B5">
            <w:pPr>
              <w:jc w:val="center"/>
              <w:rPr>
                <w:rFonts w:cs="Calibri"/>
                <w:color w:val="000000"/>
                <w:sz w:val="20"/>
              </w:rPr>
            </w:pPr>
          </w:p>
        </w:tc>
        <w:tc>
          <w:tcPr>
            <w:tcW w:w="0" w:type="auto"/>
            <w:shd w:val="clear" w:color="auto" w:fill="auto"/>
            <w:noWrap/>
            <w:vAlign w:val="center"/>
          </w:tcPr>
          <w:p w14:paraId="1D6550C0" w14:textId="37C01CEB" w:rsidR="004D10B5" w:rsidRDefault="004D10B5" w:rsidP="004D10B5">
            <w:pPr>
              <w:jc w:val="center"/>
              <w:rPr>
                <w:rFonts w:cs="Calibri"/>
                <w:sz w:val="20"/>
              </w:rPr>
            </w:pPr>
            <w:r>
              <w:rPr>
                <w:rFonts w:cs="Calibri"/>
                <w:color w:val="0D0D0D"/>
                <w:sz w:val="20"/>
              </w:rPr>
              <w:t>gt021</w:t>
            </w:r>
            <w:r w:rsidRPr="00B06055">
              <w:rPr>
                <w:rFonts w:cs="Calibri"/>
                <w:color w:val="0D0D0D"/>
                <w:sz w:val="20"/>
              </w:rPr>
              <w:t>_report_biyr9520</w:t>
            </w:r>
            <w:r>
              <w:rPr>
                <w:rFonts w:cs="Calibri"/>
                <w:color w:val="0D0D0D"/>
                <w:sz w:val="20"/>
              </w:rPr>
              <w:t>_ifrs</w:t>
            </w:r>
          </w:p>
        </w:tc>
        <w:tc>
          <w:tcPr>
            <w:tcW w:w="0" w:type="auto"/>
            <w:shd w:val="clear" w:color="auto" w:fill="auto"/>
            <w:vAlign w:val="center"/>
          </w:tcPr>
          <w:p w14:paraId="52D7912B" w14:textId="7A295DD9"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Pr>
                <w:rFonts w:cs="Calibri"/>
                <w:i/>
                <w:color w:val="0D0D0D"/>
                <w:sz w:val="20"/>
              </w:rPr>
              <w:t>gt021</w:t>
            </w:r>
            <w:r w:rsidRPr="00B06055">
              <w:rPr>
                <w:rFonts w:cs="Calibri"/>
                <w:i/>
                <w:color w:val="0D0D0D"/>
                <w:sz w:val="20"/>
              </w:rPr>
              <w:t>_report_biyr9520</w:t>
            </w:r>
            <w:r w:rsidRPr="00B06055">
              <w:rPr>
                <w:rFonts w:cs="Calibri"/>
                <w:color w:val="0D0D0D"/>
                <w:sz w:val="20"/>
              </w:rPr>
              <w:t xml:space="preserve"> com o formato a exportar para </w:t>
            </w:r>
            <w:r w:rsidRPr="009F0EE9">
              <w:rPr>
                <w:rFonts w:cs="Calibri"/>
                <w:color w:val="0D0D0D"/>
                <w:sz w:val="20"/>
              </w:rPr>
              <w:t>IFRS</w:t>
            </w:r>
            <w:r>
              <w:rPr>
                <w:rFonts w:cs="Calibri"/>
                <w:color w:val="0D0D0D"/>
                <w:sz w:val="20"/>
              </w:rPr>
              <w:t>.</w:t>
            </w:r>
          </w:p>
        </w:tc>
        <w:tc>
          <w:tcPr>
            <w:tcW w:w="0" w:type="auto"/>
            <w:vAlign w:val="center"/>
          </w:tcPr>
          <w:p w14:paraId="32E8FA09" w14:textId="07609114"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2ECCF5D3" w14:textId="1EAA5DA5"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010961D9" w14:textId="439863F1" w:rsidR="004D10B5" w:rsidRPr="00B06055" w:rsidRDefault="004D10B5" w:rsidP="004D10B5">
            <w:pPr>
              <w:jc w:val="center"/>
              <w:rPr>
                <w:rFonts w:cs="Calibri"/>
                <w:i/>
                <w:color w:val="0D0D0D"/>
                <w:sz w:val="20"/>
              </w:rPr>
            </w:pPr>
            <w:r>
              <w:rPr>
                <w:rFonts w:cs="Calibri"/>
                <w:color w:val="0D0D0D"/>
                <w:sz w:val="20"/>
              </w:rPr>
              <w:t>A partir de 30 de abril de 2024</w:t>
            </w:r>
          </w:p>
        </w:tc>
      </w:tr>
      <w:tr w:rsidR="004D10B5" w:rsidRPr="00B06055" w14:paraId="2ED77064" w14:textId="5FFB72E9" w:rsidTr="004B586C">
        <w:trPr>
          <w:trHeight w:val="992"/>
          <w:jc w:val="center"/>
        </w:trPr>
        <w:tc>
          <w:tcPr>
            <w:tcW w:w="0" w:type="auto"/>
            <w:vMerge/>
            <w:shd w:val="clear" w:color="auto" w:fill="E7E6E6" w:themeFill="background2"/>
            <w:vAlign w:val="center"/>
          </w:tcPr>
          <w:p w14:paraId="6D5ADA29"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51704BC8" w14:textId="24698704" w:rsidR="004D10B5" w:rsidRDefault="004D10B5" w:rsidP="004D10B5">
            <w:pPr>
              <w:jc w:val="center"/>
              <w:rPr>
                <w:rFonts w:cs="Calibri"/>
                <w:sz w:val="20"/>
              </w:rPr>
            </w:pPr>
            <w:r w:rsidRPr="00B06055">
              <w:rPr>
                <w:rFonts w:cs="Calibri"/>
                <w:sz w:val="20"/>
              </w:rPr>
              <w:t>gt015_report_biyr9500_bst</w:t>
            </w:r>
          </w:p>
        </w:tc>
        <w:tc>
          <w:tcPr>
            <w:tcW w:w="0" w:type="auto"/>
            <w:shd w:val="clear" w:color="auto" w:fill="auto"/>
            <w:vAlign w:val="center"/>
          </w:tcPr>
          <w:p w14:paraId="5C181F48" w14:textId="782D3A54"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gt015_report_biyr9500</w:t>
            </w:r>
            <w:r w:rsidRPr="00B06055">
              <w:rPr>
                <w:rFonts w:cs="Calibri"/>
                <w:color w:val="0D0D0D"/>
                <w:sz w:val="20"/>
              </w:rPr>
              <w:t xml:space="preserve"> com o formato a exportar para </w:t>
            </w:r>
            <w:r>
              <w:rPr>
                <w:rFonts w:cs="Calibri"/>
                <w:color w:val="0D0D0D"/>
                <w:sz w:val="20"/>
              </w:rPr>
              <w:t>a BDR com universo de garantias excluindo factoring e leasing.</w:t>
            </w:r>
          </w:p>
        </w:tc>
        <w:tc>
          <w:tcPr>
            <w:tcW w:w="0" w:type="auto"/>
            <w:vAlign w:val="center"/>
          </w:tcPr>
          <w:p w14:paraId="2474EF04" w14:textId="7A23A771"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35022879" w14:textId="44DB8EDD"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4C742D83" w14:textId="49FA5A5D" w:rsidR="004D10B5" w:rsidRPr="00B06055" w:rsidRDefault="004D10B5" w:rsidP="004D10B5">
            <w:pPr>
              <w:jc w:val="center"/>
              <w:rPr>
                <w:rFonts w:cs="Calibri"/>
                <w:i/>
                <w:color w:val="0D0D0D"/>
                <w:sz w:val="20"/>
              </w:rPr>
            </w:pPr>
            <w:r>
              <w:rPr>
                <w:rFonts w:cs="Calibri"/>
                <w:color w:val="0D0D0D"/>
                <w:sz w:val="20"/>
              </w:rPr>
              <w:t>31 de dezembro de 2022 a 29 de abril de 2024</w:t>
            </w:r>
          </w:p>
        </w:tc>
      </w:tr>
      <w:tr w:rsidR="004D10B5" w:rsidRPr="00B06055" w14:paraId="4B3B88ED" w14:textId="2002C9DE" w:rsidTr="004B586C">
        <w:trPr>
          <w:trHeight w:val="992"/>
          <w:jc w:val="center"/>
        </w:trPr>
        <w:tc>
          <w:tcPr>
            <w:tcW w:w="0" w:type="auto"/>
            <w:vMerge/>
            <w:shd w:val="clear" w:color="auto" w:fill="E7E6E6" w:themeFill="background2"/>
            <w:vAlign w:val="center"/>
          </w:tcPr>
          <w:p w14:paraId="19FF7C47"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794F825C" w14:textId="62D9E235" w:rsidR="004D10B5" w:rsidRDefault="004D10B5" w:rsidP="004D10B5">
            <w:pPr>
              <w:jc w:val="center"/>
              <w:rPr>
                <w:rFonts w:cs="Calibri"/>
                <w:sz w:val="20"/>
              </w:rPr>
            </w:pPr>
            <w:r>
              <w:rPr>
                <w:rFonts w:cs="Calibri"/>
                <w:sz w:val="20"/>
              </w:rPr>
              <w:t>gt016</w:t>
            </w:r>
            <w:r w:rsidRPr="00B06055">
              <w:rPr>
                <w:rFonts w:cs="Calibri"/>
                <w:sz w:val="20"/>
              </w:rPr>
              <w:t>_report_biyr9510_bst</w:t>
            </w:r>
          </w:p>
        </w:tc>
        <w:tc>
          <w:tcPr>
            <w:tcW w:w="0" w:type="auto"/>
            <w:shd w:val="clear" w:color="auto" w:fill="auto"/>
            <w:vAlign w:val="center"/>
          </w:tcPr>
          <w:p w14:paraId="7A490A11" w14:textId="68D5A766"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gt016_report_biyr9510</w:t>
            </w:r>
            <w:r w:rsidRPr="00B06055">
              <w:rPr>
                <w:rFonts w:cs="Calibri"/>
                <w:color w:val="0D0D0D"/>
                <w:sz w:val="20"/>
              </w:rPr>
              <w:t xml:space="preserve"> com o formato a exportar para </w:t>
            </w:r>
            <w:r>
              <w:rPr>
                <w:rFonts w:cs="Calibri"/>
                <w:color w:val="0D0D0D"/>
                <w:sz w:val="20"/>
              </w:rPr>
              <w:t>a BDR com universo de garantias excluindo factoring e leasing.</w:t>
            </w:r>
          </w:p>
        </w:tc>
        <w:tc>
          <w:tcPr>
            <w:tcW w:w="0" w:type="auto"/>
            <w:vAlign w:val="center"/>
          </w:tcPr>
          <w:p w14:paraId="5F1417C0" w14:textId="6783D1F0"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20DFF80B" w14:textId="4719D4E1"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260703DF" w14:textId="04A5AC91" w:rsidR="004D10B5" w:rsidRPr="00B06055" w:rsidRDefault="004D10B5" w:rsidP="004D10B5">
            <w:pPr>
              <w:jc w:val="center"/>
              <w:rPr>
                <w:rFonts w:cs="Calibri"/>
                <w:i/>
                <w:color w:val="0D0D0D"/>
                <w:sz w:val="20"/>
              </w:rPr>
            </w:pPr>
            <w:r>
              <w:rPr>
                <w:rFonts w:cs="Calibri"/>
                <w:color w:val="0D0D0D"/>
                <w:sz w:val="20"/>
              </w:rPr>
              <w:t>31 de dezembro de 2022 a 29 de abril de 2024</w:t>
            </w:r>
          </w:p>
        </w:tc>
      </w:tr>
      <w:tr w:rsidR="004D10B5" w:rsidRPr="00B06055" w14:paraId="2D0F5D69" w14:textId="762C3AA8" w:rsidTr="004B586C">
        <w:trPr>
          <w:trHeight w:val="992"/>
          <w:jc w:val="center"/>
        </w:trPr>
        <w:tc>
          <w:tcPr>
            <w:tcW w:w="0" w:type="auto"/>
            <w:vMerge/>
            <w:shd w:val="clear" w:color="auto" w:fill="E7E6E6" w:themeFill="background2"/>
            <w:vAlign w:val="center"/>
          </w:tcPr>
          <w:p w14:paraId="4600B826"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24A571A8" w14:textId="3521ABD1" w:rsidR="004D10B5" w:rsidRDefault="004D10B5" w:rsidP="004D10B5">
            <w:pPr>
              <w:jc w:val="center"/>
              <w:rPr>
                <w:rFonts w:cs="Calibri"/>
                <w:sz w:val="20"/>
              </w:rPr>
            </w:pPr>
            <w:r>
              <w:rPr>
                <w:rFonts w:cs="Calibri"/>
                <w:sz w:val="20"/>
              </w:rPr>
              <w:t>gt017</w:t>
            </w:r>
            <w:r w:rsidRPr="00B06055">
              <w:rPr>
                <w:rFonts w:cs="Calibri"/>
                <w:sz w:val="20"/>
              </w:rPr>
              <w:t>_report_biyr9520_bst</w:t>
            </w:r>
          </w:p>
        </w:tc>
        <w:tc>
          <w:tcPr>
            <w:tcW w:w="0" w:type="auto"/>
            <w:shd w:val="clear" w:color="auto" w:fill="auto"/>
            <w:vAlign w:val="center"/>
          </w:tcPr>
          <w:p w14:paraId="7A060A6D" w14:textId="76731405"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gt017_report_biyr9520</w:t>
            </w:r>
            <w:r w:rsidRPr="00B06055">
              <w:rPr>
                <w:rFonts w:cs="Calibri"/>
                <w:color w:val="0D0D0D"/>
                <w:sz w:val="20"/>
              </w:rPr>
              <w:t xml:space="preserve"> com o formato a exportar para </w:t>
            </w:r>
            <w:r>
              <w:rPr>
                <w:rFonts w:cs="Calibri"/>
                <w:color w:val="0D0D0D"/>
                <w:sz w:val="20"/>
              </w:rPr>
              <w:t>a BDR com universo de garantias excluindo factoring e leasing.</w:t>
            </w:r>
          </w:p>
        </w:tc>
        <w:tc>
          <w:tcPr>
            <w:tcW w:w="0" w:type="auto"/>
            <w:vAlign w:val="center"/>
          </w:tcPr>
          <w:p w14:paraId="54CAF3FA" w14:textId="37D3F795"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08FEABBE" w14:textId="59CDDB08"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19D32529" w14:textId="7BBA4CCF" w:rsidR="004D10B5" w:rsidRPr="00B06055" w:rsidRDefault="004D10B5" w:rsidP="004D10B5">
            <w:pPr>
              <w:jc w:val="center"/>
              <w:rPr>
                <w:rFonts w:cs="Calibri"/>
                <w:i/>
                <w:color w:val="0D0D0D"/>
                <w:sz w:val="20"/>
              </w:rPr>
            </w:pPr>
            <w:r>
              <w:rPr>
                <w:rFonts w:cs="Calibri"/>
                <w:color w:val="0D0D0D"/>
                <w:sz w:val="20"/>
              </w:rPr>
              <w:t>31 de dezembro de 2022 a 29 de abril de 2024</w:t>
            </w:r>
          </w:p>
        </w:tc>
      </w:tr>
      <w:tr w:rsidR="004D10B5" w:rsidRPr="00B06055" w14:paraId="218E8C7B" w14:textId="54455F8C" w:rsidTr="004B586C">
        <w:trPr>
          <w:trHeight w:val="992"/>
          <w:jc w:val="center"/>
        </w:trPr>
        <w:tc>
          <w:tcPr>
            <w:tcW w:w="0" w:type="auto"/>
            <w:vMerge/>
            <w:shd w:val="clear" w:color="auto" w:fill="E7E6E6" w:themeFill="background2"/>
            <w:vAlign w:val="center"/>
          </w:tcPr>
          <w:p w14:paraId="417F4043"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49D1303E" w14:textId="1ABA64D0" w:rsidR="004D10B5" w:rsidRDefault="004D10B5" w:rsidP="004D10B5">
            <w:pPr>
              <w:jc w:val="center"/>
              <w:rPr>
                <w:rFonts w:cs="Calibri"/>
                <w:sz w:val="20"/>
              </w:rPr>
            </w:pPr>
            <w:r>
              <w:rPr>
                <w:rFonts w:cs="Calibri"/>
                <w:color w:val="0D0D0D"/>
                <w:sz w:val="20"/>
              </w:rPr>
              <w:t>gt019</w:t>
            </w:r>
            <w:r w:rsidRPr="00B06055">
              <w:rPr>
                <w:rFonts w:cs="Calibri"/>
                <w:color w:val="0D0D0D"/>
                <w:sz w:val="20"/>
              </w:rPr>
              <w:t>_report_biyr9500</w:t>
            </w:r>
            <w:r>
              <w:rPr>
                <w:rFonts w:cs="Calibri"/>
                <w:color w:val="0D0D0D"/>
                <w:sz w:val="20"/>
              </w:rPr>
              <w:t>_bst</w:t>
            </w:r>
          </w:p>
        </w:tc>
        <w:tc>
          <w:tcPr>
            <w:tcW w:w="0" w:type="auto"/>
            <w:shd w:val="clear" w:color="auto" w:fill="auto"/>
            <w:vAlign w:val="center"/>
          </w:tcPr>
          <w:p w14:paraId="7934958F" w14:textId="6CE24E4F"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w:t>
            </w:r>
            <w:r>
              <w:rPr>
                <w:rFonts w:cs="Calibri"/>
                <w:i/>
                <w:color w:val="0D0D0D"/>
                <w:sz w:val="20"/>
              </w:rPr>
              <w:t>9</w:t>
            </w:r>
            <w:r w:rsidRPr="00B06055">
              <w:rPr>
                <w:rFonts w:cs="Calibri"/>
                <w:i/>
                <w:color w:val="0D0D0D"/>
                <w:sz w:val="20"/>
              </w:rPr>
              <w:t>_report_biyr9500</w:t>
            </w:r>
            <w:r w:rsidRPr="00B06055">
              <w:rPr>
                <w:rFonts w:cs="Calibri"/>
                <w:color w:val="0D0D0D"/>
                <w:sz w:val="20"/>
              </w:rPr>
              <w:t xml:space="preserve"> com o formato a exportar para </w:t>
            </w:r>
            <w:r>
              <w:rPr>
                <w:rFonts w:cs="Calibri"/>
                <w:color w:val="0D0D0D"/>
                <w:sz w:val="20"/>
              </w:rPr>
              <w:t>a BDR com universo de garantias excluindo factoring e leasing.</w:t>
            </w:r>
          </w:p>
        </w:tc>
        <w:tc>
          <w:tcPr>
            <w:tcW w:w="0" w:type="auto"/>
            <w:vAlign w:val="center"/>
          </w:tcPr>
          <w:p w14:paraId="715A8363" w14:textId="47D486B3"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386F514B" w14:textId="3F406821"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046F6CE8" w14:textId="473D6E39" w:rsidR="004D10B5" w:rsidRPr="00B06055" w:rsidRDefault="004D10B5" w:rsidP="004D10B5">
            <w:pPr>
              <w:jc w:val="center"/>
              <w:rPr>
                <w:rFonts w:cs="Calibri"/>
                <w:i/>
                <w:color w:val="0D0D0D"/>
                <w:sz w:val="20"/>
              </w:rPr>
            </w:pPr>
            <w:r>
              <w:rPr>
                <w:rFonts w:cs="Calibri"/>
                <w:color w:val="0D0D0D"/>
                <w:sz w:val="20"/>
              </w:rPr>
              <w:t>A partir de 30 de abril de 2024</w:t>
            </w:r>
          </w:p>
        </w:tc>
      </w:tr>
      <w:tr w:rsidR="004D10B5" w:rsidRPr="00B06055" w14:paraId="41DE2FE5" w14:textId="41B1BB1A" w:rsidTr="004B586C">
        <w:trPr>
          <w:trHeight w:val="992"/>
          <w:jc w:val="center"/>
        </w:trPr>
        <w:tc>
          <w:tcPr>
            <w:tcW w:w="0" w:type="auto"/>
            <w:vMerge/>
            <w:shd w:val="clear" w:color="auto" w:fill="E7E6E6" w:themeFill="background2"/>
            <w:vAlign w:val="center"/>
          </w:tcPr>
          <w:p w14:paraId="74B0032D"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1F76D3E7" w14:textId="3506216F" w:rsidR="004D10B5" w:rsidRDefault="004D10B5" w:rsidP="004D10B5">
            <w:pPr>
              <w:jc w:val="center"/>
              <w:rPr>
                <w:rFonts w:cs="Calibri"/>
                <w:sz w:val="20"/>
              </w:rPr>
            </w:pPr>
            <w:r>
              <w:rPr>
                <w:rFonts w:cs="Calibri"/>
                <w:color w:val="0D0D0D"/>
                <w:sz w:val="20"/>
              </w:rPr>
              <w:t>gt020</w:t>
            </w:r>
            <w:r w:rsidRPr="00B06055">
              <w:rPr>
                <w:rFonts w:cs="Calibri"/>
                <w:color w:val="0D0D0D"/>
                <w:sz w:val="20"/>
              </w:rPr>
              <w:t>_report_biyr9510</w:t>
            </w:r>
            <w:r>
              <w:rPr>
                <w:rFonts w:cs="Calibri"/>
                <w:color w:val="0D0D0D"/>
                <w:sz w:val="20"/>
              </w:rPr>
              <w:t>_bst</w:t>
            </w:r>
          </w:p>
        </w:tc>
        <w:tc>
          <w:tcPr>
            <w:tcW w:w="0" w:type="auto"/>
            <w:shd w:val="clear" w:color="auto" w:fill="auto"/>
            <w:vAlign w:val="center"/>
          </w:tcPr>
          <w:p w14:paraId="2CAC16D1" w14:textId="577EFA8E"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Pr>
                <w:rFonts w:cs="Calibri"/>
                <w:i/>
                <w:color w:val="0D0D0D"/>
                <w:sz w:val="20"/>
              </w:rPr>
              <w:t>gt020</w:t>
            </w:r>
            <w:r w:rsidRPr="00B06055">
              <w:rPr>
                <w:rFonts w:cs="Calibri"/>
                <w:i/>
                <w:color w:val="0D0D0D"/>
                <w:sz w:val="20"/>
              </w:rPr>
              <w:t>_report_biyr9510</w:t>
            </w:r>
            <w:r w:rsidRPr="00B06055">
              <w:rPr>
                <w:rFonts w:cs="Calibri"/>
                <w:color w:val="0D0D0D"/>
                <w:sz w:val="20"/>
              </w:rPr>
              <w:t xml:space="preserve"> com o formato a exportar para </w:t>
            </w:r>
            <w:r>
              <w:rPr>
                <w:rFonts w:cs="Calibri"/>
                <w:color w:val="0D0D0D"/>
                <w:sz w:val="20"/>
              </w:rPr>
              <w:t>a BDR com universo de garantias excluindo factoring e leasing.</w:t>
            </w:r>
          </w:p>
        </w:tc>
        <w:tc>
          <w:tcPr>
            <w:tcW w:w="0" w:type="auto"/>
            <w:vAlign w:val="center"/>
          </w:tcPr>
          <w:p w14:paraId="60F417DB" w14:textId="62C301D3"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0F4414CA" w14:textId="6E29E5D3"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5A639E79" w14:textId="2DE7E9EE" w:rsidR="004D10B5" w:rsidRPr="00B06055" w:rsidRDefault="004D10B5" w:rsidP="004D10B5">
            <w:pPr>
              <w:jc w:val="center"/>
              <w:rPr>
                <w:rFonts w:cs="Calibri"/>
                <w:i/>
                <w:color w:val="0D0D0D"/>
                <w:sz w:val="20"/>
              </w:rPr>
            </w:pPr>
            <w:r>
              <w:rPr>
                <w:rFonts w:cs="Calibri"/>
                <w:color w:val="0D0D0D"/>
                <w:sz w:val="20"/>
              </w:rPr>
              <w:t>A partir de 30 de abril de 2024</w:t>
            </w:r>
          </w:p>
        </w:tc>
      </w:tr>
      <w:tr w:rsidR="004D10B5" w:rsidRPr="00B06055" w14:paraId="6D459EC0" w14:textId="3AC3737B" w:rsidTr="004B586C">
        <w:trPr>
          <w:trHeight w:val="992"/>
          <w:jc w:val="center"/>
        </w:trPr>
        <w:tc>
          <w:tcPr>
            <w:tcW w:w="0" w:type="auto"/>
            <w:vMerge/>
            <w:shd w:val="clear" w:color="auto" w:fill="E7E6E6" w:themeFill="background2"/>
            <w:vAlign w:val="center"/>
          </w:tcPr>
          <w:p w14:paraId="03E04BF9"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4ECF3286" w14:textId="4E6904BF" w:rsidR="004D10B5" w:rsidRDefault="004D10B5" w:rsidP="004D10B5">
            <w:pPr>
              <w:jc w:val="center"/>
              <w:rPr>
                <w:rFonts w:cs="Calibri"/>
                <w:sz w:val="20"/>
              </w:rPr>
            </w:pPr>
            <w:r>
              <w:rPr>
                <w:rFonts w:cs="Calibri"/>
                <w:color w:val="0D0D0D"/>
                <w:sz w:val="20"/>
              </w:rPr>
              <w:t>gt021</w:t>
            </w:r>
            <w:r w:rsidRPr="00B06055">
              <w:rPr>
                <w:rFonts w:cs="Calibri"/>
                <w:color w:val="0D0D0D"/>
                <w:sz w:val="20"/>
              </w:rPr>
              <w:t>_report_biyr9520</w:t>
            </w:r>
            <w:r>
              <w:rPr>
                <w:rFonts w:cs="Calibri"/>
                <w:color w:val="0D0D0D"/>
                <w:sz w:val="20"/>
              </w:rPr>
              <w:t>_bst</w:t>
            </w:r>
          </w:p>
        </w:tc>
        <w:tc>
          <w:tcPr>
            <w:tcW w:w="0" w:type="auto"/>
            <w:shd w:val="clear" w:color="auto" w:fill="auto"/>
            <w:vAlign w:val="center"/>
          </w:tcPr>
          <w:p w14:paraId="7DD218D1" w14:textId="70B1D04C"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Pr>
                <w:rFonts w:cs="Calibri"/>
                <w:i/>
                <w:color w:val="0D0D0D"/>
                <w:sz w:val="20"/>
              </w:rPr>
              <w:t>gt021</w:t>
            </w:r>
            <w:r w:rsidRPr="00B06055">
              <w:rPr>
                <w:rFonts w:cs="Calibri"/>
                <w:i/>
                <w:color w:val="0D0D0D"/>
                <w:sz w:val="20"/>
              </w:rPr>
              <w:t>_report_biyr9520</w:t>
            </w:r>
            <w:r w:rsidRPr="00B06055">
              <w:rPr>
                <w:rFonts w:cs="Calibri"/>
                <w:color w:val="0D0D0D"/>
                <w:sz w:val="20"/>
              </w:rPr>
              <w:t xml:space="preserve"> com o formato a exportar para </w:t>
            </w:r>
            <w:r>
              <w:rPr>
                <w:rFonts w:cs="Calibri"/>
                <w:color w:val="0D0D0D"/>
                <w:sz w:val="20"/>
              </w:rPr>
              <w:t>a BDR com universo de garantias excluindo factoring e leasing.</w:t>
            </w:r>
          </w:p>
        </w:tc>
        <w:tc>
          <w:tcPr>
            <w:tcW w:w="0" w:type="auto"/>
            <w:vAlign w:val="center"/>
          </w:tcPr>
          <w:p w14:paraId="000EF77A" w14:textId="5E435EF7"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5938A603" w14:textId="599F2343"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77320242" w14:textId="70A393C6" w:rsidR="004D10B5" w:rsidRPr="00B06055" w:rsidRDefault="004D10B5" w:rsidP="004D10B5">
            <w:pPr>
              <w:jc w:val="center"/>
              <w:rPr>
                <w:rFonts w:cs="Calibri"/>
                <w:i/>
                <w:color w:val="0D0D0D"/>
                <w:sz w:val="20"/>
              </w:rPr>
            </w:pPr>
            <w:r>
              <w:rPr>
                <w:rFonts w:cs="Calibri"/>
                <w:color w:val="0D0D0D"/>
                <w:sz w:val="20"/>
              </w:rPr>
              <w:t>A partir de 30 de abril de 2024</w:t>
            </w:r>
          </w:p>
        </w:tc>
      </w:tr>
      <w:tr w:rsidR="004D10B5" w:rsidRPr="00B06055" w14:paraId="0F9D39B6" w14:textId="548D903E" w:rsidTr="004B586C">
        <w:trPr>
          <w:trHeight w:val="992"/>
          <w:jc w:val="center"/>
        </w:trPr>
        <w:tc>
          <w:tcPr>
            <w:tcW w:w="0" w:type="auto"/>
            <w:vMerge/>
            <w:shd w:val="clear" w:color="auto" w:fill="E7E6E6" w:themeFill="background2"/>
            <w:vAlign w:val="center"/>
          </w:tcPr>
          <w:p w14:paraId="22E8152D"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3C8128B4" w14:textId="5D1B0534" w:rsidR="004D10B5" w:rsidRDefault="004D10B5" w:rsidP="004D10B5">
            <w:pPr>
              <w:jc w:val="center"/>
              <w:rPr>
                <w:rFonts w:cs="Calibri"/>
                <w:sz w:val="20"/>
              </w:rPr>
            </w:pPr>
            <w:r w:rsidRPr="00B06055">
              <w:rPr>
                <w:rFonts w:cs="Calibri"/>
                <w:sz w:val="20"/>
              </w:rPr>
              <w:t>gt015_report_biyr9500_ific</w:t>
            </w:r>
          </w:p>
        </w:tc>
        <w:tc>
          <w:tcPr>
            <w:tcW w:w="0" w:type="auto"/>
            <w:shd w:val="clear" w:color="auto" w:fill="auto"/>
            <w:vAlign w:val="center"/>
          </w:tcPr>
          <w:p w14:paraId="42035490" w14:textId="25B72D7C"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Pr>
                <w:rFonts w:cs="Calibri"/>
                <w:i/>
                <w:color w:val="0D0D0D"/>
                <w:sz w:val="20"/>
              </w:rPr>
              <w:t>gt015</w:t>
            </w:r>
            <w:r w:rsidRPr="00B06055">
              <w:rPr>
                <w:rFonts w:cs="Calibri"/>
                <w:i/>
                <w:color w:val="0D0D0D"/>
                <w:sz w:val="20"/>
              </w:rPr>
              <w:t>_report_biyr9500</w:t>
            </w:r>
            <w:r w:rsidRPr="00B06055">
              <w:rPr>
                <w:rFonts w:cs="Calibri"/>
                <w:color w:val="0D0D0D"/>
                <w:sz w:val="20"/>
              </w:rPr>
              <w:t xml:space="preserve"> com o formato a exportar para </w:t>
            </w:r>
            <w:r>
              <w:rPr>
                <w:rFonts w:cs="Calibri"/>
                <w:color w:val="0D0D0D"/>
                <w:sz w:val="20"/>
              </w:rPr>
              <w:t>a BDR com universo de garantias de origem leasing e factoring.</w:t>
            </w:r>
          </w:p>
        </w:tc>
        <w:tc>
          <w:tcPr>
            <w:tcW w:w="0" w:type="auto"/>
            <w:vAlign w:val="center"/>
          </w:tcPr>
          <w:p w14:paraId="14CFE39E" w14:textId="00BB7E30"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065BECEF" w14:textId="33E49BEE"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55E37483" w14:textId="5F063207" w:rsidR="004D10B5" w:rsidRPr="00B06055" w:rsidRDefault="004D10B5" w:rsidP="004D10B5">
            <w:pPr>
              <w:jc w:val="center"/>
              <w:rPr>
                <w:rFonts w:cs="Calibri"/>
                <w:i/>
                <w:color w:val="0D0D0D"/>
                <w:sz w:val="20"/>
              </w:rPr>
            </w:pPr>
            <w:r>
              <w:rPr>
                <w:rFonts w:cs="Calibri"/>
                <w:color w:val="0D0D0D"/>
                <w:sz w:val="20"/>
              </w:rPr>
              <w:t>31 de dezembro de 2022 a 29 de abril de 2024</w:t>
            </w:r>
          </w:p>
        </w:tc>
      </w:tr>
      <w:tr w:rsidR="004D10B5" w:rsidRPr="00B06055" w14:paraId="6B4EB20B" w14:textId="11F9A534" w:rsidTr="004B586C">
        <w:trPr>
          <w:trHeight w:val="992"/>
          <w:jc w:val="center"/>
        </w:trPr>
        <w:tc>
          <w:tcPr>
            <w:tcW w:w="0" w:type="auto"/>
            <w:vMerge/>
            <w:shd w:val="clear" w:color="auto" w:fill="E7E6E6" w:themeFill="background2"/>
            <w:vAlign w:val="center"/>
          </w:tcPr>
          <w:p w14:paraId="1DBBA707"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43037BF4" w14:textId="63FB8C7F" w:rsidR="004D10B5" w:rsidRDefault="004D10B5" w:rsidP="004D10B5">
            <w:pPr>
              <w:jc w:val="center"/>
              <w:rPr>
                <w:rFonts w:cs="Calibri"/>
                <w:sz w:val="20"/>
              </w:rPr>
            </w:pPr>
            <w:r>
              <w:rPr>
                <w:rFonts w:cs="Calibri"/>
                <w:sz w:val="20"/>
              </w:rPr>
              <w:t>gt016</w:t>
            </w:r>
            <w:r w:rsidRPr="00B06055">
              <w:rPr>
                <w:rFonts w:cs="Calibri"/>
                <w:sz w:val="20"/>
              </w:rPr>
              <w:t>_report_biyr9510_ific</w:t>
            </w:r>
          </w:p>
        </w:tc>
        <w:tc>
          <w:tcPr>
            <w:tcW w:w="0" w:type="auto"/>
            <w:shd w:val="clear" w:color="auto" w:fill="auto"/>
            <w:vAlign w:val="center"/>
          </w:tcPr>
          <w:p w14:paraId="77B71342" w14:textId="5620D1F8"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gt016_report_biyr9510</w:t>
            </w:r>
            <w:r w:rsidRPr="00B06055">
              <w:rPr>
                <w:rFonts w:cs="Calibri"/>
                <w:color w:val="0D0D0D"/>
                <w:sz w:val="20"/>
              </w:rPr>
              <w:t xml:space="preserve"> com o formato a exportar para </w:t>
            </w:r>
            <w:r>
              <w:rPr>
                <w:rFonts w:cs="Calibri"/>
                <w:color w:val="0D0D0D"/>
                <w:sz w:val="20"/>
              </w:rPr>
              <w:t xml:space="preserve">a BDR com universo de </w:t>
            </w:r>
            <w:r>
              <w:rPr>
                <w:rFonts w:cs="Calibri"/>
                <w:color w:val="0D0D0D"/>
                <w:sz w:val="20"/>
              </w:rPr>
              <w:lastRenderedPageBreak/>
              <w:t>garantias de origem leasing e factoring.</w:t>
            </w:r>
          </w:p>
        </w:tc>
        <w:tc>
          <w:tcPr>
            <w:tcW w:w="0" w:type="auto"/>
            <w:vAlign w:val="center"/>
          </w:tcPr>
          <w:p w14:paraId="456AC017" w14:textId="4423F5CE" w:rsidR="004D10B5" w:rsidRPr="00B06055" w:rsidRDefault="004D10B5" w:rsidP="004D10B5">
            <w:pPr>
              <w:jc w:val="center"/>
              <w:rPr>
                <w:rFonts w:cs="Calibri"/>
                <w:color w:val="0D0D0D"/>
                <w:sz w:val="20"/>
              </w:rPr>
            </w:pPr>
            <w:r w:rsidRPr="00B06055">
              <w:rPr>
                <w:rFonts w:cs="Calibri"/>
                <w:color w:val="0D0D0D"/>
                <w:sz w:val="20"/>
              </w:rPr>
              <w:lastRenderedPageBreak/>
              <w:t>Mensal</w:t>
            </w:r>
          </w:p>
        </w:tc>
        <w:tc>
          <w:tcPr>
            <w:tcW w:w="0" w:type="auto"/>
            <w:vAlign w:val="center"/>
          </w:tcPr>
          <w:p w14:paraId="2B580899" w14:textId="3299AA17"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314366AD" w14:textId="46503532" w:rsidR="004D10B5" w:rsidRPr="00B06055" w:rsidRDefault="004D10B5" w:rsidP="004D10B5">
            <w:pPr>
              <w:jc w:val="center"/>
              <w:rPr>
                <w:rFonts w:cs="Calibri"/>
                <w:i/>
                <w:color w:val="0D0D0D"/>
                <w:sz w:val="20"/>
              </w:rPr>
            </w:pPr>
            <w:r>
              <w:rPr>
                <w:rFonts w:cs="Calibri"/>
                <w:color w:val="0D0D0D"/>
                <w:sz w:val="20"/>
              </w:rPr>
              <w:t>31 de dezembro de 2022 a 29 de abril de 2024</w:t>
            </w:r>
          </w:p>
        </w:tc>
      </w:tr>
      <w:tr w:rsidR="004D10B5" w:rsidRPr="00B06055" w14:paraId="229D121C" w14:textId="01C6C9D4" w:rsidTr="004B586C">
        <w:trPr>
          <w:trHeight w:val="992"/>
          <w:jc w:val="center"/>
        </w:trPr>
        <w:tc>
          <w:tcPr>
            <w:tcW w:w="0" w:type="auto"/>
            <w:vMerge/>
            <w:shd w:val="clear" w:color="auto" w:fill="E7E6E6" w:themeFill="background2"/>
            <w:vAlign w:val="center"/>
          </w:tcPr>
          <w:p w14:paraId="45112F61"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3F537EEB" w14:textId="04738B9F" w:rsidR="004D10B5" w:rsidRDefault="004D10B5" w:rsidP="004D10B5">
            <w:pPr>
              <w:jc w:val="center"/>
              <w:rPr>
                <w:rFonts w:cs="Calibri"/>
                <w:sz w:val="20"/>
              </w:rPr>
            </w:pPr>
            <w:r>
              <w:rPr>
                <w:rFonts w:cs="Calibri"/>
                <w:sz w:val="20"/>
              </w:rPr>
              <w:t>gt017</w:t>
            </w:r>
            <w:r w:rsidRPr="00B06055">
              <w:rPr>
                <w:rFonts w:cs="Calibri"/>
                <w:sz w:val="20"/>
              </w:rPr>
              <w:t>_report_biyr9520_ific</w:t>
            </w:r>
          </w:p>
        </w:tc>
        <w:tc>
          <w:tcPr>
            <w:tcW w:w="0" w:type="auto"/>
            <w:shd w:val="clear" w:color="auto" w:fill="auto"/>
            <w:vAlign w:val="center"/>
          </w:tcPr>
          <w:p w14:paraId="0138DFAE" w14:textId="5E790572"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gt017_report_biyr9520</w:t>
            </w:r>
            <w:r w:rsidRPr="00B06055">
              <w:rPr>
                <w:rFonts w:cs="Calibri"/>
                <w:color w:val="0D0D0D"/>
                <w:sz w:val="20"/>
              </w:rPr>
              <w:t xml:space="preserve"> com o formato a exportar para </w:t>
            </w:r>
            <w:r>
              <w:rPr>
                <w:rFonts w:cs="Calibri"/>
                <w:color w:val="0D0D0D"/>
                <w:sz w:val="20"/>
              </w:rPr>
              <w:t>a BDR com universo de garantias de origem leasing e factoring.</w:t>
            </w:r>
          </w:p>
        </w:tc>
        <w:tc>
          <w:tcPr>
            <w:tcW w:w="0" w:type="auto"/>
            <w:vAlign w:val="center"/>
          </w:tcPr>
          <w:p w14:paraId="7DE9D5AC" w14:textId="63D2D9CD"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0EB721EC" w14:textId="162F5506"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4239685D" w14:textId="6EFC4AD7" w:rsidR="004D10B5" w:rsidRPr="00B06055" w:rsidRDefault="004D10B5" w:rsidP="004D10B5">
            <w:pPr>
              <w:jc w:val="center"/>
              <w:rPr>
                <w:rFonts w:cs="Calibri"/>
                <w:i/>
                <w:color w:val="0D0D0D"/>
                <w:sz w:val="20"/>
              </w:rPr>
            </w:pPr>
            <w:r>
              <w:rPr>
                <w:rFonts w:cs="Calibri"/>
                <w:color w:val="0D0D0D"/>
                <w:sz w:val="20"/>
              </w:rPr>
              <w:t>31 de dezembro de 2022 a 29 de abril de 2024</w:t>
            </w:r>
          </w:p>
        </w:tc>
      </w:tr>
      <w:tr w:rsidR="004D10B5" w:rsidRPr="00B06055" w14:paraId="1646A3C2" w14:textId="2F6580EB" w:rsidTr="004B586C">
        <w:trPr>
          <w:trHeight w:val="992"/>
          <w:jc w:val="center"/>
        </w:trPr>
        <w:tc>
          <w:tcPr>
            <w:tcW w:w="0" w:type="auto"/>
            <w:vMerge/>
            <w:shd w:val="clear" w:color="auto" w:fill="E7E6E6" w:themeFill="background2"/>
            <w:vAlign w:val="center"/>
          </w:tcPr>
          <w:p w14:paraId="7ECC7890"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053A1597" w14:textId="0F823073" w:rsidR="004D10B5" w:rsidRDefault="004D10B5" w:rsidP="004D10B5">
            <w:pPr>
              <w:jc w:val="center"/>
              <w:rPr>
                <w:rFonts w:cs="Calibri"/>
                <w:sz w:val="20"/>
              </w:rPr>
            </w:pPr>
            <w:r>
              <w:rPr>
                <w:rFonts w:cs="Calibri"/>
                <w:color w:val="0D0D0D"/>
                <w:sz w:val="20"/>
              </w:rPr>
              <w:t>gt019</w:t>
            </w:r>
            <w:r w:rsidRPr="00B06055">
              <w:rPr>
                <w:rFonts w:cs="Calibri"/>
                <w:color w:val="0D0D0D"/>
                <w:sz w:val="20"/>
              </w:rPr>
              <w:t>_report_biyr9500</w:t>
            </w:r>
            <w:r>
              <w:rPr>
                <w:rFonts w:cs="Calibri"/>
                <w:color w:val="0D0D0D"/>
                <w:sz w:val="20"/>
              </w:rPr>
              <w:t>_ific</w:t>
            </w:r>
          </w:p>
        </w:tc>
        <w:tc>
          <w:tcPr>
            <w:tcW w:w="0" w:type="auto"/>
            <w:shd w:val="clear" w:color="auto" w:fill="auto"/>
            <w:vAlign w:val="center"/>
          </w:tcPr>
          <w:p w14:paraId="205AFD47" w14:textId="165E2386"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Pr>
                <w:rFonts w:cs="Calibri"/>
                <w:i/>
                <w:color w:val="0D0D0D"/>
                <w:sz w:val="20"/>
              </w:rPr>
              <w:t>gt019</w:t>
            </w:r>
            <w:r w:rsidRPr="00B06055">
              <w:rPr>
                <w:rFonts w:cs="Calibri"/>
                <w:i/>
                <w:color w:val="0D0D0D"/>
                <w:sz w:val="20"/>
              </w:rPr>
              <w:t>_report_biyr9500</w:t>
            </w:r>
            <w:r w:rsidRPr="00B06055">
              <w:rPr>
                <w:rFonts w:cs="Calibri"/>
                <w:color w:val="0D0D0D"/>
                <w:sz w:val="20"/>
              </w:rPr>
              <w:t xml:space="preserve"> com o formato a exportar para </w:t>
            </w:r>
            <w:r>
              <w:rPr>
                <w:rFonts w:cs="Calibri"/>
                <w:color w:val="0D0D0D"/>
                <w:sz w:val="20"/>
              </w:rPr>
              <w:t>a BDR com universo de garantias de origem leasing e factoring.</w:t>
            </w:r>
          </w:p>
        </w:tc>
        <w:tc>
          <w:tcPr>
            <w:tcW w:w="0" w:type="auto"/>
            <w:vAlign w:val="center"/>
          </w:tcPr>
          <w:p w14:paraId="5DB341D7" w14:textId="359D451A"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40F1C606" w14:textId="6D70C6C4"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640F8CA3" w14:textId="1CEA8932" w:rsidR="004D10B5" w:rsidRPr="00B06055" w:rsidRDefault="004D10B5" w:rsidP="004D10B5">
            <w:pPr>
              <w:jc w:val="center"/>
              <w:rPr>
                <w:rFonts w:cs="Calibri"/>
                <w:i/>
                <w:color w:val="0D0D0D"/>
                <w:sz w:val="20"/>
              </w:rPr>
            </w:pPr>
            <w:r>
              <w:rPr>
                <w:rFonts w:cs="Calibri"/>
                <w:color w:val="0D0D0D"/>
                <w:sz w:val="20"/>
              </w:rPr>
              <w:t>A partir de 30 de abril de 2024</w:t>
            </w:r>
          </w:p>
        </w:tc>
      </w:tr>
      <w:tr w:rsidR="004D10B5" w:rsidRPr="00B06055" w14:paraId="3AE2AB9D" w14:textId="43933E2E" w:rsidTr="004B586C">
        <w:trPr>
          <w:trHeight w:val="992"/>
          <w:jc w:val="center"/>
        </w:trPr>
        <w:tc>
          <w:tcPr>
            <w:tcW w:w="0" w:type="auto"/>
            <w:vMerge/>
            <w:shd w:val="clear" w:color="auto" w:fill="E7E6E6" w:themeFill="background2"/>
            <w:vAlign w:val="center"/>
          </w:tcPr>
          <w:p w14:paraId="2F04F935"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6CD934C7" w14:textId="313DC7B1" w:rsidR="004D10B5" w:rsidRDefault="004D10B5" w:rsidP="004D10B5">
            <w:pPr>
              <w:jc w:val="center"/>
              <w:rPr>
                <w:rFonts w:cs="Calibri"/>
                <w:sz w:val="20"/>
              </w:rPr>
            </w:pPr>
            <w:r>
              <w:rPr>
                <w:rFonts w:cs="Calibri"/>
                <w:color w:val="0D0D0D"/>
                <w:sz w:val="20"/>
              </w:rPr>
              <w:t>gt020</w:t>
            </w:r>
            <w:r w:rsidRPr="00B06055">
              <w:rPr>
                <w:rFonts w:cs="Calibri"/>
                <w:color w:val="0D0D0D"/>
                <w:sz w:val="20"/>
              </w:rPr>
              <w:t>_report_biyr9510</w:t>
            </w:r>
            <w:r>
              <w:rPr>
                <w:rFonts w:cs="Calibri"/>
                <w:color w:val="0D0D0D"/>
                <w:sz w:val="20"/>
              </w:rPr>
              <w:t>_ific</w:t>
            </w:r>
          </w:p>
        </w:tc>
        <w:tc>
          <w:tcPr>
            <w:tcW w:w="0" w:type="auto"/>
            <w:shd w:val="clear" w:color="auto" w:fill="auto"/>
            <w:vAlign w:val="center"/>
          </w:tcPr>
          <w:p w14:paraId="63CA9DEB" w14:textId="5E4E414B"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Pr>
                <w:rFonts w:cs="Calibri"/>
                <w:i/>
                <w:color w:val="0D0D0D"/>
                <w:sz w:val="20"/>
              </w:rPr>
              <w:t>gt020</w:t>
            </w:r>
            <w:r w:rsidRPr="00B06055">
              <w:rPr>
                <w:rFonts w:cs="Calibri"/>
                <w:i/>
                <w:color w:val="0D0D0D"/>
                <w:sz w:val="20"/>
              </w:rPr>
              <w:t>_report_biyr9510</w:t>
            </w:r>
            <w:r w:rsidRPr="00B06055">
              <w:rPr>
                <w:rFonts w:cs="Calibri"/>
                <w:color w:val="0D0D0D"/>
                <w:sz w:val="20"/>
              </w:rPr>
              <w:t xml:space="preserve"> com o formato a exportar para </w:t>
            </w:r>
            <w:r>
              <w:rPr>
                <w:rFonts w:cs="Calibri"/>
                <w:color w:val="0D0D0D"/>
                <w:sz w:val="20"/>
              </w:rPr>
              <w:t>a BDR com universo de garantias de origem leasing e factoring.</w:t>
            </w:r>
          </w:p>
        </w:tc>
        <w:tc>
          <w:tcPr>
            <w:tcW w:w="0" w:type="auto"/>
            <w:vAlign w:val="center"/>
          </w:tcPr>
          <w:p w14:paraId="6F19224D" w14:textId="2BB67327"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3245CD53" w14:textId="116C6B26"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02C532F2" w14:textId="3E2782D1" w:rsidR="004D10B5" w:rsidRPr="00B06055" w:rsidRDefault="004D10B5" w:rsidP="004D10B5">
            <w:pPr>
              <w:jc w:val="center"/>
              <w:rPr>
                <w:rFonts w:cs="Calibri"/>
                <w:i/>
                <w:color w:val="0D0D0D"/>
                <w:sz w:val="20"/>
              </w:rPr>
            </w:pPr>
            <w:r>
              <w:rPr>
                <w:rFonts w:cs="Calibri"/>
                <w:color w:val="0D0D0D"/>
                <w:sz w:val="20"/>
              </w:rPr>
              <w:t>A partir de 30 de abril de 2024</w:t>
            </w:r>
          </w:p>
        </w:tc>
      </w:tr>
      <w:tr w:rsidR="004D10B5" w:rsidRPr="00B06055" w14:paraId="5F1242DC" w14:textId="62402549" w:rsidTr="004B586C">
        <w:trPr>
          <w:trHeight w:val="992"/>
          <w:jc w:val="center"/>
        </w:trPr>
        <w:tc>
          <w:tcPr>
            <w:tcW w:w="0" w:type="auto"/>
            <w:vMerge/>
            <w:shd w:val="clear" w:color="auto" w:fill="E7E6E6" w:themeFill="background2"/>
            <w:vAlign w:val="center"/>
          </w:tcPr>
          <w:p w14:paraId="24DE844C"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07861E6C" w14:textId="5367C74F" w:rsidR="004D10B5" w:rsidRDefault="004D10B5" w:rsidP="004D10B5">
            <w:pPr>
              <w:jc w:val="center"/>
              <w:rPr>
                <w:rFonts w:cs="Calibri"/>
                <w:sz w:val="20"/>
              </w:rPr>
            </w:pPr>
            <w:r>
              <w:rPr>
                <w:rFonts w:cs="Calibri"/>
                <w:color w:val="0D0D0D"/>
                <w:sz w:val="20"/>
              </w:rPr>
              <w:t>gt021</w:t>
            </w:r>
            <w:r w:rsidRPr="00B06055">
              <w:rPr>
                <w:rFonts w:cs="Calibri"/>
                <w:color w:val="0D0D0D"/>
                <w:sz w:val="20"/>
              </w:rPr>
              <w:t>_report_biyr9520</w:t>
            </w:r>
            <w:r>
              <w:rPr>
                <w:rFonts w:cs="Calibri"/>
                <w:color w:val="0D0D0D"/>
                <w:sz w:val="20"/>
              </w:rPr>
              <w:t>_ific</w:t>
            </w:r>
          </w:p>
        </w:tc>
        <w:tc>
          <w:tcPr>
            <w:tcW w:w="0" w:type="auto"/>
            <w:shd w:val="clear" w:color="auto" w:fill="auto"/>
            <w:vAlign w:val="center"/>
          </w:tcPr>
          <w:p w14:paraId="3F49BB4C" w14:textId="1B510B2F"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Pr>
                <w:rFonts w:cs="Calibri"/>
                <w:i/>
                <w:color w:val="0D0D0D"/>
                <w:sz w:val="20"/>
              </w:rPr>
              <w:t>gt021</w:t>
            </w:r>
            <w:r w:rsidRPr="00B06055">
              <w:rPr>
                <w:rFonts w:cs="Calibri"/>
                <w:i/>
                <w:color w:val="0D0D0D"/>
                <w:sz w:val="20"/>
              </w:rPr>
              <w:t>_report_biyr9520</w:t>
            </w:r>
            <w:r w:rsidRPr="00B06055">
              <w:rPr>
                <w:rFonts w:cs="Calibri"/>
                <w:color w:val="0D0D0D"/>
                <w:sz w:val="20"/>
              </w:rPr>
              <w:t xml:space="preserve"> com o formato a exportar para </w:t>
            </w:r>
            <w:r>
              <w:rPr>
                <w:rFonts w:cs="Calibri"/>
                <w:color w:val="0D0D0D"/>
                <w:sz w:val="20"/>
              </w:rPr>
              <w:t>a BDR com universo de garantias de origem leasing e factoring.</w:t>
            </w:r>
          </w:p>
        </w:tc>
        <w:tc>
          <w:tcPr>
            <w:tcW w:w="0" w:type="auto"/>
            <w:vAlign w:val="center"/>
          </w:tcPr>
          <w:p w14:paraId="0AA336F1" w14:textId="3AF183AC"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327F7758" w14:textId="43910B76"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51E34447" w14:textId="75E94209" w:rsidR="004D10B5" w:rsidRPr="00B06055" w:rsidRDefault="004D10B5" w:rsidP="004D10B5">
            <w:pPr>
              <w:jc w:val="center"/>
              <w:rPr>
                <w:rFonts w:cs="Calibri"/>
                <w:i/>
                <w:color w:val="0D0D0D"/>
                <w:sz w:val="20"/>
              </w:rPr>
            </w:pPr>
            <w:r>
              <w:rPr>
                <w:rFonts w:cs="Calibri"/>
                <w:color w:val="0D0D0D"/>
                <w:sz w:val="20"/>
              </w:rPr>
              <w:t>A partir de 30 de abril de 2024</w:t>
            </w:r>
          </w:p>
        </w:tc>
      </w:tr>
    </w:tbl>
    <w:p w14:paraId="74371B56" w14:textId="4D508223" w:rsidR="00CE24BD" w:rsidRDefault="00CE24BD"/>
    <w:p w14:paraId="249D5FBE" w14:textId="77777777" w:rsidR="00CE24BD" w:rsidRDefault="00CE24BD">
      <w:r>
        <w:br w:type="page"/>
      </w:r>
    </w:p>
    <w:p w14:paraId="48782F2F" w14:textId="00D5B091" w:rsidR="00720567" w:rsidRDefault="00720567" w:rsidP="00720567">
      <w:pPr>
        <w:pStyle w:val="Heading2"/>
      </w:pPr>
      <w:bookmarkStart w:id="10" w:name="_Toc163902240"/>
      <w:bookmarkStart w:id="11" w:name="_Toc168671610"/>
      <w:bookmarkStart w:id="12" w:name="_Toc163902242"/>
      <w:r w:rsidRPr="00D761F5">
        <w:lastRenderedPageBreak/>
        <w:t>Tabelas do Modelo e Funções</w:t>
      </w:r>
      <w:bookmarkEnd w:id="10"/>
      <w:bookmarkEnd w:id="11"/>
    </w:p>
    <w:p w14:paraId="7BBC1C0F" w14:textId="3875BEF2" w:rsidR="006548F1" w:rsidRPr="006548F1" w:rsidRDefault="00861997" w:rsidP="00720567">
      <w:pPr>
        <w:pStyle w:val="Heading3"/>
      </w:pPr>
      <w:bookmarkStart w:id="13" w:name="_Toc163902243"/>
      <w:bookmarkStart w:id="14" w:name="_Toc168671611"/>
      <w:bookmarkEnd w:id="12"/>
      <w:r>
        <w:t xml:space="preserve">Tabelas de </w:t>
      </w:r>
      <w:r w:rsidRPr="00A84B21">
        <w:rPr>
          <w:i/>
        </w:rPr>
        <w:t>Output</w:t>
      </w:r>
      <w:bookmarkEnd w:id="13"/>
      <w:bookmarkEnd w:id="14"/>
    </w:p>
    <w:p w14:paraId="2706C699" w14:textId="49E9D719" w:rsidR="002A02A9" w:rsidRPr="002A02A9" w:rsidRDefault="00211555" w:rsidP="00720567">
      <w:pPr>
        <w:pStyle w:val="Heading4"/>
      </w:pPr>
      <w:bookmarkStart w:id="15" w:name="_Toc163902244"/>
      <w:bookmarkStart w:id="16" w:name="_Toc168671612"/>
      <w:r w:rsidRPr="001E69C3">
        <w:t>T</w:t>
      </w:r>
      <w:r w:rsidR="006548F1" w:rsidRPr="001E69C3">
        <w:t xml:space="preserve">abela de </w:t>
      </w:r>
      <w:r w:rsidR="00EA0E4B">
        <w:t>interface do universo de garantias do MUG</w:t>
      </w:r>
      <w:r w:rsidRPr="001E69C3">
        <w:t xml:space="preserve">: </w:t>
      </w:r>
      <w:r w:rsidRPr="00666790">
        <w:rPr>
          <w:i/>
        </w:rPr>
        <w:t>cd_garantias.</w:t>
      </w:r>
      <w:r w:rsidR="00F23A21" w:rsidRPr="00666790">
        <w:rPr>
          <w:i/>
        </w:rPr>
        <w:t>gt015_report_biyr9500</w:t>
      </w:r>
      <w:bookmarkEnd w:id="15"/>
      <w:bookmarkEnd w:id="16"/>
    </w:p>
    <w:p w14:paraId="6B0F3BB4" w14:textId="673A1997" w:rsidR="006548F1" w:rsidRDefault="008532AF" w:rsidP="00720567">
      <w:pPr>
        <w:pStyle w:val="Heading5"/>
      </w:pPr>
      <w:bookmarkStart w:id="17" w:name="_Toc163902245"/>
      <w:bookmarkStart w:id="18" w:name="_Toc168671613"/>
      <w:r w:rsidRPr="005F1378">
        <w:t>Visão Geral</w:t>
      </w:r>
      <w:bookmarkEnd w:id="17"/>
      <w:bookmarkEnd w:id="18"/>
    </w:p>
    <w:p w14:paraId="285E996D" w14:textId="6C924E95" w:rsidR="001B2427" w:rsidRDefault="002A02A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cd_garantias.gt015_report_biyr9500</w:t>
      </w:r>
      <w:r w:rsidRPr="00720567">
        <w:rPr>
          <w:rFonts w:eastAsiaTheme="minorHAnsi" w:cstheme="minorBidi"/>
          <w:szCs w:val="22"/>
          <w:lang w:eastAsia="en-US"/>
        </w:rPr>
        <w:t xml:space="preserve"> </w:t>
      </w:r>
      <w:r w:rsidR="001B2427">
        <w:rPr>
          <w:rFonts w:eastAsiaTheme="minorHAnsi" w:cstheme="minorBidi"/>
          <w:szCs w:val="22"/>
          <w:lang w:eastAsia="en-US"/>
        </w:rPr>
        <w:t xml:space="preserve">esteve vigente até 29 abril de 2024, inclusive, tendo sido substituída, a partir dessa data, pela </w:t>
      </w:r>
      <w:r w:rsidR="001B2427">
        <w:rPr>
          <w:rFonts w:eastAsiaTheme="minorHAnsi" w:cstheme="minorBidi"/>
          <w:i/>
          <w:szCs w:val="22"/>
          <w:lang w:eastAsia="en-US"/>
        </w:rPr>
        <w:t>cd_</w:t>
      </w:r>
      <w:r w:rsidR="001B2427" w:rsidRPr="001B2427">
        <w:rPr>
          <w:rFonts w:eastAsiaTheme="minorHAnsi" w:cstheme="minorBidi"/>
          <w:i/>
          <w:szCs w:val="22"/>
          <w:lang w:eastAsia="en-US"/>
        </w:rPr>
        <w:t>garantias.gt019_report_biyr9500</w:t>
      </w:r>
      <w:r w:rsidR="001B2427">
        <w:rPr>
          <w:rFonts w:eastAsiaTheme="minorHAnsi" w:cstheme="minorBidi"/>
          <w:szCs w:val="22"/>
          <w:lang w:eastAsia="en-US"/>
        </w:rPr>
        <w:t>.</w:t>
      </w:r>
    </w:p>
    <w:p w14:paraId="3AF49D68" w14:textId="01191439" w:rsidR="002A02A9" w:rsidRPr="00720567" w:rsidRDefault="001B2427"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cd_garantias.gt015_report_biyr9500</w:t>
      </w:r>
      <w:r>
        <w:rPr>
          <w:rFonts w:eastAsiaTheme="minorHAnsi" w:cstheme="minorBidi"/>
          <w:szCs w:val="22"/>
          <w:lang w:eastAsia="en-US"/>
        </w:rPr>
        <w:t xml:space="preserve"> </w:t>
      </w:r>
      <w:r w:rsidR="002A02A9" w:rsidRPr="00720567">
        <w:rPr>
          <w:rFonts w:eastAsiaTheme="minorHAnsi" w:cstheme="minorBidi"/>
          <w:szCs w:val="22"/>
          <w:lang w:eastAsia="en-US"/>
        </w:rPr>
        <w:t xml:space="preserve">é uma tabela de interface entre o MUG e os seus casos de uso e apresenta a informação de todas as responsabilidades e </w:t>
      </w:r>
      <w:r w:rsidR="000F630D" w:rsidRPr="00720567">
        <w:rPr>
          <w:rFonts w:eastAsiaTheme="minorHAnsi" w:cstheme="minorBidi"/>
          <w:szCs w:val="22"/>
          <w:lang w:eastAsia="en-US"/>
        </w:rPr>
        <w:t>processos/cauções</w:t>
      </w:r>
      <w:r w:rsidR="002A02A9" w:rsidRPr="00720567">
        <w:rPr>
          <w:rFonts w:eastAsiaTheme="minorHAnsi" w:cstheme="minorBidi"/>
          <w:szCs w:val="22"/>
          <w:lang w:eastAsia="en-US"/>
        </w:rPr>
        <w:t xml:space="preserve"> do MUG. Assim, todas as chaves destes pilares devem ser representadas nesta tabela, bem com</w:t>
      </w:r>
      <w:r w:rsidR="009F0EE9" w:rsidRPr="00720567">
        <w:rPr>
          <w:rFonts w:eastAsiaTheme="minorHAnsi" w:cstheme="minorBidi"/>
          <w:szCs w:val="22"/>
          <w:lang w:eastAsia="en-US"/>
        </w:rPr>
        <w:t xml:space="preserve">o os atributos desta relação e </w:t>
      </w:r>
      <w:r w:rsidR="002A02A9" w:rsidRPr="00720567">
        <w:rPr>
          <w:rFonts w:eastAsiaTheme="minorHAnsi" w:cstheme="minorBidi"/>
          <w:szCs w:val="22"/>
          <w:lang w:eastAsia="en-US"/>
        </w:rPr>
        <w:t>as</w:t>
      </w:r>
      <w:r w:rsidR="009F0EE9" w:rsidRPr="00720567">
        <w:rPr>
          <w:rFonts w:eastAsiaTheme="minorHAnsi" w:cstheme="minorBidi"/>
          <w:szCs w:val="22"/>
          <w:lang w:eastAsia="en-US"/>
        </w:rPr>
        <w:t xml:space="preserve"> suas</w:t>
      </w:r>
      <w:r w:rsidR="002A02A9" w:rsidRPr="00720567">
        <w:rPr>
          <w:rFonts w:eastAsiaTheme="minorHAnsi" w:cstheme="minorBidi"/>
          <w:szCs w:val="22"/>
          <w:lang w:eastAsia="en-US"/>
        </w:rPr>
        <w:t xml:space="preserve"> garantias associadas. Apesar da informação provir </w:t>
      </w:r>
      <w:r w:rsidR="001B3B4E" w:rsidRPr="00720567">
        <w:rPr>
          <w:rFonts w:eastAsiaTheme="minorHAnsi" w:cstheme="minorBidi"/>
          <w:szCs w:val="22"/>
          <w:lang w:eastAsia="en-US"/>
        </w:rPr>
        <w:t>do módulo base e do módulo consolidado do MUG</w:t>
      </w:r>
      <w:r w:rsidR="002A02A9" w:rsidRPr="00720567">
        <w:rPr>
          <w:rFonts w:eastAsiaTheme="minorHAnsi" w:cstheme="minorBidi"/>
          <w:szCs w:val="22"/>
          <w:lang w:eastAsia="en-US"/>
        </w:rPr>
        <w:t>, as chaves são transformadas e existe uma tabela de tradução que garante a sua traçabilidade (</w:t>
      </w:r>
      <w:r w:rsidR="002A02A9" w:rsidRPr="00720567">
        <w:rPr>
          <w:rFonts w:eastAsiaTheme="minorHAnsi" w:cstheme="minorBidi"/>
          <w:i/>
          <w:szCs w:val="22"/>
          <w:lang w:eastAsia="en-US"/>
        </w:rPr>
        <w:t>cd_garantias.kt_chaves_intrf_grts_biyr</w:t>
      </w:r>
      <w:r w:rsidR="002A02A9" w:rsidRPr="00720567">
        <w:rPr>
          <w:rFonts w:eastAsiaTheme="minorHAnsi" w:cstheme="minorBidi"/>
          <w:szCs w:val="22"/>
          <w:lang w:eastAsia="en-US"/>
        </w:rPr>
        <w:t>).</w:t>
      </w:r>
      <w:r w:rsidR="00CE24BD" w:rsidRPr="00720567">
        <w:rPr>
          <w:rFonts w:eastAsiaTheme="minorHAnsi" w:cstheme="minorBidi"/>
          <w:szCs w:val="22"/>
          <w:lang w:eastAsia="en-US"/>
        </w:rPr>
        <w:t xml:space="preserve"> Esta transformação das chaves é efetuada para assegurar que a granularidade dos registos contratuais continua a ser a mesma que existia antes de re-apontar a BDR </w:t>
      </w:r>
      <w:r w:rsidR="00720567">
        <w:rPr>
          <w:rFonts w:eastAsiaTheme="minorHAnsi" w:cstheme="minorBidi"/>
          <w:szCs w:val="22"/>
          <w:lang w:eastAsia="en-US"/>
        </w:rPr>
        <w:t>e IFRS9 para o MUG em a</w:t>
      </w:r>
      <w:r w:rsidR="00CE24BD" w:rsidRPr="00720567">
        <w:rPr>
          <w:rFonts w:eastAsiaTheme="minorHAnsi" w:cstheme="minorBidi"/>
          <w:szCs w:val="22"/>
          <w:lang w:eastAsia="en-US"/>
        </w:rPr>
        <w:t>bril 2023, bem como para garantir a boa ligação das garantias provindas do MUG com as chaves contratuais aprovisionadas pela BDR e IFRS9.</w:t>
      </w:r>
    </w:p>
    <w:p w14:paraId="6B9B4376" w14:textId="236AD9BC" w:rsidR="009F0EE9" w:rsidRPr="00720567" w:rsidRDefault="002A02A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Os campos desta tabela são aprovisionados pelo MUG</w:t>
      </w:r>
      <w:r w:rsidR="00CE24BD" w:rsidRPr="00720567">
        <w:rPr>
          <w:rFonts w:eastAsiaTheme="minorHAnsi" w:cstheme="minorBidi"/>
          <w:szCs w:val="22"/>
          <w:lang w:eastAsia="en-US"/>
        </w:rPr>
        <w:t xml:space="preserve"> com o intuito de enviar para os casos de uso. </w:t>
      </w:r>
      <w:r w:rsidRPr="00720567">
        <w:rPr>
          <w:rFonts w:eastAsiaTheme="minorHAnsi" w:cstheme="minorBidi"/>
          <w:szCs w:val="22"/>
          <w:lang w:eastAsia="en-US"/>
        </w:rPr>
        <w:t>Desta forma, a estrutura da tabela está preparada para respeitar os formatos apropriados aos diferentes casos de uso</w:t>
      </w:r>
      <w:r w:rsidR="00D41EF3" w:rsidRPr="00720567">
        <w:rPr>
          <w:rFonts w:eastAsiaTheme="minorHAnsi" w:cstheme="minorBidi"/>
          <w:szCs w:val="22"/>
          <w:lang w:eastAsia="en-US"/>
        </w:rPr>
        <w:t xml:space="preserve">, contendo campos que não são preenchidos pelo MUG e são responsabilidade dos respetivos casos de uso. É possível encontrar campos com nomes muito semelhantes em que a única alteração está no seu sufixo. Os campos terminados em </w:t>
      </w:r>
      <w:r w:rsidR="001B3B4E" w:rsidRPr="00720567">
        <w:rPr>
          <w:rFonts w:eastAsiaTheme="minorHAnsi" w:cstheme="minorBidi"/>
          <w:szCs w:val="22"/>
          <w:lang w:eastAsia="en-US"/>
        </w:rPr>
        <w:t>‘</w:t>
      </w:r>
      <w:r w:rsidR="00D41EF3" w:rsidRPr="00720567">
        <w:rPr>
          <w:rFonts w:eastAsiaTheme="minorHAnsi" w:cstheme="minorBidi"/>
          <w:szCs w:val="22"/>
          <w:lang w:eastAsia="en-US"/>
        </w:rPr>
        <w:t>bl</w:t>
      </w:r>
      <w:r w:rsidR="001B3B4E" w:rsidRPr="00720567">
        <w:rPr>
          <w:rFonts w:eastAsiaTheme="minorHAnsi" w:cstheme="minorBidi"/>
          <w:szCs w:val="22"/>
          <w:lang w:eastAsia="en-US"/>
        </w:rPr>
        <w:t>’</w:t>
      </w:r>
      <w:r w:rsidR="00D41EF3" w:rsidRPr="00720567">
        <w:rPr>
          <w:rFonts w:eastAsiaTheme="minorHAnsi" w:cstheme="minorBidi"/>
          <w:szCs w:val="22"/>
          <w:lang w:eastAsia="en-US"/>
        </w:rPr>
        <w:t xml:space="preserve"> são geralmente associados a baremos locais, contendo informação do Ba</w:t>
      </w:r>
      <w:r w:rsidR="009F0EE9" w:rsidRPr="00720567">
        <w:rPr>
          <w:rFonts w:eastAsiaTheme="minorHAnsi" w:cstheme="minorBidi"/>
          <w:szCs w:val="22"/>
          <w:lang w:eastAsia="en-US"/>
        </w:rPr>
        <w:t xml:space="preserve">nco Santander Totta em Portugal, </w:t>
      </w:r>
      <w:r w:rsidR="00D41EF3" w:rsidRPr="00720567">
        <w:rPr>
          <w:rFonts w:eastAsiaTheme="minorHAnsi" w:cstheme="minorBidi"/>
          <w:szCs w:val="22"/>
          <w:lang w:eastAsia="en-US"/>
        </w:rPr>
        <w:t xml:space="preserve">preenchidos de forma automática pelo MUG. Por outro lado, os campos terminados em </w:t>
      </w:r>
      <w:r w:rsidR="001B3B4E" w:rsidRPr="00720567">
        <w:rPr>
          <w:rFonts w:eastAsiaTheme="minorHAnsi" w:cstheme="minorBidi"/>
          <w:szCs w:val="22"/>
          <w:lang w:eastAsia="en-US"/>
        </w:rPr>
        <w:t>‘</w:t>
      </w:r>
      <w:r w:rsidR="00D41EF3" w:rsidRPr="00720567">
        <w:rPr>
          <w:rFonts w:eastAsiaTheme="minorHAnsi" w:cstheme="minorBidi"/>
          <w:szCs w:val="22"/>
          <w:lang w:eastAsia="en-US"/>
        </w:rPr>
        <w:t>bg</w:t>
      </w:r>
      <w:r w:rsidR="001B3B4E" w:rsidRPr="00720567">
        <w:rPr>
          <w:rFonts w:eastAsiaTheme="minorHAnsi" w:cstheme="minorBidi"/>
          <w:szCs w:val="22"/>
          <w:lang w:eastAsia="en-US"/>
        </w:rPr>
        <w:t>’</w:t>
      </w:r>
      <w:r w:rsidR="00D41EF3" w:rsidRPr="00720567">
        <w:rPr>
          <w:rFonts w:eastAsiaTheme="minorHAnsi" w:cstheme="minorBidi"/>
          <w:szCs w:val="22"/>
          <w:lang w:eastAsia="en-US"/>
        </w:rPr>
        <w:t xml:space="preserve"> dizem respeito a baremos globais, e, por isso, são preenchidos à posteriori pelos respetivos casos de uso. Existe um mecanismo de tradução dos códigos locais para os códigos globais, no entanto, esta tradução não é alvo deste documento, uma vez que os baremos globais são completados num processo externo ao MUG. </w:t>
      </w:r>
    </w:p>
    <w:p w14:paraId="50839D96" w14:textId="6A3276E2" w:rsidR="008532AF" w:rsidRPr="00E07147" w:rsidRDefault="008532AF" w:rsidP="00720567">
      <w:pPr>
        <w:pStyle w:val="Heading5"/>
      </w:pPr>
      <w:bookmarkStart w:id="19" w:name="_Toc163902246"/>
      <w:bookmarkStart w:id="20" w:name="_Toc168671614"/>
      <w:r w:rsidRPr="00E07147">
        <w:t>Granularidade e chave</w:t>
      </w:r>
      <w:bookmarkEnd w:id="19"/>
      <w:bookmarkEnd w:id="20"/>
    </w:p>
    <w:p w14:paraId="45553F97" w14:textId="33F4767A" w:rsidR="00EA0E4B" w:rsidRPr="00720567" w:rsidRDefault="009F0EE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granularidade da tabela </w:t>
      </w:r>
      <w:r w:rsidRPr="00720567">
        <w:rPr>
          <w:rFonts w:eastAsiaTheme="minorHAnsi" w:cstheme="minorBidi"/>
          <w:i/>
          <w:szCs w:val="22"/>
          <w:lang w:eastAsia="en-US"/>
        </w:rPr>
        <w:t>cd_garantias.gt015_report_biyr9500</w:t>
      </w:r>
      <w:r w:rsidR="00EA0E4B" w:rsidRPr="00720567">
        <w:rPr>
          <w:rFonts w:eastAsiaTheme="minorHAnsi" w:cstheme="minorBidi"/>
          <w:szCs w:val="22"/>
          <w:lang w:eastAsia="en-US"/>
        </w:rPr>
        <w:t xml:space="preserve"> é variável consoante a tipologia da garantia apresentada. </w:t>
      </w:r>
    </w:p>
    <w:p w14:paraId="4471FA51" w14:textId="0C6DB673" w:rsidR="00EA0E4B" w:rsidRPr="00720567" w:rsidRDefault="00EA0E4B"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Para garantias reais imobiliárias, a chave completa da tabela é constituída pelos campos identificativos da responsabilidade (‘cempresa’,</w:t>
      </w:r>
      <w:r w:rsidR="00091922" w:rsidRPr="00720567">
        <w:rPr>
          <w:rFonts w:eastAsiaTheme="minorHAnsi" w:cstheme="minorBidi"/>
          <w:szCs w:val="22"/>
          <w:lang w:eastAsia="en-US"/>
        </w:rPr>
        <w:t xml:space="preserve"> </w:t>
      </w:r>
      <w:r w:rsidRPr="00720567">
        <w:rPr>
          <w:rFonts w:eastAsiaTheme="minorHAnsi" w:cstheme="minorBidi"/>
          <w:szCs w:val="22"/>
          <w:lang w:eastAsia="en-US"/>
        </w:rPr>
        <w:t>’ckbalcao’,</w:t>
      </w:r>
      <w:r w:rsidR="00091922" w:rsidRPr="00720567">
        <w:rPr>
          <w:rFonts w:eastAsiaTheme="minorHAnsi" w:cstheme="minorBidi"/>
          <w:szCs w:val="22"/>
          <w:lang w:eastAsia="en-US"/>
        </w:rPr>
        <w:t xml:space="preserve"> </w:t>
      </w:r>
      <w:r w:rsidRPr="00720567">
        <w:rPr>
          <w:rFonts w:eastAsiaTheme="minorHAnsi" w:cstheme="minorBidi"/>
          <w:szCs w:val="22"/>
          <w:lang w:eastAsia="en-US"/>
        </w:rPr>
        <w:t>’cknumcta’,</w:t>
      </w:r>
      <w:r w:rsidR="00091922" w:rsidRPr="00720567">
        <w:rPr>
          <w:rFonts w:eastAsiaTheme="minorHAnsi" w:cstheme="minorBidi"/>
          <w:szCs w:val="22"/>
          <w:lang w:eastAsia="en-US"/>
        </w:rPr>
        <w:t xml:space="preserve"> </w:t>
      </w:r>
      <w:r w:rsidRPr="00720567">
        <w:rPr>
          <w:rFonts w:eastAsiaTheme="minorHAnsi" w:cstheme="minorBidi"/>
          <w:szCs w:val="22"/>
          <w:lang w:eastAsia="en-US"/>
        </w:rPr>
        <w:t xml:space="preserve">’zdeposit’) e do </w:t>
      </w:r>
      <w:r w:rsidR="000F630D" w:rsidRPr="00720567">
        <w:rPr>
          <w:rFonts w:eastAsiaTheme="minorHAnsi" w:cstheme="minorBidi"/>
          <w:szCs w:val="22"/>
          <w:lang w:eastAsia="en-US"/>
        </w:rPr>
        <w:t>processo/caução</w:t>
      </w:r>
      <w:r w:rsidRPr="00720567">
        <w:rPr>
          <w:rFonts w:eastAsiaTheme="minorHAnsi" w:cstheme="minorBidi"/>
          <w:szCs w:val="22"/>
          <w:lang w:eastAsia="en-US"/>
        </w:rPr>
        <w:t xml:space="preserve"> (‘cbalcao’,</w:t>
      </w:r>
      <w:r w:rsidR="00091922" w:rsidRPr="00720567">
        <w:rPr>
          <w:rFonts w:eastAsiaTheme="minorHAnsi" w:cstheme="minorBidi"/>
          <w:szCs w:val="22"/>
          <w:lang w:eastAsia="en-US"/>
        </w:rPr>
        <w:t xml:space="preserve"> </w:t>
      </w:r>
      <w:r w:rsidRPr="00720567">
        <w:rPr>
          <w:rFonts w:eastAsiaTheme="minorHAnsi" w:cstheme="minorBidi"/>
          <w:szCs w:val="22"/>
          <w:lang w:eastAsia="en-US"/>
        </w:rPr>
        <w:t>‘cnumcta’,</w:t>
      </w:r>
      <w:r w:rsidR="00091922" w:rsidRPr="00720567">
        <w:rPr>
          <w:rFonts w:eastAsiaTheme="minorHAnsi" w:cstheme="minorBidi"/>
          <w:szCs w:val="22"/>
          <w:lang w:eastAsia="en-US"/>
        </w:rPr>
        <w:t xml:space="preserve"> </w:t>
      </w:r>
      <w:r w:rsidRPr="00720567">
        <w:rPr>
          <w:rFonts w:eastAsiaTheme="minorHAnsi" w:cstheme="minorBidi"/>
          <w:szCs w:val="22"/>
          <w:lang w:eastAsia="en-US"/>
        </w:rPr>
        <w:t>‘zcaucao’)</w:t>
      </w:r>
      <w:r w:rsidR="00091922" w:rsidRPr="00720567">
        <w:rPr>
          <w:rFonts w:eastAsiaTheme="minorHAnsi" w:cstheme="minorBidi"/>
          <w:szCs w:val="22"/>
          <w:lang w:eastAsia="en-US"/>
        </w:rPr>
        <w:t>.</w:t>
      </w:r>
    </w:p>
    <w:p w14:paraId="2D788210" w14:textId="70237D1B" w:rsidR="00091922" w:rsidRPr="00720567" w:rsidRDefault="00091922"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No caso de garantias reais financeiras, a chave completa é composta pelos campos identificativos da responsabilidade (‘cempresa’, ’ckbalcao’, ’cknumcta’, ’zdeposit’), do processo/caução (‘cbalcao’, ‘cnumcta’, ‘zcaucao’) e do código ISIN (‘cisin’). A granularidade da tabela para esta tipologia não está ao nível da garantia uma vez que diversos bens financeiros poderão ter o mesmo código ISIN associado. Desta forma, e caso se trate da mesma responsabilidade e </w:t>
      </w:r>
      <w:r w:rsidR="000F630D" w:rsidRPr="00720567">
        <w:rPr>
          <w:rFonts w:eastAsiaTheme="minorHAnsi" w:cstheme="minorBidi"/>
          <w:szCs w:val="22"/>
          <w:lang w:eastAsia="en-US"/>
        </w:rPr>
        <w:t>processo/caução</w:t>
      </w:r>
      <w:r w:rsidRPr="00720567">
        <w:rPr>
          <w:rFonts w:eastAsiaTheme="minorHAnsi" w:cstheme="minorBidi"/>
          <w:szCs w:val="22"/>
          <w:lang w:eastAsia="en-US"/>
        </w:rPr>
        <w:t xml:space="preserve">, as garantias financeiras com o mesmo ISIN serão agregadas num único registo da tabela. O mesmo acontece caso não seja identificado qualquer código ISIN, por exemplo, em depósitos à ordem e depósitos a prazo, sendo que todas as garantias serão reportadas num único registo com o campo ISIN sem preenchimento. </w:t>
      </w:r>
    </w:p>
    <w:p w14:paraId="2FC9EB70" w14:textId="38CEE527" w:rsidR="00091922" w:rsidRPr="00720567" w:rsidRDefault="00091922"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lastRenderedPageBreak/>
        <w:t>Por fim, no caso das garantias pessoais, a chave completa da tabela é visível pelos campos identificadores da responsabilidade (‘cempresa’, ’ckbalcao’, ’cknumcta’, ’zdeposit’), processo/caução (‘cbalcao’, ‘cnumcta’, ‘zcaucao’) e cliente garante (‘zcliente’). Esta é a única tipologia de garantia que se encontra na granularidade máxima, uma vez que está ao nível dos três pilares do MUG: responsabilidade, processo/caução e bem.</w:t>
      </w:r>
    </w:p>
    <w:p w14:paraId="232B907A" w14:textId="18A58E07" w:rsidR="008532AF" w:rsidRPr="00E07147" w:rsidRDefault="008532AF" w:rsidP="00720567">
      <w:pPr>
        <w:pStyle w:val="Heading5"/>
      </w:pPr>
      <w:bookmarkStart w:id="21" w:name="_Toc163902247"/>
      <w:bookmarkStart w:id="22" w:name="_Toc168671615"/>
      <w:r w:rsidRPr="00E07147">
        <w:t>Periodicidade</w:t>
      </w:r>
      <w:bookmarkEnd w:id="21"/>
      <w:bookmarkEnd w:id="22"/>
    </w:p>
    <w:p w14:paraId="575F65B4" w14:textId="681B67BF" w:rsidR="00091922" w:rsidRPr="00720567" w:rsidRDefault="00091922"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cd_garantias.gt015_report_biyr9500</w:t>
      </w:r>
      <w:r w:rsidR="00737428" w:rsidRPr="00720567">
        <w:rPr>
          <w:rFonts w:eastAsiaTheme="minorHAnsi" w:cstheme="minorBidi"/>
          <w:szCs w:val="22"/>
          <w:lang w:eastAsia="en-US"/>
        </w:rPr>
        <w:t xml:space="preserve"> </w:t>
      </w:r>
      <w:r w:rsidRPr="00720567">
        <w:rPr>
          <w:rFonts w:eastAsiaTheme="minorHAnsi" w:cstheme="minorBidi"/>
          <w:szCs w:val="22"/>
          <w:lang w:eastAsia="en-US"/>
        </w:rPr>
        <w:t xml:space="preserve">é </w:t>
      </w:r>
      <w:r w:rsidR="00737428" w:rsidRPr="00720567">
        <w:rPr>
          <w:rFonts w:eastAsiaTheme="minorHAnsi" w:cstheme="minorBidi"/>
          <w:szCs w:val="22"/>
          <w:lang w:eastAsia="en-US"/>
        </w:rPr>
        <w:t>mensal</w:t>
      </w:r>
      <w:r w:rsidRPr="00720567">
        <w:rPr>
          <w:rFonts w:eastAsiaTheme="minorHAnsi" w:cstheme="minorBidi"/>
          <w:szCs w:val="22"/>
          <w:lang w:eastAsia="en-US"/>
        </w:rPr>
        <w:t xml:space="preserve"> e gerada automaticamente </w:t>
      </w:r>
      <w:r w:rsidR="00737428" w:rsidRPr="00720567">
        <w:rPr>
          <w:rFonts w:eastAsiaTheme="minorHAnsi" w:cstheme="minorBidi"/>
          <w:szCs w:val="22"/>
          <w:lang w:eastAsia="en-US"/>
        </w:rPr>
        <w:t>no último dia útil de cada mês</w:t>
      </w:r>
      <w:r w:rsidRPr="00720567">
        <w:rPr>
          <w:rFonts w:eastAsiaTheme="minorHAnsi" w:cstheme="minorBidi"/>
          <w:szCs w:val="22"/>
          <w:lang w:eastAsia="en-US"/>
        </w:rPr>
        <w:t xml:space="preserve">.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‘ref_date’ do dia 31. </w:t>
      </w:r>
    </w:p>
    <w:p w14:paraId="22466EF9" w14:textId="000157D9" w:rsidR="00091922" w:rsidRPr="00720567" w:rsidRDefault="00091922"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Só se devem considerar como oficiais os valores constantes nesta tabela desde, e incluindo, 31 dezembro </w:t>
      </w:r>
      <w:r w:rsidR="00242296">
        <w:rPr>
          <w:rFonts w:eastAsiaTheme="minorHAnsi" w:cstheme="minorBidi"/>
          <w:szCs w:val="22"/>
          <w:lang w:eastAsia="en-US"/>
        </w:rPr>
        <w:t>2022 até 29 de</w:t>
      </w:r>
      <w:r w:rsidR="00902D46">
        <w:rPr>
          <w:rFonts w:eastAsiaTheme="minorHAnsi" w:cstheme="minorBidi"/>
          <w:szCs w:val="22"/>
          <w:lang w:eastAsia="en-US"/>
        </w:rPr>
        <w:t xml:space="preserve"> abril </w:t>
      </w:r>
      <w:r w:rsidR="00242296">
        <w:rPr>
          <w:rFonts w:eastAsiaTheme="minorHAnsi" w:cstheme="minorBidi"/>
          <w:szCs w:val="22"/>
          <w:lang w:eastAsia="en-US"/>
        </w:rPr>
        <w:t xml:space="preserve">de </w:t>
      </w:r>
      <w:r w:rsidR="00902D46">
        <w:rPr>
          <w:rFonts w:eastAsiaTheme="minorHAnsi" w:cstheme="minorBidi"/>
          <w:szCs w:val="22"/>
          <w:lang w:eastAsia="en-US"/>
        </w:rPr>
        <w:t xml:space="preserve">2024. </w:t>
      </w:r>
      <w:r w:rsidR="001B2427">
        <w:rPr>
          <w:rFonts w:eastAsiaTheme="minorHAnsi" w:cstheme="minorBidi"/>
          <w:szCs w:val="22"/>
          <w:lang w:eastAsia="en-US"/>
        </w:rPr>
        <w:t xml:space="preserve">A partir dessa data passa a estar em vigor a </w:t>
      </w:r>
      <w:r w:rsidR="001B2427">
        <w:rPr>
          <w:rFonts w:eastAsiaTheme="minorHAnsi" w:cstheme="minorBidi"/>
          <w:i/>
          <w:szCs w:val="22"/>
          <w:lang w:eastAsia="en-US"/>
        </w:rPr>
        <w:t>cd_</w:t>
      </w:r>
      <w:r w:rsidR="001B2427" w:rsidRPr="001B2427">
        <w:rPr>
          <w:rFonts w:eastAsiaTheme="minorHAnsi" w:cstheme="minorBidi"/>
          <w:i/>
          <w:szCs w:val="22"/>
          <w:lang w:eastAsia="en-US"/>
        </w:rPr>
        <w:t>garantias.gt019_report_biyr9500</w:t>
      </w:r>
      <w:r w:rsidR="001B2427">
        <w:rPr>
          <w:rFonts w:eastAsiaTheme="minorHAnsi" w:cstheme="minorBidi"/>
          <w:szCs w:val="22"/>
          <w:lang w:eastAsia="en-US"/>
        </w:rPr>
        <w:t>.</w:t>
      </w:r>
    </w:p>
    <w:p w14:paraId="460C6888" w14:textId="306D27CA" w:rsidR="00737428" w:rsidRPr="00E07147" w:rsidRDefault="008532AF" w:rsidP="00720567">
      <w:pPr>
        <w:pStyle w:val="Heading5"/>
      </w:pPr>
      <w:bookmarkStart w:id="23" w:name="_Toc163902248"/>
      <w:bookmarkStart w:id="24" w:name="_Toc168671616"/>
      <w:r w:rsidRPr="00E07147">
        <w:t>Aprovisionamento</w:t>
      </w:r>
      <w:bookmarkEnd w:id="23"/>
      <w:bookmarkEnd w:id="24"/>
    </w:p>
    <w:p w14:paraId="768D671E" w14:textId="6422868C" w:rsidR="00720567" w:rsidRPr="00E07147" w:rsidRDefault="001B3B4E" w:rsidP="00720567">
      <w:pPr>
        <w:spacing w:after="160" w:line="259" w:lineRule="auto"/>
        <w:jc w:val="both"/>
        <w:rPr>
          <w:rFonts w:cs="Calibri"/>
        </w:rPr>
      </w:pPr>
      <w:r w:rsidRPr="00720567">
        <w:rPr>
          <w:rFonts w:eastAsiaTheme="minorHAnsi" w:cstheme="minorBidi"/>
          <w:szCs w:val="22"/>
          <w:lang w:eastAsia="en-US"/>
        </w:rPr>
        <w:t xml:space="preserve">O aprovisionamento da tabela </w:t>
      </w:r>
      <w:r w:rsidRPr="00720567">
        <w:rPr>
          <w:rFonts w:eastAsiaTheme="minorHAnsi" w:cstheme="minorBidi"/>
          <w:i/>
          <w:szCs w:val="22"/>
          <w:lang w:eastAsia="en-US"/>
        </w:rPr>
        <w:t>cd_garantias.gt015_report_biyr9500</w:t>
      </w:r>
      <w:r w:rsidRPr="00720567">
        <w:rPr>
          <w:rFonts w:eastAsiaTheme="minorHAnsi" w:cstheme="minorBidi"/>
          <w:szCs w:val="22"/>
          <w:lang w:eastAsia="en-US"/>
        </w:rPr>
        <w:t xml:space="preserve"> é, sem nenhuma exceção, concordante com os princípios funcionais e as regras de definição de universo descritas nos capítulos 2.2.2. e 2.2.3., respetivamente, da documentação funcional do MUG. Os dados desta tabela provêm essencialmente do módulo base e do módulo consolidado do MUG</w:t>
      </w:r>
      <w:r w:rsidR="00971409" w:rsidRPr="00720567">
        <w:rPr>
          <w:rFonts w:eastAsiaTheme="minorHAnsi" w:cstheme="minorBidi"/>
          <w:szCs w:val="22"/>
          <w:lang w:eastAsia="en-US"/>
        </w:rPr>
        <w:t>, sendo esta informação completada com recurso a tabelas externas ao modelo. Desta forma, o aprovisionamento é realizado exclusivamente a partir das seguintes tabelas:</w:t>
      </w:r>
      <w:r w:rsidR="000305A8" w:rsidRPr="00720567">
        <w:rPr>
          <w:rFonts w:eastAsiaTheme="minorHAnsi" w:cstheme="minorBidi"/>
          <w:szCs w:val="22"/>
          <w:lang w:eastAsia="en-US"/>
        </w:rPr>
        <w:t xml:space="preserve"> </w:t>
      </w:r>
    </w:p>
    <w:p w14:paraId="4A30EAAD" w14:textId="013CF0E1" w:rsidR="000305A8" w:rsidRPr="000305A8" w:rsidRDefault="000305A8" w:rsidP="000305A8">
      <w:pPr>
        <w:pStyle w:val="Caption"/>
        <w:keepNext/>
        <w:jc w:val="center"/>
        <w:rPr>
          <w:rFonts w:cs="Calibri"/>
          <w:b/>
          <w:color w:val="000000" w:themeColor="text1"/>
          <w:sz w:val="22"/>
          <w:szCs w:val="22"/>
        </w:rPr>
      </w:pPr>
      <w:bookmarkStart w:id="25" w:name="_Toc168413840"/>
      <w:r w:rsidRPr="000305A8">
        <w:rPr>
          <w:rFonts w:cs="Calibri"/>
          <w:b/>
          <w:color w:val="000000" w:themeColor="text1"/>
          <w:sz w:val="22"/>
          <w:szCs w:val="22"/>
        </w:rPr>
        <w:t xml:space="preserve">Tabela </w:t>
      </w:r>
      <w:r w:rsidRPr="000305A8">
        <w:rPr>
          <w:rFonts w:cs="Calibri"/>
          <w:b/>
          <w:color w:val="000000" w:themeColor="text1"/>
          <w:sz w:val="22"/>
          <w:szCs w:val="22"/>
        </w:rPr>
        <w:fldChar w:fldCharType="begin"/>
      </w:r>
      <w:r w:rsidRPr="000305A8">
        <w:rPr>
          <w:rFonts w:cs="Calibri"/>
          <w:b/>
          <w:color w:val="000000" w:themeColor="text1"/>
          <w:sz w:val="22"/>
          <w:szCs w:val="22"/>
        </w:rPr>
        <w:instrText xml:space="preserve"> SEQ Tabela \* ARABIC </w:instrText>
      </w:r>
      <w:r w:rsidRPr="000305A8">
        <w:rPr>
          <w:rFonts w:cs="Calibri"/>
          <w:b/>
          <w:color w:val="000000" w:themeColor="text1"/>
          <w:sz w:val="22"/>
          <w:szCs w:val="22"/>
        </w:rPr>
        <w:fldChar w:fldCharType="separate"/>
      </w:r>
      <w:r w:rsidR="00486242">
        <w:rPr>
          <w:rFonts w:cs="Calibri"/>
          <w:b/>
          <w:noProof/>
          <w:color w:val="000000" w:themeColor="text1"/>
          <w:sz w:val="22"/>
          <w:szCs w:val="22"/>
        </w:rPr>
        <w:t>2</w:t>
      </w:r>
      <w:r w:rsidRPr="000305A8">
        <w:rPr>
          <w:rFonts w:cs="Calibri"/>
          <w:b/>
          <w:color w:val="000000" w:themeColor="text1"/>
          <w:sz w:val="22"/>
          <w:szCs w:val="22"/>
        </w:rPr>
        <w:fldChar w:fldCharType="end"/>
      </w:r>
      <w:r>
        <w:rPr>
          <w:rFonts w:cs="Calibri"/>
          <w:b/>
          <w:color w:val="000000" w:themeColor="text1"/>
          <w:sz w:val="22"/>
          <w:szCs w:val="22"/>
        </w:rPr>
        <w:t>:</w:t>
      </w:r>
      <w:r w:rsidRPr="000305A8">
        <w:rPr>
          <w:rFonts w:cs="Calibri"/>
          <w:b/>
          <w:color w:val="000000" w:themeColor="text1"/>
          <w:sz w:val="22"/>
          <w:szCs w:val="22"/>
        </w:rPr>
        <w:t xml:space="preserve"> Informação das tabelas de aprovisionamento da cd</w:t>
      </w:r>
      <w:r w:rsidR="005D3C09">
        <w:rPr>
          <w:rFonts w:cs="Calibri"/>
          <w:b/>
          <w:color w:val="000000" w:themeColor="text1"/>
          <w:sz w:val="22"/>
          <w:szCs w:val="22"/>
        </w:rPr>
        <w:t>_</w:t>
      </w:r>
      <w:r w:rsidRPr="000305A8">
        <w:rPr>
          <w:rFonts w:cs="Calibri"/>
          <w:b/>
          <w:color w:val="000000" w:themeColor="text1"/>
          <w:sz w:val="22"/>
          <w:szCs w:val="22"/>
        </w:rPr>
        <w:t>garantias.gt015_report_biyr9500</w:t>
      </w:r>
      <w:bookmarkEnd w:id="2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737428" w:rsidRPr="00E07147" w14:paraId="23083089" w14:textId="77777777" w:rsidTr="00C57547">
        <w:trPr>
          <w:trHeight w:val="290"/>
        </w:trPr>
        <w:tc>
          <w:tcPr>
            <w:tcW w:w="1701" w:type="dxa"/>
            <w:shd w:val="clear" w:color="000000" w:fill="FF0000"/>
          </w:tcPr>
          <w:p w14:paraId="7F4E5527" w14:textId="77777777" w:rsidR="00737428" w:rsidRPr="00E07147" w:rsidRDefault="00737428" w:rsidP="00C57547">
            <w:pPr>
              <w:rPr>
                <w:rFonts w:cs="Calibri"/>
                <w:b/>
                <w:bCs/>
                <w:color w:val="FFFFFF"/>
                <w:sz w:val="18"/>
                <w:szCs w:val="18"/>
              </w:rPr>
            </w:pPr>
            <w:r w:rsidRPr="00E07147">
              <w:rPr>
                <w:rFonts w:cs="Calibri"/>
                <w:b/>
                <w:bCs/>
                <w:color w:val="FFFFFF"/>
                <w:sz w:val="18"/>
                <w:szCs w:val="18"/>
              </w:rPr>
              <w:t>Aplicação Origem</w:t>
            </w:r>
          </w:p>
        </w:tc>
        <w:tc>
          <w:tcPr>
            <w:tcW w:w="3288" w:type="dxa"/>
            <w:shd w:val="clear" w:color="000000" w:fill="FF0000"/>
            <w:noWrap/>
            <w:hideMark/>
          </w:tcPr>
          <w:p w14:paraId="7B25B505" w14:textId="77777777" w:rsidR="00737428" w:rsidRPr="00E07147" w:rsidRDefault="00737428" w:rsidP="00C57547">
            <w:pPr>
              <w:rPr>
                <w:rFonts w:cs="Calibri"/>
                <w:b/>
                <w:bCs/>
                <w:color w:val="FFFFFF"/>
                <w:sz w:val="18"/>
                <w:szCs w:val="18"/>
              </w:rPr>
            </w:pPr>
            <w:r w:rsidRPr="00E07147">
              <w:rPr>
                <w:rFonts w:cs="Calibri"/>
                <w:b/>
                <w:bCs/>
                <w:color w:val="FFFFFF"/>
                <w:sz w:val="18"/>
                <w:szCs w:val="18"/>
              </w:rPr>
              <w:t>Nome da Tabela na Aplicação Origem</w:t>
            </w:r>
          </w:p>
        </w:tc>
        <w:tc>
          <w:tcPr>
            <w:tcW w:w="2041" w:type="dxa"/>
            <w:shd w:val="clear" w:color="000000" w:fill="FF0000"/>
            <w:noWrap/>
            <w:hideMark/>
          </w:tcPr>
          <w:p w14:paraId="709E8AC2" w14:textId="77777777" w:rsidR="00737428" w:rsidRPr="00E07147" w:rsidRDefault="00737428" w:rsidP="00C57547">
            <w:pPr>
              <w:rPr>
                <w:rFonts w:cs="Calibri"/>
                <w:b/>
                <w:bCs/>
                <w:color w:val="FFFFFF"/>
                <w:sz w:val="18"/>
                <w:szCs w:val="18"/>
              </w:rPr>
            </w:pPr>
            <w:r w:rsidRPr="00E07147">
              <w:rPr>
                <w:rFonts w:cs="Calibri"/>
                <w:b/>
                <w:bCs/>
                <w:color w:val="FFFFFF"/>
                <w:sz w:val="18"/>
                <w:szCs w:val="18"/>
              </w:rPr>
              <w:t xml:space="preserve">Nome da Base de Dados no Data Lake </w:t>
            </w:r>
          </w:p>
        </w:tc>
        <w:tc>
          <w:tcPr>
            <w:tcW w:w="2041" w:type="dxa"/>
            <w:shd w:val="clear" w:color="000000" w:fill="FF0000"/>
            <w:noWrap/>
            <w:hideMark/>
          </w:tcPr>
          <w:p w14:paraId="0D3E1DC1" w14:textId="77777777" w:rsidR="00737428" w:rsidRPr="00E07147" w:rsidRDefault="00737428" w:rsidP="00C57547">
            <w:pPr>
              <w:rPr>
                <w:rFonts w:cs="Calibri"/>
                <w:b/>
                <w:bCs/>
                <w:color w:val="FFFFFF"/>
                <w:sz w:val="18"/>
                <w:szCs w:val="18"/>
              </w:rPr>
            </w:pPr>
            <w:r w:rsidRPr="00E07147">
              <w:rPr>
                <w:rFonts w:cs="Calibri"/>
                <w:b/>
                <w:bCs/>
                <w:color w:val="FFFFFF"/>
                <w:sz w:val="18"/>
                <w:szCs w:val="18"/>
              </w:rPr>
              <w:t>Nome da Tabela no Data Lake</w:t>
            </w:r>
          </w:p>
        </w:tc>
      </w:tr>
      <w:tr w:rsidR="00737428" w:rsidRPr="00E07147" w14:paraId="31B220E2" w14:textId="77777777" w:rsidTr="00C57547">
        <w:trPr>
          <w:trHeight w:val="290"/>
        </w:trPr>
        <w:tc>
          <w:tcPr>
            <w:tcW w:w="1701" w:type="dxa"/>
          </w:tcPr>
          <w:p w14:paraId="0C3AACD2" w14:textId="77777777" w:rsidR="00737428" w:rsidRPr="00E07147" w:rsidRDefault="00737428" w:rsidP="00C57547">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4204BED8" w14:textId="571A6447" w:rsidR="00737428" w:rsidRPr="00E07147" w:rsidRDefault="006C592D" w:rsidP="00C57547">
            <w:pPr>
              <w:rPr>
                <w:rFonts w:cs="Calibri"/>
                <w:color w:val="000000"/>
                <w:sz w:val="18"/>
                <w:szCs w:val="18"/>
              </w:rPr>
            </w:pPr>
            <w:r w:rsidRPr="00E07147">
              <w:rPr>
                <w:rFonts w:cs="Calibri"/>
                <w:color w:val="000000"/>
                <w:sz w:val="18"/>
                <w:szCs w:val="18"/>
              </w:rPr>
              <w:t>gt018_rateio_aval</w:t>
            </w:r>
          </w:p>
        </w:tc>
        <w:tc>
          <w:tcPr>
            <w:tcW w:w="2041" w:type="dxa"/>
            <w:shd w:val="clear" w:color="auto" w:fill="auto"/>
            <w:noWrap/>
          </w:tcPr>
          <w:p w14:paraId="4B1A340B" w14:textId="77777777" w:rsidR="00737428" w:rsidRPr="00E07147" w:rsidRDefault="00737428" w:rsidP="00C57547">
            <w:pPr>
              <w:rPr>
                <w:rFonts w:cs="Calibri"/>
                <w:color w:val="000000"/>
                <w:sz w:val="18"/>
                <w:szCs w:val="18"/>
              </w:rPr>
            </w:pPr>
            <w:r w:rsidRPr="00E07147">
              <w:rPr>
                <w:rFonts w:cs="Calibri"/>
                <w:color w:val="000000"/>
                <w:sz w:val="18"/>
                <w:szCs w:val="18"/>
              </w:rPr>
              <w:t>cd_garantias</w:t>
            </w:r>
          </w:p>
        </w:tc>
        <w:tc>
          <w:tcPr>
            <w:tcW w:w="2041" w:type="dxa"/>
            <w:shd w:val="clear" w:color="auto" w:fill="auto"/>
            <w:noWrap/>
            <w:hideMark/>
          </w:tcPr>
          <w:p w14:paraId="474B6017" w14:textId="68DB66B8" w:rsidR="00737428" w:rsidRPr="00E07147" w:rsidRDefault="006C592D" w:rsidP="00C57547">
            <w:pPr>
              <w:rPr>
                <w:rFonts w:cs="Calibri"/>
                <w:color w:val="000000"/>
                <w:sz w:val="18"/>
                <w:szCs w:val="18"/>
              </w:rPr>
            </w:pPr>
            <w:r w:rsidRPr="00E07147">
              <w:rPr>
                <w:rFonts w:cs="Calibri"/>
                <w:color w:val="000000"/>
                <w:sz w:val="18"/>
                <w:szCs w:val="18"/>
              </w:rPr>
              <w:t>gt018_rateio_aval</w:t>
            </w:r>
          </w:p>
        </w:tc>
      </w:tr>
      <w:tr w:rsidR="006C592D" w:rsidRPr="00E07147" w14:paraId="3F6E206C" w14:textId="77777777" w:rsidTr="00327F77">
        <w:trPr>
          <w:trHeight w:val="290"/>
        </w:trPr>
        <w:tc>
          <w:tcPr>
            <w:tcW w:w="1701" w:type="dxa"/>
          </w:tcPr>
          <w:p w14:paraId="19A43F5E" w14:textId="3F66BB64" w:rsidR="006C592D" w:rsidRPr="00E07147" w:rsidRDefault="006C592D" w:rsidP="006C592D">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4D1FB4A4" w14:textId="4CF40334" w:rsidR="006C592D" w:rsidRPr="00E07147" w:rsidRDefault="006C592D" w:rsidP="006C592D">
            <w:pPr>
              <w:rPr>
                <w:rFonts w:cs="Calibri"/>
                <w:color w:val="000000"/>
                <w:sz w:val="18"/>
                <w:szCs w:val="18"/>
              </w:rPr>
            </w:pPr>
            <w:r w:rsidRPr="00E07147">
              <w:rPr>
                <w:rFonts w:cs="Calibri"/>
                <w:color w:val="000000"/>
                <w:sz w:val="18"/>
                <w:szCs w:val="18"/>
              </w:rPr>
              <w:t>gt001_trz_rsp_gt</w:t>
            </w:r>
          </w:p>
        </w:tc>
        <w:tc>
          <w:tcPr>
            <w:tcW w:w="2041" w:type="dxa"/>
            <w:shd w:val="clear" w:color="auto" w:fill="auto"/>
            <w:noWrap/>
          </w:tcPr>
          <w:p w14:paraId="5461D9F5" w14:textId="029DABDE" w:rsidR="006C592D" w:rsidRPr="00E07147" w:rsidRDefault="006C592D" w:rsidP="006C592D">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48F378CD" w14:textId="00D298E7" w:rsidR="006C592D" w:rsidRPr="00E07147" w:rsidRDefault="006C592D" w:rsidP="006C592D">
            <w:pPr>
              <w:rPr>
                <w:rFonts w:cs="Calibri"/>
                <w:color w:val="000000"/>
                <w:sz w:val="18"/>
                <w:szCs w:val="18"/>
              </w:rPr>
            </w:pPr>
            <w:r w:rsidRPr="00E07147">
              <w:rPr>
                <w:rFonts w:cs="Calibri"/>
                <w:color w:val="000000"/>
                <w:sz w:val="18"/>
                <w:szCs w:val="18"/>
              </w:rPr>
              <w:t>gt001_trz_rsp_gt</w:t>
            </w:r>
          </w:p>
        </w:tc>
      </w:tr>
      <w:tr w:rsidR="006E2635" w:rsidRPr="00E07147" w14:paraId="2957CB4F" w14:textId="77777777" w:rsidTr="00327F77">
        <w:trPr>
          <w:trHeight w:val="290"/>
        </w:trPr>
        <w:tc>
          <w:tcPr>
            <w:tcW w:w="1701" w:type="dxa"/>
          </w:tcPr>
          <w:p w14:paraId="7EDEA1CD" w14:textId="0A4F0E0E" w:rsidR="006E2635" w:rsidRPr="00E07147" w:rsidRDefault="006E2635" w:rsidP="006E2635">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3DF23C1F" w14:textId="185B703D" w:rsidR="006E2635" w:rsidRPr="00E07147" w:rsidRDefault="006E2635" w:rsidP="006E2635">
            <w:pPr>
              <w:rPr>
                <w:rFonts w:cs="Calibri"/>
                <w:color w:val="000000"/>
                <w:sz w:val="18"/>
                <w:szCs w:val="18"/>
              </w:rPr>
            </w:pPr>
            <w:r w:rsidRPr="00E07147">
              <w:rPr>
                <w:rFonts w:cs="Calibri"/>
                <w:color w:val="000000"/>
                <w:sz w:val="18"/>
                <w:szCs w:val="18"/>
              </w:rPr>
              <w:t>gt002_grnt_prc</w:t>
            </w:r>
          </w:p>
        </w:tc>
        <w:tc>
          <w:tcPr>
            <w:tcW w:w="2041" w:type="dxa"/>
            <w:shd w:val="clear" w:color="auto" w:fill="auto"/>
            <w:noWrap/>
          </w:tcPr>
          <w:p w14:paraId="10F9347A" w14:textId="2273EA47" w:rsidR="006E2635" w:rsidRPr="00E07147" w:rsidRDefault="006E2635" w:rsidP="006E2635">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435EDD2C" w14:textId="3427690D" w:rsidR="006E2635" w:rsidRPr="00E07147" w:rsidRDefault="006E2635" w:rsidP="006E2635">
            <w:pPr>
              <w:rPr>
                <w:rFonts w:cs="Calibri"/>
                <w:color w:val="000000"/>
                <w:sz w:val="18"/>
                <w:szCs w:val="18"/>
              </w:rPr>
            </w:pPr>
            <w:r w:rsidRPr="00E07147">
              <w:rPr>
                <w:rFonts w:cs="Calibri"/>
                <w:color w:val="000000"/>
                <w:sz w:val="18"/>
                <w:szCs w:val="18"/>
              </w:rPr>
              <w:t>gt002_grnt_prc</w:t>
            </w:r>
          </w:p>
        </w:tc>
      </w:tr>
      <w:tr w:rsidR="006E2635" w:rsidRPr="00E07147" w14:paraId="57125DC3" w14:textId="77777777" w:rsidTr="00327F77">
        <w:trPr>
          <w:trHeight w:val="290"/>
        </w:trPr>
        <w:tc>
          <w:tcPr>
            <w:tcW w:w="1701" w:type="dxa"/>
          </w:tcPr>
          <w:p w14:paraId="281F65E0" w14:textId="77E2A770" w:rsidR="006E2635" w:rsidRPr="00E07147" w:rsidRDefault="006E2635" w:rsidP="006E2635">
            <w:pPr>
              <w:jc w:val="both"/>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5794037D" w14:textId="764058AD" w:rsidR="006E2635" w:rsidRPr="00E07147" w:rsidRDefault="006E2635" w:rsidP="006E2635">
            <w:pPr>
              <w:jc w:val="both"/>
              <w:rPr>
                <w:rFonts w:cs="Calibri"/>
                <w:color w:val="000000"/>
                <w:sz w:val="18"/>
                <w:szCs w:val="18"/>
                <w:lang w:val="en-US"/>
              </w:rPr>
            </w:pPr>
            <w:r w:rsidRPr="00E07147">
              <w:rPr>
                <w:rFonts w:cs="Calibri"/>
                <w:color w:val="000000"/>
                <w:sz w:val="18"/>
                <w:szCs w:val="18"/>
                <w:lang w:val="en-US"/>
              </w:rPr>
              <w:t>gt003_trz_gt_fin</w:t>
            </w:r>
          </w:p>
        </w:tc>
        <w:tc>
          <w:tcPr>
            <w:tcW w:w="2041" w:type="dxa"/>
            <w:shd w:val="clear" w:color="auto" w:fill="auto"/>
            <w:noWrap/>
          </w:tcPr>
          <w:p w14:paraId="6456A654" w14:textId="752A4C1B" w:rsidR="006E2635" w:rsidRPr="00E07147" w:rsidRDefault="006E2635" w:rsidP="006E2635">
            <w:pPr>
              <w:jc w:val="both"/>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6B37CF23" w14:textId="320E53D3" w:rsidR="006E2635" w:rsidRPr="00E07147" w:rsidRDefault="006E2635" w:rsidP="006E2635">
            <w:pPr>
              <w:jc w:val="both"/>
              <w:rPr>
                <w:rFonts w:cs="Calibri"/>
                <w:sz w:val="18"/>
                <w:szCs w:val="18"/>
              </w:rPr>
            </w:pPr>
            <w:r w:rsidRPr="00E07147">
              <w:rPr>
                <w:rFonts w:cs="Calibri"/>
                <w:sz w:val="18"/>
                <w:szCs w:val="18"/>
              </w:rPr>
              <w:t>gt003_trz_gt_fin</w:t>
            </w:r>
          </w:p>
        </w:tc>
      </w:tr>
      <w:tr w:rsidR="006E2635" w:rsidRPr="00E07147" w14:paraId="742C343F" w14:textId="77777777" w:rsidTr="00327F77">
        <w:trPr>
          <w:trHeight w:val="290"/>
        </w:trPr>
        <w:tc>
          <w:tcPr>
            <w:tcW w:w="1701" w:type="dxa"/>
          </w:tcPr>
          <w:p w14:paraId="76A3D8FA" w14:textId="69C57E1A" w:rsidR="006E2635" w:rsidRPr="00E07147" w:rsidRDefault="006E2635" w:rsidP="006E2635">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06C7F88B" w14:textId="74EDBCC7" w:rsidR="006E2635" w:rsidRPr="00E07147" w:rsidRDefault="006E2635" w:rsidP="006E2635">
            <w:pPr>
              <w:rPr>
                <w:rFonts w:cs="Calibri"/>
                <w:color w:val="000000"/>
                <w:sz w:val="18"/>
                <w:szCs w:val="18"/>
              </w:rPr>
            </w:pPr>
            <w:r>
              <w:rPr>
                <w:rFonts w:cs="Calibri"/>
                <w:color w:val="000000"/>
                <w:sz w:val="18"/>
                <w:szCs w:val="18"/>
              </w:rPr>
              <w:t>gt007_trz_gt_pes</w:t>
            </w:r>
          </w:p>
        </w:tc>
        <w:tc>
          <w:tcPr>
            <w:tcW w:w="2041" w:type="dxa"/>
            <w:shd w:val="clear" w:color="auto" w:fill="auto"/>
            <w:noWrap/>
          </w:tcPr>
          <w:p w14:paraId="40969A94" w14:textId="14E15CCA" w:rsidR="006E2635" w:rsidRPr="00E07147" w:rsidRDefault="006E2635" w:rsidP="006E2635">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6CB4EE70" w14:textId="253699A5" w:rsidR="006E2635" w:rsidRPr="00E07147" w:rsidRDefault="006E2635" w:rsidP="006E2635">
            <w:pPr>
              <w:rPr>
                <w:rFonts w:cs="Calibri"/>
                <w:color w:val="000000"/>
                <w:sz w:val="18"/>
                <w:szCs w:val="18"/>
              </w:rPr>
            </w:pPr>
            <w:r>
              <w:rPr>
                <w:rFonts w:cs="Calibri"/>
                <w:color w:val="000000"/>
                <w:sz w:val="18"/>
                <w:szCs w:val="18"/>
              </w:rPr>
              <w:t>gt007_trz_gt_pes</w:t>
            </w:r>
          </w:p>
        </w:tc>
      </w:tr>
      <w:tr w:rsidR="006E2635" w:rsidRPr="00E07147" w14:paraId="2EA6DABC" w14:textId="77777777" w:rsidTr="00F07D1C">
        <w:trPr>
          <w:trHeight w:val="105"/>
        </w:trPr>
        <w:tc>
          <w:tcPr>
            <w:tcW w:w="1701" w:type="dxa"/>
          </w:tcPr>
          <w:p w14:paraId="2F4C3684" w14:textId="34365FFF" w:rsidR="006E2635" w:rsidRPr="00E07147" w:rsidRDefault="006E2635" w:rsidP="006E2635">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19D42532" w14:textId="250D9188" w:rsidR="006E2635" w:rsidRPr="00E07147" w:rsidRDefault="006E2635" w:rsidP="006E2635">
            <w:pPr>
              <w:rPr>
                <w:rFonts w:cs="Calibri"/>
                <w:color w:val="000000"/>
                <w:sz w:val="18"/>
                <w:szCs w:val="18"/>
              </w:rPr>
            </w:pPr>
            <w:r>
              <w:rPr>
                <w:rFonts w:cs="Calibri"/>
                <w:color w:val="000000"/>
                <w:sz w:val="18"/>
                <w:szCs w:val="18"/>
              </w:rPr>
              <w:t>kt_chaves_gt</w:t>
            </w:r>
          </w:p>
        </w:tc>
        <w:tc>
          <w:tcPr>
            <w:tcW w:w="2041" w:type="dxa"/>
            <w:shd w:val="clear" w:color="auto" w:fill="auto"/>
            <w:noWrap/>
          </w:tcPr>
          <w:p w14:paraId="7AA3AE53" w14:textId="1494C45C" w:rsidR="006E2635" w:rsidRPr="00E07147" w:rsidRDefault="006E2635" w:rsidP="006E2635">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7463AB13" w14:textId="2A3DA882" w:rsidR="006E2635" w:rsidRPr="00E07147" w:rsidRDefault="006E2635" w:rsidP="006E2635">
            <w:pPr>
              <w:rPr>
                <w:rFonts w:cs="Calibri"/>
                <w:color w:val="000000"/>
                <w:sz w:val="18"/>
                <w:szCs w:val="18"/>
              </w:rPr>
            </w:pPr>
            <w:r>
              <w:rPr>
                <w:rFonts w:cs="Calibri"/>
                <w:color w:val="000000"/>
                <w:sz w:val="18"/>
                <w:szCs w:val="18"/>
              </w:rPr>
              <w:t>kt_chaves_gt</w:t>
            </w:r>
          </w:p>
        </w:tc>
      </w:tr>
      <w:tr w:rsidR="00316A98" w:rsidRPr="00E07147" w14:paraId="6CADA8F0" w14:textId="77777777" w:rsidTr="00327F77">
        <w:trPr>
          <w:trHeight w:val="290"/>
        </w:trPr>
        <w:tc>
          <w:tcPr>
            <w:tcW w:w="1701" w:type="dxa"/>
          </w:tcPr>
          <w:p w14:paraId="5EDD54F0" w14:textId="3761BB8C" w:rsidR="00316A98" w:rsidRPr="00E07147" w:rsidRDefault="00316A98" w:rsidP="00316A98">
            <w:pPr>
              <w:rPr>
                <w:rFonts w:cs="Calibri"/>
                <w:color w:val="000000"/>
                <w:sz w:val="18"/>
                <w:szCs w:val="18"/>
              </w:rPr>
            </w:pPr>
            <w:r w:rsidRPr="00316A98">
              <w:rPr>
                <w:rFonts w:cs="Calibri"/>
                <w:color w:val="000000"/>
                <w:sz w:val="18"/>
                <w:szCs w:val="18"/>
              </w:rPr>
              <w:t>Estruturais (APMT0100050994)</w:t>
            </w:r>
          </w:p>
        </w:tc>
        <w:tc>
          <w:tcPr>
            <w:tcW w:w="3288" w:type="dxa"/>
            <w:shd w:val="clear" w:color="auto" w:fill="auto"/>
            <w:noWrap/>
          </w:tcPr>
          <w:p w14:paraId="6C10655C" w14:textId="49929345" w:rsidR="00316A98" w:rsidRPr="00E07147" w:rsidRDefault="00316A98" w:rsidP="00316A98">
            <w:pPr>
              <w:rPr>
                <w:rFonts w:cs="Calibri"/>
                <w:color w:val="000000"/>
                <w:sz w:val="18"/>
                <w:szCs w:val="18"/>
              </w:rPr>
            </w:pPr>
            <w:r>
              <w:rPr>
                <w:rFonts w:cs="Calibri"/>
                <w:color w:val="000000"/>
                <w:sz w:val="18"/>
                <w:szCs w:val="18"/>
              </w:rPr>
              <w:t>tat91_tabelas</w:t>
            </w:r>
          </w:p>
        </w:tc>
        <w:tc>
          <w:tcPr>
            <w:tcW w:w="2041" w:type="dxa"/>
            <w:shd w:val="clear" w:color="auto" w:fill="auto"/>
            <w:noWrap/>
          </w:tcPr>
          <w:p w14:paraId="4C0D6305" w14:textId="0B7B4A7C" w:rsidR="00316A98" w:rsidRPr="00E07147" w:rsidRDefault="00316A98" w:rsidP="00316A98">
            <w:pPr>
              <w:rPr>
                <w:rFonts w:cs="Calibri"/>
                <w:color w:val="000000"/>
                <w:sz w:val="18"/>
                <w:szCs w:val="18"/>
              </w:rPr>
            </w:pPr>
            <w:r w:rsidRPr="00E07147">
              <w:rPr>
                <w:rFonts w:cs="Calibri"/>
                <w:color w:val="000000"/>
                <w:sz w:val="18"/>
                <w:szCs w:val="18"/>
              </w:rPr>
              <w:t>cd_</w:t>
            </w:r>
            <w:r>
              <w:rPr>
                <w:rFonts w:cs="Calibri"/>
                <w:color w:val="000000"/>
                <w:sz w:val="18"/>
                <w:szCs w:val="18"/>
              </w:rPr>
              <w:t>estruturais</w:t>
            </w:r>
          </w:p>
        </w:tc>
        <w:tc>
          <w:tcPr>
            <w:tcW w:w="2041" w:type="dxa"/>
            <w:shd w:val="clear" w:color="auto" w:fill="auto"/>
            <w:noWrap/>
          </w:tcPr>
          <w:p w14:paraId="389CA689" w14:textId="576C1C56" w:rsidR="00316A98" w:rsidRPr="00E07147" w:rsidRDefault="00316A98" w:rsidP="00316A98">
            <w:pPr>
              <w:rPr>
                <w:rFonts w:cs="Calibri"/>
                <w:color w:val="000000"/>
                <w:sz w:val="18"/>
                <w:szCs w:val="18"/>
              </w:rPr>
            </w:pPr>
            <w:r>
              <w:rPr>
                <w:rFonts w:cs="Calibri"/>
                <w:color w:val="000000"/>
                <w:sz w:val="18"/>
                <w:szCs w:val="18"/>
              </w:rPr>
              <w:t>tat91_tabelas</w:t>
            </w:r>
          </w:p>
        </w:tc>
      </w:tr>
      <w:tr w:rsidR="00316A98" w:rsidRPr="00E07147" w14:paraId="56E525F4" w14:textId="77777777" w:rsidTr="00327F77">
        <w:trPr>
          <w:trHeight w:val="290"/>
        </w:trPr>
        <w:tc>
          <w:tcPr>
            <w:tcW w:w="1701" w:type="dxa"/>
          </w:tcPr>
          <w:p w14:paraId="5D36F0DA" w14:textId="0000A519" w:rsidR="00316A98" w:rsidRPr="00E07147" w:rsidRDefault="00316A98" w:rsidP="00316A98">
            <w:pPr>
              <w:rPr>
                <w:rFonts w:cs="Calibri"/>
                <w:color w:val="000000"/>
                <w:sz w:val="18"/>
                <w:szCs w:val="18"/>
              </w:rPr>
            </w:pPr>
            <w:r w:rsidRPr="00316A98">
              <w:rPr>
                <w:rFonts w:cs="Calibri"/>
                <w:color w:val="000000"/>
                <w:sz w:val="18"/>
                <w:szCs w:val="18"/>
              </w:rPr>
              <w:t>BDP (APMT0100020556)</w:t>
            </w:r>
          </w:p>
        </w:tc>
        <w:tc>
          <w:tcPr>
            <w:tcW w:w="3288" w:type="dxa"/>
            <w:shd w:val="clear" w:color="auto" w:fill="auto"/>
            <w:noWrap/>
          </w:tcPr>
          <w:p w14:paraId="1FC2CA2B" w14:textId="469B5D68" w:rsidR="00316A98" w:rsidRPr="00E07147" w:rsidRDefault="00316A98" w:rsidP="00316A98">
            <w:pPr>
              <w:rPr>
                <w:rFonts w:cs="Calibri"/>
                <w:color w:val="000000"/>
                <w:sz w:val="18"/>
                <w:szCs w:val="18"/>
              </w:rPr>
            </w:pPr>
            <w:r w:rsidRPr="00E07147">
              <w:rPr>
                <w:rFonts w:cs="Calibri"/>
                <w:color w:val="000000"/>
                <w:sz w:val="18"/>
                <w:szCs w:val="18"/>
              </w:rPr>
              <w:t>clt18_ctacli</w:t>
            </w:r>
          </w:p>
        </w:tc>
        <w:tc>
          <w:tcPr>
            <w:tcW w:w="2041" w:type="dxa"/>
            <w:shd w:val="clear" w:color="auto" w:fill="auto"/>
            <w:noWrap/>
          </w:tcPr>
          <w:p w14:paraId="0ED2877A" w14:textId="2341EE9D" w:rsidR="00316A98" w:rsidRPr="00E07147" w:rsidRDefault="00316A98" w:rsidP="00316A98">
            <w:pPr>
              <w:rPr>
                <w:rFonts w:cs="Calibri"/>
                <w:color w:val="000000"/>
                <w:sz w:val="18"/>
                <w:szCs w:val="18"/>
              </w:rPr>
            </w:pPr>
            <w:r w:rsidRPr="00E07147">
              <w:rPr>
                <w:rFonts w:cs="Calibri"/>
                <w:color w:val="000000"/>
                <w:sz w:val="18"/>
                <w:szCs w:val="18"/>
              </w:rPr>
              <w:t>cd_clientes</w:t>
            </w:r>
          </w:p>
        </w:tc>
        <w:tc>
          <w:tcPr>
            <w:tcW w:w="2041" w:type="dxa"/>
            <w:shd w:val="clear" w:color="auto" w:fill="auto"/>
            <w:noWrap/>
          </w:tcPr>
          <w:p w14:paraId="3DA3FB1C" w14:textId="2DDA9515" w:rsidR="00316A98" w:rsidRPr="00E07147" w:rsidRDefault="00316A98" w:rsidP="00316A98">
            <w:pPr>
              <w:rPr>
                <w:rFonts w:cs="Calibri"/>
                <w:color w:val="000000"/>
                <w:sz w:val="18"/>
                <w:szCs w:val="18"/>
              </w:rPr>
            </w:pPr>
            <w:r w:rsidRPr="00E07147">
              <w:rPr>
                <w:rFonts w:cs="Calibri"/>
                <w:color w:val="000000"/>
                <w:sz w:val="18"/>
                <w:szCs w:val="18"/>
              </w:rPr>
              <w:t>clt18_ctacli</w:t>
            </w:r>
          </w:p>
        </w:tc>
      </w:tr>
      <w:tr w:rsidR="00316A98" w:rsidRPr="00E07147" w14:paraId="0DB45A13" w14:textId="77777777" w:rsidTr="00327F77">
        <w:trPr>
          <w:trHeight w:val="290"/>
        </w:trPr>
        <w:tc>
          <w:tcPr>
            <w:tcW w:w="1701" w:type="dxa"/>
          </w:tcPr>
          <w:p w14:paraId="2FEDF81B" w14:textId="2443209A" w:rsidR="00316A98" w:rsidRPr="00E07147" w:rsidRDefault="00316A98" w:rsidP="00316A98">
            <w:pPr>
              <w:rPr>
                <w:rFonts w:cs="Calibri"/>
                <w:color w:val="000000"/>
                <w:sz w:val="18"/>
                <w:szCs w:val="18"/>
              </w:rPr>
            </w:pPr>
            <w:r w:rsidRPr="00316A98">
              <w:rPr>
                <w:rFonts w:cs="Calibri"/>
                <w:color w:val="000000"/>
                <w:sz w:val="18"/>
                <w:szCs w:val="18"/>
              </w:rPr>
              <w:t>Títulos (APMT0100022484)</w:t>
            </w:r>
          </w:p>
        </w:tc>
        <w:tc>
          <w:tcPr>
            <w:tcW w:w="3288" w:type="dxa"/>
            <w:shd w:val="clear" w:color="auto" w:fill="auto"/>
            <w:noWrap/>
          </w:tcPr>
          <w:p w14:paraId="5753DDF4" w14:textId="526A1CC6" w:rsidR="00316A98" w:rsidRPr="00E07147" w:rsidRDefault="00316A98" w:rsidP="00316A98">
            <w:pPr>
              <w:rPr>
                <w:rFonts w:cs="Calibri"/>
                <w:color w:val="000000"/>
                <w:sz w:val="18"/>
                <w:szCs w:val="18"/>
              </w:rPr>
            </w:pPr>
            <w:r w:rsidRPr="00E07147">
              <w:rPr>
                <w:rFonts w:cs="Calibri"/>
                <w:sz w:val="18"/>
                <w:szCs w:val="18"/>
              </w:rPr>
              <w:t>ttt35_titlgru</w:t>
            </w:r>
          </w:p>
        </w:tc>
        <w:tc>
          <w:tcPr>
            <w:tcW w:w="2041" w:type="dxa"/>
            <w:shd w:val="clear" w:color="auto" w:fill="auto"/>
            <w:noWrap/>
          </w:tcPr>
          <w:p w14:paraId="4776B1AE" w14:textId="111B1572" w:rsidR="00316A98" w:rsidRPr="00E07147" w:rsidRDefault="00316A98" w:rsidP="00316A98">
            <w:pPr>
              <w:rPr>
                <w:rFonts w:cs="Calibri"/>
                <w:color w:val="000000"/>
                <w:sz w:val="18"/>
                <w:szCs w:val="18"/>
              </w:rPr>
            </w:pPr>
            <w:r w:rsidRPr="00E07147">
              <w:rPr>
                <w:rFonts w:cs="Calibri"/>
                <w:color w:val="000000"/>
                <w:sz w:val="18"/>
                <w:szCs w:val="18"/>
              </w:rPr>
              <w:t>cd_mercados</w:t>
            </w:r>
          </w:p>
        </w:tc>
        <w:tc>
          <w:tcPr>
            <w:tcW w:w="2041" w:type="dxa"/>
            <w:shd w:val="clear" w:color="auto" w:fill="auto"/>
            <w:noWrap/>
          </w:tcPr>
          <w:p w14:paraId="2F8B4A76" w14:textId="5E5C2DED" w:rsidR="00316A98" w:rsidRPr="00E07147" w:rsidRDefault="00316A98" w:rsidP="00316A98">
            <w:pPr>
              <w:rPr>
                <w:rFonts w:cs="Calibri"/>
                <w:sz w:val="18"/>
                <w:szCs w:val="18"/>
              </w:rPr>
            </w:pPr>
            <w:r w:rsidRPr="00E07147">
              <w:rPr>
                <w:rFonts w:cs="Calibri"/>
                <w:sz w:val="18"/>
                <w:szCs w:val="18"/>
              </w:rPr>
              <w:t>ttt35_titlgru</w:t>
            </w:r>
          </w:p>
        </w:tc>
      </w:tr>
      <w:tr w:rsidR="00316A98" w:rsidRPr="00E07147" w14:paraId="3F17A557" w14:textId="77777777" w:rsidTr="00327F77">
        <w:trPr>
          <w:trHeight w:val="290"/>
        </w:trPr>
        <w:tc>
          <w:tcPr>
            <w:tcW w:w="1701" w:type="dxa"/>
          </w:tcPr>
          <w:p w14:paraId="5AF05023" w14:textId="2217ECDC" w:rsidR="00316A98" w:rsidRPr="00E07147" w:rsidRDefault="00316A98" w:rsidP="00316A98">
            <w:pPr>
              <w:rPr>
                <w:rFonts w:cs="Calibri"/>
                <w:color w:val="000000"/>
                <w:sz w:val="18"/>
                <w:szCs w:val="18"/>
              </w:rPr>
            </w:pPr>
            <w:r w:rsidRPr="00316A98">
              <w:rPr>
                <w:rFonts w:cs="Calibri"/>
                <w:color w:val="000000"/>
                <w:sz w:val="18"/>
                <w:szCs w:val="18"/>
              </w:rPr>
              <w:t>Fundos (APMT0100021345)</w:t>
            </w:r>
          </w:p>
        </w:tc>
        <w:tc>
          <w:tcPr>
            <w:tcW w:w="3288" w:type="dxa"/>
            <w:shd w:val="clear" w:color="auto" w:fill="auto"/>
            <w:noWrap/>
          </w:tcPr>
          <w:p w14:paraId="503F2242" w14:textId="4BDEC3FA" w:rsidR="00316A98" w:rsidRPr="00E07147" w:rsidRDefault="00316A98" w:rsidP="00316A98">
            <w:pPr>
              <w:rPr>
                <w:rFonts w:cs="Calibri"/>
                <w:color w:val="000000"/>
                <w:sz w:val="18"/>
                <w:szCs w:val="18"/>
              </w:rPr>
            </w:pPr>
            <w:r w:rsidRPr="00E07147">
              <w:rPr>
                <w:rFonts w:cs="Calibri"/>
                <w:color w:val="000000"/>
                <w:sz w:val="18"/>
                <w:szCs w:val="18"/>
              </w:rPr>
              <w:t>fut02_contasfu</w:t>
            </w:r>
          </w:p>
        </w:tc>
        <w:tc>
          <w:tcPr>
            <w:tcW w:w="2041" w:type="dxa"/>
            <w:shd w:val="clear" w:color="auto" w:fill="auto"/>
            <w:noWrap/>
          </w:tcPr>
          <w:p w14:paraId="21122C20" w14:textId="7D48E8FC" w:rsidR="00316A98" w:rsidRPr="00E07147" w:rsidRDefault="00316A98" w:rsidP="00316A98">
            <w:pPr>
              <w:rPr>
                <w:rFonts w:cs="Calibri"/>
                <w:color w:val="000000"/>
                <w:sz w:val="18"/>
                <w:szCs w:val="18"/>
              </w:rPr>
            </w:pPr>
            <w:r w:rsidRPr="00E07147">
              <w:rPr>
                <w:rFonts w:cs="Calibri"/>
                <w:color w:val="000000"/>
                <w:sz w:val="18"/>
                <w:szCs w:val="18"/>
              </w:rPr>
              <w:t>cd_mercados</w:t>
            </w:r>
          </w:p>
        </w:tc>
        <w:tc>
          <w:tcPr>
            <w:tcW w:w="2041" w:type="dxa"/>
            <w:shd w:val="clear" w:color="auto" w:fill="auto"/>
            <w:noWrap/>
          </w:tcPr>
          <w:p w14:paraId="51337B8D" w14:textId="25087F0F" w:rsidR="00316A98" w:rsidRPr="00E07147" w:rsidRDefault="00316A98" w:rsidP="00316A98">
            <w:pPr>
              <w:rPr>
                <w:rFonts w:cs="Calibri"/>
                <w:color w:val="000000"/>
                <w:sz w:val="18"/>
                <w:szCs w:val="18"/>
              </w:rPr>
            </w:pPr>
            <w:r w:rsidRPr="00E07147">
              <w:rPr>
                <w:rFonts w:cs="Calibri"/>
                <w:color w:val="000000"/>
                <w:sz w:val="18"/>
                <w:szCs w:val="18"/>
              </w:rPr>
              <w:t>fut02_contasfu</w:t>
            </w:r>
          </w:p>
        </w:tc>
      </w:tr>
      <w:tr w:rsidR="00316A98" w:rsidRPr="00E07147" w14:paraId="64E308E3" w14:textId="77777777" w:rsidTr="00327F77">
        <w:trPr>
          <w:trHeight w:val="290"/>
        </w:trPr>
        <w:tc>
          <w:tcPr>
            <w:tcW w:w="1701" w:type="dxa"/>
          </w:tcPr>
          <w:p w14:paraId="5BA1926C" w14:textId="437BF5A9" w:rsidR="00316A98" w:rsidRPr="00E07147" w:rsidRDefault="00316A98" w:rsidP="00316A98">
            <w:pPr>
              <w:rPr>
                <w:rFonts w:cs="Calibri"/>
                <w:color w:val="000000"/>
                <w:sz w:val="18"/>
                <w:szCs w:val="18"/>
              </w:rPr>
            </w:pPr>
            <w:r w:rsidRPr="00316A98">
              <w:rPr>
                <w:rFonts w:cs="Calibri"/>
                <w:color w:val="000000"/>
                <w:sz w:val="18"/>
                <w:szCs w:val="18"/>
              </w:rPr>
              <w:t>Estruturais (APMT0100050994)</w:t>
            </w:r>
          </w:p>
        </w:tc>
        <w:tc>
          <w:tcPr>
            <w:tcW w:w="3288" w:type="dxa"/>
            <w:shd w:val="clear" w:color="auto" w:fill="auto"/>
            <w:noWrap/>
          </w:tcPr>
          <w:p w14:paraId="607B2115" w14:textId="3C1124D0" w:rsidR="00316A98" w:rsidRPr="00E07147" w:rsidRDefault="00316A98" w:rsidP="00316A98">
            <w:pPr>
              <w:rPr>
                <w:rFonts w:cs="Calibri"/>
                <w:color w:val="000000"/>
                <w:sz w:val="18"/>
                <w:szCs w:val="18"/>
              </w:rPr>
            </w:pPr>
            <w:r w:rsidRPr="00E07147">
              <w:rPr>
                <w:rFonts w:cs="Calibri"/>
                <w:color w:val="000000"/>
                <w:sz w:val="18"/>
                <w:szCs w:val="18"/>
              </w:rPr>
              <w:t>cat34_fuparam</w:t>
            </w:r>
          </w:p>
        </w:tc>
        <w:tc>
          <w:tcPr>
            <w:tcW w:w="2041" w:type="dxa"/>
            <w:shd w:val="clear" w:color="auto" w:fill="auto"/>
            <w:noWrap/>
          </w:tcPr>
          <w:p w14:paraId="6EB11963" w14:textId="10E27D26" w:rsidR="00316A98" w:rsidRPr="00E07147" w:rsidRDefault="00316A98" w:rsidP="00316A98">
            <w:pPr>
              <w:rPr>
                <w:rFonts w:cs="Calibri"/>
                <w:color w:val="000000"/>
                <w:sz w:val="18"/>
                <w:szCs w:val="18"/>
              </w:rPr>
            </w:pPr>
            <w:r w:rsidRPr="00E07147">
              <w:rPr>
                <w:rFonts w:cs="Calibri"/>
                <w:color w:val="000000"/>
                <w:sz w:val="18"/>
                <w:szCs w:val="18"/>
              </w:rPr>
              <w:t>cd_estruturais</w:t>
            </w:r>
          </w:p>
        </w:tc>
        <w:tc>
          <w:tcPr>
            <w:tcW w:w="2041" w:type="dxa"/>
            <w:shd w:val="clear" w:color="auto" w:fill="auto"/>
            <w:noWrap/>
          </w:tcPr>
          <w:p w14:paraId="1B27E759" w14:textId="43A85DA5" w:rsidR="00316A98" w:rsidRPr="00E07147" w:rsidRDefault="00316A98" w:rsidP="00316A98">
            <w:pPr>
              <w:rPr>
                <w:rFonts w:cs="Calibri"/>
                <w:color w:val="000000"/>
                <w:sz w:val="18"/>
                <w:szCs w:val="18"/>
              </w:rPr>
            </w:pPr>
            <w:r w:rsidRPr="00E07147">
              <w:rPr>
                <w:rFonts w:cs="Calibri"/>
                <w:color w:val="000000"/>
                <w:sz w:val="18"/>
                <w:szCs w:val="18"/>
              </w:rPr>
              <w:t>cat34_fuparam</w:t>
            </w:r>
          </w:p>
        </w:tc>
      </w:tr>
    </w:tbl>
    <w:p w14:paraId="272B553F" w14:textId="77777777" w:rsidR="00737428" w:rsidRPr="00E07147" w:rsidRDefault="00737428">
      <w:pPr>
        <w:rPr>
          <w:rFonts w:cs="Calibri"/>
        </w:rPr>
        <w:sectPr w:rsidR="00737428" w:rsidRPr="00E07147" w:rsidSect="00B06055">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pgNumType w:start="0"/>
          <w:cols w:space="708"/>
          <w:titlePg/>
          <w:docGrid w:linePitch="360"/>
        </w:sectPr>
      </w:pPr>
    </w:p>
    <w:p w14:paraId="56B38A26" w14:textId="7D384B60" w:rsidR="000305A8" w:rsidRPr="000305A8" w:rsidRDefault="008532AF" w:rsidP="00720567">
      <w:pPr>
        <w:pStyle w:val="Heading5"/>
      </w:pPr>
      <w:bookmarkStart w:id="26" w:name="_Toc163902249"/>
      <w:bookmarkStart w:id="27" w:name="_Toc168671617"/>
      <w:r w:rsidRPr="00E07147">
        <w:lastRenderedPageBreak/>
        <w:t>Detalhe dos Campos</w:t>
      </w:r>
      <w:bookmarkEnd w:id="26"/>
      <w:bookmarkEnd w:id="27"/>
    </w:p>
    <w:p w14:paraId="01ED2E97" w14:textId="35D95EA3" w:rsidR="000305A8" w:rsidRPr="000305A8" w:rsidRDefault="000305A8" w:rsidP="000305A8">
      <w:pPr>
        <w:pStyle w:val="Caption"/>
        <w:keepNext/>
        <w:jc w:val="center"/>
        <w:rPr>
          <w:rFonts w:cs="Calibri"/>
          <w:b/>
          <w:color w:val="000000" w:themeColor="text1"/>
          <w:sz w:val="22"/>
          <w:szCs w:val="22"/>
        </w:rPr>
      </w:pPr>
      <w:bookmarkStart w:id="28" w:name="_Toc168413841"/>
      <w:r w:rsidRPr="000305A8">
        <w:rPr>
          <w:rFonts w:cs="Calibri"/>
          <w:b/>
          <w:color w:val="000000" w:themeColor="text1"/>
          <w:sz w:val="22"/>
          <w:szCs w:val="22"/>
        </w:rPr>
        <w:t xml:space="preserve">Tabela </w:t>
      </w:r>
      <w:r w:rsidRPr="000305A8">
        <w:rPr>
          <w:rFonts w:cs="Calibri"/>
          <w:b/>
          <w:color w:val="000000" w:themeColor="text1"/>
          <w:sz w:val="22"/>
          <w:szCs w:val="22"/>
        </w:rPr>
        <w:fldChar w:fldCharType="begin"/>
      </w:r>
      <w:r w:rsidRPr="000305A8">
        <w:rPr>
          <w:rFonts w:cs="Calibri"/>
          <w:b/>
          <w:color w:val="000000" w:themeColor="text1"/>
          <w:sz w:val="22"/>
          <w:szCs w:val="22"/>
        </w:rPr>
        <w:instrText xml:space="preserve"> SEQ Tabela \* ARABIC </w:instrText>
      </w:r>
      <w:r w:rsidRPr="000305A8">
        <w:rPr>
          <w:rFonts w:cs="Calibri"/>
          <w:b/>
          <w:color w:val="000000" w:themeColor="text1"/>
          <w:sz w:val="22"/>
          <w:szCs w:val="22"/>
        </w:rPr>
        <w:fldChar w:fldCharType="separate"/>
      </w:r>
      <w:r w:rsidR="00486242">
        <w:rPr>
          <w:rFonts w:cs="Calibri"/>
          <w:b/>
          <w:noProof/>
          <w:color w:val="000000" w:themeColor="text1"/>
          <w:sz w:val="22"/>
          <w:szCs w:val="22"/>
        </w:rPr>
        <w:t>3</w:t>
      </w:r>
      <w:r w:rsidRPr="000305A8">
        <w:rPr>
          <w:rFonts w:cs="Calibri"/>
          <w:b/>
          <w:color w:val="000000" w:themeColor="text1"/>
          <w:sz w:val="22"/>
          <w:szCs w:val="22"/>
        </w:rPr>
        <w:fldChar w:fldCharType="end"/>
      </w:r>
      <w:r w:rsidRPr="000305A8">
        <w:rPr>
          <w:rFonts w:cs="Calibri"/>
          <w:b/>
          <w:color w:val="000000" w:themeColor="text1"/>
          <w:sz w:val="22"/>
          <w:szCs w:val="22"/>
        </w:rPr>
        <w:t>: Detalhe dos campos da cd.garantias.gt015_report_biyr9500</w:t>
      </w:r>
      <w:bookmarkEnd w:id="28"/>
    </w:p>
    <w:tbl>
      <w:tblPr>
        <w:tblW w:w="15161" w:type="dxa"/>
        <w:tblInd w:w="-75" w:type="dxa"/>
        <w:tblLayout w:type="fixed"/>
        <w:tblCellMar>
          <w:left w:w="70" w:type="dxa"/>
          <w:right w:w="70" w:type="dxa"/>
        </w:tblCellMar>
        <w:tblLook w:val="04A0" w:firstRow="1" w:lastRow="0" w:firstColumn="1" w:lastColumn="0" w:noHBand="0" w:noVBand="1"/>
      </w:tblPr>
      <w:tblGrid>
        <w:gridCol w:w="1871"/>
        <w:gridCol w:w="5494"/>
        <w:gridCol w:w="992"/>
        <w:gridCol w:w="1843"/>
        <w:gridCol w:w="1701"/>
        <w:gridCol w:w="1134"/>
        <w:gridCol w:w="2126"/>
      </w:tblGrid>
      <w:tr w:rsidR="00F07D1C" w:rsidRPr="00F07D1C" w14:paraId="6F6D1982" w14:textId="6A2786CC" w:rsidTr="00F07D1C">
        <w:trPr>
          <w:trHeight w:val="290"/>
          <w:tblHeader/>
        </w:trPr>
        <w:tc>
          <w:tcPr>
            <w:tcW w:w="1871" w:type="dxa"/>
            <w:tcBorders>
              <w:top w:val="single" w:sz="4" w:space="0" w:color="auto"/>
              <w:left w:val="single" w:sz="4" w:space="0" w:color="auto"/>
              <w:bottom w:val="single" w:sz="4" w:space="0" w:color="auto"/>
              <w:right w:val="single" w:sz="4" w:space="0" w:color="auto"/>
            </w:tcBorders>
            <w:shd w:val="clear" w:color="000000" w:fill="FF0000"/>
            <w:noWrap/>
            <w:hideMark/>
          </w:tcPr>
          <w:p w14:paraId="64CBCAE4" w14:textId="384EAE08" w:rsidR="00F07D1C" w:rsidRPr="00F07D1C" w:rsidRDefault="00F07D1C" w:rsidP="00083AA4">
            <w:pPr>
              <w:rPr>
                <w:rFonts w:cs="Calibri"/>
                <w:b/>
                <w:bCs/>
                <w:color w:val="FFFFFF"/>
                <w:sz w:val="18"/>
                <w:szCs w:val="18"/>
              </w:rPr>
            </w:pPr>
            <w:r w:rsidRPr="00F07D1C">
              <w:rPr>
                <w:rFonts w:cs="Calibri"/>
                <w:b/>
                <w:bCs/>
                <w:color w:val="FFFFFF"/>
                <w:sz w:val="18"/>
                <w:szCs w:val="18"/>
              </w:rPr>
              <w:t>Campos da tabela</w:t>
            </w:r>
          </w:p>
          <w:p w14:paraId="2786B2D6" w14:textId="1081F61F" w:rsidR="00F07D1C" w:rsidRPr="00F07D1C" w:rsidRDefault="00F07D1C" w:rsidP="00083AA4">
            <w:pPr>
              <w:rPr>
                <w:rFonts w:cs="Calibri"/>
                <w:b/>
                <w:bCs/>
                <w:color w:val="FFFFFF"/>
                <w:sz w:val="18"/>
                <w:szCs w:val="18"/>
              </w:rPr>
            </w:pPr>
            <w:r w:rsidRPr="00F07D1C">
              <w:rPr>
                <w:rFonts w:cs="Calibri"/>
                <w:b/>
                <w:bCs/>
                <w:color w:val="FFFFFF"/>
                <w:sz w:val="18"/>
                <w:szCs w:val="18"/>
              </w:rPr>
              <w:t>gt015_report_biyr9500</w:t>
            </w:r>
          </w:p>
        </w:tc>
        <w:tc>
          <w:tcPr>
            <w:tcW w:w="5494" w:type="dxa"/>
            <w:tcBorders>
              <w:top w:val="single" w:sz="4" w:space="0" w:color="auto"/>
              <w:left w:val="nil"/>
              <w:bottom w:val="single" w:sz="4" w:space="0" w:color="auto"/>
              <w:right w:val="single" w:sz="4" w:space="0" w:color="auto"/>
            </w:tcBorders>
            <w:shd w:val="clear" w:color="000000" w:fill="FF0000"/>
            <w:noWrap/>
            <w:hideMark/>
          </w:tcPr>
          <w:p w14:paraId="758786BE" w14:textId="77777777" w:rsidR="00F07D1C" w:rsidRPr="00F07D1C" w:rsidRDefault="00F07D1C" w:rsidP="00083AA4">
            <w:pPr>
              <w:rPr>
                <w:rFonts w:cs="Calibri"/>
                <w:b/>
                <w:bCs/>
                <w:color w:val="FFFFFF"/>
                <w:sz w:val="18"/>
                <w:szCs w:val="18"/>
              </w:rPr>
            </w:pPr>
            <w:r w:rsidRPr="00F07D1C">
              <w:rPr>
                <w:rFonts w:cs="Calibri"/>
                <w:b/>
                <w:bCs/>
                <w:color w:val="FFFFFF"/>
                <w:sz w:val="18"/>
                <w:szCs w:val="18"/>
              </w:rPr>
              <w:t>Significado do campo</w:t>
            </w:r>
          </w:p>
        </w:tc>
        <w:tc>
          <w:tcPr>
            <w:tcW w:w="992" w:type="dxa"/>
            <w:tcBorders>
              <w:top w:val="single" w:sz="4" w:space="0" w:color="auto"/>
              <w:left w:val="nil"/>
              <w:bottom w:val="single" w:sz="4" w:space="0" w:color="auto"/>
              <w:right w:val="single" w:sz="4" w:space="0" w:color="auto"/>
            </w:tcBorders>
            <w:shd w:val="clear" w:color="000000" w:fill="FF0000"/>
            <w:noWrap/>
            <w:hideMark/>
          </w:tcPr>
          <w:p w14:paraId="6B492068" w14:textId="77777777" w:rsidR="00F07D1C" w:rsidRPr="00F07D1C" w:rsidRDefault="00F07D1C" w:rsidP="00083AA4">
            <w:pPr>
              <w:rPr>
                <w:rFonts w:cs="Calibri"/>
                <w:b/>
                <w:bCs/>
                <w:color w:val="FFFFFF"/>
                <w:sz w:val="18"/>
                <w:szCs w:val="18"/>
              </w:rPr>
            </w:pPr>
            <w:r w:rsidRPr="00F07D1C">
              <w:rPr>
                <w:rFonts w:cs="Calibri"/>
                <w:b/>
                <w:bCs/>
                <w:color w:val="FFFFFF"/>
                <w:sz w:val="18"/>
                <w:szCs w:val="18"/>
              </w:rPr>
              <w:t>Formato</w:t>
            </w:r>
          </w:p>
        </w:tc>
        <w:tc>
          <w:tcPr>
            <w:tcW w:w="1843" w:type="dxa"/>
            <w:tcBorders>
              <w:top w:val="single" w:sz="4" w:space="0" w:color="auto"/>
              <w:left w:val="nil"/>
              <w:bottom w:val="single" w:sz="4" w:space="0" w:color="auto"/>
              <w:right w:val="single" w:sz="4" w:space="0" w:color="auto"/>
            </w:tcBorders>
            <w:shd w:val="clear" w:color="000000" w:fill="FF0000"/>
          </w:tcPr>
          <w:p w14:paraId="07D54406" w14:textId="7E77CAB1" w:rsidR="00F07D1C" w:rsidRPr="00F07D1C" w:rsidRDefault="00F07D1C" w:rsidP="00083AA4">
            <w:pPr>
              <w:rPr>
                <w:rFonts w:cs="Calibri"/>
                <w:b/>
                <w:bCs/>
                <w:color w:val="FFFFFF"/>
                <w:sz w:val="18"/>
                <w:szCs w:val="18"/>
              </w:rPr>
            </w:pPr>
            <w:r w:rsidRPr="00F07D1C">
              <w:rPr>
                <w:rFonts w:cs="Calibri"/>
                <w:b/>
                <w:bCs/>
                <w:color w:val="FFFFFF"/>
                <w:sz w:val="18"/>
                <w:szCs w:val="18"/>
              </w:rPr>
              <w:t xml:space="preserve">Aplicação na Origem </w:t>
            </w:r>
          </w:p>
        </w:tc>
        <w:tc>
          <w:tcPr>
            <w:tcW w:w="1701" w:type="dxa"/>
            <w:tcBorders>
              <w:top w:val="single" w:sz="4" w:space="0" w:color="auto"/>
              <w:left w:val="nil"/>
              <w:bottom w:val="single" w:sz="4" w:space="0" w:color="auto"/>
              <w:right w:val="single" w:sz="4" w:space="0" w:color="auto"/>
            </w:tcBorders>
            <w:shd w:val="clear" w:color="000000" w:fill="FF0000"/>
          </w:tcPr>
          <w:p w14:paraId="5695ADE6" w14:textId="1D72973E" w:rsidR="00F07D1C" w:rsidRPr="00F07D1C" w:rsidRDefault="00F07D1C" w:rsidP="00083AA4">
            <w:pPr>
              <w:rPr>
                <w:rFonts w:cs="Calibri"/>
                <w:b/>
                <w:bCs/>
                <w:color w:val="FFFFFF"/>
                <w:sz w:val="18"/>
                <w:szCs w:val="18"/>
              </w:rPr>
            </w:pPr>
            <w:r w:rsidRPr="00F07D1C">
              <w:rPr>
                <w:rFonts w:cs="Calibri"/>
                <w:b/>
                <w:bCs/>
                <w:color w:val="FFFFFF"/>
                <w:sz w:val="18"/>
                <w:szCs w:val="18"/>
              </w:rPr>
              <w:t>Tabela no Data Lake</w:t>
            </w:r>
          </w:p>
        </w:tc>
        <w:tc>
          <w:tcPr>
            <w:tcW w:w="1134" w:type="dxa"/>
            <w:tcBorders>
              <w:top w:val="single" w:sz="4" w:space="0" w:color="auto"/>
              <w:left w:val="nil"/>
              <w:bottom w:val="single" w:sz="4" w:space="0" w:color="auto"/>
              <w:right w:val="single" w:sz="4" w:space="0" w:color="auto"/>
            </w:tcBorders>
            <w:shd w:val="clear" w:color="000000" w:fill="FF0000"/>
          </w:tcPr>
          <w:p w14:paraId="41EFD195" w14:textId="7055462F" w:rsidR="00F07D1C" w:rsidRPr="00F07D1C" w:rsidRDefault="00F07D1C" w:rsidP="00083AA4">
            <w:pPr>
              <w:rPr>
                <w:rFonts w:cs="Calibri"/>
                <w:b/>
                <w:bCs/>
                <w:color w:val="FFFFFF"/>
                <w:sz w:val="18"/>
                <w:szCs w:val="18"/>
              </w:rPr>
            </w:pPr>
            <w:r w:rsidRPr="00F07D1C">
              <w:rPr>
                <w:rFonts w:cs="Calibri"/>
                <w:b/>
                <w:bCs/>
                <w:color w:val="FFFFFF"/>
                <w:sz w:val="18"/>
                <w:szCs w:val="18"/>
              </w:rPr>
              <w:t>Campo</w:t>
            </w:r>
          </w:p>
        </w:tc>
        <w:tc>
          <w:tcPr>
            <w:tcW w:w="2126" w:type="dxa"/>
            <w:tcBorders>
              <w:top w:val="single" w:sz="4" w:space="0" w:color="auto"/>
              <w:left w:val="nil"/>
              <w:bottom w:val="single" w:sz="4" w:space="0" w:color="auto"/>
              <w:right w:val="single" w:sz="4" w:space="0" w:color="auto"/>
            </w:tcBorders>
            <w:shd w:val="clear" w:color="000000" w:fill="FF0000"/>
          </w:tcPr>
          <w:p w14:paraId="096B1EF9" w14:textId="16C4518D" w:rsidR="00F07D1C" w:rsidRPr="00F07D1C" w:rsidRDefault="00F07D1C" w:rsidP="00F07D1C">
            <w:pPr>
              <w:rPr>
                <w:rFonts w:cs="Calibri"/>
                <w:b/>
                <w:bCs/>
                <w:color w:val="FFFFFF"/>
                <w:sz w:val="18"/>
                <w:szCs w:val="18"/>
              </w:rPr>
            </w:pPr>
            <w:r w:rsidRPr="00F07D1C">
              <w:rPr>
                <w:rFonts w:cs="Calibri"/>
                <w:b/>
                <w:bCs/>
                <w:color w:val="FFFFFF"/>
                <w:sz w:val="18"/>
                <w:szCs w:val="18"/>
              </w:rPr>
              <w:t>Condição</w:t>
            </w:r>
          </w:p>
        </w:tc>
      </w:tr>
      <w:tr w:rsidR="00F07D1C" w:rsidRPr="00F07D1C" w14:paraId="0188CF76" w14:textId="55CC92EE"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7788770" w14:textId="0C362BD0" w:rsidR="00F07D1C" w:rsidRPr="00F07D1C" w:rsidRDefault="00F07D1C" w:rsidP="00F07D1C">
            <w:pPr>
              <w:rPr>
                <w:rFonts w:cs="Calibri"/>
                <w:color w:val="000000"/>
                <w:sz w:val="18"/>
                <w:szCs w:val="18"/>
              </w:rPr>
            </w:pPr>
            <w:r w:rsidRPr="00F07D1C">
              <w:rPr>
                <w:rFonts w:cs="Calibri"/>
                <w:color w:val="000000"/>
                <w:sz w:val="18"/>
                <w:szCs w:val="18"/>
              </w:rPr>
              <w:t>tipologia</w:t>
            </w:r>
          </w:p>
        </w:tc>
        <w:tc>
          <w:tcPr>
            <w:tcW w:w="5494" w:type="dxa"/>
            <w:tcBorders>
              <w:top w:val="nil"/>
              <w:left w:val="nil"/>
              <w:bottom w:val="single" w:sz="4" w:space="0" w:color="auto"/>
              <w:right w:val="single" w:sz="4" w:space="0" w:color="auto"/>
            </w:tcBorders>
            <w:shd w:val="clear" w:color="auto" w:fill="auto"/>
            <w:noWrap/>
            <w:hideMark/>
          </w:tcPr>
          <w:p w14:paraId="5047416C" w14:textId="57D26B11" w:rsidR="00F07D1C" w:rsidRPr="00F07D1C" w:rsidRDefault="00F07D1C" w:rsidP="00F07D1C">
            <w:pPr>
              <w:rPr>
                <w:rFonts w:cs="Calibri"/>
                <w:color w:val="000000"/>
                <w:sz w:val="18"/>
                <w:szCs w:val="18"/>
              </w:rPr>
            </w:pPr>
            <w:r w:rsidRPr="00F07D1C">
              <w:rPr>
                <w:rFonts w:cs="Calibri"/>
                <w:color w:val="000000"/>
                <w:sz w:val="18"/>
                <w:szCs w:val="18"/>
              </w:rPr>
              <w:t>Código que identifica a tipologia de garantia:</w:t>
            </w:r>
          </w:p>
          <w:p w14:paraId="72FE1464" w14:textId="09271423" w:rsidR="00F07D1C" w:rsidRPr="00F07D1C" w:rsidRDefault="00F07D1C" w:rsidP="00F07D1C">
            <w:pPr>
              <w:pStyle w:val="ListParagraph"/>
              <w:numPr>
                <w:ilvl w:val="0"/>
                <w:numId w:val="17"/>
              </w:numPr>
              <w:rPr>
                <w:rFonts w:cs="Calibri"/>
                <w:color w:val="000000"/>
                <w:sz w:val="18"/>
                <w:szCs w:val="18"/>
              </w:rPr>
            </w:pPr>
            <w:r w:rsidRPr="00F07D1C">
              <w:rPr>
                <w:rFonts w:cs="Calibri"/>
                <w:color w:val="000000"/>
                <w:sz w:val="18"/>
                <w:szCs w:val="18"/>
              </w:rPr>
              <w:t>Esta tabela de interface inclui processos/cauções de garantias reais e pessoais. As garantias reais podem ser financeiras ou imobiliárias e são identificadas pelo código ‘FIN’ e ‘IMO’, respetivamente. Por sua vez, as garantias pessoais são identificadas pelo código ‘PES’.</w:t>
            </w:r>
          </w:p>
          <w:p w14:paraId="75F0AD39" w14:textId="15D36BAD" w:rsidR="00F07D1C" w:rsidRPr="00F07D1C" w:rsidRDefault="00F07D1C" w:rsidP="00F07D1C">
            <w:pPr>
              <w:pStyle w:val="ListParagraph"/>
              <w:numPr>
                <w:ilvl w:val="0"/>
                <w:numId w:val="17"/>
              </w:numPr>
              <w:rPr>
                <w:rFonts w:cs="Calibri"/>
                <w:color w:val="000000"/>
                <w:sz w:val="18"/>
                <w:szCs w:val="18"/>
              </w:rPr>
            </w:pPr>
            <w:r w:rsidRPr="00F07D1C">
              <w:rPr>
                <w:rFonts w:cs="Calibri"/>
                <w:color w:val="000000"/>
                <w:sz w:val="18"/>
                <w:szCs w:val="18"/>
              </w:rPr>
              <w:t xml:space="preserve">Este campo é diretamente aprovisionado através do campo ‘tipologia’ da tabela </w:t>
            </w:r>
            <w:r w:rsidRPr="00F07D1C">
              <w:rPr>
                <w:rFonts w:cs="Calibri"/>
                <w:i/>
                <w:color w:val="000000"/>
                <w:sz w:val="18"/>
                <w:szCs w:val="18"/>
              </w:rPr>
              <w:t xml:space="preserve">cd_garantias.gt018_rateio_aval </w:t>
            </w:r>
            <w:r w:rsidRPr="00F07D1C">
              <w:rPr>
                <w:rFonts w:cs="Calibri"/>
                <w:color w:val="000000"/>
                <w:sz w:val="18"/>
                <w:szCs w:val="18"/>
              </w:rPr>
              <w:t xml:space="preserve"> do MUG.</w:t>
            </w:r>
          </w:p>
        </w:tc>
        <w:tc>
          <w:tcPr>
            <w:tcW w:w="992" w:type="dxa"/>
            <w:tcBorders>
              <w:top w:val="nil"/>
              <w:left w:val="nil"/>
              <w:bottom w:val="single" w:sz="4" w:space="0" w:color="auto"/>
              <w:right w:val="single" w:sz="4" w:space="0" w:color="auto"/>
            </w:tcBorders>
            <w:shd w:val="clear" w:color="auto" w:fill="auto"/>
            <w:noWrap/>
            <w:hideMark/>
          </w:tcPr>
          <w:p w14:paraId="2D32663C" w14:textId="3BE5BD76"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3E7148C4" w14:textId="4EF2B4E5"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33690FDE" w14:textId="56A75AA2" w:rsidR="00F07D1C" w:rsidRPr="0097473D" w:rsidRDefault="0097473D" w:rsidP="00F07D1C">
            <w:pPr>
              <w:rPr>
                <w:rFonts w:cs="Calibri"/>
                <w:i/>
                <w:color w:val="000000"/>
                <w:sz w:val="18"/>
                <w:szCs w:val="18"/>
              </w:rPr>
            </w:pPr>
            <w:r w:rsidRPr="0097473D">
              <w:rPr>
                <w:rFonts w:cs="Calibri"/>
                <w:i/>
                <w:color w:val="000000"/>
                <w:sz w:val="18"/>
                <w:szCs w:val="18"/>
              </w:rPr>
              <w:t>gt018_rateio_aval</w:t>
            </w:r>
          </w:p>
        </w:tc>
        <w:tc>
          <w:tcPr>
            <w:tcW w:w="1134" w:type="dxa"/>
            <w:tcBorders>
              <w:top w:val="nil"/>
              <w:left w:val="nil"/>
              <w:bottom w:val="single" w:sz="4" w:space="0" w:color="auto"/>
              <w:right w:val="single" w:sz="4" w:space="0" w:color="auto"/>
            </w:tcBorders>
          </w:tcPr>
          <w:p w14:paraId="749764A3" w14:textId="4AC27601" w:rsidR="00F07D1C" w:rsidRPr="00F07D1C" w:rsidRDefault="00F07D1C" w:rsidP="00F07D1C">
            <w:pPr>
              <w:rPr>
                <w:rFonts w:cs="Calibri"/>
                <w:color w:val="000000"/>
                <w:sz w:val="18"/>
                <w:szCs w:val="18"/>
              </w:rPr>
            </w:pPr>
            <w:r w:rsidRPr="00F07D1C">
              <w:rPr>
                <w:rFonts w:cs="Calibri"/>
                <w:color w:val="000000"/>
                <w:sz w:val="18"/>
                <w:szCs w:val="18"/>
              </w:rPr>
              <w:t> </w:t>
            </w:r>
          </w:p>
        </w:tc>
        <w:tc>
          <w:tcPr>
            <w:tcW w:w="2126" w:type="dxa"/>
            <w:tcBorders>
              <w:top w:val="nil"/>
              <w:left w:val="nil"/>
              <w:bottom w:val="single" w:sz="4" w:space="0" w:color="auto"/>
              <w:right w:val="single" w:sz="4" w:space="0" w:color="auto"/>
            </w:tcBorders>
          </w:tcPr>
          <w:p w14:paraId="242DA0CF" w14:textId="0F6E0EB0" w:rsidR="00F07D1C" w:rsidRPr="00F07D1C" w:rsidRDefault="00F07D1C" w:rsidP="00F07D1C">
            <w:pPr>
              <w:rPr>
                <w:rFonts w:cs="Calibri"/>
                <w:color w:val="000000"/>
                <w:sz w:val="18"/>
                <w:szCs w:val="18"/>
              </w:rPr>
            </w:pPr>
            <w:r w:rsidRPr="00F07D1C">
              <w:rPr>
                <w:rFonts w:cs="Calibri"/>
                <w:color w:val="000000"/>
                <w:sz w:val="18"/>
                <w:szCs w:val="18"/>
              </w:rPr>
              <w:t> </w:t>
            </w:r>
          </w:p>
        </w:tc>
      </w:tr>
      <w:tr w:rsidR="00F07D1C" w:rsidRPr="00F07D1C" w14:paraId="1B20E482" w14:textId="36558D30"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88B962A" w14:textId="2397BE59" w:rsidR="00F07D1C" w:rsidRPr="00F07D1C" w:rsidRDefault="00F07D1C" w:rsidP="00F07D1C">
            <w:pPr>
              <w:rPr>
                <w:rFonts w:cs="Calibri"/>
                <w:color w:val="000000"/>
                <w:sz w:val="18"/>
                <w:szCs w:val="18"/>
              </w:rPr>
            </w:pPr>
            <w:r w:rsidRPr="00F07D1C">
              <w:rPr>
                <w:rFonts w:cs="Calibri"/>
                <w:color w:val="000000"/>
                <w:sz w:val="18"/>
                <w:szCs w:val="18"/>
              </w:rPr>
              <w:t>origem</w:t>
            </w:r>
          </w:p>
        </w:tc>
        <w:tc>
          <w:tcPr>
            <w:tcW w:w="5494" w:type="dxa"/>
            <w:tcBorders>
              <w:top w:val="nil"/>
              <w:left w:val="nil"/>
              <w:bottom w:val="single" w:sz="4" w:space="0" w:color="auto"/>
              <w:right w:val="single" w:sz="4" w:space="0" w:color="auto"/>
            </w:tcBorders>
            <w:shd w:val="clear" w:color="auto" w:fill="auto"/>
            <w:noWrap/>
            <w:hideMark/>
          </w:tcPr>
          <w:p w14:paraId="58D5F4E6" w14:textId="77777777" w:rsidR="00F07D1C" w:rsidRPr="00F07D1C" w:rsidRDefault="00F07D1C" w:rsidP="00F07D1C">
            <w:pPr>
              <w:rPr>
                <w:rFonts w:cs="Calibri"/>
                <w:color w:val="000000"/>
                <w:sz w:val="18"/>
                <w:szCs w:val="18"/>
              </w:rPr>
            </w:pPr>
            <w:r w:rsidRPr="00F07D1C">
              <w:rPr>
                <w:rFonts w:cs="Calibri"/>
                <w:color w:val="000000"/>
                <w:sz w:val="18"/>
                <w:szCs w:val="18"/>
              </w:rPr>
              <w:t>Código ID sistema origem da garantia:</w:t>
            </w:r>
          </w:p>
          <w:p w14:paraId="232113D1" w14:textId="77777777" w:rsidR="00F07D1C" w:rsidRPr="00F07D1C" w:rsidRDefault="00F07D1C" w:rsidP="00F07D1C">
            <w:pPr>
              <w:pStyle w:val="ListParagraph"/>
              <w:numPr>
                <w:ilvl w:val="0"/>
                <w:numId w:val="8"/>
              </w:numPr>
              <w:rPr>
                <w:rFonts w:cs="Calibri"/>
                <w:color w:val="000000"/>
                <w:sz w:val="18"/>
                <w:szCs w:val="18"/>
              </w:rPr>
            </w:pPr>
            <w:r w:rsidRPr="00F07D1C">
              <w:rPr>
                <w:rFonts w:cs="Calibri"/>
                <w:color w:val="000000"/>
                <w:sz w:val="18"/>
                <w:szCs w:val="18"/>
              </w:rPr>
              <w:t xml:space="preserve">Campo que indica a aplicação de origem do registo. </w:t>
            </w:r>
          </w:p>
          <w:p w14:paraId="1457C2F9" w14:textId="77777777" w:rsidR="00F07D1C" w:rsidRPr="00F07D1C" w:rsidRDefault="00F07D1C" w:rsidP="00F07D1C">
            <w:pPr>
              <w:pStyle w:val="ListParagraph"/>
              <w:numPr>
                <w:ilvl w:val="0"/>
                <w:numId w:val="8"/>
              </w:numPr>
              <w:rPr>
                <w:rFonts w:cs="Calibri"/>
                <w:color w:val="000000"/>
                <w:sz w:val="18"/>
                <w:szCs w:val="18"/>
              </w:rPr>
            </w:pPr>
            <w:r w:rsidRPr="00F07D1C">
              <w:rPr>
                <w:rFonts w:cs="Calibri"/>
                <w:color w:val="000000"/>
                <w:sz w:val="18"/>
                <w:szCs w:val="18"/>
              </w:rPr>
              <w:t>Tal como o universo do MUG, esta tabela de interface contempla registos das origens: CS, GP, Leasing (provenientes da aplicação Lease e identificados com ‘LEA’), Factoring (provenientes da aplicação EuroFac e identificados com ‘FAC’), Efeitos, EP (provenientes da aplicação de Contratos/Intervenientes) e Partenon (provenientes da aplicação de Contratos/Intervenientes).</w:t>
            </w:r>
          </w:p>
          <w:p w14:paraId="1E0CC139" w14:textId="0535AAB4" w:rsidR="00F07D1C" w:rsidRPr="00F07D1C" w:rsidRDefault="00F07D1C" w:rsidP="00F07D1C">
            <w:pPr>
              <w:pStyle w:val="ListParagraph"/>
              <w:numPr>
                <w:ilvl w:val="0"/>
                <w:numId w:val="8"/>
              </w:numPr>
              <w:rPr>
                <w:rFonts w:cs="Calibri"/>
                <w:color w:val="000000"/>
                <w:sz w:val="18"/>
                <w:szCs w:val="18"/>
              </w:rPr>
            </w:pPr>
            <w:r w:rsidRPr="00F07D1C">
              <w:rPr>
                <w:rFonts w:cs="Calibri"/>
                <w:color w:val="000000"/>
                <w:sz w:val="18"/>
                <w:szCs w:val="18"/>
              </w:rPr>
              <w:t xml:space="preserve">Este campo é diretamente aprovisionado através do campo ‘origem’ da tabela </w:t>
            </w:r>
            <w:r w:rsidRPr="00F07D1C">
              <w:rPr>
                <w:rFonts w:cs="Calibri"/>
                <w:i/>
                <w:color w:val="000000"/>
                <w:sz w:val="18"/>
                <w:szCs w:val="18"/>
              </w:rPr>
              <w:t xml:space="preserve">cd_garantias.gt018_rateio_aval </w:t>
            </w:r>
            <w:r w:rsidRPr="00F07D1C">
              <w:rPr>
                <w:rFonts w:cs="Calibri"/>
                <w:color w:val="000000"/>
                <w:sz w:val="18"/>
                <w:szCs w:val="18"/>
              </w:rPr>
              <w:t xml:space="preserve"> do MUG.</w:t>
            </w:r>
          </w:p>
        </w:tc>
        <w:tc>
          <w:tcPr>
            <w:tcW w:w="992" w:type="dxa"/>
            <w:tcBorders>
              <w:top w:val="nil"/>
              <w:left w:val="nil"/>
              <w:bottom w:val="single" w:sz="4" w:space="0" w:color="auto"/>
              <w:right w:val="single" w:sz="4" w:space="0" w:color="auto"/>
            </w:tcBorders>
            <w:shd w:val="clear" w:color="auto" w:fill="auto"/>
            <w:noWrap/>
            <w:hideMark/>
          </w:tcPr>
          <w:p w14:paraId="6A5D5F60" w14:textId="7ECF20E4"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15FD62F5" w14:textId="75789B62"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4D3627B0" w14:textId="3B0A1622" w:rsidR="00F07D1C" w:rsidRPr="0097473D" w:rsidRDefault="0097473D" w:rsidP="00F07D1C">
            <w:pPr>
              <w:rPr>
                <w:rFonts w:cs="Calibri"/>
                <w:i/>
                <w:color w:val="000000"/>
                <w:sz w:val="18"/>
                <w:szCs w:val="18"/>
              </w:rPr>
            </w:pPr>
            <w:r w:rsidRPr="0097473D">
              <w:rPr>
                <w:rFonts w:cs="Calibri"/>
                <w:i/>
                <w:color w:val="000000"/>
                <w:sz w:val="18"/>
                <w:szCs w:val="18"/>
              </w:rPr>
              <w:t>gt018_rateio_aval</w:t>
            </w:r>
          </w:p>
        </w:tc>
        <w:tc>
          <w:tcPr>
            <w:tcW w:w="1134" w:type="dxa"/>
            <w:tcBorders>
              <w:top w:val="nil"/>
              <w:left w:val="nil"/>
              <w:bottom w:val="single" w:sz="4" w:space="0" w:color="auto"/>
              <w:right w:val="single" w:sz="4" w:space="0" w:color="auto"/>
            </w:tcBorders>
          </w:tcPr>
          <w:p w14:paraId="337752AF" w14:textId="6F12DE69" w:rsidR="00F07D1C" w:rsidRPr="00F07D1C" w:rsidRDefault="00F07D1C" w:rsidP="00F07D1C">
            <w:pPr>
              <w:rPr>
                <w:rFonts w:cs="Calibri"/>
                <w:color w:val="000000"/>
                <w:sz w:val="18"/>
                <w:szCs w:val="18"/>
              </w:rPr>
            </w:pPr>
            <w:r w:rsidRPr="00F07D1C">
              <w:rPr>
                <w:rFonts w:cs="Calibri"/>
                <w:color w:val="000000"/>
                <w:sz w:val="18"/>
                <w:szCs w:val="18"/>
              </w:rPr>
              <w:t> </w:t>
            </w:r>
          </w:p>
        </w:tc>
        <w:tc>
          <w:tcPr>
            <w:tcW w:w="2126" w:type="dxa"/>
            <w:tcBorders>
              <w:top w:val="nil"/>
              <w:left w:val="nil"/>
              <w:bottom w:val="single" w:sz="4" w:space="0" w:color="auto"/>
              <w:right w:val="single" w:sz="4" w:space="0" w:color="auto"/>
            </w:tcBorders>
          </w:tcPr>
          <w:p w14:paraId="0B1642C8" w14:textId="25F78435" w:rsidR="00F07D1C" w:rsidRPr="00F07D1C" w:rsidRDefault="00F07D1C" w:rsidP="00F07D1C">
            <w:pPr>
              <w:rPr>
                <w:rFonts w:cs="Calibri"/>
                <w:color w:val="000000"/>
                <w:sz w:val="18"/>
                <w:szCs w:val="18"/>
              </w:rPr>
            </w:pPr>
            <w:r w:rsidRPr="00F07D1C">
              <w:rPr>
                <w:rFonts w:cs="Calibri"/>
                <w:color w:val="000000"/>
                <w:sz w:val="18"/>
                <w:szCs w:val="18"/>
              </w:rPr>
              <w:t> </w:t>
            </w:r>
          </w:p>
        </w:tc>
      </w:tr>
      <w:tr w:rsidR="00F07D1C" w:rsidRPr="00F07D1C" w14:paraId="2410865B" w14:textId="4B82C502"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7EB01A7" w14:textId="577E5E61" w:rsidR="00F07D1C" w:rsidRPr="00F07D1C" w:rsidRDefault="00F07D1C" w:rsidP="00F07D1C">
            <w:pPr>
              <w:rPr>
                <w:rFonts w:cs="Calibri"/>
                <w:color w:val="000000"/>
                <w:sz w:val="18"/>
                <w:szCs w:val="18"/>
              </w:rPr>
            </w:pPr>
            <w:r w:rsidRPr="00F07D1C">
              <w:rPr>
                <w:rFonts w:cs="Calibri"/>
                <w:color w:val="000000"/>
                <w:sz w:val="18"/>
                <w:szCs w:val="18"/>
              </w:rPr>
              <w:t>datdados</w:t>
            </w:r>
          </w:p>
        </w:tc>
        <w:tc>
          <w:tcPr>
            <w:tcW w:w="5494" w:type="dxa"/>
            <w:tcBorders>
              <w:top w:val="nil"/>
              <w:left w:val="nil"/>
              <w:bottom w:val="single" w:sz="4" w:space="0" w:color="auto"/>
              <w:right w:val="single" w:sz="4" w:space="0" w:color="auto"/>
            </w:tcBorders>
            <w:shd w:val="clear" w:color="auto" w:fill="auto"/>
            <w:noWrap/>
            <w:hideMark/>
          </w:tcPr>
          <w:p w14:paraId="2EFF6B1D" w14:textId="1AA601AA" w:rsidR="00F07D1C" w:rsidRPr="00F07D1C" w:rsidRDefault="00F07D1C" w:rsidP="00F07D1C">
            <w:pPr>
              <w:rPr>
                <w:rFonts w:cs="Calibri"/>
                <w:color w:val="000000"/>
                <w:sz w:val="18"/>
                <w:szCs w:val="18"/>
              </w:rPr>
            </w:pPr>
            <w:r w:rsidRPr="00F07D1C">
              <w:rPr>
                <w:rFonts w:cs="Calibri"/>
                <w:color w:val="000000"/>
                <w:sz w:val="18"/>
                <w:szCs w:val="18"/>
              </w:rPr>
              <w:t>Data dos dados:</w:t>
            </w:r>
          </w:p>
          <w:p w14:paraId="6DAB46DF" w14:textId="77C0DCF9" w:rsidR="00F07D1C" w:rsidRPr="00F07D1C" w:rsidRDefault="00F07D1C" w:rsidP="00F07D1C">
            <w:pPr>
              <w:pStyle w:val="ListParagraph"/>
              <w:numPr>
                <w:ilvl w:val="0"/>
                <w:numId w:val="18"/>
              </w:numPr>
              <w:rPr>
                <w:rFonts w:cs="Calibri"/>
                <w:color w:val="000000"/>
                <w:sz w:val="18"/>
                <w:szCs w:val="18"/>
              </w:rPr>
            </w:pPr>
            <w:r w:rsidRPr="00F07D1C">
              <w:rPr>
                <w:rFonts w:cs="Calibri"/>
                <w:color w:val="000000"/>
                <w:sz w:val="18"/>
                <w:szCs w:val="18"/>
              </w:rPr>
              <w:t xml:space="preserve">Este campo refere-se à data dos dados que, por norma, é equivalente à partição temporal da tabela (‘ref_date’). No entanto, quando o último dia do mês não é útil, é criada uma cópia da tabela </w:t>
            </w:r>
            <w:r w:rsidRPr="00F07D1C">
              <w:rPr>
                <w:rFonts w:cs="Calibri"/>
                <w:i/>
                <w:color w:val="000000"/>
                <w:sz w:val="18"/>
                <w:szCs w:val="18"/>
              </w:rPr>
              <w:t>cd_garantias.gt015_report_biyr9500</w:t>
            </w:r>
            <w:r w:rsidRPr="00F07D1C">
              <w:rPr>
                <w:rFonts w:cs="Calibri"/>
                <w:color w:val="000000"/>
                <w:sz w:val="18"/>
                <w:szCs w:val="18"/>
              </w:rPr>
              <w:t xml:space="preserve"> no último dia útil do mês e é atribuída a partição temporal do último dia do mês. Nestes casos, é possível verificar que o campo ‘datdados’ indica a data de referência do último dia útil e a ‘ref_date’ indica o último dia do mês.</w:t>
            </w:r>
          </w:p>
        </w:tc>
        <w:tc>
          <w:tcPr>
            <w:tcW w:w="992" w:type="dxa"/>
            <w:tcBorders>
              <w:top w:val="nil"/>
              <w:left w:val="nil"/>
              <w:bottom w:val="single" w:sz="4" w:space="0" w:color="auto"/>
              <w:right w:val="single" w:sz="4" w:space="0" w:color="auto"/>
            </w:tcBorders>
            <w:shd w:val="clear" w:color="auto" w:fill="auto"/>
            <w:noWrap/>
            <w:hideMark/>
          </w:tcPr>
          <w:p w14:paraId="5ECAC5BB"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6F8F4E76" w14:textId="78DC9308"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78C86842" w14:textId="4F3BB5AA" w:rsidR="00F07D1C" w:rsidRPr="0097473D" w:rsidRDefault="0097473D" w:rsidP="00F07D1C">
            <w:pPr>
              <w:rPr>
                <w:rFonts w:cs="Calibri"/>
                <w:i/>
                <w:color w:val="000000"/>
                <w:sz w:val="18"/>
                <w:szCs w:val="18"/>
              </w:rPr>
            </w:pPr>
            <w:r w:rsidRPr="0097473D">
              <w:rPr>
                <w:rFonts w:cs="Calibri"/>
                <w:i/>
                <w:color w:val="000000"/>
                <w:sz w:val="18"/>
                <w:szCs w:val="18"/>
              </w:rPr>
              <w:t>gt018_rateio_aval</w:t>
            </w:r>
          </w:p>
        </w:tc>
        <w:tc>
          <w:tcPr>
            <w:tcW w:w="1134" w:type="dxa"/>
            <w:tcBorders>
              <w:top w:val="nil"/>
              <w:left w:val="nil"/>
              <w:bottom w:val="single" w:sz="4" w:space="0" w:color="auto"/>
              <w:right w:val="single" w:sz="4" w:space="0" w:color="auto"/>
            </w:tcBorders>
          </w:tcPr>
          <w:p w14:paraId="49947961" w14:textId="646DC51A" w:rsidR="00F07D1C" w:rsidRPr="00F07D1C" w:rsidRDefault="00F07D1C" w:rsidP="00F07D1C">
            <w:pPr>
              <w:rPr>
                <w:rFonts w:cs="Calibri"/>
                <w:color w:val="000000"/>
                <w:sz w:val="18"/>
                <w:szCs w:val="18"/>
              </w:rPr>
            </w:pPr>
            <w:r w:rsidRPr="00F07D1C">
              <w:rPr>
                <w:rFonts w:cs="Calibri"/>
                <w:color w:val="000000"/>
                <w:sz w:val="18"/>
                <w:szCs w:val="18"/>
              </w:rPr>
              <w:t>ref_date</w:t>
            </w:r>
          </w:p>
        </w:tc>
        <w:tc>
          <w:tcPr>
            <w:tcW w:w="2126" w:type="dxa"/>
            <w:tcBorders>
              <w:top w:val="nil"/>
              <w:left w:val="nil"/>
              <w:bottom w:val="single" w:sz="4" w:space="0" w:color="auto"/>
              <w:right w:val="single" w:sz="4" w:space="0" w:color="auto"/>
            </w:tcBorders>
          </w:tcPr>
          <w:p w14:paraId="72CCAA27" w14:textId="1E8E6326" w:rsidR="00F07D1C" w:rsidRPr="00F07D1C" w:rsidRDefault="00F07D1C" w:rsidP="00F07D1C">
            <w:pPr>
              <w:rPr>
                <w:rFonts w:cs="Calibri"/>
                <w:color w:val="000000"/>
                <w:sz w:val="18"/>
                <w:szCs w:val="18"/>
              </w:rPr>
            </w:pPr>
            <w:r w:rsidRPr="00F07D1C">
              <w:rPr>
                <w:rFonts w:cs="Calibri"/>
                <w:color w:val="000000"/>
                <w:sz w:val="18"/>
                <w:szCs w:val="18"/>
              </w:rPr>
              <w:t> </w:t>
            </w:r>
          </w:p>
        </w:tc>
      </w:tr>
      <w:tr w:rsidR="00F07D1C" w:rsidRPr="00F07D1C" w14:paraId="2FD2549E" w14:textId="4DBFE502"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8FF085B" w14:textId="7780AD89" w:rsidR="00F07D1C" w:rsidRPr="00F07D1C" w:rsidRDefault="00F07D1C" w:rsidP="00F07D1C">
            <w:pPr>
              <w:rPr>
                <w:rFonts w:cs="Calibri"/>
                <w:color w:val="000000"/>
                <w:sz w:val="18"/>
                <w:szCs w:val="18"/>
              </w:rPr>
            </w:pPr>
            <w:r w:rsidRPr="00F07D1C">
              <w:rPr>
                <w:rFonts w:cs="Calibri"/>
                <w:color w:val="000000"/>
                <w:sz w:val="18"/>
                <w:szCs w:val="18"/>
              </w:rPr>
              <w:t>cempresabg</w:t>
            </w:r>
          </w:p>
        </w:tc>
        <w:tc>
          <w:tcPr>
            <w:tcW w:w="5494" w:type="dxa"/>
            <w:tcBorders>
              <w:top w:val="nil"/>
              <w:left w:val="nil"/>
              <w:bottom w:val="single" w:sz="4" w:space="0" w:color="auto"/>
              <w:right w:val="single" w:sz="4" w:space="0" w:color="auto"/>
            </w:tcBorders>
            <w:shd w:val="clear" w:color="auto" w:fill="auto"/>
            <w:noWrap/>
            <w:hideMark/>
          </w:tcPr>
          <w:p w14:paraId="70018B60" w14:textId="67FA9BFB" w:rsidR="00F07D1C" w:rsidRPr="00F07D1C" w:rsidRDefault="00F07D1C" w:rsidP="00F07D1C">
            <w:pPr>
              <w:rPr>
                <w:rFonts w:cs="Calibri"/>
                <w:color w:val="000000"/>
                <w:sz w:val="18"/>
                <w:szCs w:val="18"/>
              </w:rPr>
            </w:pPr>
            <w:r w:rsidRPr="00F07D1C">
              <w:rPr>
                <w:rFonts w:cs="Calibri"/>
                <w:color w:val="000000"/>
                <w:sz w:val="18"/>
                <w:szCs w:val="18"/>
              </w:rPr>
              <w:t>Empresa BG:</w:t>
            </w:r>
          </w:p>
          <w:p w14:paraId="5AF066D8" w14:textId="43D876F2" w:rsidR="00F07D1C" w:rsidRPr="00F07D1C" w:rsidRDefault="00F07D1C" w:rsidP="00F07D1C">
            <w:pPr>
              <w:pStyle w:val="ListParagraph"/>
              <w:numPr>
                <w:ilvl w:val="0"/>
                <w:numId w:val="18"/>
              </w:numPr>
              <w:rPr>
                <w:rFonts w:cs="Calibri"/>
                <w:color w:val="000000"/>
                <w:sz w:val="18"/>
                <w:szCs w:val="18"/>
              </w:rPr>
            </w:pPr>
            <w:r w:rsidRPr="00F07D1C">
              <w:rPr>
                <w:rFonts w:cs="Calibri"/>
                <w:color w:val="000000"/>
                <w:sz w:val="18"/>
                <w:szCs w:val="18"/>
              </w:rPr>
              <w:t>Este campo está sempre preenchido com o código ‘00018’, referentes à empresa operativa onde o contrato está registado. Neste caso, todos os registos são registados no Banco Santander Totta.</w:t>
            </w:r>
          </w:p>
        </w:tc>
        <w:tc>
          <w:tcPr>
            <w:tcW w:w="992" w:type="dxa"/>
            <w:tcBorders>
              <w:top w:val="nil"/>
              <w:left w:val="nil"/>
              <w:bottom w:val="single" w:sz="4" w:space="0" w:color="auto"/>
              <w:right w:val="single" w:sz="4" w:space="0" w:color="auto"/>
            </w:tcBorders>
            <w:shd w:val="clear" w:color="auto" w:fill="auto"/>
            <w:noWrap/>
            <w:hideMark/>
          </w:tcPr>
          <w:p w14:paraId="53A659DD"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5803C6B2" w14:textId="745FA30D"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15DB3CAB" w14:textId="0039E85C" w:rsidR="00F07D1C" w:rsidRPr="0097473D" w:rsidRDefault="0097473D" w:rsidP="00F07D1C">
            <w:pPr>
              <w:rPr>
                <w:rFonts w:cs="Calibri"/>
                <w:i/>
                <w:color w:val="000000"/>
                <w:sz w:val="18"/>
                <w:szCs w:val="18"/>
              </w:rPr>
            </w:pPr>
            <w:r w:rsidRPr="0097473D">
              <w:rPr>
                <w:rFonts w:cs="Calibri"/>
                <w:i/>
                <w:color w:val="000000"/>
                <w:sz w:val="18"/>
                <w:szCs w:val="18"/>
              </w:rPr>
              <w:t>n/a</w:t>
            </w:r>
          </w:p>
        </w:tc>
        <w:tc>
          <w:tcPr>
            <w:tcW w:w="1134" w:type="dxa"/>
            <w:tcBorders>
              <w:top w:val="nil"/>
              <w:left w:val="nil"/>
              <w:bottom w:val="single" w:sz="4" w:space="0" w:color="auto"/>
              <w:right w:val="single" w:sz="4" w:space="0" w:color="auto"/>
            </w:tcBorders>
          </w:tcPr>
          <w:p w14:paraId="15EF202E" w14:textId="094F984B" w:rsidR="00F07D1C" w:rsidRPr="00F07D1C" w:rsidRDefault="00F07D1C" w:rsidP="00F07D1C">
            <w:pPr>
              <w:rPr>
                <w:rFonts w:cs="Calibri"/>
                <w:color w:val="000000"/>
                <w:sz w:val="18"/>
                <w:szCs w:val="18"/>
              </w:rPr>
            </w:pPr>
            <w:r w:rsidRPr="00F07D1C">
              <w:rPr>
                <w:rFonts w:cs="Calibri"/>
                <w:sz w:val="18"/>
                <w:szCs w:val="18"/>
              </w:rPr>
              <w:t>N/A</w:t>
            </w:r>
          </w:p>
        </w:tc>
        <w:tc>
          <w:tcPr>
            <w:tcW w:w="2126" w:type="dxa"/>
            <w:tcBorders>
              <w:top w:val="nil"/>
              <w:left w:val="nil"/>
              <w:bottom w:val="single" w:sz="4" w:space="0" w:color="auto"/>
              <w:right w:val="single" w:sz="4" w:space="0" w:color="auto"/>
            </w:tcBorders>
          </w:tcPr>
          <w:p w14:paraId="55C155EB" w14:textId="068A0223" w:rsidR="00F07D1C" w:rsidRPr="00F07D1C" w:rsidRDefault="00F07D1C" w:rsidP="00F07D1C">
            <w:pPr>
              <w:rPr>
                <w:rFonts w:cs="Calibri"/>
                <w:color w:val="000000"/>
                <w:sz w:val="18"/>
                <w:szCs w:val="18"/>
              </w:rPr>
            </w:pPr>
            <w:r w:rsidRPr="00F07D1C">
              <w:rPr>
                <w:rFonts w:cs="Calibri"/>
                <w:color w:val="000000"/>
                <w:sz w:val="18"/>
                <w:szCs w:val="18"/>
              </w:rPr>
              <w:t>"0018"</w:t>
            </w:r>
          </w:p>
        </w:tc>
      </w:tr>
      <w:tr w:rsidR="00F07D1C" w:rsidRPr="00F07D1C" w14:paraId="12E146BA" w14:textId="3F51550C"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305095E" w14:textId="741FE466" w:rsidR="00F07D1C" w:rsidRPr="00F07D1C" w:rsidRDefault="00F07D1C" w:rsidP="00F07D1C">
            <w:pPr>
              <w:rPr>
                <w:rFonts w:cs="Calibri"/>
                <w:color w:val="000000"/>
                <w:sz w:val="18"/>
                <w:szCs w:val="18"/>
              </w:rPr>
            </w:pPr>
            <w:r w:rsidRPr="00F07D1C">
              <w:rPr>
                <w:rFonts w:cs="Calibri"/>
                <w:color w:val="000000"/>
                <w:sz w:val="18"/>
                <w:szCs w:val="18"/>
              </w:rPr>
              <w:lastRenderedPageBreak/>
              <w:t>ccontrglb</w:t>
            </w:r>
          </w:p>
        </w:tc>
        <w:tc>
          <w:tcPr>
            <w:tcW w:w="5494" w:type="dxa"/>
            <w:tcBorders>
              <w:top w:val="nil"/>
              <w:left w:val="nil"/>
              <w:bottom w:val="single" w:sz="4" w:space="0" w:color="auto"/>
              <w:right w:val="single" w:sz="4" w:space="0" w:color="auto"/>
            </w:tcBorders>
            <w:shd w:val="clear" w:color="auto" w:fill="auto"/>
            <w:noWrap/>
            <w:hideMark/>
          </w:tcPr>
          <w:p w14:paraId="564D351F" w14:textId="587B0A64" w:rsidR="00F07D1C" w:rsidRPr="00F07D1C" w:rsidRDefault="00F07D1C" w:rsidP="00F07D1C">
            <w:pPr>
              <w:rPr>
                <w:rFonts w:cs="Calibri"/>
                <w:color w:val="000000"/>
                <w:sz w:val="18"/>
                <w:szCs w:val="18"/>
              </w:rPr>
            </w:pPr>
            <w:r w:rsidRPr="00F07D1C">
              <w:rPr>
                <w:rFonts w:cs="Calibri"/>
                <w:color w:val="000000"/>
                <w:sz w:val="18"/>
                <w:szCs w:val="18"/>
              </w:rPr>
              <w:t>Contrato BDR:</w:t>
            </w:r>
          </w:p>
          <w:p w14:paraId="63451810" w14:textId="64E6700C" w:rsidR="00F07D1C" w:rsidRPr="00F07D1C" w:rsidRDefault="00F07D1C" w:rsidP="00F07D1C">
            <w:pPr>
              <w:pStyle w:val="ListParagraph"/>
              <w:numPr>
                <w:ilvl w:val="0"/>
                <w:numId w:val="18"/>
              </w:numPr>
              <w:rPr>
                <w:rFonts w:cs="Calibri"/>
                <w:color w:val="000000"/>
                <w:sz w:val="18"/>
                <w:szCs w:val="18"/>
              </w:rPr>
            </w:pPr>
            <w:r w:rsidRPr="00F07D1C">
              <w:rPr>
                <w:rFonts w:cs="Calibri"/>
                <w:color w:val="000000"/>
                <w:sz w:val="18"/>
                <w:szCs w:val="18"/>
              </w:rPr>
              <w:t>Este campo encontra-se sempre preenchido com o valor ‘0’.</w:t>
            </w:r>
          </w:p>
        </w:tc>
        <w:tc>
          <w:tcPr>
            <w:tcW w:w="992" w:type="dxa"/>
            <w:tcBorders>
              <w:top w:val="nil"/>
              <w:left w:val="nil"/>
              <w:bottom w:val="single" w:sz="4" w:space="0" w:color="auto"/>
              <w:right w:val="single" w:sz="4" w:space="0" w:color="auto"/>
            </w:tcBorders>
            <w:shd w:val="clear" w:color="auto" w:fill="auto"/>
            <w:noWrap/>
            <w:hideMark/>
          </w:tcPr>
          <w:p w14:paraId="6CB91180"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14602744" w14:textId="40204D99"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3076FC8F" w14:textId="65EA54C3" w:rsidR="00F07D1C" w:rsidRPr="0097473D" w:rsidRDefault="0097473D" w:rsidP="00F07D1C">
            <w:pPr>
              <w:rPr>
                <w:rFonts w:cs="Calibri"/>
                <w:i/>
                <w:color w:val="000000"/>
                <w:sz w:val="18"/>
                <w:szCs w:val="18"/>
              </w:rPr>
            </w:pPr>
            <w:r w:rsidRPr="0097473D">
              <w:rPr>
                <w:rFonts w:cs="Calibri"/>
                <w:i/>
                <w:color w:val="000000"/>
                <w:sz w:val="18"/>
                <w:szCs w:val="18"/>
              </w:rPr>
              <w:t>n/a</w:t>
            </w:r>
          </w:p>
        </w:tc>
        <w:tc>
          <w:tcPr>
            <w:tcW w:w="1134" w:type="dxa"/>
            <w:tcBorders>
              <w:top w:val="nil"/>
              <w:left w:val="nil"/>
              <w:bottom w:val="single" w:sz="4" w:space="0" w:color="auto"/>
              <w:right w:val="single" w:sz="4" w:space="0" w:color="auto"/>
            </w:tcBorders>
          </w:tcPr>
          <w:p w14:paraId="23BD775C" w14:textId="31E97617" w:rsidR="00F07D1C" w:rsidRPr="00F07D1C" w:rsidRDefault="00F07D1C" w:rsidP="00F07D1C">
            <w:pPr>
              <w:rPr>
                <w:rFonts w:cs="Calibri"/>
                <w:color w:val="000000"/>
                <w:sz w:val="18"/>
                <w:szCs w:val="18"/>
              </w:rPr>
            </w:pPr>
            <w:r w:rsidRPr="00F07D1C">
              <w:rPr>
                <w:rFonts w:cs="Calibri"/>
                <w:sz w:val="18"/>
                <w:szCs w:val="18"/>
              </w:rPr>
              <w:t>N/A</w:t>
            </w:r>
          </w:p>
        </w:tc>
        <w:tc>
          <w:tcPr>
            <w:tcW w:w="2126" w:type="dxa"/>
            <w:tcBorders>
              <w:top w:val="nil"/>
              <w:left w:val="nil"/>
              <w:bottom w:val="single" w:sz="4" w:space="0" w:color="auto"/>
              <w:right w:val="single" w:sz="4" w:space="0" w:color="auto"/>
            </w:tcBorders>
          </w:tcPr>
          <w:p w14:paraId="2E3880D5" w14:textId="67744FA2" w:rsidR="00F07D1C" w:rsidRPr="00F07D1C" w:rsidRDefault="00F07D1C" w:rsidP="00F07D1C">
            <w:pPr>
              <w:rPr>
                <w:rFonts w:cs="Calibri"/>
                <w:color w:val="000000"/>
                <w:sz w:val="18"/>
                <w:szCs w:val="18"/>
              </w:rPr>
            </w:pPr>
            <w:r w:rsidRPr="00F07D1C">
              <w:rPr>
                <w:rFonts w:cs="Calibri"/>
                <w:color w:val="000000"/>
                <w:sz w:val="18"/>
                <w:szCs w:val="18"/>
              </w:rPr>
              <w:t>'0'</w:t>
            </w:r>
          </w:p>
        </w:tc>
      </w:tr>
      <w:tr w:rsidR="00F07D1C" w:rsidRPr="00F07D1C" w14:paraId="2A165989" w14:textId="219A165D"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762FE59" w14:textId="62837033" w:rsidR="00F07D1C" w:rsidRPr="00F07D1C" w:rsidRDefault="00F07D1C" w:rsidP="00F07D1C">
            <w:pPr>
              <w:rPr>
                <w:rFonts w:cs="Calibri"/>
                <w:color w:val="000000"/>
                <w:sz w:val="18"/>
                <w:szCs w:val="18"/>
              </w:rPr>
            </w:pPr>
            <w:r w:rsidRPr="00F07D1C">
              <w:rPr>
                <w:rFonts w:cs="Calibri"/>
                <w:color w:val="000000"/>
                <w:sz w:val="18"/>
                <w:szCs w:val="18"/>
              </w:rPr>
              <w:t>tipgargblbg</w:t>
            </w:r>
          </w:p>
        </w:tc>
        <w:tc>
          <w:tcPr>
            <w:tcW w:w="5494" w:type="dxa"/>
            <w:tcBorders>
              <w:top w:val="nil"/>
              <w:left w:val="nil"/>
              <w:bottom w:val="single" w:sz="4" w:space="0" w:color="auto"/>
              <w:right w:val="single" w:sz="4" w:space="0" w:color="auto"/>
            </w:tcBorders>
            <w:shd w:val="clear" w:color="auto" w:fill="auto"/>
            <w:noWrap/>
            <w:hideMark/>
          </w:tcPr>
          <w:p w14:paraId="479D234A" w14:textId="61EA2328" w:rsidR="00F07D1C" w:rsidRPr="00F07D1C" w:rsidRDefault="00F07D1C" w:rsidP="00F07D1C">
            <w:pPr>
              <w:rPr>
                <w:rFonts w:cs="Calibri"/>
                <w:color w:val="000000"/>
                <w:sz w:val="18"/>
                <w:szCs w:val="18"/>
              </w:rPr>
            </w:pPr>
            <w:r w:rsidRPr="00F07D1C">
              <w:rPr>
                <w:rFonts w:cs="Calibri"/>
                <w:color w:val="000000"/>
                <w:sz w:val="18"/>
                <w:szCs w:val="18"/>
              </w:rPr>
              <w:t>Tipo de Garantia BLBG:</w:t>
            </w:r>
          </w:p>
          <w:p w14:paraId="3510486E" w14:textId="77777777" w:rsidR="00F07D1C" w:rsidRPr="00F07D1C" w:rsidRDefault="00F07D1C" w:rsidP="00F07D1C">
            <w:pPr>
              <w:pStyle w:val="ListParagraph"/>
              <w:numPr>
                <w:ilvl w:val="0"/>
                <w:numId w:val="18"/>
              </w:numPr>
              <w:rPr>
                <w:rFonts w:cs="Calibri"/>
                <w:color w:val="000000"/>
                <w:sz w:val="18"/>
                <w:szCs w:val="18"/>
              </w:rPr>
            </w:pPr>
            <w:r w:rsidRPr="00F07D1C">
              <w:rPr>
                <w:rFonts w:cs="Calibri"/>
                <w:color w:val="000000"/>
                <w:sz w:val="18"/>
                <w:szCs w:val="18"/>
              </w:rPr>
              <w:t>Identifica se a garantia associada é uma garantia pessoal ou uma garantia real (imobiliária ou financeira).</w:t>
            </w:r>
          </w:p>
          <w:p w14:paraId="5BC47FB0" w14:textId="71B22F9E" w:rsidR="00F07D1C" w:rsidRPr="00F07D1C" w:rsidRDefault="00F07D1C" w:rsidP="00F07D1C">
            <w:pPr>
              <w:pStyle w:val="ListParagraph"/>
              <w:numPr>
                <w:ilvl w:val="0"/>
                <w:numId w:val="18"/>
              </w:numPr>
              <w:rPr>
                <w:rFonts w:cs="Calibri"/>
                <w:color w:val="000000"/>
                <w:sz w:val="18"/>
                <w:szCs w:val="18"/>
              </w:rPr>
            </w:pPr>
            <w:r w:rsidRPr="00F07D1C">
              <w:rPr>
                <w:rFonts w:cs="Calibri"/>
                <w:color w:val="000000"/>
                <w:sz w:val="18"/>
                <w:szCs w:val="18"/>
              </w:rPr>
              <w:t>Está preenchido com ‘00001’ para garantias pessoais e ‘00002’ para garantias reais.</w:t>
            </w:r>
          </w:p>
        </w:tc>
        <w:tc>
          <w:tcPr>
            <w:tcW w:w="992" w:type="dxa"/>
            <w:tcBorders>
              <w:top w:val="nil"/>
              <w:left w:val="nil"/>
              <w:bottom w:val="single" w:sz="4" w:space="0" w:color="auto"/>
              <w:right w:val="single" w:sz="4" w:space="0" w:color="auto"/>
            </w:tcBorders>
            <w:shd w:val="clear" w:color="auto" w:fill="auto"/>
            <w:noWrap/>
            <w:hideMark/>
          </w:tcPr>
          <w:p w14:paraId="1C63573C"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095EB5A7" w14:textId="6D824DE5"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09BBEB53" w14:textId="6E5CA65B" w:rsidR="00F07D1C" w:rsidRPr="0097473D" w:rsidRDefault="0097473D" w:rsidP="00F07D1C">
            <w:pPr>
              <w:rPr>
                <w:rFonts w:cs="Calibri"/>
                <w:i/>
                <w:color w:val="000000"/>
                <w:sz w:val="18"/>
                <w:szCs w:val="18"/>
              </w:rPr>
            </w:pPr>
            <w:r w:rsidRPr="0097473D">
              <w:rPr>
                <w:rFonts w:cs="Calibri"/>
                <w:i/>
                <w:color w:val="000000"/>
                <w:sz w:val="18"/>
                <w:szCs w:val="18"/>
              </w:rPr>
              <w:t>tat91_tabelas (503)</w:t>
            </w:r>
          </w:p>
        </w:tc>
        <w:tc>
          <w:tcPr>
            <w:tcW w:w="1134" w:type="dxa"/>
            <w:tcBorders>
              <w:top w:val="nil"/>
              <w:left w:val="nil"/>
              <w:bottom w:val="single" w:sz="4" w:space="0" w:color="auto"/>
              <w:right w:val="single" w:sz="4" w:space="0" w:color="auto"/>
            </w:tcBorders>
          </w:tcPr>
          <w:p w14:paraId="05EAB158" w14:textId="1D3D360B" w:rsidR="00F07D1C" w:rsidRPr="00F07D1C" w:rsidRDefault="00F07D1C" w:rsidP="00F07D1C">
            <w:pPr>
              <w:rPr>
                <w:rFonts w:cs="Calibri"/>
                <w:color w:val="000000"/>
                <w:sz w:val="18"/>
                <w:szCs w:val="18"/>
              </w:rPr>
            </w:pPr>
            <w:r w:rsidRPr="00F07D1C">
              <w:rPr>
                <w:rFonts w:cs="Calibri"/>
                <w:color w:val="000000"/>
                <w:sz w:val="18"/>
                <w:szCs w:val="18"/>
              </w:rPr>
              <w:t>TAYD91C0_NELEMC03</w:t>
            </w:r>
          </w:p>
        </w:tc>
        <w:tc>
          <w:tcPr>
            <w:tcW w:w="2126" w:type="dxa"/>
            <w:tcBorders>
              <w:top w:val="nil"/>
              <w:left w:val="nil"/>
              <w:bottom w:val="single" w:sz="4" w:space="0" w:color="auto"/>
              <w:right w:val="single" w:sz="4" w:space="0" w:color="auto"/>
            </w:tcBorders>
          </w:tcPr>
          <w:p w14:paraId="2F58B1F9" w14:textId="6E6CE469" w:rsidR="00F07D1C" w:rsidRPr="00F07D1C" w:rsidRDefault="00F07D1C" w:rsidP="00F07D1C">
            <w:pPr>
              <w:rPr>
                <w:rFonts w:cs="Calibri"/>
                <w:color w:val="000000"/>
                <w:sz w:val="18"/>
                <w:szCs w:val="18"/>
              </w:rPr>
            </w:pPr>
            <w:r w:rsidRPr="00F07D1C">
              <w:rPr>
                <w:rFonts w:cs="Calibri"/>
                <w:color w:val="000000"/>
                <w:sz w:val="18"/>
                <w:szCs w:val="18"/>
              </w:rPr>
              <w:t>Obtido através do cruzamento:</w:t>
            </w:r>
            <w:r w:rsidRPr="00F07D1C">
              <w:rPr>
                <w:rFonts w:cs="Calibri"/>
                <w:color w:val="000000"/>
                <w:sz w:val="18"/>
                <w:szCs w:val="18"/>
              </w:rPr>
              <w:br/>
              <w:t>celemtab =</w:t>
            </w:r>
            <w:r w:rsidRPr="00F07D1C">
              <w:rPr>
                <w:rFonts w:cs="Calibri"/>
                <w:color w:val="000000"/>
                <w:sz w:val="18"/>
                <w:szCs w:val="18"/>
              </w:rPr>
              <w:br/>
              <w:t>CASE</w:t>
            </w:r>
            <w:r w:rsidRPr="00F07D1C">
              <w:rPr>
                <w:rFonts w:cs="Calibri"/>
                <w:color w:val="000000"/>
                <w:sz w:val="18"/>
                <w:szCs w:val="18"/>
              </w:rPr>
              <w:br/>
              <w:t xml:space="preserve">    WHEN gt018.tipologia = 'PES' THEN 'BST02500001'</w:t>
            </w:r>
            <w:r w:rsidRPr="00F07D1C">
              <w:rPr>
                <w:rFonts w:cs="Calibri"/>
                <w:color w:val="000000"/>
                <w:sz w:val="18"/>
                <w:szCs w:val="18"/>
              </w:rPr>
              <w:br/>
              <w:t xml:space="preserve">    ELSE 'BST02500002'</w:t>
            </w:r>
            <w:r w:rsidRPr="00F07D1C">
              <w:rPr>
                <w:rFonts w:cs="Calibri"/>
                <w:color w:val="000000"/>
                <w:sz w:val="18"/>
                <w:szCs w:val="18"/>
              </w:rPr>
              <w:br/>
              <w:t>END</w:t>
            </w:r>
          </w:p>
        </w:tc>
      </w:tr>
      <w:tr w:rsidR="00F07D1C" w:rsidRPr="00F07D1C" w14:paraId="462DA629" w14:textId="6E979720"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675B436" w14:textId="33D0DAF6" w:rsidR="00F07D1C" w:rsidRPr="00F07D1C" w:rsidRDefault="00F07D1C" w:rsidP="00F07D1C">
            <w:pPr>
              <w:rPr>
                <w:rFonts w:cs="Calibri"/>
                <w:color w:val="000000"/>
                <w:sz w:val="18"/>
                <w:szCs w:val="18"/>
              </w:rPr>
            </w:pPr>
            <w:r w:rsidRPr="00F07D1C">
              <w:rPr>
                <w:rFonts w:cs="Calibri"/>
                <w:color w:val="000000"/>
                <w:sz w:val="18"/>
                <w:szCs w:val="18"/>
              </w:rPr>
              <w:t>cgarglb</w:t>
            </w:r>
          </w:p>
        </w:tc>
        <w:tc>
          <w:tcPr>
            <w:tcW w:w="5494" w:type="dxa"/>
            <w:tcBorders>
              <w:top w:val="nil"/>
              <w:left w:val="nil"/>
              <w:bottom w:val="single" w:sz="4" w:space="0" w:color="auto"/>
              <w:right w:val="single" w:sz="4" w:space="0" w:color="auto"/>
            </w:tcBorders>
            <w:shd w:val="clear" w:color="auto" w:fill="auto"/>
            <w:noWrap/>
            <w:hideMark/>
          </w:tcPr>
          <w:p w14:paraId="329B0E89" w14:textId="77777777" w:rsidR="00F07D1C" w:rsidRPr="00F07D1C" w:rsidRDefault="00F07D1C" w:rsidP="00F07D1C">
            <w:pPr>
              <w:rPr>
                <w:rFonts w:cs="Calibri"/>
                <w:color w:val="000000"/>
                <w:sz w:val="18"/>
                <w:szCs w:val="18"/>
              </w:rPr>
            </w:pPr>
            <w:r w:rsidRPr="00F07D1C">
              <w:rPr>
                <w:rFonts w:cs="Calibri"/>
                <w:color w:val="000000"/>
                <w:sz w:val="18"/>
                <w:szCs w:val="18"/>
              </w:rPr>
              <w:t>Código de Garantia:</w:t>
            </w:r>
          </w:p>
          <w:p w14:paraId="5C8F547B" w14:textId="7EFF215F" w:rsidR="00F07D1C" w:rsidRPr="00F07D1C" w:rsidRDefault="00F07D1C" w:rsidP="00F07D1C">
            <w:pPr>
              <w:pStyle w:val="ListParagraph"/>
              <w:numPr>
                <w:ilvl w:val="0"/>
                <w:numId w:val="34"/>
              </w:numPr>
              <w:rPr>
                <w:rFonts w:cs="Calibri"/>
                <w:color w:val="000000"/>
                <w:sz w:val="18"/>
                <w:szCs w:val="18"/>
              </w:rPr>
            </w:pPr>
            <w:r w:rsidRPr="00F07D1C">
              <w:rPr>
                <w:rFonts w:cs="Calibri"/>
                <w:color w:val="000000"/>
                <w:sz w:val="18"/>
                <w:szCs w:val="18"/>
              </w:rPr>
              <w:t>Este campo encontra-se sempre preenchido com o valor ‘0’.</w:t>
            </w:r>
          </w:p>
        </w:tc>
        <w:tc>
          <w:tcPr>
            <w:tcW w:w="992" w:type="dxa"/>
            <w:tcBorders>
              <w:top w:val="nil"/>
              <w:left w:val="nil"/>
              <w:bottom w:val="single" w:sz="4" w:space="0" w:color="auto"/>
              <w:right w:val="single" w:sz="4" w:space="0" w:color="auto"/>
            </w:tcBorders>
            <w:shd w:val="clear" w:color="auto" w:fill="auto"/>
            <w:noWrap/>
            <w:hideMark/>
          </w:tcPr>
          <w:p w14:paraId="01A8DCDC"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3B72A947" w14:textId="1DDC6B85"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5B377121" w14:textId="4D9EBBF8" w:rsidR="00F07D1C" w:rsidRPr="0097473D" w:rsidRDefault="0097473D" w:rsidP="00F07D1C">
            <w:pPr>
              <w:rPr>
                <w:rFonts w:cs="Calibri"/>
                <w:i/>
                <w:color w:val="000000"/>
                <w:sz w:val="18"/>
                <w:szCs w:val="18"/>
              </w:rPr>
            </w:pPr>
            <w:r w:rsidRPr="0097473D">
              <w:rPr>
                <w:rFonts w:cs="Calibri"/>
                <w:i/>
                <w:color w:val="000000"/>
                <w:sz w:val="18"/>
                <w:szCs w:val="18"/>
              </w:rPr>
              <w:t>n/a</w:t>
            </w:r>
          </w:p>
        </w:tc>
        <w:tc>
          <w:tcPr>
            <w:tcW w:w="1134" w:type="dxa"/>
            <w:tcBorders>
              <w:top w:val="nil"/>
              <w:left w:val="nil"/>
              <w:bottom w:val="single" w:sz="4" w:space="0" w:color="auto"/>
              <w:right w:val="single" w:sz="4" w:space="0" w:color="auto"/>
            </w:tcBorders>
          </w:tcPr>
          <w:p w14:paraId="42039CAA" w14:textId="2310A604" w:rsidR="00F07D1C" w:rsidRPr="00F07D1C" w:rsidRDefault="00F07D1C" w:rsidP="00F07D1C">
            <w:pPr>
              <w:rPr>
                <w:rFonts w:cs="Calibri"/>
                <w:color w:val="000000"/>
                <w:sz w:val="18"/>
                <w:szCs w:val="18"/>
              </w:rPr>
            </w:pPr>
            <w:r w:rsidRPr="00F07D1C">
              <w:rPr>
                <w:rFonts w:cs="Calibri"/>
                <w:sz w:val="18"/>
                <w:szCs w:val="18"/>
              </w:rPr>
              <w:t>N/A</w:t>
            </w:r>
          </w:p>
        </w:tc>
        <w:tc>
          <w:tcPr>
            <w:tcW w:w="2126" w:type="dxa"/>
            <w:tcBorders>
              <w:top w:val="nil"/>
              <w:left w:val="nil"/>
              <w:bottom w:val="single" w:sz="4" w:space="0" w:color="auto"/>
              <w:right w:val="single" w:sz="4" w:space="0" w:color="auto"/>
            </w:tcBorders>
          </w:tcPr>
          <w:p w14:paraId="488D86AF" w14:textId="7D013EBD" w:rsidR="00F07D1C" w:rsidRPr="00F07D1C" w:rsidRDefault="00F07D1C" w:rsidP="00F07D1C">
            <w:pPr>
              <w:rPr>
                <w:rFonts w:cs="Calibri"/>
                <w:color w:val="000000"/>
                <w:sz w:val="18"/>
                <w:szCs w:val="18"/>
              </w:rPr>
            </w:pPr>
            <w:r w:rsidRPr="00F07D1C">
              <w:rPr>
                <w:rFonts w:cs="Calibri"/>
                <w:color w:val="000000"/>
                <w:sz w:val="18"/>
                <w:szCs w:val="18"/>
              </w:rPr>
              <w:t>'0'</w:t>
            </w:r>
          </w:p>
        </w:tc>
      </w:tr>
      <w:tr w:rsidR="00F07D1C" w:rsidRPr="00F07D1C" w14:paraId="7511F7EF" w14:textId="31AD8AB0"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04C3C40" w14:textId="7C4EFB07" w:rsidR="00F07D1C" w:rsidRPr="00F07D1C" w:rsidRDefault="00F07D1C" w:rsidP="00F07D1C">
            <w:pPr>
              <w:rPr>
                <w:rFonts w:cs="Calibri"/>
                <w:color w:val="000000"/>
                <w:sz w:val="18"/>
                <w:szCs w:val="18"/>
              </w:rPr>
            </w:pPr>
            <w:r w:rsidRPr="00F07D1C">
              <w:rPr>
                <w:rFonts w:cs="Calibri"/>
                <w:color w:val="000000"/>
                <w:sz w:val="18"/>
                <w:szCs w:val="18"/>
              </w:rPr>
              <w:t>dabertur</w:t>
            </w:r>
          </w:p>
        </w:tc>
        <w:tc>
          <w:tcPr>
            <w:tcW w:w="5494" w:type="dxa"/>
            <w:tcBorders>
              <w:top w:val="nil"/>
              <w:left w:val="nil"/>
              <w:bottom w:val="single" w:sz="4" w:space="0" w:color="auto"/>
              <w:right w:val="single" w:sz="4" w:space="0" w:color="auto"/>
            </w:tcBorders>
            <w:shd w:val="clear" w:color="auto" w:fill="auto"/>
            <w:noWrap/>
            <w:hideMark/>
          </w:tcPr>
          <w:p w14:paraId="3F5811A5" w14:textId="0BB9D55C" w:rsidR="00F07D1C" w:rsidRPr="00F07D1C" w:rsidRDefault="00F07D1C" w:rsidP="00F07D1C">
            <w:pPr>
              <w:rPr>
                <w:rFonts w:cs="Calibri"/>
                <w:color w:val="000000"/>
                <w:sz w:val="18"/>
                <w:szCs w:val="18"/>
              </w:rPr>
            </w:pPr>
            <w:r w:rsidRPr="00F07D1C">
              <w:rPr>
                <w:rFonts w:cs="Calibri"/>
                <w:color w:val="000000"/>
                <w:sz w:val="18"/>
                <w:szCs w:val="18"/>
              </w:rPr>
              <w:t>Data de abertura da relação responsabilidade – processo/caução:</w:t>
            </w:r>
          </w:p>
          <w:p w14:paraId="67B041E2" w14:textId="350C0A78" w:rsidR="00F07D1C" w:rsidRPr="00F07D1C" w:rsidRDefault="00F07D1C" w:rsidP="00F07D1C">
            <w:pPr>
              <w:pStyle w:val="ListParagraph"/>
              <w:numPr>
                <w:ilvl w:val="0"/>
                <w:numId w:val="18"/>
              </w:numPr>
              <w:rPr>
                <w:rFonts w:cs="Calibri"/>
                <w:color w:val="000000"/>
                <w:sz w:val="18"/>
                <w:szCs w:val="18"/>
              </w:rPr>
            </w:pPr>
            <w:r w:rsidRPr="00F07D1C">
              <w:rPr>
                <w:rFonts w:cs="Calibri"/>
                <w:color w:val="000000"/>
                <w:sz w:val="18"/>
                <w:szCs w:val="18"/>
              </w:rPr>
              <w:t xml:space="preserve">O aprovisionamento deste campo é direto da tabela </w:t>
            </w:r>
            <w:r w:rsidRPr="00F07D1C">
              <w:rPr>
                <w:rFonts w:cs="Calibri"/>
                <w:i/>
                <w:color w:val="000000"/>
                <w:sz w:val="18"/>
                <w:szCs w:val="18"/>
              </w:rPr>
              <w:t>cd_garantias.gt001_trz_rsp_gt</w:t>
            </w:r>
            <w:r w:rsidRPr="00F07D1C">
              <w:rPr>
                <w:rFonts w:cs="Calibri"/>
                <w:color w:val="000000"/>
                <w:sz w:val="18"/>
                <w:szCs w:val="18"/>
              </w:rPr>
              <w:t>, do campo ‘dini_rel’, e corresponde ao início da relação entre a responsabilidade e o processo/caução.</w:t>
            </w:r>
          </w:p>
        </w:tc>
        <w:tc>
          <w:tcPr>
            <w:tcW w:w="992" w:type="dxa"/>
            <w:tcBorders>
              <w:top w:val="nil"/>
              <w:left w:val="nil"/>
              <w:bottom w:val="single" w:sz="4" w:space="0" w:color="auto"/>
              <w:right w:val="single" w:sz="4" w:space="0" w:color="auto"/>
            </w:tcBorders>
            <w:shd w:val="clear" w:color="auto" w:fill="auto"/>
            <w:noWrap/>
            <w:hideMark/>
          </w:tcPr>
          <w:p w14:paraId="6FDC64BF"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59CE9449" w14:textId="50C6D43C"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3E90A08E" w14:textId="0EA8D612" w:rsidR="00F07D1C" w:rsidRPr="0097473D" w:rsidRDefault="0097473D" w:rsidP="00F07D1C">
            <w:pPr>
              <w:rPr>
                <w:rFonts w:cs="Calibri"/>
                <w:i/>
                <w:color w:val="000000"/>
                <w:sz w:val="18"/>
                <w:szCs w:val="18"/>
              </w:rPr>
            </w:pPr>
            <w:r w:rsidRPr="0097473D">
              <w:rPr>
                <w:rFonts w:cs="Calibri"/>
                <w:i/>
                <w:color w:val="000000"/>
                <w:sz w:val="18"/>
                <w:szCs w:val="18"/>
              </w:rPr>
              <w:t>gt001_trz_rsp_gt</w:t>
            </w:r>
            <w:r w:rsidRPr="0097473D">
              <w:rPr>
                <w:rFonts w:cs="Calibri"/>
                <w:i/>
                <w:color w:val="000000"/>
                <w:sz w:val="18"/>
                <w:szCs w:val="18"/>
              </w:rPr>
              <w:br/>
              <w:t>gt003_trz_gt_fin</w:t>
            </w:r>
            <w:r w:rsidRPr="0097473D">
              <w:rPr>
                <w:rFonts w:cs="Calibri"/>
                <w:i/>
                <w:color w:val="000000"/>
                <w:sz w:val="18"/>
                <w:szCs w:val="18"/>
              </w:rPr>
              <w:br/>
              <w:t>gt007_trz_gt_pes</w:t>
            </w:r>
            <w:r w:rsidRPr="0097473D">
              <w:rPr>
                <w:rFonts w:cs="Calibri"/>
                <w:i/>
                <w:color w:val="000000"/>
                <w:sz w:val="18"/>
                <w:szCs w:val="18"/>
              </w:rPr>
              <w:br/>
              <w:t>gt008_trz_gt_imv</w:t>
            </w:r>
          </w:p>
        </w:tc>
        <w:tc>
          <w:tcPr>
            <w:tcW w:w="1134" w:type="dxa"/>
            <w:tcBorders>
              <w:top w:val="nil"/>
              <w:left w:val="nil"/>
              <w:bottom w:val="single" w:sz="4" w:space="0" w:color="auto"/>
              <w:right w:val="single" w:sz="4" w:space="0" w:color="auto"/>
            </w:tcBorders>
          </w:tcPr>
          <w:p w14:paraId="4BC75A6D" w14:textId="578D801C" w:rsidR="00F07D1C" w:rsidRPr="00F07D1C" w:rsidRDefault="00F07D1C" w:rsidP="00F07D1C">
            <w:pPr>
              <w:rPr>
                <w:rFonts w:cs="Calibri"/>
                <w:color w:val="000000"/>
                <w:sz w:val="18"/>
                <w:szCs w:val="18"/>
              </w:rPr>
            </w:pPr>
            <w:r w:rsidRPr="00F07D1C">
              <w:rPr>
                <w:rFonts w:cs="Calibri"/>
                <w:color w:val="000000"/>
                <w:sz w:val="18"/>
                <w:szCs w:val="18"/>
              </w:rPr>
              <w:t>DINI_REL</w:t>
            </w:r>
          </w:p>
        </w:tc>
        <w:tc>
          <w:tcPr>
            <w:tcW w:w="2126" w:type="dxa"/>
            <w:tcBorders>
              <w:top w:val="nil"/>
              <w:left w:val="nil"/>
              <w:bottom w:val="single" w:sz="4" w:space="0" w:color="auto"/>
              <w:right w:val="single" w:sz="4" w:space="0" w:color="auto"/>
            </w:tcBorders>
          </w:tcPr>
          <w:p w14:paraId="69AE449F" w14:textId="316B4BFD" w:rsidR="00F07D1C" w:rsidRPr="00F07D1C" w:rsidRDefault="00F07D1C" w:rsidP="00F07D1C">
            <w:pPr>
              <w:rPr>
                <w:rFonts w:cs="Calibri"/>
                <w:color w:val="000000"/>
                <w:sz w:val="18"/>
                <w:szCs w:val="18"/>
                <w:lang w:val="en-US"/>
              </w:rPr>
            </w:pPr>
            <w:r w:rsidRPr="00F07D1C">
              <w:rPr>
                <w:rFonts w:cs="Calibri"/>
                <w:color w:val="000000"/>
                <w:sz w:val="18"/>
                <w:szCs w:val="18"/>
                <w:lang w:val="en-US"/>
              </w:rPr>
              <w:t>greatest(gt001.dini_rel, nvl(gt003.dini_rel,nvl(gt007.dini_rel,gt008.dini_rel )))</w:t>
            </w:r>
          </w:p>
        </w:tc>
      </w:tr>
      <w:tr w:rsidR="00F07D1C" w:rsidRPr="00F07D1C" w14:paraId="45617378" w14:textId="1C30AFD6"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D61721A" w14:textId="694FB1F7" w:rsidR="00F07D1C" w:rsidRPr="00F07D1C" w:rsidRDefault="00F07D1C" w:rsidP="00F07D1C">
            <w:pPr>
              <w:rPr>
                <w:rFonts w:cs="Calibri"/>
                <w:color w:val="000000"/>
                <w:sz w:val="18"/>
                <w:szCs w:val="18"/>
              </w:rPr>
            </w:pPr>
            <w:r w:rsidRPr="00F07D1C">
              <w:rPr>
                <w:rFonts w:cs="Calibri"/>
                <w:color w:val="000000"/>
                <w:sz w:val="18"/>
                <w:szCs w:val="18"/>
              </w:rPr>
              <w:t>dvencime</w:t>
            </w:r>
          </w:p>
        </w:tc>
        <w:tc>
          <w:tcPr>
            <w:tcW w:w="5494" w:type="dxa"/>
            <w:tcBorders>
              <w:top w:val="nil"/>
              <w:left w:val="nil"/>
              <w:bottom w:val="single" w:sz="4" w:space="0" w:color="auto"/>
              <w:right w:val="single" w:sz="4" w:space="0" w:color="auto"/>
            </w:tcBorders>
            <w:shd w:val="clear" w:color="auto" w:fill="auto"/>
            <w:noWrap/>
            <w:hideMark/>
          </w:tcPr>
          <w:p w14:paraId="586196E9" w14:textId="0629CD01" w:rsidR="00F07D1C" w:rsidRPr="00F07D1C" w:rsidRDefault="00F07D1C" w:rsidP="00F07D1C">
            <w:pPr>
              <w:rPr>
                <w:rFonts w:cs="Calibri"/>
                <w:color w:val="000000"/>
                <w:sz w:val="18"/>
                <w:szCs w:val="18"/>
              </w:rPr>
            </w:pPr>
            <w:r w:rsidRPr="00F07D1C">
              <w:rPr>
                <w:rFonts w:cs="Calibri"/>
                <w:color w:val="000000"/>
                <w:sz w:val="18"/>
                <w:szCs w:val="18"/>
              </w:rPr>
              <w:t>Data de vencimento da relação responsabilidade – processo/caução (efetiva):</w:t>
            </w:r>
          </w:p>
          <w:p w14:paraId="2E63270A" w14:textId="7CB499B9" w:rsidR="00F07D1C" w:rsidRPr="00F07D1C" w:rsidRDefault="00F07D1C" w:rsidP="00F07D1C">
            <w:pPr>
              <w:pStyle w:val="ListParagraph"/>
              <w:numPr>
                <w:ilvl w:val="0"/>
                <w:numId w:val="18"/>
              </w:numPr>
              <w:rPr>
                <w:rFonts w:cs="Calibri"/>
                <w:color w:val="000000"/>
                <w:sz w:val="18"/>
                <w:szCs w:val="18"/>
              </w:rPr>
            </w:pPr>
            <w:r w:rsidRPr="00F07D1C">
              <w:rPr>
                <w:rFonts w:cs="Calibri"/>
                <w:color w:val="000000"/>
                <w:sz w:val="18"/>
                <w:szCs w:val="18"/>
              </w:rPr>
              <w:t xml:space="preserve">O aprovisionamento deste campo é direto da tabela </w:t>
            </w:r>
            <w:r w:rsidRPr="00F07D1C">
              <w:rPr>
                <w:rFonts w:cs="Calibri"/>
                <w:i/>
                <w:color w:val="000000"/>
                <w:sz w:val="18"/>
                <w:szCs w:val="18"/>
              </w:rPr>
              <w:t>cd_garantias.gt001_trz_rsp_gt</w:t>
            </w:r>
            <w:r w:rsidRPr="00F07D1C">
              <w:rPr>
                <w:rFonts w:cs="Calibri"/>
                <w:color w:val="000000"/>
                <w:sz w:val="18"/>
                <w:szCs w:val="18"/>
              </w:rPr>
              <w:t>, do campo ‘dfim_rel_efec’, e corresponde à data efetiva do vencimento da relação entre a responsabilidade e o processo/caução.</w:t>
            </w:r>
          </w:p>
        </w:tc>
        <w:tc>
          <w:tcPr>
            <w:tcW w:w="992" w:type="dxa"/>
            <w:tcBorders>
              <w:top w:val="nil"/>
              <w:left w:val="nil"/>
              <w:bottom w:val="single" w:sz="4" w:space="0" w:color="auto"/>
              <w:right w:val="single" w:sz="4" w:space="0" w:color="auto"/>
            </w:tcBorders>
            <w:shd w:val="clear" w:color="auto" w:fill="auto"/>
            <w:noWrap/>
            <w:hideMark/>
          </w:tcPr>
          <w:p w14:paraId="2CDD6B13"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5B278976" w14:textId="14B295F7"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01FAEC4D" w14:textId="0AFB8344" w:rsidR="00F07D1C" w:rsidRPr="0097473D" w:rsidRDefault="0097473D" w:rsidP="00F07D1C">
            <w:pPr>
              <w:rPr>
                <w:rFonts w:cs="Calibri"/>
                <w:i/>
                <w:color w:val="000000"/>
                <w:sz w:val="18"/>
                <w:szCs w:val="18"/>
              </w:rPr>
            </w:pPr>
            <w:r w:rsidRPr="0097473D">
              <w:rPr>
                <w:rFonts w:cs="Calibri"/>
                <w:i/>
                <w:color w:val="000000"/>
                <w:sz w:val="18"/>
                <w:szCs w:val="18"/>
              </w:rPr>
              <w:t>gt001_trz_rsp_gt</w:t>
            </w:r>
            <w:r w:rsidRPr="0097473D">
              <w:rPr>
                <w:rFonts w:cs="Calibri"/>
                <w:i/>
                <w:color w:val="000000"/>
                <w:sz w:val="18"/>
                <w:szCs w:val="18"/>
              </w:rPr>
              <w:br/>
              <w:t>gt003_trz_gt_fin</w:t>
            </w:r>
            <w:r w:rsidRPr="0097473D">
              <w:rPr>
                <w:rFonts w:cs="Calibri"/>
                <w:i/>
                <w:color w:val="000000"/>
                <w:sz w:val="18"/>
                <w:szCs w:val="18"/>
              </w:rPr>
              <w:br/>
              <w:t>gt007_trz_gt_pes</w:t>
            </w:r>
            <w:r w:rsidRPr="0097473D">
              <w:rPr>
                <w:rFonts w:cs="Calibri"/>
                <w:i/>
                <w:color w:val="000000"/>
                <w:sz w:val="18"/>
                <w:szCs w:val="18"/>
              </w:rPr>
              <w:br/>
              <w:t>gt008_trz_gt_imv</w:t>
            </w:r>
          </w:p>
        </w:tc>
        <w:tc>
          <w:tcPr>
            <w:tcW w:w="1134" w:type="dxa"/>
            <w:tcBorders>
              <w:top w:val="nil"/>
              <w:left w:val="nil"/>
              <w:bottom w:val="single" w:sz="4" w:space="0" w:color="auto"/>
              <w:right w:val="single" w:sz="4" w:space="0" w:color="auto"/>
            </w:tcBorders>
          </w:tcPr>
          <w:p w14:paraId="5191B989" w14:textId="28D0B767" w:rsidR="00F07D1C" w:rsidRPr="00F07D1C" w:rsidRDefault="00F07D1C" w:rsidP="00F07D1C">
            <w:pPr>
              <w:rPr>
                <w:rFonts w:cs="Calibri"/>
                <w:color w:val="000000"/>
                <w:sz w:val="18"/>
                <w:szCs w:val="18"/>
              </w:rPr>
            </w:pPr>
            <w:r w:rsidRPr="00F07D1C">
              <w:rPr>
                <w:rFonts w:cs="Calibri"/>
                <w:color w:val="000000"/>
                <w:sz w:val="18"/>
                <w:szCs w:val="18"/>
              </w:rPr>
              <w:t>DFIM_REL_EFEC</w:t>
            </w:r>
          </w:p>
        </w:tc>
        <w:tc>
          <w:tcPr>
            <w:tcW w:w="2126" w:type="dxa"/>
            <w:tcBorders>
              <w:top w:val="nil"/>
              <w:left w:val="nil"/>
              <w:bottom w:val="single" w:sz="4" w:space="0" w:color="auto"/>
              <w:right w:val="single" w:sz="4" w:space="0" w:color="auto"/>
            </w:tcBorders>
          </w:tcPr>
          <w:p w14:paraId="12D65825" w14:textId="2A99CCB9" w:rsidR="00F07D1C" w:rsidRPr="00F07D1C" w:rsidRDefault="00F07D1C" w:rsidP="00F07D1C">
            <w:pPr>
              <w:rPr>
                <w:rFonts w:cs="Calibri"/>
                <w:color w:val="000000"/>
                <w:sz w:val="18"/>
                <w:szCs w:val="18"/>
              </w:rPr>
            </w:pPr>
            <w:r w:rsidRPr="00F07D1C">
              <w:rPr>
                <w:rFonts w:cs="Calibri"/>
                <w:color w:val="000000"/>
                <w:sz w:val="18"/>
                <w:szCs w:val="18"/>
              </w:rPr>
              <w:t xml:space="preserve">                  least(gt001.dfim_rel_efec,nvl(gt003.dfim_rel_efec,nvl(gt007.dfim_rel_efec,gt008.dfim_rel_efec )) )</w:t>
            </w:r>
          </w:p>
        </w:tc>
      </w:tr>
      <w:tr w:rsidR="00F07D1C" w:rsidRPr="00F07D1C" w14:paraId="778BDBBD" w14:textId="7C24647D"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697ABF1" w14:textId="2272D673" w:rsidR="00F07D1C" w:rsidRPr="00F07D1C" w:rsidRDefault="00F07D1C" w:rsidP="00F07D1C">
            <w:pPr>
              <w:rPr>
                <w:rFonts w:cs="Calibri"/>
                <w:color w:val="000000"/>
                <w:sz w:val="18"/>
                <w:szCs w:val="18"/>
              </w:rPr>
            </w:pPr>
            <w:r w:rsidRPr="00F07D1C">
              <w:rPr>
                <w:rFonts w:cs="Calibri"/>
                <w:color w:val="000000"/>
                <w:sz w:val="18"/>
                <w:szCs w:val="18"/>
              </w:rPr>
              <w:t>dvencimp</w:t>
            </w:r>
          </w:p>
        </w:tc>
        <w:tc>
          <w:tcPr>
            <w:tcW w:w="5494" w:type="dxa"/>
            <w:tcBorders>
              <w:top w:val="nil"/>
              <w:left w:val="nil"/>
              <w:bottom w:val="single" w:sz="4" w:space="0" w:color="auto"/>
              <w:right w:val="single" w:sz="4" w:space="0" w:color="auto"/>
            </w:tcBorders>
            <w:shd w:val="clear" w:color="auto" w:fill="auto"/>
            <w:noWrap/>
            <w:hideMark/>
          </w:tcPr>
          <w:p w14:paraId="28E7D701" w14:textId="69B7688B" w:rsidR="00F07D1C" w:rsidRPr="00F07D1C" w:rsidRDefault="00F07D1C" w:rsidP="00F07D1C">
            <w:pPr>
              <w:rPr>
                <w:rFonts w:cs="Calibri"/>
                <w:color w:val="000000"/>
                <w:sz w:val="18"/>
                <w:szCs w:val="18"/>
              </w:rPr>
            </w:pPr>
            <w:r w:rsidRPr="00F07D1C">
              <w:rPr>
                <w:rFonts w:cs="Calibri"/>
                <w:color w:val="000000"/>
                <w:sz w:val="18"/>
                <w:szCs w:val="18"/>
              </w:rPr>
              <w:t>Data de vencimento da relação responsabilidade – processo/caução (prevista):</w:t>
            </w:r>
          </w:p>
          <w:p w14:paraId="43AC253A" w14:textId="7CE8EE3D" w:rsidR="00F07D1C" w:rsidRPr="00F07D1C" w:rsidRDefault="00F07D1C" w:rsidP="00F07D1C">
            <w:pPr>
              <w:pStyle w:val="ListParagraph"/>
              <w:numPr>
                <w:ilvl w:val="0"/>
                <w:numId w:val="18"/>
              </w:numPr>
              <w:rPr>
                <w:rFonts w:cs="Calibri"/>
                <w:color w:val="000000"/>
                <w:sz w:val="18"/>
                <w:szCs w:val="18"/>
              </w:rPr>
            </w:pPr>
            <w:r w:rsidRPr="00F07D1C">
              <w:rPr>
                <w:rFonts w:cs="Calibri"/>
                <w:color w:val="000000"/>
                <w:sz w:val="18"/>
                <w:szCs w:val="18"/>
              </w:rPr>
              <w:t xml:space="preserve">O aprovisionamento deste campo é direto da tabela </w:t>
            </w:r>
            <w:r w:rsidRPr="00F07D1C">
              <w:rPr>
                <w:rFonts w:cs="Calibri"/>
                <w:i/>
                <w:color w:val="000000"/>
                <w:sz w:val="18"/>
                <w:szCs w:val="18"/>
              </w:rPr>
              <w:t>cd_garantias.gt001_trz_rsp_gt</w:t>
            </w:r>
            <w:r w:rsidRPr="00F07D1C">
              <w:rPr>
                <w:rFonts w:cs="Calibri"/>
                <w:color w:val="000000"/>
                <w:sz w:val="18"/>
                <w:szCs w:val="18"/>
              </w:rPr>
              <w:t>, do campo ‘dfim_rel_prev’, e corresponde à data prevista do vencimento da relação entre a responsabilidade e o processo/caução.</w:t>
            </w:r>
          </w:p>
        </w:tc>
        <w:tc>
          <w:tcPr>
            <w:tcW w:w="992" w:type="dxa"/>
            <w:tcBorders>
              <w:top w:val="nil"/>
              <w:left w:val="nil"/>
              <w:bottom w:val="single" w:sz="4" w:space="0" w:color="auto"/>
              <w:right w:val="single" w:sz="4" w:space="0" w:color="auto"/>
            </w:tcBorders>
            <w:shd w:val="clear" w:color="auto" w:fill="auto"/>
            <w:noWrap/>
            <w:hideMark/>
          </w:tcPr>
          <w:p w14:paraId="3E1CF265"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356D7600" w14:textId="2132B32B"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25EEF755" w14:textId="66E5C8EE" w:rsidR="00F07D1C" w:rsidRPr="0097473D" w:rsidRDefault="0097473D" w:rsidP="00F07D1C">
            <w:pPr>
              <w:rPr>
                <w:rFonts w:cs="Calibri"/>
                <w:i/>
                <w:color w:val="000000"/>
                <w:sz w:val="18"/>
                <w:szCs w:val="18"/>
              </w:rPr>
            </w:pPr>
            <w:r w:rsidRPr="0097473D">
              <w:rPr>
                <w:rFonts w:cs="Calibri"/>
                <w:i/>
                <w:color w:val="000000"/>
                <w:sz w:val="18"/>
                <w:szCs w:val="18"/>
              </w:rPr>
              <w:t>gt001_trz_rsp_gt</w:t>
            </w:r>
            <w:r w:rsidRPr="0097473D">
              <w:rPr>
                <w:rFonts w:cs="Calibri"/>
                <w:i/>
                <w:color w:val="000000"/>
                <w:sz w:val="18"/>
                <w:szCs w:val="18"/>
              </w:rPr>
              <w:br/>
              <w:t>gt003_trz_gt_fin</w:t>
            </w:r>
            <w:r w:rsidRPr="0097473D">
              <w:rPr>
                <w:rFonts w:cs="Calibri"/>
                <w:i/>
                <w:color w:val="000000"/>
                <w:sz w:val="18"/>
                <w:szCs w:val="18"/>
              </w:rPr>
              <w:br/>
              <w:t>gt007_trz_gt_pes</w:t>
            </w:r>
            <w:r w:rsidRPr="0097473D">
              <w:rPr>
                <w:rFonts w:cs="Calibri"/>
                <w:i/>
                <w:color w:val="000000"/>
                <w:sz w:val="18"/>
                <w:szCs w:val="18"/>
              </w:rPr>
              <w:br/>
              <w:t>gt008_trz_gt_imv</w:t>
            </w:r>
          </w:p>
        </w:tc>
        <w:tc>
          <w:tcPr>
            <w:tcW w:w="1134" w:type="dxa"/>
            <w:tcBorders>
              <w:top w:val="nil"/>
              <w:left w:val="nil"/>
              <w:bottom w:val="single" w:sz="4" w:space="0" w:color="auto"/>
              <w:right w:val="single" w:sz="4" w:space="0" w:color="auto"/>
            </w:tcBorders>
          </w:tcPr>
          <w:p w14:paraId="14693D3D" w14:textId="3D88FB95" w:rsidR="00F07D1C" w:rsidRPr="00F07D1C" w:rsidRDefault="00F07D1C" w:rsidP="00F07D1C">
            <w:pPr>
              <w:rPr>
                <w:rFonts w:cs="Calibri"/>
                <w:color w:val="000000"/>
                <w:sz w:val="18"/>
                <w:szCs w:val="18"/>
              </w:rPr>
            </w:pPr>
            <w:r w:rsidRPr="00F07D1C">
              <w:rPr>
                <w:rFonts w:cs="Calibri"/>
                <w:color w:val="000000"/>
                <w:sz w:val="18"/>
                <w:szCs w:val="18"/>
              </w:rPr>
              <w:t>DFIM_REL_PREV</w:t>
            </w:r>
          </w:p>
        </w:tc>
        <w:tc>
          <w:tcPr>
            <w:tcW w:w="2126" w:type="dxa"/>
            <w:tcBorders>
              <w:top w:val="nil"/>
              <w:left w:val="nil"/>
              <w:bottom w:val="single" w:sz="4" w:space="0" w:color="auto"/>
              <w:right w:val="single" w:sz="4" w:space="0" w:color="auto"/>
            </w:tcBorders>
          </w:tcPr>
          <w:p w14:paraId="1B30050D" w14:textId="0E926D2B" w:rsidR="00F07D1C" w:rsidRPr="00F07D1C" w:rsidRDefault="00F07D1C" w:rsidP="00F07D1C">
            <w:pPr>
              <w:rPr>
                <w:rFonts w:cs="Calibri"/>
                <w:color w:val="000000"/>
                <w:sz w:val="18"/>
                <w:szCs w:val="18"/>
                <w:lang w:val="en-US"/>
              </w:rPr>
            </w:pPr>
            <w:r w:rsidRPr="00F07D1C">
              <w:rPr>
                <w:rFonts w:cs="Calibri"/>
                <w:color w:val="000000"/>
                <w:sz w:val="18"/>
                <w:szCs w:val="18"/>
                <w:lang w:val="en-US"/>
              </w:rPr>
              <w:t xml:space="preserve">                  least(gt001.dfim_rel_prev,nvl(gt003.dfim_rel_prev,nvl(gt007.dfim_rel_prev,gt008.dfim_rel_prev ) ))</w:t>
            </w:r>
          </w:p>
        </w:tc>
      </w:tr>
      <w:tr w:rsidR="00F07D1C" w:rsidRPr="00F07D1C" w14:paraId="7A5FEA5F" w14:textId="303BD8DC"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B79D3B3" w14:textId="61121A93" w:rsidR="00F07D1C" w:rsidRPr="00F07D1C" w:rsidRDefault="00F07D1C" w:rsidP="00F07D1C">
            <w:pPr>
              <w:rPr>
                <w:rFonts w:cs="Calibri"/>
                <w:color w:val="000000"/>
                <w:sz w:val="18"/>
                <w:szCs w:val="18"/>
              </w:rPr>
            </w:pPr>
            <w:r w:rsidRPr="00F07D1C">
              <w:rPr>
                <w:rFonts w:cs="Calibri"/>
                <w:color w:val="000000"/>
                <w:sz w:val="18"/>
                <w:szCs w:val="18"/>
              </w:rPr>
              <w:t>tipgarbg</w:t>
            </w:r>
          </w:p>
        </w:tc>
        <w:tc>
          <w:tcPr>
            <w:tcW w:w="5494" w:type="dxa"/>
            <w:tcBorders>
              <w:top w:val="nil"/>
              <w:left w:val="nil"/>
              <w:bottom w:val="single" w:sz="4" w:space="0" w:color="auto"/>
              <w:right w:val="single" w:sz="4" w:space="0" w:color="auto"/>
            </w:tcBorders>
            <w:shd w:val="clear" w:color="auto" w:fill="auto"/>
            <w:noWrap/>
            <w:hideMark/>
          </w:tcPr>
          <w:p w14:paraId="2B7D2158" w14:textId="47102EA5" w:rsidR="00F07D1C" w:rsidRPr="00F07D1C" w:rsidRDefault="00F07D1C" w:rsidP="00F07D1C">
            <w:pPr>
              <w:rPr>
                <w:rFonts w:cs="Calibri"/>
                <w:color w:val="000000"/>
                <w:sz w:val="18"/>
                <w:szCs w:val="18"/>
              </w:rPr>
            </w:pPr>
            <w:r w:rsidRPr="00F07D1C">
              <w:rPr>
                <w:rFonts w:cs="Calibri"/>
                <w:color w:val="000000"/>
                <w:sz w:val="18"/>
                <w:szCs w:val="18"/>
              </w:rPr>
              <w:t>Tipologia garantia (Hierarquia Completa):</w:t>
            </w:r>
          </w:p>
          <w:p w14:paraId="1BBB658D" w14:textId="0ED7AE63" w:rsidR="00F07D1C" w:rsidRPr="00F07D1C" w:rsidRDefault="00F07D1C" w:rsidP="00F07D1C">
            <w:pPr>
              <w:pStyle w:val="ListParagraph"/>
              <w:numPr>
                <w:ilvl w:val="0"/>
                <w:numId w:val="18"/>
              </w:numPr>
              <w:rPr>
                <w:rFonts w:cs="Calibri"/>
                <w:color w:val="000000"/>
                <w:sz w:val="18"/>
                <w:szCs w:val="18"/>
              </w:rPr>
            </w:pPr>
            <w:r w:rsidRPr="00F07D1C">
              <w:rPr>
                <w:rFonts w:cs="Calibri"/>
                <w:color w:val="000000"/>
                <w:sz w:val="18"/>
                <w:szCs w:val="18"/>
              </w:rPr>
              <w:t xml:space="preserve">Este campo equivale ao código das garantias (‘cgarant’), no entanto, é aprovisionado em concordância com os baremos globais. </w:t>
            </w:r>
          </w:p>
        </w:tc>
        <w:tc>
          <w:tcPr>
            <w:tcW w:w="992" w:type="dxa"/>
            <w:tcBorders>
              <w:top w:val="nil"/>
              <w:left w:val="nil"/>
              <w:bottom w:val="single" w:sz="4" w:space="0" w:color="auto"/>
              <w:right w:val="single" w:sz="4" w:space="0" w:color="auto"/>
            </w:tcBorders>
            <w:shd w:val="clear" w:color="auto" w:fill="auto"/>
            <w:noWrap/>
            <w:hideMark/>
          </w:tcPr>
          <w:p w14:paraId="7F339ECC"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1E612E65" w14:textId="5797A8CD"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2B0AF54D" w14:textId="58733FD9" w:rsidR="00F07D1C" w:rsidRPr="0097473D" w:rsidRDefault="0097473D" w:rsidP="00F07D1C">
            <w:pPr>
              <w:rPr>
                <w:rFonts w:cs="Calibri"/>
                <w:i/>
                <w:color w:val="000000"/>
                <w:sz w:val="18"/>
                <w:szCs w:val="18"/>
              </w:rPr>
            </w:pPr>
            <w:r w:rsidRPr="0097473D">
              <w:rPr>
                <w:rFonts w:cs="Calibri"/>
                <w:i/>
                <w:color w:val="000000"/>
                <w:sz w:val="18"/>
                <w:szCs w:val="18"/>
              </w:rPr>
              <w:t>tat91_tabelas (503)</w:t>
            </w:r>
          </w:p>
        </w:tc>
        <w:tc>
          <w:tcPr>
            <w:tcW w:w="1134" w:type="dxa"/>
            <w:tcBorders>
              <w:top w:val="nil"/>
              <w:left w:val="nil"/>
              <w:bottom w:val="single" w:sz="4" w:space="0" w:color="auto"/>
              <w:right w:val="single" w:sz="4" w:space="0" w:color="auto"/>
            </w:tcBorders>
          </w:tcPr>
          <w:p w14:paraId="73E2561E" w14:textId="72445AF7" w:rsidR="00F07D1C" w:rsidRPr="00F07D1C" w:rsidRDefault="00F07D1C" w:rsidP="00F07D1C">
            <w:pPr>
              <w:rPr>
                <w:rFonts w:cs="Calibri"/>
                <w:color w:val="000000"/>
                <w:sz w:val="18"/>
                <w:szCs w:val="18"/>
              </w:rPr>
            </w:pPr>
            <w:r w:rsidRPr="00F07D1C">
              <w:rPr>
                <w:rFonts w:cs="Calibri"/>
                <w:color w:val="000000"/>
                <w:sz w:val="18"/>
                <w:szCs w:val="18"/>
              </w:rPr>
              <w:t>TAYD91C0_NELEMC03</w:t>
            </w:r>
          </w:p>
        </w:tc>
        <w:tc>
          <w:tcPr>
            <w:tcW w:w="2126" w:type="dxa"/>
            <w:tcBorders>
              <w:top w:val="nil"/>
              <w:left w:val="nil"/>
              <w:bottom w:val="single" w:sz="4" w:space="0" w:color="auto"/>
              <w:right w:val="single" w:sz="4" w:space="0" w:color="auto"/>
            </w:tcBorders>
          </w:tcPr>
          <w:p w14:paraId="02FB3A41" w14:textId="64B078AB" w:rsidR="00F07D1C" w:rsidRPr="00F07D1C" w:rsidRDefault="00F07D1C" w:rsidP="00F07D1C">
            <w:pPr>
              <w:rPr>
                <w:rFonts w:cs="Calibri"/>
                <w:color w:val="000000"/>
                <w:sz w:val="18"/>
                <w:szCs w:val="18"/>
                <w:lang w:val="en-US"/>
              </w:rPr>
            </w:pPr>
            <w:r w:rsidRPr="00F07D1C">
              <w:rPr>
                <w:rFonts w:cs="Calibri"/>
                <w:color w:val="000000"/>
                <w:sz w:val="18"/>
                <w:szCs w:val="18"/>
                <w:lang w:val="en-US"/>
              </w:rPr>
              <w:t>Obtido através do cruzamento:</w:t>
            </w:r>
            <w:r w:rsidRPr="00F07D1C">
              <w:rPr>
                <w:rFonts w:cs="Calibri"/>
                <w:color w:val="000000"/>
                <w:sz w:val="18"/>
                <w:szCs w:val="18"/>
                <w:lang w:val="en-US"/>
              </w:rPr>
              <w:br/>
              <w:t xml:space="preserve">celemtab = </w:t>
            </w:r>
            <w:r w:rsidRPr="00F07D1C">
              <w:rPr>
                <w:rFonts w:cs="Calibri"/>
                <w:color w:val="000000"/>
                <w:sz w:val="18"/>
                <w:szCs w:val="18"/>
                <w:lang w:val="en-US"/>
              </w:rPr>
              <w:br/>
              <w:t>CONCAT(</w:t>
            </w:r>
            <w:r w:rsidRPr="00F07D1C">
              <w:rPr>
                <w:rFonts w:cs="Calibri"/>
                <w:color w:val="000000"/>
                <w:sz w:val="18"/>
                <w:szCs w:val="18"/>
                <w:lang w:val="en-US"/>
              </w:rPr>
              <w:br/>
              <w:t xml:space="preserve">    CASE </w:t>
            </w:r>
            <w:r w:rsidRPr="00F07D1C">
              <w:rPr>
                <w:rFonts w:cs="Calibri"/>
                <w:color w:val="000000"/>
                <w:sz w:val="18"/>
                <w:szCs w:val="18"/>
                <w:lang w:val="en-US"/>
              </w:rPr>
              <w:br/>
              <w:t xml:space="preserve">        WHEN gt018.origem = 'FAC' THEN 'FAC026'</w:t>
            </w:r>
            <w:r w:rsidRPr="00F07D1C">
              <w:rPr>
                <w:rFonts w:cs="Calibri"/>
                <w:color w:val="000000"/>
                <w:sz w:val="18"/>
                <w:szCs w:val="18"/>
                <w:lang w:val="en-US"/>
              </w:rPr>
              <w:br/>
              <w:t xml:space="preserve">        WHEN gt018.origem = 'LEA' THEN 'LEA026'</w:t>
            </w:r>
            <w:r w:rsidRPr="00F07D1C">
              <w:rPr>
                <w:rFonts w:cs="Calibri"/>
                <w:color w:val="000000"/>
                <w:sz w:val="18"/>
                <w:szCs w:val="18"/>
                <w:lang w:val="en-US"/>
              </w:rPr>
              <w:br/>
            </w:r>
            <w:r w:rsidRPr="00F07D1C">
              <w:rPr>
                <w:rFonts w:cs="Calibri"/>
                <w:color w:val="000000"/>
                <w:sz w:val="18"/>
                <w:szCs w:val="18"/>
                <w:lang w:val="en-US"/>
              </w:rPr>
              <w:lastRenderedPageBreak/>
              <w:t xml:space="preserve">        ELSE 'BST026'</w:t>
            </w:r>
            <w:r w:rsidRPr="00F07D1C">
              <w:rPr>
                <w:rFonts w:cs="Calibri"/>
                <w:color w:val="000000"/>
                <w:sz w:val="18"/>
                <w:szCs w:val="18"/>
                <w:lang w:val="en-US"/>
              </w:rPr>
              <w:br/>
              <w:t xml:space="preserve">    END, gt018.cgarant_rpt</w:t>
            </w:r>
            <w:r w:rsidRPr="00F07D1C">
              <w:rPr>
                <w:rFonts w:cs="Calibri"/>
                <w:color w:val="000000"/>
                <w:sz w:val="18"/>
                <w:szCs w:val="18"/>
                <w:lang w:val="en-US"/>
              </w:rPr>
              <w:br/>
              <w:t>)</w:t>
            </w:r>
          </w:p>
        </w:tc>
      </w:tr>
      <w:tr w:rsidR="00F07D1C" w:rsidRPr="00F07D1C" w14:paraId="784C7778" w14:textId="7BBA4183"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CAF3EDD" w14:textId="52BAD5FF" w:rsidR="00F07D1C" w:rsidRPr="00F07D1C" w:rsidRDefault="00F07D1C" w:rsidP="00F07D1C">
            <w:pPr>
              <w:rPr>
                <w:rFonts w:cs="Calibri"/>
                <w:color w:val="000000"/>
                <w:sz w:val="18"/>
                <w:szCs w:val="18"/>
              </w:rPr>
            </w:pPr>
            <w:r w:rsidRPr="00F07D1C">
              <w:rPr>
                <w:rFonts w:cs="Calibri"/>
                <w:color w:val="000000"/>
                <w:sz w:val="18"/>
                <w:szCs w:val="18"/>
              </w:rPr>
              <w:lastRenderedPageBreak/>
              <w:t>cgarantbl</w:t>
            </w:r>
          </w:p>
        </w:tc>
        <w:tc>
          <w:tcPr>
            <w:tcW w:w="5494" w:type="dxa"/>
            <w:tcBorders>
              <w:top w:val="nil"/>
              <w:left w:val="nil"/>
              <w:bottom w:val="single" w:sz="4" w:space="0" w:color="auto"/>
              <w:right w:val="single" w:sz="4" w:space="0" w:color="auto"/>
            </w:tcBorders>
            <w:shd w:val="clear" w:color="auto" w:fill="auto"/>
            <w:noWrap/>
            <w:hideMark/>
          </w:tcPr>
          <w:p w14:paraId="2BCF8870" w14:textId="7F5A1EB2" w:rsidR="00F07D1C" w:rsidRPr="00F07D1C" w:rsidRDefault="00F07D1C" w:rsidP="00F07D1C">
            <w:pPr>
              <w:rPr>
                <w:rFonts w:cs="Calibri"/>
                <w:color w:val="000000"/>
                <w:sz w:val="18"/>
                <w:szCs w:val="18"/>
              </w:rPr>
            </w:pPr>
            <w:r w:rsidRPr="00F07D1C">
              <w:rPr>
                <w:rFonts w:cs="Calibri"/>
                <w:color w:val="000000"/>
                <w:sz w:val="18"/>
                <w:szCs w:val="18"/>
              </w:rPr>
              <w:t>Tipologia garantia (local):</w:t>
            </w:r>
          </w:p>
          <w:p w14:paraId="31F9B738" w14:textId="6BB5F90B" w:rsidR="00F07D1C" w:rsidRPr="00F07D1C" w:rsidRDefault="00F07D1C" w:rsidP="00F07D1C">
            <w:pPr>
              <w:pStyle w:val="ListParagraph"/>
              <w:numPr>
                <w:ilvl w:val="0"/>
                <w:numId w:val="11"/>
              </w:numPr>
              <w:jc w:val="both"/>
              <w:rPr>
                <w:rFonts w:cs="Calibri"/>
                <w:color w:val="000000"/>
                <w:sz w:val="18"/>
                <w:szCs w:val="18"/>
              </w:rPr>
            </w:pPr>
            <w:r w:rsidRPr="00F07D1C">
              <w:rPr>
                <w:rFonts w:cs="Calibri"/>
                <w:color w:val="000000"/>
                <w:sz w:val="18"/>
                <w:szCs w:val="18"/>
              </w:rPr>
              <w:t>O código da garantia pode ser indicado diretamente na origem do registo ou criado através de uma combinação do produto e subproduto da garantia, como no caso das CS.</w:t>
            </w:r>
          </w:p>
          <w:p w14:paraId="1EFB6DA7" w14:textId="77777777" w:rsidR="00F07D1C" w:rsidRPr="00F07D1C" w:rsidRDefault="00F07D1C" w:rsidP="00F07D1C">
            <w:pPr>
              <w:pStyle w:val="ListParagraph"/>
              <w:numPr>
                <w:ilvl w:val="0"/>
                <w:numId w:val="11"/>
              </w:numPr>
              <w:rPr>
                <w:rFonts w:cs="Calibri"/>
                <w:color w:val="000000"/>
                <w:sz w:val="18"/>
                <w:szCs w:val="18"/>
              </w:rPr>
            </w:pPr>
            <w:r w:rsidRPr="00F07D1C">
              <w:rPr>
                <w:rFonts w:cs="Calibri"/>
                <w:color w:val="000000"/>
                <w:sz w:val="18"/>
                <w:szCs w:val="18"/>
              </w:rPr>
              <w:t>Este campo permite obter mais detalhe acerca da garantia.</w:t>
            </w:r>
          </w:p>
          <w:p w14:paraId="7A0B83F7" w14:textId="04F6EA97" w:rsidR="00F07D1C" w:rsidRPr="00F07D1C" w:rsidRDefault="00F07D1C" w:rsidP="00F07D1C">
            <w:pPr>
              <w:pStyle w:val="ListParagraph"/>
              <w:numPr>
                <w:ilvl w:val="0"/>
                <w:numId w:val="11"/>
              </w:numPr>
              <w:rPr>
                <w:rFonts w:cs="Calibri"/>
                <w:color w:val="000000"/>
                <w:sz w:val="18"/>
                <w:szCs w:val="18"/>
              </w:rPr>
            </w:pPr>
            <w:r w:rsidRPr="00F07D1C">
              <w:rPr>
                <w:rFonts w:cs="Calibri"/>
                <w:sz w:val="18"/>
                <w:szCs w:val="18"/>
              </w:rPr>
              <w:t xml:space="preserve">O significado dos códigos do campo ‘cgarant’ pode ser consultado na tabela </w:t>
            </w:r>
            <w:r w:rsidRPr="00F07D1C">
              <w:rPr>
                <w:rFonts w:cs="Calibri"/>
                <w:i/>
                <w:sz w:val="18"/>
                <w:szCs w:val="18"/>
              </w:rPr>
              <w:t>cd_estruturais.tat91_tabelas</w:t>
            </w:r>
            <w:r w:rsidRPr="00F07D1C">
              <w:rPr>
                <w:rFonts w:cs="Calibri"/>
                <w:sz w:val="18"/>
                <w:szCs w:val="18"/>
              </w:rPr>
              <w:t>, em que o campo ‘tayd91c0_celemtab’ corresponde ao código da garantia, e o ‘tayd91c0_gelemtab’ indica a designação do código da garantia respetiva. Ao atacar esta tabela, tem que se filtrar por 'tayd91c0_ctabela' = '251' e não esquecer de selecionar a 'data_date_part' relevante. Note-se que esta tabela só tem dados para os dias úteis.</w:t>
            </w:r>
          </w:p>
        </w:tc>
        <w:tc>
          <w:tcPr>
            <w:tcW w:w="992" w:type="dxa"/>
            <w:tcBorders>
              <w:top w:val="nil"/>
              <w:left w:val="nil"/>
              <w:bottom w:val="single" w:sz="4" w:space="0" w:color="auto"/>
              <w:right w:val="single" w:sz="4" w:space="0" w:color="auto"/>
            </w:tcBorders>
            <w:shd w:val="clear" w:color="auto" w:fill="auto"/>
            <w:noWrap/>
            <w:hideMark/>
          </w:tcPr>
          <w:p w14:paraId="26D29936"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28B5ACE2" w14:textId="076BB876"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6E95897C" w14:textId="40DCE66A" w:rsidR="00F07D1C" w:rsidRPr="0097473D" w:rsidRDefault="0097473D" w:rsidP="00F07D1C">
            <w:pPr>
              <w:rPr>
                <w:rFonts w:cs="Calibri"/>
                <w:i/>
                <w:color w:val="000000"/>
                <w:sz w:val="18"/>
                <w:szCs w:val="18"/>
              </w:rPr>
            </w:pPr>
            <w:r w:rsidRPr="0097473D">
              <w:rPr>
                <w:rFonts w:cs="Calibri"/>
                <w:i/>
                <w:color w:val="000000"/>
                <w:sz w:val="18"/>
                <w:szCs w:val="18"/>
              </w:rPr>
              <w:t>tat91_tabelas (503)</w:t>
            </w:r>
          </w:p>
        </w:tc>
        <w:tc>
          <w:tcPr>
            <w:tcW w:w="1134" w:type="dxa"/>
            <w:tcBorders>
              <w:top w:val="nil"/>
              <w:left w:val="nil"/>
              <w:bottom w:val="single" w:sz="4" w:space="0" w:color="auto"/>
              <w:right w:val="single" w:sz="4" w:space="0" w:color="auto"/>
            </w:tcBorders>
          </w:tcPr>
          <w:p w14:paraId="15291F28" w14:textId="1045EE68" w:rsidR="00F07D1C" w:rsidRPr="00F07D1C" w:rsidRDefault="00F07D1C" w:rsidP="00F07D1C">
            <w:pPr>
              <w:rPr>
                <w:rFonts w:cs="Calibri"/>
                <w:color w:val="000000"/>
                <w:sz w:val="18"/>
                <w:szCs w:val="18"/>
              </w:rPr>
            </w:pPr>
            <w:r w:rsidRPr="00F07D1C">
              <w:rPr>
                <w:rFonts w:cs="Calibri"/>
                <w:color w:val="000000"/>
                <w:sz w:val="18"/>
                <w:szCs w:val="18"/>
              </w:rPr>
              <w:t>TAYD91C0_NELEMC02</w:t>
            </w:r>
          </w:p>
        </w:tc>
        <w:tc>
          <w:tcPr>
            <w:tcW w:w="2126" w:type="dxa"/>
            <w:tcBorders>
              <w:top w:val="nil"/>
              <w:left w:val="nil"/>
              <w:bottom w:val="single" w:sz="4" w:space="0" w:color="auto"/>
              <w:right w:val="single" w:sz="4" w:space="0" w:color="auto"/>
            </w:tcBorders>
          </w:tcPr>
          <w:p w14:paraId="33702EAF" w14:textId="3BEEC9A7" w:rsidR="00F07D1C" w:rsidRPr="00F07D1C" w:rsidRDefault="00F07D1C" w:rsidP="00F07D1C">
            <w:pPr>
              <w:rPr>
                <w:rFonts w:cs="Calibri"/>
                <w:color w:val="000000"/>
                <w:sz w:val="18"/>
                <w:szCs w:val="18"/>
                <w:lang w:val="en-US"/>
              </w:rPr>
            </w:pPr>
            <w:r w:rsidRPr="00F07D1C">
              <w:rPr>
                <w:rFonts w:cs="Calibri"/>
                <w:color w:val="000000"/>
                <w:sz w:val="18"/>
                <w:szCs w:val="18"/>
                <w:lang w:val="en-US"/>
              </w:rPr>
              <w:t>Obtido através do cruzamento:</w:t>
            </w:r>
            <w:r w:rsidRPr="00F07D1C">
              <w:rPr>
                <w:rFonts w:cs="Calibri"/>
                <w:color w:val="000000"/>
                <w:sz w:val="18"/>
                <w:szCs w:val="18"/>
                <w:lang w:val="en-US"/>
              </w:rPr>
              <w:br/>
              <w:t xml:space="preserve">celemtab = </w:t>
            </w:r>
            <w:r w:rsidRPr="00F07D1C">
              <w:rPr>
                <w:rFonts w:cs="Calibri"/>
                <w:color w:val="000000"/>
                <w:sz w:val="18"/>
                <w:szCs w:val="18"/>
                <w:lang w:val="en-US"/>
              </w:rPr>
              <w:br/>
              <w:t>CONCAT(</w:t>
            </w:r>
            <w:r w:rsidRPr="00F07D1C">
              <w:rPr>
                <w:rFonts w:cs="Calibri"/>
                <w:color w:val="000000"/>
                <w:sz w:val="18"/>
                <w:szCs w:val="18"/>
                <w:lang w:val="en-US"/>
              </w:rPr>
              <w:br/>
              <w:t xml:space="preserve">    CASE </w:t>
            </w:r>
            <w:r w:rsidRPr="00F07D1C">
              <w:rPr>
                <w:rFonts w:cs="Calibri"/>
                <w:color w:val="000000"/>
                <w:sz w:val="18"/>
                <w:szCs w:val="18"/>
                <w:lang w:val="en-US"/>
              </w:rPr>
              <w:br/>
              <w:t xml:space="preserve">        WHEN gt018.origem = 'FAC' THEN 'FAC026'</w:t>
            </w:r>
            <w:r w:rsidRPr="00F07D1C">
              <w:rPr>
                <w:rFonts w:cs="Calibri"/>
                <w:color w:val="000000"/>
                <w:sz w:val="18"/>
                <w:szCs w:val="18"/>
                <w:lang w:val="en-US"/>
              </w:rPr>
              <w:br/>
              <w:t xml:space="preserve">        WHEN gt018.origem = 'LEA' THEN 'LEA026'</w:t>
            </w:r>
            <w:r w:rsidRPr="00F07D1C">
              <w:rPr>
                <w:rFonts w:cs="Calibri"/>
                <w:color w:val="000000"/>
                <w:sz w:val="18"/>
                <w:szCs w:val="18"/>
                <w:lang w:val="en-US"/>
              </w:rPr>
              <w:br/>
              <w:t xml:space="preserve">        ELSE 'BST026'</w:t>
            </w:r>
            <w:r w:rsidRPr="00F07D1C">
              <w:rPr>
                <w:rFonts w:cs="Calibri"/>
                <w:color w:val="000000"/>
                <w:sz w:val="18"/>
                <w:szCs w:val="18"/>
                <w:lang w:val="en-US"/>
              </w:rPr>
              <w:br/>
              <w:t xml:space="preserve">    END, gt018.cgarant_rpt</w:t>
            </w:r>
            <w:r w:rsidRPr="00F07D1C">
              <w:rPr>
                <w:rFonts w:cs="Calibri"/>
                <w:color w:val="000000"/>
                <w:sz w:val="18"/>
                <w:szCs w:val="18"/>
                <w:lang w:val="en-US"/>
              </w:rPr>
              <w:br/>
              <w:t>)</w:t>
            </w:r>
          </w:p>
        </w:tc>
      </w:tr>
      <w:tr w:rsidR="00F07D1C" w:rsidRPr="00F07D1C" w14:paraId="50EBB933" w14:textId="08A6B220" w:rsidTr="00F07D1C">
        <w:trPr>
          <w:trHeight w:val="800"/>
        </w:trPr>
        <w:tc>
          <w:tcPr>
            <w:tcW w:w="1871" w:type="dxa"/>
            <w:tcBorders>
              <w:top w:val="nil"/>
              <w:left w:val="single" w:sz="4" w:space="0" w:color="auto"/>
              <w:bottom w:val="single" w:sz="4" w:space="0" w:color="auto"/>
              <w:right w:val="single" w:sz="4" w:space="0" w:color="auto"/>
            </w:tcBorders>
            <w:shd w:val="clear" w:color="000000" w:fill="F2F2F2"/>
            <w:hideMark/>
          </w:tcPr>
          <w:p w14:paraId="2890220B" w14:textId="4402D694" w:rsidR="00F07D1C" w:rsidRPr="00F07D1C" w:rsidRDefault="00F07D1C" w:rsidP="00F07D1C">
            <w:pPr>
              <w:rPr>
                <w:rFonts w:cs="Calibri"/>
                <w:color w:val="000000"/>
                <w:sz w:val="18"/>
                <w:szCs w:val="18"/>
              </w:rPr>
            </w:pPr>
            <w:r w:rsidRPr="00F07D1C">
              <w:rPr>
                <w:rFonts w:cs="Calibri"/>
                <w:color w:val="000000"/>
                <w:sz w:val="18"/>
                <w:szCs w:val="18"/>
              </w:rPr>
              <w:t>ctipoinstbl</w:t>
            </w:r>
          </w:p>
        </w:tc>
        <w:tc>
          <w:tcPr>
            <w:tcW w:w="5494" w:type="dxa"/>
            <w:tcBorders>
              <w:top w:val="nil"/>
              <w:left w:val="nil"/>
              <w:bottom w:val="single" w:sz="4" w:space="0" w:color="auto"/>
              <w:right w:val="single" w:sz="4" w:space="0" w:color="auto"/>
            </w:tcBorders>
            <w:shd w:val="clear" w:color="auto" w:fill="auto"/>
            <w:noWrap/>
            <w:hideMark/>
          </w:tcPr>
          <w:p w14:paraId="3DEFE0B2" w14:textId="1305F2B3" w:rsidR="00F07D1C" w:rsidRPr="00F07D1C" w:rsidRDefault="00F07D1C" w:rsidP="00F07D1C">
            <w:pPr>
              <w:rPr>
                <w:rFonts w:cs="Calibri"/>
                <w:color w:val="000000"/>
                <w:sz w:val="18"/>
                <w:szCs w:val="18"/>
              </w:rPr>
            </w:pPr>
            <w:r w:rsidRPr="00F07D1C">
              <w:rPr>
                <w:rFonts w:cs="Calibri"/>
                <w:color w:val="000000"/>
                <w:sz w:val="18"/>
                <w:szCs w:val="18"/>
              </w:rPr>
              <w:t>Tipo instrumentação:</w:t>
            </w:r>
          </w:p>
          <w:p w14:paraId="3C76C5C1" w14:textId="577C42C5" w:rsidR="00F07D1C" w:rsidRPr="00F07D1C" w:rsidRDefault="00F07D1C" w:rsidP="00F07D1C">
            <w:pPr>
              <w:pStyle w:val="ListParagraph"/>
              <w:numPr>
                <w:ilvl w:val="0"/>
                <w:numId w:val="18"/>
              </w:numPr>
              <w:rPr>
                <w:rFonts w:cs="Calibri"/>
                <w:color w:val="000000"/>
                <w:sz w:val="18"/>
                <w:szCs w:val="18"/>
              </w:rPr>
            </w:pPr>
            <w:r w:rsidRPr="00F07D1C">
              <w:rPr>
                <w:rFonts w:cs="Calibri"/>
                <w:color w:val="000000"/>
                <w:sz w:val="18"/>
                <w:szCs w:val="18"/>
              </w:rPr>
              <w:t>Está preenchido com o valor ‘00001’ para garantias de tipologia financeira e com ‘00000’ para garantias pessoais e imóveis</w:t>
            </w:r>
          </w:p>
        </w:tc>
        <w:tc>
          <w:tcPr>
            <w:tcW w:w="992" w:type="dxa"/>
            <w:tcBorders>
              <w:top w:val="nil"/>
              <w:left w:val="nil"/>
              <w:bottom w:val="single" w:sz="4" w:space="0" w:color="auto"/>
              <w:right w:val="single" w:sz="4" w:space="0" w:color="auto"/>
            </w:tcBorders>
            <w:shd w:val="clear" w:color="auto" w:fill="auto"/>
            <w:noWrap/>
            <w:hideMark/>
          </w:tcPr>
          <w:p w14:paraId="338D5B13"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44D399F1" w14:textId="1AC78BE2"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40E66C39" w14:textId="54359B13" w:rsidR="00F07D1C" w:rsidRPr="0097473D" w:rsidRDefault="0097473D" w:rsidP="00F07D1C">
            <w:pPr>
              <w:rPr>
                <w:rFonts w:cs="Calibri"/>
                <w:i/>
                <w:color w:val="000000"/>
                <w:sz w:val="18"/>
                <w:szCs w:val="18"/>
              </w:rPr>
            </w:pPr>
            <w:r w:rsidRPr="0097473D">
              <w:rPr>
                <w:rFonts w:cs="Calibri"/>
                <w:i/>
                <w:color w:val="000000"/>
                <w:sz w:val="18"/>
                <w:szCs w:val="18"/>
              </w:rPr>
              <w:t>tat91_tabelas (503)</w:t>
            </w:r>
          </w:p>
        </w:tc>
        <w:tc>
          <w:tcPr>
            <w:tcW w:w="1134" w:type="dxa"/>
            <w:tcBorders>
              <w:top w:val="nil"/>
              <w:left w:val="nil"/>
              <w:bottom w:val="single" w:sz="4" w:space="0" w:color="auto"/>
              <w:right w:val="single" w:sz="4" w:space="0" w:color="auto"/>
            </w:tcBorders>
          </w:tcPr>
          <w:p w14:paraId="07F3D4B3" w14:textId="4509BA23" w:rsidR="00F07D1C" w:rsidRPr="00F07D1C" w:rsidRDefault="00F07D1C" w:rsidP="00F07D1C">
            <w:pPr>
              <w:rPr>
                <w:rFonts w:cs="Calibri"/>
                <w:color w:val="000000"/>
                <w:sz w:val="18"/>
                <w:szCs w:val="18"/>
              </w:rPr>
            </w:pPr>
            <w:r w:rsidRPr="00F07D1C">
              <w:rPr>
                <w:rFonts w:cs="Calibri"/>
                <w:color w:val="000000"/>
                <w:sz w:val="18"/>
                <w:szCs w:val="18"/>
              </w:rPr>
              <w:t>TAYD91C0_NELEMC02</w:t>
            </w:r>
          </w:p>
        </w:tc>
        <w:tc>
          <w:tcPr>
            <w:tcW w:w="2126" w:type="dxa"/>
            <w:tcBorders>
              <w:top w:val="nil"/>
              <w:left w:val="nil"/>
              <w:bottom w:val="single" w:sz="4" w:space="0" w:color="auto"/>
              <w:right w:val="single" w:sz="4" w:space="0" w:color="auto"/>
            </w:tcBorders>
          </w:tcPr>
          <w:p w14:paraId="7E0C1ED5" w14:textId="5B6B720A" w:rsidR="00F07D1C" w:rsidRPr="00F07D1C" w:rsidRDefault="00F07D1C" w:rsidP="00F07D1C">
            <w:pPr>
              <w:rPr>
                <w:rFonts w:cs="Calibri"/>
                <w:color w:val="000000"/>
                <w:sz w:val="18"/>
                <w:szCs w:val="18"/>
                <w:lang w:val="en-US"/>
              </w:rPr>
            </w:pPr>
            <w:r w:rsidRPr="00F07D1C">
              <w:rPr>
                <w:rFonts w:cs="Calibri"/>
                <w:color w:val="000000"/>
                <w:sz w:val="18"/>
                <w:szCs w:val="18"/>
                <w:lang w:val="en-US"/>
              </w:rPr>
              <w:t>Obtido através do cruzamento:</w:t>
            </w:r>
            <w:r w:rsidRPr="00F07D1C">
              <w:rPr>
                <w:rFonts w:cs="Calibri"/>
                <w:color w:val="000000"/>
                <w:sz w:val="18"/>
                <w:szCs w:val="18"/>
                <w:lang w:val="en-US"/>
              </w:rPr>
              <w:br/>
              <w:t xml:space="preserve">celemtab = </w:t>
            </w:r>
            <w:r w:rsidRPr="00F07D1C">
              <w:rPr>
                <w:rFonts w:cs="Calibri"/>
                <w:color w:val="000000"/>
                <w:sz w:val="18"/>
                <w:szCs w:val="18"/>
                <w:lang w:val="en-US"/>
              </w:rPr>
              <w:br/>
              <w:t>CONCAT(</w:t>
            </w:r>
            <w:r w:rsidRPr="00F07D1C">
              <w:rPr>
                <w:rFonts w:cs="Calibri"/>
                <w:color w:val="000000"/>
                <w:sz w:val="18"/>
                <w:szCs w:val="18"/>
                <w:lang w:val="en-US"/>
              </w:rPr>
              <w:br/>
              <w:t xml:space="preserve">    'BST532',</w:t>
            </w:r>
            <w:r w:rsidRPr="00F07D1C">
              <w:rPr>
                <w:rFonts w:cs="Calibri"/>
                <w:color w:val="000000"/>
                <w:sz w:val="18"/>
                <w:szCs w:val="18"/>
                <w:lang w:val="en-US"/>
              </w:rPr>
              <w:br/>
              <w:t xml:space="preserve">    CASE </w:t>
            </w:r>
            <w:r w:rsidRPr="00F07D1C">
              <w:rPr>
                <w:rFonts w:cs="Calibri"/>
                <w:color w:val="000000"/>
                <w:sz w:val="18"/>
                <w:szCs w:val="18"/>
                <w:lang w:val="en-US"/>
              </w:rPr>
              <w:br/>
              <w:t xml:space="preserve">        WHEN gt018.caplic IN ('DC','DP','FU','TT','SG') THEN '1'</w:t>
            </w:r>
            <w:r w:rsidRPr="00F07D1C">
              <w:rPr>
                <w:rFonts w:cs="Calibri"/>
                <w:color w:val="000000"/>
                <w:sz w:val="18"/>
                <w:szCs w:val="18"/>
                <w:lang w:val="en-US"/>
              </w:rPr>
              <w:br/>
              <w:t xml:space="preserve">        ELSE ''</w:t>
            </w:r>
            <w:r w:rsidRPr="00F07D1C">
              <w:rPr>
                <w:rFonts w:cs="Calibri"/>
                <w:color w:val="000000"/>
                <w:sz w:val="18"/>
                <w:szCs w:val="18"/>
                <w:lang w:val="en-US"/>
              </w:rPr>
              <w:br/>
              <w:t xml:space="preserve">    END</w:t>
            </w:r>
            <w:r w:rsidRPr="00F07D1C">
              <w:rPr>
                <w:rFonts w:cs="Calibri"/>
                <w:color w:val="000000"/>
                <w:sz w:val="18"/>
                <w:szCs w:val="18"/>
                <w:lang w:val="en-US"/>
              </w:rPr>
              <w:br/>
              <w:t>)</w:t>
            </w:r>
          </w:p>
        </w:tc>
      </w:tr>
      <w:tr w:rsidR="00F07D1C" w:rsidRPr="00F07D1C" w14:paraId="7EE3E49E" w14:textId="21204D34"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E2CB66F" w14:textId="1161439C" w:rsidR="00F07D1C" w:rsidRPr="00F07D1C" w:rsidRDefault="00F07D1C" w:rsidP="00F07D1C">
            <w:pPr>
              <w:rPr>
                <w:rFonts w:cs="Calibri"/>
                <w:color w:val="000000"/>
                <w:sz w:val="18"/>
                <w:szCs w:val="18"/>
              </w:rPr>
            </w:pPr>
            <w:r w:rsidRPr="00F07D1C">
              <w:rPr>
                <w:rFonts w:cs="Calibri"/>
                <w:color w:val="000000"/>
                <w:sz w:val="18"/>
                <w:szCs w:val="18"/>
              </w:rPr>
              <w:t>cpigreg</w:t>
            </w:r>
          </w:p>
        </w:tc>
        <w:tc>
          <w:tcPr>
            <w:tcW w:w="5494" w:type="dxa"/>
            <w:tcBorders>
              <w:top w:val="nil"/>
              <w:left w:val="nil"/>
              <w:bottom w:val="single" w:sz="4" w:space="0" w:color="auto"/>
              <w:right w:val="single" w:sz="4" w:space="0" w:color="auto"/>
            </w:tcBorders>
            <w:shd w:val="clear" w:color="auto" w:fill="auto"/>
            <w:noWrap/>
            <w:hideMark/>
          </w:tcPr>
          <w:p w14:paraId="3B6BC94D" w14:textId="38D7BFE3" w:rsidR="00F07D1C" w:rsidRPr="00F07D1C" w:rsidRDefault="00F07D1C" w:rsidP="00F07D1C">
            <w:pPr>
              <w:rPr>
                <w:rFonts w:cs="Calibri"/>
                <w:color w:val="000000"/>
                <w:sz w:val="18"/>
                <w:szCs w:val="18"/>
              </w:rPr>
            </w:pPr>
            <w:r w:rsidRPr="00F07D1C">
              <w:rPr>
                <w:rFonts w:cs="Calibri"/>
                <w:color w:val="000000"/>
                <w:sz w:val="18"/>
                <w:szCs w:val="18"/>
              </w:rPr>
              <w:t>Regra de penhor:</w:t>
            </w:r>
          </w:p>
          <w:p w14:paraId="145FC985" w14:textId="319D7F6E" w:rsidR="00F07D1C" w:rsidRPr="00F07D1C" w:rsidRDefault="00F07D1C" w:rsidP="00F07D1C">
            <w:pPr>
              <w:pStyle w:val="ListParagraph"/>
              <w:numPr>
                <w:ilvl w:val="0"/>
                <w:numId w:val="18"/>
              </w:numPr>
              <w:rPr>
                <w:rFonts w:cs="Calibri"/>
                <w:color w:val="000000"/>
                <w:sz w:val="18"/>
                <w:szCs w:val="18"/>
              </w:rPr>
            </w:pPr>
            <w:r w:rsidRPr="00F07D1C">
              <w:rPr>
                <w:rFonts w:cs="Calibri"/>
                <w:color w:val="000000"/>
                <w:sz w:val="18"/>
                <w:szCs w:val="18"/>
              </w:rPr>
              <w:t>Está preenchido com o valor ‘S’ para garantias de tipologia financeira e com ‘N’ para garantias pessoais e imóveis, sendo, por isso, aprovisionado tendo em consideração o campo ‘tipologia’..</w:t>
            </w:r>
          </w:p>
        </w:tc>
        <w:tc>
          <w:tcPr>
            <w:tcW w:w="992" w:type="dxa"/>
            <w:tcBorders>
              <w:top w:val="nil"/>
              <w:left w:val="nil"/>
              <w:bottom w:val="single" w:sz="4" w:space="0" w:color="auto"/>
              <w:right w:val="single" w:sz="4" w:space="0" w:color="auto"/>
            </w:tcBorders>
            <w:shd w:val="clear" w:color="auto" w:fill="auto"/>
            <w:noWrap/>
            <w:hideMark/>
          </w:tcPr>
          <w:p w14:paraId="39C2BD45"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1035972E" w14:textId="74FDEB7B"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4221C67C" w14:textId="1BCB9C51" w:rsidR="00F07D1C" w:rsidRPr="0097473D" w:rsidRDefault="0097473D" w:rsidP="00F07D1C">
            <w:pPr>
              <w:rPr>
                <w:rFonts w:cs="Calibri"/>
                <w:i/>
                <w:color w:val="000000"/>
                <w:sz w:val="18"/>
                <w:szCs w:val="18"/>
              </w:rPr>
            </w:pPr>
            <w:r w:rsidRPr="0097473D">
              <w:rPr>
                <w:rFonts w:cs="Calibri"/>
                <w:i/>
                <w:color w:val="000000"/>
                <w:sz w:val="18"/>
                <w:szCs w:val="18"/>
              </w:rPr>
              <w:t>n/a</w:t>
            </w:r>
          </w:p>
        </w:tc>
        <w:tc>
          <w:tcPr>
            <w:tcW w:w="1134" w:type="dxa"/>
            <w:tcBorders>
              <w:top w:val="nil"/>
              <w:left w:val="nil"/>
              <w:bottom w:val="single" w:sz="4" w:space="0" w:color="auto"/>
              <w:right w:val="single" w:sz="4" w:space="0" w:color="auto"/>
            </w:tcBorders>
          </w:tcPr>
          <w:p w14:paraId="733B4B8C" w14:textId="5F2B06E6" w:rsidR="00F07D1C" w:rsidRPr="00F07D1C" w:rsidRDefault="00F07D1C" w:rsidP="00F07D1C">
            <w:pPr>
              <w:rPr>
                <w:rFonts w:cs="Calibri"/>
                <w:color w:val="000000"/>
                <w:sz w:val="18"/>
                <w:szCs w:val="18"/>
              </w:rPr>
            </w:pPr>
            <w:r w:rsidRPr="00F07D1C">
              <w:rPr>
                <w:rFonts w:cs="Calibri"/>
                <w:sz w:val="18"/>
                <w:szCs w:val="18"/>
              </w:rPr>
              <w:t>N/A</w:t>
            </w:r>
          </w:p>
        </w:tc>
        <w:tc>
          <w:tcPr>
            <w:tcW w:w="2126" w:type="dxa"/>
            <w:tcBorders>
              <w:top w:val="nil"/>
              <w:left w:val="nil"/>
              <w:bottom w:val="single" w:sz="4" w:space="0" w:color="auto"/>
              <w:right w:val="single" w:sz="4" w:space="0" w:color="auto"/>
            </w:tcBorders>
          </w:tcPr>
          <w:p w14:paraId="6F3E7B43" w14:textId="74F5B658" w:rsidR="00F07D1C" w:rsidRPr="00F07D1C" w:rsidRDefault="00F07D1C" w:rsidP="00F07D1C">
            <w:pPr>
              <w:rPr>
                <w:rFonts w:cs="Calibri"/>
                <w:color w:val="000000"/>
                <w:sz w:val="18"/>
                <w:szCs w:val="18"/>
              </w:rPr>
            </w:pPr>
            <w:r w:rsidRPr="00F07D1C">
              <w:rPr>
                <w:rFonts w:cs="Calibri"/>
                <w:color w:val="000000"/>
                <w:sz w:val="18"/>
                <w:szCs w:val="18"/>
              </w:rPr>
              <w:t>Se se tratar de uma garantia financeira e o caplic = DC/DP/FU/TT/SG então S else N</w:t>
            </w:r>
            <w:r w:rsidRPr="00F07D1C">
              <w:rPr>
                <w:rFonts w:cs="Calibri"/>
                <w:color w:val="000000"/>
                <w:sz w:val="18"/>
                <w:szCs w:val="18"/>
              </w:rPr>
              <w:br/>
              <w:t>Senão N</w:t>
            </w:r>
          </w:p>
        </w:tc>
      </w:tr>
      <w:tr w:rsidR="00F07D1C" w:rsidRPr="00F07D1C" w14:paraId="782444C2" w14:textId="45A70AB9"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7C67877" w14:textId="213B248B" w:rsidR="00F07D1C" w:rsidRPr="00F07D1C" w:rsidRDefault="00F07D1C" w:rsidP="00F07D1C">
            <w:pPr>
              <w:rPr>
                <w:rFonts w:cs="Calibri"/>
                <w:color w:val="000000"/>
                <w:sz w:val="18"/>
                <w:szCs w:val="18"/>
              </w:rPr>
            </w:pPr>
            <w:r w:rsidRPr="00F07D1C">
              <w:rPr>
                <w:rFonts w:cs="Calibri"/>
                <w:color w:val="000000"/>
                <w:sz w:val="18"/>
                <w:szCs w:val="18"/>
              </w:rPr>
              <w:t>ctipoavalbg</w:t>
            </w:r>
          </w:p>
        </w:tc>
        <w:tc>
          <w:tcPr>
            <w:tcW w:w="5494" w:type="dxa"/>
            <w:tcBorders>
              <w:top w:val="nil"/>
              <w:left w:val="nil"/>
              <w:bottom w:val="single" w:sz="4" w:space="0" w:color="auto"/>
              <w:right w:val="single" w:sz="4" w:space="0" w:color="auto"/>
            </w:tcBorders>
            <w:shd w:val="clear" w:color="auto" w:fill="auto"/>
            <w:noWrap/>
            <w:hideMark/>
          </w:tcPr>
          <w:p w14:paraId="4B1F324A" w14:textId="77777777" w:rsidR="00F07D1C" w:rsidRPr="00F07D1C" w:rsidRDefault="00F07D1C" w:rsidP="00F07D1C">
            <w:pPr>
              <w:rPr>
                <w:rFonts w:cs="Calibri"/>
                <w:color w:val="000000"/>
                <w:sz w:val="18"/>
                <w:szCs w:val="18"/>
              </w:rPr>
            </w:pPr>
            <w:r w:rsidRPr="00F07D1C">
              <w:rPr>
                <w:rFonts w:cs="Calibri"/>
                <w:color w:val="000000"/>
                <w:sz w:val="18"/>
                <w:szCs w:val="18"/>
              </w:rPr>
              <w:t>Tipo aval:</w:t>
            </w:r>
          </w:p>
          <w:p w14:paraId="64081278" w14:textId="512D2E2C" w:rsidR="00F07D1C" w:rsidRPr="00F07D1C" w:rsidRDefault="00F07D1C" w:rsidP="00F07D1C">
            <w:pPr>
              <w:pStyle w:val="ListParagraph"/>
              <w:numPr>
                <w:ilvl w:val="0"/>
                <w:numId w:val="18"/>
              </w:numPr>
              <w:rPr>
                <w:rFonts w:cs="Calibri"/>
                <w:color w:val="000000"/>
                <w:sz w:val="18"/>
                <w:szCs w:val="18"/>
              </w:rPr>
            </w:pPr>
            <w:r w:rsidRPr="00F07D1C">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24B96A00"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6341692D" w14:textId="478246EF"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34E24BAA" w14:textId="2F164628" w:rsidR="00F07D1C" w:rsidRPr="0097473D" w:rsidRDefault="0097473D" w:rsidP="00F07D1C">
            <w:pPr>
              <w:rPr>
                <w:rFonts w:cs="Calibri"/>
                <w:i/>
                <w:color w:val="000000"/>
                <w:sz w:val="18"/>
                <w:szCs w:val="18"/>
              </w:rPr>
            </w:pPr>
            <w:r w:rsidRPr="0097473D">
              <w:rPr>
                <w:rFonts w:cs="Calibri"/>
                <w:i/>
                <w:color w:val="000000"/>
                <w:sz w:val="18"/>
                <w:szCs w:val="18"/>
              </w:rPr>
              <w:t>n/a</w:t>
            </w:r>
          </w:p>
        </w:tc>
        <w:tc>
          <w:tcPr>
            <w:tcW w:w="1134" w:type="dxa"/>
            <w:tcBorders>
              <w:top w:val="nil"/>
              <w:left w:val="nil"/>
              <w:bottom w:val="single" w:sz="4" w:space="0" w:color="auto"/>
              <w:right w:val="single" w:sz="4" w:space="0" w:color="auto"/>
            </w:tcBorders>
          </w:tcPr>
          <w:p w14:paraId="5FE2E1A5" w14:textId="2CB05485" w:rsidR="00F07D1C" w:rsidRPr="00F07D1C" w:rsidRDefault="00F07D1C" w:rsidP="00F07D1C">
            <w:pPr>
              <w:rPr>
                <w:rFonts w:cs="Calibri"/>
                <w:color w:val="000000"/>
                <w:sz w:val="18"/>
                <w:szCs w:val="18"/>
              </w:rPr>
            </w:pPr>
            <w:r w:rsidRPr="00F07D1C">
              <w:rPr>
                <w:rFonts w:cs="Calibri"/>
                <w:sz w:val="18"/>
                <w:szCs w:val="18"/>
              </w:rPr>
              <w:t>N/A</w:t>
            </w:r>
          </w:p>
        </w:tc>
        <w:tc>
          <w:tcPr>
            <w:tcW w:w="2126" w:type="dxa"/>
            <w:tcBorders>
              <w:top w:val="nil"/>
              <w:left w:val="nil"/>
              <w:bottom w:val="single" w:sz="4" w:space="0" w:color="auto"/>
              <w:right w:val="single" w:sz="4" w:space="0" w:color="auto"/>
            </w:tcBorders>
          </w:tcPr>
          <w:p w14:paraId="34532769" w14:textId="63A3E2A8" w:rsidR="00F07D1C" w:rsidRPr="00F07D1C" w:rsidRDefault="00F07D1C" w:rsidP="00F07D1C">
            <w:pPr>
              <w:rPr>
                <w:rFonts w:cs="Calibri"/>
                <w:color w:val="000000"/>
                <w:sz w:val="18"/>
                <w:szCs w:val="18"/>
              </w:rPr>
            </w:pPr>
            <w:r w:rsidRPr="00F07D1C">
              <w:rPr>
                <w:rFonts w:cs="Calibri"/>
                <w:color w:val="000000"/>
                <w:sz w:val="18"/>
                <w:szCs w:val="18"/>
              </w:rPr>
              <w:t>0'</w:t>
            </w:r>
          </w:p>
        </w:tc>
      </w:tr>
      <w:tr w:rsidR="00F07D1C" w:rsidRPr="00F07D1C" w14:paraId="4860805B" w14:textId="4DE1A001"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26EC09D" w14:textId="11BB9084" w:rsidR="00F07D1C" w:rsidRPr="00F07D1C" w:rsidRDefault="00F07D1C" w:rsidP="00F07D1C">
            <w:pPr>
              <w:rPr>
                <w:rFonts w:cs="Calibri"/>
                <w:color w:val="000000"/>
                <w:sz w:val="18"/>
                <w:szCs w:val="18"/>
              </w:rPr>
            </w:pPr>
            <w:r w:rsidRPr="00F07D1C">
              <w:rPr>
                <w:rFonts w:cs="Calibri"/>
                <w:color w:val="000000"/>
                <w:sz w:val="18"/>
                <w:szCs w:val="18"/>
              </w:rPr>
              <w:lastRenderedPageBreak/>
              <w:t>ctipocsbg</w:t>
            </w:r>
          </w:p>
        </w:tc>
        <w:tc>
          <w:tcPr>
            <w:tcW w:w="5494" w:type="dxa"/>
            <w:tcBorders>
              <w:top w:val="nil"/>
              <w:left w:val="nil"/>
              <w:bottom w:val="single" w:sz="4" w:space="0" w:color="auto"/>
              <w:right w:val="single" w:sz="4" w:space="0" w:color="auto"/>
            </w:tcBorders>
            <w:shd w:val="clear" w:color="auto" w:fill="auto"/>
            <w:noWrap/>
            <w:hideMark/>
          </w:tcPr>
          <w:p w14:paraId="4CB3BBA6" w14:textId="77777777" w:rsidR="00F07D1C" w:rsidRPr="00F07D1C" w:rsidRDefault="00F07D1C" w:rsidP="00F07D1C">
            <w:pPr>
              <w:rPr>
                <w:rFonts w:cs="Calibri"/>
                <w:color w:val="000000"/>
                <w:sz w:val="18"/>
                <w:szCs w:val="18"/>
              </w:rPr>
            </w:pPr>
            <w:r w:rsidRPr="00F07D1C">
              <w:rPr>
                <w:rFonts w:cs="Calibri"/>
                <w:color w:val="000000"/>
                <w:sz w:val="18"/>
                <w:szCs w:val="18"/>
              </w:rPr>
              <w:t>Tipo cobertura:</w:t>
            </w:r>
          </w:p>
          <w:p w14:paraId="0DDFFD83" w14:textId="2F772893" w:rsidR="00F07D1C" w:rsidRPr="00F07D1C" w:rsidRDefault="00F07D1C" w:rsidP="00F07D1C">
            <w:pPr>
              <w:pStyle w:val="ListParagraph"/>
              <w:numPr>
                <w:ilvl w:val="0"/>
                <w:numId w:val="18"/>
              </w:numPr>
              <w:rPr>
                <w:rFonts w:cs="Calibri"/>
                <w:color w:val="000000"/>
                <w:sz w:val="18"/>
                <w:szCs w:val="18"/>
              </w:rPr>
            </w:pPr>
            <w:r w:rsidRPr="00F07D1C">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650D4016"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63F0E593" w14:textId="43B90FE7"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7C841067" w14:textId="5E9F19AB" w:rsidR="00F07D1C" w:rsidRPr="0097473D" w:rsidRDefault="0097473D" w:rsidP="00F07D1C">
            <w:pPr>
              <w:rPr>
                <w:rFonts w:cs="Calibri"/>
                <w:i/>
                <w:color w:val="000000"/>
                <w:sz w:val="18"/>
                <w:szCs w:val="18"/>
              </w:rPr>
            </w:pPr>
            <w:r w:rsidRPr="0097473D">
              <w:rPr>
                <w:rFonts w:cs="Calibri"/>
                <w:i/>
                <w:color w:val="000000"/>
                <w:sz w:val="18"/>
                <w:szCs w:val="18"/>
              </w:rPr>
              <w:t>n/a</w:t>
            </w:r>
          </w:p>
        </w:tc>
        <w:tc>
          <w:tcPr>
            <w:tcW w:w="1134" w:type="dxa"/>
            <w:tcBorders>
              <w:top w:val="nil"/>
              <w:left w:val="nil"/>
              <w:bottom w:val="single" w:sz="4" w:space="0" w:color="auto"/>
              <w:right w:val="single" w:sz="4" w:space="0" w:color="auto"/>
            </w:tcBorders>
          </w:tcPr>
          <w:p w14:paraId="42AAE97B" w14:textId="117C25BB" w:rsidR="00F07D1C" w:rsidRPr="00F07D1C" w:rsidRDefault="00F07D1C" w:rsidP="00F07D1C">
            <w:pPr>
              <w:rPr>
                <w:rFonts w:cs="Calibri"/>
                <w:color w:val="000000"/>
                <w:sz w:val="18"/>
                <w:szCs w:val="18"/>
              </w:rPr>
            </w:pPr>
            <w:r w:rsidRPr="00F07D1C">
              <w:rPr>
                <w:rFonts w:cs="Calibri"/>
                <w:sz w:val="18"/>
                <w:szCs w:val="18"/>
              </w:rPr>
              <w:t>N/A</w:t>
            </w:r>
          </w:p>
        </w:tc>
        <w:tc>
          <w:tcPr>
            <w:tcW w:w="2126" w:type="dxa"/>
            <w:tcBorders>
              <w:top w:val="nil"/>
              <w:left w:val="nil"/>
              <w:bottom w:val="single" w:sz="4" w:space="0" w:color="auto"/>
              <w:right w:val="single" w:sz="4" w:space="0" w:color="auto"/>
            </w:tcBorders>
          </w:tcPr>
          <w:p w14:paraId="63C43435" w14:textId="47B8A5C0" w:rsidR="00F07D1C" w:rsidRPr="00F07D1C" w:rsidRDefault="00F07D1C" w:rsidP="00F07D1C">
            <w:pPr>
              <w:rPr>
                <w:rFonts w:cs="Calibri"/>
                <w:color w:val="000000"/>
                <w:sz w:val="18"/>
                <w:szCs w:val="18"/>
              </w:rPr>
            </w:pPr>
            <w:r w:rsidRPr="00F07D1C">
              <w:rPr>
                <w:rFonts w:cs="Calibri"/>
                <w:color w:val="000000"/>
                <w:sz w:val="18"/>
                <w:szCs w:val="18"/>
              </w:rPr>
              <w:t>0'</w:t>
            </w:r>
          </w:p>
        </w:tc>
      </w:tr>
      <w:tr w:rsidR="00F07D1C" w:rsidRPr="00F07D1C" w14:paraId="4789F55E" w14:textId="6D9E22C0"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9290045" w14:textId="27ECEFCF" w:rsidR="00F07D1C" w:rsidRPr="00F07D1C" w:rsidRDefault="00F07D1C" w:rsidP="00F07D1C">
            <w:pPr>
              <w:rPr>
                <w:rFonts w:cs="Calibri"/>
                <w:color w:val="000000"/>
                <w:sz w:val="18"/>
                <w:szCs w:val="18"/>
              </w:rPr>
            </w:pPr>
            <w:r w:rsidRPr="00F07D1C">
              <w:rPr>
                <w:rFonts w:cs="Calibri"/>
                <w:color w:val="000000"/>
                <w:sz w:val="18"/>
                <w:szCs w:val="18"/>
              </w:rPr>
              <w:t>cestgarbg</w:t>
            </w:r>
          </w:p>
        </w:tc>
        <w:tc>
          <w:tcPr>
            <w:tcW w:w="5494" w:type="dxa"/>
            <w:tcBorders>
              <w:top w:val="nil"/>
              <w:left w:val="nil"/>
              <w:bottom w:val="single" w:sz="4" w:space="0" w:color="auto"/>
              <w:right w:val="single" w:sz="4" w:space="0" w:color="auto"/>
            </w:tcBorders>
            <w:shd w:val="clear" w:color="auto" w:fill="auto"/>
            <w:noWrap/>
            <w:hideMark/>
          </w:tcPr>
          <w:p w14:paraId="06DC74C1" w14:textId="77777777" w:rsidR="00F07D1C" w:rsidRPr="00F07D1C" w:rsidRDefault="00F07D1C" w:rsidP="00F07D1C">
            <w:pPr>
              <w:rPr>
                <w:rFonts w:cs="Calibri"/>
                <w:color w:val="000000"/>
                <w:sz w:val="18"/>
                <w:szCs w:val="18"/>
              </w:rPr>
            </w:pPr>
            <w:r w:rsidRPr="00F07D1C">
              <w:rPr>
                <w:rFonts w:cs="Calibri"/>
                <w:color w:val="000000"/>
                <w:sz w:val="18"/>
                <w:szCs w:val="18"/>
              </w:rPr>
              <w:t>Estado garantia:</w:t>
            </w:r>
          </w:p>
          <w:p w14:paraId="74FC2F67" w14:textId="30FC2B09" w:rsidR="00F07D1C" w:rsidRPr="00F07D1C" w:rsidRDefault="00F07D1C" w:rsidP="00F07D1C">
            <w:pPr>
              <w:pStyle w:val="ListParagraph"/>
              <w:numPr>
                <w:ilvl w:val="0"/>
                <w:numId w:val="18"/>
              </w:numPr>
              <w:rPr>
                <w:rFonts w:cs="Calibri"/>
                <w:color w:val="000000"/>
                <w:sz w:val="18"/>
                <w:szCs w:val="18"/>
              </w:rPr>
            </w:pPr>
            <w:r w:rsidRPr="00F07D1C">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09B3888B"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77C4C87C" w14:textId="031EB56A"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470A64B8" w14:textId="1844653A" w:rsidR="00F07D1C" w:rsidRPr="0097473D" w:rsidRDefault="0097473D" w:rsidP="00F07D1C">
            <w:pPr>
              <w:rPr>
                <w:rFonts w:cs="Calibri"/>
                <w:i/>
                <w:color w:val="000000"/>
                <w:sz w:val="18"/>
                <w:szCs w:val="18"/>
              </w:rPr>
            </w:pPr>
            <w:r w:rsidRPr="0097473D">
              <w:rPr>
                <w:rFonts w:cs="Calibri"/>
                <w:i/>
                <w:color w:val="000000"/>
                <w:sz w:val="18"/>
                <w:szCs w:val="18"/>
              </w:rPr>
              <w:t>n/a</w:t>
            </w:r>
          </w:p>
        </w:tc>
        <w:tc>
          <w:tcPr>
            <w:tcW w:w="1134" w:type="dxa"/>
            <w:tcBorders>
              <w:top w:val="nil"/>
              <w:left w:val="nil"/>
              <w:bottom w:val="single" w:sz="4" w:space="0" w:color="auto"/>
              <w:right w:val="single" w:sz="4" w:space="0" w:color="auto"/>
            </w:tcBorders>
          </w:tcPr>
          <w:p w14:paraId="3ED458E5" w14:textId="49879FC3" w:rsidR="00F07D1C" w:rsidRPr="00F07D1C" w:rsidRDefault="00F07D1C" w:rsidP="00F07D1C">
            <w:pPr>
              <w:rPr>
                <w:rFonts w:cs="Calibri"/>
                <w:color w:val="000000"/>
                <w:sz w:val="18"/>
                <w:szCs w:val="18"/>
              </w:rPr>
            </w:pPr>
            <w:r w:rsidRPr="00F07D1C">
              <w:rPr>
                <w:rFonts w:cs="Calibri"/>
                <w:sz w:val="18"/>
                <w:szCs w:val="18"/>
              </w:rPr>
              <w:t>N/A</w:t>
            </w:r>
          </w:p>
        </w:tc>
        <w:tc>
          <w:tcPr>
            <w:tcW w:w="2126" w:type="dxa"/>
            <w:tcBorders>
              <w:top w:val="nil"/>
              <w:left w:val="nil"/>
              <w:bottom w:val="single" w:sz="4" w:space="0" w:color="auto"/>
              <w:right w:val="single" w:sz="4" w:space="0" w:color="auto"/>
            </w:tcBorders>
          </w:tcPr>
          <w:p w14:paraId="66A824AC" w14:textId="6E615B00" w:rsidR="00F07D1C" w:rsidRPr="00F07D1C" w:rsidRDefault="00F07D1C" w:rsidP="00F07D1C">
            <w:pPr>
              <w:rPr>
                <w:rFonts w:cs="Calibri"/>
                <w:color w:val="000000"/>
                <w:sz w:val="18"/>
                <w:szCs w:val="18"/>
              </w:rPr>
            </w:pPr>
            <w:r w:rsidRPr="00F07D1C">
              <w:rPr>
                <w:rFonts w:cs="Calibri"/>
                <w:color w:val="000000"/>
                <w:sz w:val="18"/>
                <w:szCs w:val="18"/>
              </w:rPr>
              <w:t>0'</w:t>
            </w:r>
          </w:p>
        </w:tc>
      </w:tr>
      <w:tr w:rsidR="00F07D1C" w:rsidRPr="00F07D1C" w14:paraId="385AFA8D" w14:textId="22DD0BEC"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296EBD2" w14:textId="42811DCF" w:rsidR="00F07D1C" w:rsidRPr="00F07D1C" w:rsidRDefault="00F07D1C" w:rsidP="00F07D1C">
            <w:pPr>
              <w:rPr>
                <w:rFonts w:cs="Calibri"/>
                <w:color w:val="000000"/>
                <w:sz w:val="18"/>
                <w:szCs w:val="18"/>
              </w:rPr>
            </w:pPr>
            <w:r w:rsidRPr="00F07D1C">
              <w:rPr>
                <w:rFonts w:cs="Calibri"/>
                <w:color w:val="000000"/>
                <w:sz w:val="18"/>
                <w:szCs w:val="18"/>
              </w:rPr>
              <w:t>pcobact</w:t>
            </w:r>
          </w:p>
        </w:tc>
        <w:tc>
          <w:tcPr>
            <w:tcW w:w="5494" w:type="dxa"/>
            <w:tcBorders>
              <w:top w:val="nil"/>
              <w:left w:val="nil"/>
              <w:bottom w:val="single" w:sz="4" w:space="0" w:color="auto"/>
              <w:right w:val="single" w:sz="4" w:space="0" w:color="auto"/>
            </w:tcBorders>
            <w:shd w:val="clear" w:color="auto" w:fill="auto"/>
            <w:noWrap/>
            <w:hideMark/>
          </w:tcPr>
          <w:p w14:paraId="6F3DAE07" w14:textId="52CBF993" w:rsidR="00F07D1C" w:rsidRPr="00F07D1C" w:rsidRDefault="00F07D1C" w:rsidP="00F07D1C">
            <w:pPr>
              <w:rPr>
                <w:rFonts w:cs="Calibri"/>
                <w:color w:val="000000"/>
                <w:sz w:val="18"/>
                <w:szCs w:val="18"/>
              </w:rPr>
            </w:pPr>
            <w:r w:rsidRPr="00F07D1C">
              <w:rPr>
                <w:rFonts w:cs="Calibri"/>
                <w:color w:val="000000"/>
                <w:sz w:val="18"/>
                <w:szCs w:val="18"/>
              </w:rPr>
              <w:t>Percentagem cobertura atual:</w:t>
            </w:r>
          </w:p>
          <w:p w14:paraId="42E19481" w14:textId="01D9BE68" w:rsidR="00F07D1C" w:rsidRPr="00F07D1C" w:rsidRDefault="00F07D1C" w:rsidP="00F07D1C">
            <w:pPr>
              <w:pStyle w:val="ListParagraph"/>
              <w:numPr>
                <w:ilvl w:val="0"/>
                <w:numId w:val="18"/>
              </w:numPr>
              <w:rPr>
                <w:rFonts w:cs="Calibri"/>
                <w:color w:val="000000"/>
                <w:sz w:val="18"/>
                <w:szCs w:val="18"/>
              </w:rPr>
            </w:pPr>
            <w:r w:rsidRPr="00F07D1C">
              <w:rPr>
                <w:rFonts w:cs="Calibri"/>
                <w:color w:val="000000"/>
                <w:sz w:val="18"/>
                <w:szCs w:val="18"/>
              </w:rPr>
              <w:t>Representa a percentagem de cobertura da garantia para determinada responsabilidade, sendo calculada através da divisão do montante de avaliação rateado (‘mavaliaa’) pelo saldo real da responsabilidade (‘msldreal’), agregado por responsabilidade.</w:t>
            </w:r>
          </w:p>
        </w:tc>
        <w:tc>
          <w:tcPr>
            <w:tcW w:w="992" w:type="dxa"/>
            <w:tcBorders>
              <w:top w:val="nil"/>
              <w:left w:val="nil"/>
              <w:bottom w:val="single" w:sz="4" w:space="0" w:color="auto"/>
              <w:right w:val="single" w:sz="4" w:space="0" w:color="auto"/>
            </w:tcBorders>
            <w:shd w:val="clear" w:color="auto" w:fill="auto"/>
            <w:noWrap/>
            <w:hideMark/>
          </w:tcPr>
          <w:p w14:paraId="630B0210" w14:textId="77777777" w:rsidR="00F07D1C" w:rsidRPr="00F07D1C" w:rsidRDefault="00F07D1C" w:rsidP="00F07D1C">
            <w:pPr>
              <w:rPr>
                <w:rFonts w:cs="Calibri"/>
                <w:color w:val="000000"/>
                <w:sz w:val="18"/>
                <w:szCs w:val="18"/>
              </w:rPr>
            </w:pPr>
            <w:r w:rsidRPr="00F07D1C">
              <w:rPr>
                <w:rFonts w:cs="Calibri"/>
                <w:color w:val="000000"/>
                <w:sz w:val="18"/>
                <w:szCs w:val="18"/>
              </w:rPr>
              <w:t>Decimal</w:t>
            </w:r>
          </w:p>
        </w:tc>
        <w:tc>
          <w:tcPr>
            <w:tcW w:w="1843" w:type="dxa"/>
            <w:tcBorders>
              <w:top w:val="nil"/>
              <w:left w:val="nil"/>
              <w:bottom w:val="single" w:sz="4" w:space="0" w:color="auto"/>
              <w:right w:val="single" w:sz="4" w:space="0" w:color="auto"/>
            </w:tcBorders>
          </w:tcPr>
          <w:p w14:paraId="73074CA6" w14:textId="5A816977"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05BDD804" w14:textId="093F484A" w:rsidR="00F07D1C" w:rsidRPr="0097473D" w:rsidRDefault="0097473D" w:rsidP="00F07D1C">
            <w:pPr>
              <w:rPr>
                <w:rFonts w:cs="Calibri"/>
                <w:i/>
                <w:color w:val="000000"/>
                <w:sz w:val="18"/>
                <w:szCs w:val="18"/>
              </w:rPr>
            </w:pPr>
            <w:r w:rsidRPr="0097473D">
              <w:rPr>
                <w:rFonts w:cs="Calibri"/>
                <w:i/>
                <w:color w:val="000000"/>
                <w:sz w:val="18"/>
                <w:szCs w:val="18"/>
              </w:rPr>
              <w:t>gt018_rateio_aval</w:t>
            </w:r>
          </w:p>
        </w:tc>
        <w:tc>
          <w:tcPr>
            <w:tcW w:w="1134" w:type="dxa"/>
            <w:tcBorders>
              <w:top w:val="nil"/>
              <w:left w:val="nil"/>
              <w:bottom w:val="single" w:sz="4" w:space="0" w:color="auto"/>
              <w:right w:val="single" w:sz="4" w:space="0" w:color="auto"/>
            </w:tcBorders>
          </w:tcPr>
          <w:p w14:paraId="2C6738CE" w14:textId="72281FC0" w:rsidR="00F07D1C" w:rsidRPr="00F07D1C" w:rsidRDefault="00F07D1C" w:rsidP="00F07D1C">
            <w:pPr>
              <w:rPr>
                <w:rFonts w:cs="Calibri"/>
                <w:color w:val="000000"/>
                <w:sz w:val="18"/>
                <w:szCs w:val="18"/>
              </w:rPr>
            </w:pPr>
            <w:r w:rsidRPr="00F07D1C">
              <w:rPr>
                <w:rFonts w:cs="Calibri"/>
                <w:color w:val="000000"/>
                <w:sz w:val="18"/>
                <w:szCs w:val="18"/>
              </w:rPr>
              <w:t>mavaliaa</w:t>
            </w:r>
            <w:r w:rsidRPr="00F07D1C">
              <w:rPr>
                <w:rFonts w:cs="Calibri"/>
                <w:color w:val="000000"/>
                <w:sz w:val="18"/>
                <w:szCs w:val="18"/>
              </w:rPr>
              <w:br/>
              <w:t>msldreal</w:t>
            </w:r>
          </w:p>
        </w:tc>
        <w:tc>
          <w:tcPr>
            <w:tcW w:w="2126" w:type="dxa"/>
            <w:tcBorders>
              <w:top w:val="nil"/>
              <w:left w:val="nil"/>
              <w:bottom w:val="single" w:sz="4" w:space="0" w:color="auto"/>
              <w:right w:val="single" w:sz="4" w:space="0" w:color="auto"/>
            </w:tcBorders>
          </w:tcPr>
          <w:p w14:paraId="151F318E" w14:textId="5843F7AA" w:rsidR="00F07D1C" w:rsidRPr="00F07D1C" w:rsidRDefault="00F07D1C" w:rsidP="00F07D1C">
            <w:pPr>
              <w:rPr>
                <w:rFonts w:cs="Calibri"/>
                <w:color w:val="000000"/>
                <w:sz w:val="18"/>
                <w:szCs w:val="18"/>
              </w:rPr>
            </w:pPr>
            <w:r w:rsidRPr="00F07D1C">
              <w:rPr>
                <w:rFonts w:cs="Calibri"/>
                <w:color w:val="000000"/>
                <w:sz w:val="18"/>
                <w:szCs w:val="18"/>
              </w:rPr>
              <w:t>mavaliaa/msldreal (msldreal agregado pela responsabilidade)</w:t>
            </w:r>
          </w:p>
        </w:tc>
      </w:tr>
      <w:tr w:rsidR="00F07D1C" w:rsidRPr="00F07D1C" w14:paraId="3CF66977" w14:textId="249C26E3"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54ACBCA" w14:textId="253E0B4B" w:rsidR="00F07D1C" w:rsidRPr="00F07D1C" w:rsidRDefault="00F07D1C" w:rsidP="00F07D1C">
            <w:pPr>
              <w:rPr>
                <w:rFonts w:cs="Calibri"/>
                <w:color w:val="000000"/>
                <w:sz w:val="18"/>
                <w:szCs w:val="18"/>
              </w:rPr>
            </w:pPr>
            <w:r w:rsidRPr="00F07D1C">
              <w:rPr>
                <w:rFonts w:cs="Calibri"/>
                <w:color w:val="000000"/>
                <w:sz w:val="18"/>
                <w:szCs w:val="18"/>
              </w:rPr>
              <w:t>pcobini</w:t>
            </w:r>
          </w:p>
        </w:tc>
        <w:tc>
          <w:tcPr>
            <w:tcW w:w="5494" w:type="dxa"/>
            <w:tcBorders>
              <w:top w:val="nil"/>
              <w:left w:val="nil"/>
              <w:bottom w:val="single" w:sz="4" w:space="0" w:color="auto"/>
              <w:right w:val="single" w:sz="4" w:space="0" w:color="auto"/>
            </w:tcBorders>
            <w:shd w:val="clear" w:color="auto" w:fill="auto"/>
            <w:noWrap/>
            <w:hideMark/>
          </w:tcPr>
          <w:p w14:paraId="24AA4BAA" w14:textId="57C916F3" w:rsidR="00F07D1C" w:rsidRPr="00F07D1C" w:rsidRDefault="00F07D1C" w:rsidP="00F07D1C">
            <w:pPr>
              <w:jc w:val="both"/>
              <w:rPr>
                <w:rStyle w:val="ui-provider"/>
                <w:rFonts w:cs="Calibri"/>
                <w:sz w:val="18"/>
                <w:szCs w:val="18"/>
              </w:rPr>
            </w:pPr>
            <w:r w:rsidRPr="00F07D1C">
              <w:rPr>
                <w:rStyle w:val="ui-provider"/>
                <w:rFonts w:cs="Calibri"/>
                <w:sz w:val="18"/>
                <w:szCs w:val="18"/>
              </w:rPr>
              <w:t>Percentagem de cobertura inicial do processo/caução:</w:t>
            </w:r>
          </w:p>
          <w:p w14:paraId="10F4ADC0" w14:textId="7F1C1AA0" w:rsidR="00F07D1C" w:rsidRPr="00F07D1C" w:rsidRDefault="00F07D1C" w:rsidP="00F07D1C">
            <w:pPr>
              <w:pStyle w:val="ListParagraph"/>
              <w:numPr>
                <w:ilvl w:val="0"/>
                <w:numId w:val="18"/>
              </w:numPr>
              <w:rPr>
                <w:rStyle w:val="ui-provider"/>
                <w:rFonts w:cs="Calibri"/>
                <w:color w:val="000000"/>
                <w:sz w:val="18"/>
                <w:szCs w:val="18"/>
              </w:rPr>
            </w:pPr>
            <w:r w:rsidRPr="00F07D1C">
              <w:rPr>
                <w:rStyle w:val="ui-provider"/>
                <w:rFonts w:cs="Calibri"/>
                <w:sz w:val="18"/>
                <w:szCs w:val="18"/>
              </w:rPr>
              <w:t>Percentagem de cobertura da responsabilidade pelo processo/caução, no momento de associação do processo/caução à responsabilidade.</w:t>
            </w:r>
          </w:p>
          <w:p w14:paraId="7178D2AE" w14:textId="1F0D3A58" w:rsidR="00F07D1C" w:rsidRPr="00F07D1C" w:rsidRDefault="00F07D1C" w:rsidP="00F07D1C">
            <w:pPr>
              <w:pStyle w:val="ListParagraph"/>
              <w:numPr>
                <w:ilvl w:val="0"/>
                <w:numId w:val="18"/>
              </w:numPr>
              <w:rPr>
                <w:rFonts w:cs="Calibri"/>
                <w:color w:val="000000"/>
                <w:sz w:val="18"/>
                <w:szCs w:val="18"/>
              </w:rPr>
            </w:pPr>
            <w:r w:rsidRPr="00F07D1C">
              <w:rPr>
                <w:rStyle w:val="ui-provider"/>
                <w:rFonts w:cs="Calibri"/>
                <w:sz w:val="18"/>
                <w:szCs w:val="18"/>
              </w:rPr>
              <w:t>Este valor é 100.000000 por definição.</w:t>
            </w:r>
          </w:p>
        </w:tc>
        <w:tc>
          <w:tcPr>
            <w:tcW w:w="992" w:type="dxa"/>
            <w:tcBorders>
              <w:top w:val="nil"/>
              <w:left w:val="nil"/>
              <w:bottom w:val="single" w:sz="4" w:space="0" w:color="auto"/>
              <w:right w:val="single" w:sz="4" w:space="0" w:color="auto"/>
            </w:tcBorders>
            <w:shd w:val="clear" w:color="auto" w:fill="auto"/>
            <w:noWrap/>
            <w:hideMark/>
          </w:tcPr>
          <w:p w14:paraId="4337564C" w14:textId="77777777" w:rsidR="00F07D1C" w:rsidRPr="00F07D1C" w:rsidRDefault="00F07D1C" w:rsidP="00F07D1C">
            <w:pPr>
              <w:rPr>
                <w:rFonts w:cs="Calibri"/>
                <w:color w:val="000000"/>
                <w:sz w:val="18"/>
                <w:szCs w:val="18"/>
              </w:rPr>
            </w:pPr>
            <w:r w:rsidRPr="00F07D1C">
              <w:rPr>
                <w:rFonts w:cs="Calibri"/>
                <w:color w:val="000000"/>
                <w:sz w:val="18"/>
                <w:szCs w:val="18"/>
              </w:rPr>
              <w:t>Decimal</w:t>
            </w:r>
          </w:p>
        </w:tc>
        <w:tc>
          <w:tcPr>
            <w:tcW w:w="1843" w:type="dxa"/>
            <w:tcBorders>
              <w:top w:val="nil"/>
              <w:left w:val="nil"/>
              <w:bottom w:val="single" w:sz="4" w:space="0" w:color="auto"/>
              <w:right w:val="single" w:sz="4" w:space="0" w:color="auto"/>
            </w:tcBorders>
          </w:tcPr>
          <w:p w14:paraId="7D9322FC" w14:textId="74AE63F1"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490B49F7" w14:textId="2DDD41BC" w:rsidR="00F07D1C" w:rsidRPr="0097473D" w:rsidRDefault="0097473D" w:rsidP="00F07D1C">
            <w:pPr>
              <w:rPr>
                <w:rFonts w:cs="Calibri"/>
                <w:i/>
                <w:color w:val="000000"/>
                <w:sz w:val="18"/>
                <w:szCs w:val="18"/>
              </w:rPr>
            </w:pPr>
            <w:r w:rsidRPr="0097473D">
              <w:rPr>
                <w:rFonts w:cs="Calibri"/>
                <w:i/>
                <w:color w:val="000000"/>
                <w:sz w:val="18"/>
                <w:szCs w:val="18"/>
              </w:rPr>
              <w:t>n/a</w:t>
            </w:r>
          </w:p>
        </w:tc>
        <w:tc>
          <w:tcPr>
            <w:tcW w:w="1134" w:type="dxa"/>
            <w:tcBorders>
              <w:top w:val="nil"/>
              <w:left w:val="nil"/>
              <w:bottom w:val="single" w:sz="4" w:space="0" w:color="auto"/>
              <w:right w:val="single" w:sz="4" w:space="0" w:color="auto"/>
            </w:tcBorders>
          </w:tcPr>
          <w:p w14:paraId="59BAB3A9" w14:textId="2A0EF63D" w:rsidR="00F07D1C" w:rsidRPr="00F07D1C" w:rsidRDefault="00F07D1C" w:rsidP="00F07D1C">
            <w:pPr>
              <w:rPr>
                <w:rFonts w:cs="Calibri"/>
                <w:color w:val="000000"/>
                <w:sz w:val="18"/>
                <w:szCs w:val="18"/>
              </w:rPr>
            </w:pPr>
            <w:r w:rsidRPr="00F07D1C">
              <w:rPr>
                <w:rFonts w:cs="Calibri"/>
                <w:sz w:val="18"/>
                <w:szCs w:val="18"/>
              </w:rPr>
              <w:t>N/A</w:t>
            </w:r>
          </w:p>
        </w:tc>
        <w:tc>
          <w:tcPr>
            <w:tcW w:w="2126" w:type="dxa"/>
            <w:tcBorders>
              <w:top w:val="nil"/>
              <w:left w:val="nil"/>
              <w:bottom w:val="single" w:sz="4" w:space="0" w:color="auto"/>
              <w:right w:val="single" w:sz="4" w:space="0" w:color="auto"/>
            </w:tcBorders>
          </w:tcPr>
          <w:p w14:paraId="158CA3FD" w14:textId="0010F2C4" w:rsidR="00F07D1C" w:rsidRPr="00F07D1C" w:rsidRDefault="00F07D1C" w:rsidP="00F07D1C">
            <w:pPr>
              <w:rPr>
                <w:rFonts w:cs="Calibri"/>
                <w:color w:val="000000"/>
                <w:sz w:val="18"/>
                <w:szCs w:val="18"/>
              </w:rPr>
            </w:pPr>
            <w:r w:rsidRPr="00F07D1C">
              <w:rPr>
                <w:rFonts w:cs="Calibri"/>
                <w:color w:val="000000"/>
                <w:sz w:val="18"/>
                <w:szCs w:val="18"/>
              </w:rPr>
              <w:t>100</w:t>
            </w:r>
          </w:p>
        </w:tc>
      </w:tr>
      <w:tr w:rsidR="00F07D1C" w:rsidRPr="00F07D1C" w14:paraId="4A507406" w14:textId="66BCC29D"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438DB7D" w14:textId="63A9B1A5" w:rsidR="00F07D1C" w:rsidRPr="00F07D1C" w:rsidRDefault="00F07D1C" w:rsidP="00F07D1C">
            <w:pPr>
              <w:rPr>
                <w:rFonts w:cs="Calibri"/>
                <w:color w:val="000000"/>
                <w:sz w:val="18"/>
                <w:szCs w:val="18"/>
              </w:rPr>
            </w:pPr>
            <w:r w:rsidRPr="00F07D1C">
              <w:rPr>
                <w:rFonts w:cs="Calibri"/>
                <w:color w:val="000000"/>
                <w:sz w:val="18"/>
                <w:szCs w:val="18"/>
              </w:rPr>
              <w:t>mavaliai</w:t>
            </w:r>
          </w:p>
        </w:tc>
        <w:tc>
          <w:tcPr>
            <w:tcW w:w="5494" w:type="dxa"/>
            <w:tcBorders>
              <w:top w:val="nil"/>
              <w:left w:val="nil"/>
              <w:bottom w:val="single" w:sz="4" w:space="0" w:color="auto"/>
              <w:right w:val="single" w:sz="4" w:space="0" w:color="auto"/>
            </w:tcBorders>
            <w:shd w:val="clear" w:color="auto" w:fill="auto"/>
            <w:noWrap/>
            <w:hideMark/>
          </w:tcPr>
          <w:p w14:paraId="78F122A7" w14:textId="66204D42" w:rsidR="00F07D1C" w:rsidRPr="00F07D1C" w:rsidRDefault="00F07D1C" w:rsidP="00F07D1C">
            <w:pPr>
              <w:jc w:val="both"/>
              <w:rPr>
                <w:rFonts w:cs="Calibri"/>
                <w:color w:val="000000"/>
                <w:sz w:val="18"/>
                <w:szCs w:val="18"/>
              </w:rPr>
            </w:pPr>
            <w:r w:rsidRPr="00F07D1C">
              <w:rPr>
                <w:rFonts w:cs="Calibri"/>
                <w:color w:val="000000"/>
                <w:sz w:val="18"/>
                <w:szCs w:val="18"/>
              </w:rPr>
              <w:t>Montante da avaliação inicial do processo/caução:</w:t>
            </w:r>
          </w:p>
          <w:p w14:paraId="6A1248CB" w14:textId="52190EE7" w:rsidR="00F07D1C" w:rsidRPr="00F07D1C" w:rsidRDefault="00F07D1C" w:rsidP="00F07D1C">
            <w:pPr>
              <w:pStyle w:val="ListParagraph"/>
              <w:numPr>
                <w:ilvl w:val="0"/>
                <w:numId w:val="18"/>
              </w:numPr>
              <w:rPr>
                <w:rFonts w:cs="Calibri"/>
                <w:color w:val="000000"/>
                <w:sz w:val="18"/>
                <w:szCs w:val="18"/>
              </w:rPr>
            </w:pPr>
            <w:r w:rsidRPr="00F07D1C">
              <w:rPr>
                <w:rFonts w:cs="Calibri"/>
                <w:color w:val="000000"/>
                <w:sz w:val="18"/>
                <w:szCs w:val="18"/>
              </w:rPr>
              <w:t>Montante de avaliação inicial do processo/caução rateado no momento em que ele foi associado à responsabilidade.</w:t>
            </w:r>
          </w:p>
          <w:p w14:paraId="24491B69" w14:textId="6D61F38D" w:rsidR="00F07D1C" w:rsidRPr="00F07D1C" w:rsidRDefault="00F07D1C" w:rsidP="00F07D1C">
            <w:pPr>
              <w:pStyle w:val="ListParagraph"/>
              <w:numPr>
                <w:ilvl w:val="0"/>
                <w:numId w:val="18"/>
              </w:numPr>
              <w:rPr>
                <w:rFonts w:cs="Calibri"/>
                <w:color w:val="000000"/>
                <w:sz w:val="18"/>
                <w:szCs w:val="18"/>
              </w:rPr>
            </w:pPr>
            <w:r w:rsidRPr="00F07D1C">
              <w:rPr>
                <w:rFonts w:cs="Calibri"/>
                <w:color w:val="000000"/>
                <w:sz w:val="18"/>
                <w:szCs w:val="18"/>
              </w:rPr>
              <w:t xml:space="preserve">O aprovisionamento deste campo é direto da tabela </w:t>
            </w:r>
            <w:r w:rsidRPr="00F07D1C">
              <w:rPr>
                <w:rFonts w:cs="Calibri"/>
                <w:i/>
                <w:color w:val="000000"/>
                <w:sz w:val="18"/>
                <w:szCs w:val="18"/>
              </w:rPr>
              <w:t>cd_garantias.gt018_rateio_aval</w:t>
            </w:r>
            <w:r w:rsidRPr="00F07D1C">
              <w:rPr>
                <w:rFonts w:cs="Calibri"/>
                <w:color w:val="000000"/>
                <w:sz w:val="18"/>
                <w:szCs w:val="18"/>
              </w:rPr>
              <w:t>, do campo ‘mavaliai_proc’, e corresponde ao montante de avaliação inicial do processo/caução rateado no momento em que ele foi associado à responsabilidade.</w:t>
            </w:r>
          </w:p>
        </w:tc>
        <w:tc>
          <w:tcPr>
            <w:tcW w:w="992" w:type="dxa"/>
            <w:tcBorders>
              <w:top w:val="nil"/>
              <w:left w:val="nil"/>
              <w:bottom w:val="single" w:sz="4" w:space="0" w:color="auto"/>
              <w:right w:val="single" w:sz="4" w:space="0" w:color="auto"/>
            </w:tcBorders>
            <w:shd w:val="clear" w:color="auto" w:fill="auto"/>
            <w:noWrap/>
            <w:hideMark/>
          </w:tcPr>
          <w:p w14:paraId="23AD4C2F" w14:textId="77777777" w:rsidR="00F07D1C" w:rsidRPr="00F07D1C" w:rsidRDefault="00F07D1C" w:rsidP="00F07D1C">
            <w:pPr>
              <w:rPr>
                <w:rFonts w:cs="Calibri"/>
                <w:color w:val="000000"/>
                <w:sz w:val="18"/>
                <w:szCs w:val="18"/>
              </w:rPr>
            </w:pPr>
            <w:r w:rsidRPr="00F07D1C">
              <w:rPr>
                <w:rFonts w:cs="Calibri"/>
                <w:color w:val="000000"/>
                <w:sz w:val="18"/>
                <w:szCs w:val="18"/>
              </w:rPr>
              <w:t>Decimal</w:t>
            </w:r>
          </w:p>
        </w:tc>
        <w:tc>
          <w:tcPr>
            <w:tcW w:w="1843" w:type="dxa"/>
            <w:tcBorders>
              <w:top w:val="nil"/>
              <w:left w:val="nil"/>
              <w:bottom w:val="single" w:sz="4" w:space="0" w:color="auto"/>
              <w:right w:val="single" w:sz="4" w:space="0" w:color="auto"/>
            </w:tcBorders>
          </w:tcPr>
          <w:p w14:paraId="2B79CBD2" w14:textId="7C1EC6CA"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2DCD6AA1" w14:textId="65F1FCAB" w:rsidR="00F07D1C" w:rsidRPr="0097473D" w:rsidRDefault="0097473D" w:rsidP="00F07D1C">
            <w:pPr>
              <w:rPr>
                <w:rFonts w:cs="Calibri"/>
                <w:i/>
                <w:color w:val="000000"/>
                <w:sz w:val="18"/>
                <w:szCs w:val="18"/>
              </w:rPr>
            </w:pPr>
            <w:r w:rsidRPr="0097473D">
              <w:rPr>
                <w:rFonts w:cs="Calibri"/>
                <w:i/>
                <w:color w:val="000000"/>
                <w:sz w:val="18"/>
                <w:szCs w:val="18"/>
              </w:rPr>
              <w:t>gt018_rateio_aval</w:t>
            </w:r>
          </w:p>
        </w:tc>
        <w:tc>
          <w:tcPr>
            <w:tcW w:w="1134" w:type="dxa"/>
            <w:tcBorders>
              <w:top w:val="nil"/>
              <w:left w:val="nil"/>
              <w:bottom w:val="single" w:sz="4" w:space="0" w:color="auto"/>
              <w:right w:val="single" w:sz="4" w:space="0" w:color="auto"/>
            </w:tcBorders>
          </w:tcPr>
          <w:p w14:paraId="41D9AC34" w14:textId="43FDBC3A" w:rsidR="00F07D1C" w:rsidRPr="00F07D1C" w:rsidRDefault="00F07D1C" w:rsidP="00F07D1C">
            <w:pPr>
              <w:rPr>
                <w:rFonts w:cs="Calibri"/>
                <w:color w:val="000000"/>
                <w:sz w:val="18"/>
                <w:szCs w:val="18"/>
              </w:rPr>
            </w:pPr>
            <w:r w:rsidRPr="00F07D1C">
              <w:rPr>
                <w:rFonts w:cs="Calibri"/>
                <w:color w:val="000000"/>
                <w:sz w:val="18"/>
                <w:szCs w:val="18"/>
              </w:rPr>
              <w:t>MAVALIAI_PROC</w:t>
            </w:r>
          </w:p>
        </w:tc>
        <w:tc>
          <w:tcPr>
            <w:tcW w:w="2126" w:type="dxa"/>
            <w:tcBorders>
              <w:top w:val="nil"/>
              <w:left w:val="nil"/>
              <w:bottom w:val="single" w:sz="4" w:space="0" w:color="auto"/>
              <w:right w:val="single" w:sz="4" w:space="0" w:color="auto"/>
            </w:tcBorders>
          </w:tcPr>
          <w:p w14:paraId="7282FA6B" w14:textId="4AA2D3F1" w:rsidR="00F07D1C" w:rsidRPr="00F07D1C" w:rsidRDefault="00F07D1C" w:rsidP="00F07D1C">
            <w:pPr>
              <w:rPr>
                <w:rFonts w:cs="Calibri"/>
                <w:color w:val="000000"/>
                <w:sz w:val="18"/>
                <w:szCs w:val="18"/>
              </w:rPr>
            </w:pPr>
            <w:r w:rsidRPr="00F07D1C">
              <w:rPr>
                <w:rFonts w:cs="Calibri"/>
                <w:color w:val="000000"/>
                <w:sz w:val="18"/>
                <w:szCs w:val="18"/>
              </w:rPr>
              <w:t> </w:t>
            </w:r>
          </w:p>
        </w:tc>
      </w:tr>
      <w:tr w:rsidR="00F07D1C" w:rsidRPr="00F07D1C" w14:paraId="3E1B0045" w14:textId="20DD4736"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B7FF8ED" w14:textId="0841428D" w:rsidR="00F07D1C" w:rsidRPr="00F07D1C" w:rsidRDefault="00F07D1C" w:rsidP="00F07D1C">
            <w:pPr>
              <w:rPr>
                <w:rFonts w:cs="Calibri"/>
                <w:color w:val="000000"/>
                <w:sz w:val="18"/>
                <w:szCs w:val="18"/>
              </w:rPr>
            </w:pPr>
            <w:r w:rsidRPr="00F07D1C">
              <w:rPr>
                <w:rFonts w:cs="Calibri"/>
                <w:color w:val="000000"/>
                <w:sz w:val="18"/>
                <w:szCs w:val="18"/>
              </w:rPr>
              <w:t>mavaliaa</w:t>
            </w:r>
          </w:p>
        </w:tc>
        <w:tc>
          <w:tcPr>
            <w:tcW w:w="5494" w:type="dxa"/>
            <w:tcBorders>
              <w:top w:val="nil"/>
              <w:left w:val="nil"/>
              <w:bottom w:val="single" w:sz="4" w:space="0" w:color="auto"/>
              <w:right w:val="single" w:sz="4" w:space="0" w:color="auto"/>
            </w:tcBorders>
            <w:shd w:val="clear" w:color="auto" w:fill="auto"/>
            <w:noWrap/>
            <w:hideMark/>
          </w:tcPr>
          <w:p w14:paraId="67B91EF4" w14:textId="03FA8EE7" w:rsidR="00F07D1C" w:rsidRPr="00F07D1C" w:rsidRDefault="00F07D1C" w:rsidP="00F07D1C">
            <w:pPr>
              <w:rPr>
                <w:rFonts w:cs="Calibri"/>
                <w:color w:val="000000"/>
                <w:sz w:val="18"/>
                <w:szCs w:val="18"/>
              </w:rPr>
            </w:pPr>
            <w:r w:rsidRPr="00F07D1C">
              <w:rPr>
                <w:rFonts w:cs="Calibri"/>
                <w:color w:val="000000"/>
                <w:sz w:val="18"/>
                <w:szCs w:val="18"/>
              </w:rPr>
              <w:t>Montante atual da avaliação do processo/caução:</w:t>
            </w:r>
          </w:p>
          <w:p w14:paraId="3FF92D18" w14:textId="10126626" w:rsidR="00F07D1C" w:rsidRPr="00F07D1C" w:rsidRDefault="00F07D1C" w:rsidP="00F07D1C">
            <w:pPr>
              <w:pStyle w:val="ListParagraph"/>
              <w:numPr>
                <w:ilvl w:val="0"/>
                <w:numId w:val="18"/>
              </w:numPr>
              <w:rPr>
                <w:rFonts w:cs="Calibri"/>
                <w:color w:val="000000"/>
                <w:sz w:val="18"/>
                <w:szCs w:val="18"/>
              </w:rPr>
            </w:pPr>
            <w:r w:rsidRPr="00F07D1C">
              <w:rPr>
                <w:rFonts w:cs="Calibri"/>
                <w:color w:val="000000"/>
                <w:sz w:val="18"/>
                <w:szCs w:val="18"/>
              </w:rPr>
              <w:t>Montante de avaliação atual do processo/caução rateado no momento em que ele foi associado à responsabilidade.</w:t>
            </w:r>
          </w:p>
          <w:p w14:paraId="477D6168" w14:textId="2253506B" w:rsidR="00F07D1C" w:rsidRPr="00F07D1C" w:rsidRDefault="00F07D1C" w:rsidP="00F07D1C">
            <w:pPr>
              <w:pStyle w:val="ListParagraph"/>
              <w:numPr>
                <w:ilvl w:val="0"/>
                <w:numId w:val="18"/>
              </w:numPr>
              <w:rPr>
                <w:rFonts w:cs="Calibri"/>
                <w:color w:val="000000"/>
                <w:sz w:val="18"/>
                <w:szCs w:val="18"/>
              </w:rPr>
            </w:pPr>
            <w:r w:rsidRPr="00F07D1C">
              <w:rPr>
                <w:rFonts w:cs="Calibri"/>
                <w:color w:val="000000"/>
                <w:sz w:val="18"/>
                <w:szCs w:val="18"/>
              </w:rPr>
              <w:t xml:space="preserve">Equivale ao somatório do campo ‘mavaliaa’ da tabela </w:t>
            </w:r>
            <w:r w:rsidRPr="00F07D1C">
              <w:rPr>
                <w:rFonts w:cs="Calibri"/>
                <w:i/>
                <w:color w:val="000000"/>
                <w:sz w:val="18"/>
                <w:szCs w:val="18"/>
              </w:rPr>
              <w:t>cd_garantias.gt018_rateio_aval</w:t>
            </w:r>
            <w:r w:rsidRPr="00F07D1C">
              <w:rPr>
                <w:rFonts w:cs="Calibri"/>
                <w:color w:val="000000"/>
                <w:sz w:val="18"/>
                <w:szCs w:val="18"/>
              </w:rPr>
              <w:t xml:space="preserve"> do MUG por processo/caução, ou seja, soma o valor do montante de avaliação dos bens associados ao mesmo processo/caução.</w:t>
            </w:r>
          </w:p>
        </w:tc>
        <w:tc>
          <w:tcPr>
            <w:tcW w:w="992" w:type="dxa"/>
            <w:tcBorders>
              <w:top w:val="nil"/>
              <w:left w:val="nil"/>
              <w:bottom w:val="single" w:sz="4" w:space="0" w:color="auto"/>
              <w:right w:val="single" w:sz="4" w:space="0" w:color="auto"/>
            </w:tcBorders>
            <w:shd w:val="clear" w:color="auto" w:fill="auto"/>
            <w:noWrap/>
            <w:hideMark/>
          </w:tcPr>
          <w:p w14:paraId="300EAD4C" w14:textId="77777777" w:rsidR="00F07D1C" w:rsidRPr="00F07D1C" w:rsidRDefault="00F07D1C" w:rsidP="00F07D1C">
            <w:pPr>
              <w:rPr>
                <w:rFonts w:cs="Calibri"/>
                <w:color w:val="000000"/>
                <w:sz w:val="18"/>
                <w:szCs w:val="18"/>
              </w:rPr>
            </w:pPr>
            <w:r w:rsidRPr="00F07D1C">
              <w:rPr>
                <w:rFonts w:cs="Calibri"/>
                <w:color w:val="000000"/>
                <w:sz w:val="18"/>
                <w:szCs w:val="18"/>
              </w:rPr>
              <w:t>Decimal</w:t>
            </w:r>
          </w:p>
        </w:tc>
        <w:tc>
          <w:tcPr>
            <w:tcW w:w="1843" w:type="dxa"/>
            <w:tcBorders>
              <w:top w:val="nil"/>
              <w:left w:val="nil"/>
              <w:bottom w:val="single" w:sz="4" w:space="0" w:color="auto"/>
              <w:right w:val="single" w:sz="4" w:space="0" w:color="auto"/>
            </w:tcBorders>
          </w:tcPr>
          <w:p w14:paraId="40648C7D" w14:textId="4C3FF583"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3641A8C3" w14:textId="317A02F4" w:rsidR="00F07D1C" w:rsidRPr="0097473D" w:rsidRDefault="0097473D" w:rsidP="00F07D1C">
            <w:pPr>
              <w:rPr>
                <w:rFonts w:cs="Calibri"/>
                <w:i/>
                <w:color w:val="000000"/>
                <w:sz w:val="18"/>
                <w:szCs w:val="18"/>
              </w:rPr>
            </w:pPr>
            <w:r w:rsidRPr="0097473D">
              <w:rPr>
                <w:rFonts w:cs="Calibri"/>
                <w:i/>
                <w:color w:val="000000"/>
                <w:sz w:val="18"/>
                <w:szCs w:val="18"/>
              </w:rPr>
              <w:t>gt018_rateio_aval</w:t>
            </w:r>
          </w:p>
        </w:tc>
        <w:tc>
          <w:tcPr>
            <w:tcW w:w="1134" w:type="dxa"/>
            <w:tcBorders>
              <w:top w:val="nil"/>
              <w:left w:val="nil"/>
              <w:bottom w:val="single" w:sz="4" w:space="0" w:color="auto"/>
              <w:right w:val="single" w:sz="4" w:space="0" w:color="auto"/>
            </w:tcBorders>
          </w:tcPr>
          <w:p w14:paraId="3888A564" w14:textId="6320D8FD" w:rsidR="00F07D1C" w:rsidRPr="00F07D1C" w:rsidRDefault="00F07D1C" w:rsidP="00F07D1C">
            <w:pPr>
              <w:rPr>
                <w:rFonts w:cs="Calibri"/>
                <w:color w:val="000000"/>
                <w:sz w:val="18"/>
                <w:szCs w:val="18"/>
              </w:rPr>
            </w:pPr>
            <w:r w:rsidRPr="00F07D1C">
              <w:rPr>
                <w:rFonts w:cs="Calibri"/>
                <w:color w:val="000000"/>
                <w:sz w:val="18"/>
                <w:szCs w:val="18"/>
              </w:rPr>
              <w:t>MAVALIAA</w:t>
            </w:r>
          </w:p>
        </w:tc>
        <w:tc>
          <w:tcPr>
            <w:tcW w:w="2126" w:type="dxa"/>
            <w:tcBorders>
              <w:top w:val="nil"/>
              <w:left w:val="nil"/>
              <w:bottom w:val="single" w:sz="4" w:space="0" w:color="auto"/>
              <w:right w:val="single" w:sz="4" w:space="0" w:color="auto"/>
            </w:tcBorders>
          </w:tcPr>
          <w:p w14:paraId="6401B7CF" w14:textId="0DF4ED53" w:rsidR="00F07D1C" w:rsidRPr="00F07D1C" w:rsidRDefault="00F07D1C" w:rsidP="00F07D1C">
            <w:pPr>
              <w:rPr>
                <w:rFonts w:cs="Calibri"/>
                <w:color w:val="000000"/>
                <w:sz w:val="18"/>
                <w:szCs w:val="18"/>
              </w:rPr>
            </w:pPr>
            <w:r w:rsidRPr="00F07D1C">
              <w:rPr>
                <w:rFonts w:cs="Calibri"/>
                <w:color w:val="000000"/>
                <w:sz w:val="18"/>
                <w:szCs w:val="18"/>
              </w:rPr>
              <w:t> </w:t>
            </w:r>
          </w:p>
        </w:tc>
      </w:tr>
      <w:tr w:rsidR="00F07D1C" w:rsidRPr="00F07D1C" w14:paraId="6060E25C" w14:textId="2964E551" w:rsidTr="00F07D1C">
        <w:trPr>
          <w:trHeight w:val="600"/>
        </w:trPr>
        <w:tc>
          <w:tcPr>
            <w:tcW w:w="1871" w:type="dxa"/>
            <w:tcBorders>
              <w:top w:val="nil"/>
              <w:left w:val="single" w:sz="4" w:space="0" w:color="auto"/>
              <w:bottom w:val="single" w:sz="4" w:space="0" w:color="auto"/>
              <w:right w:val="single" w:sz="4" w:space="0" w:color="auto"/>
            </w:tcBorders>
            <w:shd w:val="clear" w:color="000000" w:fill="F2F2F2"/>
            <w:hideMark/>
          </w:tcPr>
          <w:p w14:paraId="2CE631BB" w14:textId="23D3C337" w:rsidR="00F07D1C" w:rsidRPr="00F07D1C" w:rsidRDefault="00F07D1C" w:rsidP="00F07D1C">
            <w:pPr>
              <w:rPr>
                <w:rFonts w:cs="Calibri"/>
                <w:color w:val="000000"/>
                <w:sz w:val="18"/>
                <w:szCs w:val="18"/>
              </w:rPr>
            </w:pPr>
            <w:r w:rsidRPr="00F07D1C">
              <w:rPr>
                <w:rFonts w:cs="Calibri"/>
                <w:color w:val="000000"/>
                <w:sz w:val="18"/>
                <w:szCs w:val="18"/>
              </w:rPr>
              <w:lastRenderedPageBreak/>
              <w:t>ctipcfletbg</w:t>
            </w:r>
          </w:p>
        </w:tc>
        <w:tc>
          <w:tcPr>
            <w:tcW w:w="5494" w:type="dxa"/>
            <w:tcBorders>
              <w:top w:val="nil"/>
              <w:left w:val="nil"/>
              <w:bottom w:val="single" w:sz="4" w:space="0" w:color="auto"/>
              <w:right w:val="single" w:sz="4" w:space="0" w:color="auto"/>
            </w:tcBorders>
            <w:shd w:val="clear" w:color="auto" w:fill="auto"/>
            <w:noWrap/>
            <w:hideMark/>
          </w:tcPr>
          <w:p w14:paraId="4E759328" w14:textId="0B705B6D" w:rsidR="00F07D1C" w:rsidRPr="00F07D1C" w:rsidRDefault="00F07D1C" w:rsidP="00F07D1C">
            <w:pPr>
              <w:jc w:val="both"/>
              <w:rPr>
                <w:rFonts w:cs="Calibri"/>
                <w:color w:val="000000"/>
                <w:sz w:val="18"/>
                <w:szCs w:val="18"/>
              </w:rPr>
            </w:pPr>
            <w:r w:rsidRPr="00F07D1C">
              <w:rPr>
                <w:rFonts w:cs="Calibri"/>
                <w:color w:val="000000"/>
                <w:sz w:val="18"/>
                <w:szCs w:val="18"/>
              </w:rPr>
              <w:t xml:space="preserve">Código ID </w:t>
            </w:r>
            <w:r w:rsidRPr="00F07D1C">
              <w:rPr>
                <w:rFonts w:cs="Calibri"/>
                <w:i/>
                <w:color w:val="000000"/>
                <w:sz w:val="18"/>
                <w:szCs w:val="18"/>
              </w:rPr>
              <w:t>confort letter</w:t>
            </w:r>
            <w:r w:rsidRPr="00F07D1C">
              <w:rPr>
                <w:rFonts w:cs="Calibri"/>
                <w:color w:val="000000"/>
                <w:sz w:val="18"/>
                <w:szCs w:val="18"/>
              </w:rPr>
              <w:t>:</w:t>
            </w:r>
          </w:p>
          <w:p w14:paraId="160EA489" w14:textId="58E5FDFB" w:rsidR="00F07D1C" w:rsidRPr="00F07D1C" w:rsidRDefault="00F07D1C" w:rsidP="00F07D1C">
            <w:pPr>
              <w:pStyle w:val="ListParagraph"/>
              <w:numPr>
                <w:ilvl w:val="0"/>
                <w:numId w:val="19"/>
              </w:numPr>
              <w:rPr>
                <w:rFonts w:cs="Calibri"/>
                <w:color w:val="000000"/>
                <w:sz w:val="18"/>
                <w:szCs w:val="18"/>
              </w:rPr>
            </w:pPr>
            <w:r w:rsidRPr="00F07D1C">
              <w:rPr>
                <w:rFonts w:cs="Calibri"/>
                <w:color w:val="000000"/>
                <w:sz w:val="18"/>
                <w:szCs w:val="18"/>
              </w:rPr>
              <w:t>Grau de confiança de uma carta de conforto, sendo preenchido com ‘00001’, ‘00002’, ‘00003’, ‘00004’, ‘99999’, de acordo com os códigos corporativos.</w:t>
            </w:r>
          </w:p>
        </w:tc>
        <w:tc>
          <w:tcPr>
            <w:tcW w:w="992" w:type="dxa"/>
            <w:tcBorders>
              <w:top w:val="nil"/>
              <w:left w:val="nil"/>
              <w:bottom w:val="single" w:sz="4" w:space="0" w:color="auto"/>
              <w:right w:val="single" w:sz="4" w:space="0" w:color="auto"/>
            </w:tcBorders>
            <w:shd w:val="clear" w:color="auto" w:fill="auto"/>
            <w:noWrap/>
            <w:hideMark/>
          </w:tcPr>
          <w:p w14:paraId="4ACAC7D4"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66630F02" w14:textId="2A49EDDE"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575F7EC0" w14:textId="2C41B0E6" w:rsidR="00F07D1C" w:rsidRPr="0097473D" w:rsidRDefault="0097473D" w:rsidP="00F07D1C">
            <w:pPr>
              <w:rPr>
                <w:rFonts w:cs="Calibri"/>
                <w:i/>
                <w:color w:val="000000"/>
                <w:sz w:val="18"/>
                <w:szCs w:val="18"/>
              </w:rPr>
            </w:pPr>
            <w:r w:rsidRPr="0097473D">
              <w:rPr>
                <w:rFonts w:cs="Calibri"/>
                <w:i/>
                <w:color w:val="000000"/>
                <w:sz w:val="18"/>
                <w:szCs w:val="18"/>
              </w:rPr>
              <w:t>tat91_tabelas (503)</w:t>
            </w:r>
          </w:p>
        </w:tc>
        <w:tc>
          <w:tcPr>
            <w:tcW w:w="1134" w:type="dxa"/>
            <w:tcBorders>
              <w:top w:val="nil"/>
              <w:left w:val="nil"/>
              <w:bottom w:val="single" w:sz="4" w:space="0" w:color="auto"/>
              <w:right w:val="single" w:sz="4" w:space="0" w:color="auto"/>
            </w:tcBorders>
          </w:tcPr>
          <w:p w14:paraId="29C5A389" w14:textId="4E212A71" w:rsidR="00F07D1C" w:rsidRPr="00F07D1C" w:rsidRDefault="00F07D1C" w:rsidP="00F07D1C">
            <w:pPr>
              <w:rPr>
                <w:rFonts w:cs="Calibri"/>
                <w:color w:val="000000"/>
                <w:sz w:val="18"/>
                <w:szCs w:val="18"/>
              </w:rPr>
            </w:pPr>
            <w:r w:rsidRPr="00F07D1C">
              <w:rPr>
                <w:rFonts w:cs="Calibri"/>
                <w:color w:val="000000"/>
                <w:sz w:val="18"/>
                <w:szCs w:val="18"/>
              </w:rPr>
              <w:t>TAYD91C0_NELEMC02</w:t>
            </w:r>
          </w:p>
        </w:tc>
        <w:tc>
          <w:tcPr>
            <w:tcW w:w="2126" w:type="dxa"/>
            <w:tcBorders>
              <w:top w:val="nil"/>
              <w:left w:val="nil"/>
              <w:bottom w:val="single" w:sz="4" w:space="0" w:color="auto"/>
              <w:right w:val="single" w:sz="4" w:space="0" w:color="auto"/>
            </w:tcBorders>
          </w:tcPr>
          <w:p w14:paraId="1EBE1458" w14:textId="14C9FBF6" w:rsidR="00F07D1C" w:rsidRPr="00F07D1C" w:rsidRDefault="00F07D1C" w:rsidP="00F07D1C">
            <w:pPr>
              <w:rPr>
                <w:rFonts w:cs="Calibri"/>
                <w:color w:val="000000"/>
                <w:sz w:val="18"/>
                <w:szCs w:val="18"/>
                <w:lang w:val="en-US"/>
              </w:rPr>
            </w:pPr>
            <w:r w:rsidRPr="00F07D1C">
              <w:rPr>
                <w:rFonts w:cs="Calibri"/>
                <w:color w:val="000000"/>
                <w:sz w:val="18"/>
                <w:szCs w:val="18"/>
                <w:lang w:val="en-US"/>
              </w:rPr>
              <w:t>Obtido através do cruzamento:</w:t>
            </w:r>
            <w:r w:rsidRPr="00F07D1C">
              <w:rPr>
                <w:rFonts w:cs="Calibri"/>
                <w:color w:val="000000"/>
                <w:sz w:val="18"/>
                <w:szCs w:val="18"/>
                <w:lang w:val="en-US"/>
              </w:rPr>
              <w:br/>
              <w:t>celemtab =</w:t>
            </w:r>
            <w:r w:rsidRPr="00F07D1C">
              <w:rPr>
                <w:rFonts w:cs="Calibri"/>
                <w:color w:val="000000"/>
                <w:sz w:val="18"/>
                <w:szCs w:val="18"/>
                <w:lang w:val="en-US"/>
              </w:rPr>
              <w:br/>
              <w:t>CONCAT</w:t>
            </w:r>
            <w:r w:rsidRPr="00F07D1C">
              <w:rPr>
                <w:rFonts w:cs="Calibri"/>
                <w:color w:val="000000"/>
                <w:sz w:val="18"/>
                <w:szCs w:val="18"/>
                <w:lang w:val="en-US"/>
              </w:rPr>
              <w:br/>
              <w:t>(</w:t>
            </w:r>
            <w:r w:rsidRPr="00F07D1C">
              <w:rPr>
                <w:rFonts w:cs="Calibri"/>
                <w:color w:val="000000"/>
                <w:sz w:val="18"/>
                <w:szCs w:val="18"/>
                <w:lang w:val="en-US"/>
              </w:rPr>
              <w:br/>
              <w:t xml:space="preserve">    'BST030',  </w:t>
            </w:r>
            <w:r w:rsidRPr="00F07D1C">
              <w:rPr>
                <w:rFonts w:cs="Calibri"/>
                <w:color w:val="000000"/>
                <w:sz w:val="18"/>
                <w:szCs w:val="18"/>
                <w:lang w:val="en-US"/>
              </w:rPr>
              <w:br/>
              <w:t xml:space="preserve">    CASE</w:t>
            </w:r>
            <w:r w:rsidRPr="00F07D1C">
              <w:rPr>
                <w:rFonts w:cs="Calibri"/>
                <w:color w:val="000000"/>
                <w:sz w:val="18"/>
                <w:szCs w:val="18"/>
                <w:lang w:val="en-US"/>
              </w:rPr>
              <w:br/>
              <w:t xml:space="preserve">        WHEN TRIM(gt007.ctipcflet) = '' THEN '00' </w:t>
            </w:r>
            <w:r w:rsidRPr="00F07D1C">
              <w:rPr>
                <w:rFonts w:cs="Calibri"/>
                <w:color w:val="000000"/>
                <w:sz w:val="18"/>
                <w:szCs w:val="18"/>
                <w:lang w:val="en-US"/>
              </w:rPr>
              <w:br/>
              <w:t xml:space="preserve">        WHEN gt002.ckprodut = '083' AND gt002.cksubpro IN ('021', '009', '008', '004') THEN gt007.ctipcflet </w:t>
            </w:r>
            <w:r w:rsidRPr="00F07D1C">
              <w:rPr>
                <w:rFonts w:cs="Calibri"/>
                <w:color w:val="000000"/>
                <w:sz w:val="18"/>
                <w:szCs w:val="18"/>
                <w:lang w:val="en-US"/>
              </w:rPr>
              <w:br/>
              <w:t xml:space="preserve">        ELSE '99'</w:t>
            </w:r>
            <w:r w:rsidRPr="00F07D1C">
              <w:rPr>
                <w:rFonts w:cs="Calibri"/>
                <w:color w:val="000000"/>
                <w:sz w:val="18"/>
                <w:szCs w:val="18"/>
                <w:lang w:val="en-US"/>
              </w:rPr>
              <w:br/>
              <w:t xml:space="preserve">    END</w:t>
            </w:r>
            <w:r w:rsidRPr="00F07D1C">
              <w:rPr>
                <w:rFonts w:cs="Calibri"/>
                <w:color w:val="000000"/>
                <w:sz w:val="18"/>
                <w:szCs w:val="18"/>
                <w:lang w:val="en-US"/>
              </w:rPr>
              <w:br/>
              <w:t>)</w:t>
            </w:r>
          </w:p>
        </w:tc>
      </w:tr>
      <w:tr w:rsidR="00F07D1C" w:rsidRPr="00F07D1C" w14:paraId="67991676" w14:textId="60F0DCD8"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FD8D529" w14:textId="260E7C79" w:rsidR="00F07D1C" w:rsidRPr="00F07D1C" w:rsidRDefault="00F07D1C" w:rsidP="00F07D1C">
            <w:pPr>
              <w:rPr>
                <w:rFonts w:cs="Calibri"/>
                <w:color w:val="000000"/>
                <w:sz w:val="18"/>
                <w:szCs w:val="18"/>
              </w:rPr>
            </w:pPr>
            <w:r w:rsidRPr="00F07D1C">
              <w:rPr>
                <w:rFonts w:cs="Calibri"/>
                <w:color w:val="000000"/>
                <w:sz w:val="18"/>
                <w:szCs w:val="18"/>
              </w:rPr>
              <w:t>dultmod</w:t>
            </w:r>
          </w:p>
        </w:tc>
        <w:tc>
          <w:tcPr>
            <w:tcW w:w="5494" w:type="dxa"/>
            <w:tcBorders>
              <w:top w:val="nil"/>
              <w:left w:val="nil"/>
              <w:bottom w:val="single" w:sz="4" w:space="0" w:color="auto"/>
              <w:right w:val="single" w:sz="4" w:space="0" w:color="auto"/>
            </w:tcBorders>
            <w:shd w:val="clear" w:color="auto" w:fill="auto"/>
            <w:noWrap/>
            <w:hideMark/>
          </w:tcPr>
          <w:p w14:paraId="1D6736E2" w14:textId="1E6F5287" w:rsidR="00F07D1C" w:rsidRPr="00F07D1C" w:rsidRDefault="00F07D1C" w:rsidP="00F07D1C">
            <w:pPr>
              <w:rPr>
                <w:rFonts w:cs="Calibri"/>
                <w:color w:val="000000"/>
                <w:sz w:val="18"/>
                <w:szCs w:val="18"/>
              </w:rPr>
            </w:pPr>
            <w:r w:rsidRPr="00F07D1C">
              <w:rPr>
                <w:rFonts w:cs="Calibri"/>
                <w:color w:val="000000"/>
                <w:sz w:val="18"/>
                <w:szCs w:val="18"/>
              </w:rPr>
              <w:t>Data modificação:</w:t>
            </w:r>
          </w:p>
          <w:p w14:paraId="3F28D2F5" w14:textId="77777777" w:rsidR="00F07D1C" w:rsidRPr="00F07D1C" w:rsidRDefault="00F07D1C" w:rsidP="00F07D1C">
            <w:pPr>
              <w:pStyle w:val="ListParagraph"/>
              <w:numPr>
                <w:ilvl w:val="0"/>
                <w:numId w:val="19"/>
              </w:numPr>
              <w:rPr>
                <w:rFonts w:cs="Calibri"/>
                <w:color w:val="000000"/>
                <w:sz w:val="18"/>
                <w:szCs w:val="18"/>
              </w:rPr>
            </w:pPr>
            <w:r w:rsidRPr="00F07D1C">
              <w:rPr>
                <w:rFonts w:cs="Calibri"/>
                <w:color w:val="000000"/>
                <w:sz w:val="18"/>
                <w:szCs w:val="18"/>
              </w:rPr>
              <w:t>Este campo diz respeito à última data de modificação dos dados.</w:t>
            </w:r>
          </w:p>
          <w:p w14:paraId="3C767BC2" w14:textId="5CA332BB" w:rsidR="00F07D1C" w:rsidRPr="00F07D1C" w:rsidRDefault="00F07D1C" w:rsidP="00F07D1C">
            <w:pPr>
              <w:pStyle w:val="ListParagraph"/>
              <w:numPr>
                <w:ilvl w:val="0"/>
                <w:numId w:val="19"/>
              </w:numPr>
              <w:rPr>
                <w:rFonts w:cs="Calibri"/>
                <w:color w:val="000000"/>
                <w:sz w:val="18"/>
                <w:szCs w:val="18"/>
              </w:rPr>
            </w:pPr>
            <w:r w:rsidRPr="00F07D1C">
              <w:rPr>
                <w:rFonts w:cs="Calibri"/>
                <w:color w:val="000000"/>
                <w:sz w:val="18"/>
                <w:szCs w:val="18"/>
              </w:rPr>
              <w:t>Neste caso, o campo será equivalente ao campo ‘ref_date’, uma vez que o MUG e os seus interfaces não são reprocessados, sendo a última data de modificação coincidente com a partição temporal da tabela.</w:t>
            </w:r>
          </w:p>
        </w:tc>
        <w:tc>
          <w:tcPr>
            <w:tcW w:w="992" w:type="dxa"/>
            <w:tcBorders>
              <w:top w:val="nil"/>
              <w:left w:val="nil"/>
              <w:bottom w:val="single" w:sz="4" w:space="0" w:color="auto"/>
              <w:right w:val="single" w:sz="4" w:space="0" w:color="auto"/>
            </w:tcBorders>
            <w:shd w:val="clear" w:color="auto" w:fill="auto"/>
            <w:noWrap/>
            <w:hideMark/>
          </w:tcPr>
          <w:p w14:paraId="287690AD"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1916CE3D" w14:textId="69D21C33"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4EAF4499" w14:textId="0D06F1B3" w:rsidR="00F07D1C" w:rsidRPr="0097473D" w:rsidRDefault="0097473D" w:rsidP="00F07D1C">
            <w:pPr>
              <w:rPr>
                <w:rFonts w:cs="Calibri"/>
                <w:i/>
                <w:color w:val="000000"/>
                <w:sz w:val="18"/>
                <w:szCs w:val="18"/>
              </w:rPr>
            </w:pPr>
            <w:r w:rsidRPr="0097473D">
              <w:rPr>
                <w:rFonts w:cs="Calibri"/>
                <w:i/>
                <w:color w:val="000000"/>
                <w:sz w:val="18"/>
                <w:szCs w:val="18"/>
              </w:rPr>
              <w:t>gt018_rateio_aval</w:t>
            </w:r>
          </w:p>
        </w:tc>
        <w:tc>
          <w:tcPr>
            <w:tcW w:w="1134" w:type="dxa"/>
            <w:tcBorders>
              <w:top w:val="nil"/>
              <w:left w:val="nil"/>
              <w:bottom w:val="single" w:sz="4" w:space="0" w:color="auto"/>
              <w:right w:val="single" w:sz="4" w:space="0" w:color="auto"/>
            </w:tcBorders>
          </w:tcPr>
          <w:p w14:paraId="19215DE0" w14:textId="36509078" w:rsidR="00F07D1C" w:rsidRPr="00F07D1C" w:rsidRDefault="00F07D1C" w:rsidP="00F07D1C">
            <w:pPr>
              <w:rPr>
                <w:rFonts w:cs="Calibri"/>
                <w:color w:val="000000"/>
                <w:sz w:val="18"/>
                <w:szCs w:val="18"/>
              </w:rPr>
            </w:pPr>
            <w:r w:rsidRPr="00F07D1C">
              <w:rPr>
                <w:rFonts w:cs="Calibri"/>
                <w:color w:val="000000"/>
                <w:sz w:val="18"/>
                <w:szCs w:val="18"/>
              </w:rPr>
              <w:t>ref_date</w:t>
            </w:r>
          </w:p>
        </w:tc>
        <w:tc>
          <w:tcPr>
            <w:tcW w:w="2126" w:type="dxa"/>
            <w:tcBorders>
              <w:top w:val="nil"/>
              <w:left w:val="nil"/>
              <w:bottom w:val="single" w:sz="4" w:space="0" w:color="auto"/>
              <w:right w:val="single" w:sz="4" w:space="0" w:color="auto"/>
            </w:tcBorders>
          </w:tcPr>
          <w:p w14:paraId="13553A6A" w14:textId="2D51614C" w:rsidR="00F07D1C" w:rsidRPr="00F07D1C" w:rsidRDefault="00F07D1C" w:rsidP="00F07D1C">
            <w:pPr>
              <w:rPr>
                <w:rFonts w:cs="Calibri"/>
                <w:color w:val="000000"/>
                <w:sz w:val="18"/>
                <w:szCs w:val="18"/>
              </w:rPr>
            </w:pPr>
            <w:r w:rsidRPr="00F07D1C">
              <w:rPr>
                <w:rFonts w:cs="Calibri"/>
                <w:color w:val="000000"/>
                <w:sz w:val="18"/>
                <w:szCs w:val="18"/>
              </w:rPr>
              <w:t> </w:t>
            </w:r>
          </w:p>
        </w:tc>
      </w:tr>
      <w:tr w:rsidR="00F07D1C" w:rsidRPr="00F07D1C" w14:paraId="6693DE05" w14:textId="294214F6"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6FF8FFF" w14:textId="4FA2A2EE" w:rsidR="00F07D1C" w:rsidRPr="00F07D1C" w:rsidRDefault="00F07D1C" w:rsidP="00F07D1C">
            <w:pPr>
              <w:rPr>
                <w:rFonts w:cs="Calibri"/>
                <w:color w:val="000000"/>
                <w:sz w:val="18"/>
                <w:szCs w:val="18"/>
              </w:rPr>
            </w:pPr>
            <w:r w:rsidRPr="00F07D1C">
              <w:rPr>
                <w:rFonts w:cs="Calibri"/>
                <w:color w:val="000000"/>
                <w:sz w:val="18"/>
                <w:szCs w:val="18"/>
              </w:rPr>
              <w:t>cempresa</w:t>
            </w:r>
          </w:p>
        </w:tc>
        <w:tc>
          <w:tcPr>
            <w:tcW w:w="5494" w:type="dxa"/>
            <w:tcBorders>
              <w:top w:val="nil"/>
              <w:left w:val="nil"/>
              <w:bottom w:val="single" w:sz="4" w:space="0" w:color="auto"/>
              <w:right w:val="single" w:sz="4" w:space="0" w:color="auto"/>
            </w:tcBorders>
            <w:shd w:val="clear" w:color="auto" w:fill="auto"/>
            <w:noWrap/>
            <w:hideMark/>
          </w:tcPr>
          <w:p w14:paraId="346F079F" w14:textId="77777777" w:rsidR="00F07D1C" w:rsidRPr="00F07D1C" w:rsidRDefault="00F07D1C" w:rsidP="00F07D1C">
            <w:pPr>
              <w:jc w:val="both"/>
              <w:rPr>
                <w:rFonts w:cs="Calibri"/>
                <w:color w:val="000000"/>
                <w:sz w:val="18"/>
                <w:szCs w:val="18"/>
              </w:rPr>
            </w:pPr>
            <w:r w:rsidRPr="00F07D1C">
              <w:rPr>
                <w:rFonts w:cs="Calibri"/>
                <w:color w:val="000000"/>
                <w:sz w:val="18"/>
                <w:szCs w:val="18"/>
              </w:rPr>
              <w:t>Empresa da empresa da responsabilidade:</w:t>
            </w:r>
          </w:p>
          <w:p w14:paraId="228434A2" w14:textId="053CF1A7" w:rsidR="00F07D1C" w:rsidRPr="00F07D1C" w:rsidRDefault="00F07D1C" w:rsidP="00F07D1C">
            <w:pPr>
              <w:pStyle w:val="ListParagraph"/>
              <w:numPr>
                <w:ilvl w:val="0"/>
                <w:numId w:val="1"/>
              </w:numPr>
              <w:jc w:val="both"/>
              <w:rPr>
                <w:rFonts w:cs="Calibri"/>
                <w:color w:val="000000"/>
                <w:sz w:val="18"/>
                <w:szCs w:val="18"/>
              </w:rPr>
            </w:pPr>
            <w:r w:rsidRPr="00F07D1C">
              <w:rPr>
                <w:rFonts w:cs="Calibri"/>
                <w:color w:val="000000"/>
                <w:sz w:val="18"/>
                <w:szCs w:val="18"/>
              </w:rPr>
              <w:t>Este campo integra a chave da responsabilidade, juntamente com os campos ‘ckbalcao’, ‘cknumcta’ e ‘zdeposit.</w:t>
            </w:r>
          </w:p>
          <w:p w14:paraId="44E3E479" w14:textId="77777777" w:rsidR="00F07D1C" w:rsidRPr="00F07D1C" w:rsidRDefault="00F07D1C" w:rsidP="00F07D1C">
            <w:pPr>
              <w:pStyle w:val="ListParagraph"/>
              <w:numPr>
                <w:ilvl w:val="0"/>
                <w:numId w:val="1"/>
              </w:numPr>
              <w:jc w:val="both"/>
              <w:rPr>
                <w:rFonts w:cs="Calibri"/>
                <w:color w:val="000000"/>
                <w:sz w:val="18"/>
                <w:szCs w:val="18"/>
              </w:rPr>
            </w:pPr>
            <w:r w:rsidRPr="00F07D1C">
              <w:rPr>
                <w:rFonts w:cs="Calibri"/>
                <w:color w:val="000000"/>
                <w:sz w:val="18"/>
                <w:szCs w:val="18"/>
              </w:rPr>
              <w:t>Indica a entidade jurídica/ empresa operativa onde o contrato está registado.</w:t>
            </w:r>
          </w:p>
          <w:p w14:paraId="7B2425A3" w14:textId="77777777" w:rsidR="00F07D1C" w:rsidRPr="00F07D1C" w:rsidRDefault="00F07D1C" w:rsidP="00F07D1C">
            <w:pPr>
              <w:pStyle w:val="ListParagraph"/>
              <w:numPr>
                <w:ilvl w:val="0"/>
                <w:numId w:val="1"/>
              </w:numPr>
              <w:jc w:val="both"/>
              <w:rPr>
                <w:rFonts w:cs="Calibri"/>
                <w:color w:val="000000"/>
                <w:sz w:val="18"/>
                <w:szCs w:val="18"/>
              </w:rPr>
            </w:pPr>
            <w:r w:rsidRPr="00F07D1C">
              <w:rPr>
                <w:rFonts w:cs="Calibri"/>
                <w:color w:val="000000"/>
                <w:sz w:val="18"/>
                <w:szCs w:val="18"/>
              </w:rPr>
              <w:t>Atualmente, e refletindo os dados nas origens, esta tabela integra apenas responsabilidades da empresa operativa BST ('31') e da empresa operativa IFIC, que inclui essencialmente Factoring (‘91’) e Leasing ('90').</w:t>
            </w:r>
          </w:p>
          <w:p w14:paraId="45440F64" w14:textId="20576F3D" w:rsidR="00F07D1C" w:rsidRPr="00F07D1C" w:rsidRDefault="00F07D1C" w:rsidP="00F07D1C">
            <w:pPr>
              <w:pStyle w:val="ListParagraph"/>
              <w:numPr>
                <w:ilvl w:val="0"/>
                <w:numId w:val="1"/>
              </w:numPr>
              <w:jc w:val="both"/>
              <w:rPr>
                <w:rFonts w:cs="Calibri"/>
                <w:color w:val="000000"/>
                <w:sz w:val="18"/>
                <w:szCs w:val="18"/>
              </w:rPr>
            </w:pPr>
            <w:r w:rsidRPr="00F07D1C">
              <w:rPr>
                <w:rFonts w:cs="Calibri"/>
                <w:color w:val="000000"/>
                <w:sz w:val="18"/>
                <w:szCs w:val="18"/>
              </w:rPr>
              <w:t>Existem outros modelos de dados para além das ICs, em que este campo da responsabilidade corresponde ao campo ‘cempcta’ ou ao campo ‘cempresp’.</w:t>
            </w:r>
          </w:p>
        </w:tc>
        <w:tc>
          <w:tcPr>
            <w:tcW w:w="992" w:type="dxa"/>
            <w:tcBorders>
              <w:top w:val="nil"/>
              <w:left w:val="nil"/>
              <w:bottom w:val="single" w:sz="4" w:space="0" w:color="auto"/>
              <w:right w:val="single" w:sz="4" w:space="0" w:color="auto"/>
            </w:tcBorders>
            <w:shd w:val="clear" w:color="auto" w:fill="auto"/>
            <w:noWrap/>
            <w:hideMark/>
          </w:tcPr>
          <w:p w14:paraId="5F0F3C94"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1A982257" w14:textId="16829733"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6529A1F1" w14:textId="7EDA17E1" w:rsidR="00F07D1C" w:rsidRPr="0097473D" w:rsidRDefault="0097473D" w:rsidP="00F07D1C">
            <w:pPr>
              <w:rPr>
                <w:rFonts w:cs="Calibri"/>
                <w:i/>
                <w:color w:val="000000"/>
                <w:sz w:val="18"/>
                <w:szCs w:val="18"/>
              </w:rPr>
            </w:pPr>
            <w:r w:rsidRPr="0097473D">
              <w:rPr>
                <w:rFonts w:cs="Calibri"/>
                <w:i/>
                <w:color w:val="000000"/>
                <w:sz w:val="18"/>
                <w:szCs w:val="18"/>
              </w:rPr>
              <w:t>n/a</w:t>
            </w:r>
          </w:p>
        </w:tc>
        <w:tc>
          <w:tcPr>
            <w:tcW w:w="1134" w:type="dxa"/>
            <w:tcBorders>
              <w:top w:val="nil"/>
              <w:left w:val="nil"/>
              <w:bottom w:val="single" w:sz="4" w:space="0" w:color="auto"/>
              <w:right w:val="single" w:sz="4" w:space="0" w:color="auto"/>
            </w:tcBorders>
          </w:tcPr>
          <w:p w14:paraId="437AB3BC" w14:textId="6DDAC092" w:rsidR="00F07D1C" w:rsidRPr="00F07D1C" w:rsidRDefault="00F07D1C" w:rsidP="00F07D1C">
            <w:pPr>
              <w:rPr>
                <w:rFonts w:cs="Calibri"/>
                <w:color w:val="000000"/>
                <w:sz w:val="18"/>
                <w:szCs w:val="18"/>
              </w:rPr>
            </w:pPr>
            <w:r w:rsidRPr="00F07D1C">
              <w:rPr>
                <w:rFonts w:cs="Calibri"/>
                <w:sz w:val="18"/>
                <w:szCs w:val="18"/>
              </w:rPr>
              <w:t>N/A</w:t>
            </w:r>
          </w:p>
        </w:tc>
        <w:tc>
          <w:tcPr>
            <w:tcW w:w="2126" w:type="dxa"/>
            <w:tcBorders>
              <w:top w:val="nil"/>
              <w:left w:val="nil"/>
              <w:bottom w:val="single" w:sz="4" w:space="0" w:color="auto"/>
              <w:right w:val="single" w:sz="4" w:space="0" w:color="auto"/>
            </w:tcBorders>
          </w:tcPr>
          <w:p w14:paraId="672AEA0C" w14:textId="20469A85" w:rsidR="00F07D1C" w:rsidRPr="00F07D1C" w:rsidRDefault="00F07D1C" w:rsidP="00F07D1C">
            <w:pPr>
              <w:rPr>
                <w:rFonts w:cs="Calibri"/>
                <w:color w:val="000000"/>
                <w:sz w:val="18"/>
                <w:szCs w:val="18"/>
              </w:rPr>
            </w:pPr>
            <w:r w:rsidRPr="00F07D1C">
              <w:rPr>
                <w:rFonts w:cs="Calibri"/>
                <w:color w:val="000000"/>
                <w:sz w:val="18"/>
                <w:szCs w:val="18"/>
              </w:rPr>
              <w:t>Se o caplic = 'LEA' então '90'</w:t>
            </w:r>
            <w:r w:rsidRPr="00F07D1C">
              <w:rPr>
                <w:rFonts w:cs="Calibri"/>
                <w:color w:val="000000"/>
                <w:sz w:val="18"/>
                <w:szCs w:val="18"/>
              </w:rPr>
              <w:br/>
              <w:t>Se o caplic = 'FAC' então '91'</w:t>
            </w:r>
            <w:r w:rsidRPr="00F07D1C">
              <w:rPr>
                <w:rFonts w:cs="Calibri"/>
                <w:color w:val="000000"/>
                <w:sz w:val="18"/>
                <w:szCs w:val="18"/>
              </w:rPr>
              <w:br/>
              <w:t>Else 31</w:t>
            </w:r>
          </w:p>
        </w:tc>
      </w:tr>
      <w:tr w:rsidR="00F07D1C" w:rsidRPr="00F07D1C" w14:paraId="3B5C5D88" w14:textId="03B0CD35"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1B94101" w14:textId="029B70E4" w:rsidR="00F07D1C" w:rsidRPr="00F07D1C" w:rsidRDefault="00F07D1C" w:rsidP="00F07D1C">
            <w:pPr>
              <w:rPr>
                <w:rFonts w:cs="Calibri"/>
                <w:color w:val="000000"/>
                <w:sz w:val="18"/>
                <w:szCs w:val="18"/>
              </w:rPr>
            </w:pPr>
            <w:r w:rsidRPr="00F07D1C">
              <w:rPr>
                <w:rFonts w:cs="Calibri"/>
                <w:color w:val="000000"/>
                <w:sz w:val="18"/>
                <w:szCs w:val="18"/>
              </w:rPr>
              <w:lastRenderedPageBreak/>
              <w:t>ckbalcao</w:t>
            </w:r>
          </w:p>
        </w:tc>
        <w:tc>
          <w:tcPr>
            <w:tcW w:w="5494" w:type="dxa"/>
            <w:tcBorders>
              <w:top w:val="nil"/>
              <w:left w:val="nil"/>
              <w:bottom w:val="single" w:sz="4" w:space="0" w:color="auto"/>
              <w:right w:val="single" w:sz="4" w:space="0" w:color="auto"/>
            </w:tcBorders>
            <w:shd w:val="clear" w:color="auto" w:fill="auto"/>
            <w:noWrap/>
            <w:hideMark/>
          </w:tcPr>
          <w:p w14:paraId="5AD6DB15" w14:textId="77777777" w:rsidR="00F07D1C" w:rsidRPr="00F07D1C" w:rsidRDefault="00F07D1C" w:rsidP="00F07D1C">
            <w:pPr>
              <w:jc w:val="both"/>
              <w:rPr>
                <w:rFonts w:cs="Calibri"/>
                <w:color w:val="000000"/>
                <w:sz w:val="18"/>
                <w:szCs w:val="18"/>
              </w:rPr>
            </w:pPr>
            <w:r w:rsidRPr="00F07D1C">
              <w:rPr>
                <w:rFonts w:cs="Calibri"/>
                <w:color w:val="000000"/>
                <w:sz w:val="18"/>
                <w:szCs w:val="18"/>
              </w:rPr>
              <w:t>Código do balcão da responsabilidade:</w:t>
            </w:r>
          </w:p>
          <w:p w14:paraId="7F9F9C8D" w14:textId="40A8B223" w:rsidR="00F07D1C" w:rsidRPr="00F07D1C" w:rsidRDefault="00F07D1C" w:rsidP="00F07D1C">
            <w:pPr>
              <w:pStyle w:val="ListParagraph"/>
              <w:numPr>
                <w:ilvl w:val="0"/>
                <w:numId w:val="2"/>
              </w:numPr>
              <w:jc w:val="both"/>
              <w:rPr>
                <w:rFonts w:cs="Calibri"/>
                <w:color w:val="000000"/>
                <w:sz w:val="18"/>
                <w:szCs w:val="18"/>
              </w:rPr>
            </w:pPr>
            <w:r w:rsidRPr="00F07D1C">
              <w:rPr>
                <w:rFonts w:cs="Calibri"/>
                <w:color w:val="000000"/>
                <w:sz w:val="18"/>
                <w:szCs w:val="18"/>
              </w:rPr>
              <w:t>Este campo, juntamente com o ‘cempresa’, ‘cknumcta’ e ‘zdeposit, correspondem à chave única de cada responsabilidade de crédito no banco.</w:t>
            </w:r>
          </w:p>
          <w:p w14:paraId="58933133" w14:textId="77777777" w:rsidR="00F07D1C" w:rsidRPr="00F07D1C" w:rsidRDefault="00F07D1C" w:rsidP="00F07D1C">
            <w:pPr>
              <w:pStyle w:val="ListParagraph"/>
              <w:numPr>
                <w:ilvl w:val="0"/>
                <w:numId w:val="2"/>
              </w:numPr>
              <w:jc w:val="both"/>
              <w:rPr>
                <w:rFonts w:cs="Calibri"/>
                <w:color w:val="000000"/>
                <w:sz w:val="18"/>
                <w:szCs w:val="18"/>
              </w:rPr>
            </w:pPr>
            <w:r w:rsidRPr="00F07D1C">
              <w:rPr>
                <w:rFonts w:cs="Calibri"/>
                <w:color w:val="000000"/>
                <w:sz w:val="18"/>
                <w:szCs w:val="18"/>
              </w:rPr>
              <w:t>A chave é normalizada de acordo com as chaves contratuais da aplicação ICs da Contabilidade, com o ‘ckbalcao’ a corresponder nesse modelo ao campo ‘cbalcao’.</w:t>
            </w:r>
          </w:p>
          <w:p w14:paraId="4AFF9F60" w14:textId="5C49630F" w:rsidR="00F07D1C" w:rsidRPr="00F07D1C" w:rsidRDefault="00F07D1C" w:rsidP="00F07D1C">
            <w:pPr>
              <w:pStyle w:val="ListParagraph"/>
              <w:numPr>
                <w:ilvl w:val="0"/>
                <w:numId w:val="2"/>
              </w:numPr>
              <w:jc w:val="both"/>
              <w:rPr>
                <w:rFonts w:cs="Calibri"/>
                <w:color w:val="000000"/>
                <w:sz w:val="18"/>
                <w:szCs w:val="18"/>
              </w:rPr>
            </w:pPr>
            <w:r w:rsidRPr="00F07D1C">
              <w:rPr>
                <w:rFonts w:cs="Calibri"/>
                <w:color w:val="000000"/>
                <w:sz w:val="18"/>
                <w:szCs w:val="18"/>
              </w:rPr>
              <w:t>Existem outros modelos de dados para além das ICs, em que este campo da responsabilidade corresponde ao campo ‘cbalcao’ ou ao campo ‘ckbalres’.</w:t>
            </w:r>
          </w:p>
        </w:tc>
        <w:tc>
          <w:tcPr>
            <w:tcW w:w="992" w:type="dxa"/>
            <w:tcBorders>
              <w:top w:val="nil"/>
              <w:left w:val="nil"/>
              <w:bottom w:val="single" w:sz="4" w:space="0" w:color="auto"/>
              <w:right w:val="single" w:sz="4" w:space="0" w:color="auto"/>
            </w:tcBorders>
            <w:shd w:val="clear" w:color="auto" w:fill="auto"/>
            <w:noWrap/>
            <w:hideMark/>
          </w:tcPr>
          <w:p w14:paraId="4B9201D0"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23ABB914" w14:textId="38811CA3"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2E81A00B" w14:textId="2D2354FA" w:rsidR="00F07D1C" w:rsidRPr="0097473D" w:rsidRDefault="0097473D" w:rsidP="00F07D1C">
            <w:pPr>
              <w:rPr>
                <w:rFonts w:cs="Calibri"/>
                <w:i/>
                <w:color w:val="000000"/>
                <w:sz w:val="18"/>
                <w:szCs w:val="18"/>
              </w:rPr>
            </w:pPr>
            <w:r w:rsidRPr="0097473D">
              <w:rPr>
                <w:rFonts w:cs="Calibri"/>
                <w:i/>
                <w:color w:val="000000"/>
                <w:sz w:val="18"/>
                <w:szCs w:val="18"/>
              </w:rPr>
              <w:t>gt018_rateio_aval</w:t>
            </w:r>
          </w:p>
        </w:tc>
        <w:tc>
          <w:tcPr>
            <w:tcW w:w="1134" w:type="dxa"/>
            <w:tcBorders>
              <w:top w:val="nil"/>
              <w:left w:val="nil"/>
              <w:bottom w:val="single" w:sz="4" w:space="0" w:color="auto"/>
              <w:right w:val="single" w:sz="4" w:space="0" w:color="auto"/>
            </w:tcBorders>
          </w:tcPr>
          <w:p w14:paraId="6AF6C50F" w14:textId="2FFF81A8" w:rsidR="00F07D1C" w:rsidRPr="00F07D1C" w:rsidRDefault="00F07D1C" w:rsidP="00F07D1C">
            <w:pPr>
              <w:rPr>
                <w:rFonts w:cs="Calibri"/>
                <w:color w:val="000000"/>
                <w:sz w:val="18"/>
                <w:szCs w:val="18"/>
              </w:rPr>
            </w:pPr>
            <w:r w:rsidRPr="00F07D1C">
              <w:rPr>
                <w:rFonts w:cs="Calibri"/>
                <w:color w:val="000000"/>
                <w:sz w:val="18"/>
                <w:szCs w:val="18"/>
              </w:rPr>
              <w:t>CKBALRES</w:t>
            </w:r>
          </w:p>
        </w:tc>
        <w:tc>
          <w:tcPr>
            <w:tcW w:w="2126" w:type="dxa"/>
            <w:tcBorders>
              <w:top w:val="nil"/>
              <w:left w:val="nil"/>
              <w:bottom w:val="single" w:sz="4" w:space="0" w:color="auto"/>
              <w:right w:val="single" w:sz="4" w:space="0" w:color="auto"/>
            </w:tcBorders>
          </w:tcPr>
          <w:p w14:paraId="30BD1078" w14:textId="35F7E866" w:rsidR="00F07D1C" w:rsidRPr="00F07D1C" w:rsidRDefault="00F07D1C" w:rsidP="00F07D1C">
            <w:pPr>
              <w:rPr>
                <w:rFonts w:cs="Calibri"/>
                <w:color w:val="000000"/>
                <w:sz w:val="18"/>
                <w:szCs w:val="18"/>
              </w:rPr>
            </w:pPr>
            <w:r w:rsidRPr="00F07D1C">
              <w:rPr>
                <w:rFonts w:cs="Calibri"/>
                <w:color w:val="000000"/>
                <w:sz w:val="18"/>
                <w:szCs w:val="18"/>
              </w:rPr>
              <w:t> </w:t>
            </w:r>
          </w:p>
        </w:tc>
      </w:tr>
      <w:tr w:rsidR="00F07D1C" w:rsidRPr="00F07D1C" w14:paraId="3BE166CE" w14:textId="0676745E"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17D037F" w14:textId="4D2C424A" w:rsidR="00F07D1C" w:rsidRPr="00F07D1C" w:rsidRDefault="00F07D1C" w:rsidP="00F07D1C">
            <w:pPr>
              <w:rPr>
                <w:rFonts w:cs="Calibri"/>
                <w:color w:val="000000"/>
                <w:sz w:val="18"/>
                <w:szCs w:val="18"/>
              </w:rPr>
            </w:pPr>
            <w:r w:rsidRPr="00F07D1C">
              <w:rPr>
                <w:rFonts w:cs="Calibri"/>
                <w:color w:val="000000"/>
                <w:sz w:val="18"/>
                <w:szCs w:val="18"/>
              </w:rPr>
              <w:t>cknumcta</w:t>
            </w:r>
          </w:p>
        </w:tc>
        <w:tc>
          <w:tcPr>
            <w:tcW w:w="5494" w:type="dxa"/>
            <w:tcBorders>
              <w:top w:val="nil"/>
              <w:left w:val="nil"/>
              <w:bottom w:val="single" w:sz="4" w:space="0" w:color="auto"/>
              <w:right w:val="single" w:sz="4" w:space="0" w:color="auto"/>
            </w:tcBorders>
            <w:shd w:val="clear" w:color="auto" w:fill="auto"/>
            <w:noWrap/>
            <w:hideMark/>
          </w:tcPr>
          <w:p w14:paraId="67315330" w14:textId="77777777" w:rsidR="00F07D1C" w:rsidRPr="00F07D1C" w:rsidRDefault="00F07D1C" w:rsidP="00F07D1C">
            <w:pPr>
              <w:jc w:val="both"/>
              <w:rPr>
                <w:rFonts w:cs="Calibri"/>
                <w:color w:val="000000"/>
                <w:sz w:val="18"/>
                <w:szCs w:val="18"/>
              </w:rPr>
            </w:pPr>
            <w:r w:rsidRPr="00F07D1C">
              <w:rPr>
                <w:rFonts w:cs="Calibri"/>
                <w:color w:val="000000"/>
                <w:sz w:val="18"/>
                <w:szCs w:val="18"/>
              </w:rPr>
              <w:t>Número de conta da responsabilidade:</w:t>
            </w:r>
          </w:p>
          <w:p w14:paraId="6A51551E" w14:textId="766C8BA7" w:rsidR="00F07D1C" w:rsidRPr="00F07D1C" w:rsidRDefault="00F07D1C" w:rsidP="00F07D1C">
            <w:pPr>
              <w:pStyle w:val="ListParagraph"/>
              <w:numPr>
                <w:ilvl w:val="0"/>
                <w:numId w:val="4"/>
              </w:numPr>
              <w:jc w:val="both"/>
              <w:rPr>
                <w:rFonts w:cs="Calibri"/>
                <w:color w:val="000000"/>
                <w:sz w:val="18"/>
                <w:szCs w:val="18"/>
              </w:rPr>
            </w:pPr>
            <w:r w:rsidRPr="00F07D1C">
              <w:rPr>
                <w:rFonts w:cs="Calibri"/>
                <w:color w:val="000000"/>
                <w:sz w:val="18"/>
                <w:szCs w:val="18"/>
              </w:rPr>
              <w:t>Este campo, juntamente com o ‘cempresa’, ‘ckbalcao’ e ‘zdeposit’, correspondem à chave única de cada responsabilidade de crédito no banco.</w:t>
            </w:r>
          </w:p>
          <w:p w14:paraId="4C93C6EA" w14:textId="77777777" w:rsidR="00F07D1C" w:rsidRPr="00F07D1C" w:rsidRDefault="00F07D1C" w:rsidP="00F07D1C">
            <w:pPr>
              <w:pStyle w:val="ListParagraph"/>
              <w:numPr>
                <w:ilvl w:val="0"/>
                <w:numId w:val="4"/>
              </w:numPr>
              <w:jc w:val="both"/>
              <w:rPr>
                <w:rFonts w:cs="Calibri"/>
                <w:color w:val="000000"/>
                <w:sz w:val="18"/>
                <w:szCs w:val="18"/>
              </w:rPr>
            </w:pPr>
            <w:r w:rsidRPr="00F07D1C">
              <w:rPr>
                <w:rFonts w:cs="Calibri"/>
                <w:color w:val="000000"/>
                <w:sz w:val="18"/>
                <w:szCs w:val="18"/>
              </w:rPr>
              <w:t xml:space="preserve">A chave é normalizada de acordo com as chaves contratuais da aplicação ICs da Contabilidade, com o ‘cknumcta’ a corresponder nesse modelo ao campo ‘cnumecta’.  </w:t>
            </w:r>
          </w:p>
          <w:p w14:paraId="13FBF7DB" w14:textId="3D9BD6EE" w:rsidR="00F07D1C" w:rsidRPr="00F07D1C" w:rsidRDefault="00F07D1C" w:rsidP="00F07D1C">
            <w:pPr>
              <w:pStyle w:val="ListParagraph"/>
              <w:numPr>
                <w:ilvl w:val="0"/>
                <w:numId w:val="4"/>
              </w:numPr>
              <w:jc w:val="both"/>
              <w:rPr>
                <w:rFonts w:cs="Calibri"/>
                <w:color w:val="000000"/>
                <w:sz w:val="18"/>
                <w:szCs w:val="18"/>
              </w:rPr>
            </w:pPr>
            <w:r w:rsidRPr="00F07D1C">
              <w:rPr>
                <w:rFonts w:cs="Calibri"/>
                <w:color w:val="000000"/>
                <w:sz w:val="18"/>
                <w:szCs w:val="18"/>
              </w:rPr>
              <w:t>Existem outros modelos de dados para além das ICs, em que este campo da responsabilidade corresponde ao campo ‘cnumecta’ ou ao campo ‘ckctares’.</w:t>
            </w:r>
          </w:p>
        </w:tc>
        <w:tc>
          <w:tcPr>
            <w:tcW w:w="992" w:type="dxa"/>
            <w:tcBorders>
              <w:top w:val="nil"/>
              <w:left w:val="nil"/>
              <w:bottom w:val="single" w:sz="4" w:space="0" w:color="auto"/>
              <w:right w:val="single" w:sz="4" w:space="0" w:color="auto"/>
            </w:tcBorders>
            <w:shd w:val="clear" w:color="auto" w:fill="auto"/>
            <w:noWrap/>
            <w:hideMark/>
          </w:tcPr>
          <w:p w14:paraId="4460426F"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168D0836" w14:textId="0FD0588F"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41DB5BC6" w14:textId="213740CF" w:rsidR="00F07D1C" w:rsidRPr="0097473D" w:rsidRDefault="0097473D" w:rsidP="00F07D1C">
            <w:pPr>
              <w:rPr>
                <w:rFonts w:cs="Calibri"/>
                <w:i/>
                <w:color w:val="000000"/>
                <w:sz w:val="18"/>
                <w:szCs w:val="18"/>
              </w:rPr>
            </w:pPr>
            <w:r w:rsidRPr="0097473D">
              <w:rPr>
                <w:rFonts w:cs="Calibri"/>
                <w:i/>
                <w:color w:val="000000"/>
                <w:sz w:val="18"/>
                <w:szCs w:val="18"/>
              </w:rPr>
              <w:t>gt018_rateio_aval</w:t>
            </w:r>
          </w:p>
        </w:tc>
        <w:tc>
          <w:tcPr>
            <w:tcW w:w="1134" w:type="dxa"/>
            <w:tcBorders>
              <w:top w:val="nil"/>
              <w:left w:val="nil"/>
              <w:bottom w:val="single" w:sz="4" w:space="0" w:color="auto"/>
              <w:right w:val="single" w:sz="4" w:space="0" w:color="auto"/>
            </w:tcBorders>
          </w:tcPr>
          <w:p w14:paraId="15456E52" w14:textId="5C388FFC" w:rsidR="00F07D1C" w:rsidRPr="00F07D1C" w:rsidRDefault="00F07D1C" w:rsidP="00F07D1C">
            <w:pPr>
              <w:rPr>
                <w:rFonts w:cs="Calibri"/>
                <w:color w:val="000000"/>
                <w:sz w:val="18"/>
                <w:szCs w:val="18"/>
              </w:rPr>
            </w:pPr>
            <w:r w:rsidRPr="00F07D1C">
              <w:rPr>
                <w:rFonts w:cs="Calibri"/>
                <w:color w:val="000000"/>
                <w:sz w:val="18"/>
                <w:szCs w:val="18"/>
              </w:rPr>
              <w:t>CKCTARES</w:t>
            </w:r>
          </w:p>
        </w:tc>
        <w:tc>
          <w:tcPr>
            <w:tcW w:w="2126" w:type="dxa"/>
            <w:tcBorders>
              <w:top w:val="nil"/>
              <w:left w:val="nil"/>
              <w:bottom w:val="single" w:sz="4" w:space="0" w:color="auto"/>
              <w:right w:val="single" w:sz="4" w:space="0" w:color="auto"/>
            </w:tcBorders>
          </w:tcPr>
          <w:p w14:paraId="095AE90F" w14:textId="6214A5DF" w:rsidR="00F07D1C" w:rsidRPr="00F07D1C" w:rsidRDefault="00F07D1C" w:rsidP="00F07D1C">
            <w:pPr>
              <w:rPr>
                <w:rFonts w:cs="Calibri"/>
                <w:color w:val="000000"/>
                <w:sz w:val="18"/>
                <w:szCs w:val="18"/>
              </w:rPr>
            </w:pPr>
            <w:r w:rsidRPr="00F07D1C">
              <w:rPr>
                <w:rFonts w:cs="Calibri"/>
                <w:color w:val="000000"/>
                <w:sz w:val="18"/>
                <w:szCs w:val="18"/>
              </w:rPr>
              <w:t> </w:t>
            </w:r>
          </w:p>
        </w:tc>
      </w:tr>
      <w:tr w:rsidR="00F07D1C" w:rsidRPr="00F07D1C" w14:paraId="3564366B" w14:textId="2049C35C"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131B571" w14:textId="66AEFC5F" w:rsidR="00F07D1C" w:rsidRPr="00F07D1C" w:rsidRDefault="00F07D1C" w:rsidP="00F07D1C">
            <w:pPr>
              <w:rPr>
                <w:rFonts w:cs="Calibri"/>
                <w:color w:val="000000"/>
                <w:sz w:val="18"/>
                <w:szCs w:val="18"/>
              </w:rPr>
            </w:pPr>
            <w:r w:rsidRPr="00F07D1C">
              <w:rPr>
                <w:rFonts w:cs="Calibri"/>
                <w:color w:val="000000"/>
                <w:sz w:val="18"/>
                <w:szCs w:val="18"/>
              </w:rPr>
              <w:t>zdeposit</w:t>
            </w:r>
          </w:p>
        </w:tc>
        <w:tc>
          <w:tcPr>
            <w:tcW w:w="5494" w:type="dxa"/>
            <w:tcBorders>
              <w:top w:val="nil"/>
              <w:left w:val="nil"/>
              <w:bottom w:val="single" w:sz="4" w:space="0" w:color="auto"/>
              <w:right w:val="single" w:sz="4" w:space="0" w:color="auto"/>
            </w:tcBorders>
            <w:shd w:val="clear" w:color="auto" w:fill="auto"/>
            <w:noWrap/>
            <w:hideMark/>
          </w:tcPr>
          <w:p w14:paraId="14D48141" w14:textId="117B80BC" w:rsidR="00F07D1C" w:rsidRPr="00F07D1C" w:rsidRDefault="00F07D1C" w:rsidP="00F07D1C">
            <w:pPr>
              <w:rPr>
                <w:rFonts w:cs="Calibri"/>
                <w:color w:val="000000"/>
                <w:sz w:val="18"/>
                <w:szCs w:val="18"/>
              </w:rPr>
            </w:pPr>
            <w:r w:rsidRPr="00F07D1C">
              <w:rPr>
                <w:rFonts w:cs="Calibri"/>
                <w:color w:val="000000"/>
                <w:sz w:val="18"/>
                <w:szCs w:val="18"/>
              </w:rPr>
              <w:t>Número de contrato da responsabilidade:</w:t>
            </w:r>
          </w:p>
          <w:p w14:paraId="535C069F" w14:textId="14B2D66E" w:rsidR="00F07D1C" w:rsidRPr="00F07D1C" w:rsidRDefault="00F07D1C" w:rsidP="00F07D1C">
            <w:pPr>
              <w:pStyle w:val="ListParagraph"/>
              <w:numPr>
                <w:ilvl w:val="0"/>
                <w:numId w:val="3"/>
              </w:numPr>
              <w:jc w:val="both"/>
              <w:rPr>
                <w:rFonts w:cs="Calibri"/>
                <w:color w:val="000000"/>
                <w:sz w:val="18"/>
                <w:szCs w:val="18"/>
              </w:rPr>
            </w:pPr>
            <w:r w:rsidRPr="00F07D1C">
              <w:rPr>
                <w:rFonts w:cs="Calibri"/>
                <w:color w:val="000000"/>
                <w:sz w:val="18"/>
                <w:szCs w:val="18"/>
              </w:rPr>
              <w:t>Estes campos, juntamente com o ‘cempresa’, ‘ckbalcao’ e ‘cknumcta’, correspondem à chave única de cada responsabilidade de crédito no banco.</w:t>
            </w:r>
          </w:p>
          <w:p w14:paraId="0C76EB44" w14:textId="742CE925" w:rsidR="00F07D1C" w:rsidRPr="00F07D1C" w:rsidRDefault="00F07D1C" w:rsidP="00F07D1C">
            <w:pPr>
              <w:pStyle w:val="ListParagraph"/>
              <w:numPr>
                <w:ilvl w:val="0"/>
                <w:numId w:val="3"/>
              </w:numPr>
              <w:jc w:val="both"/>
              <w:rPr>
                <w:rFonts w:cs="Calibri"/>
                <w:color w:val="000000"/>
                <w:sz w:val="18"/>
                <w:szCs w:val="18"/>
              </w:rPr>
            </w:pPr>
            <w:r w:rsidRPr="00F07D1C">
              <w:rPr>
                <w:rFonts w:cs="Calibri"/>
                <w:color w:val="000000"/>
                <w:sz w:val="18"/>
                <w:szCs w:val="18"/>
              </w:rPr>
              <w:t>A chave é normalizada de acordo com as chaves contratuais da aplicação ICs da Contabilidade, com o ‘zdeposit’ a corresponder nesse modelo ao campo ‘zdeposit’.</w:t>
            </w:r>
          </w:p>
          <w:p w14:paraId="7B0A8A43" w14:textId="5C93B752" w:rsidR="00F07D1C" w:rsidRPr="00F07D1C" w:rsidRDefault="00F07D1C" w:rsidP="00F07D1C">
            <w:pPr>
              <w:pStyle w:val="ListParagraph"/>
              <w:numPr>
                <w:ilvl w:val="0"/>
                <w:numId w:val="3"/>
              </w:numPr>
              <w:rPr>
                <w:rFonts w:cs="Calibri"/>
                <w:color w:val="000000"/>
                <w:sz w:val="18"/>
                <w:szCs w:val="18"/>
              </w:rPr>
            </w:pPr>
            <w:r w:rsidRPr="00F07D1C">
              <w:rPr>
                <w:rFonts w:cs="Calibri"/>
                <w:color w:val="000000"/>
                <w:sz w:val="18"/>
                <w:szCs w:val="18"/>
              </w:rPr>
              <w:t>Existem outros modelos de dados para além das ICs, em que este campo da responsabilidade corresponde ao campo ‘creferencia’ ou ao campo ‘ckrefresp’.</w:t>
            </w:r>
          </w:p>
        </w:tc>
        <w:tc>
          <w:tcPr>
            <w:tcW w:w="992" w:type="dxa"/>
            <w:tcBorders>
              <w:top w:val="nil"/>
              <w:left w:val="nil"/>
              <w:bottom w:val="single" w:sz="4" w:space="0" w:color="auto"/>
              <w:right w:val="single" w:sz="4" w:space="0" w:color="auto"/>
            </w:tcBorders>
            <w:shd w:val="clear" w:color="auto" w:fill="auto"/>
            <w:noWrap/>
            <w:hideMark/>
          </w:tcPr>
          <w:p w14:paraId="5E6720DA"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0616C5B1" w14:textId="6C326E0B"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489157A7" w14:textId="17A06383" w:rsidR="00F07D1C" w:rsidRPr="0097473D" w:rsidRDefault="0097473D" w:rsidP="00F07D1C">
            <w:pPr>
              <w:rPr>
                <w:rFonts w:cs="Calibri"/>
                <w:i/>
                <w:color w:val="000000"/>
                <w:sz w:val="18"/>
                <w:szCs w:val="18"/>
              </w:rPr>
            </w:pPr>
            <w:r w:rsidRPr="0097473D">
              <w:rPr>
                <w:rFonts w:cs="Calibri"/>
                <w:i/>
                <w:color w:val="000000"/>
                <w:sz w:val="18"/>
                <w:szCs w:val="18"/>
              </w:rPr>
              <w:t>gt018_rateio_aval</w:t>
            </w:r>
            <w:r w:rsidRPr="0097473D">
              <w:rPr>
                <w:rFonts w:cs="Calibri"/>
                <w:i/>
                <w:color w:val="000000"/>
                <w:sz w:val="18"/>
                <w:szCs w:val="18"/>
              </w:rPr>
              <w:br/>
              <w:t>kt_chaves_gt</w:t>
            </w:r>
          </w:p>
        </w:tc>
        <w:tc>
          <w:tcPr>
            <w:tcW w:w="1134" w:type="dxa"/>
            <w:tcBorders>
              <w:top w:val="nil"/>
              <w:left w:val="nil"/>
              <w:bottom w:val="single" w:sz="4" w:space="0" w:color="auto"/>
              <w:right w:val="single" w:sz="4" w:space="0" w:color="auto"/>
            </w:tcBorders>
          </w:tcPr>
          <w:p w14:paraId="4817792F" w14:textId="4E269996" w:rsidR="00F07D1C" w:rsidRPr="00F07D1C" w:rsidRDefault="00F07D1C" w:rsidP="00F07D1C">
            <w:pPr>
              <w:rPr>
                <w:rFonts w:cs="Calibri"/>
                <w:color w:val="000000"/>
                <w:sz w:val="18"/>
                <w:szCs w:val="18"/>
              </w:rPr>
            </w:pPr>
            <w:r w:rsidRPr="00F07D1C">
              <w:rPr>
                <w:rFonts w:cs="Calibri"/>
                <w:color w:val="000000"/>
                <w:sz w:val="18"/>
                <w:szCs w:val="18"/>
              </w:rPr>
              <w:t>CKREFRESP</w:t>
            </w:r>
            <w:r w:rsidRPr="00F07D1C">
              <w:rPr>
                <w:rFonts w:cs="Calibri"/>
                <w:color w:val="000000"/>
                <w:sz w:val="18"/>
                <w:szCs w:val="18"/>
              </w:rPr>
              <w:br/>
              <w:t>CKREFRESP_ORIG</w:t>
            </w:r>
          </w:p>
        </w:tc>
        <w:tc>
          <w:tcPr>
            <w:tcW w:w="2126" w:type="dxa"/>
            <w:tcBorders>
              <w:top w:val="nil"/>
              <w:left w:val="nil"/>
              <w:bottom w:val="single" w:sz="4" w:space="0" w:color="auto"/>
              <w:right w:val="single" w:sz="4" w:space="0" w:color="auto"/>
            </w:tcBorders>
          </w:tcPr>
          <w:p w14:paraId="48D85CE4" w14:textId="391145C9" w:rsidR="00F07D1C" w:rsidRPr="00F07D1C" w:rsidRDefault="00F07D1C" w:rsidP="00F07D1C">
            <w:pPr>
              <w:rPr>
                <w:rFonts w:cs="Calibri"/>
                <w:color w:val="000000"/>
                <w:sz w:val="18"/>
                <w:szCs w:val="18"/>
                <w:lang w:val="en-US"/>
              </w:rPr>
            </w:pPr>
            <w:r w:rsidRPr="00F07D1C">
              <w:rPr>
                <w:rFonts w:cs="Calibri"/>
                <w:color w:val="000000"/>
                <w:sz w:val="18"/>
                <w:szCs w:val="18"/>
                <w:lang w:val="en-US"/>
              </w:rPr>
              <w:t>WHEN gt018.origem ='FAC' THEN trad.ckrefresp_orig</w:t>
            </w:r>
            <w:r w:rsidRPr="00F07D1C">
              <w:rPr>
                <w:rFonts w:cs="Calibri"/>
                <w:color w:val="000000"/>
                <w:sz w:val="18"/>
                <w:szCs w:val="18"/>
                <w:lang w:val="en-US"/>
              </w:rPr>
              <w:br/>
              <w:t>WHEN gt001.ckprdresp IN ('096', '097', '020') THEN '000000000000000'</w:t>
            </w:r>
            <w:r w:rsidRPr="00F07D1C">
              <w:rPr>
                <w:rFonts w:cs="Calibri"/>
                <w:color w:val="000000"/>
                <w:sz w:val="18"/>
                <w:szCs w:val="18"/>
                <w:lang w:val="en-US"/>
              </w:rPr>
              <w:br/>
              <w:t xml:space="preserve">ELSE gt018.ckrefresp </w:t>
            </w:r>
          </w:p>
        </w:tc>
      </w:tr>
      <w:tr w:rsidR="00F07D1C" w:rsidRPr="00F07D1C" w14:paraId="016057A8" w14:textId="3E4A276D"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0887DF0" w14:textId="7D517563" w:rsidR="00F07D1C" w:rsidRPr="00F07D1C" w:rsidRDefault="00F07D1C" w:rsidP="00F07D1C">
            <w:pPr>
              <w:rPr>
                <w:rFonts w:cs="Calibri"/>
                <w:color w:val="000000"/>
                <w:sz w:val="18"/>
                <w:szCs w:val="18"/>
              </w:rPr>
            </w:pPr>
            <w:r w:rsidRPr="00F07D1C">
              <w:rPr>
                <w:rFonts w:cs="Calibri"/>
                <w:color w:val="000000"/>
                <w:sz w:val="18"/>
                <w:szCs w:val="18"/>
              </w:rPr>
              <w:t>cbalcao</w:t>
            </w:r>
          </w:p>
        </w:tc>
        <w:tc>
          <w:tcPr>
            <w:tcW w:w="5494" w:type="dxa"/>
            <w:tcBorders>
              <w:top w:val="nil"/>
              <w:left w:val="nil"/>
              <w:bottom w:val="single" w:sz="4" w:space="0" w:color="auto"/>
              <w:right w:val="single" w:sz="4" w:space="0" w:color="auto"/>
            </w:tcBorders>
            <w:shd w:val="clear" w:color="auto" w:fill="auto"/>
            <w:noWrap/>
            <w:hideMark/>
          </w:tcPr>
          <w:p w14:paraId="715808AB" w14:textId="77777777" w:rsidR="00F07D1C" w:rsidRPr="00F07D1C" w:rsidRDefault="00F07D1C" w:rsidP="00F07D1C">
            <w:pPr>
              <w:jc w:val="both"/>
              <w:rPr>
                <w:rFonts w:cs="Calibri"/>
                <w:color w:val="000000"/>
                <w:sz w:val="18"/>
                <w:szCs w:val="18"/>
              </w:rPr>
            </w:pPr>
            <w:r w:rsidRPr="00F07D1C">
              <w:rPr>
                <w:rFonts w:cs="Calibri"/>
                <w:color w:val="000000"/>
                <w:sz w:val="18"/>
                <w:szCs w:val="18"/>
              </w:rPr>
              <w:t>Código da empresa da conta:</w:t>
            </w:r>
          </w:p>
          <w:p w14:paraId="595172BE" w14:textId="10F4BC18" w:rsidR="00F07D1C" w:rsidRPr="00F07D1C" w:rsidRDefault="00F07D1C" w:rsidP="00F07D1C">
            <w:pPr>
              <w:pStyle w:val="ListParagraph"/>
              <w:numPr>
                <w:ilvl w:val="0"/>
                <w:numId w:val="5"/>
              </w:numPr>
              <w:jc w:val="both"/>
              <w:rPr>
                <w:rFonts w:cs="Calibri"/>
                <w:color w:val="000000"/>
                <w:sz w:val="18"/>
                <w:szCs w:val="18"/>
              </w:rPr>
            </w:pPr>
            <w:r w:rsidRPr="00F07D1C">
              <w:rPr>
                <w:rFonts w:cs="Calibri"/>
                <w:color w:val="000000"/>
                <w:sz w:val="18"/>
                <w:szCs w:val="18"/>
              </w:rPr>
              <w:t>Este campo, juntamente com o ‘cnumcta’ e ‘zcaucao’, constituem a chave única do segundo pilar do MUG e dos seus interfaces, ou seja, os processos/cauções.</w:t>
            </w:r>
          </w:p>
          <w:p w14:paraId="6F543C92" w14:textId="5E53BF59" w:rsidR="00F07D1C" w:rsidRPr="00F07D1C" w:rsidRDefault="00F07D1C" w:rsidP="00F07D1C">
            <w:pPr>
              <w:pStyle w:val="ListParagraph"/>
              <w:numPr>
                <w:ilvl w:val="0"/>
                <w:numId w:val="5"/>
              </w:numPr>
              <w:rPr>
                <w:rFonts w:cs="Calibri"/>
                <w:color w:val="000000"/>
                <w:sz w:val="18"/>
                <w:szCs w:val="18"/>
              </w:rPr>
            </w:pPr>
            <w:r w:rsidRPr="00F07D1C">
              <w:rPr>
                <w:rFonts w:cs="Calibri"/>
                <w:color w:val="000000"/>
                <w:sz w:val="18"/>
                <w:szCs w:val="18"/>
              </w:rPr>
              <w:t xml:space="preserve">O conceito de processo/caução está apenas presente nas aplicações CS e GP, sendo, por uma questão de homogeneidade, criado pelo MUG no caso das aplicações que </w:t>
            </w:r>
            <w:r w:rsidRPr="00F07D1C">
              <w:rPr>
                <w:rFonts w:cs="Calibri"/>
                <w:color w:val="000000"/>
                <w:sz w:val="18"/>
                <w:szCs w:val="18"/>
              </w:rPr>
              <w:lastRenderedPageBreak/>
              <w:t>não o têm logo por raiz, nomeadamente Leasing, Factoring, EP, Partenon e Efeitos.</w:t>
            </w:r>
          </w:p>
        </w:tc>
        <w:tc>
          <w:tcPr>
            <w:tcW w:w="992" w:type="dxa"/>
            <w:tcBorders>
              <w:top w:val="nil"/>
              <w:left w:val="nil"/>
              <w:bottom w:val="single" w:sz="4" w:space="0" w:color="auto"/>
              <w:right w:val="single" w:sz="4" w:space="0" w:color="auto"/>
            </w:tcBorders>
            <w:shd w:val="clear" w:color="auto" w:fill="auto"/>
            <w:noWrap/>
            <w:hideMark/>
          </w:tcPr>
          <w:p w14:paraId="0DA4ABD2" w14:textId="77777777" w:rsidR="00F07D1C" w:rsidRPr="00F07D1C" w:rsidRDefault="00F07D1C" w:rsidP="00F07D1C">
            <w:pPr>
              <w:rPr>
                <w:rFonts w:cs="Calibri"/>
                <w:color w:val="000000"/>
                <w:sz w:val="18"/>
                <w:szCs w:val="18"/>
              </w:rPr>
            </w:pPr>
            <w:r w:rsidRPr="00F07D1C">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3D4BDA14" w14:textId="5816591B"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314A6DCE" w14:textId="16934CCA" w:rsidR="00F07D1C" w:rsidRPr="0097473D" w:rsidRDefault="0097473D" w:rsidP="00F07D1C">
            <w:pPr>
              <w:rPr>
                <w:rFonts w:cs="Calibri"/>
                <w:i/>
                <w:color w:val="000000"/>
                <w:sz w:val="18"/>
                <w:szCs w:val="18"/>
              </w:rPr>
            </w:pPr>
            <w:r w:rsidRPr="0097473D">
              <w:rPr>
                <w:rFonts w:cs="Calibri"/>
                <w:i/>
                <w:color w:val="000000"/>
                <w:sz w:val="18"/>
                <w:szCs w:val="18"/>
              </w:rPr>
              <w:t>gt018_rateio_aval</w:t>
            </w:r>
          </w:p>
        </w:tc>
        <w:tc>
          <w:tcPr>
            <w:tcW w:w="1134" w:type="dxa"/>
            <w:tcBorders>
              <w:top w:val="nil"/>
              <w:left w:val="nil"/>
              <w:bottom w:val="single" w:sz="4" w:space="0" w:color="auto"/>
              <w:right w:val="single" w:sz="4" w:space="0" w:color="auto"/>
            </w:tcBorders>
          </w:tcPr>
          <w:p w14:paraId="38F379B0" w14:textId="20BB6CA9" w:rsidR="00F07D1C" w:rsidRPr="00F07D1C" w:rsidRDefault="00F07D1C" w:rsidP="00F07D1C">
            <w:pPr>
              <w:rPr>
                <w:rFonts w:cs="Calibri"/>
                <w:color w:val="000000"/>
                <w:sz w:val="18"/>
                <w:szCs w:val="18"/>
              </w:rPr>
            </w:pPr>
            <w:r w:rsidRPr="00F07D1C">
              <w:rPr>
                <w:rFonts w:cs="Calibri"/>
                <w:color w:val="000000"/>
                <w:sz w:val="18"/>
                <w:szCs w:val="18"/>
              </w:rPr>
              <w:t>CKBALCAO</w:t>
            </w:r>
          </w:p>
        </w:tc>
        <w:tc>
          <w:tcPr>
            <w:tcW w:w="2126" w:type="dxa"/>
            <w:tcBorders>
              <w:top w:val="nil"/>
              <w:left w:val="nil"/>
              <w:bottom w:val="single" w:sz="4" w:space="0" w:color="auto"/>
              <w:right w:val="single" w:sz="4" w:space="0" w:color="auto"/>
            </w:tcBorders>
          </w:tcPr>
          <w:p w14:paraId="3DD74BC0" w14:textId="4EB7D41E" w:rsidR="00F07D1C" w:rsidRPr="00F07D1C" w:rsidRDefault="00F07D1C" w:rsidP="00F07D1C">
            <w:pPr>
              <w:rPr>
                <w:rFonts w:cs="Calibri"/>
                <w:color w:val="000000"/>
                <w:sz w:val="18"/>
                <w:szCs w:val="18"/>
              </w:rPr>
            </w:pPr>
            <w:r w:rsidRPr="00F07D1C">
              <w:rPr>
                <w:rFonts w:cs="Calibri"/>
                <w:color w:val="000000"/>
                <w:sz w:val="18"/>
                <w:szCs w:val="18"/>
              </w:rPr>
              <w:t> </w:t>
            </w:r>
          </w:p>
        </w:tc>
      </w:tr>
      <w:tr w:rsidR="00F07D1C" w:rsidRPr="00F07D1C" w14:paraId="0E4EB466" w14:textId="0DEC180C"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80F7CA1" w14:textId="33DA09D4" w:rsidR="00F07D1C" w:rsidRPr="00F07D1C" w:rsidRDefault="00F07D1C" w:rsidP="00F07D1C">
            <w:pPr>
              <w:rPr>
                <w:rFonts w:cs="Calibri"/>
                <w:color w:val="000000"/>
                <w:sz w:val="18"/>
                <w:szCs w:val="18"/>
              </w:rPr>
            </w:pPr>
            <w:r w:rsidRPr="00F07D1C">
              <w:rPr>
                <w:rFonts w:cs="Calibri"/>
                <w:color w:val="000000"/>
                <w:sz w:val="18"/>
                <w:szCs w:val="18"/>
              </w:rPr>
              <w:t>cnumcta</w:t>
            </w:r>
          </w:p>
        </w:tc>
        <w:tc>
          <w:tcPr>
            <w:tcW w:w="5494" w:type="dxa"/>
            <w:tcBorders>
              <w:top w:val="nil"/>
              <w:left w:val="nil"/>
              <w:bottom w:val="single" w:sz="4" w:space="0" w:color="auto"/>
              <w:right w:val="single" w:sz="4" w:space="0" w:color="auto"/>
            </w:tcBorders>
            <w:shd w:val="clear" w:color="auto" w:fill="auto"/>
            <w:noWrap/>
            <w:hideMark/>
          </w:tcPr>
          <w:p w14:paraId="1471D7E8" w14:textId="77777777" w:rsidR="00F07D1C" w:rsidRPr="00F07D1C" w:rsidRDefault="00F07D1C" w:rsidP="00F07D1C">
            <w:pPr>
              <w:jc w:val="both"/>
              <w:rPr>
                <w:rFonts w:cs="Calibri"/>
                <w:color w:val="000000"/>
                <w:sz w:val="18"/>
                <w:szCs w:val="18"/>
              </w:rPr>
            </w:pPr>
            <w:r w:rsidRPr="00F07D1C">
              <w:rPr>
                <w:rFonts w:cs="Calibri"/>
                <w:color w:val="000000"/>
                <w:sz w:val="18"/>
                <w:szCs w:val="18"/>
              </w:rPr>
              <w:t>Código do balcão da conta ID da garantia:</w:t>
            </w:r>
          </w:p>
          <w:p w14:paraId="6E74A69C" w14:textId="214F2467" w:rsidR="00F07D1C" w:rsidRPr="00F07D1C" w:rsidRDefault="00F07D1C" w:rsidP="00F07D1C">
            <w:pPr>
              <w:pStyle w:val="ListParagraph"/>
              <w:numPr>
                <w:ilvl w:val="0"/>
                <w:numId w:val="5"/>
              </w:numPr>
              <w:jc w:val="both"/>
              <w:rPr>
                <w:rFonts w:cs="Calibri"/>
                <w:color w:val="000000"/>
                <w:sz w:val="18"/>
                <w:szCs w:val="18"/>
              </w:rPr>
            </w:pPr>
            <w:r w:rsidRPr="00F07D1C">
              <w:rPr>
                <w:rFonts w:cs="Calibri"/>
                <w:color w:val="000000"/>
                <w:sz w:val="18"/>
                <w:szCs w:val="18"/>
              </w:rPr>
              <w:t>Este campo, juntamente com o ‘cbalcao’ e ‘zcaucao’, constituem a chave única do segundo pilar do MUG e dos seus interfaces, ou seja, os processos/cauções.</w:t>
            </w:r>
          </w:p>
          <w:p w14:paraId="352D19F6" w14:textId="3C32C861" w:rsidR="00F07D1C" w:rsidRPr="00F07D1C" w:rsidRDefault="00F07D1C" w:rsidP="00F07D1C">
            <w:pPr>
              <w:pStyle w:val="ListParagraph"/>
              <w:numPr>
                <w:ilvl w:val="0"/>
                <w:numId w:val="5"/>
              </w:numPr>
              <w:jc w:val="both"/>
              <w:rPr>
                <w:rFonts w:cs="Calibri"/>
                <w:color w:val="000000"/>
                <w:sz w:val="18"/>
                <w:szCs w:val="18"/>
              </w:rPr>
            </w:pPr>
            <w:r w:rsidRPr="00F07D1C">
              <w:rPr>
                <w:rFonts w:cs="Calibri"/>
                <w:color w:val="000000"/>
                <w:sz w:val="18"/>
                <w:szCs w:val="18"/>
              </w:rPr>
              <w:t>O conceito de processo/caução está apenas presente nas aplicações CS e GP, sendo, por uma questão de homogeneidade, criado pelo próprio MUG no caso das aplicações que não o têm logo por raiz, nomeadamente Leasing, Factoring, EP, Partenon e Efeitos.</w:t>
            </w:r>
          </w:p>
        </w:tc>
        <w:tc>
          <w:tcPr>
            <w:tcW w:w="992" w:type="dxa"/>
            <w:tcBorders>
              <w:top w:val="nil"/>
              <w:left w:val="nil"/>
              <w:bottom w:val="single" w:sz="4" w:space="0" w:color="auto"/>
              <w:right w:val="single" w:sz="4" w:space="0" w:color="auto"/>
            </w:tcBorders>
            <w:shd w:val="clear" w:color="auto" w:fill="auto"/>
            <w:noWrap/>
            <w:hideMark/>
          </w:tcPr>
          <w:p w14:paraId="1E49BFC5"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305EE293" w14:textId="06A6B485"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7942620F" w14:textId="082B8449" w:rsidR="00F07D1C" w:rsidRPr="0097473D" w:rsidRDefault="0097473D" w:rsidP="00F07D1C">
            <w:pPr>
              <w:rPr>
                <w:rFonts w:cs="Calibri"/>
                <w:i/>
                <w:color w:val="000000"/>
                <w:sz w:val="18"/>
                <w:szCs w:val="18"/>
              </w:rPr>
            </w:pPr>
            <w:r w:rsidRPr="0097473D">
              <w:rPr>
                <w:rFonts w:cs="Calibri"/>
                <w:i/>
                <w:color w:val="000000"/>
                <w:sz w:val="18"/>
                <w:szCs w:val="18"/>
              </w:rPr>
              <w:t>gt018_rateio_aval</w:t>
            </w:r>
          </w:p>
        </w:tc>
        <w:tc>
          <w:tcPr>
            <w:tcW w:w="1134" w:type="dxa"/>
            <w:tcBorders>
              <w:top w:val="nil"/>
              <w:left w:val="nil"/>
              <w:bottom w:val="single" w:sz="4" w:space="0" w:color="auto"/>
              <w:right w:val="single" w:sz="4" w:space="0" w:color="auto"/>
            </w:tcBorders>
          </w:tcPr>
          <w:p w14:paraId="0B5CEDEF" w14:textId="1C5D163C" w:rsidR="00F07D1C" w:rsidRPr="00F07D1C" w:rsidRDefault="00F07D1C" w:rsidP="00F07D1C">
            <w:pPr>
              <w:rPr>
                <w:rFonts w:cs="Calibri"/>
                <w:color w:val="000000"/>
                <w:sz w:val="18"/>
                <w:szCs w:val="18"/>
              </w:rPr>
            </w:pPr>
            <w:r w:rsidRPr="00F07D1C">
              <w:rPr>
                <w:rFonts w:cs="Calibri"/>
                <w:color w:val="000000"/>
                <w:sz w:val="18"/>
                <w:szCs w:val="18"/>
              </w:rPr>
              <w:t>CKNUMCTA</w:t>
            </w:r>
          </w:p>
        </w:tc>
        <w:tc>
          <w:tcPr>
            <w:tcW w:w="2126" w:type="dxa"/>
            <w:tcBorders>
              <w:top w:val="nil"/>
              <w:left w:val="nil"/>
              <w:bottom w:val="single" w:sz="4" w:space="0" w:color="auto"/>
              <w:right w:val="single" w:sz="4" w:space="0" w:color="auto"/>
            </w:tcBorders>
          </w:tcPr>
          <w:p w14:paraId="35634FD0" w14:textId="339D47D8" w:rsidR="00F07D1C" w:rsidRPr="00F07D1C" w:rsidRDefault="00F07D1C" w:rsidP="00F07D1C">
            <w:pPr>
              <w:rPr>
                <w:rFonts w:cs="Calibri"/>
                <w:color w:val="000000"/>
                <w:sz w:val="18"/>
                <w:szCs w:val="18"/>
              </w:rPr>
            </w:pPr>
            <w:r w:rsidRPr="00F07D1C">
              <w:rPr>
                <w:rFonts w:cs="Calibri"/>
                <w:color w:val="000000"/>
                <w:sz w:val="18"/>
                <w:szCs w:val="18"/>
              </w:rPr>
              <w:t> </w:t>
            </w:r>
          </w:p>
        </w:tc>
      </w:tr>
      <w:tr w:rsidR="00F07D1C" w:rsidRPr="00F07D1C" w14:paraId="68614B57" w14:textId="1182C3AB" w:rsidTr="00F07D1C">
        <w:trPr>
          <w:trHeight w:val="600"/>
        </w:trPr>
        <w:tc>
          <w:tcPr>
            <w:tcW w:w="1871" w:type="dxa"/>
            <w:tcBorders>
              <w:top w:val="nil"/>
              <w:left w:val="single" w:sz="4" w:space="0" w:color="auto"/>
              <w:bottom w:val="single" w:sz="4" w:space="0" w:color="auto"/>
              <w:right w:val="single" w:sz="4" w:space="0" w:color="auto"/>
            </w:tcBorders>
            <w:shd w:val="clear" w:color="000000" w:fill="F2F2F2"/>
            <w:hideMark/>
          </w:tcPr>
          <w:p w14:paraId="7C6B59A2" w14:textId="1F2D9AED" w:rsidR="00F07D1C" w:rsidRPr="00F07D1C" w:rsidRDefault="00F07D1C" w:rsidP="00F07D1C">
            <w:pPr>
              <w:rPr>
                <w:rFonts w:cs="Calibri"/>
                <w:color w:val="000000"/>
                <w:sz w:val="18"/>
                <w:szCs w:val="18"/>
              </w:rPr>
            </w:pPr>
            <w:r w:rsidRPr="00F07D1C">
              <w:rPr>
                <w:rFonts w:cs="Calibri"/>
                <w:color w:val="000000"/>
                <w:sz w:val="18"/>
                <w:szCs w:val="18"/>
              </w:rPr>
              <w:t>zcaucao</w:t>
            </w:r>
          </w:p>
        </w:tc>
        <w:tc>
          <w:tcPr>
            <w:tcW w:w="5494" w:type="dxa"/>
            <w:tcBorders>
              <w:top w:val="nil"/>
              <w:left w:val="nil"/>
              <w:bottom w:val="single" w:sz="4" w:space="0" w:color="auto"/>
              <w:right w:val="single" w:sz="4" w:space="0" w:color="auto"/>
            </w:tcBorders>
            <w:shd w:val="clear" w:color="auto" w:fill="auto"/>
            <w:noWrap/>
            <w:hideMark/>
          </w:tcPr>
          <w:p w14:paraId="689187C1" w14:textId="27CA6129" w:rsidR="00F07D1C" w:rsidRPr="00F07D1C" w:rsidRDefault="00F07D1C" w:rsidP="00F07D1C">
            <w:pPr>
              <w:jc w:val="both"/>
              <w:rPr>
                <w:rFonts w:cs="Calibri"/>
                <w:color w:val="000000"/>
                <w:sz w:val="18"/>
                <w:szCs w:val="18"/>
              </w:rPr>
            </w:pPr>
            <w:r w:rsidRPr="00F07D1C">
              <w:rPr>
                <w:rFonts w:cs="Calibri"/>
                <w:color w:val="000000"/>
                <w:sz w:val="18"/>
                <w:szCs w:val="18"/>
              </w:rPr>
              <w:t>Número de conta ID da caução:</w:t>
            </w:r>
          </w:p>
          <w:p w14:paraId="3211DD04" w14:textId="155B1C23" w:rsidR="00F07D1C" w:rsidRPr="00F07D1C" w:rsidRDefault="00F07D1C" w:rsidP="00F07D1C">
            <w:pPr>
              <w:pStyle w:val="ListParagraph"/>
              <w:numPr>
                <w:ilvl w:val="0"/>
                <w:numId w:val="5"/>
              </w:numPr>
              <w:jc w:val="both"/>
              <w:rPr>
                <w:rFonts w:cs="Calibri"/>
                <w:color w:val="000000"/>
                <w:sz w:val="18"/>
                <w:szCs w:val="18"/>
              </w:rPr>
            </w:pPr>
            <w:r w:rsidRPr="00F07D1C">
              <w:rPr>
                <w:rFonts w:cs="Calibri"/>
                <w:color w:val="000000"/>
                <w:sz w:val="18"/>
                <w:szCs w:val="18"/>
              </w:rPr>
              <w:t>Este campo, juntamente com o ‘cbalcao’ e ‘cnumcta’, constituem a chave única do segundo pilar do MUG e dos seus interfaces, ou seja, os processos/cauções.</w:t>
            </w:r>
          </w:p>
          <w:p w14:paraId="3D5A9EFA" w14:textId="7EE2886F" w:rsidR="00F07D1C" w:rsidRPr="00F07D1C" w:rsidRDefault="00F07D1C" w:rsidP="00F07D1C">
            <w:pPr>
              <w:pStyle w:val="ListParagraph"/>
              <w:numPr>
                <w:ilvl w:val="0"/>
                <w:numId w:val="5"/>
              </w:numPr>
              <w:rPr>
                <w:rFonts w:cs="Calibri"/>
                <w:color w:val="000000"/>
                <w:sz w:val="18"/>
                <w:szCs w:val="18"/>
              </w:rPr>
            </w:pPr>
            <w:r w:rsidRPr="00F07D1C">
              <w:rPr>
                <w:rFonts w:cs="Calibri"/>
                <w:color w:val="000000"/>
                <w:sz w:val="18"/>
                <w:szCs w:val="18"/>
              </w:rPr>
              <w:t>O conceito de processo/caução está apenas presente nas aplicações CS e GP, sendo, por uma questão de homogeneidade, criado pelo próprio MUG no caso das aplicações que não o têm logo por raiz, nomeadamente Leasing, Factoring, EP, Partenon e Efeitos.</w:t>
            </w:r>
          </w:p>
        </w:tc>
        <w:tc>
          <w:tcPr>
            <w:tcW w:w="992" w:type="dxa"/>
            <w:tcBorders>
              <w:top w:val="nil"/>
              <w:left w:val="nil"/>
              <w:bottom w:val="single" w:sz="4" w:space="0" w:color="auto"/>
              <w:right w:val="single" w:sz="4" w:space="0" w:color="auto"/>
            </w:tcBorders>
            <w:shd w:val="clear" w:color="auto" w:fill="auto"/>
            <w:noWrap/>
            <w:hideMark/>
          </w:tcPr>
          <w:p w14:paraId="5891B1DD"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09215301" w14:textId="6334EB20"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5674D5BC" w14:textId="7D0F927E" w:rsidR="00F07D1C" w:rsidRPr="0097473D" w:rsidRDefault="0097473D" w:rsidP="00F07D1C">
            <w:pPr>
              <w:rPr>
                <w:rFonts w:cs="Calibri"/>
                <w:i/>
                <w:color w:val="000000"/>
                <w:sz w:val="18"/>
                <w:szCs w:val="18"/>
              </w:rPr>
            </w:pPr>
            <w:r w:rsidRPr="0097473D">
              <w:rPr>
                <w:rFonts w:cs="Calibri"/>
                <w:i/>
                <w:color w:val="000000"/>
                <w:sz w:val="18"/>
                <w:szCs w:val="18"/>
              </w:rPr>
              <w:t>gt018_rateio_aval</w:t>
            </w:r>
          </w:p>
        </w:tc>
        <w:tc>
          <w:tcPr>
            <w:tcW w:w="1134" w:type="dxa"/>
            <w:tcBorders>
              <w:top w:val="nil"/>
              <w:left w:val="nil"/>
              <w:bottom w:val="single" w:sz="4" w:space="0" w:color="auto"/>
              <w:right w:val="single" w:sz="4" w:space="0" w:color="auto"/>
            </w:tcBorders>
          </w:tcPr>
          <w:p w14:paraId="179BFC8F" w14:textId="0DCC0703" w:rsidR="00F07D1C" w:rsidRPr="00F07D1C" w:rsidRDefault="00F07D1C" w:rsidP="00F07D1C">
            <w:pPr>
              <w:rPr>
                <w:rFonts w:cs="Calibri"/>
                <w:color w:val="000000"/>
                <w:sz w:val="18"/>
                <w:szCs w:val="18"/>
              </w:rPr>
            </w:pPr>
            <w:r w:rsidRPr="00F07D1C">
              <w:rPr>
                <w:rFonts w:cs="Calibri"/>
                <w:color w:val="000000"/>
                <w:sz w:val="18"/>
                <w:szCs w:val="18"/>
              </w:rPr>
              <w:t>comp_id_gar</w:t>
            </w:r>
            <w:r w:rsidRPr="00F07D1C">
              <w:rPr>
                <w:rFonts w:cs="Calibri"/>
                <w:color w:val="000000"/>
                <w:sz w:val="18"/>
                <w:szCs w:val="18"/>
              </w:rPr>
              <w:br/>
              <w:t>ckrefbem</w:t>
            </w:r>
          </w:p>
        </w:tc>
        <w:tc>
          <w:tcPr>
            <w:tcW w:w="2126" w:type="dxa"/>
            <w:tcBorders>
              <w:top w:val="nil"/>
              <w:left w:val="nil"/>
              <w:bottom w:val="single" w:sz="4" w:space="0" w:color="auto"/>
              <w:right w:val="single" w:sz="4" w:space="0" w:color="auto"/>
            </w:tcBorders>
          </w:tcPr>
          <w:p w14:paraId="6099347C" w14:textId="6D34D71E" w:rsidR="00F07D1C" w:rsidRPr="00F07D1C" w:rsidRDefault="00F07D1C" w:rsidP="00F07D1C">
            <w:pPr>
              <w:rPr>
                <w:rFonts w:cs="Calibri"/>
                <w:color w:val="000000"/>
                <w:sz w:val="18"/>
                <w:szCs w:val="18"/>
              </w:rPr>
            </w:pPr>
            <w:r w:rsidRPr="00F07D1C">
              <w:rPr>
                <w:rFonts w:cs="Calibri"/>
                <w:color w:val="000000"/>
                <w:sz w:val="18"/>
                <w:szCs w:val="18"/>
              </w:rPr>
              <w:t>Se tipologia IMO e origem LEA:</w:t>
            </w:r>
            <w:r w:rsidRPr="00F07D1C">
              <w:rPr>
                <w:rFonts w:cs="Calibri"/>
                <w:color w:val="000000"/>
                <w:sz w:val="18"/>
                <w:szCs w:val="18"/>
              </w:rPr>
              <w:br/>
              <w:t>Então gt018.comp_id_gar</w:t>
            </w:r>
            <w:r w:rsidRPr="00F07D1C">
              <w:rPr>
                <w:rFonts w:cs="Calibri"/>
                <w:color w:val="000000"/>
                <w:sz w:val="18"/>
                <w:szCs w:val="18"/>
              </w:rPr>
              <w:br/>
            </w:r>
            <w:r w:rsidRPr="00F07D1C">
              <w:rPr>
                <w:rFonts w:cs="Calibri"/>
                <w:color w:val="000000"/>
                <w:sz w:val="18"/>
                <w:szCs w:val="18"/>
              </w:rPr>
              <w:br/>
              <w:t>Se tipologia PES e origem LEA, FAC, PARTENON ou EFEITOS:</w:t>
            </w:r>
            <w:r w:rsidRPr="00F07D1C">
              <w:rPr>
                <w:rFonts w:cs="Calibri"/>
                <w:color w:val="000000"/>
                <w:sz w:val="18"/>
                <w:szCs w:val="18"/>
              </w:rPr>
              <w:br/>
              <w:t>Então gt018.ckrefbem</w:t>
            </w:r>
            <w:r w:rsidRPr="00F07D1C">
              <w:rPr>
                <w:rFonts w:cs="Calibri"/>
                <w:color w:val="000000"/>
                <w:sz w:val="18"/>
                <w:szCs w:val="18"/>
              </w:rPr>
              <w:br/>
            </w:r>
            <w:r w:rsidRPr="00F07D1C">
              <w:rPr>
                <w:rFonts w:cs="Calibri"/>
                <w:color w:val="000000"/>
                <w:sz w:val="18"/>
                <w:szCs w:val="18"/>
              </w:rPr>
              <w:br/>
              <w:t>Se tipologia IMO e GP:</w:t>
            </w:r>
            <w:r w:rsidRPr="00F07D1C">
              <w:rPr>
                <w:rFonts w:cs="Calibri"/>
                <w:color w:val="000000"/>
                <w:sz w:val="18"/>
                <w:szCs w:val="18"/>
              </w:rPr>
              <w:br/>
              <w:t>Então LPAD('0', 10, '0')</w:t>
            </w:r>
            <w:r w:rsidRPr="00F07D1C">
              <w:rPr>
                <w:rFonts w:cs="Calibri"/>
                <w:color w:val="000000"/>
                <w:sz w:val="18"/>
                <w:szCs w:val="18"/>
              </w:rPr>
              <w:br/>
            </w:r>
            <w:r w:rsidRPr="00F07D1C">
              <w:rPr>
                <w:rFonts w:cs="Calibri"/>
                <w:color w:val="000000"/>
                <w:sz w:val="18"/>
                <w:szCs w:val="18"/>
              </w:rPr>
              <w:br/>
              <w:t>Else comp_id_gar</w:t>
            </w:r>
          </w:p>
        </w:tc>
      </w:tr>
      <w:tr w:rsidR="00F07D1C" w:rsidRPr="00F07D1C" w14:paraId="54B37173" w14:textId="5DE6F36D"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794438F" w14:textId="15DD7DEE" w:rsidR="00F07D1C" w:rsidRPr="00F07D1C" w:rsidRDefault="00F07D1C" w:rsidP="00F07D1C">
            <w:pPr>
              <w:rPr>
                <w:rFonts w:cs="Calibri"/>
                <w:color w:val="000000"/>
                <w:sz w:val="18"/>
                <w:szCs w:val="18"/>
              </w:rPr>
            </w:pPr>
            <w:r w:rsidRPr="00F07D1C">
              <w:rPr>
                <w:rFonts w:cs="Calibri"/>
                <w:color w:val="000000"/>
                <w:sz w:val="18"/>
                <w:szCs w:val="18"/>
              </w:rPr>
              <w:t>tipgargbl</w:t>
            </w:r>
          </w:p>
        </w:tc>
        <w:tc>
          <w:tcPr>
            <w:tcW w:w="5494" w:type="dxa"/>
            <w:tcBorders>
              <w:top w:val="nil"/>
              <w:left w:val="nil"/>
              <w:bottom w:val="single" w:sz="4" w:space="0" w:color="auto"/>
              <w:right w:val="single" w:sz="4" w:space="0" w:color="auto"/>
            </w:tcBorders>
            <w:shd w:val="clear" w:color="auto" w:fill="auto"/>
            <w:noWrap/>
            <w:hideMark/>
          </w:tcPr>
          <w:p w14:paraId="3F230E34" w14:textId="791FBA2B" w:rsidR="00F07D1C" w:rsidRPr="00F07D1C" w:rsidRDefault="00F07D1C" w:rsidP="00F07D1C">
            <w:pPr>
              <w:rPr>
                <w:rFonts w:cs="Calibri"/>
                <w:color w:val="000000"/>
                <w:sz w:val="18"/>
                <w:szCs w:val="18"/>
              </w:rPr>
            </w:pPr>
            <w:r w:rsidRPr="00F07D1C">
              <w:rPr>
                <w:rFonts w:cs="Calibri"/>
                <w:color w:val="000000"/>
                <w:sz w:val="18"/>
                <w:szCs w:val="18"/>
              </w:rPr>
              <w:t>Tipo Garantia:</w:t>
            </w:r>
          </w:p>
          <w:p w14:paraId="1DE544D2" w14:textId="77777777" w:rsidR="00F07D1C" w:rsidRPr="00F07D1C" w:rsidRDefault="00F07D1C" w:rsidP="00F07D1C">
            <w:pPr>
              <w:pStyle w:val="ListParagraph"/>
              <w:numPr>
                <w:ilvl w:val="0"/>
                <w:numId w:val="18"/>
              </w:numPr>
              <w:rPr>
                <w:rFonts w:cs="Calibri"/>
                <w:color w:val="000000"/>
                <w:sz w:val="18"/>
                <w:szCs w:val="18"/>
              </w:rPr>
            </w:pPr>
            <w:r w:rsidRPr="00F07D1C">
              <w:rPr>
                <w:rFonts w:cs="Calibri"/>
                <w:color w:val="000000"/>
                <w:sz w:val="18"/>
                <w:szCs w:val="18"/>
              </w:rPr>
              <w:t>Identifica se a garantia associada é uma garantia pessoal ou uma garantia real (imobiliária ou financeira).</w:t>
            </w:r>
          </w:p>
          <w:p w14:paraId="0DF0C7ED" w14:textId="7F8DF890" w:rsidR="00F07D1C" w:rsidRPr="00F07D1C" w:rsidRDefault="00F07D1C" w:rsidP="00F07D1C">
            <w:pPr>
              <w:pStyle w:val="ListParagraph"/>
              <w:numPr>
                <w:ilvl w:val="0"/>
                <w:numId w:val="18"/>
              </w:numPr>
              <w:rPr>
                <w:rFonts w:cs="Calibri"/>
                <w:color w:val="000000"/>
                <w:sz w:val="18"/>
                <w:szCs w:val="18"/>
              </w:rPr>
            </w:pPr>
            <w:r w:rsidRPr="00F07D1C">
              <w:rPr>
                <w:rFonts w:cs="Calibri"/>
                <w:color w:val="000000"/>
                <w:sz w:val="18"/>
                <w:szCs w:val="18"/>
              </w:rPr>
              <w:t>Está preenchido com ‘00001’ para garantias pessoais e ‘00002’ para garantias reais.</w:t>
            </w:r>
          </w:p>
        </w:tc>
        <w:tc>
          <w:tcPr>
            <w:tcW w:w="992" w:type="dxa"/>
            <w:tcBorders>
              <w:top w:val="nil"/>
              <w:left w:val="nil"/>
              <w:bottom w:val="single" w:sz="4" w:space="0" w:color="auto"/>
              <w:right w:val="single" w:sz="4" w:space="0" w:color="auto"/>
            </w:tcBorders>
            <w:shd w:val="clear" w:color="auto" w:fill="auto"/>
            <w:noWrap/>
            <w:hideMark/>
          </w:tcPr>
          <w:p w14:paraId="6932960D"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446C37CD" w14:textId="5EDF638D"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1567362B" w14:textId="72B453CE" w:rsidR="00F07D1C" w:rsidRPr="0097473D" w:rsidRDefault="0097473D" w:rsidP="00F07D1C">
            <w:pPr>
              <w:rPr>
                <w:rFonts w:cs="Calibri"/>
                <w:i/>
                <w:color w:val="000000"/>
                <w:sz w:val="18"/>
                <w:szCs w:val="18"/>
              </w:rPr>
            </w:pPr>
            <w:r w:rsidRPr="0097473D">
              <w:rPr>
                <w:rFonts w:cs="Calibri"/>
                <w:i/>
                <w:color w:val="000000"/>
                <w:sz w:val="18"/>
                <w:szCs w:val="18"/>
              </w:rPr>
              <w:t>gt018_rateio_aval</w:t>
            </w:r>
            <w:r w:rsidRPr="0097473D">
              <w:rPr>
                <w:rFonts w:cs="Calibri"/>
                <w:i/>
                <w:color w:val="000000"/>
                <w:sz w:val="18"/>
                <w:szCs w:val="18"/>
              </w:rPr>
              <w:br/>
              <w:t>gt002_grnt_prc</w:t>
            </w:r>
          </w:p>
        </w:tc>
        <w:tc>
          <w:tcPr>
            <w:tcW w:w="1134" w:type="dxa"/>
            <w:tcBorders>
              <w:top w:val="nil"/>
              <w:left w:val="nil"/>
              <w:bottom w:val="single" w:sz="4" w:space="0" w:color="auto"/>
              <w:right w:val="single" w:sz="4" w:space="0" w:color="auto"/>
            </w:tcBorders>
          </w:tcPr>
          <w:p w14:paraId="09F0BB6A" w14:textId="2ABBDE4F" w:rsidR="00F07D1C" w:rsidRPr="00F07D1C" w:rsidRDefault="00F07D1C" w:rsidP="00F07D1C">
            <w:pPr>
              <w:rPr>
                <w:rFonts w:cs="Calibri"/>
                <w:color w:val="000000"/>
                <w:sz w:val="18"/>
                <w:szCs w:val="18"/>
              </w:rPr>
            </w:pPr>
            <w:r w:rsidRPr="00F07D1C">
              <w:rPr>
                <w:rFonts w:cs="Calibri"/>
                <w:color w:val="000000"/>
                <w:sz w:val="18"/>
                <w:szCs w:val="18"/>
              </w:rPr>
              <w:t>N/A</w:t>
            </w:r>
          </w:p>
        </w:tc>
        <w:tc>
          <w:tcPr>
            <w:tcW w:w="2126" w:type="dxa"/>
            <w:tcBorders>
              <w:top w:val="nil"/>
              <w:left w:val="nil"/>
              <w:bottom w:val="single" w:sz="4" w:space="0" w:color="auto"/>
              <w:right w:val="single" w:sz="4" w:space="0" w:color="auto"/>
            </w:tcBorders>
          </w:tcPr>
          <w:p w14:paraId="00159131" w14:textId="7029FD0B" w:rsidR="00F07D1C" w:rsidRPr="00F07D1C" w:rsidRDefault="00F07D1C" w:rsidP="00F07D1C">
            <w:pPr>
              <w:rPr>
                <w:rFonts w:cs="Calibri"/>
                <w:color w:val="000000"/>
                <w:sz w:val="18"/>
                <w:szCs w:val="18"/>
                <w:lang w:val="en-US"/>
              </w:rPr>
            </w:pPr>
            <w:r w:rsidRPr="00F07D1C">
              <w:rPr>
                <w:rFonts w:cs="Calibri"/>
                <w:color w:val="000000"/>
                <w:sz w:val="18"/>
                <w:szCs w:val="18"/>
                <w:lang w:val="en-US"/>
              </w:rPr>
              <w:t>CASE</w:t>
            </w:r>
            <w:r w:rsidRPr="00F07D1C">
              <w:rPr>
                <w:rFonts w:cs="Calibri"/>
                <w:color w:val="000000"/>
                <w:sz w:val="18"/>
                <w:szCs w:val="18"/>
                <w:lang w:val="en-US"/>
              </w:rPr>
              <w:br/>
              <w:t xml:space="preserve">    WHEN gt018.tipologia = 'IMO' THEN '00002' </w:t>
            </w:r>
            <w:r w:rsidRPr="00F07D1C">
              <w:rPr>
                <w:rFonts w:cs="Calibri"/>
                <w:color w:val="000000"/>
                <w:sz w:val="18"/>
                <w:szCs w:val="18"/>
                <w:lang w:val="en-US"/>
              </w:rPr>
              <w:br/>
              <w:t xml:space="preserve">    ELSE </w:t>
            </w:r>
            <w:r w:rsidRPr="00F07D1C">
              <w:rPr>
                <w:rFonts w:cs="Calibri"/>
                <w:color w:val="000000"/>
                <w:sz w:val="18"/>
                <w:szCs w:val="18"/>
                <w:lang w:val="en-US"/>
              </w:rPr>
              <w:br/>
              <w:t xml:space="preserve">        CASE</w:t>
            </w:r>
            <w:r w:rsidRPr="00F07D1C">
              <w:rPr>
                <w:rFonts w:cs="Calibri"/>
                <w:color w:val="000000"/>
                <w:sz w:val="18"/>
                <w:szCs w:val="18"/>
                <w:lang w:val="en-US"/>
              </w:rPr>
              <w:br/>
              <w:t xml:space="preserve">            WHEN gt018.ckprodut = '080' THEN '00002'</w:t>
            </w:r>
            <w:r w:rsidRPr="00F07D1C">
              <w:rPr>
                <w:rFonts w:cs="Calibri"/>
                <w:color w:val="000000"/>
                <w:sz w:val="18"/>
                <w:szCs w:val="18"/>
                <w:lang w:val="en-US"/>
              </w:rPr>
              <w:br/>
              <w:t xml:space="preserve">            ELSE '00001'</w:t>
            </w:r>
            <w:r w:rsidRPr="00F07D1C">
              <w:rPr>
                <w:rFonts w:cs="Calibri"/>
                <w:color w:val="000000"/>
                <w:sz w:val="18"/>
                <w:szCs w:val="18"/>
                <w:lang w:val="en-US"/>
              </w:rPr>
              <w:br/>
              <w:t xml:space="preserve">        END</w:t>
            </w:r>
            <w:r w:rsidRPr="00F07D1C">
              <w:rPr>
                <w:rFonts w:cs="Calibri"/>
                <w:color w:val="000000"/>
                <w:sz w:val="18"/>
                <w:szCs w:val="18"/>
                <w:lang w:val="en-US"/>
              </w:rPr>
              <w:br/>
              <w:t>END</w:t>
            </w:r>
          </w:p>
        </w:tc>
      </w:tr>
      <w:tr w:rsidR="00F07D1C" w:rsidRPr="00F07D1C" w14:paraId="73C8D5C5" w14:textId="12DBF1D1"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31424DE" w14:textId="0C74994E" w:rsidR="00F07D1C" w:rsidRPr="00F07D1C" w:rsidRDefault="00F07D1C" w:rsidP="00F07D1C">
            <w:pPr>
              <w:rPr>
                <w:rFonts w:cs="Calibri"/>
                <w:color w:val="000000"/>
                <w:sz w:val="18"/>
                <w:szCs w:val="18"/>
              </w:rPr>
            </w:pPr>
            <w:r w:rsidRPr="00F07D1C">
              <w:rPr>
                <w:rFonts w:cs="Calibri"/>
                <w:color w:val="000000"/>
                <w:sz w:val="18"/>
                <w:szCs w:val="18"/>
              </w:rPr>
              <w:t>ckprodut</w:t>
            </w:r>
          </w:p>
        </w:tc>
        <w:tc>
          <w:tcPr>
            <w:tcW w:w="5494" w:type="dxa"/>
            <w:tcBorders>
              <w:top w:val="nil"/>
              <w:left w:val="nil"/>
              <w:bottom w:val="single" w:sz="4" w:space="0" w:color="auto"/>
              <w:right w:val="single" w:sz="4" w:space="0" w:color="auto"/>
            </w:tcBorders>
            <w:shd w:val="clear" w:color="auto" w:fill="auto"/>
            <w:noWrap/>
            <w:hideMark/>
          </w:tcPr>
          <w:p w14:paraId="73D90F66" w14:textId="77777777" w:rsidR="00F07D1C" w:rsidRPr="00F07D1C" w:rsidRDefault="00F07D1C" w:rsidP="00F07D1C">
            <w:pPr>
              <w:rPr>
                <w:rFonts w:cs="Calibri"/>
                <w:color w:val="000000"/>
                <w:sz w:val="18"/>
                <w:szCs w:val="18"/>
              </w:rPr>
            </w:pPr>
            <w:r w:rsidRPr="00F07D1C">
              <w:rPr>
                <w:rFonts w:cs="Calibri"/>
                <w:color w:val="000000"/>
                <w:sz w:val="18"/>
                <w:szCs w:val="18"/>
              </w:rPr>
              <w:t>Código produto responsabilidade:</w:t>
            </w:r>
          </w:p>
          <w:p w14:paraId="6930C1F3" w14:textId="2E62DEAD" w:rsidR="00F07D1C" w:rsidRPr="00F07D1C" w:rsidRDefault="00F07D1C" w:rsidP="00F07D1C">
            <w:pPr>
              <w:pStyle w:val="ListParagraph"/>
              <w:numPr>
                <w:ilvl w:val="0"/>
                <w:numId w:val="6"/>
              </w:numPr>
              <w:rPr>
                <w:rFonts w:cs="Calibri"/>
                <w:color w:val="000000"/>
                <w:sz w:val="18"/>
                <w:szCs w:val="18"/>
              </w:rPr>
            </w:pPr>
            <w:r w:rsidRPr="00F07D1C">
              <w:rPr>
                <w:rFonts w:cs="Calibri"/>
                <w:color w:val="000000"/>
                <w:sz w:val="18"/>
                <w:szCs w:val="18"/>
              </w:rPr>
              <w:t xml:space="preserve">Este campo representa o produto da responsabilidade através de um código de 3 dígitos. Em complemento com o campo </w:t>
            </w:r>
            <w:r w:rsidRPr="00F07D1C">
              <w:rPr>
                <w:rFonts w:cs="Calibri"/>
                <w:color w:val="000000"/>
                <w:sz w:val="18"/>
                <w:szCs w:val="18"/>
              </w:rPr>
              <w:lastRenderedPageBreak/>
              <w:t>‘cksubpresp’ (subproduto da responsabilidade), é possível obter mais detalhe acerca da operação de crédito.</w:t>
            </w:r>
          </w:p>
          <w:p w14:paraId="22054DAB" w14:textId="7BB604E4" w:rsidR="00F07D1C" w:rsidRPr="00F07D1C" w:rsidRDefault="00F07D1C" w:rsidP="00F07D1C">
            <w:pPr>
              <w:pStyle w:val="ListParagraph"/>
              <w:numPr>
                <w:ilvl w:val="0"/>
                <w:numId w:val="6"/>
              </w:numPr>
              <w:rPr>
                <w:rFonts w:cs="Calibri"/>
                <w:color w:val="000000"/>
                <w:sz w:val="18"/>
                <w:szCs w:val="18"/>
              </w:rPr>
            </w:pPr>
            <w:r w:rsidRPr="00F07D1C">
              <w:rPr>
                <w:rFonts w:cs="Calibri"/>
                <w:color w:val="000000"/>
                <w:sz w:val="18"/>
                <w:szCs w:val="18"/>
              </w:rPr>
              <w:t xml:space="preserve">O aprovisionamento deste campo é direto do campo ‘ckprdresp’ da tabela </w:t>
            </w:r>
            <w:r w:rsidRPr="00F07D1C">
              <w:rPr>
                <w:rFonts w:cs="Calibri"/>
                <w:i/>
                <w:color w:val="000000"/>
                <w:sz w:val="18"/>
                <w:szCs w:val="18"/>
              </w:rPr>
              <w:t>cd_garantias.gt001_trz_rsp_gt</w:t>
            </w:r>
            <w:r w:rsidRPr="00F07D1C">
              <w:rPr>
                <w:rFonts w:cs="Calibri"/>
                <w:color w:val="000000"/>
                <w:sz w:val="18"/>
                <w:szCs w:val="18"/>
              </w:rPr>
              <w:t xml:space="preserve"> do MUG.</w:t>
            </w:r>
          </w:p>
          <w:p w14:paraId="36D71531" w14:textId="3C8CE1D8" w:rsidR="00F07D1C" w:rsidRPr="00F07D1C" w:rsidRDefault="00F07D1C" w:rsidP="00F07D1C">
            <w:pPr>
              <w:pStyle w:val="ListParagraph"/>
              <w:numPr>
                <w:ilvl w:val="0"/>
                <w:numId w:val="6"/>
              </w:numPr>
              <w:rPr>
                <w:rFonts w:cs="Calibri"/>
                <w:color w:val="000000"/>
                <w:sz w:val="18"/>
                <w:szCs w:val="18"/>
              </w:rPr>
            </w:pPr>
            <w:r w:rsidRPr="00F07D1C">
              <w:rPr>
                <w:rFonts w:cs="Calibri"/>
                <w:sz w:val="18"/>
                <w:szCs w:val="18"/>
              </w:rPr>
              <w:t xml:space="preserve">O dicionário de produtos e subprodutos pode ser consultado na tabela </w:t>
            </w:r>
            <w:r w:rsidRPr="00F07D1C">
              <w:rPr>
                <w:rFonts w:cs="Calibri"/>
                <w:i/>
                <w:sz w:val="18"/>
                <w:szCs w:val="18"/>
              </w:rPr>
              <w:t>cd_estruturais.tat91_tabelas</w:t>
            </w:r>
            <w:r w:rsidRPr="00F07D1C">
              <w:rPr>
                <w:rFonts w:cs="Calibri"/>
                <w:sz w:val="18"/>
                <w:szCs w:val="18"/>
              </w:rPr>
              <w:t>, em que o campo ‘tayd91c0_celemtab’ corresponde à concatenação do produto e subproduto, e o ‘tayd91c0_gelemtab’ indica a designação do produto/subproduto respetivo. Ao atacar esta tabela, tem que se filtrar por 'tayd91c0_ctabela' = '925' e não esquecer de selecionar a 'data_date_part' relevante. Note-se que esta tabela só tem dados para os dias úteis.</w:t>
            </w:r>
          </w:p>
        </w:tc>
        <w:tc>
          <w:tcPr>
            <w:tcW w:w="992" w:type="dxa"/>
            <w:tcBorders>
              <w:top w:val="nil"/>
              <w:left w:val="nil"/>
              <w:bottom w:val="single" w:sz="4" w:space="0" w:color="auto"/>
              <w:right w:val="single" w:sz="4" w:space="0" w:color="auto"/>
            </w:tcBorders>
            <w:shd w:val="clear" w:color="auto" w:fill="auto"/>
            <w:noWrap/>
            <w:hideMark/>
          </w:tcPr>
          <w:p w14:paraId="7454C9A6" w14:textId="77777777" w:rsidR="00F07D1C" w:rsidRPr="00F07D1C" w:rsidRDefault="00F07D1C" w:rsidP="00F07D1C">
            <w:pPr>
              <w:rPr>
                <w:rFonts w:cs="Calibri"/>
                <w:color w:val="000000"/>
                <w:sz w:val="18"/>
                <w:szCs w:val="18"/>
              </w:rPr>
            </w:pPr>
            <w:r w:rsidRPr="00F07D1C">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1AB4980C" w14:textId="48366F18"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3FC25A5A" w14:textId="1850FDB3" w:rsidR="00F07D1C" w:rsidRPr="0097473D" w:rsidRDefault="0097473D" w:rsidP="00F07D1C">
            <w:pPr>
              <w:rPr>
                <w:rFonts w:cs="Calibri"/>
                <w:i/>
                <w:color w:val="000000"/>
                <w:sz w:val="18"/>
                <w:szCs w:val="18"/>
              </w:rPr>
            </w:pPr>
            <w:r w:rsidRPr="0097473D">
              <w:rPr>
                <w:rFonts w:cs="Calibri"/>
                <w:i/>
                <w:color w:val="000000"/>
                <w:sz w:val="18"/>
                <w:szCs w:val="18"/>
              </w:rPr>
              <w:t>gt001_trz_rsp_gt</w:t>
            </w:r>
          </w:p>
        </w:tc>
        <w:tc>
          <w:tcPr>
            <w:tcW w:w="1134" w:type="dxa"/>
            <w:tcBorders>
              <w:top w:val="nil"/>
              <w:left w:val="nil"/>
              <w:bottom w:val="single" w:sz="4" w:space="0" w:color="auto"/>
              <w:right w:val="single" w:sz="4" w:space="0" w:color="auto"/>
            </w:tcBorders>
          </w:tcPr>
          <w:p w14:paraId="4185F081" w14:textId="532BAC26" w:rsidR="00F07D1C" w:rsidRPr="00F07D1C" w:rsidRDefault="00F07D1C" w:rsidP="00F07D1C">
            <w:pPr>
              <w:rPr>
                <w:rFonts w:cs="Calibri"/>
                <w:color w:val="000000"/>
                <w:sz w:val="18"/>
                <w:szCs w:val="18"/>
              </w:rPr>
            </w:pPr>
            <w:r w:rsidRPr="00F07D1C">
              <w:rPr>
                <w:rFonts w:cs="Calibri"/>
                <w:color w:val="000000"/>
                <w:sz w:val="18"/>
                <w:szCs w:val="18"/>
              </w:rPr>
              <w:t>CKPRDRESP</w:t>
            </w:r>
          </w:p>
        </w:tc>
        <w:tc>
          <w:tcPr>
            <w:tcW w:w="2126" w:type="dxa"/>
            <w:tcBorders>
              <w:top w:val="nil"/>
              <w:left w:val="nil"/>
              <w:bottom w:val="single" w:sz="4" w:space="0" w:color="auto"/>
              <w:right w:val="single" w:sz="4" w:space="0" w:color="auto"/>
            </w:tcBorders>
          </w:tcPr>
          <w:p w14:paraId="1AD88F55" w14:textId="319A6DD7" w:rsidR="00F07D1C" w:rsidRPr="00F07D1C" w:rsidRDefault="00F07D1C" w:rsidP="00F07D1C">
            <w:pPr>
              <w:rPr>
                <w:rFonts w:cs="Calibri"/>
                <w:color w:val="000000"/>
                <w:sz w:val="18"/>
                <w:szCs w:val="18"/>
                <w:lang w:val="en-US"/>
              </w:rPr>
            </w:pPr>
            <w:r w:rsidRPr="00F07D1C">
              <w:rPr>
                <w:rFonts w:cs="Calibri"/>
                <w:color w:val="000000"/>
                <w:sz w:val="18"/>
                <w:szCs w:val="18"/>
                <w:lang w:val="en-US"/>
              </w:rPr>
              <w:t xml:space="preserve">WHEN NVL(TRIM(ckprdresp), '') = </w:t>
            </w:r>
            <w:r w:rsidRPr="00F07D1C">
              <w:rPr>
                <w:rFonts w:cs="Calibri"/>
                <w:color w:val="000000"/>
                <w:sz w:val="18"/>
                <w:szCs w:val="18"/>
                <w:lang w:val="en-US"/>
              </w:rPr>
              <w:lastRenderedPageBreak/>
              <w:t>'' THEN '000'</w:t>
            </w:r>
            <w:r w:rsidRPr="00F07D1C">
              <w:rPr>
                <w:rFonts w:cs="Calibri"/>
                <w:color w:val="000000"/>
                <w:sz w:val="18"/>
                <w:szCs w:val="18"/>
                <w:lang w:val="en-US"/>
              </w:rPr>
              <w:br/>
              <w:t>ELSE ckprdresp</w:t>
            </w:r>
          </w:p>
        </w:tc>
      </w:tr>
      <w:tr w:rsidR="00F07D1C" w:rsidRPr="00F07D1C" w14:paraId="1E93EA4F" w14:textId="0674B74E"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ABDD921" w14:textId="020915EA" w:rsidR="00F07D1C" w:rsidRPr="00F07D1C" w:rsidRDefault="00F07D1C" w:rsidP="00F07D1C">
            <w:pPr>
              <w:rPr>
                <w:rFonts w:cs="Calibri"/>
                <w:color w:val="000000"/>
                <w:sz w:val="18"/>
                <w:szCs w:val="18"/>
              </w:rPr>
            </w:pPr>
            <w:r w:rsidRPr="00F07D1C">
              <w:rPr>
                <w:rFonts w:cs="Calibri"/>
                <w:color w:val="000000"/>
                <w:sz w:val="18"/>
                <w:szCs w:val="18"/>
              </w:rPr>
              <w:lastRenderedPageBreak/>
              <w:t>cksubpro</w:t>
            </w:r>
          </w:p>
        </w:tc>
        <w:tc>
          <w:tcPr>
            <w:tcW w:w="5494" w:type="dxa"/>
            <w:tcBorders>
              <w:top w:val="nil"/>
              <w:left w:val="nil"/>
              <w:bottom w:val="single" w:sz="4" w:space="0" w:color="auto"/>
              <w:right w:val="single" w:sz="4" w:space="0" w:color="auto"/>
            </w:tcBorders>
            <w:shd w:val="clear" w:color="auto" w:fill="auto"/>
            <w:noWrap/>
            <w:hideMark/>
          </w:tcPr>
          <w:p w14:paraId="2288B231" w14:textId="77777777" w:rsidR="00F07D1C" w:rsidRPr="00F07D1C" w:rsidRDefault="00F07D1C" w:rsidP="00F07D1C">
            <w:pPr>
              <w:rPr>
                <w:rFonts w:cs="Calibri"/>
                <w:color w:val="000000"/>
                <w:sz w:val="18"/>
                <w:szCs w:val="18"/>
              </w:rPr>
            </w:pPr>
            <w:r w:rsidRPr="00F07D1C">
              <w:rPr>
                <w:rFonts w:cs="Calibri"/>
                <w:color w:val="000000"/>
                <w:sz w:val="18"/>
                <w:szCs w:val="18"/>
              </w:rPr>
              <w:t>Código subproduto responsabilidade:</w:t>
            </w:r>
          </w:p>
          <w:p w14:paraId="01C62512" w14:textId="05BBEF2F" w:rsidR="00F07D1C" w:rsidRPr="00F07D1C" w:rsidRDefault="00F07D1C" w:rsidP="00F07D1C">
            <w:pPr>
              <w:pStyle w:val="ListParagraph"/>
              <w:numPr>
                <w:ilvl w:val="0"/>
                <w:numId w:val="20"/>
              </w:numPr>
              <w:rPr>
                <w:rFonts w:cs="Calibri"/>
                <w:color w:val="000000"/>
                <w:sz w:val="18"/>
                <w:szCs w:val="18"/>
              </w:rPr>
            </w:pPr>
            <w:r w:rsidRPr="00F07D1C">
              <w:rPr>
                <w:rFonts w:cs="Calibri"/>
                <w:color w:val="000000"/>
                <w:sz w:val="18"/>
                <w:szCs w:val="18"/>
              </w:rPr>
              <w:t>Este campo representa o subproduto da responsabilidade através de um código de 3 dígitos. Em complemento com o campo ‘ckprdresp’ (produto da responsabilidade), é possível obter mais detalhe acerca da operação de crédito.</w:t>
            </w:r>
          </w:p>
          <w:p w14:paraId="15D38F9B" w14:textId="0AA2B5E4" w:rsidR="00F07D1C" w:rsidRPr="00F07D1C" w:rsidRDefault="00F07D1C" w:rsidP="00F07D1C">
            <w:pPr>
              <w:pStyle w:val="ListParagraph"/>
              <w:numPr>
                <w:ilvl w:val="0"/>
                <w:numId w:val="20"/>
              </w:numPr>
              <w:rPr>
                <w:rFonts w:cs="Calibri"/>
                <w:color w:val="000000"/>
                <w:sz w:val="18"/>
                <w:szCs w:val="18"/>
              </w:rPr>
            </w:pPr>
            <w:r w:rsidRPr="00F07D1C">
              <w:rPr>
                <w:rFonts w:cs="Calibri"/>
                <w:color w:val="000000"/>
                <w:sz w:val="18"/>
                <w:szCs w:val="18"/>
              </w:rPr>
              <w:t xml:space="preserve">O aprovisionamento deste campo é direto do campo ‘cksubpresp’ da tabela </w:t>
            </w:r>
            <w:r w:rsidRPr="00F07D1C">
              <w:rPr>
                <w:rFonts w:cs="Calibri"/>
                <w:i/>
                <w:color w:val="000000"/>
                <w:sz w:val="18"/>
                <w:szCs w:val="18"/>
              </w:rPr>
              <w:t>cd_garantias.gt001_trz_rsp_gt</w:t>
            </w:r>
            <w:r w:rsidRPr="00F07D1C">
              <w:rPr>
                <w:rFonts w:cs="Calibri"/>
                <w:color w:val="000000"/>
                <w:sz w:val="18"/>
                <w:szCs w:val="18"/>
              </w:rPr>
              <w:t xml:space="preserve"> do MUG.</w:t>
            </w:r>
          </w:p>
          <w:p w14:paraId="603FBCD9" w14:textId="55FCD114" w:rsidR="00F07D1C" w:rsidRPr="00F07D1C" w:rsidRDefault="00F07D1C" w:rsidP="00F07D1C">
            <w:pPr>
              <w:pStyle w:val="ListParagraph"/>
              <w:numPr>
                <w:ilvl w:val="0"/>
                <w:numId w:val="20"/>
              </w:numPr>
              <w:rPr>
                <w:rFonts w:cs="Calibri"/>
                <w:color w:val="000000"/>
                <w:sz w:val="18"/>
                <w:szCs w:val="18"/>
              </w:rPr>
            </w:pPr>
            <w:r w:rsidRPr="00F07D1C">
              <w:rPr>
                <w:rFonts w:cs="Calibri"/>
                <w:sz w:val="18"/>
                <w:szCs w:val="18"/>
              </w:rPr>
              <w:t xml:space="preserve">O dicionário de produtos e subprodutos pode ser consultado na tabela </w:t>
            </w:r>
            <w:r w:rsidRPr="00F07D1C">
              <w:rPr>
                <w:rFonts w:cs="Calibri"/>
                <w:i/>
                <w:sz w:val="18"/>
                <w:szCs w:val="18"/>
              </w:rPr>
              <w:t>cd_estruturais.tat91_tabelas</w:t>
            </w:r>
            <w:r w:rsidRPr="00F07D1C">
              <w:rPr>
                <w:rFonts w:cs="Calibri"/>
                <w:sz w:val="18"/>
                <w:szCs w:val="18"/>
              </w:rPr>
              <w:t>, em que o campo ‘tayd91c0_celemtab’ corresponde à concatenação do produto e subproduto, e o ‘tayd91c0_gelemtab’ indica a designação do produto/subproduto respetivo. Ao atacar esta tabela, tem que se filtrar por 'tayd91c0_ctabela' = '925' e não esquecer de selecionar a 'data_date_part' relevante. Note-se que esta tabela só tem dados para os dias úteis.</w:t>
            </w:r>
          </w:p>
        </w:tc>
        <w:tc>
          <w:tcPr>
            <w:tcW w:w="992" w:type="dxa"/>
            <w:tcBorders>
              <w:top w:val="nil"/>
              <w:left w:val="nil"/>
              <w:bottom w:val="single" w:sz="4" w:space="0" w:color="auto"/>
              <w:right w:val="single" w:sz="4" w:space="0" w:color="auto"/>
            </w:tcBorders>
            <w:shd w:val="clear" w:color="auto" w:fill="auto"/>
            <w:noWrap/>
            <w:hideMark/>
          </w:tcPr>
          <w:p w14:paraId="083CC666"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549D776D" w14:textId="15F9C224"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14757CD7" w14:textId="7D158A24" w:rsidR="00F07D1C" w:rsidRPr="0097473D" w:rsidRDefault="0097473D" w:rsidP="00F07D1C">
            <w:pPr>
              <w:rPr>
                <w:rFonts w:cs="Calibri"/>
                <w:i/>
                <w:color w:val="000000"/>
                <w:sz w:val="18"/>
                <w:szCs w:val="18"/>
              </w:rPr>
            </w:pPr>
            <w:r w:rsidRPr="0097473D">
              <w:rPr>
                <w:rFonts w:cs="Calibri"/>
                <w:i/>
                <w:color w:val="000000"/>
                <w:sz w:val="18"/>
                <w:szCs w:val="18"/>
              </w:rPr>
              <w:t>gt001_trz_rsp_gt</w:t>
            </w:r>
          </w:p>
        </w:tc>
        <w:tc>
          <w:tcPr>
            <w:tcW w:w="1134" w:type="dxa"/>
            <w:tcBorders>
              <w:top w:val="nil"/>
              <w:left w:val="nil"/>
              <w:bottom w:val="single" w:sz="4" w:space="0" w:color="auto"/>
              <w:right w:val="single" w:sz="4" w:space="0" w:color="auto"/>
            </w:tcBorders>
          </w:tcPr>
          <w:p w14:paraId="17321178" w14:textId="33A2AA3F" w:rsidR="00F07D1C" w:rsidRPr="00F07D1C" w:rsidRDefault="00F07D1C" w:rsidP="00F07D1C">
            <w:pPr>
              <w:rPr>
                <w:rFonts w:cs="Calibri"/>
                <w:color w:val="000000"/>
                <w:sz w:val="18"/>
                <w:szCs w:val="18"/>
              </w:rPr>
            </w:pPr>
            <w:r w:rsidRPr="00F07D1C">
              <w:rPr>
                <w:rFonts w:cs="Calibri"/>
                <w:color w:val="000000"/>
                <w:sz w:val="18"/>
                <w:szCs w:val="18"/>
              </w:rPr>
              <w:t>CKSUBPRESP</w:t>
            </w:r>
          </w:p>
        </w:tc>
        <w:tc>
          <w:tcPr>
            <w:tcW w:w="2126" w:type="dxa"/>
            <w:tcBorders>
              <w:top w:val="nil"/>
              <w:left w:val="nil"/>
              <w:bottom w:val="single" w:sz="4" w:space="0" w:color="auto"/>
              <w:right w:val="single" w:sz="4" w:space="0" w:color="auto"/>
            </w:tcBorders>
          </w:tcPr>
          <w:p w14:paraId="46A8D31F" w14:textId="250D15C6" w:rsidR="00F07D1C" w:rsidRPr="00F07D1C" w:rsidRDefault="00F07D1C" w:rsidP="00F07D1C">
            <w:pPr>
              <w:rPr>
                <w:rFonts w:cs="Calibri"/>
                <w:color w:val="000000"/>
                <w:sz w:val="18"/>
                <w:szCs w:val="18"/>
                <w:lang w:val="en-US"/>
              </w:rPr>
            </w:pPr>
            <w:r w:rsidRPr="00F07D1C">
              <w:rPr>
                <w:rFonts w:cs="Calibri"/>
                <w:color w:val="000000"/>
                <w:sz w:val="18"/>
                <w:szCs w:val="18"/>
                <w:lang w:val="en-US"/>
              </w:rPr>
              <w:t>WHEN NVL(TRIM(cksubpresp), '') = '' THEN '000'</w:t>
            </w:r>
            <w:r w:rsidRPr="00F07D1C">
              <w:rPr>
                <w:rFonts w:cs="Calibri"/>
                <w:color w:val="000000"/>
                <w:sz w:val="18"/>
                <w:szCs w:val="18"/>
                <w:lang w:val="en-US"/>
              </w:rPr>
              <w:br/>
              <w:t>ELSE cksubpresp</w:t>
            </w:r>
          </w:p>
        </w:tc>
      </w:tr>
      <w:tr w:rsidR="00F07D1C" w:rsidRPr="00F07D1C" w14:paraId="5B90F99F" w14:textId="087B3609"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B909578" w14:textId="01048273" w:rsidR="00F07D1C" w:rsidRPr="00F07D1C" w:rsidRDefault="00F07D1C" w:rsidP="00F07D1C">
            <w:pPr>
              <w:rPr>
                <w:rFonts w:cs="Calibri"/>
                <w:color w:val="000000"/>
                <w:sz w:val="18"/>
                <w:szCs w:val="18"/>
              </w:rPr>
            </w:pPr>
            <w:r w:rsidRPr="00F07D1C">
              <w:rPr>
                <w:rFonts w:cs="Calibri"/>
                <w:color w:val="000000"/>
                <w:sz w:val="18"/>
                <w:szCs w:val="18"/>
              </w:rPr>
              <w:t>cproduto</w:t>
            </w:r>
          </w:p>
        </w:tc>
        <w:tc>
          <w:tcPr>
            <w:tcW w:w="5494" w:type="dxa"/>
            <w:tcBorders>
              <w:top w:val="nil"/>
              <w:left w:val="nil"/>
              <w:bottom w:val="single" w:sz="4" w:space="0" w:color="auto"/>
              <w:right w:val="single" w:sz="4" w:space="0" w:color="auto"/>
            </w:tcBorders>
            <w:shd w:val="clear" w:color="auto" w:fill="auto"/>
            <w:noWrap/>
            <w:hideMark/>
          </w:tcPr>
          <w:p w14:paraId="567B9852" w14:textId="1B026D48" w:rsidR="00F07D1C" w:rsidRPr="00F07D1C" w:rsidRDefault="00F07D1C" w:rsidP="00F07D1C">
            <w:pPr>
              <w:jc w:val="both"/>
              <w:rPr>
                <w:rFonts w:cs="Calibri"/>
                <w:color w:val="000000"/>
                <w:sz w:val="18"/>
                <w:szCs w:val="18"/>
              </w:rPr>
            </w:pPr>
            <w:r w:rsidRPr="00F07D1C">
              <w:rPr>
                <w:rFonts w:cs="Calibri"/>
                <w:color w:val="000000"/>
                <w:sz w:val="18"/>
                <w:szCs w:val="18"/>
              </w:rPr>
              <w:t>Código produto do processo/caução:</w:t>
            </w:r>
          </w:p>
          <w:p w14:paraId="22657CD7" w14:textId="641F2E3E" w:rsidR="00F07D1C" w:rsidRPr="00F07D1C" w:rsidRDefault="00F07D1C" w:rsidP="00F07D1C">
            <w:pPr>
              <w:pStyle w:val="ListParagraph"/>
              <w:numPr>
                <w:ilvl w:val="0"/>
                <w:numId w:val="3"/>
              </w:numPr>
              <w:rPr>
                <w:rFonts w:cs="Calibri"/>
                <w:color w:val="000000"/>
                <w:sz w:val="18"/>
                <w:szCs w:val="18"/>
              </w:rPr>
            </w:pPr>
            <w:r w:rsidRPr="00F07D1C">
              <w:rPr>
                <w:rFonts w:cs="Calibri"/>
                <w:color w:val="000000"/>
                <w:sz w:val="18"/>
                <w:szCs w:val="18"/>
              </w:rPr>
              <w:t>Este campo do produto (‘ckprodut’) em complemento com o campo do subproduto (‘cksubpro’) informa o tipo de garantia, nomeadamente se é imobiliária, financeira ou pessoal.</w:t>
            </w:r>
          </w:p>
          <w:p w14:paraId="1B3DF9C3" w14:textId="4A6B992E" w:rsidR="00F07D1C" w:rsidRPr="00F07D1C" w:rsidRDefault="00F07D1C" w:rsidP="00F07D1C">
            <w:pPr>
              <w:pStyle w:val="ListParagraph"/>
              <w:numPr>
                <w:ilvl w:val="0"/>
                <w:numId w:val="3"/>
              </w:numPr>
              <w:rPr>
                <w:rFonts w:cs="Calibri"/>
                <w:color w:val="000000"/>
                <w:sz w:val="18"/>
                <w:szCs w:val="18"/>
              </w:rPr>
            </w:pPr>
            <w:r w:rsidRPr="00F07D1C">
              <w:rPr>
                <w:rFonts w:cs="Calibri"/>
                <w:color w:val="000000"/>
                <w:sz w:val="18"/>
                <w:szCs w:val="18"/>
              </w:rPr>
              <w:t xml:space="preserve">O aprovisionamento deste campo é direto do campo ‘ckprodut’ da tabela </w:t>
            </w:r>
            <w:r w:rsidRPr="00F07D1C">
              <w:rPr>
                <w:rFonts w:cs="Calibri"/>
                <w:i/>
                <w:color w:val="000000"/>
                <w:sz w:val="18"/>
                <w:szCs w:val="18"/>
              </w:rPr>
              <w:t>cd_garantias.gt002_grnt_proc</w:t>
            </w:r>
            <w:r w:rsidRPr="00F07D1C">
              <w:rPr>
                <w:rFonts w:cs="Calibri"/>
                <w:color w:val="000000"/>
                <w:sz w:val="18"/>
                <w:szCs w:val="18"/>
              </w:rPr>
              <w:t xml:space="preserve"> do MUG.</w:t>
            </w:r>
          </w:p>
          <w:p w14:paraId="64C2DBFB" w14:textId="1B3FA73B" w:rsidR="00F07D1C" w:rsidRPr="00F07D1C" w:rsidRDefault="00F07D1C" w:rsidP="00F07D1C">
            <w:pPr>
              <w:pStyle w:val="ListParagraph"/>
              <w:numPr>
                <w:ilvl w:val="0"/>
                <w:numId w:val="3"/>
              </w:numPr>
              <w:rPr>
                <w:rFonts w:cs="Calibri"/>
                <w:color w:val="000000"/>
                <w:sz w:val="18"/>
                <w:szCs w:val="18"/>
              </w:rPr>
            </w:pPr>
            <w:r w:rsidRPr="00F07D1C">
              <w:rPr>
                <w:rFonts w:cs="Calibri"/>
                <w:sz w:val="18"/>
                <w:szCs w:val="18"/>
              </w:rPr>
              <w:t xml:space="preserve">O dicionário de produtos e subprodutos pode ser consultado na tabela </w:t>
            </w:r>
            <w:r w:rsidRPr="00F07D1C">
              <w:rPr>
                <w:rFonts w:cs="Calibri"/>
                <w:i/>
                <w:sz w:val="18"/>
                <w:szCs w:val="18"/>
              </w:rPr>
              <w:t>cd_estruturais.tat91_tabelas</w:t>
            </w:r>
            <w:r w:rsidRPr="00F07D1C">
              <w:rPr>
                <w:rFonts w:cs="Calibri"/>
                <w:sz w:val="18"/>
                <w:szCs w:val="18"/>
              </w:rPr>
              <w:t xml:space="preserve">, em que o campo ‘tayd91c0_celemtab’ corresponde à concatenação do produto e subproduto, e o ‘tayd91c0_gelemtab’ indica a designação do </w:t>
            </w:r>
            <w:r w:rsidRPr="00F07D1C">
              <w:rPr>
                <w:rFonts w:cs="Calibri"/>
                <w:sz w:val="18"/>
                <w:szCs w:val="18"/>
              </w:rPr>
              <w:lastRenderedPageBreak/>
              <w:t>produto/subproduto respetivo. Ao atacar esta tabela, tem que se filtrar por 'tayd91c0_ctabela' = '925' e não esquecer de selecionar a 'data_date_part' relevante. Note-se que esta tabela só tem dados para os dias úteis.</w:t>
            </w:r>
          </w:p>
        </w:tc>
        <w:tc>
          <w:tcPr>
            <w:tcW w:w="992" w:type="dxa"/>
            <w:tcBorders>
              <w:top w:val="nil"/>
              <w:left w:val="nil"/>
              <w:bottom w:val="single" w:sz="4" w:space="0" w:color="auto"/>
              <w:right w:val="single" w:sz="4" w:space="0" w:color="auto"/>
            </w:tcBorders>
            <w:shd w:val="clear" w:color="auto" w:fill="auto"/>
            <w:noWrap/>
            <w:hideMark/>
          </w:tcPr>
          <w:p w14:paraId="227E1FA6" w14:textId="77777777" w:rsidR="00F07D1C" w:rsidRPr="00F07D1C" w:rsidRDefault="00F07D1C" w:rsidP="00F07D1C">
            <w:pPr>
              <w:rPr>
                <w:rFonts w:cs="Calibri"/>
                <w:color w:val="000000"/>
                <w:sz w:val="18"/>
                <w:szCs w:val="18"/>
              </w:rPr>
            </w:pPr>
            <w:r w:rsidRPr="00F07D1C">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54F97844" w14:textId="035EA5D9"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11341056" w14:textId="3FC05932" w:rsidR="00F07D1C" w:rsidRPr="0097473D" w:rsidRDefault="0097473D" w:rsidP="00F07D1C">
            <w:pPr>
              <w:rPr>
                <w:rFonts w:cs="Calibri"/>
                <w:i/>
                <w:color w:val="000000"/>
                <w:sz w:val="18"/>
                <w:szCs w:val="18"/>
              </w:rPr>
            </w:pPr>
            <w:r w:rsidRPr="0097473D">
              <w:rPr>
                <w:rFonts w:cs="Calibri"/>
                <w:i/>
                <w:color w:val="000000"/>
                <w:sz w:val="18"/>
                <w:szCs w:val="18"/>
              </w:rPr>
              <w:t>gt002_grnt_prc</w:t>
            </w:r>
          </w:p>
        </w:tc>
        <w:tc>
          <w:tcPr>
            <w:tcW w:w="1134" w:type="dxa"/>
            <w:tcBorders>
              <w:top w:val="nil"/>
              <w:left w:val="nil"/>
              <w:bottom w:val="single" w:sz="4" w:space="0" w:color="auto"/>
              <w:right w:val="single" w:sz="4" w:space="0" w:color="auto"/>
            </w:tcBorders>
          </w:tcPr>
          <w:p w14:paraId="109F558F" w14:textId="3E9A86B7" w:rsidR="00F07D1C" w:rsidRPr="00F07D1C" w:rsidRDefault="00F07D1C" w:rsidP="00F07D1C">
            <w:pPr>
              <w:rPr>
                <w:rFonts w:cs="Calibri"/>
                <w:color w:val="000000"/>
                <w:sz w:val="18"/>
                <w:szCs w:val="18"/>
              </w:rPr>
            </w:pPr>
            <w:r w:rsidRPr="00F07D1C">
              <w:rPr>
                <w:rFonts w:cs="Calibri"/>
                <w:color w:val="000000"/>
                <w:sz w:val="18"/>
                <w:szCs w:val="18"/>
              </w:rPr>
              <w:t>CKPRODUT</w:t>
            </w:r>
          </w:p>
        </w:tc>
        <w:tc>
          <w:tcPr>
            <w:tcW w:w="2126" w:type="dxa"/>
            <w:tcBorders>
              <w:top w:val="nil"/>
              <w:left w:val="nil"/>
              <w:bottom w:val="single" w:sz="4" w:space="0" w:color="auto"/>
              <w:right w:val="single" w:sz="4" w:space="0" w:color="auto"/>
            </w:tcBorders>
          </w:tcPr>
          <w:p w14:paraId="79D4A8F2" w14:textId="16100E62" w:rsidR="00F07D1C" w:rsidRPr="00F07D1C" w:rsidRDefault="00F07D1C" w:rsidP="00F07D1C">
            <w:pPr>
              <w:rPr>
                <w:rFonts w:cs="Calibri"/>
                <w:color w:val="000000"/>
                <w:sz w:val="18"/>
                <w:szCs w:val="18"/>
                <w:lang w:val="en-US"/>
              </w:rPr>
            </w:pPr>
            <w:r w:rsidRPr="00F07D1C">
              <w:rPr>
                <w:rFonts w:cs="Calibri"/>
                <w:color w:val="000000"/>
                <w:sz w:val="18"/>
                <w:szCs w:val="18"/>
                <w:lang w:val="en-US"/>
              </w:rPr>
              <w:t>WHEN NVL(TRIM(ckprodut), '') = '' THEN '000'</w:t>
            </w:r>
            <w:r w:rsidRPr="00F07D1C">
              <w:rPr>
                <w:rFonts w:cs="Calibri"/>
                <w:color w:val="000000"/>
                <w:sz w:val="18"/>
                <w:szCs w:val="18"/>
                <w:lang w:val="en-US"/>
              </w:rPr>
              <w:br/>
              <w:t>ELSE ckprodut</w:t>
            </w:r>
          </w:p>
        </w:tc>
      </w:tr>
      <w:tr w:rsidR="00F07D1C" w:rsidRPr="00F07D1C" w14:paraId="2F255290" w14:textId="3D050448"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3C52C31" w14:textId="0E0CA484" w:rsidR="00F07D1C" w:rsidRPr="00F07D1C" w:rsidRDefault="00F07D1C" w:rsidP="00F07D1C">
            <w:pPr>
              <w:rPr>
                <w:rFonts w:cs="Calibri"/>
                <w:color w:val="000000"/>
                <w:sz w:val="18"/>
                <w:szCs w:val="18"/>
              </w:rPr>
            </w:pPr>
            <w:r w:rsidRPr="00F07D1C">
              <w:rPr>
                <w:rFonts w:cs="Calibri"/>
                <w:color w:val="000000"/>
                <w:sz w:val="18"/>
                <w:szCs w:val="18"/>
              </w:rPr>
              <w:t>csubprod</w:t>
            </w:r>
          </w:p>
        </w:tc>
        <w:tc>
          <w:tcPr>
            <w:tcW w:w="5494" w:type="dxa"/>
            <w:tcBorders>
              <w:top w:val="nil"/>
              <w:left w:val="nil"/>
              <w:bottom w:val="single" w:sz="4" w:space="0" w:color="auto"/>
              <w:right w:val="single" w:sz="4" w:space="0" w:color="auto"/>
            </w:tcBorders>
            <w:shd w:val="clear" w:color="auto" w:fill="auto"/>
            <w:noWrap/>
            <w:hideMark/>
          </w:tcPr>
          <w:p w14:paraId="516096AA" w14:textId="73E089CE" w:rsidR="00F07D1C" w:rsidRPr="00F07D1C" w:rsidRDefault="00F07D1C" w:rsidP="00F07D1C">
            <w:pPr>
              <w:jc w:val="both"/>
              <w:rPr>
                <w:rFonts w:cs="Calibri"/>
                <w:color w:val="000000"/>
                <w:sz w:val="18"/>
                <w:szCs w:val="18"/>
              </w:rPr>
            </w:pPr>
            <w:r w:rsidRPr="00F07D1C">
              <w:rPr>
                <w:rFonts w:cs="Calibri"/>
                <w:color w:val="000000"/>
                <w:sz w:val="18"/>
                <w:szCs w:val="18"/>
              </w:rPr>
              <w:t>Código subproduto do processo/caução:</w:t>
            </w:r>
          </w:p>
          <w:p w14:paraId="06CD0643" w14:textId="2AF26F7D" w:rsidR="00F07D1C" w:rsidRPr="00F07D1C" w:rsidRDefault="00F07D1C" w:rsidP="00F07D1C">
            <w:pPr>
              <w:pStyle w:val="ListParagraph"/>
              <w:numPr>
                <w:ilvl w:val="0"/>
                <w:numId w:val="9"/>
              </w:numPr>
              <w:rPr>
                <w:rFonts w:cs="Calibri"/>
                <w:color w:val="000000"/>
                <w:sz w:val="18"/>
                <w:szCs w:val="18"/>
              </w:rPr>
            </w:pPr>
            <w:r w:rsidRPr="00F07D1C">
              <w:rPr>
                <w:rFonts w:cs="Calibri"/>
                <w:color w:val="000000"/>
                <w:sz w:val="18"/>
                <w:szCs w:val="18"/>
              </w:rPr>
              <w:t xml:space="preserve">Como referido no ponto anterior, o subproduto complementa a informação do produto com o detalhe necessário para compreender se a garantia é financeira, imobiliária ou pessoal. </w:t>
            </w:r>
          </w:p>
          <w:p w14:paraId="31ABCB2E" w14:textId="2A1A4963" w:rsidR="00F07D1C" w:rsidRPr="00F07D1C" w:rsidRDefault="00F07D1C" w:rsidP="00F07D1C">
            <w:pPr>
              <w:pStyle w:val="ListParagraph"/>
              <w:numPr>
                <w:ilvl w:val="0"/>
                <w:numId w:val="9"/>
              </w:numPr>
              <w:rPr>
                <w:rFonts w:cs="Calibri"/>
                <w:color w:val="000000"/>
                <w:sz w:val="18"/>
                <w:szCs w:val="18"/>
              </w:rPr>
            </w:pPr>
            <w:r w:rsidRPr="00F07D1C">
              <w:rPr>
                <w:rFonts w:cs="Calibri"/>
                <w:color w:val="000000"/>
                <w:sz w:val="18"/>
                <w:szCs w:val="18"/>
              </w:rPr>
              <w:t xml:space="preserve">O aprovisionamento deste campo é direto do campo ‘cksubpro’ da tabela </w:t>
            </w:r>
            <w:r w:rsidRPr="00F07D1C">
              <w:rPr>
                <w:rFonts w:cs="Calibri"/>
                <w:i/>
                <w:color w:val="000000"/>
                <w:sz w:val="18"/>
                <w:szCs w:val="18"/>
              </w:rPr>
              <w:t>cd_garantias.gt002_grnt_proc</w:t>
            </w:r>
            <w:r w:rsidRPr="00F07D1C">
              <w:rPr>
                <w:rFonts w:cs="Calibri"/>
                <w:color w:val="000000"/>
                <w:sz w:val="18"/>
                <w:szCs w:val="18"/>
              </w:rPr>
              <w:t xml:space="preserve"> do MUG.</w:t>
            </w:r>
          </w:p>
          <w:p w14:paraId="1E3D2F11" w14:textId="70D02674" w:rsidR="00F07D1C" w:rsidRPr="00F07D1C" w:rsidRDefault="00F07D1C" w:rsidP="00F07D1C">
            <w:pPr>
              <w:pStyle w:val="ListParagraph"/>
              <w:numPr>
                <w:ilvl w:val="0"/>
                <w:numId w:val="9"/>
              </w:numPr>
              <w:rPr>
                <w:rFonts w:cs="Calibri"/>
                <w:color w:val="000000"/>
                <w:sz w:val="18"/>
                <w:szCs w:val="18"/>
              </w:rPr>
            </w:pPr>
            <w:r w:rsidRPr="00F07D1C">
              <w:rPr>
                <w:rFonts w:cs="Calibri"/>
                <w:sz w:val="18"/>
                <w:szCs w:val="18"/>
              </w:rPr>
              <w:t xml:space="preserve">O dicionário de produtos e subprodutos pode ser consultado na tabela </w:t>
            </w:r>
            <w:r w:rsidRPr="00F07D1C">
              <w:rPr>
                <w:rFonts w:cs="Calibri"/>
                <w:i/>
                <w:sz w:val="18"/>
                <w:szCs w:val="18"/>
              </w:rPr>
              <w:t>cd_estruturais.tat91_tabelas</w:t>
            </w:r>
            <w:r w:rsidRPr="00F07D1C">
              <w:rPr>
                <w:rFonts w:cs="Calibri"/>
                <w:sz w:val="18"/>
                <w:szCs w:val="18"/>
              </w:rPr>
              <w:t>, em que o campo ‘tayd91c0_celemtab’ corresponde à concatenação do produto e subproduto, e o ‘tayd91c0_gelemtab’ indica a designação do produto/subproduto respetivo. Ao atacar esta tabela, tem que se filtrar por 'tayd91c0_ctabela' = '925' e não esquecer de selecionar a 'data_date_part' relevante. Note-se que esta tabela só tem dados para os dias úteis.</w:t>
            </w:r>
          </w:p>
        </w:tc>
        <w:tc>
          <w:tcPr>
            <w:tcW w:w="992" w:type="dxa"/>
            <w:tcBorders>
              <w:top w:val="nil"/>
              <w:left w:val="nil"/>
              <w:bottom w:val="single" w:sz="4" w:space="0" w:color="auto"/>
              <w:right w:val="single" w:sz="4" w:space="0" w:color="auto"/>
            </w:tcBorders>
            <w:shd w:val="clear" w:color="auto" w:fill="auto"/>
            <w:noWrap/>
            <w:hideMark/>
          </w:tcPr>
          <w:p w14:paraId="2C435BCB"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2C4E28FB" w14:textId="51BFC451"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647EB03C" w14:textId="6BFCBF63" w:rsidR="00F07D1C" w:rsidRPr="0097473D" w:rsidRDefault="0097473D" w:rsidP="00F07D1C">
            <w:pPr>
              <w:rPr>
                <w:rFonts w:cs="Calibri"/>
                <w:i/>
                <w:color w:val="000000"/>
                <w:sz w:val="18"/>
                <w:szCs w:val="18"/>
              </w:rPr>
            </w:pPr>
            <w:r w:rsidRPr="0097473D">
              <w:rPr>
                <w:rFonts w:cs="Calibri"/>
                <w:i/>
                <w:color w:val="000000"/>
                <w:sz w:val="18"/>
                <w:szCs w:val="18"/>
              </w:rPr>
              <w:t>gt002_grnt_prc</w:t>
            </w:r>
          </w:p>
        </w:tc>
        <w:tc>
          <w:tcPr>
            <w:tcW w:w="1134" w:type="dxa"/>
            <w:tcBorders>
              <w:top w:val="nil"/>
              <w:left w:val="nil"/>
              <w:bottom w:val="single" w:sz="4" w:space="0" w:color="auto"/>
              <w:right w:val="single" w:sz="4" w:space="0" w:color="auto"/>
            </w:tcBorders>
          </w:tcPr>
          <w:p w14:paraId="034067A9" w14:textId="7DA21E2D" w:rsidR="00F07D1C" w:rsidRPr="00F07D1C" w:rsidRDefault="00F07D1C" w:rsidP="00F07D1C">
            <w:pPr>
              <w:rPr>
                <w:rFonts w:cs="Calibri"/>
                <w:color w:val="000000"/>
                <w:sz w:val="18"/>
                <w:szCs w:val="18"/>
              </w:rPr>
            </w:pPr>
            <w:r w:rsidRPr="00F07D1C">
              <w:rPr>
                <w:rFonts w:cs="Calibri"/>
                <w:color w:val="000000"/>
                <w:sz w:val="18"/>
                <w:szCs w:val="18"/>
              </w:rPr>
              <w:t>CKSUBPRO</w:t>
            </w:r>
          </w:p>
        </w:tc>
        <w:tc>
          <w:tcPr>
            <w:tcW w:w="2126" w:type="dxa"/>
            <w:tcBorders>
              <w:top w:val="nil"/>
              <w:left w:val="nil"/>
              <w:bottom w:val="single" w:sz="4" w:space="0" w:color="auto"/>
              <w:right w:val="single" w:sz="4" w:space="0" w:color="auto"/>
            </w:tcBorders>
          </w:tcPr>
          <w:p w14:paraId="0482106E" w14:textId="527FDB4B" w:rsidR="00F07D1C" w:rsidRPr="00F07D1C" w:rsidRDefault="00F07D1C" w:rsidP="00F07D1C">
            <w:pPr>
              <w:rPr>
                <w:rFonts w:cs="Calibri"/>
                <w:color w:val="000000"/>
                <w:sz w:val="18"/>
                <w:szCs w:val="18"/>
                <w:lang w:val="en-US"/>
              </w:rPr>
            </w:pPr>
            <w:r w:rsidRPr="00F07D1C">
              <w:rPr>
                <w:rFonts w:cs="Calibri"/>
                <w:color w:val="000000"/>
                <w:sz w:val="18"/>
                <w:szCs w:val="18"/>
                <w:lang w:val="en-US"/>
              </w:rPr>
              <w:t>WHEN NVL(TRIM(cksubpro), '') = '' THEN '000'</w:t>
            </w:r>
            <w:r w:rsidRPr="00F07D1C">
              <w:rPr>
                <w:rFonts w:cs="Calibri"/>
                <w:color w:val="000000"/>
                <w:sz w:val="18"/>
                <w:szCs w:val="18"/>
                <w:lang w:val="en-US"/>
              </w:rPr>
              <w:br/>
              <w:t>ELSE cksubpro</w:t>
            </w:r>
          </w:p>
        </w:tc>
      </w:tr>
      <w:tr w:rsidR="00F07D1C" w:rsidRPr="00F07D1C" w14:paraId="5DA00032" w14:textId="7D884719"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5DD33A8" w14:textId="52B05A2A" w:rsidR="00F07D1C" w:rsidRPr="00F07D1C" w:rsidRDefault="00F07D1C" w:rsidP="00F07D1C">
            <w:pPr>
              <w:rPr>
                <w:rFonts w:cs="Calibri"/>
                <w:color w:val="000000"/>
                <w:sz w:val="18"/>
                <w:szCs w:val="18"/>
              </w:rPr>
            </w:pPr>
            <w:r w:rsidRPr="00F07D1C">
              <w:rPr>
                <w:rFonts w:cs="Calibri"/>
                <w:color w:val="000000"/>
                <w:sz w:val="18"/>
                <w:szCs w:val="18"/>
              </w:rPr>
              <w:t>cgarant</w:t>
            </w:r>
          </w:p>
        </w:tc>
        <w:tc>
          <w:tcPr>
            <w:tcW w:w="5494" w:type="dxa"/>
            <w:tcBorders>
              <w:top w:val="nil"/>
              <w:left w:val="nil"/>
              <w:bottom w:val="single" w:sz="4" w:space="0" w:color="auto"/>
              <w:right w:val="single" w:sz="4" w:space="0" w:color="auto"/>
            </w:tcBorders>
            <w:shd w:val="clear" w:color="auto" w:fill="auto"/>
            <w:noWrap/>
            <w:hideMark/>
          </w:tcPr>
          <w:p w14:paraId="1CE105A1" w14:textId="77777777" w:rsidR="00F07D1C" w:rsidRPr="00F07D1C" w:rsidRDefault="00F07D1C" w:rsidP="00F07D1C">
            <w:pPr>
              <w:rPr>
                <w:rFonts w:cs="Calibri"/>
                <w:color w:val="000000"/>
                <w:sz w:val="18"/>
                <w:szCs w:val="18"/>
              </w:rPr>
            </w:pPr>
            <w:r w:rsidRPr="00F07D1C">
              <w:rPr>
                <w:rFonts w:cs="Calibri"/>
                <w:color w:val="000000"/>
                <w:sz w:val="18"/>
                <w:szCs w:val="18"/>
              </w:rPr>
              <w:t>Tipologia garantia - local (nativo):</w:t>
            </w:r>
          </w:p>
          <w:p w14:paraId="3A30270B" w14:textId="77777777" w:rsidR="00F07D1C" w:rsidRPr="00F07D1C" w:rsidRDefault="00F07D1C" w:rsidP="00F07D1C">
            <w:pPr>
              <w:pStyle w:val="ListParagraph"/>
              <w:numPr>
                <w:ilvl w:val="0"/>
                <w:numId w:val="11"/>
              </w:numPr>
              <w:jc w:val="both"/>
              <w:rPr>
                <w:rFonts w:cs="Calibri"/>
                <w:color w:val="000000"/>
                <w:sz w:val="18"/>
                <w:szCs w:val="18"/>
              </w:rPr>
            </w:pPr>
            <w:r w:rsidRPr="00F07D1C">
              <w:rPr>
                <w:rFonts w:cs="Calibri"/>
                <w:color w:val="000000"/>
                <w:sz w:val="18"/>
                <w:szCs w:val="18"/>
              </w:rPr>
              <w:t>O código da garantia pode ser dado diretamente pela origem do registo ou criado através de uma combinação do produto e subproduto da garantia, como no caso das CS.</w:t>
            </w:r>
          </w:p>
          <w:p w14:paraId="52138999" w14:textId="3B0172B0" w:rsidR="00F07D1C" w:rsidRPr="00F07D1C" w:rsidRDefault="00F07D1C" w:rsidP="00F07D1C">
            <w:pPr>
              <w:pStyle w:val="ListParagraph"/>
              <w:numPr>
                <w:ilvl w:val="0"/>
                <w:numId w:val="11"/>
              </w:numPr>
              <w:jc w:val="both"/>
              <w:rPr>
                <w:rFonts w:cs="Calibri"/>
                <w:color w:val="000000"/>
                <w:sz w:val="18"/>
                <w:szCs w:val="18"/>
              </w:rPr>
            </w:pPr>
            <w:r w:rsidRPr="00F07D1C">
              <w:rPr>
                <w:rFonts w:cs="Calibri"/>
                <w:color w:val="000000"/>
                <w:sz w:val="18"/>
                <w:szCs w:val="18"/>
              </w:rPr>
              <w:t>Este campo permite obter mais detalhe acerca da garantia.</w:t>
            </w:r>
          </w:p>
        </w:tc>
        <w:tc>
          <w:tcPr>
            <w:tcW w:w="992" w:type="dxa"/>
            <w:tcBorders>
              <w:top w:val="nil"/>
              <w:left w:val="nil"/>
              <w:bottom w:val="single" w:sz="4" w:space="0" w:color="auto"/>
              <w:right w:val="single" w:sz="4" w:space="0" w:color="auto"/>
            </w:tcBorders>
            <w:shd w:val="clear" w:color="auto" w:fill="auto"/>
            <w:noWrap/>
            <w:hideMark/>
          </w:tcPr>
          <w:p w14:paraId="52929D0E"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0CAB6432" w14:textId="2AAFB057"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01B8644C" w14:textId="78E79E42" w:rsidR="00F07D1C" w:rsidRPr="0097473D" w:rsidRDefault="0097473D" w:rsidP="00F07D1C">
            <w:pPr>
              <w:rPr>
                <w:rFonts w:cs="Calibri"/>
                <w:i/>
                <w:color w:val="000000"/>
                <w:sz w:val="18"/>
                <w:szCs w:val="18"/>
              </w:rPr>
            </w:pPr>
            <w:r w:rsidRPr="0097473D">
              <w:rPr>
                <w:rFonts w:cs="Calibri"/>
                <w:i/>
                <w:color w:val="000000"/>
                <w:sz w:val="18"/>
                <w:szCs w:val="18"/>
              </w:rPr>
              <w:t>gt018_rateio_aval</w:t>
            </w:r>
          </w:p>
        </w:tc>
        <w:tc>
          <w:tcPr>
            <w:tcW w:w="1134" w:type="dxa"/>
            <w:tcBorders>
              <w:top w:val="nil"/>
              <w:left w:val="nil"/>
              <w:bottom w:val="single" w:sz="4" w:space="0" w:color="auto"/>
              <w:right w:val="single" w:sz="4" w:space="0" w:color="auto"/>
            </w:tcBorders>
          </w:tcPr>
          <w:p w14:paraId="55263092" w14:textId="55612B1A" w:rsidR="00F07D1C" w:rsidRPr="00F07D1C" w:rsidRDefault="00F07D1C" w:rsidP="00F07D1C">
            <w:pPr>
              <w:rPr>
                <w:rFonts w:cs="Calibri"/>
                <w:color w:val="000000"/>
                <w:sz w:val="18"/>
                <w:szCs w:val="18"/>
              </w:rPr>
            </w:pPr>
            <w:r w:rsidRPr="00F07D1C">
              <w:rPr>
                <w:rFonts w:cs="Calibri"/>
                <w:color w:val="000000"/>
                <w:sz w:val="18"/>
                <w:szCs w:val="18"/>
              </w:rPr>
              <w:t>GARANT_RPT</w:t>
            </w:r>
          </w:p>
        </w:tc>
        <w:tc>
          <w:tcPr>
            <w:tcW w:w="2126" w:type="dxa"/>
            <w:tcBorders>
              <w:top w:val="nil"/>
              <w:left w:val="nil"/>
              <w:bottom w:val="single" w:sz="4" w:space="0" w:color="auto"/>
              <w:right w:val="single" w:sz="4" w:space="0" w:color="auto"/>
            </w:tcBorders>
          </w:tcPr>
          <w:p w14:paraId="701C869C" w14:textId="413CC077" w:rsidR="00F07D1C" w:rsidRPr="00F07D1C" w:rsidRDefault="00F07D1C" w:rsidP="00F07D1C">
            <w:pPr>
              <w:rPr>
                <w:rFonts w:cs="Calibri"/>
                <w:color w:val="000000"/>
                <w:sz w:val="18"/>
                <w:szCs w:val="18"/>
              </w:rPr>
            </w:pPr>
            <w:r w:rsidRPr="00F07D1C">
              <w:rPr>
                <w:rFonts w:cs="Calibri"/>
                <w:color w:val="000000"/>
                <w:sz w:val="18"/>
                <w:szCs w:val="18"/>
              </w:rPr>
              <w:t> </w:t>
            </w:r>
          </w:p>
        </w:tc>
      </w:tr>
      <w:tr w:rsidR="00F07D1C" w:rsidRPr="00F07D1C" w14:paraId="143D4A39" w14:textId="73E450BD" w:rsidTr="00F07D1C">
        <w:trPr>
          <w:trHeight w:val="400"/>
        </w:trPr>
        <w:tc>
          <w:tcPr>
            <w:tcW w:w="1871" w:type="dxa"/>
            <w:tcBorders>
              <w:top w:val="nil"/>
              <w:left w:val="single" w:sz="4" w:space="0" w:color="auto"/>
              <w:bottom w:val="single" w:sz="4" w:space="0" w:color="auto"/>
              <w:right w:val="single" w:sz="4" w:space="0" w:color="auto"/>
            </w:tcBorders>
            <w:shd w:val="clear" w:color="000000" w:fill="F2F2F2"/>
            <w:hideMark/>
          </w:tcPr>
          <w:p w14:paraId="5E345D65" w14:textId="1EB5D86E" w:rsidR="00F07D1C" w:rsidRPr="00F07D1C" w:rsidRDefault="00F07D1C" w:rsidP="00F07D1C">
            <w:pPr>
              <w:rPr>
                <w:rFonts w:cs="Calibri"/>
                <w:color w:val="000000"/>
                <w:sz w:val="18"/>
                <w:szCs w:val="18"/>
              </w:rPr>
            </w:pPr>
            <w:r w:rsidRPr="00F07D1C">
              <w:rPr>
                <w:rFonts w:cs="Calibri"/>
                <w:color w:val="000000"/>
                <w:sz w:val="18"/>
                <w:szCs w:val="18"/>
              </w:rPr>
              <w:t>ctipoinst</w:t>
            </w:r>
          </w:p>
        </w:tc>
        <w:tc>
          <w:tcPr>
            <w:tcW w:w="5494" w:type="dxa"/>
            <w:tcBorders>
              <w:top w:val="nil"/>
              <w:left w:val="nil"/>
              <w:bottom w:val="single" w:sz="4" w:space="0" w:color="auto"/>
              <w:right w:val="single" w:sz="4" w:space="0" w:color="auto"/>
            </w:tcBorders>
            <w:shd w:val="clear" w:color="auto" w:fill="auto"/>
            <w:noWrap/>
            <w:hideMark/>
          </w:tcPr>
          <w:p w14:paraId="65125975" w14:textId="77777777" w:rsidR="00F07D1C" w:rsidRPr="00F07D1C" w:rsidRDefault="00F07D1C" w:rsidP="00F07D1C">
            <w:pPr>
              <w:rPr>
                <w:rFonts w:cs="Calibri"/>
                <w:color w:val="000000"/>
                <w:sz w:val="18"/>
                <w:szCs w:val="18"/>
              </w:rPr>
            </w:pPr>
            <w:r w:rsidRPr="00F07D1C">
              <w:rPr>
                <w:rFonts w:cs="Calibri"/>
                <w:color w:val="000000"/>
                <w:sz w:val="18"/>
                <w:szCs w:val="18"/>
              </w:rPr>
              <w:t>Tipo instrumentação (nativo):</w:t>
            </w:r>
          </w:p>
          <w:p w14:paraId="19EFE6BA" w14:textId="1929ED3F" w:rsidR="00F07D1C" w:rsidRPr="00F07D1C" w:rsidRDefault="00F07D1C" w:rsidP="00F07D1C">
            <w:pPr>
              <w:pStyle w:val="ListParagraph"/>
              <w:numPr>
                <w:ilvl w:val="0"/>
                <w:numId w:val="21"/>
              </w:numPr>
              <w:rPr>
                <w:rFonts w:cs="Calibri"/>
                <w:color w:val="000000"/>
                <w:sz w:val="18"/>
                <w:szCs w:val="18"/>
              </w:rPr>
            </w:pPr>
            <w:r w:rsidRPr="00F07D1C">
              <w:rPr>
                <w:rFonts w:cs="Calibri"/>
                <w:color w:val="000000"/>
                <w:sz w:val="18"/>
                <w:szCs w:val="18"/>
              </w:rPr>
              <w:t>Está preenchido com o valor ‘1’ para garantias de tipologia financeira e vazio para garantias pessoais e imóveis.</w:t>
            </w:r>
          </w:p>
        </w:tc>
        <w:tc>
          <w:tcPr>
            <w:tcW w:w="992" w:type="dxa"/>
            <w:tcBorders>
              <w:top w:val="nil"/>
              <w:left w:val="nil"/>
              <w:bottom w:val="single" w:sz="4" w:space="0" w:color="auto"/>
              <w:right w:val="single" w:sz="4" w:space="0" w:color="auto"/>
            </w:tcBorders>
            <w:shd w:val="clear" w:color="auto" w:fill="auto"/>
            <w:noWrap/>
            <w:hideMark/>
          </w:tcPr>
          <w:p w14:paraId="23732ACA"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05165767" w14:textId="4F898297"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4071EA47" w14:textId="28CEAC40" w:rsidR="00F07D1C" w:rsidRPr="0097473D" w:rsidRDefault="0097473D" w:rsidP="00F07D1C">
            <w:pPr>
              <w:rPr>
                <w:rFonts w:cs="Calibri"/>
                <w:i/>
                <w:color w:val="000000"/>
                <w:sz w:val="18"/>
                <w:szCs w:val="18"/>
              </w:rPr>
            </w:pPr>
            <w:r w:rsidRPr="0097473D">
              <w:rPr>
                <w:rFonts w:cs="Calibri"/>
                <w:i/>
                <w:color w:val="000000"/>
                <w:sz w:val="18"/>
                <w:szCs w:val="18"/>
              </w:rPr>
              <w:t>n/a</w:t>
            </w:r>
          </w:p>
        </w:tc>
        <w:tc>
          <w:tcPr>
            <w:tcW w:w="1134" w:type="dxa"/>
            <w:tcBorders>
              <w:top w:val="nil"/>
              <w:left w:val="nil"/>
              <w:bottom w:val="single" w:sz="4" w:space="0" w:color="auto"/>
              <w:right w:val="single" w:sz="4" w:space="0" w:color="auto"/>
            </w:tcBorders>
          </w:tcPr>
          <w:p w14:paraId="1279ABF9" w14:textId="5F9E2DA9" w:rsidR="00F07D1C" w:rsidRPr="00F07D1C" w:rsidRDefault="00F07D1C" w:rsidP="00F07D1C">
            <w:pPr>
              <w:rPr>
                <w:rFonts w:cs="Calibri"/>
                <w:color w:val="000000"/>
                <w:sz w:val="18"/>
                <w:szCs w:val="18"/>
              </w:rPr>
            </w:pPr>
            <w:r w:rsidRPr="00F07D1C">
              <w:rPr>
                <w:rFonts w:cs="Calibri"/>
                <w:sz w:val="18"/>
                <w:szCs w:val="18"/>
              </w:rPr>
              <w:t>N/A</w:t>
            </w:r>
          </w:p>
        </w:tc>
        <w:tc>
          <w:tcPr>
            <w:tcW w:w="2126" w:type="dxa"/>
            <w:tcBorders>
              <w:top w:val="nil"/>
              <w:left w:val="nil"/>
              <w:bottom w:val="single" w:sz="4" w:space="0" w:color="auto"/>
              <w:right w:val="single" w:sz="4" w:space="0" w:color="auto"/>
            </w:tcBorders>
          </w:tcPr>
          <w:p w14:paraId="18FA64AA" w14:textId="7EC3202A" w:rsidR="00F07D1C" w:rsidRPr="00F07D1C" w:rsidRDefault="00F07D1C" w:rsidP="00F07D1C">
            <w:pPr>
              <w:rPr>
                <w:rFonts w:cs="Calibri"/>
                <w:color w:val="000000"/>
                <w:sz w:val="18"/>
                <w:szCs w:val="18"/>
              </w:rPr>
            </w:pPr>
            <w:r w:rsidRPr="00F07D1C">
              <w:rPr>
                <w:rFonts w:cs="Calibri"/>
                <w:color w:val="000000"/>
                <w:sz w:val="18"/>
                <w:szCs w:val="18"/>
              </w:rPr>
              <w:t>Se caplic = DC/DP/FU/TT/SG então 1</w:t>
            </w:r>
            <w:r w:rsidRPr="00F07D1C">
              <w:rPr>
                <w:rFonts w:cs="Calibri"/>
                <w:color w:val="000000"/>
                <w:sz w:val="18"/>
                <w:szCs w:val="18"/>
              </w:rPr>
              <w:br/>
              <w:t>Senão vazio</w:t>
            </w:r>
          </w:p>
        </w:tc>
      </w:tr>
      <w:tr w:rsidR="00F07D1C" w:rsidRPr="00F07D1C" w14:paraId="014C5708" w14:textId="05E2C0AD" w:rsidTr="00F07D1C">
        <w:trPr>
          <w:trHeight w:val="400"/>
        </w:trPr>
        <w:tc>
          <w:tcPr>
            <w:tcW w:w="1871" w:type="dxa"/>
            <w:tcBorders>
              <w:top w:val="nil"/>
              <w:left w:val="single" w:sz="4" w:space="0" w:color="auto"/>
              <w:bottom w:val="single" w:sz="4" w:space="0" w:color="auto"/>
              <w:right w:val="single" w:sz="4" w:space="0" w:color="auto"/>
            </w:tcBorders>
            <w:shd w:val="clear" w:color="000000" w:fill="F2F2F2"/>
            <w:hideMark/>
          </w:tcPr>
          <w:p w14:paraId="0E552116" w14:textId="693A5B08" w:rsidR="00F07D1C" w:rsidRPr="00F07D1C" w:rsidRDefault="00F07D1C" w:rsidP="00F07D1C">
            <w:pPr>
              <w:rPr>
                <w:rFonts w:cs="Calibri"/>
                <w:color w:val="000000"/>
                <w:sz w:val="18"/>
                <w:szCs w:val="18"/>
              </w:rPr>
            </w:pPr>
            <w:r w:rsidRPr="00F07D1C">
              <w:rPr>
                <w:rFonts w:cs="Calibri"/>
                <w:color w:val="000000"/>
                <w:sz w:val="18"/>
                <w:szCs w:val="18"/>
              </w:rPr>
              <w:t>ctipoaval</w:t>
            </w:r>
          </w:p>
        </w:tc>
        <w:tc>
          <w:tcPr>
            <w:tcW w:w="5494" w:type="dxa"/>
            <w:tcBorders>
              <w:top w:val="nil"/>
              <w:left w:val="nil"/>
              <w:bottom w:val="single" w:sz="4" w:space="0" w:color="auto"/>
              <w:right w:val="single" w:sz="4" w:space="0" w:color="auto"/>
            </w:tcBorders>
            <w:shd w:val="clear" w:color="auto" w:fill="auto"/>
            <w:noWrap/>
            <w:hideMark/>
          </w:tcPr>
          <w:p w14:paraId="5EB915F7" w14:textId="12771D7C" w:rsidR="00F07D1C" w:rsidRPr="00F07D1C" w:rsidRDefault="00F07D1C" w:rsidP="00F07D1C">
            <w:pPr>
              <w:rPr>
                <w:rFonts w:cs="Calibri"/>
                <w:color w:val="000000"/>
                <w:sz w:val="18"/>
                <w:szCs w:val="18"/>
              </w:rPr>
            </w:pPr>
            <w:r w:rsidRPr="00F07D1C">
              <w:rPr>
                <w:rFonts w:cs="Calibri"/>
                <w:color w:val="000000"/>
                <w:sz w:val="18"/>
                <w:szCs w:val="18"/>
              </w:rPr>
              <w:t>Código ID tipo de aval subjacente á garantia (nativo):</w:t>
            </w:r>
          </w:p>
          <w:p w14:paraId="09FB2C08" w14:textId="7436E93D" w:rsidR="00F07D1C" w:rsidRPr="00F07D1C" w:rsidRDefault="00F07D1C" w:rsidP="00F07D1C">
            <w:pPr>
              <w:pStyle w:val="ListParagraph"/>
              <w:numPr>
                <w:ilvl w:val="0"/>
                <w:numId w:val="21"/>
              </w:numPr>
              <w:rPr>
                <w:rFonts w:cs="Calibri"/>
                <w:color w:val="000000"/>
                <w:sz w:val="18"/>
                <w:szCs w:val="18"/>
              </w:rPr>
            </w:pPr>
            <w:r w:rsidRPr="00F07D1C">
              <w:rPr>
                <w:rFonts w:cs="Calibri"/>
                <w:color w:val="000000"/>
                <w:sz w:val="18"/>
                <w:szCs w:val="18"/>
              </w:rPr>
              <w:t>Equivale ao campo ‘ctipaval’ do MUG em código corporativo, estando preenchido com:</w:t>
            </w:r>
          </w:p>
          <w:p w14:paraId="01408277" w14:textId="0D1D0523" w:rsidR="00F07D1C" w:rsidRPr="00F07D1C" w:rsidRDefault="00F07D1C" w:rsidP="00F07D1C">
            <w:pPr>
              <w:pStyle w:val="ListParagraph"/>
              <w:numPr>
                <w:ilvl w:val="1"/>
                <w:numId w:val="21"/>
              </w:numPr>
              <w:rPr>
                <w:rFonts w:cs="Calibri"/>
                <w:color w:val="000000"/>
                <w:sz w:val="18"/>
                <w:szCs w:val="18"/>
              </w:rPr>
            </w:pPr>
            <w:r w:rsidRPr="00F07D1C">
              <w:rPr>
                <w:rFonts w:cs="Calibri"/>
                <w:color w:val="000000"/>
                <w:sz w:val="18"/>
                <w:szCs w:val="18"/>
              </w:rPr>
              <w:t>‘0’: Não informado</w:t>
            </w:r>
          </w:p>
          <w:p w14:paraId="22D9B3F3" w14:textId="335C7E25" w:rsidR="00F07D1C" w:rsidRPr="00F07D1C" w:rsidRDefault="00F07D1C" w:rsidP="00F07D1C">
            <w:pPr>
              <w:pStyle w:val="ListParagraph"/>
              <w:numPr>
                <w:ilvl w:val="1"/>
                <w:numId w:val="21"/>
              </w:numPr>
              <w:rPr>
                <w:rFonts w:cs="Calibri"/>
                <w:color w:val="000000"/>
                <w:sz w:val="18"/>
                <w:szCs w:val="18"/>
              </w:rPr>
            </w:pPr>
            <w:r w:rsidRPr="00F07D1C">
              <w:rPr>
                <w:rFonts w:cs="Calibri"/>
                <w:color w:val="000000"/>
                <w:sz w:val="18"/>
                <w:szCs w:val="18"/>
              </w:rPr>
              <w:t>‘1’: Pleno</w:t>
            </w:r>
          </w:p>
          <w:p w14:paraId="14D924E8" w14:textId="25517906" w:rsidR="00F07D1C" w:rsidRPr="00F07D1C" w:rsidRDefault="00F07D1C" w:rsidP="00F07D1C">
            <w:pPr>
              <w:pStyle w:val="ListParagraph"/>
              <w:numPr>
                <w:ilvl w:val="1"/>
                <w:numId w:val="21"/>
              </w:numPr>
              <w:rPr>
                <w:rFonts w:cs="Calibri"/>
                <w:color w:val="000000"/>
                <w:sz w:val="18"/>
                <w:szCs w:val="18"/>
              </w:rPr>
            </w:pPr>
            <w:r w:rsidRPr="00F07D1C">
              <w:rPr>
                <w:rFonts w:cs="Calibri"/>
                <w:color w:val="000000"/>
                <w:sz w:val="18"/>
                <w:szCs w:val="18"/>
              </w:rPr>
              <w:t>‘2’: Condicionado</w:t>
            </w:r>
          </w:p>
          <w:p w14:paraId="72E2FB31" w14:textId="32AAAEB6" w:rsidR="00F07D1C" w:rsidRPr="00F07D1C" w:rsidRDefault="00F07D1C" w:rsidP="00F07D1C">
            <w:pPr>
              <w:pStyle w:val="ListParagraph"/>
              <w:numPr>
                <w:ilvl w:val="1"/>
                <w:numId w:val="21"/>
              </w:numPr>
              <w:rPr>
                <w:rFonts w:cs="Calibri"/>
                <w:color w:val="000000"/>
                <w:sz w:val="18"/>
                <w:szCs w:val="18"/>
              </w:rPr>
            </w:pPr>
            <w:r w:rsidRPr="00F07D1C">
              <w:rPr>
                <w:rFonts w:cs="Calibri"/>
                <w:color w:val="000000"/>
                <w:sz w:val="18"/>
                <w:szCs w:val="18"/>
              </w:rPr>
              <w:t>‘9’: Não aplicável</w:t>
            </w:r>
          </w:p>
        </w:tc>
        <w:tc>
          <w:tcPr>
            <w:tcW w:w="992" w:type="dxa"/>
            <w:tcBorders>
              <w:top w:val="nil"/>
              <w:left w:val="nil"/>
              <w:bottom w:val="single" w:sz="4" w:space="0" w:color="auto"/>
              <w:right w:val="single" w:sz="4" w:space="0" w:color="auto"/>
            </w:tcBorders>
            <w:shd w:val="clear" w:color="auto" w:fill="auto"/>
            <w:noWrap/>
            <w:hideMark/>
          </w:tcPr>
          <w:p w14:paraId="08CB7B78"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2C8D066B" w14:textId="348D3A81"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080DA1C4" w14:textId="3556358B" w:rsidR="00F07D1C" w:rsidRPr="0097473D" w:rsidRDefault="0097473D" w:rsidP="00F07D1C">
            <w:pPr>
              <w:rPr>
                <w:rFonts w:cs="Calibri"/>
                <w:i/>
                <w:color w:val="000000"/>
                <w:sz w:val="18"/>
                <w:szCs w:val="18"/>
              </w:rPr>
            </w:pPr>
            <w:r w:rsidRPr="0097473D">
              <w:rPr>
                <w:rFonts w:cs="Calibri"/>
                <w:i/>
                <w:color w:val="000000"/>
                <w:sz w:val="18"/>
                <w:szCs w:val="18"/>
              </w:rPr>
              <w:t>gt007_trz_gt_pes</w:t>
            </w:r>
          </w:p>
        </w:tc>
        <w:tc>
          <w:tcPr>
            <w:tcW w:w="1134" w:type="dxa"/>
            <w:tcBorders>
              <w:top w:val="nil"/>
              <w:left w:val="nil"/>
              <w:bottom w:val="single" w:sz="4" w:space="0" w:color="auto"/>
              <w:right w:val="single" w:sz="4" w:space="0" w:color="auto"/>
            </w:tcBorders>
          </w:tcPr>
          <w:p w14:paraId="6B47E3E8" w14:textId="04073866" w:rsidR="00F07D1C" w:rsidRPr="00F07D1C" w:rsidRDefault="00F07D1C" w:rsidP="00F07D1C">
            <w:pPr>
              <w:rPr>
                <w:rFonts w:cs="Calibri"/>
                <w:color w:val="000000"/>
                <w:sz w:val="18"/>
                <w:szCs w:val="18"/>
              </w:rPr>
            </w:pPr>
            <w:r w:rsidRPr="00F07D1C">
              <w:rPr>
                <w:rFonts w:cs="Calibri"/>
                <w:color w:val="000000"/>
                <w:sz w:val="18"/>
                <w:szCs w:val="18"/>
              </w:rPr>
              <w:t>ctipaval</w:t>
            </w:r>
          </w:p>
        </w:tc>
        <w:tc>
          <w:tcPr>
            <w:tcW w:w="2126" w:type="dxa"/>
            <w:tcBorders>
              <w:top w:val="nil"/>
              <w:left w:val="nil"/>
              <w:bottom w:val="single" w:sz="4" w:space="0" w:color="auto"/>
              <w:right w:val="single" w:sz="4" w:space="0" w:color="auto"/>
            </w:tcBorders>
          </w:tcPr>
          <w:p w14:paraId="6706712E" w14:textId="1CAB0DBA" w:rsidR="00F07D1C" w:rsidRPr="00F07D1C" w:rsidRDefault="00F07D1C" w:rsidP="00F07D1C">
            <w:pPr>
              <w:rPr>
                <w:rFonts w:cs="Calibri"/>
                <w:color w:val="000000"/>
                <w:sz w:val="18"/>
                <w:szCs w:val="18"/>
                <w:lang w:val="en-US"/>
              </w:rPr>
            </w:pPr>
            <w:r w:rsidRPr="00F07D1C">
              <w:rPr>
                <w:rFonts w:cs="Calibri"/>
                <w:color w:val="000000"/>
                <w:sz w:val="18"/>
                <w:szCs w:val="18"/>
                <w:lang w:val="en-US"/>
              </w:rPr>
              <w:t xml:space="preserve">WHEN gt018.tipologia = 'PES' THEN </w:t>
            </w:r>
            <w:r w:rsidRPr="00F07D1C">
              <w:rPr>
                <w:rFonts w:cs="Calibri"/>
                <w:color w:val="000000"/>
                <w:sz w:val="18"/>
                <w:szCs w:val="18"/>
                <w:lang w:val="en-US"/>
              </w:rPr>
              <w:br/>
              <w:t xml:space="preserve">    CASE</w:t>
            </w:r>
            <w:r w:rsidRPr="00F07D1C">
              <w:rPr>
                <w:rFonts w:cs="Calibri"/>
                <w:color w:val="000000"/>
                <w:sz w:val="18"/>
                <w:szCs w:val="18"/>
                <w:lang w:val="en-US"/>
              </w:rPr>
              <w:br/>
              <w:t xml:space="preserve">        WHEN gt007.ckprodut = '081' THEN gt007.ctipaval</w:t>
            </w:r>
            <w:r w:rsidRPr="00F07D1C">
              <w:rPr>
                <w:rFonts w:cs="Calibri"/>
                <w:color w:val="000000"/>
                <w:sz w:val="18"/>
                <w:szCs w:val="18"/>
                <w:lang w:val="en-US"/>
              </w:rPr>
              <w:br/>
              <w:t xml:space="preserve">        ELSE '0' </w:t>
            </w:r>
            <w:r w:rsidRPr="00F07D1C">
              <w:rPr>
                <w:rFonts w:cs="Calibri"/>
                <w:color w:val="000000"/>
                <w:sz w:val="18"/>
                <w:szCs w:val="18"/>
                <w:lang w:val="en-US"/>
              </w:rPr>
              <w:br/>
              <w:t xml:space="preserve">    END</w:t>
            </w:r>
            <w:r w:rsidRPr="00F07D1C">
              <w:rPr>
                <w:rFonts w:cs="Calibri"/>
                <w:color w:val="000000"/>
                <w:sz w:val="18"/>
                <w:szCs w:val="18"/>
                <w:lang w:val="en-US"/>
              </w:rPr>
              <w:br/>
              <w:t>ELSE '9'</w:t>
            </w:r>
          </w:p>
        </w:tc>
      </w:tr>
      <w:tr w:rsidR="00F07D1C" w:rsidRPr="00F07D1C" w14:paraId="776F10EB" w14:textId="030972FF" w:rsidTr="00F07D1C">
        <w:trPr>
          <w:trHeight w:val="400"/>
        </w:trPr>
        <w:tc>
          <w:tcPr>
            <w:tcW w:w="1871" w:type="dxa"/>
            <w:tcBorders>
              <w:top w:val="nil"/>
              <w:left w:val="single" w:sz="4" w:space="0" w:color="auto"/>
              <w:bottom w:val="single" w:sz="4" w:space="0" w:color="auto"/>
              <w:right w:val="single" w:sz="4" w:space="0" w:color="auto"/>
            </w:tcBorders>
            <w:shd w:val="clear" w:color="000000" w:fill="F2F2F2"/>
            <w:hideMark/>
          </w:tcPr>
          <w:p w14:paraId="68B3765E" w14:textId="707391BE" w:rsidR="00F07D1C" w:rsidRPr="00F07D1C" w:rsidRDefault="00F07D1C" w:rsidP="00F07D1C">
            <w:pPr>
              <w:rPr>
                <w:rFonts w:cs="Calibri"/>
                <w:color w:val="000000"/>
                <w:sz w:val="18"/>
                <w:szCs w:val="18"/>
              </w:rPr>
            </w:pPr>
            <w:r w:rsidRPr="00F07D1C">
              <w:rPr>
                <w:rFonts w:cs="Calibri"/>
                <w:color w:val="000000"/>
                <w:sz w:val="18"/>
                <w:szCs w:val="18"/>
              </w:rPr>
              <w:t>ctipocs</w:t>
            </w:r>
          </w:p>
        </w:tc>
        <w:tc>
          <w:tcPr>
            <w:tcW w:w="5494" w:type="dxa"/>
            <w:tcBorders>
              <w:top w:val="nil"/>
              <w:left w:val="nil"/>
              <w:bottom w:val="single" w:sz="4" w:space="0" w:color="auto"/>
              <w:right w:val="single" w:sz="4" w:space="0" w:color="auto"/>
            </w:tcBorders>
            <w:shd w:val="clear" w:color="auto" w:fill="auto"/>
            <w:noWrap/>
            <w:hideMark/>
          </w:tcPr>
          <w:p w14:paraId="1A7A35F0" w14:textId="4155EC85" w:rsidR="00F07D1C" w:rsidRPr="00F07D1C" w:rsidRDefault="00F07D1C" w:rsidP="00F07D1C">
            <w:pPr>
              <w:rPr>
                <w:rFonts w:cs="Calibri"/>
                <w:color w:val="000000"/>
                <w:sz w:val="18"/>
                <w:szCs w:val="18"/>
              </w:rPr>
            </w:pPr>
            <w:r w:rsidRPr="00F07D1C">
              <w:rPr>
                <w:rFonts w:cs="Calibri"/>
                <w:color w:val="000000"/>
                <w:sz w:val="18"/>
                <w:szCs w:val="18"/>
              </w:rPr>
              <w:t>Tipo cobertura:</w:t>
            </w:r>
          </w:p>
          <w:p w14:paraId="185F7459" w14:textId="4A427084" w:rsidR="00F07D1C" w:rsidRPr="00F07D1C" w:rsidRDefault="00F07D1C" w:rsidP="00F07D1C">
            <w:pPr>
              <w:pStyle w:val="ListParagraph"/>
              <w:numPr>
                <w:ilvl w:val="0"/>
                <w:numId w:val="21"/>
              </w:numPr>
              <w:rPr>
                <w:rFonts w:cs="Calibri"/>
                <w:color w:val="000000"/>
                <w:sz w:val="18"/>
                <w:szCs w:val="18"/>
              </w:rPr>
            </w:pPr>
            <w:r w:rsidRPr="00F07D1C">
              <w:rPr>
                <w:rFonts w:cs="Calibri"/>
                <w:color w:val="000000"/>
                <w:sz w:val="18"/>
                <w:szCs w:val="18"/>
              </w:rPr>
              <w:t xml:space="preserve">O tipo de cobertura está preenchido com o código ‘B’ para todas as garantias de tipologia pessoal e com ‘F’ para todas as </w:t>
            </w:r>
            <w:r w:rsidRPr="00F07D1C">
              <w:rPr>
                <w:rFonts w:cs="Calibri"/>
                <w:color w:val="000000"/>
                <w:sz w:val="18"/>
                <w:szCs w:val="18"/>
              </w:rPr>
              <w:lastRenderedPageBreak/>
              <w:t xml:space="preserve">garantias reais imobiliárias. Para as garantias reais financeiras, o campo é aprovisionado pelo campo ‘ctipocs’ da tabela </w:t>
            </w:r>
            <w:r w:rsidRPr="00F07D1C">
              <w:rPr>
                <w:rFonts w:cs="Calibri"/>
                <w:i/>
                <w:color w:val="000000"/>
                <w:sz w:val="18"/>
                <w:szCs w:val="18"/>
              </w:rPr>
              <w:t>cd_garantias.gt002_grnt_prc</w:t>
            </w:r>
            <w:r w:rsidRPr="00F07D1C">
              <w:rPr>
                <w:rFonts w:cs="Calibri"/>
                <w:color w:val="000000"/>
                <w:sz w:val="18"/>
                <w:szCs w:val="18"/>
              </w:rPr>
              <w:t xml:space="preserve"> do MUG.</w:t>
            </w:r>
          </w:p>
          <w:p w14:paraId="47D0D149" w14:textId="091D01C6" w:rsidR="00F07D1C" w:rsidRPr="00F07D1C" w:rsidRDefault="00F07D1C" w:rsidP="00F07D1C">
            <w:pPr>
              <w:pStyle w:val="ListParagraph"/>
              <w:numPr>
                <w:ilvl w:val="0"/>
                <w:numId w:val="10"/>
              </w:numPr>
              <w:jc w:val="both"/>
              <w:rPr>
                <w:rFonts w:cs="Calibri"/>
                <w:color w:val="000000"/>
                <w:sz w:val="18"/>
                <w:szCs w:val="18"/>
              </w:rPr>
            </w:pPr>
            <w:r w:rsidRPr="00F07D1C">
              <w:rPr>
                <w:rFonts w:cs="Calibri"/>
                <w:color w:val="000000"/>
                <w:sz w:val="18"/>
                <w:szCs w:val="18"/>
              </w:rPr>
              <w:t>O campo ‘ctipocs’ no MUG indica se uma caução pode ou não ser associada a mais do que uma responsabilidade. As cauções específicas (‘E’) apenas podem ser associadas a uma responsabilidade. Por outro lado, as cauções genéricas (‘G’) podem estar associadas a uma ou múltiplas responsabilidades simultaneamente.</w:t>
            </w:r>
          </w:p>
        </w:tc>
        <w:tc>
          <w:tcPr>
            <w:tcW w:w="992" w:type="dxa"/>
            <w:tcBorders>
              <w:top w:val="nil"/>
              <w:left w:val="nil"/>
              <w:bottom w:val="single" w:sz="4" w:space="0" w:color="auto"/>
              <w:right w:val="single" w:sz="4" w:space="0" w:color="auto"/>
            </w:tcBorders>
            <w:shd w:val="clear" w:color="auto" w:fill="auto"/>
            <w:noWrap/>
            <w:hideMark/>
          </w:tcPr>
          <w:p w14:paraId="30F9BA5B" w14:textId="77777777" w:rsidR="00F07D1C" w:rsidRPr="00F07D1C" w:rsidRDefault="00F07D1C" w:rsidP="00F07D1C">
            <w:pPr>
              <w:rPr>
                <w:rFonts w:cs="Calibri"/>
                <w:color w:val="000000"/>
                <w:sz w:val="18"/>
                <w:szCs w:val="18"/>
              </w:rPr>
            </w:pPr>
            <w:r w:rsidRPr="00F07D1C">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33564744" w14:textId="08D15188"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2D82C495" w14:textId="0695EC72" w:rsidR="00F07D1C" w:rsidRPr="0097473D" w:rsidRDefault="0097473D" w:rsidP="00F07D1C">
            <w:pPr>
              <w:rPr>
                <w:rFonts w:cs="Calibri"/>
                <w:i/>
                <w:color w:val="000000"/>
                <w:sz w:val="18"/>
                <w:szCs w:val="18"/>
              </w:rPr>
            </w:pPr>
            <w:r w:rsidRPr="0097473D">
              <w:rPr>
                <w:rFonts w:cs="Calibri"/>
                <w:i/>
                <w:color w:val="000000"/>
                <w:sz w:val="18"/>
                <w:szCs w:val="18"/>
              </w:rPr>
              <w:t>gt002_grnt_prc</w:t>
            </w:r>
          </w:p>
        </w:tc>
        <w:tc>
          <w:tcPr>
            <w:tcW w:w="1134" w:type="dxa"/>
            <w:tcBorders>
              <w:top w:val="nil"/>
              <w:left w:val="nil"/>
              <w:bottom w:val="single" w:sz="4" w:space="0" w:color="auto"/>
              <w:right w:val="single" w:sz="4" w:space="0" w:color="auto"/>
            </w:tcBorders>
          </w:tcPr>
          <w:p w14:paraId="5B6E641A" w14:textId="4C40B007" w:rsidR="00F07D1C" w:rsidRPr="00F07D1C" w:rsidRDefault="00F07D1C" w:rsidP="00F07D1C">
            <w:pPr>
              <w:rPr>
                <w:rFonts w:cs="Calibri"/>
                <w:color w:val="000000"/>
                <w:sz w:val="18"/>
                <w:szCs w:val="18"/>
              </w:rPr>
            </w:pPr>
            <w:r w:rsidRPr="00F07D1C">
              <w:rPr>
                <w:rFonts w:cs="Calibri"/>
                <w:color w:val="000000"/>
                <w:sz w:val="18"/>
                <w:szCs w:val="18"/>
              </w:rPr>
              <w:t>CTIPOCS</w:t>
            </w:r>
          </w:p>
        </w:tc>
        <w:tc>
          <w:tcPr>
            <w:tcW w:w="2126" w:type="dxa"/>
            <w:tcBorders>
              <w:top w:val="nil"/>
              <w:left w:val="nil"/>
              <w:bottom w:val="single" w:sz="4" w:space="0" w:color="auto"/>
              <w:right w:val="single" w:sz="4" w:space="0" w:color="auto"/>
            </w:tcBorders>
          </w:tcPr>
          <w:p w14:paraId="1C8D613A" w14:textId="51421D86" w:rsidR="00F07D1C" w:rsidRPr="00F07D1C" w:rsidRDefault="00F07D1C" w:rsidP="00F07D1C">
            <w:pPr>
              <w:rPr>
                <w:rFonts w:cs="Calibri"/>
                <w:color w:val="000000"/>
                <w:sz w:val="18"/>
                <w:szCs w:val="18"/>
                <w:lang w:val="en-US"/>
              </w:rPr>
            </w:pPr>
            <w:r w:rsidRPr="00F07D1C">
              <w:rPr>
                <w:rFonts w:cs="Calibri"/>
                <w:color w:val="000000"/>
                <w:sz w:val="18"/>
                <w:szCs w:val="18"/>
                <w:lang w:val="en-US"/>
              </w:rPr>
              <w:t>WHEN gt018.tipologia = 'FIN' THEN gt002.ctipocs</w:t>
            </w:r>
            <w:r w:rsidRPr="00F07D1C">
              <w:rPr>
                <w:rFonts w:cs="Calibri"/>
                <w:color w:val="000000"/>
                <w:sz w:val="18"/>
                <w:szCs w:val="18"/>
                <w:lang w:val="en-US"/>
              </w:rPr>
              <w:br/>
              <w:t xml:space="preserve">WHEN gt018.tipologia = </w:t>
            </w:r>
            <w:r w:rsidRPr="00F07D1C">
              <w:rPr>
                <w:rFonts w:cs="Calibri"/>
                <w:color w:val="000000"/>
                <w:sz w:val="18"/>
                <w:szCs w:val="18"/>
                <w:lang w:val="en-US"/>
              </w:rPr>
              <w:lastRenderedPageBreak/>
              <w:t>'PES' THEN 'B'</w:t>
            </w:r>
            <w:r w:rsidRPr="00F07D1C">
              <w:rPr>
                <w:rFonts w:cs="Calibri"/>
                <w:color w:val="000000"/>
                <w:sz w:val="18"/>
                <w:szCs w:val="18"/>
                <w:lang w:val="en-US"/>
              </w:rPr>
              <w:br/>
              <w:t>ELSE 'F'</w:t>
            </w:r>
          </w:p>
        </w:tc>
      </w:tr>
      <w:tr w:rsidR="00F07D1C" w:rsidRPr="00F07D1C" w14:paraId="51FE0332" w14:textId="432AD406"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AE8FBBB" w14:textId="2269D5F7" w:rsidR="00F07D1C" w:rsidRPr="00F07D1C" w:rsidRDefault="00F07D1C" w:rsidP="00F07D1C">
            <w:pPr>
              <w:rPr>
                <w:rFonts w:cs="Calibri"/>
                <w:color w:val="000000"/>
                <w:sz w:val="18"/>
                <w:szCs w:val="18"/>
              </w:rPr>
            </w:pPr>
            <w:r w:rsidRPr="00F07D1C">
              <w:rPr>
                <w:rFonts w:cs="Calibri"/>
                <w:color w:val="000000"/>
                <w:sz w:val="18"/>
                <w:szCs w:val="18"/>
              </w:rPr>
              <w:lastRenderedPageBreak/>
              <w:t>cestgar</w:t>
            </w:r>
          </w:p>
        </w:tc>
        <w:tc>
          <w:tcPr>
            <w:tcW w:w="5494" w:type="dxa"/>
            <w:tcBorders>
              <w:top w:val="nil"/>
              <w:left w:val="nil"/>
              <w:bottom w:val="single" w:sz="4" w:space="0" w:color="auto"/>
              <w:right w:val="single" w:sz="4" w:space="0" w:color="auto"/>
            </w:tcBorders>
            <w:shd w:val="clear" w:color="auto" w:fill="auto"/>
            <w:noWrap/>
            <w:hideMark/>
          </w:tcPr>
          <w:p w14:paraId="2DAEC5B9" w14:textId="11201ACF" w:rsidR="00F07D1C" w:rsidRPr="00F07D1C" w:rsidRDefault="00F07D1C" w:rsidP="00F07D1C">
            <w:pPr>
              <w:rPr>
                <w:rFonts w:cs="Calibri"/>
                <w:color w:val="000000"/>
                <w:sz w:val="18"/>
                <w:szCs w:val="18"/>
              </w:rPr>
            </w:pPr>
            <w:r w:rsidRPr="00F07D1C">
              <w:rPr>
                <w:rFonts w:cs="Calibri"/>
                <w:color w:val="000000"/>
                <w:sz w:val="18"/>
                <w:szCs w:val="18"/>
              </w:rPr>
              <w:t>Estado garantia:</w:t>
            </w:r>
          </w:p>
          <w:p w14:paraId="570E3895" w14:textId="1ADE2D9E" w:rsidR="00F07D1C" w:rsidRPr="00F07D1C" w:rsidRDefault="00F07D1C" w:rsidP="00F07D1C">
            <w:pPr>
              <w:pStyle w:val="ListParagraph"/>
              <w:numPr>
                <w:ilvl w:val="0"/>
                <w:numId w:val="10"/>
              </w:numPr>
              <w:rPr>
                <w:rFonts w:cs="Calibri"/>
                <w:color w:val="000000"/>
                <w:sz w:val="18"/>
                <w:szCs w:val="18"/>
              </w:rPr>
            </w:pPr>
            <w:r w:rsidRPr="00F07D1C">
              <w:rPr>
                <w:rFonts w:cs="Calibri"/>
                <w:color w:val="000000"/>
                <w:sz w:val="18"/>
                <w:szCs w:val="18"/>
              </w:rPr>
              <w:t>O campo do estado da garantia está preenchido com o código ‘00001’ para todos os registos, indicando que a garantia está em vigor.</w:t>
            </w:r>
          </w:p>
        </w:tc>
        <w:tc>
          <w:tcPr>
            <w:tcW w:w="992" w:type="dxa"/>
            <w:tcBorders>
              <w:top w:val="nil"/>
              <w:left w:val="nil"/>
              <w:bottom w:val="single" w:sz="4" w:space="0" w:color="auto"/>
              <w:right w:val="single" w:sz="4" w:space="0" w:color="auto"/>
            </w:tcBorders>
            <w:shd w:val="clear" w:color="auto" w:fill="auto"/>
            <w:noWrap/>
            <w:hideMark/>
          </w:tcPr>
          <w:p w14:paraId="579D8B83"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5078BB42" w14:textId="456174FA"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616D8287" w14:textId="4E30212F" w:rsidR="00F07D1C" w:rsidRPr="0097473D" w:rsidRDefault="0097473D" w:rsidP="00F07D1C">
            <w:pPr>
              <w:rPr>
                <w:rFonts w:cs="Calibri"/>
                <w:i/>
                <w:color w:val="000000"/>
                <w:sz w:val="18"/>
                <w:szCs w:val="18"/>
              </w:rPr>
            </w:pPr>
            <w:r w:rsidRPr="0097473D">
              <w:rPr>
                <w:rFonts w:cs="Calibri"/>
                <w:i/>
                <w:color w:val="000000"/>
                <w:sz w:val="18"/>
                <w:szCs w:val="18"/>
              </w:rPr>
              <w:t>n/a</w:t>
            </w:r>
          </w:p>
        </w:tc>
        <w:tc>
          <w:tcPr>
            <w:tcW w:w="1134" w:type="dxa"/>
            <w:tcBorders>
              <w:top w:val="nil"/>
              <w:left w:val="nil"/>
              <w:bottom w:val="single" w:sz="4" w:space="0" w:color="auto"/>
              <w:right w:val="single" w:sz="4" w:space="0" w:color="auto"/>
            </w:tcBorders>
          </w:tcPr>
          <w:p w14:paraId="5B4F8FCE" w14:textId="2393F6B0" w:rsidR="00F07D1C" w:rsidRPr="00F07D1C" w:rsidRDefault="00F07D1C" w:rsidP="00F07D1C">
            <w:pPr>
              <w:rPr>
                <w:rFonts w:cs="Calibri"/>
                <w:color w:val="000000"/>
                <w:sz w:val="18"/>
                <w:szCs w:val="18"/>
              </w:rPr>
            </w:pPr>
            <w:r w:rsidRPr="00F07D1C">
              <w:rPr>
                <w:rFonts w:cs="Calibri"/>
                <w:sz w:val="18"/>
                <w:szCs w:val="18"/>
              </w:rPr>
              <w:t>N/A</w:t>
            </w:r>
          </w:p>
        </w:tc>
        <w:tc>
          <w:tcPr>
            <w:tcW w:w="2126" w:type="dxa"/>
            <w:tcBorders>
              <w:top w:val="nil"/>
              <w:left w:val="nil"/>
              <w:bottom w:val="single" w:sz="4" w:space="0" w:color="auto"/>
              <w:right w:val="single" w:sz="4" w:space="0" w:color="auto"/>
            </w:tcBorders>
          </w:tcPr>
          <w:p w14:paraId="5D14BB40" w14:textId="2F6074B3" w:rsidR="00F07D1C" w:rsidRPr="00F07D1C" w:rsidRDefault="00F07D1C" w:rsidP="00F07D1C">
            <w:pPr>
              <w:rPr>
                <w:rFonts w:cs="Calibri"/>
                <w:color w:val="000000"/>
                <w:sz w:val="18"/>
                <w:szCs w:val="18"/>
              </w:rPr>
            </w:pPr>
            <w:r w:rsidRPr="00F07D1C">
              <w:rPr>
                <w:rFonts w:cs="Calibri"/>
                <w:color w:val="000000"/>
                <w:sz w:val="18"/>
                <w:szCs w:val="18"/>
              </w:rPr>
              <w:t>00001</w:t>
            </w:r>
          </w:p>
        </w:tc>
      </w:tr>
      <w:tr w:rsidR="00F07D1C" w:rsidRPr="00F07D1C" w14:paraId="1CB272AD" w14:textId="2AF74FFA"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8CD7081" w14:textId="600EB5C7" w:rsidR="00F07D1C" w:rsidRPr="00F07D1C" w:rsidRDefault="00F07D1C" w:rsidP="00F07D1C">
            <w:pPr>
              <w:rPr>
                <w:rFonts w:cs="Calibri"/>
                <w:color w:val="000000"/>
                <w:sz w:val="18"/>
                <w:szCs w:val="18"/>
              </w:rPr>
            </w:pPr>
            <w:r w:rsidRPr="00F07D1C">
              <w:rPr>
                <w:rFonts w:cs="Calibri"/>
                <w:color w:val="000000"/>
                <w:sz w:val="18"/>
                <w:szCs w:val="18"/>
              </w:rPr>
              <w:t>ctipcflet</w:t>
            </w:r>
          </w:p>
        </w:tc>
        <w:tc>
          <w:tcPr>
            <w:tcW w:w="5494" w:type="dxa"/>
            <w:tcBorders>
              <w:top w:val="nil"/>
              <w:left w:val="nil"/>
              <w:bottom w:val="single" w:sz="4" w:space="0" w:color="auto"/>
              <w:right w:val="single" w:sz="4" w:space="0" w:color="auto"/>
            </w:tcBorders>
            <w:shd w:val="clear" w:color="auto" w:fill="auto"/>
            <w:noWrap/>
            <w:hideMark/>
          </w:tcPr>
          <w:p w14:paraId="2D5D9F51" w14:textId="77777777" w:rsidR="00F07D1C" w:rsidRPr="00F07D1C" w:rsidRDefault="00F07D1C" w:rsidP="00F07D1C">
            <w:pPr>
              <w:jc w:val="both"/>
              <w:rPr>
                <w:rFonts w:cs="Calibri"/>
                <w:color w:val="000000"/>
                <w:sz w:val="18"/>
                <w:szCs w:val="18"/>
              </w:rPr>
            </w:pPr>
            <w:r w:rsidRPr="00F07D1C">
              <w:rPr>
                <w:rFonts w:cs="Calibri"/>
                <w:color w:val="000000"/>
                <w:sz w:val="18"/>
                <w:szCs w:val="18"/>
              </w:rPr>
              <w:t xml:space="preserve">Cod. ID </w:t>
            </w:r>
            <w:r w:rsidRPr="00F07D1C">
              <w:rPr>
                <w:rFonts w:cs="Calibri"/>
                <w:i/>
                <w:color w:val="000000"/>
                <w:sz w:val="18"/>
                <w:szCs w:val="18"/>
              </w:rPr>
              <w:t>confort letter</w:t>
            </w:r>
            <w:r w:rsidRPr="00F07D1C">
              <w:rPr>
                <w:rFonts w:cs="Calibri"/>
                <w:color w:val="000000"/>
                <w:sz w:val="18"/>
                <w:szCs w:val="18"/>
              </w:rPr>
              <w:t>:</w:t>
            </w:r>
          </w:p>
          <w:p w14:paraId="1C61C873" w14:textId="7BB5C4E8" w:rsidR="00F07D1C" w:rsidRPr="00F07D1C" w:rsidRDefault="00F07D1C" w:rsidP="00F07D1C">
            <w:pPr>
              <w:pStyle w:val="ListParagraph"/>
              <w:numPr>
                <w:ilvl w:val="0"/>
                <w:numId w:val="10"/>
              </w:numPr>
              <w:rPr>
                <w:rFonts w:cs="Calibri"/>
                <w:color w:val="000000"/>
                <w:sz w:val="18"/>
                <w:szCs w:val="18"/>
              </w:rPr>
            </w:pPr>
            <w:r w:rsidRPr="00F07D1C">
              <w:rPr>
                <w:rFonts w:cs="Calibri"/>
                <w:color w:val="000000"/>
                <w:sz w:val="18"/>
                <w:szCs w:val="18"/>
              </w:rPr>
              <w:t>Grau de confiança de uma carta de conforto, sendo classificada de ‘01’ - fraco - até ‘04’ - muito forte.</w:t>
            </w:r>
          </w:p>
        </w:tc>
        <w:tc>
          <w:tcPr>
            <w:tcW w:w="992" w:type="dxa"/>
            <w:tcBorders>
              <w:top w:val="nil"/>
              <w:left w:val="nil"/>
              <w:bottom w:val="single" w:sz="4" w:space="0" w:color="auto"/>
              <w:right w:val="single" w:sz="4" w:space="0" w:color="auto"/>
            </w:tcBorders>
            <w:shd w:val="clear" w:color="auto" w:fill="auto"/>
            <w:noWrap/>
            <w:hideMark/>
          </w:tcPr>
          <w:p w14:paraId="6E53B778"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5CF710C7" w14:textId="6DBCFA52"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796AD61F" w14:textId="6F8589E5" w:rsidR="00F07D1C" w:rsidRPr="0097473D" w:rsidRDefault="0097473D" w:rsidP="00F07D1C">
            <w:pPr>
              <w:rPr>
                <w:rFonts w:cs="Calibri"/>
                <w:i/>
                <w:color w:val="000000"/>
                <w:sz w:val="18"/>
                <w:szCs w:val="18"/>
                <w:lang w:val="en-US"/>
              </w:rPr>
            </w:pPr>
            <w:r w:rsidRPr="0097473D">
              <w:rPr>
                <w:rFonts w:cs="Calibri"/>
                <w:i/>
                <w:color w:val="000000"/>
                <w:sz w:val="18"/>
                <w:szCs w:val="18"/>
                <w:lang w:val="en-US"/>
              </w:rPr>
              <w:t>gt002_grnt_prc</w:t>
            </w:r>
            <w:r w:rsidRPr="0097473D">
              <w:rPr>
                <w:rFonts w:cs="Calibri"/>
                <w:i/>
                <w:color w:val="000000"/>
                <w:sz w:val="18"/>
                <w:szCs w:val="18"/>
                <w:lang w:val="en-US"/>
              </w:rPr>
              <w:br/>
              <w:t>gt007_trz_gt_pes</w:t>
            </w:r>
          </w:p>
        </w:tc>
        <w:tc>
          <w:tcPr>
            <w:tcW w:w="1134" w:type="dxa"/>
            <w:tcBorders>
              <w:top w:val="nil"/>
              <w:left w:val="nil"/>
              <w:bottom w:val="single" w:sz="4" w:space="0" w:color="auto"/>
              <w:right w:val="single" w:sz="4" w:space="0" w:color="auto"/>
            </w:tcBorders>
          </w:tcPr>
          <w:p w14:paraId="2707D3DC" w14:textId="21D9C8C2" w:rsidR="00F07D1C" w:rsidRPr="00F07D1C" w:rsidRDefault="00F07D1C" w:rsidP="00F07D1C">
            <w:pPr>
              <w:rPr>
                <w:rFonts w:cs="Calibri"/>
                <w:color w:val="000000"/>
                <w:sz w:val="18"/>
                <w:szCs w:val="18"/>
              </w:rPr>
            </w:pPr>
            <w:r w:rsidRPr="00F07D1C">
              <w:rPr>
                <w:rFonts w:cs="Calibri"/>
                <w:color w:val="000000"/>
                <w:sz w:val="18"/>
                <w:szCs w:val="18"/>
              </w:rPr>
              <w:t>N/A</w:t>
            </w:r>
          </w:p>
        </w:tc>
        <w:tc>
          <w:tcPr>
            <w:tcW w:w="2126" w:type="dxa"/>
            <w:tcBorders>
              <w:top w:val="nil"/>
              <w:left w:val="nil"/>
              <w:bottom w:val="single" w:sz="4" w:space="0" w:color="auto"/>
              <w:right w:val="single" w:sz="4" w:space="0" w:color="auto"/>
            </w:tcBorders>
          </w:tcPr>
          <w:p w14:paraId="6CC3EB9B" w14:textId="1BFD50BA" w:rsidR="00F07D1C" w:rsidRPr="00F07D1C" w:rsidRDefault="00F07D1C" w:rsidP="00F07D1C">
            <w:pPr>
              <w:rPr>
                <w:rFonts w:cs="Calibri"/>
                <w:color w:val="000000"/>
                <w:sz w:val="18"/>
                <w:szCs w:val="18"/>
                <w:lang w:val="en-US"/>
              </w:rPr>
            </w:pPr>
            <w:r w:rsidRPr="00F07D1C">
              <w:rPr>
                <w:rFonts w:cs="Calibri"/>
                <w:color w:val="000000"/>
                <w:sz w:val="18"/>
                <w:szCs w:val="18"/>
                <w:lang w:val="en-US"/>
              </w:rPr>
              <w:t xml:space="preserve">WHEN gt002.ckprodut = '083' AND gt002.cksubpro IN ('021', '009', '008', '004') AND TRIM(gt007.ctipcflet) = '' THEN '00' </w:t>
            </w:r>
            <w:r w:rsidRPr="00F07D1C">
              <w:rPr>
                <w:rFonts w:cs="Calibri"/>
                <w:color w:val="000000"/>
                <w:sz w:val="18"/>
                <w:szCs w:val="18"/>
                <w:lang w:val="en-US"/>
              </w:rPr>
              <w:br/>
              <w:t xml:space="preserve">WHEN gt002.ckprodut = '083' AND gt002.cksubpro IN ('021', '009', '008', '004') THEN gt007.ctipcflet </w:t>
            </w:r>
            <w:r w:rsidRPr="00F07D1C">
              <w:rPr>
                <w:rFonts w:cs="Calibri"/>
                <w:color w:val="000000"/>
                <w:sz w:val="18"/>
                <w:szCs w:val="18"/>
                <w:lang w:val="en-US"/>
              </w:rPr>
              <w:br/>
              <w:t>ELSE '99'</w:t>
            </w:r>
          </w:p>
        </w:tc>
      </w:tr>
      <w:tr w:rsidR="00F07D1C" w:rsidRPr="00F07D1C" w14:paraId="4EC519F3" w14:textId="667AA4AE"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4E628E6" w14:textId="6C0BCE7C" w:rsidR="00F07D1C" w:rsidRPr="00F07D1C" w:rsidRDefault="00F07D1C" w:rsidP="00F07D1C">
            <w:pPr>
              <w:rPr>
                <w:rFonts w:cs="Calibri"/>
                <w:color w:val="000000"/>
                <w:sz w:val="18"/>
                <w:szCs w:val="18"/>
              </w:rPr>
            </w:pPr>
            <w:r w:rsidRPr="00F07D1C">
              <w:rPr>
                <w:rFonts w:cs="Calibri"/>
                <w:color w:val="000000"/>
                <w:sz w:val="18"/>
                <w:szCs w:val="18"/>
              </w:rPr>
              <w:t>zcliente</w:t>
            </w:r>
          </w:p>
        </w:tc>
        <w:tc>
          <w:tcPr>
            <w:tcW w:w="5494" w:type="dxa"/>
            <w:tcBorders>
              <w:top w:val="nil"/>
              <w:left w:val="nil"/>
              <w:bottom w:val="single" w:sz="4" w:space="0" w:color="auto"/>
              <w:right w:val="single" w:sz="4" w:space="0" w:color="auto"/>
            </w:tcBorders>
            <w:shd w:val="clear" w:color="auto" w:fill="auto"/>
            <w:noWrap/>
            <w:hideMark/>
          </w:tcPr>
          <w:p w14:paraId="3271B88F" w14:textId="77777777" w:rsidR="00F07D1C" w:rsidRPr="00F07D1C" w:rsidRDefault="00F07D1C" w:rsidP="00F07D1C">
            <w:pPr>
              <w:jc w:val="both"/>
              <w:rPr>
                <w:rFonts w:cs="Calibri"/>
                <w:color w:val="000000"/>
                <w:sz w:val="18"/>
                <w:szCs w:val="18"/>
              </w:rPr>
            </w:pPr>
            <w:r w:rsidRPr="00F07D1C">
              <w:rPr>
                <w:rFonts w:cs="Calibri"/>
                <w:color w:val="000000"/>
                <w:sz w:val="18"/>
                <w:szCs w:val="18"/>
              </w:rPr>
              <w:t>Cliente garante:</w:t>
            </w:r>
          </w:p>
          <w:p w14:paraId="4FC21AEB" w14:textId="18F12433" w:rsidR="00F07D1C" w:rsidRPr="00F07D1C" w:rsidRDefault="00F07D1C" w:rsidP="00F07D1C">
            <w:pPr>
              <w:pStyle w:val="ListParagraph"/>
              <w:numPr>
                <w:ilvl w:val="0"/>
                <w:numId w:val="14"/>
              </w:numPr>
              <w:jc w:val="both"/>
              <w:rPr>
                <w:rFonts w:cs="Calibri"/>
                <w:color w:val="000000"/>
                <w:sz w:val="18"/>
                <w:szCs w:val="18"/>
              </w:rPr>
            </w:pPr>
            <w:r w:rsidRPr="00F07D1C">
              <w:rPr>
                <w:rFonts w:cs="Calibri"/>
                <w:color w:val="000000"/>
                <w:sz w:val="18"/>
                <w:szCs w:val="18"/>
              </w:rPr>
              <w:t>Este campo reflete o código do cliente garante, ou seja, o avalista/ fiador, no caso das garantias pessoais.</w:t>
            </w:r>
          </w:p>
          <w:p w14:paraId="760669FA" w14:textId="0FDF3826" w:rsidR="00F07D1C" w:rsidRPr="00F07D1C" w:rsidRDefault="00F07D1C" w:rsidP="00F07D1C">
            <w:pPr>
              <w:pStyle w:val="ListParagraph"/>
              <w:numPr>
                <w:ilvl w:val="0"/>
                <w:numId w:val="14"/>
              </w:numPr>
              <w:jc w:val="both"/>
              <w:rPr>
                <w:rFonts w:cs="Calibri"/>
                <w:color w:val="000000"/>
                <w:sz w:val="18"/>
                <w:szCs w:val="18"/>
              </w:rPr>
            </w:pPr>
            <w:r w:rsidRPr="00F07D1C">
              <w:rPr>
                <w:rFonts w:cs="Calibri"/>
                <w:color w:val="000000"/>
                <w:sz w:val="18"/>
                <w:szCs w:val="18"/>
              </w:rPr>
              <w:t>Para garantias reais, o código indicado é do cliente titular da responsabilidade.</w:t>
            </w:r>
          </w:p>
          <w:p w14:paraId="648F8275" w14:textId="77777777" w:rsidR="00F07D1C" w:rsidRPr="00F07D1C" w:rsidRDefault="00F07D1C" w:rsidP="00F07D1C">
            <w:pPr>
              <w:pStyle w:val="ListParagraph"/>
              <w:numPr>
                <w:ilvl w:val="0"/>
                <w:numId w:val="14"/>
              </w:numPr>
              <w:jc w:val="both"/>
              <w:rPr>
                <w:rFonts w:cs="Calibri"/>
                <w:color w:val="000000"/>
                <w:sz w:val="18"/>
                <w:szCs w:val="18"/>
              </w:rPr>
            </w:pPr>
            <w:r w:rsidRPr="00F07D1C">
              <w:rPr>
                <w:rFonts w:cs="Calibri"/>
                <w:color w:val="000000"/>
                <w:sz w:val="18"/>
                <w:szCs w:val="18"/>
              </w:rPr>
              <w:t>Corresponde ao código de cliente Sintra/Altamira no Banco. Note-se que, para além dos verdadeiros clientes, inclui também entidades que, de facto, não são clientes do Banco, mas sim contrapartes ou pessoas com outro tipo de relações com o Banco, nomeadamente outras instituições de crédito.</w:t>
            </w:r>
          </w:p>
          <w:p w14:paraId="708CC194" w14:textId="77777777" w:rsidR="00F07D1C" w:rsidRPr="00F07D1C" w:rsidRDefault="00F07D1C" w:rsidP="00F07D1C">
            <w:pPr>
              <w:pStyle w:val="ListParagraph"/>
              <w:numPr>
                <w:ilvl w:val="0"/>
                <w:numId w:val="14"/>
              </w:numPr>
              <w:jc w:val="both"/>
              <w:rPr>
                <w:rFonts w:cs="Calibri"/>
                <w:color w:val="000000"/>
                <w:sz w:val="18"/>
                <w:szCs w:val="18"/>
              </w:rPr>
            </w:pPr>
            <w:r w:rsidRPr="00F07D1C">
              <w:rPr>
                <w:rFonts w:cs="Calibri"/>
                <w:color w:val="000000"/>
                <w:sz w:val="18"/>
                <w:szCs w:val="18"/>
              </w:rPr>
              <w:t xml:space="preserve">Este campo pode ser cruzado com o campo ‘zcliente’ da tabela </w:t>
            </w:r>
            <w:r w:rsidRPr="00F07D1C">
              <w:rPr>
                <w:rFonts w:cs="Calibri"/>
                <w:i/>
                <w:color w:val="000000"/>
                <w:sz w:val="18"/>
                <w:szCs w:val="18"/>
              </w:rPr>
              <w:t>cd_captools.ct003_univ_cli</w:t>
            </w:r>
            <w:r w:rsidRPr="00F07D1C">
              <w:rPr>
                <w:rFonts w:cs="Calibri"/>
                <w:color w:val="000000"/>
                <w:sz w:val="18"/>
                <w:szCs w:val="18"/>
              </w:rPr>
              <w:t xml:space="preserve"> para obter uma variedade significativo de dados de clientes.</w:t>
            </w:r>
          </w:p>
          <w:p w14:paraId="0CBBAF10" w14:textId="62EB4D5D" w:rsidR="00F07D1C" w:rsidRPr="00F07D1C" w:rsidRDefault="00F07D1C" w:rsidP="00F07D1C">
            <w:pPr>
              <w:pStyle w:val="ListParagraph"/>
              <w:numPr>
                <w:ilvl w:val="0"/>
                <w:numId w:val="14"/>
              </w:numPr>
              <w:rPr>
                <w:rFonts w:cs="Calibri"/>
                <w:color w:val="000000"/>
                <w:sz w:val="18"/>
                <w:szCs w:val="18"/>
              </w:rPr>
            </w:pPr>
            <w:r w:rsidRPr="00F07D1C">
              <w:rPr>
                <w:rFonts w:cs="Calibri"/>
                <w:color w:val="000000"/>
                <w:sz w:val="18"/>
                <w:szCs w:val="18"/>
              </w:rPr>
              <w:lastRenderedPageBreak/>
              <w:t>No caso de registos de origem Factoring, este campo indica o cliente devedor das faturas associadas ao contrato de Factoring.</w:t>
            </w:r>
          </w:p>
        </w:tc>
        <w:tc>
          <w:tcPr>
            <w:tcW w:w="992" w:type="dxa"/>
            <w:tcBorders>
              <w:top w:val="nil"/>
              <w:left w:val="nil"/>
              <w:bottom w:val="single" w:sz="4" w:space="0" w:color="auto"/>
              <w:right w:val="single" w:sz="4" w:space="0" w:color="auto"/>
            </w:tcBorders>
            <w:shd w:val="clear" w:color="auto" w:fill="auto"/>
            <w:noWrap/>
            <w:hideMark/>
          </w:tcPr>
          <w:p w14:paraId="1737B26F" w14:textId="77777777" w:rsidR="00F07D1C" w:rsidRPr="00F07D1C" w:rsidRDefault="00F07D1C" w:rsidP="00F07D1C">
            <w:pPr>
              <w:rPr>
                <w:rFonts w:cs="Calibri"/>
                <w:color w:val="000000"/>
                <w:sz w:val="18"/>
                <w:szCs w:val="18"/>
              </w:rPr>
            </w:pPr>
            <w:r w:rsidRPr="00F07D1C">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6E2B6683" w14:textId="66AF4217"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32F3FB63" w14:textId="5B4AB54D" w:rsidR="00F07D1C" w:rsidRPr="0097473D" w:rsidRDefault="0097473D" w:rsidP="00F07D1C">
            <w:pPr>
              <w:rPr>
                <w:rFonts w:cs="Calibri"/>
                <w:i/>
                <w:color w:val="000000"/>
                <w:sz w:val="18"/>
                <w:szCs w:val="18"/>
              </w:rPr>
            </w:pPr>
            <w:r w:rsidRPr="0097473D">
              <w:rPr>
                <w:rFonts w:cs="Calibri"/>
                <w:i/>
                <w:color w:val="000000"/>
                <w:sz w:val="18"/>
                <w:szCs w:val="18"/>
              </w:rPr>
              <w:t>clt18_ctacli</w:t>
            </w:r>
            <w:r w:rsidRPr="0097473D">
              <w:rPr>
                <w:rFonts w:cs="Calibri"/>
                <w:i/>
                <w:color w:val="000000"/>
                <w:sz w:val="18"/>
                <w:szCs w:val="18"/>
              </w:rPr>
              <w:br/>
              <w:t>gt018_rateio_aval</w:t>
            </w:r>
          </w:p>
        </w:tc>
        <w:tc>
          <w:tcPr>
            <w:tcW w:w="1134" w:type="dxa"/>
            <w:tcBorders>
              <w:top w:val="nil"/>
              <w:left w:val="nil"/>
              <w:bottom w:val="single" w:sz="4" w:space="0" w:color="auto"/>
              <w:right w:val="single" w:sz="4" w:space="0" w:color="auto"/>
            </w:tcBorders>
          </w:tcPr>
          <w:p w14:paraId="637E1C3C" w14:textId="2820A5D9" w:rsidR="00F07D1C" w:rsidRPr="00F07D1C" w:rsidRDefault="00F07D1C" w:rsidP="00F07D1C">
            <w:pPr>
              <w:rPr>
                <w:rFonts w:cs="Calibri"/>
                <w:color w:val="000000"/>
                <w:sz w:val="18"/>
                <w:szCs w:val="18"/>
              </w:rPr>
            </w:pPr>
            <w:r w:rsidRPr="00F07D1C">
              <w:rPr>
                <w:rFonts w:cs="Calibri"/>
                <w:color w:val="000000"/>
                <w:sz w:val="18"/>
                <w:szCs w:val="18"/>
              </w:rPr>
              <w:t>clyd18c1_zcliente</w:t>
            </w:r>
            <w:r w:rsidRPr="00F07D1C">
              <w:rPr>
                <w:rFonts w:cs="Calibri"/>
                <w:color w:val="000000"/>
                <w:sz w:val="18"/>
                <w:szCs w:val="18"/>
              </w:rPr>
              <w:br/>
              <w:t>ckrefbem</w:t>
            </w:r>
          </w:p>
        </w:tc>
        <w:tc>
          <w:tcPr>
            <w:tcW w:w="2126" w:type="dxa"/>
            <w:tcBorders>
              <w:top w:val="nil"/>
              <w:left w:val="nil"/>
              <w:bottom w:val="single" w:sz="4" w:space="0" w:color="auto"/>
              <w:right w:val="single" w:sz="4" w:space="0" w:color="auto"/>
            </w:tcBorders>
          </w:tcPr>
          <w:p w14:paraId="0A0CA71E" w14:textId="4DF5DC28" w:rsidR="00F07D1C" w:rsidRPr="00F07D1C" w:rsidRDefault="00F07D1C" w:rsidP="00F07D1C">
            <w:pPr>
              <w:rPr>
                <w:rFonts w:cs="Calibri"/>
                <w:color w:val="000000"/>
                <w:sz w:val="18"/>
                <w:szCs w:val="18"/>
                <w:lang w:val="en-US"/>
              </w:rPr>
            </w:pPr>
            <w:r w:rsidRPr="00F07D1C">
              <w:rPr>
                <w:rFonts w:cs="Calibri"/>
                <w:color w:val="000000"/>
                <w:sz w:val="18"/>
                <w:szCs w:val="18"/>
                <w:lang w:val="en-US"/>
              </w:rPr>
              <w:t>CASE</w:t>
            </w:r>
            <w:r w:rsidRPr="00F07D1C">
              <w:rPr>
                <w:rFonts w:cs="Calibri"/>
                <w:color w:val="000000"/>
                <w:sz w:val="18"/>
                <w:szCs w:val="18"/>
                <w:lang w:val="en-US"/>
              </w:rPr>
              <w:br/>
              <w:t xml:space="preserve">    WHEN gt018.tipologia = 'PES' THEN LPAD(CAST(CAST(gt018.ckrefbem AS BIGINT) AS STRING), 10, '0')</w:t>
            </w:r>
            <w:r w:rsidRPr="00F07D1C">
              <w:rPr>
                <w:rFonts w:cs="Calibri"/>
                <w:color w:val="000000"/>
                <w:sz w:val="18"/>
                <w:szCs w:val="18"/>
                <w:lang w:val="en-US"/>
              </w:rPr>
              <w:br/>
              <w:t xml:space="preserve">    ELSE CAST(clt18.clyd18c1_zcliente AS STRING)</w:t>
            </w:r>
            <w:r w:rsidRPr="00F07D1C">
              <w:rPr>
                <w:rFonts w:cs="Calibri"/>
                <w:color w:val="000000"/>
                <w:sz w:val="18"/>
                <w:szCs w:val="18"/>
                <w:lang w:val="en-US"/>
              </w:rPr>
              <w:br/>
              <w:t>END</w:t>
            </w:r>
          </w:p>
        </w:tc>
      </w:tr>
      <w:tr w:rsidR="00F07D1C" w:rsidRPr="00F07D1C" w14:paraId="537FFB95" w14:textId="52640FDC"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A816002" w14:textId="3029C84C" w:rsidR="00F07D1C" w:rsidRPr="00F07D1C" w:rsidRDefault="00F07D1C" w:rsidP="00F07D1C">
            <w:pPr>
              <w:rPr>
                <w:rFonts w:cs="Calibri"/>
                <w:color w:val="000000"/>
                <w:sz w:val="18"/>
                <w:szCs w:val="18"/>
              </w:rPr>
            </w:pPr>
            <w:r w:rsidRPr="00F07D1C">
              <w:rPr>
                <w:rFonts w:cs="Calibri"/>
                <w:color w:val="000000"/>
                <w:sz w:val="18"/>
                <w:szCs w:val="18"/>
              </w:rPr>
              <w:t>centidad</w:t>
            </w:r>
          </w:p>
        </w:tc>
        <w:tc>
          <w:tcPr>
            <w:tcW w:w="5494" w:type="dxa"/>
            <w:tcBorders>
              <w:top w:val="nil"/>
              <w:left w:val="nil"/>
              <w:bottom w:val="single" w:sz="4" w:space="0" w:color="auto"/>
              <w:right w:val="single" w:sz="4" w:space="0" w:color="auto"/>
            </w:tcBorders>
            <w:shd w:val="clear" w:color="auto" w:fill="auto"/>
            <w:noWrap/>
            <w:hideMark/>
          </w:tcPr>
          <w:p w14:paraId="5231E48A" w14:textId="62F48F73" w:rsidR="00F07D1C" w:rsidRPr="00F07D1C" w:rsidRDefault="00F07D1C" w:rsidP="00F07D1C">
            <w:pPr>
              <w:rPr>
                <w:rFonts w:cs="Calibri"/>
                <w:color w:val="000000"/>
                <w:sz w:val="18"/>
                <w:szCs w:val="18"/>
              </w:rPr>
            </w:pPr>
            <w:r w:rsidRPr="00F07D1C">
              <w:rPr>
                <w:rFonts w:cs="Calibri"/>
                <w:color w:val="000000"/>
                <w:sz w:val="18"/>
                <w:szCs w:val="18"/>
              </w:rPr>
              <w:t>Entidade a que respeita a informação:</w:t>
            </w:r>
          </w:p>
          <w:p w14:paraId="504D19AC" w14:textId="3A6AD088" w:rsidR="00F07D1C" w:rsidRPr="00F07D1C" w:rsidRDefault="00F07D1C" w:rsidP="00F07D1C">
            <w:pPr>
              <w:pStyle w:val="ListParagraph"/>
              <w:numPr>
                <w:ilvl w:val="0"/>
                <w:numId w:val="22"/>
              </w:numPr>
              <w:rPr>
                <w:rFonts w:cs="Calibri"/>
                <w:color w:val="000000"/>
                <w:sz w:val="18"/>
                <w:szCs w:val="18"/>
              </w:rPr>
            </w:pPr>
            <w:r w:rsidRPr="00F07D1C">
              <w:rPr>
                <w:rFonts w:cs="Calibri"/>
                <w:color w:val="000000"/>
                <w:sz w:val="18"/>
                <w:szCs w:val="18"/>
              </w:rPr>
              <w:t>Todos os registos dizem respeito à entidade Banco Santander Totta, estando, por esse motivo, uniformemente preenchidos com o código ‘BST’.</w:t>
            </w:r>
          </w:p>
        </w:tc>
        <w:tc>
          <w:tcPr>
            <w:tcW w:w="992" w:type="dxa"/>
            <w:tcBorders>
              <w:top w:val="nil"/>
              <w:left w:val="nil"/>
              <w:bottom w:val="single" w:sz="4" w:space="0" w:color="auto"/>
              <w:right w:val="single" w:sz="4" w:space="0" w:color="auto"/>
            </w:tcBorders>
            <w:shd w:val="clear" w:color="auto" w:fill="auto"/>
            <w:noWrap/>
            <w:hideMark/>
          </w:tcPr>
          <w:p w14:paraId="38DEB985"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1FC90D85" w14:textId="1E9F46B0"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5E93B08E" w14:textId="737300AE" w:rsidR="00F07D1C" w:rsidRPr="0097473D" w:rsidRDefault="0097473D" w:rsidP="00F07D1C">
            <w:pPr>
              <w:rPr>
                <w:rFonts w:cs="Calibri"/>
                <w:i/>
                <w:color w:val="000000"/>
                <w:sz w:val="18"/>
                <w:szCs w:val="18"/>
              </w:rPr>
            </w:pPr>
            <w:r w:rsidRPr="0097473D">
              <w:rPr>
                <w:rFonts w:cs="Calibri"/>
                <w:i/>
                <w:color w:val="000000"/>
                <w:sz w:val="18"/>
                <w:szCs w:val="18"/>
              </w:rPr>
              <w:t>n/a</w:t>
            </w:r>
          </w:p>
        </w:tc>
        <w:tc>
          <w:tcPr>
            <w:tcW w:w="1134" w:type="dxa"/>
            <w:tcBorders>
              <w:top w:val="nil"/>
              <w:left w:val="nil"/>
              <w:bottom w:val="single" w:sz="4" w:space="0" w:color="auto"/>
              <w:right w:val="single" w:sz="4" w:space="0" w:color="auto"/>
            </w:tcBorders>
          </w:tcPr>
          <w:p w14:paraId="385C6376" w14:textId="3659B7A8" w:rsidR="00F07D1C" w:rsidRPr="00F07D1C" w:rsidRDefault="00F07D1C" w:rsidP="00F07D1C">
            <w:pPr>
              <w:rPr>
                <w:rFonts w:cs="Calibri"/>
                <w:color w:val="000000"/>
                <w:sz w:val="18"/>
                <w:szCs w:val="18"/>
              </w:rPr>
            </w:pPr>
            <w:r w:rsidRPr="00F07D1C">
              <w:rPr>
                <w:rFonts w:cs="Calibri"/>
                <w:sz w:val="18"/>
                <w:szCs w:val="18"/>
              </w:rPr>
              <w:t>N/A</w:t>
            </w:r>
          </w:p>
        </w:tc>
        <w:tc>
          <w:tcPr>
            <w:tcW w:w="2126" w:type="dxa"/>
            <w:tcBorders>
              <w:top w:val="nil"/>
              <w:left w:val="nil"/>
              <w:bottom w:val="single" w:sz="4" w:space="0" w:color="auto"/>
              <w:right w:val="single" w:sz="4" w:space="0" w:color="auto"/>
            </w:tcBorders>
          </w:tcPr>
          <w:p w14:paraId="63C144C2" w14:textId="7FC12808" w:rsidR="00F07D1C" w:rsidRPr="00F07D1C" w:rsidRDefault="00F07D1C" w:rsidP="00F07D1C">
            <w:pPr>
              <w:rPr>
                <w:rFonts w:cs="Calibri"/>
                <w:color w:val="000000"/>
                <w:sz w:val="18"/>
                <w:szCs w:val="18"/>
              </w:rPr>
            </w:pPr>
            <w:r w:rsidRPr="00F07D1C">
              <w:rPr>
                <w:rFonts w:cs="Calibri"/>
                <w:color w:val="000000"/>
                <w:sz w:val="18"/>
                <w:szCs w:val="18"/>
              </w:rPr>
              <w:t>BST</w:t>
            </w:r>
          </w:p>
        </w:tc>
      </w:tr>
      <w:tr w:rsidR="00F07D1C" w:rsidRPr="00F07D1C" w14:paraId="387B699B" w14:textId="1764EB69"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FE35BEB" w14:textId="1DB339E7" w:rsidR="00F07D1C" w:rsidRPr="00F07D1C" w:rsidRDefault="00F07D1C" w:rsidP="00F07D1C">
            <w:pPr>
              <w:rPr>
                <w:rFonts w:cs="Calibri"/>
                <w:color w:val="000000"/>
                <w:sz w:val="18"/>
                <w:szCs w:val="18"/>
              </w:rPr>
            </w:pPr>
            <w:r w:rsidRPr="00F07D1C">
              <w:rPr>
                <w:rFonts w:cs="Calibri"/>
                <w:color w:val="000000"/>
                <w:sz w:val="18"/>
                <w:szCs w:val="18"/>
              </w:rPr>
              <w:t>caplic</w:t>
            </w:r>
          </w:p>
        </w:tc>
        <w:tc>
          <w:tcPr>
            <w:tcW w:w="5494" w:type="dxa"/>
            <w:tcBorders>
              <w:top w:val="nil"/>
              <w:left w:val="nil"/>
              <w:bottom w:val="single" w:sz="4" w:space="0" w:color="auto"/>
              <w:right w:val="single" w:sz="4" w:space="0" w:color="auto"/>
            </w:tcBorders>
            <w:shd w:val="clear" w:color="auto" w:fill="auto"/>
            <w:noWrap/>
            <w:hideMark/>
          </w:tcPr>
          <w:p w14:paraId="53F7AA21" w14:textId="5F2823CF" w:rsidR="00F07D1C" w:rsidRPr="00F07D1C" w:rsidRDefault="00F07D1C" w:rsidP="00F07D1C">
            <w:pPr>
              <w:rPr>
                <w:rFonts w:cs="Calibri"/>
                <w:color w:val="000000"/>
                <w:sz w:val="18"/>
                <w:szCs w:val="18"/>
              </w:rPr>
            </w:pPr>
            <w:r w:rsidRPr="00F07D1C">
              <w:rPr>
                <w:rFonts w:cs="Calibri"/>
                <w:color w:val="000000"/>
                <w:sz w:val="18"/>
                <w:szCs w:val="18"/>
              </w:rPr>
              <w:t>Aplicação fonte da informação:</w:t>
            </w:r>
          </w:p>
          <w:p w14:paraId="3C52E65F" w14:textId="77777777" w:rsidR="00F07D1C" w:rsidRPr="00F07D1C" w:rsidRDefault="00F07D1C" w:rsidP="00F07D1C">
            <w:pPr>
              <w:pStyle w:val="ListParagraph"/>
              <w:numPr>
                <w:ilvl w:val="0"/>
                <w:numId w:val="22"/>
              </w:numPr>
              <w:rPr>
                <w:rFonts w:cs="Calibri"/>
                <w:color w:val="000000"/>
                <w:sz w:val="18"/>
                <w:szCs w:val="18"/>
              </w:rPr>
            </w:pPr>
            <w:r w:rsidRPr="00F07D1C">
              <w:rPr>
                <w:rFonts w:cs="Calibri"/>
                <w:color w:val="000000"/>
                <w:sz w:val="18"/>
                <w:szCs w:val="18"/>
              </w:rPr>
              <w:t>Este campo indica a fonte de informação e está preenchido com o código:</w:t>
            </w:r>
          </w:p>
          <w:p w14:paraId="2EA49180" w14:textId="77777777" w:rsidR="00F07D1C" w:rsidRPr="00F07D1C" w:rsidRDefault="00F07D1C" w:rsidP="00F07D1C">
            <w:pPr>
              <w:pStyle w:val="ListParagraph"/>
              <w:numPr>
                <w:ilvl w:val="1"/>
                <w:numId w:val="22"/>
              </w:numPr>
              <w:rPr>
                <w:rFonts w:cs="Calibri"/>
                <w:color w:val="000000"/>
                <w:sz w:val="18"/>
                <w:szCs w:val="18"/>
              </w:rPr>
            </w:pPr>
            <w:r w:rsidRPr="00F07D1C">
              <w:rPr>
                <w:rFonts w:cs="Calibri"/>
                <w:color w:val="000000"/>
                <w:sz w:val="18"/>
                <w:szCs w:val="18"/>
              </w:rPr>
              <w:t>‘TT’ para os títulos</w:t>
            </w:r>
          </w:p>
          <w:p w14:paraId="7A2D20AE" w14:textId="77777777" w:rsidR="00F07D1C" w:rsidRPr="00F07D1C" w:rsidRDefault="00F07D1C" w:rsidP="00F07D1C">
            <w:pPr>
              <w:pStyle w:val="ListParagraph"/>
              <w:numPr>
                <w:ilvl w:val="1"/>
                <w:numId w:val="22"/>
              </w:numPr>
              <w:rPr>
                <w:rFonts w:cs="Calibri"/>
                <w:color w:val="000000"/>
                <w:sz w:val="18"/>
                <w:szCs w:val="18"/>
              </w:rPr>
            </w:pPr>
            <w:r w:rsidRPr="00F07D1C">
              <w:rPr>
                <w:rFonts w:cs="Calibri"/>
                <w:color w:val="000000"/>
                <w:sz w:val="18"/>
                <w:szCs w:val="18"/>
              </w:rPr>
              <w:t>‘SG’ para seguros</w:t>
            </w:r>
          </w:p>
          <w:p w14:paraId="58C5C344" w14:textId="77777777" w:rsidR="00F07D1C" w:rsidRPr="00F07D1C" w:rsidRDefault="00F07D1C" w:rsidP="00F07D1C">
            <w:pPr>
              <w:pStyle w:val="ListParagraph"/>
              <w:numPr>
                <w:ilvl w:val="1"/>
                <w:numId w:val="22"/>
              </w:numPr>
              <w:rPr>
                <w:rFonts w:cs="Calibri"/>
                <w:color w:val="000000"/>
                <w:sz w:val="18"/>
                <w:szCs w:val="18"/>
              </w:rPr>
            </w:pPr>
            <w:r w:rsidRPr="00F07D1C">
              <w:rPr>
                <w:rFonts w:cs="Calibri"/>
                <w:color w:val="000000"/>
                <w:sz w:val="18"/>
                <w:szCs w:val="18"/>
              </w:rPr>
              <w:t>‘FU’ para fundos</w:t>
            </w:r>
          </w:p>
          <w:p w14:paraId="03752504" w14:textId="77777777" w:rsidR="00F07D1C" w:rsidRPr="00F07D1C" w:rsidRDefault="00F07D1C" w:rsidP="00F07D1C">
            <w:pPr>
              <w:pStyle w:val="ListParagraph"/>
              <w:numPr>
                <w:ilvl w:val="1"/>
                <w:numId w:val="22"/>
              </w:numPr>
              <w:rPr>
                <w:rFonts w:cs="Calibri"/>
                <w:color w:val="000000"/>
                <w:sz w:val="18"/>
                <w:szCs w:val="18"/>
              </w:rPr>
            </w:pPr>
            <w:r w:rsidRPr="00F07D1C">
              <w:rPr>
                <w:rFonts w:cs="Calibri"/>
                <w:color w:val="000000"/>
                <w:sz w:val="18"/>
                <w:szCs w:val="18"/>
              </w:rPr>
              <w:t>‘DP’ para depósitos a prazo</w:t>
            </w:r>
          </w:p>
          <w:p w14:paraId="471B37A0" w14:textId="77777777" w:rsidR="00F07D1C" w:rsidRPr="00F07D1C" w:rsidRDefault="00F07D1C" w:rsidP="00F07D1C">
            <w:pPr>
              <w:pStyle w:val="ListParagraph"/>
              <w:numPr>
                <w:ilvl w:val="1"/>
                <w:numId w:val="22"/>
              </w:numPr>
              <w:rPr>
                <w:rFonts w:cs="Calibri"/>
                <w:color w:val="000000"/>
                <w:sz w:val="18"/>
                <w:szCs w:val="18"/>
              </w:rPr>
            </w:pPr>
            <w:r w:rsidRPr="00F07D1C">
              <w:rPr>
                <w:rFonts w:cs="Calibri"/>
                <w:color w:val="000000"/>
                <w:sz w:val="18"/>
                <w:szCs w:val="18"/>
              </w:rPr>
              <w:t>‘DC’ para contas de depósito à ordem</w:t>
            </w:r>
          </w:p>
          <w:p w14:paraId="023C0CBE" w14:textId="77777777" w:rsidR="00F07D1C" w:rsidRPr="00F07D1C" w:rsidRDefault="00F07D1C" w:rsidP="00F07D1C">
            <w:pPr>
              <w:pStyle w:val="ListParagraph"/>
              <w:numPr>
                <w:ilvl w:val="1"/>
                <w:numId w:val="22"/>
              </w:numPr>
              <w:rPr>
                <w:rFonts w:cs="Calibri"/>
                <w:color w:val="000000"/>
                <w:sz w:val="18"/>
                <w:szCs w:val="18"/>
              </w:rPr>
            </w:pPr>
            <w:r w:rsidRPr="00F07D1C">
              <w:rPr>
                <w:rFonts w:cs="Calibri"/>
                <w:color w:val="000000"/>
                <w:sz w:val="18"/>
                <w:szCs w:val="18"/>
              </w:rPr>
              <w:t>‘CLI’ para garantias pessoais com origem nas aplicações Efeitos, Partenon, EP e GP</w:t>
            </w:r>
          </w:p>
          <w:p w14:paraId="2D73491C" w14:textId="77777777" w:rsidR="00F07D1C" w:rsidRPr="00F07D1C" w:rsidRDefault="00F07D1C" w:rsidP="00F07D1C">
            <w:pPr>
              <w:pStyle w:val="ListParagraph"/>
              <w:numPr>
                <w:ilvl w:val="1"/>
                <w:numId w:val="22"/>
              </w:numPr>
              <w:rPr>
                <w:rFonts w:cs="Calibri"/>
                <w:color w:val="000000"/>
                <w:sz w:val="18"/>
                <w:szCs w:val="18"/>
              </w:rPr>
            </w:pPr>
            <w:r w:rsidRPr="00F07D1C">
              <w:rPr>
                <w:rFonts w:cs="Calibri"/>
                <w:color w:val="000000"/>
                <w:sz w:val="18"/>
                <w:szCs w:val="18"/>
              </w:rPr>
              <w:t>‘LEA’ para garantias pessoais e garantias reais imobiliárias de origem Leasing</w:t>
            </w:r>
          </w:p>
          <w:p w14:paraId="7D13B5F8" w14:textId="77777777" w:rsidR="00F07D1C" w:rsidRPr="00F07D1C" w:rsidRDefault="00F07D1C" w:rsidP="00F07D1C">
            <w:pPr>
              <w:pStyle w:val="ListParagraph"/>
              <w:numPr>
                <w:ilvl w:val="1"/>
                <w:numId w:val="22"/>
              </w:numPr>
              <w:rPr>
                <w:rFonts w:cs="Calibri"/>
                <w:color w:val="000000"/>
                <w:sz w:val="18"/>
                <w:szCs w:val="18"/>
              </w:rPr>
            </w:pPr>
            <w:r w:rsidRPr="00F07D1C">
              <w:rPr>
                <w:rFonts w:cs="Calibri"/>
                <w:color w:val="000000"/>
                <w:sz w:val="18"/>
                <w:szCs w:val="18"/>
              </w:rPr>
              <w:t>‘FAC’ para garantias pessoais de origem Factoring</w:t>
            </w:r>
          </w:p>
          <w:p w14:paraId="3C9F60DC" w14:textId="77777777" w:rsidR="00F07D1C" w:rsidRPr="00F07D1C" w:rsidRDefault="00F07D1C" w:rsidP="00F07D1C">
            <w:pPr>
              <w:pStyle w:val="ListParagraph"/>
              <w:numPr>
                <w:ilvl w:val="1"/>
                <w:numId w:val="22"/>
              </w:numPr>
              <w:rPr>
                <w:rFonts w:cs="Calibri"/>
                <w:color w:val="000000"/>
                <w:sz w:val="18"/>
                <w:szCs w:val="18"/>
              </w:rPr>
            </w:pPr>
            <w:r w:rsidRPr="00F07D1C">
              <w:rPr>
                <w:rFonts w:cs="Calibri"/>
                <w:color w:val="000000"/>
                <w:sz w:val="18"/>
                <w:szCs w:val="18"/>
              </w:rPr>
              <w:t>‘GP’ para garantias imóveis de origem GP</w:t>
            </w:r>
          </w:p>
          <w:p w14:paraId="381B105B" w14:textId="77777777" w:rsidR="00F07D1C" w:rsidRPr="00F07D1C" w:rsidRDefault="00F07D1C" w:rsidP="00F07D1C">
            <w:pPr>
              <w:pStyle w:val="ListParagraph"/>
              <w:numPr>
                <w:ilvl w:val="1"/>
                <w:numId w:val="22"/>
              </w:numPr>
              <w:rPr>
                <w:rFonts w:cs="Calibri"/>
                <w:color w:val="000000"/>
                <w:sz w:val="18"/>
                <w:szCs w:val="18"/>
              </w:rPr>
            </w:pPr>
            <w:r w:rsidRPr="00F07D1C">
              <w:rPr>
                <w:rFonts w:cs="Calibri"/>
                <w:color w:val="000000"/>
                <w:sz w:val="18"/>
                <w:szCs w:val="18"/>
              </w:rPr>
              <w:t>‘CS’ para garantias imóveis de origem CS</w:t>
            </w:r>
          </w:p>
          <w:p w14:paraId="004A2995" w14:textId="0E6CE2B7" w:rsidR="00F07D1C" w:rsidRPr="00F07D1C" w:rsidRDefault="00F07D1C" w:rsidP="00F07D1C">
            <w:pPr>
              <w:pStyle w:val="ListParagraph"/>
              <w:numPr>
                <w:ilvl w:val="1"/>
                <w:numId w:val="22"/>
              </w:numPr>
              <w:rPr>
                <w:rFonts w:cs="Calibri"/>
                <w:color w:val="000000"/>
                <w:sz w:val="18"/>
                <w:szCs w:val="18"/>
              </w:rPr>
            </w:pPr>
            <w:r w:rsidRPr="00F07D1C">
              <w:rPr>
                <w:rFonts w:cs="Calibri"/>
                <w:color w:val="000000"/>
                <w:sz w:val="18"/>
                <w:szCs w:val="18"/>
              </w:rPr>
              <w:t>‘CSA’ para garantias pessoais de origem CS.</w:t>
            </w:r>
          </w:p>
        </w:tc>
        <w:tc>
          <w:tcPr>
            <w:tcW w:w="992" w:type="dxa"/>
            <w:tcBorders>
              <w:top w:val="nil"/>
              <w:left w:val="nil"/>
              <w:bottom w:val="single" w:sz="4" w:space="0" w:color="auto"/>
              <w:right w:val="single" w:sz="4" w:space="0" w:color="auto"/>
            </w:tcBorders>
            <w:shd w:val="clear" w:color="auto" w:fill="auto"/>
            <w:noWrap/>
            <w:hideMark/>
          </w:tcPr>
          <w:p w14:paraId="3829D920"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0DEEADA9" w14:textId="253D9EBF"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5C73736E" w14:textId="4D0A8DB1" w:rsidR="00F07D1C" w:rsidRPr="0097473D" w:rsidRDefault="0097473D" w:rsidP="00F07D1C">
            <w:pPr>
              <w:rPr>
                <w:rFonts w:cs="Calibri"/>
                <w:i/>
                <w:color w:val="000000"/>
                <w:sz w:val="18"/>
                <w:szCs w:val="18"/>
              </w:rPr>
            </w:pPr>
            <w:r w:rsidRPr="0097473D">
              <w:rPr>
                <w:rFonts w:cs="Calibri"/>
                <w:i/>
                <w:color w:val="000000"/>
                <w:sz w:val="18"/>
                <w:szCs w:val="18"/>
              </w:rPr>
              <w:t xml:space="preserve">gt018_rateio_aval </w:t>
            </w:r>
            <w:r w:rsidRPr="0097473D">
              <w:rPr>
                <w:rFonts w:cs="Calibri"/>
                <w:i/>
                <w:color w:val="000000"/>
                <w:sz w:val="18"/>
                <w:szCs w:val="18"/>
              </w:rPr>
              <w:br/>
              <w:t>gt003_trz_gt_fin</w:t>
            </w:r>
            <w:r w:rsidRPr="0097473D">
              <w:rPr>
                <w:rFonts w:cs="Calibri"/>
                <w:i/>
                <w:color w:val="000000"/>
                <w:sz w:val="18"/>
                <w:szCs w:val="18"/>
              </w:rPr>
              <w:br/>
              <w:t>gt002_grnt_prc</w:t>
            </w:r>
          </w:p>
        </w:tc>
        <w:tc>
          <w:tcPr>
            <w:tcW w:w="1134" w:type="dxa"/>
            <w:tcBorders>
              <w:top w:val="nil"/>
              <w:left w:val="nil"/>
              <w:bottom w:val="single" w:sz="4" w:space="0" w:color="auto"/>
              <w:right w:val="single" w:sz="4" w:space="0" w:color="auto"/>
            </w:tcBorders>
          </w:tcPr>
          <w:p w14:paraId="68FFD940" w14:textId="3A99E8A9" w:rsidR="00F07D1C" w:rsidRPr="00F07D1C" w:rsidRDefault="00F07D1C" w:rsidP="00F07D1C">
            <w:pPr>
              <w:rPr>
                <w:rFonts w:cs="Calibri"/>
                <w:color w:val="000000"/>
                <w:sz w:val="18"/>
                <w:szCs w:val="18"/>
              </w:rPr>
            </w:pPr>
            <w:r w:rsidRPr="00F07D1C">
              <w:rPr>
                <w:rFonts w:cs="Calibri"/>
                <w:color w:val="000000"/>
                <w:sz w:val="18"/>
                <w:szCs w:val="18"/>
              </w:rPr>
              <w:t>origem, tipologia</w:t>
            </w:r>
            <w:r w:rsidRPr="00F07D1C">
              <w:rPr>
                <w:rFonts w:cs="Calibri"/>
                <w:color w:val="000000"/>
                <w:sz w:val="18"/>
                <w:szCs w:val="18"/>
              </w:rPr>
              <w:br/>
              <w:t>ctratcta</w:t>
            </w:r>
            <w:r w:rsidRPr="00F07D1C">
              <w:rPr>
                <w:rFonts w:cs="Calibri"/>
                <w:color w:val="000000"/>
                <w:sz w:val="18"/>
                <w:szCs w:val="18"/>
              </w:rPr>
              <w:br/>
              <w:t>ckprodut</w:t>
            </w:r>
          </w:p>
        </w:tc>
        <w:tc>
          <w:tcPr>
            <w:tcW w:w="2126" w:type="dxa"/>
            <w:tcBorders>
              <w:top w:val="nil"/>
              <w:left w:val="nil"/>
              <w:bottom w:val="single" w:sz="4" w:space="0" w:color="auto"/>
              <w:right w:val="single" w:sz="4" w:space="0" w:color="auto"/>
            </w:tcBorders>
          </w:tcPr>
          <w:p w14:paraId="15A7E6E6" w14:textId="19C10A42" w:rsidR="00F07D1C" w:rsidRPr="00F07D1C" w:rsidRDefault="00F07D1C" w:rsidP="00F07D1C">
            <w:pPr>
              <w:rPr>
                <w:rFonts w:cs="Calibri"/>
                <w:color w:val="000000"/>
                <w:sz w:val="18"/>
                <w:szCs w:val="18"/>
                <w:lang w:val="en-US"/>
              </w:rPr>
            </w:pPr>
            <w:r w:rsidRPr="00F07D1C">
              <w:rPr>
                <w:rFonts w:cs="Calibri"/>
                <w:color w:val="000000"/>
                <w:sz w:val="18"/>
                <w:szCs w:val="18"/>
                <w:lang w:val="en-US"/>
              </w:rPr>
              <w:t xml:space="preserve">CASE </w:t>
            </w:r>
            <w:r w:rsidRPr="00F07D1C">
              <w:rPr>
                <w:rFonts w:cs="Calibri"/>
                <w:color w:val="000000"/>
                <w:sz w:val="18"/>
                <w:szCs w:val="18"/>
                <w:lang w:val="en-US"/>
              </w:rPr>
              <w:br/>
              <w:t xml:space="preserve">    WHEN gt018.origem = 'LEA' THEN 'LEA' </w:t>
            </w:r>
            <w:r w:rsidRPr="00F07D1C">
              <w:rPr>
                <w:rFonts w:cs="Calibri"/>
                <w:color w:val="000000"/>
                <w:sz w:val="18"/>
                <w:szCs w:val="18"/>
                <w:lang w:val="en-US"/>
              </w:rPr>
              <w:br/>
              <w:t xml:space="preserve">    WHEN gt018.origem = 'FAC' THEN 'FAC'</w:t>
            </w:r>
            <w:r w:rsidRPr="00F07D1C">
              <w:rPr>
                <w:rFonts w:cs="Calibri"/>
                <w:color w:val="000000"/>
                <w:sz w:val="18"/>
                <w:szCs w:val="18"/>
                <w:lang w:val="en-US"/>
              </w:rPr>
              <w:br/>
              <w:t xml:space="preserve">    WHEN gt018.tipologia = 'FIN' THEN </w:t>
            </w:r>
            <w:r w:rsidRPr="00F07D1C">
              <w:rPr>
                <w:rFonts w:cs="Calibri"/>
                <w:color w:val="000000"/>
                <w:sz w:val="18"/>
                <w:szCs w:val="18"/>
                <w:lang w:val="en-US"/>
              </w:rPr>
              <w:br/>
              <w:t xml:space="preserve">        CASE </w:t>
            </w:r>
            <w:r w:rsidRPr="00F07D1C">
              <w:rPr>
                <w:rFonts w:cs="Calibri"/>
                <w:color w:val="000000"/>
                <w:sz w:val="18"/>
                <w:szCs w:val="18"/>
                <w:lang w:val="en-US"/>
              </w:rPr>
              <w:br/>
              <w:t xml:space="preserve">            WHEN gt003.ctratcta = '01' THEN 'DC'</w:t>
            </w:r>
            <w:r w:rsidRPr="00F07D1C">
              <w:rPr>
                <w:rFonts w:cs="Calibri"/>
                <w:color w:val="000000"/>
                <w:sz w:val="18"/>
                <w:szCs w:val="18"/>
                <w:lang w:val="en-US"/>
              </w:rPr>
              <w:br/>
              <w:t xml:space="preserve">            WHEN gt003.ctratcta = '03' THEN 'DP'</w:t>
            </w:r>
            <w:r w:rsidRPr="00F07D1C">
              <w:rPr>
                <w:rFonts w:cs="Calibri"/>
                <w:color w:val="000000"/>
                <w:sz w:val="18"/>
                <w:szCs w:val="18"/>
                <w:lang w:val="en-US"/>
              </w:rPr>
              <w:br/>
              <w:t xml:space="preserve">            WHEN gt003.ctratcta = '07' THEN 'FU'</w:t>
            </w:r>
            <w:r w:rsidRPr="00F07D1C">
              <w:rPr>
                <w:rFonts w:cs="Calibri"/>
                <w:color w:val="000000"/>
                <w:sz w:val="18"/>
                <w:szCs w:val="18"/>
                <w:lang w:val="en-US"/>
              </w:rPr>
              <w:br/>
              <w:t xml:space="preserve">            WHEN gt003.ctratcta = '10' THEN 'TT'</w:t>
            </w:r>
            <w:r w:rsidRPr="00F07D1C">
              <w:rPr>
                <w:rFonts w:cs="Calibri"/>
                <w:color w:val="000000"/>
                <w:sz w:val="18"/>
                <w:szCs w:val="18"/>
                <w:lang w:val="en-US"/>
              </w:rPr>
              <w:br/>
              <w:t xml:space="preserve">            WHEN gt003.ctratcta = '12' THEN 'SG'</w:t>
            </w:r>
            <w:r w:rsidRPr="00F07D1C">
              <w:rPr>
                <w:rFonts w:cs="Calibri"/>
                <w:color w:val="000000"/>
                <w:sz w:val="18"/>
                <w:szCs w:val="18"/>
                <w:lang w:val="en-US"/>
              </w:rPr>
              <w:br/>
              <w:t xml:space="preserve">    END </w:t>
            </w:r>
            <w:r w:rsidRPr="00F07D1C">
              <w:rPr>
                <w:rFonts w:cs="Calibri"/>
                <w:color w:val="000000"/>
                <w:sz w:val="18"/>
                <w:szCs w:val="18"/>
                <w:lang w:val="en-US"/>
              </w:rPr>
              <w:br/>
              <w:t xml:space="preserve">    WHEN gt018.tipologia = 'IMO'  THEN</w:t>
            </w:r>
            <w:r w:rsidRPr="00F07D1C">
              <w:rPr>
                <w:rFonts w:cs="Calibri"/>
                <w:color w:val="000000"/>
                <w:sz w:val="18"/>
                <w:szCs w:val="18"/>
                <w:lang w:val="en-US"/>
              </w:rPr>
              <w:br/>
              <w:t xml:space="preserve">    CASE </w:t>
            </w:r>
            <w:r w:rsidRPr="00F07D1C">
              <w:rPr>
                <w:rFonts w:cs="Calibri"/>
                <w:color w:val="000000"/>
                <w:sz w:val="18"/>
                <w:szCs w:val="18"/>
                <w:lang w:val="en-US"/>
              </w:rPr>
              <w:br/>
              <w:t xml:space="preserve">        WHEN gt018.ckprodut IN ('080') THEN 'CS'</w:t>
            </w:r>
            <w:r w:rsidRPr="00F07D1C">
              <w:rPr>
                <w:rFonts w:cs="Calibri"/>
                <w:color w:val="000000"/>
                <w:sz w:val="18"/>
                <w:szCs w:val="18"/>
                <w:lang w:val="en-US"/>
              </w:rPr>
              <w:br/>
              <w:t xml:space="preserve">        ELSE 'GP' </w:t>
            </w:r>
            <w:r w:rsidRPr="00F07D1C">
              <w:rPr>
                <w:rFonts w:cs="Calibri"/>
                <w:color w:val="000000"/>
                <w:sz w:val="18"/>
                <w:szCs w:val="18"/>
                <w:lang w:val="en-US"/>
              </w:rPr>
              <w:br/>
              <w:t xml:space="preserve">    END </w:t>
            </w:r>
            <w:r w:rsidRPr="00F07D1C">
              <w:rPr>
                <w:rFonts w:cs="Calibri"/>
                <w:color w:val="000000"/>
                <w:sz w:val="18"/>
                <w:szCs w:val="18"/>
                <w:lang w:val="en-US"/>
              </w:rPr>
              <w:br/>
            </w:r>
            <w:r w:rsidRPr="00F07D1C">
              <w:rPr>
                <w:rFonts w:cs="Calibri"/>
                <w:color w:val="000000"/>
                <w:sz w:val="18"/>
                <w:szCs w:val="18"/>
                <w:lang w:val="en-US"/>
              </w:rPr>
              <w:lastRenderedPageBreak/>
              <w:t xml:space="preserve">    WHEN gt018.tipologia = 'PES' THEN</w:t>
            </w:r>
            <w:r w:rsidRPr="00F07D1C">
              <w:rPr>
                <w:rFonts w:cs="Calibri"/>
                <w:color w:val="000000"/>
                <w:sz w:val="18"/>
                <w:szCs w:val="18"/>
                <w:lang w:val="en-US"/>
              </w:rPr>
              <w:br/>
              <w:t xml:space="preserve">    CASE </w:t>
            </w:r>
            <w:r w:rsidRPr="00F07D1C">
              <w:rPr>
                <w:rFonts w:cs="Calibri"/>
                <w:color w:val="000000"/>
                <w:sz w:val="18"/>
                <w:szCs w:val="18"/>
                <w:lang w:val="en-US"/>
              </w:rPr>
              <w:br/>
              <w:t xml:space="preserve">        WHEN gt002.ckprodut IN ('081', '082', '083') THEN 'CSA' </w:t>
            </w:r>
            <w:r w:rsidRPr="00F07D1C">
              <w:rPr>
                <w:rFonts w:cs="Calibri"/>
                <w:color w:val="000000"/>
                <w:sz w:val="18"/>
                <w:szCs w:val="18"/>
                <w:lang w:val="en-US"/>
              </w:rPr>
              <w:br/>
              <w:t xml:space="preserve">        ELSE 'CLI'</w:t>
            </w:r>
            <w:r w:rsidRPr="00F07D1C">
              <w:rPr>
                <w:rFonts w:cs="Calibri"/>
                <w:color w:val="000000"/>
                <w:sz w:val="18"/>
                <w:szCs w:val="18"/>
                <w:lang w:val="en-US"/>
              </w:rPr>
              <w:br/>
              <w:t xml:space="preserve">    END </w:t>
            </w:r>
            <w:r w:rsidRPr="00F07D1C">
              <w:rPr>
                <w:rFonts w:cs="Calibri"/>
                <w:color w:val="000000"/>
                <w:sz w:val="18"/>
                <w:szCs w:val="18"/>
                <w:lang w:val="en-US"/>
              </w:rPr>
              <w:br/>
              <w:t xml:space="preserve">    ELSE ''</w:t>
            </w:r>
            <w:r w:rsidRPr="00F07D1C">
              <w:rPr>
                <w:rFonts w:cs="Calibri"/>
                <w:color w:val="000000"/>
                <w:sz w:val="18"/>
                <w:szCs w:val="18"/>
                <w:lang w:val="en-US"/>
              </w:rPr>
              <w:br/>
              <w:t>END</w:t>
            </w:r>
          </w:p>
        </w:tc>
      </w:tr>
      <w:tr w:rsidR="00F07D1C" w:rsidRPr="00F07D1C" w14:paraId="43A807C2" w14:textId="4982FE67" w:rsidTr="00F07D1C">
        <w:trPr>
          <w:trHeight w:val="400"/>
        </w:trPr>
        <w:tc>
          <w:tcPr>
            <w:tcW w:w="1871" w:type="dxa"/>
            <w:tcBorders>
              <w:top w:val="nil"/>
              <w:left w:val="single" w:sz="4" w:space="0" w:color="auto"/>
              <w:bottom w:val="single" w:sz="4" w:space="0" w:color="auto"/>
              <w:right w:val="single" w:sz="4" w:space="0" w:color="auto"/>
            </w:tcBorders>
            <w:shd w:val="clear" w:color="000000" w:fill="F2F2F2"/>
            <w:hideMark/>
          </w:tcPr>
          <w:p w14:paraId="718F4462" w14:textId="073F12CE" w:rsidR="00F07D1C" w:rsidRPr="00F07D1C" w:rsidRDefault="00F07D1C" w:rsidP="00F07D1C">
            <w:pPr>
              <w:rPr>
                <w:rFonts w:cs="Calibri"/>
                <w:color w:val="000000"/>
                <w:sz w:val="18"/>
                <w:szCs w:val="18"/>
              </w:rPr>
            </w:pPr>
            <w:r w:rsidRPr="00F07D1C">
              <w:rPr>
                <w:rFonts w:cs="Calibri"/>
                <w:color w:val="000000"/>
                <w:sz w:val="18"/>
                <w:szCs w:val="18"/>
              </w:rPr>
              <w:lastRenderedPageBreak/>
              <w:t>cisin</w:t>
            </w:r>
          </w:p>
        </w:tc>
        <w:tc>
          <w:tcPr>
            <w:tcW w:w="5494" w:type="dxa"/>
            <w:tcBorders>
              <w:top w:val="nil"/>
              <w:left w:val="nil"/>
              <w:bottom w:val="single" w:sz="4" w:space="0" w:color="auto"/>
              <w:right w:val="single" w:sz="4" w:space="0" w:color="auto"/>
            </w:tcBorders>
            <w:shd w:val="clear" w:color="auto" w:fill="auto"/>
            <w:noWrap/>
            <w:hideMark/>
          </w:tcPr>
          <w:p w14:paraId="30B09A25" w14:textId="328D4E33" w:rsidR="00F07D1C" w:rsidRPr="00F07D1C" w:rsidRDefault="00F07D1C" w:rsidP="00F07D1C">
            <w:pPr>
              <w:rPr>
                <w:rFonts w:cs="Calibri"/>
                <w:color w:val="000000"/>
                <w:sz w:val="18"/>
                <w:szCs w:val="18"/>
              </w:rPr>
            </w:pPr>
            <w:r w:rsidRPr="00F07D1C">
              <w:rPr>
                <w:rFonts w:cs="Calibri"/>
                <w:color w:val="000000"/>
                <w:sz w:val="18"/>
                <w:szCs w:val="18"/>
              </w:rPr>
              <w:t>Código de Emissão (ISIN, ISINREF):</w:t>
            </w:r>
          </w:p>
          <w:p w14:paraId="5FC6E920" w14:textId="77777777" w:rsidR="00F07D1C" w:rsidRPr="00F07D1C" w:rsidRDefault="00F07D1C" w:rsidP="00F07D1C">
            <w:pPr>
              <w:pStyle w:val="ListParagraph"/>
              <w:numPr>
                <w:ilvl w:val="0"/>
                <w:numId w:val="22"/>
              </w:numPr>
              <w:rPr>
                <w:rFonts w:cs="Calibri"/>
                <w:color w:val="000000"/>
                <w:sz w:val="18"/>
                <w:szCs w:val="18"/>
              </w:rPr>
            </w:pPr>
            <w:r w:rsidRPr="00F07D1C">
              <w:rPr>
                <w:rFonts w:cs="Calibri"/>
                <w:color w:val="000000"/>
                <w:sz w:val="18"/>
                <w:szCs w:val="18"/>
                <w:lang w:val="en-US"/>
              </w:rPr>
              <w:t>ISIN significa “</w:t>
            </w:r>
            <w:r w:rsidRPr="00F07D1C">
              <w:rPr>
                <w:rFonts w:cs="Calibri"/>
                <w:i/>
                <w:color w:val="000000"/>
                <w:sz w:val="18"/>
                <w:szCs w:val="18"/>
                <w:lang w:val="en-US"/>
              </w:rPr>
              <w:t>International Securities Identification Number”</w:t>
            </w:r>
            <w:r w:rsidRPr="00F07D1C">
              <w:rPr>
                <w:rFonts w:cs="Calibri"/>
                <w:color w:val="000000"/>
                <w:sz w:val="18"/>
                <w:szCs w:val="18"/>
                <w:lang w:val="en-US"/>
              </w:rPr>
              <w:t xml:space="preserve">. </w:t>
            </w:r>
            <w:r w:rsidRPr="00F07D1C">
              <w:rPr>
                <w:rFonts w:cs="Calibri"/>
                <w:color w:val="000000"/>
                <w:sz w:val="18"/>
                <w:szCs w:val="18"/>
              </w:rPr>
              <w:t>Este código é o número de identificação internacional atribuído a títulos e fundos, de acordo com a norma ISO 6166.</w:t>
            </w:r>
          </w:p>
          <w:p w14:paraId="203F6514" w14:textId="4F354E94" w:rsidR="00F07D1C" w:rsidRPr="00F07D1C" w:rsidRDefault="00F07D1C" w:rsidP="00F07D1C">
            <w:pPr>
              <w:pStyle w:val="ListParagraph"/>
              <w:numPr>
                <w:ilvl w:val="0"/>
                <w:numId w:val="22"/>
              </w:numPr>
              <w:rPr>
                <w:rFonts w:cs="Calibri"/>
                <w:color w:val="000000"/>
                <w:sz w:val="18"/>
                <w:szCs w:val="18"/>
              </w:rPr>
            </w:pPr>
            <w:r w:rsidRPr="00F07D1C">
              <w:rPr>
                <w:rFonts w:cs="Calibri"/>
                <w:color w:val="000000"/>
                <w:sz w:val="18"/>
                <w:szCs w:val="18"/>
              </w:rPr>
              <w:t>Este código está apenas preenchido para garantias reais financeiras do tipo fundos e títulos.</w:t>
            </w:r>
          </w:p>
        </w:tc>
        <w:tc>
          <w:tcPr>
            <w:tcW w:w="992" w:type="dxa"/>
            <w:tcBorders>
              <w:top w:val="nil"/>
              <w:left w:val="nil"/>
              <w:bottom w:val="single" w:sz="4" w:space="0" w:color="auto"/>
              <w:right w:val="single" w:sz="4" w:space="0" w:color="auto"/>
            </w:tcBorders>
            <w:shd w:val="clear" w:color="auto" w:fill="auto"/>
            <w:noWrap/>
            <w:hideMark/>
          </w:tcPr>
          <w:p w14:paraId="3B15854F"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7C2AC750" w14:textId="38EDC1C0" w:rsidR="00F07D1C" w:rsidRPr="00F07D1C" w:rsidRDefault="00F07D1C" w:rsidP="00F07D1C">
            <w:pPr>
              <w:rPr>
                <w:rFonts w:cs="Calibri"/>
                <w:color w:val="000000"/>
                <w:sz w:val="18"/>
                <w:szCs w:val="18"/>
              </w:rPr>
            </w:pPr>
            <w:r w:rsidRPr="00F07D1C">
              <w:rPr>
                <w:rFonts w:cs="Calibri"/>
                <w:color w:val="000000"/>
                <w:sz w:val="18"/>
                <w:szCs w:val="18"/>
              </w:rPr>
              <w:t>Títulos (APMT0100022484)</w:t>
            </w:r>
          </w:p>
        </w:tc>
        <w:tc>
          <w:tcPr>
            <w:tcW w:w="1701" w:type="dxa"/>
            <w:tcBorders>
              <w:top w:val="nil"/>
              <w:left w:val="nil"/>
              <w:bottom w:val="single" w:sz="4" w:space="0" w:color="auto"/>
              <w:right w:val="single" w:sz="4" w:space="0" w:color="auto"/>
            </w:tcBorders>
          </w:tcPr>
          <w:p w14:paraId="00BAED32" w14:textId="3FE8AFFF" w:rsidR="00F07D1C" w:rsidRPr="0097473D" w:rsidRDefault="0097473D" w:rsidP="00F07D1C">
            <w:pPr>
              <w:rPr>
                <w:rFonts w:cs="Calibri"/>
                <w:i/>
                <w:color w:val="000000"/>
                <w:sz w:val="18"/>
                <w:szCs w:val="18"/>
                <w:lang w:val="en-US"/>
              </w:rPr>
            </w:pPr>
            <w:r w:rsidRPr="0097473D">
              <w:rPr>
                <w:rFonts w:cs="Calibri"/>
                <w:i/>
                <w:color w:val="000000"/>
                <w:sz w:val="18"/>
                <w:szCs w:val="18"/>
                <w:lang w:val="en-US"/>
              </w:rPr>
              <w:t>ttt35_titlgru</w:t>
            </w:r>
            <w:r w:rsidRPr="0097473D">
              <w:rPr>
                <w:rFonts w:cs="Calibri"/>
                <w:i/>
                <w:color w:val="000000"/>
                <w:sz w:val="18"/>
                <w:szCs w:val="18"/>
                <w:lang w:val="en-US"/>
              </w:rPr>
              <w:br/>
              <w:t>fut02_contasfu/cat34_fuparam</w:t>
            </w:r>
          </w:p>
        </w:tc>
        <w:tc>
          <w:tcPr>
            <w:tcW w:w="1134" w:type="dxa"/>
            <w:tcBorders>
              <w:top w:val="nil"/>
              <w:left w:val="nil"/>
              <w:bottom w:val="single" w:sz="4" w:space="0" w:color="auto"/>
              <w:right w:val="single" w:sz="4" w:space="0" w:color="auto"/>
            </w:tcBorders>
          </w:tcPr>
          <w:p w14:paraId="14BE837E" w14:textId="7A8BBC76" w:rsidR="00F07D1C" w:rsidRPr="00F07D1C" w:rsidRDefault="00F07D1C" w:rsidP="00F07D1C">
            <w:pPr>
              <w:rPr>
                <w:rFonts w:cs="Calibri"/>
                <w:color w:val="000000"/>
                <w:sz w:val="18"/>
                <w:szCs w:val="18"/>
              </w:rPr>
            </w:pPr>
            <w:r w:rsidRPr="00F07D1C">
              <w:rPr>
                <w:rFonts w:cs="Calibri"/>
                <w:color w:val="000000"/>
                <w:sz w:val="18"/>
                <w:szCs w:val="18"/>
              </w:rPr>
              <w:t>ctitisin/cisinref</w:t>
            </w:r>
            <w:r w:rsidRPr="00F07D1C">
              <w:rPr>
                <w:rFonts w:cs="Calibri"/>
                <w:color w:val="000000"/>
                <w:sz w:val="18"/>
                <w:szCs w:val="18"/>
              </w:rPr>
              <w:br/>
              <w:t>ccodisin</w:t>
            </w:r>
          </w:p>
        </w:tc>
        <w:tc>
          <w:tcPr>
            <w:tcW w:w="2126" w:type="dxa"/>
            <w:tcBorders>
              <w:top w:val="nil"/>
              <w:left w:val="nil"/>
              <w:bottom w:val="single" w:sz="4" w:space="0" w:color="auto"/>
              <w:right w:val="single" w:sz="4" w:space="0" w:color="auto"/>
            </w:tcBorders>
          </w:tcPr>
          <w:p w14:paraId="41668B10" w14:textId="17D2A636" w:rsidR="00F07D1C" w:rsidRPr="00F07D1C" w:rsidRDefault="00F07D1C" w:rsidP="00F07D1C">
            <w:pPr>
              <w:rPr>
                <w:rFonts w:cs="Calibri"/>
                <w:color w:val="000000"/>
                <w:sz w:val="18"/>
                <w:szCs w:val="18"/>
                <w:lang w:val="en-US"/>
              </w:rPr>
            </w:pPr>
            <w:r w:rsidRPr="00F07D1C">
              <w:rPr>
                <w:rFonts w:cs="Calibri"/>
                <w:color w:val="000000"/>
                <w:sz w:val="18"/>
                <w:szCs w:val="18"/>
                <w:lang w:val="en-US"/>
              </w:rPr>
              <w:t>CASE</w:t>
            </w:r>
            <w:r w:rsidRPr="00F07D1C">
              <w:rPr>
                <w:rFonts w:cs="Calibri"/>
                <w:color w:val="000000"/>
                <w:sz w:val="18"/>
                <w:szCs w:val="18"/>
                <w:lang w:val="en-US"/>
              </w:rPr>
              <w:br/>
              <w:t xml:space="preserve">    WHEN caplic = "TT" THEN</w:t>
            </w:r>
            <w:r w:rsidRPr="00F07D1C">
              <w:rPr>
                <w:rFonts w:cs="Calibri"/>
                <w:color w:val="000000"/>
                <w:sz w:val="18"/>
                <w:szCs w:val="18"/>
                <w:lang w:val="en-US"/>
              </w:rPr>
              <w:br/>
              <w:t xml:space="preserve">    CASE</w:t>
            </w:r>
            <w:r w:rsidRPr="00F07D1C">
              <w:rPr>
                <w:rFonts w:cs="Calibri"/>
                <w:color w:val="000000"/>
                <w:sz w:val="18"/>
                <w:szCs w:val="18"/>
                <w:lang w:val="en-US"/>
              </w:rPr>
              <w:br/>
              <w:t xml:space="preserve">        WHEN trim(ttt35.ctitisin) &lt;&gt; "" THEN ttt35.ctitisin</w:t>
            </w:r>
            <w:r w:rsidRPr="00F07D1C">
              <w:rPr>
                <w:rFonts w:cs="Calibri"/>
                <w:color w:val="000000"/>
                <w:sz w:val="18"/>
                <w:szCs w:val="18"/>
                <w:lang w:val="en-US"/>
              </w:rPr>
              <w:br/>
              <w:t xml:space="preserve">        WHEN trim(ttt35.cisinref) &lt;&gt; "" THEN ttt35.cisinref</w:t>
            </w:r>
            <w:r w:rsidRPr="00F07D1C">
              <w:rPr>
                <w:rFonts w:cs="Calibri"/>
                <w:color w:val="000000"/>
                <w:sz w:val="18"/>
                <w:szCs w:val="18"/>
                <w:lang w:val="en-US"/>
              </w:rPr>
              <w:br/>
              <w:t xml:space="preserve">        ELSE ""</w:t>
            </w:r>
            <w:r w:rsidRPr="00F07D1C">
              <w:rPr>
                <w:rFonts w:cs="Calibri"/>
                <w:color w:val="000000"/>
                <w:sz w:val="18"/>
                <w:szCs w:val="18"/>
                <w:lang w:val="en-US"/>
              </w:rPr>
              <w:br/>
              <w:t xml:space="preserve">    END</w:t>
            </w:r>
            <w:r w:rsidRPr="00F07D1C">
              <w:rPr>
                <w:rFonts w:cs="Calibri"/>
                <w:color w:val="000000"/>
                <w:sz w:val="18"/>
                <w:szCs w:val="18"/>
                <w:lang w:val="en-US"/>
              </w:rPr>
              <w:br/>
              <w:t xml:space="preserve">    WHEN caplic = 'FU' THEN trim( nvl( fut.ccodisin, '' ) )</w:t>
            </w:r>
            <w:r w:rsidRPr="00F07D1C">
              <w:rPr>
                <w:rFonts w:cs="Calibri"/>
                <w:color w:val="000000"/>
                <w:sz w:val="18"/>
                <w:szCs w:val="18"/>
                <w:lang w:val="en-US"/>
              </w:rPr>
              <w:br/>
              <w:t xml:space="preserve">    ELSE ""</w:t>
            </w:r>
            <w:r w:rsidRPr="00F07D1C">
              <w:rPr>
                <w:rFonts w:cs="Calibri"/>
                <w:color w:val="000000"/>
                <w:sz w:val="18"/>
                <w:szCs w:val="18"/>
                <w:lang w:val="en-US"/>
              </w:rPr>
              <w:br/>
              <w:t>END</w:t>
            </w:r>
          </w:p>
        </w:tc>
      </w:tr>
      <w:tr w:rsidR="00F07D1C" w:rsidRPr="00F07D1C" w14:paraId="0181E9FE" w14:textId="2FCE0C89"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03E7213" w14:textId="3270434D" w:rsidR="00F07D1C" w:rsidRPr="00F07D1C" w:rsidRDefault="00F07D1C" w:rsidP="00F07D1C">
            <w:pPr>
              <w:rPr>
                <w:rFonts w:cs="Calibri"/>
                <w:color w:val="000000"/>
                <w:sz w:val="18"/>
                <w:szCs w:val="18"/>
              </w:rPr>
            </w:pPr>
            <w:r w:rsidRPr="00F07D1C">
              <w:rPr>
                <w:rFonts w:cs="Calibri"/>
                <w:color w:val="000000"/>
                <w:sz w:val="18"/>
                <w:szCs w:val="18"/>
              </w:rPr>
              <w:t>zcliant</w:t>
            </w:r>
          </w:p>
        </w:tc>
        <w:tc>
          <w:tcPr>
            <w:tcW w:w="5494" w:type="dxa"/>
            <w:tcBorders>
              <w:top w:val="nil"/>
              <w:left w:val="nil"/>
              <w:bottom w:val="single" w:sz="4" w:space="0" w:color="auto"/>
              <w:right w:val="single" w:sz="4" w:space="0" w:color="auto"/>
            </w:tcBorders>
            <w:shd w:val="clear" w:color="auto" w:fill="auto"/>
            <w:noWrap/>
            <w:hideMark/>
          </w:tcPr>
          <w:p w14:paraId="7918141A" w14:textId="4E1F2CC5" w:rsidR="00F07D1C" w:rsidRPr="00F07D1C" w:rsidRDefault="00F07D1C" w:rsidP="00F07D1C">
            <w:pPr>
              <w:rPr>
                <w:rFonts w:cs="Calibri"/>
                <w:color w:val="000000"/>
                <w:sz w:val="18"/>
                <w:szCs w:val="18"/>
              </w:rPr>
            </w:pPr>
            <w:r w:rsidRPr="00F07D1C">
              <w:rPr>
                <w:rFonts w:cs="Calibri"/>
                <w:color w:val="000000"/>
                <w:sz w:val="18"/>
                <w:szCs w:val="18"/>
              </w:rPr>
              <w:t>Número cliente antigo:</w:t>
            </w:r>
          </w:p>
          <w:p w14:paraId="16AAF927" w14:textId="135E8C6E" w:rsidR="00F07D1C" w:rsidRPr="00F07D1C" w:rsidRDefault="00F07D1C" w:rsidP="00F07D1C">
            <w:pPr>
              <w:pStyle w:val="ListParagraph"/>
              <w:numPr>
                <w:ilvl w:val="0"/>
                <w:numId w:val="35"/>
              </w:numPr>
              <w:rPr>
                <w:rFonts w:cs="Calibri"/>
                <w:color w:val="000000"/>
                <w:sz w:val="18"/>
                <w:szCs w:val="18"/>
              </w:rPr>
            </w:pPr>
            <w:r w:rsidRPr="00F07D1C">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38251420"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73DC800A" w14:textId="5F0E89A6"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0B5A432B" w14:textId="16A8CB40" w:rsidR="00F07D1C" w:rsidRPr="0097473D" w:rsidRDefault="0097473D" w:rsidP="00F07D1C">
            <w:pPr>
              <w:rPr>
                <w:rFonts w:cs="Calibri"/>
                <w:i/>
                <w:color w:val="000000"/>
                <w:sz w:val="18"/>
                <w:szCs w:val="18"/>
              </w:rPr>
            </w:pPr>
            <w:r w:rsidRPr="0097473D">
              <w:rPr>
                <w:rFonts w:cs="Calibri"/>
                <w:i/>
                <w:color w:val="000000"/>
                <w:sz w:val="18"/>
                <w:szCs w:val="18"/>
              </w:rPr>
              <w:t>n/a</w:t>
            </w:r>
          </w:p>
        </w:tc>
        <w:tc>
          <w:tcPr>
            <w:tcW w:w="1134" w:type="dxa"/>
            <w:tcBorders>
              <w:top w:val="nil"/>
              <w:left w:val="nil"/>
              <w:bottom w:val="single" w:sz="4" w:space="0" w:color="auto"/>
              <w:right w:val="single" w:sz="4" w:space="0" w:color="auto"/>
            </w:tcBorders>
          </w:tcPr>
          <w:p w14:paraId="3EF82BCD" w14:textId="219799CB" w:rsidR="00F07D1C" w:rsidRPr="00F07D1C" w:rsidRDefault="00F07D1C" w:rsidP="00F07D1C">
            <w:pPr>
              <w:rPr>
                <w:rFonts w:cs="Calibri"/>
                <w:color w:val="000000"/>
                <w:sz w:val="18"/>
                <w:szCs w:val="18"/>
              </w:rPr>
            </w:pPr>
            <w:r w:rsidRPr="00F07D1C">
              <w:rPr>
                <w:rFonts w:cs="Calibri"/>
                <w:sz w:val="18"/>
                <w:szCs w:val="18"/>
              </w:rPr>
              <w:t>N/A</w:t>
            </w:r>
          </w:p>
        </w:tc>
        <w:tc>
          <w:tcPr>
            <w:tcW w:w="2126" w:type="dxa"/>
            <w:tcBorders>
              <w:top w:val="nil"/>
              <w:left w:val="nil"/>
              <w:bottom w:val="single" w:sz="4" w:space="0" w:color="auto"/>
              <w:right w:val="single" w:sz="4" w:space="0" w:color="auto"/>
            </w:tcBorders>
          </w:tcPr>
          <w:p w14:paraId="0EC3B4EC" w14:textId="59B290F7" w:rsidR="00F07D1C" w:rsidRPr="00F07D1C" w:rsidRDefault="00F07D1C" w:rsidP="00F07D1C">
            <w:pPr>
              <w:rPr>
                <w:rFonts w:cs="Calibri"/>
                <w:color w:val="000000"/>
                <w:sz w:val="18"/>
                <w:szCs w:val="18"/>
              </w:rPr>
            </w:pPr>
            <w:r w:rsidRPr="00F07D1C">
              <w:rPr>
                <w:rFonts w:cs="Calibri"/>
                <w:color w:val="000000"/>
                <w:sz w:val="18"/>
                <w:szCs w:val="18"/>
              </w:rPr>
              <w:t>0'</w:t>
            </w:r>
          </w:p>
        </w:tc>
      </w:tr>
      <w:tr w:rsidR="00F07D1C" w:rsidRPr="00F07D1C" w14:paraId="62D35997" w14:textId="25217821"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FFA6AFF" w14:textId="252D6619" w:rsidR="00F07D1C" w:rsidRPr="00F07D1C" w:rsidRDefault="00F07D1C" w:rsidP="00F07D1C">
            <w:pPr>
              <w:rPr>
                <w:rFonts w:cs="Calibri"/>
                <w:color w:val="000000"/>
                <w:sz w:val="18"/>
                <w:szCs w:val="18"/>
              </w:rPr>
            </w:pPr>
            <w:r w:rsidRPr="00F07D1C">
              <w:rPr>
                <w:rFonts w:cs="Calibri"/>
                <w:color w:val="000000"/>
                <w:sz w:val="18"/>
                <w:szCs w:val="18"/>
              </w:rPr>
              <w:t>zcligrupo</w:t>
            </w:r>
          </w:p>
        </w:tc>
        <w:tc>
          <w:tcPr>
            <w:tcW w:w="5494" w:type="dxa"/>
            <w:tcBorders>
              <w:top w:val="nil"/>
              <w:left w:val="nil"/>
              <w:bottom w:val="single" w:sz="4" w:space="0" w:color="auto"/>
              <w:right w:val="single" w:sz="4" w:space="0" w:color="auto"/>
            </w:tcBorders>
            <w:shd w:val="clear" w:color="auto" w:fill="auto"/>
            <w:noWrap/>
            <w:hideMark/>
          </w:tcPr>
          <w:p w14:paraId="74943B88" w14:textId="77777777" w:rsidR="00F07D1C" w:rsidRPr="00F07D1C" w:rsidRDefault="00F07D1C" w:rsidP="00F07D1C">
            <w:pPr>
              <w:rPr>
                <w:rFonts w:cs="Calibri"/>
                <w:color w:val="000000"/>
                <w:sz w:val="18"/>
                <w:szCs w:val="18"/>
              </w:rPr>
            </w:pPr>
            <w:r w:rsidRPr="00F07D1C">
              <w:rPr>
                <w:rFonts w:cs="Calibri"/>
                <w:color w:val="000000"/>
                <w:sz w:val="18"/>
                <w:szCs w:val="18"/>
              </w:rPr>
              <w:t>Número cliente no grupo:</w:t>
            </w:r>
          </w:p>
          <w:p w14:paraId="74E79B8A" w14:textId="16D379E5" w:rsidR="00F07D1C" w:rsidRPr="00F07D1C" w:rsidRDefault="00F07D1C" w:rsidP="00F07D1C">
            <w:pPr>
              <w:pStyle w:val="ListParagraph"/>
              <w:numPr>
                <w:ilvl w:val="0"/>
                <w:numId w:val="35"/>
              </w:numPr>
              <w:rPr>
                <w:rFonts w:cs="Calibri"/>
                <w:color w:val="000000"/>
                <w:sz w:val="18"/>
                <w:szCs w:val="18"/>
              </w:rPr>
            </w:pPr>
            <w:r w:rsidRPr="00F07D1C">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7446FFE1"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79A863C6" w14:textId="273EF11D"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1FAAD215" w14:textId="1D7623D3" w:rsidR="00F07D1C" w:rsidRPr="0097473D" w:rsidRDefault="0097473D" w:rsidP="00F07D1C">
            <w:pPr>
              <w:rPr>
                <w:rFonts w:cs="Calibri"/>
                <w:i/>
                <w:color w:val="000000"/>
                <w:sz w:val="18"/>
                <w:szCs w:val="18"/>
              </w:rPr>
            </w:pPr>
            <w:r w:rsidRPr="0097473D">
              <w:rPr>
                <w:rFonts w:cs="Calibri"/>
                <w:i/>
                <w:color w:val="000000"/>
                <w:sz w:val="18"/>
                <w:szCs w:val="18"/>
              </w:rPr>
              <w:t>n/a</w:t>
            </w:r>
          </w:p>
        </w:tc>
        <w:tc>
          <w:tcPr>
            <w:tcW w:w="1134" w:type="dxa"/>
            <w:tcBorders>
              <w:top w:val="nil"/>
              <w:left w:val="nil"/>
              <w:bottom w:val="single" w:sz="4" w:space="0" w:color="auto"/>
              <w:right w:val="single" w:sz="4" w:space="0" w:color="auto"/>
            </w:tcBorders>
          </w:tcPr>
          <w:p w14:paraId="09ECAD43" w14:textId="458E347E" w:rsidR="00F07D1C" w:rsidRPr="00F07D1C" w:rsidRDefault="00F07D1C" w:rsidP="00F07D1C">
            <w:pPr>
              <w:rPr>
                <w:rFonts w:cs="Calibri"/>
                <w:color w:val="000000"/>
                <w:sz w:val="18"/>
                <w:szCs w:val="18"/>
              </w:rPr>
            </w:pPr>
            <w:r w:rsidRPr="00F07D1C">
              <w:rPr>
                <w:rFonts w:cs="Calibri"/>
                <w:sz w:val="18"/>
                <w:szCs w:val="18"/>
              </w:rPr>
              <w:t>N/A</w:t>
            </w:r>
          </w:p>
        </w:tc>
        <w:tc>
          <w:tcPr>
            <w:tcW w:w="2126" w:type="dxa"/>
            <w:tcBorders>
              <w:top w:val="nil"/>
              <w:left w:val="nil"/>
              <w:bottom w:val="single" w:sz="4" w:space="0" w:color="auto"/>
              <w:right w:val="single" w:sz="4" w:space="0" w:color="auto"/>
            </w:tcBorders>
          </w:tcPr>
          <w:p w14:paraId="100A4842" w14:textId="30180966" w:rsidR="00F07D1C" w:rsidRPr="00F07D1C" w:rsidRDefault="00F07D1C" w:rsidP="00F07D1C">
            <w:pPr>
              <w:rPr>
                <w:rFonts w:cs="Calibri"/>
                <w:color w:val="000000"/>
                <w:sz w:val="18"/>
                <w:szCs w:val="18"/>
              </w:rPr>
            </w:pPr>
            <w:r w:rsidRPr="00F07D1C">
              <w:rPr>
                <w:rFonts w:cs="Calibri"/>
                <w:color w:val="000000"/>
                <w:sz w:val="18"/>
                <w:szCs w:val="18"/>
              </w:rPr>
              <w:t>0'</w:t>
            </w:r>
          </w:p>
        </w:tc>
      </w:tr>
      <w:tr w:rsidR="00F07D1C" w:rsidRPr="00F07D1C" w14:paraId="5315B003" w14:textId="3E678433"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120E3A0" w14:textId="7F350544" w:rsidR="00F07D1C" w:rsidRPr="00F07D1C" w:rsidRDefault="00F07D1C" w:rsidP="00F07D1C">
            <w:pPr>
              <w:rPr>
                <w:rFonts w:cs="Calibri"/>
                <w:color w:val="000000"/>
                <w:sz w:val="18"/>
                <w:szCs w:val="18"/>
              </w:rPr>
            </w:pPr>
            <w:r w:rsidRPr="00F07D1C">
              <w:rPr>
                <w:rFonts w:cs="Calibri"/>
                <w:color w:val="000000"/>
                <w:sz w:val="18"/>
                <w:szCs w:val="18"/>
              </w:rPr>
              <w:lastRenderedPageBreak/>
              <w:t>msldact</w:t>
            </w:r>
          </w:p>
        </w:tc>
        <w:tc>
          <w:tcPr>
            <w:tcW w:w="5494" w:type="dxa"/>
            <w:tcBorders>
              <w:top w:val="nil"/>
              <w:left w:val="nil"/>
              <w:bottom w:val="single" w:sz="4" w:space="0" w:color="auto"/>
              <w:right w:val="single" w:sz="4" w:space="0" w:color="auto"/>
            </w:tcBorders>
            <w:shd w:val="clear" w:color="auto" w:fill="auto"/>
            <w:noWrap/>
            <w:hideMark/>
          </w:tcPr>
          <w:p w14:paraId="42C049F8" w14:textId="33355394" w:rsidR="00F07D1C" w:rsidRPr="00F07D1C" w:rsidRDefault="00F07D1C" w:rsidP="00F07D1C">
            <w:pPr>
              <w:rPr>
                <w:rFonts w:cs="Calibri"/>
                <w:color w:val="000000"/>
                <w:sz w:val="18"/>
                <w:szCs w:val="18"/>
              </w:rPr>
            </w:pPr>
            <w:r w:rsidRPr="00F07D1C">
              <w:rPr>
                <w:rFonts w:cs="Calibri"/>
                <w:color w:val="000000"/>
                <w:sz w:val="18"/>
                <w:szCs w:val="18"/>
              </w:rPr>
              <w:t>Saldo conta Responsabilidade:</w:t>
            </w:r>
          </w:p>
          <w:p w14:paraId="64E0531F" w14:textId="0D994A6C" w:rsidR="00F07D1C" w:rsidRPr="00F07D1C" w:rsidRDefault="00F07D1C" w:rsidP="00F07D1C">
            <w:pPr>
              <w:pStyle w:val="ListParagraph"/>
              <w:numPr>
                <w:ilvl w:val="0"/>
                <w:numId w:val="15"/>
              </w:numPr>
              <w:jc w:val="both"/>
              <w:rPr>
                <w:rFonts w:cs="Calibri"/>
                <w:color w:val="000000"/>
                <w:sz w:val="18"/>
                <w:szCs w:val="18"/>
              </w:rPr>
            </w:pPr>
            <w:r w:rsidRPr="00F07D1C">
              <w:rPr>
                <w:rFonts w:cs="Calibri"/>
                <w:color w:val="000000"/>
                <w:sz w:val="18"/>
                <w:szCs w:val="18"/>
              </w:rPr>
              <w:t>Este campo corresponde ao valor da responsabilidade do cliente perante o Banco, ou seja, ao saldo real da responsabilidade, herdado a partir do saldo do universo contabilístico.</w:t>
            </w:r>
          </w:p>
          <w:p w14:paraId="5072D569" w14:textId="77777777" w:rsidR="00F07D1C" w:rsidRPr="00F07D1C" w:rsidRDefault="00F07D1C" w:rsidP="00F07D1C">
            <w:pPr>
              <w:pStyle w:val="ListParagraph"/>
              <w:numPr>
                <w:ilvl w:val="0"/>
                <w:numId w:val="15"/>
              </w:numPr>
              <w:rPr>
                <w:rFonts w:cs="Calibri"/>
                <w:color w:val="000000"/>
                <w:sz w:val="18"/>
                <w:szCs w:val="18"/>
              </w:rPr>
            </w:pPr>
            <w:r w:rsidRPr="00F07D1C">
              <w:rPr>
                <w:rFonts w:cs="Calibri"/>
                <w:color w:val="000000"/>
                <w:sz w:val="18"/>
                <w:szCs w:val="18"/>
              </w:rPr>
              <w:t>Este saldo é calculado através do somatório do saldo associado às contas contabilísticas de capital, juros e extrapatrimonial.</w:t>
            </w:r>
          </w:p>
          <w:p w14:paraId="45C94EEF" w14:textId="3CD06608" w:rsidR="00F07D1C" w:rsidRPr="00F07D1C" w:rsidRDefault="00F07D1C" w:rsidP="00F07D1C">
            <w:pPr>
              <w:pStyle w:val="ListParagraph"/>
              <w:numPr>
                <w:ilvl w:val="0"/>
                <w:numId w:val="15"/>
              </w:numPr>
              <w:rPr>
                <w:rFonts w:cs="Calibri"/>
                <w:color w:val="000000"/>
                <w:sz w:val="18"/>
                <w:szCs w:val="18"/>
              </w:rPr>
            </w:pPr>
            <w:r w:rsidRPr="00F07D1C">
              <w:rPr>
                <w:rFonts w:cs="Calibri"/>
                <w:color w:val="000000"/>
                <w:sz w:val="18"/>
                <w:szCs w:val="18"/>
              </w:rPr>
              <w:t xml:space="preserve">O aprovisionamento deste campo é direto do campo ‘msldreal’ da tabela </w:t>
            </w:r>
            <w:r w:rsidRPr="00F07D1C">
              <w:rPr>
                <w:rFonts w:cs="Calibri"/>
                <w:i/>
                <w:color w:val="000000"/>
                <w:sz w:val="18"/>
                <w:szCs w:val="18"/>
              </w:rPr>
              <w:t>cd_garantias.gt018_rateio_aval</w:t>
            </w:r>
            <w:r w:rsidRPr="00F07D1C">
              <w:rPr>
                <w:rFonts w:cs="Calibri"/>
                <w:color w:val="000000"/>
                <w:sz w:val="18"/>
                <w:szCs w:val="18"/>
              </w:rPr>
              <w:t xml:space="preserve"> do MUG.</w:t>
            </w:r>
          </w:p>
        </w:tc>
        <w:tc>
          <w:tcPr>
            <w:tcW w:w="992" w:type="dxa"/>
            <w:tcBorders>
              <w:top w:val="nil"/>
              <w:left w:val="nil"/>
              <w:bottom w:val="single" w:sz="4" w:space="0" w:color="auto"/>
              <w:right w:val="single" w:sz="4" w:space="0" w:color="auto"/>
            </w:tcBorders>
            <w:shd w:val="clear" w:color="auto" w:fill="auto"/>
            <w:noWrap/>
            <w:hideMark/>
          </w:tcPr>
          <w:p w14:paraId="56E6108C" w14:textId="77777777" w:rsidR="00F07D1C" w:rsidRPr="00F07D1C" w:rsidRDefault="00F07D1C" w:rsidP="00F07D1C">
            <w:pPr>
              <w:rPr>
                <w:rFonts w:cs="Calibri"/>
                <w:color w:val="000000"/>
                <w:sz w:val="18"/>
                <w:szCs w:val="18"/>
              </w:rPr>
            </w:pPr>
            <w:r w:rsidRPr="00F07D1C">
              <w:rPr>
                <w:rFonts w:cs="Calibri"/>
                <w:color w:val="000000"/>
                <w:sz w:val="18"/>
                <w:szCs w:val="18"/>
              </w:rPr>
              <w:t>Decimal</w:t>
            </w:r>
          </w:p>
        </w:tc>
        <w:tc>
          <w:tcPr>
            <w:tcW w:w="1843" w:type="dxa"/>
            <w:tcBorders>
              <w:top w:val="nil"/>
              <w:left w:val="nil"/>
              <w:bottom w:val="single" w:sz="4" w:space="0" w:color="auto"/>
              <w:right w:val="single" w:sz="4" w:space="0" w:color="auto"/>
            </w:tcBorders>
          </w:tcPr>
          <w:p w14:paraId="0EAE464D" w14:textId="1266F6D9"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3AB6D9A7" w14:textId="0679D6F2" w:rsidR="00F07D1C" w:rsidRPr="0097473D" w:rsidRDefault="0097473D" w:rsidP="00F07D1C">
            <w:pPr>
              <w:rPr>
                <w:rFonts w:cs="Calibri"/>
                <w:i/>
                <w:color w:val="000000"/>
                <w:sz w:val="18"/>
                <w:szCs w:val="18"/>
              </w:rPr>
            </w:pPr>
            <w:r w:rsidRPr="0097473D">
              <w:rPr>
                <w:rFonts w:cs="Calibri"/>
                <w:i/>
                <w:color w:val="000000"/>
                <w:sz w:val="18"/>
                <w:szCs w:val="18"/>
              </w:rPr>
              <w:t>gt018_rateio_aval</w:t>
            </w:r>
          </w:p>
        </w:tc>
        <w:tc>
          <w:tcPr>
            <w:tcW w:w="1134" w:type="dxa"/>
            <w:tcBorders>
              <w:top w:val="nil"/>
              <w:left w:val="nil"/>
              <w:bottom w:val="single" w:sz="4" w:space="0" w:color="auto"/>
              <w:right w:val="single" w:sz="4" w:space="0" w:color="auto"/>
            </w:tcBorders>
          </w:tcPr>
          <w:p w14:paraId="12DFF90B" w14:textId="0671F76C" w:rsidR="00F07D1C" w:rsidRPr="00F07D1C" w:rsidRDefault="00F07D1C" w:rsidP="00F07D1C">
            <w:pPr>
              <w:rPr>
                <w:rFonts w:cs="Calibri"/>
                <w:color w:val="000000"/>
                <w:sz w:val="18"/>
                <w:szCs w:val="18"/>
              </w:rPr>
            </w:pPr>
            <w:r w:rsidRPr="00F07D1C">
              <w:rPr>
                <w:rFonts w:cs="Calibri"/>
                <w:color w:val="000000"/>
                <w:sz w:val="18"/>
                <w:szCs w:val="18"/>
              </w:rPr>
              <w:t>MSLDREAL</w:t>
            </w:r>
          </w:p>
        </w:tc>
        <w:tc>
          <w:tcPr>
            <w:tcW w:w="2126" w:type="dxa"/>
            <w:tcBorders>
              <w:top w:val="nil"/>
              <w:left w:val="nil"/>
              <w:bottom w:val="single" w:sz="4" w:space="0" w:color="auto"/>
              <w:right w:val="single" w:sz="4" w:space="0" w:color="auto"/>
            </w:tcBorders>
          </w:tcPr>
          <w:p w14:paraId="244762DC" w14:textId="12DB3961" w:rsidR="00F07D1C" w:rsidRPr="00F07D1C" w:rsidRDefault="00F07D1C" w:rsidP="00F07D1C">
            <w:pPr>
              <w:rPr>
                <w:rFonts w:cs="Calibri"/>
                <w:color w:val="000000"/>
                <w:sz w:val="18"/>
                <w:szCs w:val="18"/>
              </w:rPr>
            </w:pPr>
            <w:r w:rsidRPr="00F07D1C">
              <w:rPr>
                <w:rFonts w:cs="Calibri"/>
                <w:color w:val="000000"/>
                <w:sz w:val="18"/>
                <w:szCs w:val="18"/>
              </w:rPr>
              <w:t> </w:t>
            </w:r>
          </w:p>
        </w:tc>
      </w:tr>
      <w:tr w:rsidR="00F07D1C" w:rsidRPr="00F07D1C" w14:paraId="4B02E98E" w14:textId="21720F1E"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20E452D" w14:textId="0601EC84" w:rsidR="00F07D1C" w:rsidRPr="00F07D1C" w:rsidRDefault="00F07D1C" w:rsidP="00F07D1C">
            <w:pPr>
              <w:rPr>
                <w:rFonts w:cs="Calibri"/>
                <w:color w:val="000000"/>
                <w:sz w:val="18"/>
                <w:szCs w:val="18"/>
              </w:rPr>
            </w:pPr>
            <w:r w:rsidRPr="00F07D1C">
              <w:rPr>
                <w:rFonts w:cs="Calibri"/>
                <w:color w:val="000000"/>
                <w:sz w:val="18"/>
                <w:szCs w:val="18"/>
              </w:rPr>
              <w:t>nrsegur</w:t>
            </w:r>
          </w:p>
        </w:tc>
        <w:tc>
          <w:tcPr>
            <w:tcW w:w="5494" w:type="dxa"/>
            <w:tcBorders>
              <w:top w:val="nil"/>
              <w:left w:val="nil"/>
              <w:bottom w:val="single" w:sz="4" w:space="0" w:color="auto"/>
              <w:right w:val="single" w:sz="4" w:space="0" w:color="auto"/>
            </w:tcBorders>
            <w:shd w:val="clear" w:color="auto" w:fill="auto"/>
            <w:noWrap/>
            <w:hideMark/>
          </w:tcPr>
          <w:p w14:paraId="6D683E73" w14:textId="77777777" w:rsidR="00F07D1C" w:rsidRPr="00F07D1C" w:rsidRDefault="00F07D1C" w:rsidP="00F07D1C">
            <w:pPr>
              <w:rPr>
                <w:rFonts w:cs="Calibri"/>
                <w:color w:val="000000"/>
                <w:sz w:val="18"/>
                <w:szCs w:val="18"/>
              </w:rPr>
            </w:pPr>
            <w:r w:rsidRPr="00F07D1C">
              <w:rPr>
                <w:rFonts w:cs="Calibri"/>
                <w:color w:val="000000"/>
                <w:sz w:val="18"/>
                <w:szCs w:val="18"/>
              </w:rPr>
              <w:t>Número de Assegurados:</w:t>
            </w:r>
          </w:p>
          <w:p w14:paraId="788079E7" w14:textId="5A9E7311" w:rsidR="00F07D1C" w:rsidRPr="00F07D1C" w:rsidRDefault="00F07D1C" w:rsidP="00F07D1C">
            <w:pPr>
              <w:pStyle w:val="ListParagraph"/>
              <w:numPr>
                <w:ilvl w:val="0"/>
                <w:numId w:val="36"/>
              </w:numPr>
              <w:rPr>
                <w:rFonts w:cs="Calibri"/>
                <w:color w:val="000000"/>
                <w:sz w:val="18"/>
                <w:szCs w:val="18"/>
              </w:rPr>
            </w:pPr>
            <w:r w:rsidRPr="00F07D1C">
              <w:rPr>
                <w:rFonts w:cs="Calibri"/>
                <w:color w:val="000000"/>
                <w:sz w:val="18"/>
                <w:szCs w:val="18"/>
              </w:rPr>
              <w:t>Este campo encontra-se preenchido com o valor ‘00000’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73D199B7"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5A166730" w14:textId="31342768"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52A36830" w14:textId="74C61D05" w:rsidR="00F07D1C" w:rsidRPr="0097473D" w:rsidRDefault="0097473D" w:rsidP="00F07D1C">
            <w:pPr>
              <w:rPr>
                <w:rFonts w:cs="Calibri"/>
                <w:i/>
                <w:color w:val="000000"/>
                <w:sz w:val="18"/>
                <w:szCs w:val="18"/>
              </w:rPr>
            </w:pPr>
            <w:r w:rsidRPr="0097473D">
              <w:rPr>
                <w:rFonts w:cs="Calibri"/>
                <w:i/>
                <w:color w:val="000000"/>
                <w:sz w:val="18"/>
                <w:szCs w:val="18"/>
              </w:rPr>
              <w:t>n/a</w:t>
            </w:r>
          </w:p>
        </w:tc>
        <w:tc>
          <w:tcPr>
            <w:tcW w:w="1134" w:type="dxa"/>
            <w:tcBorders>
              <w:top w:val="nil"/>
              <w:left w:val="nil"/>
              <w:bottom w:val="single" w:sz="4" w:space="0" w:color="auto"/>
              <w:right w:val="single" w:sz="4" w:space="0" w:color="auto"/>
            </w:tcBorders>
          </w:tcPr>
          <w:p w14:paraId="18FA6B8B" w14:textId="696B91F5" w:rsidR="00F07D1C" w:rsidRPr="00F07D1C" w:rsidRDefault="00F07D1C" w:rsidP="00F07D1C">
            <w:pPr>
              <w:rPr>
                <w:rFonts w:cs="Calibri"/>
                <w:color w:val="000000"/>
                <w:sz w:val="18"/>
                <w:szCs w:val="18"/>
              </w:rPr>
            </w:pPr>
            <w:r w:rsidRPr="00F07D1C">
              <w:rPr>
                <w:rFonts w:cs="Calibri"/>
                <w:sz w:val="18"/>
                <w:szCs w:val="18"/>
              </w:rPr>
              <w:t>N/A</w:t>
            </w:r>
          </w:p>
        </w:tc>
        <w:tc>
          <w:tcPr>
            <w:tcW w:w="2126" w:type="dxa"/>
            <w:tcBorders>
              <w:top w:val="nil"/>
              <w:left w:val="nil"/>
              <w:bottom w:val="single" w:sz="4" w:space="0" w:color="auto"/>
              <w:right w:val="single" w:sz="4" w:space="0" w:color="auto"/>
            </w:tcBorders>
          </w:tcPr>
          <w:p w14:paraId="2FBAAB85" w14:textId="25F368A3" w:rsidR="00F07D1C" w:rsidRPr="00F07D1C" w:rsidRDefault="00F07D1C" w:rsidP="00F07D1C">
            <w:pPr>
              <w:rPr>
                <w:rFonts w:cs="Calibri"/>
                <w:color w:val="000000"/>
                <w:sz w:val="18"/>
                <w:szCs w:val="18"/>
              </w:rPr>
            </w:pPr>
            <w:r w:rsidRPr="00F07D1C">
              <w:rPr>
                <w:rFonts w:cs="Calibri"/>
                <w:color w:val="000000"/>
                <w:sz w:val="18"/>
                <w:szCs w:val="18"/>
              </w:rPr>
              <w:t>00000</w:t>
            </w:r>
          </w:p>
        </w:tc>
      </w:tr>
      <w:tr w:rsidR="00F07D1C" w:rsidRPr="00F07D1C" w14:paraId="35D38308" w14:textId="72972719"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9C6D1F7" w14:textId="438D7CA4" w:rsidR="00F07D1C" w:rsidRPr="00F07D1C" w:rsidRDefault="00F07D1C" w:rsidP="00F07D1C">
            <w:pPr>
              <w:rPr>
                <w:rFonts w:cs="Calibri"/>
                <w:color w:val="000000"/>
                <w:sz w:val="18"/>
                <w:szCs w:val="18"/>
              </w:rPr>
            </w:pPr>
            <w:r w:rsidRPr="00F07D1C">
              <w:rPr>
                <w:rFonts w:cs="Calibri"/>
                <w:color w:val="000000"/>
                <w:sz w:val="18"/>
                <w:szCs w:val="18"/>
              </w:rPr>
              <w:t>cmoeda</w:t>
            </w:r>
          </w:p>
        </w:tc>
        <w:tc>
          <w:tcPr>
            <w:tcW w:w="5494" w:type="dxa"/>
            <w:tcBorders>
              <w:top w:val="nil"/>
              <w:left w:val="nil"/>
              <w:bottom w:val="single" w:sz="4" w:space="0" w:color="auto"/>
              <w:right w:val="single" w:sz="4" w:space="0" w:color="auto"/>
            </w:tcBorders>
            <w:shd w:val="clear" w:color="auto" w:fill="auto"/>
            <w:noWrap/>
            <w:hideMark/>
          </w:tcPr>
          <w:p w14:paraId="23905AE1" w14:textId="77777777" w:rsidR="00F07D1C" w:rsidRPr="00F07D1C" w:rsidRDefault="00F07D1C" w:rsidP="00F07D1C">
            <w:pPr>
              <w:jc w:val="both"/>
              <w:rPr>
                <w:rFonts w:cs="Calibri"/>
                <w:color w:val="000000"/>
                <w:sz w:val="18"/>
                <w:szCs w:val="18"/>
              </w:rPr>
            </w:pPr>
            <w:r w:rsidRPr="00F07D1C">
              <w:rPr>
                <w:rFonts w:cs="Calibri"/>
                <w:color w:val="000000"/>
                <w:sz w:val="18"/>
                <w:szCs w:val="18"/>
              </w:rPr>
              <w:t>Código de moeda:</w:t>
            </w:r>
          </w:p>
          <w:p w14:paraId="73FB1CD6" w14:textId="77777777" w:rsidR="00F07D1C" w:rsidRPr="00F07D1C" w:rsidRDefault="00F07D1C" w:rsidP="00F07D1C">
            <w:pPr>
              <w:pStyle w:val="ListParagraph"/>
              <w:numPr>
                <w:ilvl w:val="0"/>
                <w:numId w:val="11"/>
              </w:numPr>
              <w:jc w:val="both"/>
              <w:rPr>
                <w:rFonts w:cs="Calibri"/>
                <w:color w:val="000000"/>
                <w:sz w:val="18"/>
                <w:szCs w:val="18"/>
              </w:rPr>
            </w:pPr>
            <w:r w:rsidRPr="00F07D1C">
              <w:rPr>
                <w:rFonts w:cs="Calibri"/>
                <w:color w:val="000000"/>
                <w:sz w:val="18"/>
                <w:szCs w:val="18"/>
              </w:rPr>
              <w:t>Corresponde ao código da moeda de denominação do contrato.</w:t>
            </w:r>
          </w:p>
          <w:p w14:paraId="6B71C15A" w14:textId="038E394E" w:rsidR="00F07D1C" w:rsidRPr="00F07D1C" w:rsidRDefault="00F07D1C" w:rsidP="00F07D1C">
            <w:pPr>
              <w:pStyle w:val="ListParagraph"/>
              <w:numPr>
                <w:ilvl w:val="0"/>
                <w:numId w:val="11"/>
              </w:numPr>
              <w:rPr>
                <w:rFonts w:cs="Calibri"/>
                <w:color w:val="000000"/>
                <w:sz w:val="18"/>
                <w:szCs w:val="18"/>
              </w:rPr>
            </w:pPr>
            <w:r w:rsidRPr="00F07D1C">
              <w:rPr>
                <w:rFonts w:cs="Calibri"/>
                <w:color w:val="000000"/>
                <w:sz w:val="18"/>
                <w:szCs w:val="18"/>
              </w:rPr>
              <w:t>Neste caso, todos os registos estão preenchido com ‘EUR’, indicando que a divisa associada ao contrato é o Euro.</w:t>
            </w:r>
          </w:p>
        </w:tc>
        <w:tc>
          <w:tcPr>
            <w:tcW w:w="992" w:type="dxa"/>
            <w:tcBorders>
              <w:top w:val="nil"/>
              <w:left w:val="nil"/>
              <w:bottom w:val="single" w:sz="4" w:space="0" w:color="auto"/>
              <w:right w:val="single" w:sz="4" w:space="0" w:color="auto"/>
            </w:tcBorders>
            <w:shd w:val="clear" w:color="auto" w:fill="auto"/>
            <w:noWrap/>
            <w:hideMark/>
          </w:tcPr>
          <w:p w14:paraId="0613849F"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432D2DEB" w14:textId="67D06185"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47654989" w14:textId="0FD572BE" w:rsidR="00F07D1C" w:rsidRPr="0097473D" w:rsidRDefault="0097473D" w:rsidP="00F07D1C">
            <w:pPr>
              <w:rPr>
                <w:rFonts w:cs="Calibri"/>
                <w:i/>
                <w:color w:val="000000"/>
                <w:sz w:val="18"/>
                <w:szCs w:val="18"/>
              </w:rPr>
            </w:pPr>
            <w:r w:rsidRPr="0097473D">
              <w:rPr>
                <w:rFonts w:cs="Calibri"/>
                <w:i/>
                <w:color w:val="000000"/>
                <w:sz w:val="18"/>
                <w:szCs w:val="18"/>
              </w:rPr>
              <w:t>n/a</w:t>
            </w:r>
          </w:p>
        </w:tc>
        <w:tc>
          <w:tcPr>
            <w:tcW w:w="1134" w:type="dxa"/>
            <w:tcBorders>
              <w:top w:val="nil"/>
              <w:left w:val="nil"/>
              <w:bottom w:val="single" w:sz="4" w:space="0" w:color="auto"/>
              <w:right w:val="single" w:sz="4" w:space="0" w:color="auto"/>
            </w:tcBorders>
          </w:tcPr>
          <w:p w14:paraId="3BBBEBCF" w14:textId="0D0FFEB9" w:rsidR="00F07D1C" w:rsidRPr="00F07D1C" w:rsidRDefault="00F07D1C" w:rsidP="00F07D1C">
            <w:pPr>
              <w:rPr>
                <w:rFonts w:cs="Calibri"/>
                <w:color w:val="000000"/>
                <w:sz w:val="18"/>
                <w:szCs w:val="18"/>
              </w:rPr>
            </w:pPr>
            <w:r w:rsidRPr="00F07D1C">
              <w:rPr>
                <w:rFonts w:cs="Calibri"/>
                <w:sz w:val="18"/>
                <w:szCs w:val="18"/>
              </w:rPr>
              <w:t>N/A</w:t>
            </w:r>
          </w:p>
        </w:tc>
        <w:tc>
          <w:tcPr>
            <w:tcW w:w="2126" w:type="dxa"/>
            <w:tcBorders>
              <w:top w:val="nil"/>
              <w:left w:val="nil"/>
              <w:bottom w:val="single" w:sz="4" w:space="0" w:color="auto"/>
              <w:right w:val="single" w:sz="4" w:space="0" w:color="auto"/>
            </w:tcBorders>
          </w:tcPr>
          <w:p w14:paraId="2BC3EE55" w14:textId="6DD29AE7" w:rsidR="00F07D1C" w:rsidRPr="00F07D1C" w:rsidRDefault="00F07D1C" w:rsidP="00F07D1C">
            <w:pPr>
              <w:rPr>
                <w:rFonts w:cs="Calibri"/>
                <w:color w:val="000000"/>
                <w:sz w:val="18"/>
                <w:szCs w:val="18"/>
              </w:rPr>
            </w:pPr>
            <w:r w:rsidRPr="00F07D1C">
              <w:rPr>
                <w:rFonts w:cs="Calibri"/>
                <w:color w:val="000000"/>
                <w:sz w:val="18"/>
                <w:szCs w:val="18"/>
              </w:rPr>
              <w:t>EUR</w:t>
            </w:r>
          </w:p>
        </w:tc>
      </w:tr>
      <w:tr w:rsidR="00F07D1C" w:rsidRPr="00F07D1C" w14:paraId="1808F4E0" w14:textId="66942BDD"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E569763" w14:textId="6421554F" w:rsidR="00F07D1C" w:rsidRPr="00F07D1C" w:rsidRDefault="00F07D1C" w:rsidP="00F07D1C">
            <w:pPr>
              <w:rPr>
                <w:rFonts w:cs="Calibri"/>
                <w:color w:val="000000"/>
                <w:sz w:val="18"/>
                <w:szCs w:val="18"/>
              </w:rPr>
            </w:pPr>
            <w:r w:rsidRPr="00F07D1C">
              <w:rPr>
                <w:rFonts w:cs="Calibri"/>
                <w:color w:val="000000"/>
                <w:sz w:val="18"/>
                <w:szCs w:val="18"/>
              </w:rPr>
              <w:t>idcliente</w:t>
            </w:r>
          </w:p>
        </w:tc>
        <w:tc>
          <w:tcPr>
            <w:tcW w:w="5494" w:type="dxa"/>
            <w:tcBorders>
              <w:top w:val="nil"/>
              <w:left w:val="nil"/>
              <w:bottom w:val="single" w:sz="4" w:space="0" w:color="auto"/>
              <w:right w:val="single" w:sz="4" w:space="0" w:color="auto"/>
            </w:tcBorders>
            <w:shd w:val="clear" w:color="auto" w:fill="auto"/>
            <w:noWrap/>
            <w:hideMark/>
          </w:tcPr>
          <w:p w14:paraId="269CE449" w14:textId="77777777" w:rsidR="00F07D1C" w:rsidRPr="00F07D1C" w:rsidRDefault="00F07D1C" w:rsidP="00F07D1C">
            <w:pPr>
              <w:rPr>
                <w:rFonts w:cs="Calibri"/>
                <w:color w:val="000000"/>
                <w:sz w:val="18"/>
                <w:szCs w:val="18"/>
              </w:rPr>
            </w:pPr>
            <w:r w:rsidRPr="00F07D1C">
              <w:rPr>
                <w:rFonts w:cs="Calibri"/>
                <w:color w:val="000000"/>
                <w:sz w:val="18"/>
                <w:szCs w:val="18"/>
              </w:rPr>
              <w:t>Identificador cliente:</w:t>
            </w:r>
          </w:p>
          <w:p w14:paraId="2AFA5D66" w14:textId="74589087" w:rsidR="00F07D1C" w:rsidRPr="00F07D1C" w:rsidRDefault="00F07D1C" w:rsidP="00F07D1C">
            <w:pPr>
              <w:pStyle w:val="ListParagraph"/>
              <w:numPr>
                <w:ilvl w:val="0"/>
                <w:numId w:val="37"/>
              </w:numPr>
              <w:rPr>
                <w:rFonts w:cs="Calibri"/>
                <w:color w:val="000000"/>
                <w:sz w:val="18"/>
                <w:szCs w:val="18"/>
              </w:rPr>
            </w:pPr>
            <w:r w:rsidRPr="00F07D1C">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61DDE0E1"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4E06E727" w14:textId="0F0108E5"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5A616C0E" w14:textId="26A58673" w:rsidR="00F07D1C" w:rsidRPr="0097473D" w:rsidRDefault="0097473D" w:rsidP="00F07D1C">
            <w:pPr>
              <w:rPr>
                <w:rFonts w:cs="Calibri"/>
                <w:i/>
                <w:color w:val="000000"/>
                <w:sz w:val="18"/>
                <w:szCs w:val="18"/>
              </w:rPr>
            </w:pPr>
            <w:r w:rsidRPr="0097473D">
              <w:rPr>
                <w:rFonts w:cs="Calibri"/>
                <w:i/>
                <w:color w:val="000000"/>
                <w:sz w:val="18"/>
                <w:szCs w:val="18"/>
              </w:rPr>
              <w:t>n/a</w:t>
            </w:r>
          </w:p>
        </w:tc>
        <w:tc>
          <w:tcPr>
            <w:tcW w:w="1134" w:type="dxa"/>
            <w:tcBorders>
              <w:top w:val="nil"/>
              <w:left w:val="nil"/>
              <w:bottom w:val="single" w:sz="4" w:space="0" w:color="auto"/>
              <w:right w:val="single" w:sz="4" w:space="0" w:color="auto"/>
            </w:tcBorders>
          </w:tcPr>
          <w:p w14:paraId="43DC7A9C" w14:textId="47E20472" w:rsidR="00F07D1C" w:rsidRPr="00F07D1C" w:rsidRDefault="00F07D1C" w:rsidP="00F07D1C">
            <w:pPr>
              <w:rPr>
                <w:rFonts w:cs="Calibri"/>
                <w:color w:val="000000"/>
                <w:sz w:val="18"/>
                <w:szCs w:val="18"/>
              </w:rPr>
            </w:pPr>
            <w:r w:rsidRPr="00F07D1C">
              <w:rPr>
                <w:rFonts w:cs="Calibri"/>
                <w:sz w:val="18"/>
                <w:szCs w:val="18"/>
              </w:rPr>
              <w:t>N/A</w:t>
            </w:r>
          </w:p>
        </w:tc>
        <w:tc>
          <w:tcPr>
            <w:tcW w:w="2126" w:type="dxa"/>
            <w:tcBorders>
              <w:top w:val="nil"/>
              <w:left w:val="nil"/>
              <w:bottom w:val="single" w:sz="4" w:space="0" w:color="auto"/>
              <w:right w:val="single" w:sz="4" w:space="0" w:color="auto"/>
            </w:tcBorders>
          </w:tcPr>
          <w:p w14:paraId="5D63B16C" w14:textId="2FFEFC49" w:rsidR="00F07D1C" w:rsidRPr="00F07D1C" w:rsidRDefault="00F07D1C" w:rsidP="00F07D1C">
            <w:pPr>
              <w:rPr>
                <w:rFonts w:cs="Calibri"/>
                <w:color w:val="000000"/>
                <w:sz w:val="18"/>
                <w:szCs w:val="18"/>
              </w:rPr>
            </w:pPr>
            <w:r w:rsidRPr="00F07D1C">
              <w:rPr>
                <w:rFonts w:cs="Calibri"/>
                <w:color w:val="000000"/>
                <w:sz w:val="18"/>
                <w:szCs w:val="18"/>
              </w:rPr>
              <w:t>0'</w:t>
            </w:r>
          </w:p>
        </w:tc>
      </w:tr>
      <w:tr w:rsidR="00F07D1C" w:rsidRPr="00F07D1C" w14:paraId="58F918C3" w14:textId="0C322666" w:rsidTr="00F07D1C">
        <w:trPr>
          <w:trHeight w:val="400"/>
        </w:trPr>
        <w:tc>
          <w:tcPr>
            <w:tcW w:w="1871" w:type="dxa"/>
            <w:tcBorders>
              <w:top w:val="nil"/>
              <w:left w:val="single" w:sz="4" w:space="0" w:color="auto"/>
              <w:bottom w:val="single" w:sz="4" w:space="0" w:color="auto"/>
              <w:right w:val="single" w:sz="4" w:space="0" w:color="auto"/>
            </w:tcBorders>
            <w:shd w:val="clear" w:color="000000" w:fill="F2F2F2"/>
            <w:hideMark/>
          </w:tcPr>
          <w:p w14:paraId="2AA706C0" w14:textId="5C39C9C9" w:rsidR="00F07D1C" w:rsidRPr="00F07D1C" w:rsidRDefault="00F07D1C" w:rsidP="00F07D1C">
            <w:pPr>
              <w:rPr>
                <w:rFonts w:cs="Calibri"/>
                <w:color w:val="000000"/>
                <w:sz w:val="18"/>
                <w:szCs w:val="18"/>
              </w:rPr>
            </w:pPr>
            <w:r w:rsidRPr="00F07D1C">
              <w:rPr>
                <w:rFonts w:cs="Calibri"/>
                <w:color w:val="000000"/>
                <w:sz w:val="18"/>
                <w:szCs w:val="18"/>
              </w:rPr>
              <w:t>idbloqueio</w:t>
            </w:r>
          </w:p>
        </w:tc>
        <w:tc>
          <w:tcPr>
            <w:tcW w:w="5494" w:type="dxa"/>
            <w:tcBorders>
              <w:top w:val="nil"/>
              <w:left w:val="nil"/>
              <w:bottom w:val="single" w:sz="4" w:space="0" w:color="auto"/>
              <w:right w:val="single" w:sz="4" w:space="0" w:color="auto"/>
            </w:tcBorders>
            <w:shd w:val="clear" w:color="auto" w:fill="auto"/>
            <w:noWrap/>
            <w:hideMark/>
          </w:tcPr>
          <w:p w14:paraId="5D00D68D" w14:textId="12F0F5F0" w:rsidR="00F07D1C" w:rsidRPr="00F07D1C" w:rsidRDefault="00F07D1C" w:rsidP="00F07D1C">
            <w:pPr>
              <w:rPr>
                <w:rFonts w:cs="Calibri"/>
                <w:color w:val="000000"/>
                <w:sz w:val="18"/>
                <w:szCs w:val="18"/>
              </w:rPr>
            </w:pPr>
            <w:r w:rsidRPr="00F07D1C">
              <w:rPr>
                <w:rFonts w:cs="Calibri"/>
                <w:color w:val="000000"/>
                <w:sz w:val="18"/>
                <w:szCs w:val="18"/>
              </w:rPr>
              <w:t>Identificador bloqueio:</w:t>
            </w:r>
          </w:p>
          <w:p w14:paraId="4AAA3775" w14:textId="77777777" w:rsidR="00F07D1C" w:rsidRPr="00F07D1C" w:rsidRDefault="00F07D1C" w:rsidP="00F07D1C">
            <w:pPr>
              <w:pStyle w:val="ListParagraph"/>
              <w:numPr>
                <w:ilvl w:val="0"/>
                <w:numId w:val="23"/>
              </w:numPr>
              <w:rPr>
                <w:rFonts w:cs="Calibri"/>
                <w:color w:val="000000"/>
                <w:sz w:val="18"/>
                <w:szCs w:val="18"/>
              </w:rPr>
            </w:pPr>
            <w:r w:rsidRPr="00F07D1C">
              <w:rPr>
                <w:rFonts w:cs="Calibri"/>
                <w:color w:val="000000"/>
                <w:sz w:val="18"/>
                <w:szCs w:val="18"/>
              </w:rPr>
              <w:t>Identifica se existe algum valor cativo associado ao contrato.</w:t>
            </w:r>
          </w:p>
          <w:p w14:paraId="64BAB144" w14:textId="131A1A22" w:rsidR="00F07D1C" w:rsidRPr="00F07D1C" w:rsidRDefault="00F07D1C" w:rsidP="00F07D1C">
            <w:pPr>
              <w:pStyle w:val="ListParagraph"/>
              <w:numPr>
                <w:ilvl w:val="0"/>
                <w:numId w:val="23"/>
              </w:numPr>
              <w:rPr>
                <w:rFonts w:cs="Calibri"/>
                <w:color w:val="000000"/>
                <w:sz w:val="18"/>
                <w:szCs w:val="18"/>
              </w:rPr>
            </w:pPr>
            <w:r w:rsidRPr="00F07D1C">
              <w:rPr>
                <w:rFonts w:cs="Calibri"/>
                <w:color w:val="000000"/>
                <w:sz w:val="18"/>
                <w:szCs w:val="18"/>
              </w:rPr>
              <w:t>Neste caso, apenas existem garantias cativas no caso de garantias reais financeiras. Por esse motivo, este campo é preenchido com ‘S’ para todos os registos associados a garantias financeiras e ‘N’ para as restantes tipologias de garantias.</w:t>
            </w:r>
          </w:p>
        </w:tc>
        <w:tc>
          <w:tcPr>
            <w:tcW w:w="992" w:type="dxa"/>
            <w:tcBorders>
              <w:top w:val="nil"/>
              <w:left w:val="nil"/>
              <w:bottom w:val="single" w:sz="4" w:space="0" w:color="auto"/>
              <w:right w:val="single" w:sz="4" w:space="0" w:color="auto"/>
            </w:tcBorders>
            <w:shd w:val="clear" w:color="auto" w:fill="auto"/>
            <w:noWrap/>
            <w:hideMark/>
          </w:tcPr>
          <w:p w14:paraId="692F5C69"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54516FA0" w14:textId="77597B80"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30BE925C" w14:textId="714B1F1F" w:rsidR="00F07D1C" w:rsidRPr="0097473D" w:rsidRDefault="0097473D" w:rsidP="00F07D1C">
            <w:pPr>
              <w:rPr>
                <w:rFonts w:cs="Calibri"/>
                <w:i/>
                <w:color w:val="000000"/>
                <w:sz w:val="18"/>
                <w:szCs w:val="18"/>
              </w:rPr>
            </w:pPr>
            <w:r w:rsidRPr="0097473D">
              <w:rPr>
                <w:rFonts w:cs="Calibri"/>
                <w:i/>
                <w:color w:val="000000"/>
                <w:sz w:val="18"/>
                <w:szCs w:val="18"/>
              </w:rPr>
              <w:t>n/a</w:t>
            </w:r>
          </w:p>
        </w:tc>
        <w:tc>
          <w:tcPr>
            <w:tcW w:w="1134" w:type="dxa"/>
            <w:tcBorders>
              <w:top w:val="nil"/>
              <w:left w:val="nil"/>
              <w:bottom w:val="single" w:sz="4" w:space="0" w:color="auto"/>
              <w:right w:val="single" w:sz="4" w:space="0" w:color="auto"/>
            </w:tcBorders>
          </w:tcPr>
          <w:p w14:paraId="5BF07A15" w14:textId="41DDF587" w:rsidR="00F07D1C" w:rsidRPr="00F07D1C" w:rsidRDefault="00F07D1C" w:rsidP="00F07D1C">
            <w:pPr>
              <w:rPr>
                <w:rFonts w:cs="Calibri"/>
                <w:color w:val="000000"/>
                <w:sz w:val="18"/>
                <w:szCs w:val="18"/>
              </w:rPr>
            </w:pPr>
            <w:r w:rsidRPr="00F07D1C">
              <w:rPr>
                <w:rFonts w:cs="Calibri"/>
                <w:sz w:val="18"/>
                <w:szCs w:val="18"/>
              </w:rPr>
              <w:t>N/A</w:t>
            </w:r>
          </w:p>
        </w:tc>
        <w:tc>
          <w:tcPr>
            <w:tcW w:w="2126" w:type="dxa"/>
            <w:tcBorders>
              <w:top w:val="nil"/>
              <w:left w:val="nil"/>
              <w:bottom w:val="single" w:sz="4" w:space="0" w:color="auto"/>
              <w:right w:val="single" w:sz="4" w:space="0" w:color="auto"/>
            </w:tcBorders>
          </w:tcPr>
          <w:p w14:paraId="7AF7DA56" w14:textId="1B425EC1" w:rsidR="00F07D1C" w:rsidRPr="00F07D1C" w:rsidRDefault="00F07D1C" w:rsidP="00F07D1C">
            <w:pPr>
              <w:rPr>
                <w:rFonts w:cs="Calibri"/>
                <w:color w:val="000000"/>
                <w:sz w:val="18"/>
                <w:szCs w:val="18"/>
                <w:lang w:val="en-US"/>
              </w:rPr>
            </w:pPr>
            <w:r w:rsidRPr="00F07D1C">
              <w:rPr>
                <w:rFonts w:cs="Calibri"/>
                <w:color w:val="000000"/>
                <w:sz w:val="18"/>
                <w:szCs w:val="18"/>
                <w:lang w:val="en-US"/>
              </w:rPr>
              <w:t>WHEN caplic IN ('TT','FU','DC','DP','SG') THEN 'S'</w:t>
            </w:r>
            <w:r w:rsidRPr="00F07D1C">
              <w:rPr>
                <w:rFonts w:cs="Calibri"/>
                <w:color w:val="000000"/>
                <w:sz w:val="18"/>
                <w:szCs w:val="18"/>
                <w:lang w:val="en-US"/>
              </w:rPr>
              <w:br/>
              <w:t>ELSE 'N'</w:t>
            </w:r>
          </w:p>
        </w:tc>
      </w:tr>
      <w:tr w:rsidR="00F07D1C" w:rsidRPr="00F07D1C" w14:paraId="2FEB119C" w14:textId="593F6AE9"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737CAE7" w14:textId="6CC6A204" w:rsidR="00F07D1C" w:rsidRPr="00F07D1C" w:rsidRDefault="00F07D1C" w:rsidP="00F07D1C">
            <w:pPr>
              <w:rPr>
                <w:rFonts w:cs="Calibri"/>
                <w:color w:val="000000"/>
                <w:sz w:val="18"/>
                <w:szCs w:val="18"/>
              </w:rPr>
            </w:pPr>
            <w:r w:rsidRPr="00F07D1C">
              <w:rPr>
                <w:rFonts w:cs="Calibri"/>
                <w:color w:val="000000"/>
                <w:sz w:val="18"/>
                <w:szCs w:val="18"/>
              </w:rPr>
              <w:t>idriesgsobe</w:t>
            </w:r>
          </w:p>
        </w:tc>
        <w:tc>
          <w:tcPr>
            <w:tcW w:w="5494" w:type="dxa"/>
            <w:tcBorders>
              <w:top w:val="nil"/>
              <w:left w:val="nil"/>
              <w:bottom w:val="single" w:sz="4" w:space="0" w:color="auto"/>
              <w:right w:val="single" w:sz="4" w:space="0" w:color="auto"/>
            </w:tcBorders>
            <w:shd w:val="clear" w:color="auto" w:fill="auto"/>
            <w:noWrap/>
            <w:hideMark/>
          </w:tcPr>
          <w:p w14:paraId="221D2A4A" w14:textId="300D8F65" w:rsidR="00F07D1C" w:rsidRPr="00F07D1C" w:rsidRDefault="00F07D1C" w:rsidP="00F07D1C">
            <w:pPr>
              <w:rPr>
                <w:rFonts w:cs="Calibri"/>
                <w:color w:val="000000"/>
                <w:sz w:val="18"/>
                <w:szCs w:val="18"/>
              </w:rPr>
            </w:pPr>
            <w:r w:rsidRPr="00F07D1C">
              <w:rPr>
                <w:rFonts w:cs="Calibri"/>
                <w:color w:val="000000"/>
                <w:sz w:val="18"/>
                <w:szCs w:val="18"/>
              </w:rPr>
              <w:t>Identificador de risco soberano:</w:t>
            </w:r>
          </w:p>
          <w:p w14:paraId="626FE67E" w14:textId="47F4F6F3" w:rsidR="00F07D1C" w:rsidRPr="00F07D1C" w:rsidRDefault="00F07D1C" w:rsidP="00F07D1C">
            <w:pPr>
              <w:pStyle w:val="ListParagraph"/>
              <w:numPr>
                <w:ilvl w:val="0"/>
                <w:numId w:val="24"/>
              </w:numPr>
              <w:rPr>
                <w:rFonts w:cs="Calibri"/>
                <w:color w:val="000000"/>
                <w:sz w:val="18"/>
                <w:szCs w:val="18"/>
              </w:rPr>
            </w:pPr>
            <w:r w:rsidRPr="00F07D1C">
              <w:rPr>
                <w:rFonts w:cs="Calibri"/>
                <w:color w:val="000000"/>
                <w:sz w:val="18"/>
                <w:szCs w:val="18"/>
              </w:rPr>
              <w:t>Todos os registos são preenchidos com ‘N’, identificando a ausência de risco soberano.</w:t>
            </w:r>
          </w:p>
        </w:tc>
        <w:tc>
          <w:tcPr>
            <w:tcW w:w="992" w:type="dxa"/>
            <w:tcBorders>
              <w:top w:val="nil"/>
              <w:left w:val="nil"/>
              <w:bottom w:val="single" w:sz="4" w:space="0" w:color="auto"/>
              <w:right w:val="single" w:sz="4" w:space="0" w:color="auto"/>
            </w:tcBorders>
            <w:shd w:val="clear" w:color="auto" w:fill="auto"/>
            <w:noWrap/>
            <w:hideMark/>
          </w:tcPr>
          <w:p w14:paraId="79EA6329"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1398E8B2" w14:textId="43253D86"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35992003" w14:textId="170F8F92" w:rsidR="00F07D1C" w:rsidRPr="0097473D" w:rsidRDefault="0097473D" w:rsidP="00F07D1C">
            <w:pPr>
              <w:rPr>
                <w:rFonts w:cs="Calibri"/>
                <w:i/>
                <w:color w:val="000000"/>
                <w:sz w:val="18"/>
                <w:szCs w:val="18"/>
              </w:rPr>
            </w:pPr>
            <w:r w:rsidRPr="0097473D">
              <w:rPr>
                <w:rFonts w:cs="Calibri"/>
                <w:i/>
                <w:color w:val="000000"/>
                <w:sz w:val="18"/>
                <w:szCs w:val="18"/>
              </w:rPr>
              <w:t>n/a</w:t>
            </w:r>
          </w:p>
        </w:tc>
        <w:tc>
          <w:tcPr>
            <w:tcW w:w="1134" w:type="dxa"/>
            <w:tcBorders>
              <w:top w:val="nil"/>
              <w:left w:val="nil"/>
              <w:bottom w:val="single" w:sz="4" w:space="0" w:color="auto"/>
              <w:right w:val="single" w:sz="4" w:space="0" w:color="auto"/>
            </w:tcBorders>
          </w:tcPr>
          <w:p w14:paraId="22665236" w14:textId="526881F9" w:rsidR="00F07D1C" w:rsidRPr="00F07D1C" w:rsidRDefault="00F07D1C" w:rsidP="00F07D1C">
            <w:pPr>
              <w:rPr>
                <w:rFonts w:cs="Calibri"/>
                <w:color w:val="000000"/>
                <w:sz w:val="18"/>
                <w:szCs w:val="18"/>
              </w:rPr>
            </w:pPr>
            <w:r w:rsidRPr="00F07D1C">
              <w:rPr>
                <w:rFonts w:cs="Calibri"/>
                <w:sz w:val="18"/>
                <w:szCs w:val="18"/>
              </w:rPr>
              <w:t>N/A</w:t>
            </w:r>
          </w:p>
        </w:tc>
        <w:tc>
          <w:tcPr>
            <w:tcW w:w="2126" w:type="dxa"/>
            <w:tcBorders>
              <w:top w:val="nil"/>
              <w:left w:val="nil"/>
              <w:bottom w:val="single" w:sz="4" w:space="0" w:color="auto"/>
              <w:right w:val="single" w:sz="4" w:space="0" w:color="auto"/>
            </w:tcBorders>
          </w:tcPr>
          <w:p w14:paraId="70F54C7A" w14:textId="19304B54" w:rsidR="00F07D1C" w:rsidRPr="00F07D1C" w:rsidRDefault="00F07D1C" w:rsidP="00F07D1C">
            <w:pPr>
              <w:rPr>
                <w:rFonts w:cs="Calibri"/>
                <w:color w:val="000000"/>
                <w:sz w:val="18"/>
                <w:szCs w:val="18"/>
              </w:rPr>
            </w:pPr>
            <w:r w:rsidRPr="00F07D1C">
              <w:rPr>
                <w:rFonts w:cs="Calibri"/>
                <w:color w:val="000000"/>
                <w:sz w:val="18"/>
                <w:szCs w:val="18"/>
              </w:rPr>
              <w:t>N</w:t>
            </w:r>
          </w:p>
        </w:tc>
      </w:tr>
      <w:tr w:rsidR="00F07D1C" w:rsidRPr="00F07D1C" w14:paraId="228AD6A7" w14:textId="1A1B4BFD"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80F4EEF" w14:textId="1C739538" w:rsidR="00F07D1C" w:rsidRPr="00F07D1C" w:rsidRDefault="00F07D1C" w:rsidP="00F07D1C">
            <w:pPr>
              <w:rPr>
                <w:rFonts w:cs="Calibri"/>
                <w:color w:val="000000"/>
                <w:sz w:val="18"/>
                <w:szCs w:val="18"/>
              </w:rPr>
            </w:pPr>
            <w:r w:rsidRPr="00F07D1C">
              <w:rPr>
                <w:rFonts w:cs="Calibri"/>
                <w:color w:val="000000"/>
                <w:sz w:val="18"/>
                <w:szCs w:val="18"/>
              </w:rPr>
              <w:t>idcoberperf</w:t>
            </w:r>
          </w:p>
        </w:tc>
        <w:tc>
          <w:tcPr>
            <w:tcW w:w="5494" w:type="dxa"/>
            <w:tcBorders>
              <w:top w:val="nil"/>
              <w:left w:val="nil"/>
              <w:bottom w:val="single" w:sz="4" w:space="0" w:color="auto"/>
              <w:right w:val="single" w:sz="4" w:space="0" w:color="auto"/>
            </w:tcBorders>
            <w:shd w:val="clear" w:color="auto" w:fill="auto"/>
            <w:noWrap/>
            <w:hideMark/>
          </w:tcPr>
          <w:p w14:paraId="024D34B0" w14:textId="77777777" w:rsidR="00F07D1C" w:rsidRPr="00F07D1C" w:rsidRDefault="00F07D1C" w:rsidP="00F07D1C">
            <w:pPr>
              <w:rPr>
                <w:rFonts w:cs="Calibri"/>
                <w:color w:val="000000"/>
                <w:sz w:val="18"/>
                <w:szCs w:val="18"/>
              </w:rPr>
            </w:pPr>
            <w:r w:rsidRPr="00F07D1C">
              <w:rPr>
                <w:rFonts w:cs="Calibri"/>
                <w:color w:val="000000"/>
                <w:sz w:val="18"/>
                <w:szCs w:val="18"/>
              </w:rPr>
              <w:t>Identificador de cobertura perfeita:</w:t>
            </w:r>
          </w:p>
          <w:p w14:paraId="2E5408AF" w14:textId="13A7A7BE" w:rsidR="00F07D1C" w:rsidRPr="00F07D1C" w:rsidRDefault="00F07D1C" w:rsidP="00F07D1C">
            <w:pPr>
              <w:pStyle w:val="ListParagraph"/>
              <w:numPr>
                <w:ilvl w:val="0"/>
                <w:numId w:val="24"/>
              </w:numPr>
              <w:rPr>
                <w:rFonts w:cs="Calibri"/>
                <w:color w:val="000000"/>
                <w:sz w:val="18"/>
                <w:szCs w:val="18"/>
              </w:rPr>
            </w:pPr>
            <w:r w:rsidRPr="00F07D1C">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68DDDD97"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5D19A08B" w14:textId="10135920"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326E1D35" w14:textId="62D434B7" w:rsidR="00F07D1C" w:rsidRPr="0097473D" w:rsidRDefault="0097473D" w:rsidP="00F07D1C">
            <w:pPr>
              <w:rPr>
                <w:rFonts w:cs="Calibri"/>
                <w:i/>
                <w:color w:val="000000"/>
                <w:sz w:val="18"/>
                <w:szCs w:val="18"/>
              </w:rPr>
            </w:pPr>
            <w:r w:rsidRPr="0097473D">
              <w:rPr>
                <w:rFonts w:cs="Calibri"/>
                <w:i/>
                <w:color w:val="000000"/>
                <w:sz w:val="18"/>
                <w:szCs w:val="18"/>
              </w:rPr>
              <w:t>n/a</w:t>
            </w:r>
          </w:p>
        </w:tc>
        <w:tc>
          <w:tcPr>
            <w:tcW w:w="1134" w:type="dxa"/>
            <w:tcBorders>
              <w:top w:val="nil"/>
              <w:left w:val="nil"/>
              <w:bottom w:val="single" w:sz="4" w:space="0" w:color="auto"/>
              <w:right w:val="single" w:sz="4" w:space="0" w:color="auto"/>
            </w:tcBorders>
          </w:tcPr>
          <w:p w14:paraId="145DA443" w14:textId="06C6296A" w:rsidR="00F07D1C" w:rsidRPr="00F07D1C" w:rsidRDefault="00F07D1C" w:rsidP="00F07D1C">
            <w:pPr>
              <w:rPr>
                <w:rFonts w:cs="Calibri"/>
                <w:color w:val="000000"/>
                <w:sz w:val="18"/>
                <w:szCs w:val="18"/>
              </w:rPr>
            </w:pPr>
            <w:r w:rsidRPr="00F07D1C">
              <w:rPr>
                <w:rFonts w:cs="Calibri"/>
                <w:sz w:val="18"/>
                <w:szCs w:val="18"/>
              </w:rPr>
              <w:t>N/A</w:t>
            </w:r>
          </w:p>
        </w:tc>
        <w:tc>
          <w:tcPr>
            <w:tcW w:w="2126" w:type="dxa"/>
            <w:tcBorders>
              <w:top w:val="nil"/>
              <w:left w:val="nil"/>
              <w:bottom w:val="single" w:sz="4" w:space="0" w:color="auto"/>
              <w:right w:val="single" w:sz="4" w:space="0" w:color="auto"/>
            </w:tcBorders>
          </w:tcPr>
          <w:p w14:paraId="243EDF3C" w14:textId="3CC63F34" w:rsidR="00F07D1C" w:rsidRPr="00F07D1C" w:rsidRDefault="00F07D1C" w:rsidP="00F07D1C">
            <w:pPr>
              <w:rPr>
                <w:rFonts w:cs="Calibri"/>
                <w:color w:val="000000"/>
                <w:sz w:val="18"/>
                <w:szCs w:val="18"/>
              </w:rPr>
            </w:pPr>
            <w:r w:rsidRPr="00F07D1C">
              <w:rPr>
                <w:rFonts w:cs="Calibri"/>
                <w:color w:val="000000"/>
                <w:sz w:val="18"/>
                <w:szCs w:val="18"/>
              </w:rPr>
              <w:t> </w:t>
            </w:r>
          </w:p>
        </w:tc>
      </w:tr>
      <w:tr w:rsidR="00F07D1C" w:rsidRPr="00F07D1C" w14:paraId="348F8960" w14:textId="6E81C93D"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359949E" w14:textId="7CB166EB" w:rsidR="00F07D1C" w:rsidRPr="00F07D1C" w:rsidRDefault="00F07D1C" w:rsidP="00F07D1C">
            <w:pPr>
              <w:rPr>
                <w:rFonts w:cs="Calibri"/>
                <w:color w:val="000000"/>
                <w:sz w:val="18"/>
                <w:szCs w:val="18"/>
              </w:rPr>
            </w:pPr>
            <w:r w:rsidRPr="00F07D1C">
              <w:rPr>
                <w:rFonts w:cs="Calibri"/>
                <w:color w:val="000000"/>
                <w:sz w:val="18"/>
                <w:szCs w:val="18"/>
              </w:rPr>
              <w:lastRenderedPageBreak/>
              <w:t>valasesojur</w:t>
            </w:r>
          </w:p>
        </w:tc>
        <w:tc>
          <w:tcPr>
            <w:tcW w:w="5494" w:type="dxa"/>
            <w:tcBorders>
              <w:top w:val="nil"/>
              <w:left w:val="nil"/>
              <w:bottom w:val="single" w:sz="4" w:space="0" w:color="auto"/>
              <w:right w:val="single" w:sz="4" w:space="0" w:color="auto"/>
            </w:tcBorders>
            <w:shd w:val="clear" w:color="auto" w:fill="auto"/>
            <w:noWrap/>
            <w:hideMark/>
          </w:tcPr>
          <w:p w14:paraId="062FF528" w14:textId="77777777" w:rsidR="00F07D1C" w:rsidRPr="00F07D1C" w:rsidRDefault="00F07D1C" w:rsidP="00F07D1C">
            <w:pPr>
              <w:rPr>
                <w:rFonts w:cs="Calibri"/>
                <w:color w:val="000000"/>
                <w:sz w:val="18"/>
                <w:szCs w:val="18"/>
              </w:rPr>
            </w:pPr>
            <w:r w:rsidRPr="00F07D1C">
              <w:rPr>
                <w:rFonts w:cs="Calibri"/>
                <w:color w:val="000000"/>
                <w:sz w:val="18"/>
                <w:szCs w:val="18"/>
              </w:rPr>
              <w:t>Validação de assessoria jurídica:</w:t>
            </w:r>
          </w:p>
          <w:p w14:paraId="5EA743F8" w14:textId="37ED3366" w:rsidR="00F07D1C" w:rsidRPr="00F07D1C" w:rsidRDefault="00F07D1C" w:rsidP="00F07D1C">
            <w:pPr>
              <w:pStyle w:val="ListParagraph"/>
              <w:numPr>
                <w:ilvl w:val="0"/>
                <w:numId w:val="24"/>
              </w:numPr>
              <w:rPr>
                <w:rFonts w:cs="Calibri"/>
                <w:b/>
                <w:color w:val="000000"/>
                <w:sz w:val="18"/>
                <w:szCs w:val="18"/>
              </w:rPr>
            </w:pPr>
            <w:r w:rsidRPr="00F07D1C">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51E76160"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417B2BFB" w14:textId="584599F4"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43DD58C5" w14:textId="06948A1F" w:rsidR="00F07D1C" w:rsidRPr="0097473D" w:rsidRDefault="0097473D" w:rsidP="00F07D1C">
            <w:pPr>
              <w:rPr>
                <w:rFonts w:cs="Calibri"/>
                <w:i/>
                <w:color w:val="000000"/>
                <w:sz w:val="18"/>
                <w:szCs w:val="18"/>
              </w:rPr>
            </w:pPr>
            <w:r w:rsidRPr="0097473D">
              <w:rPr>
                <w:rFonts w:cs="Calibri"/>
                <w:i/>
                <w:color w:val="000000"/>
                <w:sz w:val="18"/>
                <w:szCs w:val="18"/>
              </w:rPr>
              <w:t>n/a</w:t>
            </w:r>
          </w:p>
        </w:tc>
        <w:tc>
          <w:tcPr>
            <w:tcW w:w="1134" w:type="dxa"/>
            <w:tcBorders>
              <w:top w:val="nil"/>
              <w:left w:val="nil"/>
              <w:bottom w:val="single" w:sz="4" w:space="0" w:color="auto"/>
              <w:right w:val="single" w:sz="4" w:space="0" w:color="auto"/>
            </w:tcBorders>
          </w:tcPr>
          <w:p w14:paraId="2E9C1CAF" w14:textId="387D4D1B" w:rsidR="00F07D1C" w:rsidRPr="00F07D1C" w:rsidRDefault="00F07D1C" w:rsidP="00F07D1C">
            <w:pPr>
              <w:rPr>
                <w:rFonts w:cs="Calibri"/>
                <w:color w:val="000000"/>
                <w:sz w:val="18"/>
                <w:szCs w:val="18"/>
              </w:rPr>
            </w:pPr>
            <w:r w:rsidRPr="00F07D1C">
              <w:rPr>
                <w:rFonts w:cs="Calibri"/>
                <w:sz w:val="18"/>
                <w:szCs w:val="18"/>
              </w:rPr>
              <w:t>N/A</w:t>
            </w:r>
          </w:p>
        </w:tc>
        <w:tc>
          <w:tcPr>
            <w:tcW w:w="2126" w:type="dxa"/>
            <w:tcBorders>
              <w:top w:val="nil"/>
              <w:left w:val="nil"/>
              <w:bottom w:val="single" w:sz="4" w:space="0" w:color="auto"/>
              <w:right w:val="single" w:sz="4" w:space="0" w:color="auto"/>
            </w:tcBorders>
          </w:tcPr>
          <w:p w14:paraId="041208B3" w14:textId="1AA9BC81" w:rsidR="00F07D1C" w:rsidRPr="00F07D1C" w:rsidRDefault="00F07D1C" w:rsidP="00F07D1C">
            <w:pPr>
              <w:rPr>
                <w:rFonts w:cs="Calibri"/>
                <w:color w:val="000000"/>
                <w:sz w:val="18"/>
                <w:szCs w:val="18"/>
              </w:rPr>
            </w:pPr>
          </w:p>
        </w:tc>
      </w:tr>
      <w:tr w:rsidR="00F07D1C" w:rsidRPr="00F07D1C" w14:paraId="671F2DD5" w14:textId="5ECD83E6"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195F821" w14:textId="1BD6CE01" w:rsidR="00F07D1C" w:rsidRPr="00F07D1C" w:rsidRDefault="00F07D1C" w:rsidP="00F07D1C">
            <w:pPr>
              <w:rPr>
                <w:rFonts w:cs="Calibri"/>
                <w:color w:val="000000"/>
                <w:sz w:val="18"/>
                <w:szCs w:val="18"/>
              </w:rPr>
            </w:pPr>
            <w:r w:rsidRPr="00F07D1C">
              <w:rPr>
                <w:rFonts w:cs="Calibri"/>
                <w:color w:val="000000"/>
                <w:sz w:val="18"/>
                <w:szCs w:val="18"/>
              </w:rPr>
              <w:t>perreparto</w:t>
            </w:r>
          </w:p>
        </w:tc>
        <w:tc>
          <w:tcPr>
            <w:tcW w:w="5494" w:type="dxa"/>
            <w:tcBorders>
              <w:top w:val="nil"/>
              <w:left w:val="nil"/>
              <w:bottom w:val="single" w:sz="4" w:space="0" w:color="auto"/>
              <w:right w:val="single" w:sz="4" w:space="0" w:color="auto"/>
            </w:tcBorders>
            <w:shd w:val="clear" w:color="auto" w:fill="auto"/>
            <w:noWrap/>
            <w:hideMark/>
          </w:tcPr>
          <w:p w14:paraId="21364B36" w14:textId="4FBFBCA1" w:rsidR="00F07D1C" w:rsidRPr="00F07D1C" w:rsidRDefault="00F07D1C" w:rsidP="00F07D1C">
            <w:pPr>
              <w:rPr>
                <w:rFonts w:cs="Calibri"/>
                <w:color w:val="000000"/>
                <w:sz w:val="18"/>
                <w:szCs w:val="18"/>
              </w:rPr>
            </w:pPr>
            <w:r w:rsidRPr="00F07D1C">
              <w:rPr>
                <w:rFonts w:cs="Calibri"/>
                <w:color w:val="000000"/>
                <w:sz w:val="18"/>
                <w:szCs w:val="18"/>
              </w:rPr>
              <w:t>Percentagem de distribuição:</w:t>
            </w:r>
          </w:p>
          <w:p w14:paraId="2530B8AE" w14:textId="364391EF" w:rsidR="00F07D1C" w:rsidRPr="00F07D1C" w:rsidRDefault="00F07D1C" w:rsidP="00F07D1C">
            <w:pPr>
              <w:pStyle w:val="ListParagraph"/>
              <w:numPr>
                <w:ilvl w:val="0"/>
                <w:numId w:val="16"/>
              </w:numPr>
              <w:jc w:val="both"/>
              <w:rPr>
                <w:rFonts w:cs="Calibri"/>
                <w:color w:val="000000"/>
                <w:sz w:val="18"/>
                <w:szCs w:val="18"/>
              </w:rPr>
            </w:pPr>
            <w:r w:rsidRPr="00F07D1C">
              <w:rPr>
                <w:rFonts w:cs="Calibri"/>
                <w:color w:val="000000"/>
                <w:sz w:val="18"/>
                <w:szCs w:val="18"/>
              </w:rPr>
              <w:t xml:space="preserve">Este campo é aprovisionado de forma direta pelo campo ‘per_cobert’ da tabela </w:t>
            </w:r>
            <w:r w:rsidRPr="00F07D1C">
              <w:rPr>
                <w:rFonts w:cs="Calibri"/>
                <w:i/>
                <w:color w:val="000000"/>
                <w:sz w:val="18"/>
                <w:szCs w:val="18"/>
              </w:rPr>
              <w:t>cd_garantias.gt018_rateio_aval</w:t>
            </w:r>
            <w:r w:rsidRPr="00F07D1C">
              <w:rPr>
                <w:rFonts w:cs="Calibri"/>
                <w:color w:val="000000"/>
                <w:sz w:val="18"/>
                <w:szCs w:val="18"/>
              </w:rPr>
              <w:t>.</w:t>
            </w:r>
          </w:p>
          <w:p w14:paraId="59424EE5" w14:textId="4C76C3D6" w:rsidR="00F07D1C" w:rsidRPr="00F07D1C" w:rsidRDefault="00F07D1C" w:rsidP="00F07D1C">
            <w:pPr>
              <w:pStyle w:val="ListParagraph"/>
              <w:numPr>
                <w:ilvl w:val="0"/>
                <w:numId w:val="16"/>
              </w:numPr>
              <w:jc w:val="both"/>
              <w:rPr>
                <w:rFonts w:cs="Calibri"/>
                <w:color w:val="000000"/>
                <w:sz w:val="18"/>
                <w:szCs w:val="18"/>
              </w:rPr>
            </w:pPr>
            <w:r w:rsidRPr="00F07D1C">
              <w:rPr>
                <w:rFonts w:cs="Calibri"/>
                <w:color w:val="000000"/>
                <w:sz w:val="18"/>
                <w:szCs w:val="18"/>
              </w:rPr>
              <w:t>O total da dívida coberta por um determinado bem é calculado no MUG e utilizado para a determinação desta percentagem. A divisão do saldo de cada responsabilidade pelo total da dívida permite obter uma percentagem de distribuição do total da dívida pelos diferentes saldos de responsabilidade inerentes a um mesmo bem.</w:t>
            </w:r>
          </w:p>
          <w:p w14:paraId="715CABB4" w14:textId="0B8C2538" w:rsidR="00F07D1C" w:rsidRPr="00F07D1C" w:rsidRDefault="00F07D1C" w:rsidP="00F07D1C">
            <w:pPr>
              <w:pStyle w:val="ListParagraph"/>
              <w:numPr>
                <w:ilvl w:val="0"/>
                <w:numId w:val="16"/>
              </w:numPr>
              <w:rPr>
                <w:rFonts w:cs="Calibri"/>
                <w:color w:val="000000"/>
                <w:sz w:val="18"/>
                <w:szCs w:val="18"/>
              </w:rPr>
            </w:pPr>
            <w:r w:rsidRPr="00F07D1C">
              <w:rPr>
                <w:rFonts w:cs="Calibri"/>
                <w:color w:val="000000"/>
                <w:sz w:val="18"/>
                <w:szCs w:val="18"/>
              </w:rPr>
              <w:t>No caso de garantias pessoais, esta percentagem é sempre 100%.</w:t>
            </w:r>
          </w:p>
        </w:tc>
        <w:tc>
          <w:tcPr>
            <w:tcW w:w="992" w:type="dxa"/>
            <w:tcBorders>
              <w:top w:val="nil"/>
              <w:left w:val="nil"/>
              <w:bottom w:val="single" w:sz="4" w:space="0" w:color="auto"/>
              <w:right w:val="single" w:sz="4" w:space="0" w:color="auto"/>
            </w:tcBorders>
            <w:shd w:val="clear" w:color="auto" w:fill="auto"/>
            <w:noWrap/>
            <w:hideMark/>
          </w:tcPr>
          <w:p w14:paraId="0B340E8F"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2769533B" w14:textId="298881EF"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07D52A26" w14:textId="4FFF96B1" w:rsidR="00F07D1C" w:rsidRPr="0097473D" w:rsidRDefault="0097473D" w:rsidP="00F07D1C">
            <w:pPr>
              <w:rPr>
                <w:rFonts w:cs="Calibri"/>
                <w:i/>
                <w:color w:val="000000"/>
                <w:sz w:val="18"/>
                <w:szCs w:val="18"/>
              </w:rPr>
            </w:pPr>
            <w:r w:rsidRPr="0097473D">
              <w:rPr>
                <w:rFonts w:cs="Calibri"/>
                <w:i/>
                <w:color w:val="000000"/>
                <w:sz w:val="18"/>
                <w:szCs w:val="18"/>
              </w:rPr>
              <w:t>gt018_rateio_aval</w:t>
            </w:r>
          </w:p>
        </w:tc>
        <w:tc>
          <w:tcPr>
            <w:tcW w:w="1134" w:type="dxa"/>
            <w:tcBorders>
              <w:top w:val="nil"/>
              <w:left w:val="nil"/>
              <w:bottom w:val="single" w:sz="4" w:space="0" w:color="auto"/>
              <w:right w:val="single" w:sz="4" w:space="0" w:color="auto"/>
            </w:tcBorders>
          </w:tcPr>
          <w:p w14:paraId="4E25628D" w14:textId="73546B4A" w:rsidR="00F07D1C" w:rsidRPr="00F07D1C" w:rsidRDefault="00F07D1C" w:rsidP="00F07D1C">
            <w:pPr>
              <w:rPr>
                <w:rFonts w:cs="Calibri"/>
                <w:color w:val="000000"/>
                <w:sz w:val="18"/>
                <w:szCs w:val="18"/>
              </w:rPr>
            </w:pPr>
            <w:r w:rsidRPr="00F07D1C">
              <w:rPr>
                <w:rFonts w:cs="Calibri"/>
                <w:color w:val="000000"/>
                <w:sz w:val="18"/>
                <w:szCs w:val="18"/>
              </w:rPr>
              <w:t>PERC_RATEIO</w:t>
            </w:r>
          </w:p>
        </w:tc>
        <w:tc>
          <w:tcPr>
            <w:tcW w:w="2126" w:type="dxa"/>
            <w:tcBorders>
              <w:top w:val="nil"/>
              <w:left w:val="nil"/>
              <w:bottom w:val="single" w:sz="4" w:space="0" w:color="auto"/>
              <w:right w:val="single" w:sz="4" w:space="0" w:color="auto"/>
            </w:tcBorders>
          </w:tcPr>
          <w:p w14:paraId="0D4A01F3" w14:textId="2BA2B3C1" w:rsidR="00F07D1C" w:rsidRPr="00F07D1C" w:rsidRDefault="00F07D1C" w:rsidP="00F07D1C">
            <w:pPr>
              <w:rPr>
                <w:rFonts w:cs="Calibri"/>
                <w:color w:val="000000"/>
                <w:sz w:val="18"/>
                <w:szCs w:val="18"/>
                <w:lang w:val="en-US"/>
              </w:rPr>
            </w:pPr>
            <w:r w:rsidRPr="00F07D1C">
              <w:rPr>
                <w:rFonts w:cs="Calibri"/>
                <w:color w:val="000000"/>
                <w:sz w:val="18"/>
                <w:szCs w:val="18"/>
                <w:lang w:val="en-US"/>
              </w:rPr>
              <w:t xml:space="preserve">WHEN CAST(SUM(gt018.perc_rateio) AS DECIMAL(17,2)) &gt; 100 THEN 100 </w:t>
            </w:r>
            <w:r w:rsidRPr="00F07D1C">
              <w:rPr>
                <w:rFonts w:cs="Calibri"/>
                <w:color w:val="000000"/>
                <w:sz w:val="18"/>
                <w:szCs w:val="18"/>
                <w:lang w:val="en-US"/>
              </w:rPr>
              <w:br/>
              <w:t>ELSE CAST(SUM(gt018.perc_rateio) AS DECIMAL(17,2))</w:t>
            </w:r>
          </w:p>
        </w:tc>
      </w:tr>
      <w:tr w:rsidR="00F07D1C" w:rsidRPr="00F07D1C" w14:paraId="6BD1BA74" w14:textId="021382DF"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22E32D3" w14:textId="065951C5" w:rsidR="00F07D1C" w:rsidRPr="00F07D1C" w:rsidRDefault="00F07D1C" w:rsidP="00F07D1C">
            <w:pPr>
              <w:rPr>
                <w:rFonts w:cs="Calibri"/>
                <w:color w:val="000000"/>
                <w:sz w:val="18"/>
                <w:szCs w:val="18"/>
              </w:rPr>
            </w:pPr>
            <w:r w:rsidRPr="00F07D1C">
              <w:rPr>
                <w:rFonts w:cs="Calibri"/>
                <w:color w:val="000000"/>
                <w:sz w:val="18"/>
                <w:szCs w:val="18"/>
              </w:rPr>
              <w:t>ordenprelgar</w:t>
            </w:r>
          </w:p>
        </w:tc>
        <w:tc>
          <w:tcPr>
            <w:tcW w:w="5494" w:type="dxa"/>
            <w:tcBorders>
              <w:top w:val="nil"/>
              <w:left w:val="nil"/>
              <w:bottom w:val="single" w:sz="4" w:space="0" w:color="auto"/>
              <w:right w:val="single" w:sz="4" w:space="0" w:color="auto"/>
            </w:tcBorders>
            <w:shd w:val="clear" w:color="auto" w:fill="auto"/>
            <w:noWrap/>
            <w:hideMark/>
          </w:tcPr>
          <w:p w14:paraId="292074EA" w14:textId="77777777" w:rsidR="00F07D1C" w:rsidRPr="00F07D1C" w:rsidRDefault="00F07D1C" w:rsidP="00F07D1C">
            <w:pPr>
              <w:rPr>
                <w:rFonts w:cs="Calibri"/>
                <w:color w:val="000000"/>
                <w:sz w:val="18"/>
                <w:szCs w:val="18"/>
              </w:rPr>
            </w:pPr>
            <w:r w:rsidRPr="00F07D1C">
              <w:rPr>
                <w:rFonts w:cs="Calibri"/>
                <w:color w:val="000000"/>
                <w:sz w:val="18"/>
                <w:szCs w:val="18"/>
              </w:rPr>
              <w:t>Ordem prioridade garantia:</w:t>
            </w:r>
          </w:p>
          <w:p w14:paraId="31609874" w14:textId="0FF47A13" w:rsidR="00F07D1C" w:rsidRPr="00F07D1C" w:rsidRDefault="00F07D1C" w:rsidP="00F07D1C">
            <w:pPr>
              <w:pStyle w:val="ListParagraph"/>
              <w:numPr>
                <w:ilvl w:val="0"/>
                <w:numId w:val="38"/>
              </w:numPr>
              <w:rPr>
                <w:rFonts w:cs="Calibri"/>
                <w:color w:val="000000"/>
                <w:sz w:val="18"/>
                <w:szCs w:val="18"/>
              </w:rPr>
            </w:pPr>
            <w:r w:rsidRPr="00F07D1C">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61C55EC6"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4C97385C" w14:textId="565DCEBC"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2A59D366" w14:textId="3F3C4BFC" w:rsidR="00F07D1C" w:rsidRPr="0097473D" w:rsidRDefault="0097473D" w:rsidP="00F07D1C">
            <w:pPr>
              <w:rPr>
                <w:rFonts w:cs="Calibri"/>
                <w:i/>
                <w:color w:val="000000"/>
                <w:sz w:val="18"/>
                <w:szCs w:val="18"/>
              </w:rPr>
            </w:pPr>
            <w:r w:rsidRPr="0097473D">
              <w:rPr>
                <w:rFonts w:cs="Calibri"/>
                <w:i/>
                <w:color w:val="000000"/>
                <w:sz w:val="18"/>
                <w:szCs w:val="18"/>
              </w:rPr>
              <w:t>n/a</w:t>
            </w:r>
          </w:p>
        </w:tc>
        <w:tc>
          <w:tcPr>
            <w:tcW w:w="1134" w:type="dxa"/>
            <w:tcBorders>
              <w:top w:val="nil"/>
              <w:left w:val="nil"/>
              <w:bottom w:val="single" w:sz="4" w:space="0" w:color="auto"/>
              <w:right w:val="single" w:sz="4" w:space="0" w:color="auto"/>
            </w:tcBorders>
          </w:tcPr>
          <w:p w14:paraId="6749BFC7" w14:textId="2325C745" w:rsidR="00F07D1C" w:rsidRPr="00F07D1C" w:rsidRDefault="00F07D1C" w:rsidP="00F07D1C">
            <w:pPr>
              <w:rPr>
                <w:rFonts w:cs="Calibri"/>
                <w:color w:val="000000"/>
                <w:sz w:val="18"/>
                <w:szCs w:val="18"/>
              </w:rPr>
            </w:pPr>
            <w:r w:rsidRPr="00F07D1C">
              <w:rPr>
                <w:rFonts w:cs="Calibri"/>
                <w:sz w:val="18"/>
                <w:szCs w:val="18"/>
              </w:rPr>
              <w:t>N/A</w:t>
            </w:r>
          </w:p>
        </w:tc>
        <w:tc>
          <w:tcPr>
            <w:tcW w:w="2126" w:type="dxa"/>
            <w:tcBorders>
              <w:top w:val="nil"/>
              <w:left w:val="nil"/>
              <w:bottom w:val="single" w:sz="4" w:space="0" w:color="auto"/>
              <w:right w:val="single" w:sz="4" w:space="0" w:color="auto"/>
            </w:tcBorders>
          </w:tcPr>
          <w:p w14:paraId="41904CB9" w14:textId="0DDA2F68" w:rsidR="00F07D1C" w:rsidRPr="00F07D1C" w:rsidRDefault="00F07D1C" w:rsidP="00F07D1C">
            <w:pPr>
              <w:rPr>
                <w:rFonts w:cs="Calibri"/>
                <w:color w:val="000000"/>
                <w:sz w:val="18"/>
                <w:szCs w:val="18"/>
              </w:rPr>
            </w:pPr>
            <w:r w:rsidRPr="00F07D1C">
              <w:rPr>
                <w:rFonts w:cs="Calibri"/>
                <w:color w:val="000000"/>
                <w:sz w:val="18"/>
                <w:szCs w:val="18"/>
              </w:rPr>
              <w:t>0'</w:t>
            </w:r>
          </w:p>
        </w:tc>
      </w:tr>
      <w:tr w:rsidR="00F07D1C" w:rsidRPr="00F07D1C" w14:paraId="456F85A2" w14:textId="2BCCE681"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7EADCE3" w14:textId="7C882401" w:rsidR="00F07D1C" w:rsidRPr="00F07D1C" w:rsidRDefault="00F07D1C" w:rsidP="00F07D1C">
            <w:pPr>
              <w:rPr>
                <w:rFonts w:cs="Calibri"/>
                <w:color w:val="000000"/>
                <w:sz w:val="18"/>
                <w:szCs w:val="18"/>
              </w:rPr>
            </w:pPr>
            <w:r w:rsidRPr="00F07D1C">
              <w:rPr>
                <w:rFonts w:cs="Calibri"/>
                <w:color w:val="000000"/>
                <w:sz w:val="18"/>
                <w:szCs w:val="18"/>
              </w:rPr>
              <w:t>tangohipotec</w:t>
            </w:r>
          </w:p>
        </w:tc>
        <w:tc>
          <w:tcPr>
            <w:tcW w:w="5494" w:type="dxa"/>
            <w:tcBorders>
              <w:top w:val="nil"/>
              <w:left w:val="nil"/>
              <w:bottom w:val="single" w:sz="4" w:space="0" w:color="auto"/>
              <w:right w:val="single" w:sz="4" w:space="0" w:color="auto"/>
            </w:tcBorders>
            <w:shd w:val="clear" w:color="auto" w:fill="auto"/>
            <w:noWrap/>
            <w:hideMark/>
          </w:tcPr>
          <w:p w14:paraId="4CF15D2A" w14:textId="77777777" w:rsidR="00F07D1C" w:rsidRPr="00F07D1C" w:rsidRDefault="00F07D1C" w:rsidP="00F07D1C">
            <w:pPr>
              <w:rPr>
                <w:rFonts w:cs="Calibri"/>
                <w:color w:val="000000"/>
                <w:sz w:val="18"/>
                <w:szCs w:val="18"/>
              </w:rPr>
            </w:pPr>
            <w:r w:rsidRPr="00F07D1C">
              <w:rPr>
                <w:rFonts w:cs="Calibri"/>
                <w:color w:val="000000"/>
                <w:sz w:val="18"/>
                <w:szCs w:val="18"/>
              </w:rPr>
              <w:t>Rango hipotecário:</w:t>
            </w:r>
          </w:p>
          <w:p w14:paraId="3828EE45" w14:textId="5E672061" w:rsidR="00F07D1C" w:rsidRPr="00F07D1C" w:rsidRDefault="00F07D1C" w:rsidP="00F07D1C">
            <w:pPr>
              <w:pStyle w:val="ListParagraph"/>
              <w:numPr>
                <w:ilvl w:val="0"/>
                <w:numId w:val="38"/>
              </w:numPr>
              <w:rPr>
                <w:rFonts w:cs="Calibri"/>
                <w:color w:val="000000"/>
                <w:sz w:val="18"/>
                <w:szCs w:val="18"/>
              </w:rPr>
            </w:pPr>
            <w:r w:rsidRPr="00F07D1C">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1549A5EF"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1E38EA25" w14:textId="52A57BDE"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4CBA833B" w14:textId="1B6C1734" w:rsidR="00F07D1C" w:rsidRPr="0097473D" w:rsidRDefault="0097473D" w:rsidP="00F07D1C">
            <w:pPr>
              <w:rPr>
                <w:rFonts w:cs="Calibri"/>
                <w:i/>
                <w:color w:val="000000"/>
                <w:sz w:val="18"/>
                <w:szCs w:val="18"/>
              </w:rPr>
            </w:pPr>
            <w:r w:rsidRPr="0097473D">
              <w:rPr>
                <w:rFonts w:cs="Calibri"/>
                <w:i/>
                <w:color w:val="000000"/>
                <w:sz w:val="18"/>
                <w:szCs w:val="18"/>
              </w:rPr>
              <w:t>n/a</w:t>
            </w:r>
          </w:p>
        </w:tc>
        <w:tc>
          <w:tcPr>
            <w:tcW w:w="1134" w:type="dxa"/>
            <w:tcBorders>
              <w:top w:val="nil"/>
              <w:left w:val="nil"/>
              <w:bottom w:val="single" w:sz="4" w:space="0" w:color="auto"/>
              <w:right w:val="single" w:sz="4" w:space="0" w:color="auto"/>
            </w:tcBorders>
          </w:tcPr>
          <w:p w14:paraId="2A8058E8" w14:textId="1F1CD314" w:rsidR="00F07D1C" w:rsidRPr="00F07D1C" w:rsidRDefault="00F07D1C" w:rsidP="00F07D1C">
            <w:pPr>
              <w:rPr>
                <w:rFonts w:cs="Calibri"/>
                <w:color w:val="000000"/>
                <w:sz w:val="18"/>
                <w:szCs w:val="18"/>
              </w:rPr>
            </w:pPr>
            <w:r w:rsidRPr="00F07D1C">
              <w:rPr>
                <w:rFonts w:cs="Calibri"/>
                <w:sz w:val="18"/>
                <w:szCs w:val="18"/>
              </w:rPr>
              <w:t>N/A</w:t>
            </w:r>
          </w:p>
        </w:tc>
        <w:tc>
          <w:tcPr>
            <w:tcW w:w="2126" w:type="dxa"/>
            <w:tcBorders>
              <w:top w:val="nil"/>
              <w:left w:val="nil"/>
              <w:bottom w:val="single" w:sz="4" w:space="0" w:color="auto"/>
              <w:right w:val="single" w:sz="4" w:space="0" w:color="auto"/>
            </w:tcBorders>
          </w:tcPr>
          <w:p w14:paraId="6EB3BF3F" w14:textId="5C4274D0" w:rsidR="00F07D1C" w:rsidRPr="00F07D1C" w:rsidRDefault="00F07D1C" w:rsidP="00F07D1C">
            <w:pPr>
              <w:rPr>
                <w:rFonts w:cs="Calibri"/>
                <w:color w:val="000000"/>
                <w:sz w:val="18"/>
                <w:szCs w:val="18"/>
              </w:rPr>
            </w:pPr>
            <w:r w:rsidRPr="00F07D1C">
              <w:rPr>
                <w:rFonts w:cs="Calibri"/>
                <w:color w:val="000000"/>
                <w:sz w:val="18"/>
                <w:szCs w:val="18"/>
              </w:rPr>
              <w:t> </w:t>
            </w:r>
          </w:p>
        </w:tc>
      </w:tr>
      <w:tr w:rsidR="00F07D1C" w:rsidRPr="00F07D1C" w14:paraId="559C7400" w14:textId="539B3203"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2668073" w14:textId="33FF17D7" w:rsidR="00F07D1C" w:rsidRPr="00F07D1C" w:rsidRDefault="00F07D1C" w:rsidP="00F07D1C">
            <w:pPr>
              <w:rPr>
                <w:rFonts w:cs="Calibri"/>
                <w:color w:val="000000"/>
                <w:sz w:val="18"/>
                <w:szCs w:val="18"/>
              </w:rPr>
            </w:pPr>
            <w:r w:rsidRPr="00F07D1C">
              <w:rPr>
                <w:rFonts w:cs="Calibri"/>
                <w:color w:val="000000"/>
                <w:sz w:val="18"/>
                <w:szCs w:val="18"/>
              </w:rPr>
              <w:t>nimpago</w:t>
            </w:r>
          </w:p>
        </w:tc>
        <w:tc>
          <w:tcPr>
            <w:tcW w:w="5494" w:type="dxa"/>
            <w:tcBorders>
              <w:top w:val="nil"/>
              <w:left w:val="nil"/>
              <w:bottom w:val="single" w:sz="4" w:space="0" w:color="auto"/>
              <w:right w:val="single" w:sz="4" w:space="0" w:color="auto"/>
            </w:tcBorders>
            <w:shd w:val="clear" w:color="auto" w:fill="auto"/>
            <w:noWrap/>
            <w:hideMark/>
          </w:tcPr>
          <w:p w14:paraId="5AA178FF" w14:textId="77777777" w:rsidR="00F07D1C" w:rsidRPr="00F07D1C" w:rsidRDefault="00F07D1C" w:rsidP="00F07D1C">
            <w:pPr>
              <w:rPr>
                <w:rFonts w:cs="Calibri"/>
                <w:color w:val="000000"/>
                <w:sz w:val="18"/>
                <w:szCs w:val="18"/>
              </w:rPr>
            </w:pPr>
            <w:r w:rsidRPr="00F07D1C">
              <w:rPr>
                <w:rFonts w:cs="Calibri"/>
                <w:color w:val="000000"/>
                <w:sz w:val="18"/>
                <w:szCs w:val="18"/>
              </w:rPr>
              <w:t>N-ésimo impago:</w:t>
            </w:r>
          </w:p>
          <w:p w14:paraId="115AAB80" w14:textId="502C1396" w:rsidR="00F07D1C" w:rsidRPr="00F07D1C" w:rsidRDefault="00F07D1C" w:rsidP="00F07D1C">
            <w:pPr>
              <w:pStyle w:val="ListParagraph"/>
              <w:numPr>
                <w:ilvl w:val="0"/>
                <w:numId w:val="38"/>
              </w:numPr>
              <w:rPr>
                <w:rFonts w:cs="Calibri"/>
                <w:color w:val="000000"/>
                <w:sz w:val="18"/>
                <w:szCs w:val="18"/>
              </w:rPr>
            </w:pPr>
            <w:r w:rsidRPr="00F07D1C">
              <w:rPr>
                <w:rFonts w:cs="Calibri"/>
                <w:color w:val="000000"/>
                <w:sz w:val="18"/>
                <w:szCs w:val="18"/>
              </w:rPr>
              <w:t>Este campo encontra-se preenchido com o valor ‘0.00000’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5E71FA4E" w14:textId="77777777" w:rsidR="00F07D1C" w:rsidRPr="00F07D1C" w:rsidRDefault="00F07D1C" w:rsidP="00F07D1C">
            <w:pPr>
              <w:rPr>
                <w:rFonts w:cs="Calibri"/>
                <w:color w:val="000000"/>
                <w:sz w:val="18"/>
                <w:szCs w:val="18"/>
              </w:rPr>
            </w:pPr>
            <w:r w:rsidRPr="00F07D1C">
              <w:rPr>
                <w:rFonts w:cs="Calibri"/>
                <w:color w:val="000000"/>
                <w:sz w:val="18"/>
                <w:szCs w:val="18"/>
              </w:rPr>
              <w:t>Decimal</w:t>
            </w:r>
          </w:p>
        </w:tc>
        <w:tc>
          <w:tcPr>
            <w:tcW w:w="1843" w:type="dxa"/>
            <w:tcBorders>
              <w:top w:val="nil"/>
              <w:left w:val="nil"/>
              <w:bottom w:val="single" w:sz="4" w:space="0" w:color="auto"/>
              <w:right w:val="single" w:sz="4" w:space="0" w:color="auto"/>
            </w:tcBorders>
          </w:tcPr>
          <w:p w14:paraId="1B98DD31" w14:textId="2B472119"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5BA5F6F5" w14:textId="7D24B9C5" w:rsidR="00F07D1C" w:rsidRPr="0097473D" w:rsidRDefault="0097473D" w:rsidP="00F07D1C">
            <w:pPr>
              <w:rPr>
                <w:rFonts w:cs="Calibri"/>
                <w:i/>
                <w:color w:val="000000"/>
                <w:sz w:val="18"/>
                <w:szCs w:val="18"/>
              </w:rPr>
            </w:pPr>
            <w:r w:rsidRPr="0097473D">
              <w:rPr>
                <w:rFonts w:cs="Calibri"/>
                <w:i/>
                <w:color w:val="000000"/>
                <w:sz w:val="18"/>
                <w:szCs w:val="18"/>
              </w:rPr>
              <w:t>n/a</w:t>
            </w:r>
          </w:p>
        </w:tc>
        <w:tc>
          <w:tcPr>
            <w:tcW w:w="1134" w:type="dxa"/>
            <w:tcBorders>
              <w:top w:val="nil"/>
              <w:left w:val="nil"/>
              <w:bottom w:val="single" w:sz="4" w:space="0" w:color="auto"/>
              <w:right w:val="single" w:sz="4" w:space="0" w:color="auto"/>
            </w:tcBorders>
          </w:tcPr>
          <w:p w14:paraId="5A6BAD81" w14:textId="0F7BE91B" w:rsidR="00F07D1C" w:rsidRPr="00F07D1C" w:rsidRDefault="00F07D1C" w:rsidP="00F07D1C">
            <w:pPr>
              <w:rPr>
                <w:rFonts w:cs="Calibri"/>
                <w:color w:val="000000"/>
                <w:sz w:val="18"/>
                <w:szCs w:val="18"/>
              </w:rPr>
            </w:pPr>
            <w:r w:rsidRPr="00F07D1C">
              <w:rPr>
                <w:rFonts w:cs="Calibri"/>
                <w:sz w:val="18"/>
                <w:szCs w:val="18"/>
              </w:rPr>
              <w:t>N/A</w:t>
            </w:r>
          </w:p>
        </w:tc>
        <w:tc>
          <w:tcPr>
            <w:tcW w:w="2126" w:type="dxa"/>
            <w:tcBorders>
              <w:top w:val="nil"/>
              <w:left w:val="nil"/>
              <w:bottom w:val="single" w:sz="4" w:space="0" w:color="auto"/>
              <w:right w:val="single" w:sz="4" w:space="0" w:color="auto"/>
            </w:tcBorders>
          </w:tcPr>
          <w:p w14:paraId="03DA6FAA" w14:textId="626ABDC5" w:rsidR="00F07D1C" w:rsidRPr="00F07D1C" w:rsidRDefault="00F07D1C" w:rsidP="00F07D1C">
            <w:pPr>
              <w:rPr>
                <w:rFonts w:cs="Calibri"/>
                <w:color w:val="000000"/>
                <w:sz w:val="18"/>
                <w:szCs w:val="18"/>
              </w:rPr>
            </w:pPr>
            <w:r w:rsidRPr="00F07D1C">
              <w:rPr>
                <w:rFonts w:cs="Calibri"/>
                <w:color w:val="000000"/>
                <w:sz w:val="18"/>
                <w:szCs w:val="18"/>
              </w:rPr>
              <w:t>0'</w:t>
            </w:r>
          </w:p>
        </w:tc>
      </w:tr>
      <w:tr w:rsidR="00F07D1C" w:rsidRPr="00F07D1C" w14:paraId="7E0011A5" w14:textId="049B1A96"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E1B12E4" w14:textId="1D690ED5" w:rsidR="00F07D1C" w:rsidRPr="00F07D1C" w:rsidRDefault="00F07D1C" w:rsidP="00F07D1C">
            <w:pPr>
              <w:rPr>
                <w:rFonts w:cs="Calibri"/>
                <w:color w:val="000000"/>
                <w:sz w:val="18"/>
                <w:szCs w:val="18"/>
              </w:rPr>
            </w:pPr>
            <w:r w:rsidRPr="00F07D1C">
              <w:rPr>
                <w:rFonts w:cs="Calibri"/>
                <w:color w:val="000000"/>
                <w:sz w:val="18"/>
                <w:szCs w:val="18"/>
              </w:rPr>
              <w:t>iact_gp</w:t>
            </w:r>
          </w:p>
        </w:tc>
        <w:tc>
          <w:tcPr>
            <w:tcW w:w="5494" w:type="dxa"/>
            <w:tcBorders>
              <w:top w:val="nil"/>
              <w:left w:val="nil"/>
              <w:bottom w:val="single" w:sz="4" w:space="0" w:color="auto"/>
              <w:right w:val="single" w:sz="4" w:space="0" w:color="auto"/>
            </w:tcBorders>
            <w:shd w:val="clear" w:color="auto" w:fill="auto"/>
            <w:noWrap/>
            <w:hideMark/>
          </w:tcPr>
          <w:p w14:paraId="0C497774" w14:textId="77777777" w:rsidR="00F07D1C" w:rsidRPr="00F07D1C" w:rsidRDefault="00F07D1C" w:rsidP="00F07D1C">
            <w:pPr>
              <w:rPr>
                <w:rFonts w:cs="Calibri"/>
                <w:color w:val="000000"/>
                <w:sz w:val="18"/>
                <w:szCs w:val="18"/>
              </w:rPr>
            </w:pPr>
            <w:r w:rsidRPr="00F07D1C">
              <w:rPr>
                <w:rFonts w:cs="Calibri"/>
                <w:color w:val="000000"/>
                <w:sz w:val="18"/>
                <w:szCs w:val="18"/>
              </w:rPr>
              <w:t>Indicador dos dados avaliação:</w:t>
            </w:r>
          </w:p>
          <w:p w14:paraId="1FB0AE70" w14:textId="5D8CE769" w:rsidR="00F07D1C" w:rsidRPr="00F07D1C" w:rsidRDefault="00F07D1C" w:rsidP="00F07D1C">
            <w:pPr>
              <w:pStyle w:val="ListParagraph"/>
              <w:numPr>
                <w:ilvl w:val="0"/>
                <w:numId w:val="38"/>
              </w:numPr>
              <w:rPr>
                <w:rFonts w:cs="Calibri"/>
                <w:color w:val="000000"/>
                <w:sz w:val="18"/>
                <w:szCs w:val="18"/>
              </w:rPr>
            </w:pPr>
            <w:r w:rsidRPr="00F07D1C">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5820D108" w14:textId="77777777" w:rsidR="00F07D1C" w:rsidRPr="00F07D1C" w:rsidRDefault="00F07D1C" w:rsidP="00F07D1C">
            <w:pPr>
              <w:rPr>
                <w:rFonts w:cs="Calibri"/>
                <w:color w:val="000000"/>
                <w:sz w:val="18"/>
                <w:szCs w:val="18"/>
              </w:rPr>
            </w:pPr>
            <w:r w:rsidRPr="00F07D1C">
              <w:rPr>
                <w:rFonts w:cs="Calibri"/>
                <w:color w:val="000000"/>
                <w:sz w:val="18"/>
                <w:szCs w:val="18"/>
              </w:rPr>
              <w:t>String</w:t>
            </w:r>
          </w:p>
        </w:tc>
        <w:tc>
          <w:tcPr>
            <w:tcW w:w="1843" w:type="dxa"/>
            <w:tcBorders>
              <w:top w:val="nil"/>
              <w:left w:val="nil"/>
              <w:bottom w:val="single" w:sz="4" w:space="0" w:color="auto"/>
              <w:right w:val="single" w:sz="4" w:space="0" w:color="auto"/>
            </w:tcBorders>
          </w:tcPr>
          <w:p w14:paraId="1A788DA7" w14:textId="7FC48107"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6330BC87" w14:textId="2E0FD163" w:rsidR="00F07D1C" w:rsidRPr="0097473D" w:rsidRDefault="0097473D" w:rsidP="00F07D1C">
            <w:pPr>
              <w:rPr>
                <w:rFonts w:cs="Calibri"/>
                <w:i/>
                <w:color w:val="000000"/>
                <w:sz w:val="18"/>
                <w:szCs w:val="18"/>
              </w:rPr>
            </w:pPr>
            <w:r w:rsidRPr="0097473D">
              <w:rPr>
                <w:rFonts w:cs="Calibri"/>
                <w:i/>
                <w:color w:val="000000"/>
                <w:sz w:val="18"/>
                <w:szCs w:val="18"/>
              </w:rPr>
              <w:t>n/a</w:t>
            </w:r>
          </w:p>
        </w:tc>
        <w:tc>
          <w:tcPr>
            <w:tcW w:w="1134" w:type="dxa"/>
            <w:tcBorders>
              <w:top w:val="nil"/>
              <w:left w:val="nil"/>
              <w:bottom w:val="single" w:sz="4" w:space="0" w:color="auto"/>
              <w:right w:val="single" w:sz="4" w:space="0" w:color="auto"/>
            </w:tcBorders>
          </w:tcPr>
          <w:p w14:paraId="5808ABBD" w14:textId="1ED5B77B" w:rsidR="00F07D1C" w:rsidRPr="00F07D1C" w:rsidRDefault="00F07D1C" w:rsidP="00F07D1C">
            <w:pPr>
              <w:rPr>
                <w:rFonts w:cs="Calibri"/>
                <w:color w:val="000000"/>
                <w:sz w:val="18"/>
                <w:szCs w:val="18"/>
              </w:rPr>
            </w:pPr>
            <w:r w:rsidRPr="00F07D1C">
              <w:rPr>
                <w:rFonts w:cs="Calibri"/>
                <w:sz w:val="18"/>
                <w:szCs w:val="18"/>
              </w:rPr>
              <w:t>N/A</w:t>
            </w:r>
          </w:p>
        </w:tc>
        <w:tc>
          <w:tcPr>
            <w:tcW w:w="2126" w:type="dxa"/>
            <w:tcBorders>
              <w:top w:val="nil"/>
              <w:left w:val="nil"/>
              <w:bottom w:val="single" w:sz="4" w:space="0" w:color="auto"/>
              <w:right w:val="single" w:sz="4" w:space="0" w:color="auto"/>
            </w:tcBorders>
          </w:tcPr>
          <w:p w14:paraId="4D578E36" w14:textId="46B4B3F8" w:rsidR="00F07D1C" w:rsidRPr="00F07D1C" w:rsidRDefault="00F07D1C" w:rsidP="00F07D1C">
            <w:pPr>
              <w:rPr>
                <w:rFonts w:cs="Calibri"/>
                <w:color w:val="000000"/>
                <w:sz w:val="18"/>
                <w:szCs w:val="18"/>
              </w:rPr>
            </w:pPr>
            <w:r w:rsidRPr="00F07D1C">
              <w:rPr>
                <w:rFonts w:cs="Calibri"/>
                <w:color w:val="000000"/>
                <w:sz w:val="18"/>
                <w:szCs w:val="18"/>
              </w:rPr>
              <w:t> </w:t>
            </w:r>
          </w:p>
        </w:tc>
      </w:tr>
      <w:tr w:rsidR="00F07D1C" w:rsidRPr="00F07D1C" w14:paraId="2BDDD53C" w14:textId="399EDB64" w:rsidTr="00F07D1C">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3B1DCCD" w14:textId="6FFFE302" w:rsidR="00F07D1C" w:rsidRPr="00F07D1C" w:rsidRDefault="00F07D1C" w:rsidP="00F07D1C">
            <w:pPr>
              <w:rPr>
                <w:rFonts w:cs="Calibri"/>
                <w:color w:val="000000"/>
                <w:sz w:val="18"/>
                <w:szCs w:val="18"/>
              </w:rPr>
            </w:pPr>
            <w:r w:rsidRPr="00F07D1C">
              <w:rPr>
                <w:rFonts w:cs="Calibri"/>
                <w:color w:val="000000"/>
                <w:sz w:val="18"/>
                <w:szCs w:val="18"/>
              </w:rPr>
              <w:t>ref_date</w:t>
            </w:r>
          </w:p>
        </w:tc>
        <w:tc>
          <w:tcPr>
            <w:tcW w:w="5494" w:type="dxa"/>
            <w:tcBorders>
              <w:top w:val="nil"/>
              <w:left w:val="nil"/>
              <w:bottom w:val="single" w:sz="4" w:space="0" w:color="auto"/>
              <w:right w:val="single" w:sz="4" w:space="0" w:color="auto"/>
            </w:tcBorders>
            <w:shd w:val="clear" w:color="auto" w:fill="auto"/>
            <w:noWrap/>
            <w:hideMark/>
          </w:tcPr>
          <w:p w14:paraId="523B6E8C" w14:textId="77777777" w:rsidR="00F07D1C" w:rsidRPr="00F07D1C" w:rsidRDefault="00F07D1C" w:rsidP="00F07D1C">
            <w:pPr>
              <w:jc w:val="both"/>
              <w:rPr>
                <w:rFonts w:cs="Calibri"/>
                <w:color w:val="000000"/>
                <w:sz w:val="18"/>
                <w:szCs w:val="18"/>
              </w:rPr>
            </w:pPr>
            <w:r w:rsidRPr="00F07D1C">
              <w:rPr>
                <w:rFonts w:cs="Calibri"/>
                <w:color w:val="000000"/>
                <w:sz w:val="18"/>
                <w:szCs w:val="18"/>
              </w:rPr>
              <w:t>Data de referência dos dados:</w:t>
            </w:r>
          </w:p>
          <w:p w14:paraId="4D0CCFDE" w14:textId="77777777" w:rsidR="00F07D1C" w:rsidRPr="00F07D1C" w:rsidRDefault="00F07D1C" w:rsidP="00F07D1C">
            <w:pPr>
              <w:pStyle w:val="ListParagraph"/>
              <w:numPr>
                <w:ilvl w:val="0"/>
                <w:numId w:val="7"/>
              </w:numPr>
              <w:jc w:val="both"/>
              <w:rPr>
                <w:rFonts w:cs="Calibri"/>
                <w:color w:val="000000"/>
                <w:sz w:val="18"/>
                <w:szCs w:val="18"/>
              </w:rPr>
            </w:pPr>
            <w:r w:rsidRPr="00F07D1C">
              <w:rPr>
                <w:rFonts w:cs="Calibri"/>
                <w:color w:val="000000"/>
                <w:sz w:val="18"/>
                <w:szCs w:val="18"/>
              </w:rPr>
              <w:lastRenderedPageBreak/>
              <w:t xml:space="preserve">Todas as tabelas de output dos motores incluem sempre o campo ‘ref_date’ que reflete a data de referência dos dados. </w:t>
            </w:r>
          </w:p>
          <w:p w14:paraId="7F8F5DC6" w14:textId="3AC89325" w:rsidR="00F07D1C" w:rsidRPr="00F07D1C" w:rsidRDefault="00F07D1C" w:rsidP="00F07D1C">
            <w:pPr>
              <w:pStyle w:val="ListParagraph"/>
              <w:numPr>
                <w:ilvl w:val="0"/>
                <w:numId w:val="7"/>
              </w:numPr>
              <w:jc w:val="both"/>
              <w:rPr>
                <w:rFonts w:cs="Calibri"/>
                <w:color w:val="000000"/>
                <w:sz w:val="18"/>
                <w:szCs w:val="18"/>
              </w:rPr>
            </w:pPr>
            <w:r w:rsidRPr="00F07D1C">
              <w:rPr>
                <w:rFonts w:cs="Calibri"/>
                <w:color w:val="000000"/>
                <w:sz w:val="18"/>
                <w:szCs w:val="18"/>
              </w:rPr>
              <w:t>Dado que as tabelas de interface do MUG são mensais, este campo informará o último dia útil a que respeitam todos os dados dessa partição temporal. Note-se que, no caso do último dia de calendário do mês não ser um dia útil, o será criada automaticamente uma partição temporal com referência ao último dia de calendário do mês, e preencherá essa partição com os dados registados no último dia útil desse mês.</w:t>
            </w:r>
          </w:p>
          <w:p w14:paraId="39709A09" w14:textId="3A0D64E0" w:rsidR="00F07D1C" w:rsidRPr="00F07D1C" w:rsidRDefault="00F07D1C" w:rsidP="00F07D1C">
            <w:pPr>
              <w:pStyle w:val="ListParagraph"/>
              <w:numPr>
                <w:ilvl w:val="0"/>
                <w:numId w:val="7"/>
              </w:numPr>
              <w:rPr>
                <w:rFonts w:cs="Calibri"/>
                <w:color w:val="000000"/>
                <w:sz w:val="18"/>
                <w:szCs w:val="18"/>
              </w:rPr>
            </w:pPr>
            <w:r w:rsidRPr="00F07D1C">
              <w:rPr>
                <w:rFonts w:cs="Calibri"/>
                <w:color w:val="000000"/>
                <w:sz w:val="18"/>
                <w:szCs w:val="18"/>
              </w:rPr>
              <w:t>Todas as datas no modelo respeitam o formato  ‘aaaa-mm-dd’.</w:t>
            </w:r>
          </w:p>
        </w:tc>
        <w:tc>
          <w:tcPr>
            <w:tcW w:w="992" w:type="dxa"/>
            <w:tcBorders>
              <w:top w:val="nil"/>
              <w:left w:val="nil"/>
              <w:bottom w:val="single" w:sz="4" w:space="0" w:color="auto"/>
              <w:right w:val="single" w:sz="4" w:space="0" w:color="auto"/>
            </w:tcBorders>
            <w:shd w:val="clear" w:color="auto" w:fill="auto"/>
            <w:noWrap/>
            <w:hideMark/>
          </w:tcPr>
          <w:p w14:paraId="2FD224E3" w14:textId="7D774280" w:rsidR="00F07D1C" w:rsidRPr="00F07D1C" w:rsidRDefault="00F07D1C" w:rsidP="00F07D1C">
            <w:pPr>
              <w:rPr>
                <w:rFonts w:cs="Calibri"/>
                <w:color w:val="000000"/>
                <w:sz w:val="18"/>
                <w:szCs w:val="18"/>
              </w:rPr>
            </w:pPr>
            <w:r w:rsidRPr="00F07D1C">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2D938976" w14:textId="2ABFBD0C" w:rsidR="00F07D1C" w:rsidRPr="00F07D1C" w:rsidRDefault="00F07D1C" w:rsidP="00F07D1C">
            <w:pPr>
              <w:rPr>
                <w:rFonts w:cs="Calibri"/>
                <w:color w:val="000000"/>
                <w:sz w:val="18"/>
                <w:szCs w:val="18"/>
              </w:rPr>
            </w:pPr>
            <w:r w:rsidRPr="00F07D1C">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6C7F1483" w14:textId="55850CAC" w:rsidR="00F07D1C" w:rsidRPr="0097473D" w:rsidRDefault="0097473D" w:rsidP="00F07D1C">
            <w:pPr>
              <w:rPr>
                <w:rFonts w:cs="Calibri"/>
                <w:i/>
                <w:color w:val="000000"/>
                <w:sz w:val="18"/>
                <w:szCs w:val="18"/>
              </w:rPr>
            </w:pPr>
            <w:r w:rsidRPr="0097473D">
              <w:rPr>
                <w:rFonts w:cs="Calibri"/>
                <w:i/>
                <w:color w:val="000000"/>
                <w:sz w:val="18"/>
                <w:szCs w:val="18"/>
              </w:rPr>
              <w:t>n/a</w:t>
            </w:r>
          </w:p>
        </w:tc>
        <w:tc>
          <w:tcPr>
            <w:tcW w:w="1134" w:type="dxa"/>
            <w:tcBorders>
              <w:top w:val="nil"/>
              <w:left w:val="nil"/>
              <w:bottom w:val="single" w:sz="4" w:space="0" w:color="auto"/>
              <w:right w:val="single" w:sz="4" w:space="0" w:color="auto"/>
            </w:tcBorders>
          </w:tcPr>
          <w:p w14:paraId="11DA6751" w14:textId="2C38FAB6" w:rsidR="00F07D1C" w:rsidRPr="00F07D1C" w:rsidRDefault="00F07D1C" w:rsidP="00F07D1C">
            <w:pPr>
              <w:rPr>
                <w:rFonts w:cs="Calibri"/>
                <w:color w:val="000000"/>
                <w:sz w:val="18"/>
                <w:szCs w:val="18"/>
              </w:rPr>
            </w:pPr>
            <w:r w:rsidRPr="00F07D1C">
              <w:rPr>
                <w:rFonts w:cs="Calibri"/>
                <w:color w:val="000000"/>
                <w:sz w:val="18"/>
                <w:szCs w:val="18"/>
              </w:rPr>
              <w:t>N/A</w:t>
            </w:r>
          </w:p>
        </w:tc>
        <w:tc>
          <w:tcPr>
            <w:tcW w:w="2126" w:type="dxa"/>
            <w:tcBorders>
              <w:top w:val="nil"/>
              <w:left w:val="nil"/>
              <w:bottom w:val="single" w:sz="4" w:space="0" w:color="auto"/>
              <w:right w:val="single" w:sz="4" w:space="0" w:color="auto"/>
            </w:tcBorders>
          </w:tcPr>
          <w:p w14:paraId="1E534DB8" w14:textId="2624E207" w:rsidR="00F07D1C" w:rsidRPr="00F07D1C" w:rsidRDefault="00F07D1C" w:rsidP="00F07D1C">
            <w:pPr>
              <w:rPr>
                <w:rFonts w:cs="Calibri"/>
                <w:color w:val="000000"/>
                <w:sz w:val="18"/>
                <w:szCs w:val="18"/>
              </w:rPr>
            </w:pPr>
            <w:r w:rsidRPr="00F07D1C">
              <w:rPr>
                <w:rFonts w:cs="Calibri"/>
                <w:sz w:val="18"/>
                <w:szCs w:val="18"/>
              </w:rPr>
              <w:t>Data de execução</w:t>
            </w:r>
          </w:p>
        </w:tc>
      </w:tr>
    </w:tbl>
    <w:p w14:paraId="43DE794E" w14:textId="77777777" w:rsidR="00657EF8" w:rsidRDefault="00657EF8" w:rsidP="00854A49">
      <w:pPr>
        <w:rPr>
          <w:rFonts w:cs="Calibri"/>
        </w:rPr>
      </w:pPr>
    </w:p>
    <w:p w14:paraId="4199AD2B" w14:textId="77777777" w:rsidR="00657EF8" w:rsidRDefault="00657EF8" w:rsidP="00854A49">
      <w:pPr>
        <w:rPr>
          <w:rFonts w:cs="Calibri"/>
        </w:rPr>
      </w:pPr>
    </w:p>
    <w:p w14:paraId="70B9383F" w14:textId="77777777" w:rsidR="00657EF8" w:rsidRDefault="00657EF8" w:rsidP="00854A49">
      <w:pPr>
        <w:rPr>
          <w:rFonts w:cs="Calibri"/>
        </w:rPr>
      </w:pPr>
    </w:p>
    <w:p w14:paraId="78AAA444" w14:textId="77777777" w:rsidR="00657EF8" w:rsidRDefault="00657EF8" w:rsidP="00854A49">
      <w:pPr>
        <w:rPr>
          <w:rFonts w:cs="Calibri"/>
        </w:rPr>
      </w:pPr>
    </w:p>
    <w:p w14:paraId="19012754" w14:textId="77777777" w:rsidR="00657EF8" w:rsidRDefault="00657EF8" w:rsidP="00854A49">
      <w:pPr>
        <w:rPr>
          <w:rFonts w:cs="Calibri"/>
        </w:rPr>
      </w:pPr>
    </w:p>
    <w:p w14:paraId="05AB8373" w14:textId="77777777" w:rsidR="00657EF8" w:rsidRDefault="00657EF8" w:rsidP="00854A49">
      <w:pPr>
        <w:rPr>
          <w:rFonts w:cs="Calibri"/>
        </w:rPr>
      </w:pPr>
    </w:p>
    <w:p w14:paraId="19E5D42E" w14:textId="77777777" w:rsidR="00657EF8" w:rsidRDefault="00657EF8" w:rsidP="00854A49">
      <w:pPr>
        <w:rPr>
          <w:rFonts w:cs="Calibri"/>
        </w:rPr>
      </w:pPr>
    </w:p>
    <w:p w14:paraId="0D760FE8" w14:textId="606B92A6" w:rsidR="002E643E" w:rsidRPr="00E07147" w:rsidRDefault="002E643E" w:rsidP="00854A49">
      <w:pPr>
        <w:rPr>
          <w:rFonts w:cs="Calibri"/>
        </w:rPr>
        <w:sectPr w:rsidR="002E643E" w:rsidRPr="00E07147" w:rsidSect="002E643E">
          <w:pgSz w:w="16838" w:h="11906" w:orient="landscape"/>
          <w:pgMar w:top="1440" w:right="1440" w:bottom="1440" w:left="1440" w:header="709" w:footer="709" w:gutter="0"/>
          <w:cols w:space="708"/>
          <w:docGrid w:linePitch="360"/>
        </w:sectPr>
      </w:pPr>
      <w:r w:rsidRPr="00E07147">
        <w:rPr>
          <w:rFonts w:cs="Calibri"/>
        </w:rPr>
        <w:br w:type="page"/>
      </w:r>
    </w:p>
    <w:p w14:paraId="70E4F604" w14:textId="0982EF67" w:rsidR="006548F1" w:rsidRPr="00666790" w:rsidRDefault="006548F1" w:rsidP="00666790">
      <w:pPr>
        <w:pStyle w:val="Heading4"/>
      </w:pPr>
      <w:bookmarkStart w:id="29" w:name="_Toc163902250"/>
      <w:bookmarkStart w:id="30" w:name="_Toc168671618"/>
      <w:r w:rsidRPr="00E07147">
        <w:lastRenderedPageBreak/>
        <w:t xml:space="preserve">Tabela de </w:t>
      </w:r>
      <w:r w:rsidR="000F630D">
        <w:t>processos/cauções</w:t>
      </w:r>
      <w:r w:rsidR="00F23A21" w:rsidRPr="00E07147">
        <w:t xml:space="preserve"> de bens reais</w:t>
      </w:r>
      <w:r w:rsidRPr="00E07147">
        <w:t xml:space="preserve">: </w:t>
      </w:r>
      <w:r w:rsidRPr="00AA4469">
        <w:rPr>
          <w:i/>
        </w:rPr>
        <w:t>cd_garantias.</w:t>
      </w:r>
      <w:r w:rsidR="00F23A21" w:rsidRPr="00AA4469">
        <w:rPr>
          <w:i/>
        </w:rPr>
        <w:t xml:space="preserve"> gt016_report_biyr9510</w:t>
      </w:r>
      <w:bookmarkEnd w:id="29"/>
      <w:bookmarkEnd w:id="30"/>
    </w:p>
    <w:p w14:paraId="0EFAFF92" w14:textId="26D45AC1" w:rsidR="006548F1" w:rsidRPr="00E07147" w:rsidRDefault="006548F1" w:rsidP="00666790">
      <w:pPr>
        <w:pStyle w:val="Heading5"/>
      </w:pPr>
      <w:bookmarkStart w:id="31" w:name="_Toc163902251"/>
      <w:bookmarkStart w:id="32" w:name="_Toc168671619"/>
      <w:r w:rsidRPr="00E07147">
        <w:t>Visão Geral</w:t>
      </w:r>
      <w:bookmarkEnd w:id="31"/>
      <w:bookmarkEnd w:id="32"/>
    </w:p>
    <w:p w14:paraId="724C2795" w14:textId="6C34C544" w:rsidR="00103140" w:rsidRDefault="00103140"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cd_garantias.gt016_report_biyr9510</w:t>
      </w:r>
      <w:r w:rsidRPr="00720567">
        <w:rPr>
          <w:rFonts w:eastAsiaTheme="minorHAnsi" w:cstheme="minorBidi"/>
          <w:szCs w:val="22"/>
          <w:lang w:eastAsia="en-US"/>
        </w:rPr>
        <w:t xml:space="preserve"> </w:t>
      </w:r>
      <w:r>
        <w:rPr>
          <w:rFonts w:eastAsiaTheme="minorHAnsi" w:cstheme="minorBidi"/>
          <w:szCs w:val="22"/>
          <w:lang w:eastAsia="en-US"/>
        </w:rPr>
        <w:t xml:space="preserve">esteve vigente até 29 abril de 2024, inclusive, tendo sido substituída, a partir dessa data, pela </w:t>
      </w:r>
      <w:r>
        <w:rPr>
          <w:rFonts w:eastAsiaTheme="minorHAnsi" w:cstheme="minorBidi"/>
          <w:i/>
          <w:szCs w:val="22"/>
          <w:lang w:eastAsia="en-US"/>
        </w:rPr>
        <w:t>cd_garantias.gt020</w:t>
      </w:r>
      <w:r w:rsidRPr="00720567">
        <w:rPr>
          <w:rFonts w:eastAsiaTheme="minorHAnsi" w:cstheme="minorBidi"/>
          <w:i/>
          <w:szCs w:val="22"/>
          <w:lang w:eastAsia="en-US"/>
        </w:rPr>
        <w:t>_report_biyr9510</w:t>
      </w:r>
      <w:r>
        <w:rPr>
          <w:rFonts w:eastAsiaTheme="minorHAnsi" w:cstheme="minorBidi"/>
          <w:szCs w:val="22"/>
          <w:lang w:eastAsia="en-US"/>
        </w:rPr>
        <w:t>.</w:t>
      </w:r>
    </w:p>
    <w:p w14:paraId="29C5592E" w14:textId="42810DBF" w:rsidR="00EE661F" w:rsidRPr="00720567" w:rsidRDefault="00103140" w:rsidP="00720567">
      <w:pPr>
        <w:spacing w:after="160" w:line="259" w:lineRule="auto"/>
        <w:jc w:val="both"/>
        <w:rPr>
          <w:rFonts w:eastAsiaTheme="minorHAnsi" w:cstheme="minorBidi"/>
          <w:szCs w:val="22"/>
          <w:lang w:eastAsia="en-US"/>
        </w:rPr>
      </w:pPr>
      <w:r>
        <w:rPr>
          <w:rFonts w:eastAsiaTheme="minorHAnsi" w:cstheme="minorBidi"/>
          <w:szCs w:val="22"/>
          <w:lang w:eastAsia="en-US"/>
        </w:rPr>
        <w:t>A</w:t>
      </w:r>
      <w:r w:rsidR="00EE661F" w:rsidRPr="00720567">
        <w:rPr>
          <w:rFonts w:eastAsiaTheme="minorHAnsi" w:cstheme="minorBidi"/>
          <w:szCs w:val="22"/>
          <w:lang w:eastAsia="en-US"/>
        </w:rPr>
        <w:t xml:space="preserve"> tabela </w:t>
      </w:r>
      <w:r w:rsidR="00EE661F" w:rsidRPr="00720567">
        <w:rPr>
          <w:rFonts w:eastAsiaTheme="minorHAnsi" w:cstheme="minorBidi"/>
          <w:i/>
          <w:szCs w:val="22"/>
          <w:lang w:eastAsia="en-US"/>
        </w:rPr>
        <w:t>cd_garantias.gt016_report_biyr9510</w:t>
      </w:r>
      <w:r w:rsidR="00EE661F" w:rsidRPr="00720567">
        <w:rPr>
          <w:rFonts w:eastAsiaTheme="minorHAnsi" w:cstheme="minorBidi"/>
          <w:szCs w:val="22"/>
          <w:lang w:eastAsia="en-US"/>
        </w:rPr>
        <w:t xml:space="preserve"> é uma tabela de interface entre o MUG e os seus casos de uso. Apesar </w:t>
      </w:r>
      <w:r w:rsidR="005D0B23" w:rsidRPr="00720567">
        <w:rPr>
          <w:rFonts w:eastAsiaTheme="minorHAnsi" w:cstheme="minorBidi"/>
          <w:szCs w:val="22"/>
          <w:lang w:eastAsia="en-US"/>
        </w:rPr>
        <w:t xml:space="preserve">de respeitar as mesmas condições da </w:t>
      </w:r>
      <w:r w:rsidR="005D0B23" w:rsidRPr="00720567">
        <w:rPr>
          <w:rFonts w:eastAsiaTheme="minorHAnsi" w:cstheme="minorBidi"/>
          <w:i/>
          <w:szCs w:val="22"/>
          <w:lang w:eastAsia="en-US"/>
        </w:rPr>
        <w:t>cd_garantias.gt015_report_biyr9500</w:t>
      </w:r>
      <w:r w:rsidR="005D0B23" w:rsidRPr="00720567">
        <w:rPr>
          <w:rFonts w:eastAsiaTheme="minorHAnsi" w:cstheme="minorBidi"/>
          <w:szCs w:val="22"/>
          <w:lang w:eastAsia="en-US"/>
        </w:rPr>
        <w:t>,</w:t>
      </w:r>
      <w:r w:rsidR="00E07147" w:rsidRPr="00720567">
        <w:rPr>
          <w:rFonts w:eastAsiaTheme="minorHAnsi" w:cstheme="minorBidi"/>
          <w:szCs w:val="22"/>
          <w:lang w:eastAsia="en-US"/>
        </w:rPr>
        <w:t xml:space="preserve"> descritas no capítulo 2.2.2.1.1.1.,</w:t>
      </w:r>
      <w:r w:rsidR="005D0B23" w:rsidRPr="00720567">
        <w:rPr>
          <w:rFonts w:eastAsiaTheme="minorHAnsi" w:cstheme="minorBidi"/>
          <w:szCs w:val="22"/>
          <w:lang w:eastAsia="en-US"/>
        </w:rPr>
        <w:t xml:space="preserve"> </w:t>
      </w:r>
      <w:r w:rsidR="00E07147" w:rsidRPr="00720567">
        <w:rPr>
          <w:rFonts w:eastAsiaTheme="minorHAnsi" w:cstheme="minorBidi"/>
          <w:szCs w:val="22"/>
          <w:lang w:eastAsia="en-US"/>
        </w:rPr>
        <w:t>esta tabela tem como objetivo apresentar os atributos dos processos</w:t>
      </w:r>
      <w:r w:rsidR="000836DD" w:rsidRPr="00720567">
        <w:rPr>
          <w:rFonts w:eastAsiaTheme="minorHAnsi" w:cstheme="minorBidi"/>
          <w:szCs w:val="22"/>
          <w:lang w:eastAsia="en-US"/>
        </w:rPr>
        <w:t>/cauções</w:t>
      </w:r>
      <w:r w:rsidR="00E07147" w:rsidRPr="00720567">
        <w:rPr>
          <w:rFonts w:eastAsiaTheme="minorHAnsi" w:cstheme="minorBidi"/>
          <w:szCs w:val="22"/>
          <w:lang w:eastAsia="en-US"/>
        </w:rPr>
        <w:t xml:space="preserve"> associados a garantias reais. Assim, a </w:t>
      </w:r>
      <w:r w:rsidR="00E07147" w:rsidRPr="00720567">
        <w:rPr>
          <w:rFonts w:eastAsiaTheme="minorHAnsi" w:cstheme="minorBidi"/>
          <w:i/>
          <w:szCs w:val="22"/>
          <w:lang w:eastAsia="en-US"/>
        </w:rPr>
        <w:t>cd_garantias.gt01</w:t>
      </w:r>
      <w:r w:rsidR="00943A64" w:rsidRPr="00720567">
        <w:rPr>
          <w:rFonts w:eastAsiaTheme="minorHAnsi" w:cstheme="minorBidi"/>
          <w:i/>
          <w:szCs w:val="22"/>
          <w:lang w:eastAsia="en-US"/>
        </w:rPr>
        <w:t>6</w:t>
      </w:r>
      <w:r w:rsidR="00E07147" w:rsidRPr="00720567">
        <w:rPr>
          <w:rFonts w:eastAsiaTheme="minorHAnsi" w:cstheme="minorBidi"/>
          <w:i/>
          <w:szCs w:val="22"/>
          <w:lang w:eastAsia="en-US"/>
        </w:rPr>
        <w:t>_report_biyr</w:t>
      </w:r>
      <w:r w:rsidR="00943A64" w:rsidRPr="00720567">
        <w:rPr>
          <w:rFonts w:eastAsiaTheme="minorHAnsi" w:cstheme="minorBidi"/>
          <w:i/>
          <w:szCs w:val="22"/>
          <w:lang w:eastAsia="en-US"/>
        </w:rPr>
        <w:t>951</w:t>
      </w:r>
      <w:r w:rsidR="00E07147" w:rsidRPr="00720567">
        <w:rPr>
          <w:rFonts w:eastAsiaTheme="minorHAnsi" w:cstheme="minorBidi"/>
          <w:i/>
          <w:szCs w:val="22"/>
          <w:lang w:eastAsia="en-US"/>
        </w:rPr>
        <w:t>0</w:t>
      </w:r>
      <w:r w:rsidR="00E07147" w:rsidRPr="00720567">
        <w:rPr>
          <w:rFonts w:eastAsiaTheme="minorHAnsi" w:cstheme="minorBidi"/>
          <w:szCs w:val="22"/>
          <w:lang w:eastAsia="en-US"/>
        </w:rPr>
        <w:t xml:space="preserve"> contém todas as responsabilidades e processos</w:t>
      </w:r>
      <w:r w:rsidR="000836DD" w:rsidRPr="00720567">
        <w:rPr>
          <w:rFonts w:eastAsiaTheme="minorHAnsi" w:cstheme="minorBidi"/>
          <w:szCs w:val="22"/>
          <w:lang w:eastAsia="en-US"/>
        </w:rPr>
        <w:t>/cauções</w:t>
      </w:r>
      <w:r w:rsidR="00E07147" w:rsidRPr="00720567">
        <w:rPr>
          <w:rFonts w:eastAsiaTheme="minorHAnsi" w:cstheme="minorBidi"/>
          <w:szCs w:val="22"/>
          <w:lang w:eastAsia="en-US"/>
        </w:rPr>
        <w:t xml:space="preserve"> associados a garantias imobiliárias e financeiras, sendo excluídos deste universo todos os registos de garantias pessoais.</w:t>
      </w:r>
    </w:p>
    <w:p w14:paraId="312FAC4E" w14:textId="1DB02303" w:rsidR="00E07147" w:rsidRPr="00720567" w:rsidRDefault="00E07147"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reforçar que o universo desta tabela provém dos módulos base e consolidado do MUG, havendo uma transformação da chave dos pilares em causa, passível de rasteio através do tradutor de chaves </w:t>
      </w:r>
      <w:r w:rsidRPr="00720567">
        <w:rPr>
          <w:rFonts w:eastAsiaTheme="minorHAnsi" w:cstheme="minorBidi"/>
          <w:i/>
          <w:szCs w:val="22"/>
          <w:lang w:eastAsia="en-US"/>
        </w:rPr>
        <w:t>cd_garantias.kt_chaves_intrf_grts_biyr</w:t>
      </w:r>
      <w:r w:rsidRPr="00720567">
        <w:rPr>
          <w:rFonts w:eastAsiaTheme="minorHAnsi" w:cstheme="minorBidi"/>
          <w:szCs w:val="22"/>
          <w:lang w:eastAsia="en-US"/>
        </w:rPr>
        <w:t>.</w:t>
      </w:r>
    </w:p>
    <w:p w14:paraId="4E2B490C" w14:textId="269A2BD4" w:rsidR="006548F1" w:rsidRDefault="006548F1" w:rsidP="00666790">
      <w:pPr>
        <w:pStyle w:val="Heading5"/>
      </w:pPr>
      <w:bookmarkStart w:id="33" w:name="_Toc163902252"/>
      <w:bookmarkStart w:id="34" w:name="_Toc168671620"/>
      <w:r w:rsidRPr="00E07147">
        <w:t>Granularidade e chave</w:t>
      </w:r>
      <w:bookmarkEnd w:id="33"/>
      <w:bookmarkEnd w:id="34"/>
    </w:p>
    <w:p w14:paraId="51F3AF9B" w14:textId="21D21148" w:rsidR="00E07147" w:rsidRPr="00720567" w:rsidRDefault="00E07147"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granularidade da tabela </w:t>
      </w:r>
      <w:r w:rsidRPr="00720567">
        <w:rPr>
          <w:rFonts w:eastAsiaTheme="minorHAnsi" w:cstheme="minorBidi"/>
          <w:i/>
          <w:szCs w:val="22"/>
          <w:lang w:eastAsia="en-US"/>
        </w:rPr>
        <w:t>cd_garantias.gt016_report_biyr9510</w:t>
      </w:r>
      <w:r w:rsidRPr="00720567">
        <w:rPr>
          <w:rFonts w:eastAsiaTheme="minorHAnsi" w:cstheme="minorBidi"/>
          <w:szCs w:val="22"/>
          <w:lang w:eastAsia="en-US"/>
        </w:rPr>
        <w:t xml:space="preserve"> é variável consoante a tipologia da garantia apresentada, tendo uma chave primária para garantias reais imobiliárias e outra para garantias reais financeiras. </w:t>
      </w:r>
    </w:p>
    <w:p w14:paraId="0CA4B58A" w14:textId="2FD155C1" w:rsidR="00E07147" w:rsidRPr="00720567" w:rsidRDefault="00E07147"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Para garantias reais imobiliárias, a chave completa da tabela é constituída pelos campos identificativos da responsabilidade (‘cempresa’, ’ckbalcao’, ’cknumcta’, ’zdeposit’) e do </w:t>
      </w:r>
      <w:r w:rsidR="000F630D" w:rsidRPr="00720567">
        <w:rPr>
          <w:rFonts w:eastAsiaTheme="minorHAnsi" w:cstheme="minorBidi"/>
          <w:szCs w:val="22"/>
          <w:lang w:eastAsia="en-US"/>
        </w:rPr>
        <w:t>processo/caução</w:t>
      </w:r>
      <w:r w:rsidRPr="00720567">
        <w:rPr>
          <w:rFonts w:eastAsiaTheme="minorHAnsi" w:cstheme="minorBidi"/>
          <w:szCs w:val="22"/>
          <w:lang w:eastAsia="en-US"/>
        </w:rPr>
        <w:t xml:space="preserve"> (‘cbalcao’, ‘cnumcta’, ‘zcaucao’).</w:t>
      </w:r>
    </w:p>
    <w:p w14:paraId="03902788" w14:textId="2F230B87" w:rsidR="00E07147" w:rsidRPr="00720567" w:rsidRDefault="00E07147"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No caso de garantias reais financeiras, a chave completa é composta pelos campos identificativos da responsabilidade (‘cempresa’, ’ckbalcao’, ’cknumcta’, ’zdeposit’), do processo/caução (‘cbalcao’, ‘cnumcta’, ‘zcaucao’) e do código ISIN (‘cisin’). A granularidade da tabela para esta tipologia não está ao nível da garantia uma vez que diversos bens financeiros poderão ter o mesmo código ISIN associado. Desta forma, e caso se trate da mesma responsabilidade e </w:t>
      </w:r>
      <w:r w:rsidR="000F630D" w:rsidRPr="00720567">
        <w:rPr>
          <w:rFonts w:eastAsiaTheme="minorHAnsi" w:cstheme="minorBidi"/>
          <w:szCs w:val="22"/>
          <w:lang w:eastAsia="en-US"/>
        </w:rPr>
        <w:t>processo/caução</w:t>
      </w:r>
      <w:r w:rsidRPr="00720567">
        <w:rPr>
          <w:rFonts w:eastAsiaTheme="minorHAnsi" w:cstheme="minorBidi"/>
          <w:szCs w:val="22"/>
          <w:lang w:eastAsia="en-US"/>
        </w:rPr>
        <w:t xml:space="preserve">, as garantias financeiras com o mesmo ISIN serão agregadas num único registo da tabela. O mesmo acontece caso não seja identificado qualquer código ISIN, por exemplo, em depósitos à ordem e depósitos a prazo, sendo que todas as garantias serão reportadas num único registo com o campo ISIN sem preenchimento. </w:t>
      </w:r>
    </w:p>
    <w:p w14:paraId="2ECBBD1B" w14:textId="21553E55" w:rsidR="001E7842" w:rsidRPr="00E07147" w:rsidRDefault="006548F1" w:rsidP="00666790">
      <w:pPr>
        <w:pStyle w:val="Heading5"/>
      </w:pPr>
      <w:bookmarkStart w:id="35" w:name="_Toc163902253"/>
      <w:bookmarkStart w:id="36" w:name="_Toc168671621"/>
      <w:r w:rsidRPr="00E07147">
        <w:t>Periodicidade</w:t>
      </w:r>
      <w:bookmarkEnd w:id="35"/>
      <w:bookmarkEnd w:id="36"/>
    </w:p>
    <w:p w14:paraId="4D26DF02" w14:textId="07BDBA2B" w:rsidR="00971409" w:rsidRPr="00720567" w:rsidRDefault="0097140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00E07147" w:rsidRPr="00720567">
        <w:rPr>
          <w:rFonts w:eastAsiaTheme="minorHAnsi" w:cstheme="minorBidi"/>
          <w:i/>
          <w:szCs w:val="22"/>
          <w:lang w:eastAsia="en-US"/>
        </w:rPr>
        <w:t>cd_garantias.gt016_report_biyr951</w:t>
      </w:r>
      <w:r w:rsidRPr="00720567">
        <w:rPr>
          <w:rFonts w:eastAsiaTheme="minorHAnsi" w:cstheme="minorBidi"/>
          <w:i/>
          <w:szCs w:val="22"/>
          <w:lang w:eastAsia="en-US"/>
        </w:rPr>
        <w:t>0</w:t>
      </w:r>
      <w:r w:rsidRPr="00720567">
        <w:rPr>
          <w:rFonts w:eastAsiaTheme="minorHAnsi" w:cstheme="minorBidi"/>
          <w:szCs w:val="22"/>
          <w:lang w:eastAsia="en-US"/>
        </w:rPr>
        <w:t xml:space="preserve"> é mensal e gerada automaticamente no último dia útil de cada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‘ref_date’ do dia 31. </w:t>
      </w:r>
    </w:p>
    <w:p w14:paraId="779BB156" w14:textId="047C1871" w:rsidR="00103140" w:rsidRPr="00720567" w:rsidRDefault="00971409" w:rsidP="00103140">
      <w:pPr>
        <w:spacing w:after="160" w:line="259" w:lineRule="auto"/>
        <w:jc w:val="both"/>
        <w:rPr>
          <w:rFonts w:eastAsiaTheme="minorHAnsi" w:cstheme="minorBidi"/>
          <w:szCs w:val="22"/>
          <w:lang w:eastAsia="en-US"/>
        </w:rPr>
      </w:pPr>
      <w:r w:rsidRPr="00720567">
        <w:rPr>
          <w:rFonts w:eastAsiaTheme="minorHAnsi" w:cstheme="minorBidi"/>
          <w:szCs w:val="22"/>
          <w:lang w:eastAsia="en-US"/>
        </w:rPr>
        <w:t>Só se devem considerar como oficiais os valores constantes nesta tabela desde</w:t>
      </w:r>
      <w:r w:rsidR="00902D46">
        <w:rPr>
          <w:rFonts w:eastAsiaTheme="minorHAnsi" w:cstheme="minorBidi"/>
          <w:szCs w:val="22"/>
          <w:lang w:eastAsia="en-US"/>
        </w:rPr>
        <w:t>, e incluind</w:t>
      </w:r>
      <w:r w:rsidR="00EB2EEA">
        <w:rPr>
          <w:rFonts w:eastAsiaTheme="minorHAnsi" w:cstheme="minorBidi"/>
          <w:szCs w:val="22"/>
          <w:lang w:eastAsia="en-US"/>
        </w:rPr>
        <w:t>o, 31 dezembro 2022 até 29</w:t>
      </w:r>
      <w:r w:rsidR="00902D46">
        <w:rPr>
          <w:rFonts w:eastAsiaTheme="minorHAnsi" w:cstheme="minorBidi"/>
          <w:szCs w:val="22"/>
          <w:lang w:eastAsia="en-US"/>
        </w:rPr>
        <w:t xml:space="preserve"> de abril de 2024.</w:t>
      </w:r>
      <w:r w:rsidR="00103140">
        <w:rPr>
          <w:rFonts w:eastAsiaTheme="minorHAnsi" w:cstheme="minorBidi"/>
          <w:szCs w:val="22"/>
          <w:lang w:eastAsia="en-US"/>
        </w:rPr>
        <w:t xml:space="preserve"> A partir dessa data passa a estar em vigor a </w:t>
      </w:r>
      <w:r w:rsidR="00103140">
        <w:rPr>
          <w:rFonts w:eastAsiaTheme="minorHAnsi" w:cstheme="minorBidi"/>
          <w:i/>
          <w:szCs w:val="22"/>
          <w:lang w:eastAsia="en-US"/>
        </w:rPr>
        <w:t>cd_garantias.gt020</w:t>
      </w:r>
      <w:r w:rsidR="00103140" w:rsidRPr="001B2427">
        <w:rPr>
          <w:rFonts w:eastAsiaTheme="minorHAnsi" w:cstheme="minorBidi"/>
          <w:i/>
          <w:szCs w:val="22"/>
          <w:lang w:eastAsia="en-US"/>
        </w:rPr>
        <w:t>_report_b</w:t>
      </w:r>
      <w:r w:rsidR="00103140">
        <w:rPr>
          <w:rFonts w:eastAsiaTheme="minorHAnsi" w:cstheme="minorBidi"/>
          <w:i/>
          <w:szCs w:val="22"/>
          <w:lang w:eastAsia="en-US"/>
        </w:rPr>
        <w:t>iyr951</w:t>
      </w:r>
      <w:r w:rsidR="00103140" w:rsidRPr="001B2427">
        <w:rPr>
          <w:rFonts w:eastAsiaTheme="minorHAnsi" w:cstheme="minorBidi"/>
          <w:i/>
          <w:szCs w:val="22"/>
          <w:lang w:eastAsia="en-US"/>
        </w:rPr>
        <w:t>0</w:t>
      </w:r>
      <w:r w:rsidR="00103140">
        <w:rPr>
          <w:rFonts w:eastAsiaTheme="minorHAnsi" w:cstheme="minorBidi"/>
          <w:szCs w:val="22"/>
          <w:lang w:eastAsia="en-US"/>
        </w:rPr>
        <w:t>.</w:t>
      </w:r>
    </w:p>
    <w:p w14:paraId="28FB1953" w14:textId="77777777" w:rsidR="00103140" w:rsidRPr="00720567" w:rsidRDefault="00103140" w:rsidP="00720567">
      <w:pPr>
        <w:spacing w:after="160" w:line="259" w:lineRule="auto"/>
        <w:jc w:val="both"/>
        <w:rPr>
          <w:rFonts w:eastAsiaTheme="minorHAnsi" w:cstheme="minorBidi"/>
          <w:szCs w:val="22"/>
          <w:lang w:eastAsia="en-US"/>
        </w:rPr>
      </w:pPr>
    </w:p>
    <w:p w14:paraId="699861ED" w14:textId="2F50EDCA" w:rsidR="006548F1" w:rsidRPr="00E07147" w:rsidRDefault="006548F1" w:rsidP="00666790">
      <w:pPr>
        <w:pStyle w:val="Heading5"/>
      </w:pPr>
      <w:bookmarkStart w:id="37" w:name="_Toc163902254"/>
      <w:bookmarkStart w:id="38" w:name="_Toc168671622"/>
      <w:r w:rsidRPr="00E07147">
        <w:lastRenderedPageBreak/>
        <w:t>Aprovisionamento</w:t>
      </w:r>
      <w:bookmarkEnd w:id="37"/>
      <w:bookmarkEnd w:id="38"/>
    </w:p>
    <w:p w14:paraId="6A63CC6F" w14:textId="0A00FAA9" w:rsidR="00BC1FC6" w:rsidRPr="00720567" w:rsidRDefault="0097140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aprovisionamento da tabela </w:t>
      </w:r>
      <w:r w:rsidRPr="00720567">
        <w:rPr>
          <w:rFonts w:eastAsiaTheme="minorHAnsi" w:cstheme="minorBidi"/>
          <w:i/>
          <w:szCs w:val="22"/>
          <w:lang w:eastAsia="en-US"/>
        </w:rPr>
        <w:t>cd_garantias.gt016_report_biyr9510</w:t>
      </w:r>
      <w:r w:rsidRPr="00720567">
        <w:rPr>
          <w:rFonts w:eastAsiaTheme="minorHAnsi" w:cstheme="minorBidi"/>
          <w:szCs w:val="22"/>
          <w:lang w:eastAsia="en-US"/>
        </w:rPr>
        <w:t xml:space="preserve"> é, sem nenhuma exceção, concordante com os princípios funcionais e as regras de definição de universo descritas nos capítulos 2.2.2. e 2.2.3., respetivamente, da documentação funcional do MUG. Os dados desta tabela provêm essencialmente do módulo base e do módulo consolidado do MUG, sendo esta informação completada com recurso a tabelas externas ao modelo. Desta forma, o aprovisionamento é realizado exclusivamente a partir das seguintes tabelas:</w:t>
      </w:r>
      <w:r w:rsidR="00BC1FC6" w:rsidRPr="00720567">
        <w:rPr>
          <w:rFonts w:eastAsiaTheme="minorHAnsi" w:cstheme="minorBidi"/>
          <w:szCs w:val="22"/>
          <w:lang w:eastAsia="en-US"/>
        </w:rPr>
        <w:t xml:space="preserve"> </w:t>
      </w:r>
    </w:p>
    <w:p w14:paraId="25D93AC7" w14:textId="689258F5" w:rsidR="00BC1FC6" w:rsidRPr="00BC1FC6" w:rsidRDefault="00BC1FC6" w:rsidP="00BC1FC6">
      <w:pPr>
        <w:pStyle w:val="Caption"/>
        <w:keepNext/>
        <w:jc w:val="center"/>
        <w:rPr>
          <w:rFonts w:cs="Calibri"/>
          <w:b/>
          <w:color w:val="000000" w:themeColor="text1"/>
          <w:sz w:val="22"/>
          <w:szCs w:val="22"/>
        </w:rPr>
      </w:pPr>
      <w:bookmarkStart w:id="39" w:name="_Toc168413842"/>
      <w:r w:rsidRPr="00BC1FC6">
        <w:rPr>
          <w:rFonts w:cs="Calibri"/>
          <w:b/>
          <w:color w:val="000000" w:themeColor="text1"/>
          <w:sz w:val="22"/>
          <w:szCs w:val="22"/>
        </w:rPr>
        <w:t xml:space="preserve">Tabela </w:t>
      </w:r>
      <w:r w:rsidRPr="00BC1FC6">
        <w:rPr>
          <w:rFonts w:cs="Calibri"/>
          <w:b/>
          <w:color w:val="000000" w:themeColor="text1"/>
          <w:sz w:val="22"/>
          <w:szCs w:val="22"/>
        </w:rPr>
        <w:fldChar w:fldCharType="begin"/>
      </w:r>
      <w:r w:rsidRPr="00BC1FC6">
        <w:rPr>
          <w:rFonts w:cs="Calibri"/>
          <w:b/>
          <w:color w:val="000000" w:themeColor="text1"/>
          <w:sz w:val="22"/>
          <w:szCs w:val="22"/>
        </w:rPr>
        <w:instrText xml:space="preserve"> SEQ Tabela \* ARABIC </w:instrText>
      </w:r>
      <w:r w:rsidRPr="00BC1FC6">
        <w:rPr>
          <w:rFonts w:cs="Calibri"/>
          <w:b/>
          <w:color w:val="000000" w:themeColor="text1"/>
          <w:sz w:val="22"/>
          <w:szCs w:val="22"/>
        </w:rPr>
        <w:fldChar w:fldCharType="separate"/>
      </w:r>
      <w:r w:rsidR="00486242">
        <w:rPr>
          <w:rFonts w:cs="Calibri"/>
          <w:b/>
          <w:noProof/>
          <w:color w:val="000000" w:themeColor="text1"/>
          <w:sz w:val="22"/>
          <w:szCs w:val="22"/>
        </w:rPr>
        <w:t>4</w:t>
      </w:r>
      <w:r w:rsidRPr="00BC1FC6">
        <w:rPr>
          <w:rFonts w:cs="Calibri"/>
          <w:b/>
          <w:color w:val="000000" w:themeColor="text1"/>
          <w:sz w:val="22"/>
          <w:szCs w:val="22"/>
        </w:rPr>
        <w:fldChar w:fldCharType="end"/>
      </w:r>
      <w:r w:rsidRPr="00BC1FC6">
        <w:rPr>
          <w:rFonts w:cs="Calibri"/>
          <w:b/>
          <w:color w:val="000000" w:themeColor="text1"/>
          <w:sz w:val="22"/>
          <w:szCs w:val="22"/>
        </w:rPr>
        <w:t>: Informação das tabelas de aprovisionamento da cd_garantias.gt016_report_biyr9510</w:t>
      </w:r>
      <w:bookmarkEnd w:id="3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9B592D" w:rsidRPr="00E07147" w14:paraId="098614A6" w14:textId="77777777" w:rsidTr="00C57547">
        <w:trPr>
          <w:trHeight w:val="290"/>
        </w:trPr>
        <w:tc>
          <w:tcPr>
            <w:tcW w:w="1701" w:type="dxa"/>
            <w:shd w:val="clear" w:color="000000" w:fill="FF0000"/>
          </w:tcPr>
          <w:p w14:paraId="5B3C3FAA" w14:textId="77777777" w:rsidR="009B592D" w:rsidRPr="00E07147" w:rsidRDefault="009B592D" w:rsidP="00C57547">
            <w:pPr>
              <w:rPr>
                <w:rFonts w:cs="Calibri"/>
                <w:b/>
                <w:bCs/>
                <w:color w:val="FFFFFF"/>
                <w:sz w:val="18"/>
                <w:szCs w:val="18"/>
              </w:rPr>
            </w:pPr>
            <w:r w:rsidRPr="00E07147">
              <w:rPr>
                <w:rFonts w:cs="Calibri"/>
                <w:b/>
                <w:bCs/>
                <w:color w:val="FFFFFF"/>
                <w:sz w:val="18"/>
                <w:szCs w:val="18"/>
              </w:rPr>
              <w:t>Aplicação Origem</w:t>
            </w:r>
          </w:p>
        </w:tc>
        <w:tc>
          <w:tcPr>
            <w:tcW w:w="3288" w:type="dxa"/>
            <w:shd w:val="clear" w:color="000000" w:fill="FF0000"/>
            <w:noWrap/>
            <w:hideMark/>
          </w:tcPr>
          <w:p w14:paraId="3163485B" w14:textId="77777777" w:rsidR="009B592D" w:rsidRPr="00E07147" w:rsidRDefault="009B592D" w:rsidP="00C57547">
            <w:pPr>
              <w:rPr>
                <w:rFonts w:cs="Calibri"/>
                <w:b/>
                <w:bCs/>
                <w:color w:val="FFFFFF"/>
                <w:sz w:val="18"/>
                <w:szCs w:val="18"/>
              </w:rPr>
            </w:pPr>
            <w:r w:rsidRPr="00E07147">
              <w:rPr>
                <w:rFonts w:cs="Calibri"/>
                <w:b/>
                <w:bCs/>
                <w:color w:val="FFFFFF"/>
                <w:sz w:val="18"/>
                <w:szCs w:val="18"/>
              </w:rPr>
              <w:t>Nome da Tabela na Aplicação Origem</w:t>
            </w:r>
          </w:p>
        </w:tc>
        <w:tc>
          <w:tcPr>
            <w:tcW w:w="2041" w:type="dxa"/>
            <w:shd w:val="clear" w:color="000000" w:fill="FF0000"/>
            <w:noWrap/>
            <w:hideMark/>
          </w:tcPr>
          <w:p w14:paraId="48DB9E9A" w14:textId="77777777" w:rsidR="009B592D" w:rsidRPr="00E07147" w:rsidRDefault="009B592D" w:rsidP="00C57547">
            <w:pPr>
              <w:rPr>
                <w:rFonts w:cs="Calibri"/>
                <w:b/>
                <w:bCs/>
                <w:color w:val="FFFFFF"/>
                <w:sz w:val="18"/>
                <w:szCs w:val="18"/>
              </w:rPr>
            </w:pPr>
            <w:r w:rsidRPr="00E07147">
              <w:rPr>
                <w:rFonts w:cs="Calibri"/>
                <w:b/>
                <w:bCs/>
                <w:color w:val="FFFFFF"/>
                <w:sz w:val="18"/>
                <w:szCs w:val="18"/>
              </w:rPr>
              <w:t xml:space="preserve">Nome da Base de Dados no Data Lake </w:t>
            </w:r>
          </w:p>
        </w:tc>
        <w:tc>
          <w:tcPr>
            <w:tcW w:w="2041" w:type="dxa"/>
            <w:shd w:val="clear" w:color="000000" w:fill="FF0000"/>
            <w:noWrap/>
            <w:hideMark/>
          </w:tcPr>
          <w:p w14:paraId="2C606817" w14:textId="77777777" w:rsidR="009B592D" w:rsidRPr="00E07147" w:rsidRDefault="009B592D" w:rsidP="00C57547">
            <w:pPr>
              <w:rPr>
                <w:rFonts w:cs="Calibri"/>
                <w:b/>
                <w:bCs/>
                <w:color w:val="FFFFFF"/>
                <w:sz w:val="18"/>
                <w:szCs w:val="18"/>
              </w:rPr>
            </w:pPr>
            <w:r w:rsidRPr="00E07147">
              <w:rPr>
                <w:rFonts w:cs="Calibri"/>
                <w:b/>
                <w:bCs/>
                <w:color w:val="FFFFFF"/>
                <w:sz w:val="18"/>
                <w:szCs w:val="18"/>
              </w:rPr>
              <w:t>Nome da Tabela no Data Lake</w:t>
            </w:r>
          </w:p>
        </w:tc>
      </w:tr>
      <w:tr w:rsidR="009B592D" w:rsidRPr="00E07147" w14:paraId="31FC3A7F" w14:textId="77777777" w:rsidTr="00C57547">
        <w:trPr>
          <w:trHeight w:val="290"/>
        </w:trPr>
        <w:tc>
          <w:tcPr>
            <w:tcW w:w="1701" w:type="dxa"/>
          </w:tcPr>
          <w:p w14:paraId="77D2D30F" w14:textId="77777777" w:rsidR="009B592D" w:rsidRPr="00E07147" w:rsidRDefault="009B592D" w:rsidP="00C57547">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6DF7CD79" w14:textId="77777777" w:rsidR="009B592D" w:rsidRPr="00E07147" w:rsidRDefault="009B592D" w:rsidP="00C57547">
            <w:pPr>
              <w:rPr>
                <w:rFonts w:cs="Calibri"/>
                <w:color w:val="000000"/>
                <w:sz w:val="18"/>
                <w:szCs w:val="18"/>
              </w:rPr>
            </w:pPr>
            <w:r w:rsidRPr="00E07147">
              <w:rPr>
                <w:rFonts w:cs="Calibri"/>
                <w:color w:val="000000"/>
                <w:sz w:val="18"/>
                <w:szCs w:val="18"/>
              </w:rPr>
              <w:t>gt018_rateio_aval</w:t>
            </w:r>
          </w:p>
        </w:tc>
        <w:tc>
          <w:tcPr>
            <w:tcW w:w="2041" w:type="dxa"/>
            <w:shd w:val="clear" w:color="auto" w:fill="auto"/>
            <w:noWrap/>
          </w:tcPr>
          <w:p w14:paraId="569291DE" w14:textId="77777777" w:rsidR="009B592D" w:rsidRPr="00E07147" w:rsidRDefault="009B592D" w:rsidP="00C57547">
            <w:pPr>
              <w:rPr>
                <w:rFonts w:cs="Calibri"/>
                <w:color w:val="000000"/>
                <w:sz w:val="18"/>
                <w:szCs w:val="18"/>
              </w:rPr>
            </w:pPr>
            <w:r w:rsidRPr="00E07147">
              <w:rPr>
                <w:rFonts w:cs="Calibri"/>
                <w:color w:val="000000"/>
                <w:sz w:val="18"/>
                <w:szCs w:val="18"/>
              </w:rPr>
              <w:t>cd_garantias</w:t>
            </w:r>
          </w:p>
        </w:tc>
        <w:tc>
          <w:tcPr>
            <w:tcW w:w="2041" w:type="dxa"/>
            <w:shd w:val="clear" w:color="auto" w:fill="auto"/>
            <w:noWrap/>
            <w:hideMark/>
          </w:tcPr>
          <w:p w14:paraId="4FF2D5AD" w14:textId="77777777" w:rsidR="009B592D" w:rsidRPr="00E07147" w:rsidRDefault="009B592D" w:rsidP="00C57547">
            <w:pPr>
              <w:rPr>
                <w:rFonts w:cs="Calibri"/>
                <w:color w:val="000000"/>
                <w:sz w:val="18"/>
                <w:szCs w:val="18"/>
              </w:rPr>
            </w:pPr>
            <w:r w:rsidRPr="00E07147">
              <w:rPr>
                <w:rFonts w:cs="Calibri"/>
                <w:color w:val="000000"/>
                <w:sz w:val="18"/>
                <w:szCs w:val="18"/>
              </w:rPr>
              <w:t>gt018_rateio_aval</w:t>
            </w:r>
          </w:p>
        </w:tc>
      </w:tr>
      <w:tr w:rsidR="009B592D" w:rsidRPr="00E07147" w14:paraId="76D58C75" w14:textId="77777777" w:rsidTr="00C57547">
        <w:trPr>
          <w:trHeight w:val="290"/>
        </w:trPr>
        <w:tc>
          <w:tcPr>
            <w:tcW w:w="1701" w:type="dxa"/>
          </w:tcPr>
          <w:p w14:paraId="345CDC26" w14:textId="77777777" w:rsidR="009B592D" w:rsidRPr="00E07147" w:rsidRDefault="009B592D" w:rsidP="00C57547">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6976789E" w14:textId="77777777" w:rsidR="009B592D" w:rsidRPr="00E07147" w:rsidRDefault="009B592D" w:rsidP="00C57547">
            <w:pPr>
              <w:rPr>
                <w:rFonts w:cs="Calibri"/>
                <w:color w:val="000000"/>
                <w:sz w:val="18"/>
                <w:szCs w:val="18"/>
              </w:rPr>
            </w:pPr>
            <w:r w:rsidRPr="00E07147">
              <w:rPr>
                <w:rFonts w:cs="Calibri"/>
                <w:color w:val="000000"/>
                <w:sz w:val="18"/>
                <w:szCs w:val="18"/>
              </w:rPr>
              <w:t>gt001_trz_rsp_gt</w:t>
            </w:r>
          </w:p>
        </w:tc>
        <w:tc>
          <w:tcPr>
            <w:tcW w:w="2041" w:type="dxa"/>
            <w:shd w:val="clear" w:color="auto" w:fill="auto"/>
            <w:noWrap/>
          </w:tcPr>
          <w:p w14:paraId="00FE24F0" w14:textId="77777777" w:rsidR="009B592D" w:rsidRPr="00E07147" w:rsidRDefault="009B592D" w:rsidP="00C57547">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30DBAF01" w14:textId="77777777" w:rsidR="009B592D" w:rsidRPr="00E07147" w:rsidRDefault="009B592D" w:rsidP="00C57547">
            <w:pPr>
              <w:rPr>
                <w:rFonts w:cs="Calibri"/>
                <w:color w:val="000000"/>
                <w:sz w:val="18"/>
                <w:szCs w:val="18"/>
              </w:rPr>
            </w:pPr>
            <w:r w:rsidRPr="00E07147">
              <w:rPr>
                <w:rFonts w:cs="Calibri"/>
                <w:color w:val="000000"/>
                <w:sz w:val="18"/>
                <w:szCs w:val="18"/>
              </w:rPr>
              <w:t>gt001_trz_rsp_gt</w:t>
            </w:r>
          </w:p>
        </w:tc>
      </w:tr>
      <w:tr w:rsidR="009B592D" w:rsidRPr="00E07147" w14:paraId="2FF19BB3" w14:textId="77777777" w:rsidTr="00C57547">
        <w:trPr>
          <w:trHeight w:val="290"/>
        </w:trPr>
        <w:tc>
          <w:tcPr>
            <w:tcW w:w="1701" w:type="dxa"/>
          </w:tcPr>
          <w:p w14:paraId="797A5AB3" w14:textId="77777777" w:rsidR="009B592D" w:rsidRPr="00E07147" w:rsidRDefault="009B592D" w:rsidP="00C57547">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65F686BA" w14:textId="77777777" w:rsidR="009B592D" w:rsidRPr="00E07147" w:rsidRDefault="009B592D" w:rsidP="00C57547">
            <w:pPr>
              <w:rPr>
                <w:rFonts w:cs="Calibri"/>
                <w:color w:val="000000"/>
                <w:sz w:val="18"/>
                <w:szCs w:val="18"/>
              </w:rPr>
            </w:pPr>
            <w:r w:rsidRPr="00E07147">
              <w:rPr>
                <w:rFonts w:cs="Calibri"/>
                <w:color w:val="000000"/>
                <w:sz w:val="18"/>
                <w:szCs w:val="18"/>
              </w:rPr>
              <w:t>gt002_grnt_prc</w:t>
            </w:r>
          </w:p>
        </w:tc>
        <w:tc>
          <w:tcPr>
            <w:tcW w:w="2041" w:type="dxa"/>
            <w:shd w:val="clear" w:color="auto" w:fill="auto"/>
            <w:noWrap/>
          </w:tcPr>
          <w:p w14:paraId="3D9B7798" w14:textId="77777777" w:rsidR="009B592D" w:rsidRPr="00E07147" w:rsidRDefault="009B592D" w:rsidP="00C57547">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1047DCE3" w14:textId="77777777" w:rsidR="009B592D" w:rsidRPr="00E07147" w:rsidRDefault="009B592D" w:rsidP="00C57547">
            <w:pPr>
              <w:rPr>
                <w:rFonts w:cs="Calibri"/>
                <w:color w:val="000000"/>
                <w:sz w:val="18"/>
                <w:szCs w:val="18"/>
              </w:rPr>
            </w:pPr>
            <w:r w:rsidRPr="00E07147">
              <w:rPr>
                <w:rFonts w:cs="Calibri"/>
                <w:color w:val="000000"/>
                <w:sz w:val="18"/>
                <w:szCs w:val="18"/>
              </w:rPr>
              <w:t>gt002_grnt_prc</w:t>
            </w:r>
          </w:p>
        </w:tc>
      </w:tr>
      <w:tr w:rsidR="009B592D" w:rsidRPr="00E07147" w14:paraId="3752F769" w14:textId="77777777" w:rsidTr="00C57547">
        <w:trPr>
          <w:trHeight w:val="290"/>
        </w:trPr>
        <w:tc>
          <w:tcPr>
            <w:tcW w:w="1701" w:type="dxa"/>
          </w:tcPr>
          <w:p w14:paraId="62EEF472" w14:textId="77777777" w:rsidR="009B592D" w:rsidRPr="00E07147" w:rsidRDefault="009B592D" w:rsidP="00C57547">
            <w:pPr>
              <w:jc w:val="both"/>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0424B221" w14:textId="77777777" w:rsidR="009B592D" w:rsidRPr="00E07147" w:rsidRDefault="009B592D" w:rsidP="00C57547">
            <w:pPr>
              <w:jc w:val="both"/>
              <w:rPr>
                <w:rFonts w:cs="Calibri"/>
                <w:color w:val="000000"/>
                <w:sz w:val="18"/>
                <w:szCs w:val="18"/>
                <w:lang w:val="en-US"/>
              </w:rPr>
            </w:pPr>
            <w:r w:rsidRPr="00E07147">
              <w:rPr>
                <w:rFonts w:cs="Calibri"/>
                <w:color w:val="000000"/>
                <w:sz w:val="18"/>
                <w:szCs w:val="18"/>
                <w:lang w:val="en-US"/>
              </w:rPr>
              <w:t>gt003_trz_gt_fin</w:t>
            </w:r>
          </w:p>
        </w:tc>
        <w:tc>
          <w:tcPr>
            <w:tcW w:w="2041" w:type="dxa"/>
            <w:shd w:val="clear" w:color="auto" w:fill="auto"/>
            <w:noWrap/>
          </w:tcPr>
          <w:p w14:paraId="0ED24102" w14:textId="77777777" w:rsidR="009B592D" w:rsidRPr="00E07147" w:rsidRDefault="009B592D" w:rsidP="00C57547">
            <w:pPr>
              <w:jc w:val="both"/>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331492DD" w14:textId="77777777" w:rsidR="009B592D" w:rsidRPr="00E07147" w:rsidRDefault="009B592D" w:rsidP="00C57547">
            <w:pPr>
              <w:jc w:val="both"/>
              <w:rPr>
                <w:rFonts w:cs="Calibri"/>
                <w:sz w:val="18"/>
                <w:szCs w:val="18"/>
              </w:rPr>
            </w:pPr>
            <w:r w:rsidRPr="00E07147">
              <w:rPr>
                <w:rFonts w:cs="Calibri"/>
                <w:sz w:val="18"/>
                <w:szCs w:val="18"/>
              </w:rPr>
              <w:t>gt003_trz_gt_fin</w:t>
            </w:r>
          </w:p>
        </w:tc>
      </w:tr>
      <w:tr w:rsidR="00EB3B01" w:rsidRPr="00E07147" w14:paraId="47C66DD2" w14:textId="77777777" w:rsidTr="00C57547">
        <w:trPr>
          <w:trHeight w:val="290"/>
        </w:trPr>
        <w:tc>
          <w:tcPr>
            <w:tcW w:w="1701" w:type="dxa"/>
          </w:tcPr>
          <w:p w14:paraId="43BB3CED" w14:textId="5E8B7618" w:rsidR="00EB3B01" w:rsidRPr="00E07147" w:rsidRDefault="00EB3B01" w:rsidP="00EB3B01">
            <w:pPr>
              <w:jc w:val="both"/>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011D2BD0" w14:textId="0E39E42F" w:rsidR="00EB3B01" w:rsidRPr="00E07147" w:rsidRDefault="00EB3B01" w:rsidP="00EB3B01">
            <w:pPr>
              <w:jc w:val="both"/>
              <w:rPr>
                <w:rFonts w:cs="Calibri"/>
                <w:color w:val="000000"/>
                <w:sz w:val="18"/>
                <w:szCs w:val="18"/>
                <w:lang w:val="en-US"/>
              </w:rPr>
            </w:pPr>
            <w:r>
              <w:rPr>
                <w:rFonts w:cs="Calibri"/>
                <w:color w:val="000000"/>
                <w:sz w:val="18"/>
                <w:szCs w:val="18"/>
                <w:lang w:val="en-US"/>
              </w:rPr>
              <w:t>kt_chaves_gt</w:t>
            </w:r>
          </w:p>
        </w:tc>
        <w:tc>
          <w:tcPr>
            <w:tcW w:w="2041" w:type="dxa"/>
            <w:shd w:val="clear" w:color="auto" w:fill="auto"/>
            <w:noWrap/>
          </w:tcPr>
          <w:p w14:paraId="57268AA0" w14:textId="3147DAA4" w:rsidR="00EB3B01" w:rsidRPr="00E07147" w:rsidRDefault="00EB3B01" w:rsidP="00EB3B01">
            <w:pPr>
              <w:jc w:val="both"/>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7CA10193" w14:textId="60B87F3E" w:rsidR="00EB3B01" w:rsidRPr="00E07147" w:rsidRDefault="00EB3B01" w:rsidP="00EB3B01">
            <w:pPr>
              <w:jc w:val="both"/>
              <w:rPr>
                <w:rFonts w:cs="Calibri"/>
                <w:sz w:val="18"/>
                <w:szCs w:val="18"/>
              </w:rPr>
            </w:pPr>
            <w:r>
              <w:rPr>
                <w:rFonts w:cs="Calibri"/>
                <w:color w:val="000000"/>
                <w:sz w:val="18"/>
                <w:szCs w:val="18"/>
                <w:lang w:val="en-US"/>
              </w:rPr>
              <w:t>kt_chaves_gt</w:t>
            </w:r>
          </w:p>
        </w:tc>
      </w:tr>
      <w:tr w:rsidR="000E5989" w:rsidRPr="00E07147" w14:paraId="68173D5B" w14:textId="77777777" w:rsidTr="00C57547">
        <w:trPr>
          <w:trHeight w:val="290"/>
        </w:trPr>
        <w:tc>
          <w:tcPr>
            <w:tcW w:w="1701" w:type="dxa"/>
          </w:tcPr>
          <w:p w14:paraId="0AA6C99A" w14:textId="3D0A9A1C" w:rsidR="000E5989" w:rsidRPr="00E07147" w:rsidRDefault="000E5989" w:rsidP="000E5989">
            <w:pPr>
              <w:jc w:val="both"/>
              <w:rPr>
                <w:rFonts w:cs="Calibri"/>
                <w:color w:val="000000"/>
                <w:sz w:val="18"/>
                <w:szCs w:val="18"/>
              </w:rPr>
            </w:pPr>
            <w:r w:rsidRPr="000E5989">
              <w:rPr>
                <w:rFonts w:cs="Calibri"/>
                <w:color w:val="000000"/>
                <w:sz w:val="18"/>
                <w:szCs w:val="18"/>
              </w:rPr>
              <w:t>Estruturais (APMT0100050994)</w:t>
            </w:r>
          </w:p>
        </w:tc>
        <w:tc>
          <w:tcPr>
            <w:tcW w:w="3288" w:type="dxa"/>
            <w:shd w:val="clear" w:color="auto" w:fill="auto"/>
            <w:noWrap/>
          </w:tcPr>
          <w:p w14:paraId="3B90CDC5" w14:textId="757BD227" w:rsidR="000E5989" w:rsidRPr="00E07147" w:rsidRDefault="000E5989" w:rsidP="000E5989">
            <w:pPr>
              <w:jc w:val="both"/>
              <w:rPr>
                <w:rFonts w:cs="Calibri"/>
                <w:color w:val="000000"/>
                <w:sz w:val="18"/>
                <w:szCs w:val="18"/>
                <w:lang w:val="en-US"/>
              </w:rPr>
            </w:pPr>
            <w:r>
              <w:rPr>
                <w:rFonts w:cs="Calibri"/>
                <w:color w:val="000000"/>
                <w:sz w:val="18"/>
                <w:szCs w:val="18"/>
              </w:rPr>
              <w:t>tat91_tabelas</w:t>
            </w:r>
          </w:p>
        </w:tc>
        <w:tc>
          <w:tcPr>
            <w:tcW w:w="2041" w:type="dxa"/>
            <w:shd w:val="clear" w:color="auto" w:fill="auto"/>
            <w:noWrap/>
          </w:tcPr>
          <w:p w14:paraId="3D32DA94" w14:textId="59B31710" w:rsidR="000E5989" w:rsidRPr="00E07147" w:rsidRDefault="000E5989" w:rsidP="000E5989">
            <w:pPr>
              <w:jc w:val="both"/>
              <w:rPr>
                <w:rFonts w:cs="Calibri"/>
                <w:color w:val="000000"/>
                <w:sz w:val="18"/>
                <w:szCs w:val="18"/>
              </w:rPr>
            </w:pPr>
            <w:r w:rsidRPr="00E07147">
              <w:rPr>
                <w:rFonts w:cs="Calibri"/>
                <w:color w:val="000000"/>
                <w:sz w:val="18"/>
                <w:szCs w:val="18"/>
              </w:rPr>
              <w:t>cd_</w:t>
            </w:r>
            <w:r>
              <w:rPr>
                <w:rFonts w:cs="Calibri"/>
                <w:color w:val="000000"/>
                <w:sz w:val="18"/>
                <w:szCs w:val="18"/>
              </w:rPr>
              <w:t>estruturais</w:t>
            </w:r>
          </w:p>
        </w:tc>
        <w:tc>
          <w:tcPr>
            <w:tcW w:w="2041" w:type="dxa"/>
            <w:shd w:val="clear" w:color="auto" w:fill="auto"/>
            <w:noWrap/>
          </w:tcPr>
          <w:p w14:paraId="62F83BB3" w14:textId="4688AB23" w:rsidR="000E5989" w:rsidRPr="00E07147" w:rsidRDefault="000E5989" w:rsidP="000E5989">
            <w:pPr>
              <w:jc w:val="both"/>
              <w:rPr>
                <w:rFonts w:cs="Calibri"/>
                <w:sz w:val="18"/>
                <w:szCs w:val="18"/>
              </w:rPr>
            </w:pPr>
            <w:r>
              <w:rPr>
                <w:rFonts w:cs="Calibri"/>
                <w:color w:val="000000"/>
                <w:sz w:val="18"/>
                <w:szCs w:val="18"/>
              </w:rPr>
              <w:t>tat91_tabelas</w:t>
            </w:r>
          </w:p>
        </w:tc>
      </w:tr>
      <w:tr w:rsidR="000E5989" w:rsidRPr="00E07147" w14:paraId="2D2CD94A" w14:textId="77777777" w:rsidTr="00C57547">
        <w:trPr>
          <w:trHeight w:val="290"/>
        </w:trPr>
        <w:tc>
          <w:tcPr>
            <w:tcW w:w="1701" w:type="dxa"/>
          </w:tcPr>
          <w:p w14:paraId="42266FF1" w14:textId="2AF0239E" w:rsidR="000E5989" w:rsidRPr="00E07147" w:rsidRDefault="000E5989" w:rsidP="000E5989">
            <w:pPr>
              <w:rPr>
                <w:rFonts w:cs="Calibri"/>
                <w:color w:val="000000"/>
                <w:sz w:val="18"/>
                <w:szCs w:val="18"/>
              </w:rPr>
            </w:pPr>
            <w:r w:rsidRPr="000E5989">
              <w:rPr>
                <w:rFonts w:cs="Calibri"/>
                <w:color w:val="000000"/>
                <w:sz w:val="18"/>
                <w:szCs w:val="18"/>
              </w:rPr>
              <w:t>Títulos (APMT0100022484)</w:t>
            </w:r>
          </w:p>
        </w:tc>
        <w:tc>
          <w:tcPr>
            <w:tcW w:w="3288" w:type="dxa"/>
            <w:shd w:val="clear" w:color="auto" w:fill="auto"/>
            <w:noWrap/>
          </w:tcPr>
          <w:p w14:paraId="57A14DFC" w14:textId="2A3A121D" w:rsidR="000E5989" w:rsidRPr="00E07147" w:rsidRDefault="000E5989" w:rsidP="000E5989">
            <w:pPr>
              <w:rPr>
                <w:rFonts w:cs="Calibri"/>
                <w:color w:val="000000"/>
                <w:sz w:val="18"/>
                <w:szCs w:val="18"/>
              </w:rPr>
            </w:pPr>
            <w:r w:rsidRPr="00E07147">
              <w:rPr>
                <w:rFonts w:cs="Calibri"/>
                <w:sz w:val="18"/>
                <w:szCs w:val="18"/>
              </w:rPr>
              <w:t>ttt35_titlgru</w:t>
            </w:r>
          </w:p>
        </w:tc>
        <w:tc>
          <w:tcPr>
            <w:tcW w:w="2041" w:type="dxa"/>
            <w:shd w:val="clear" w:color="auto" w:fill="auto"/>
            <w:noWrap/>
          </w:tcPr>
          <w:p w14:paraId="6239A9CA" w14:textId="77777777" w:rsidR="000E5989" w:rsidRPr="00E07147" w:rsidRDefault="000E5989" w:rsidP="000E5989">
            <w:pPr>
              <w:rPr>
                <w:rFonts w:cs="Calibri"/>
                <w:color w:val="000000"/>
                <w:sz w:val="18"/>
                <w:szCs w:val="18"/>
              </w:rPr>
            </w:pPr>
            <w:r w:rsidRPr="00E07147">
              <w:rPr>
                <w:rFonts w:cs="Calibri"/>
                <w:color w:val="000000"/>
                <w:sz w:val="18"/>
                <w:szCs w:val="18"/>
              </w:rPr>
              <w:t>cd_mercados</w:t>
            </w:r>
          </w:p>
        </w:tc>
        <w:tc>
          <w:tcPr>
            <w:tcW w:w="2041" w:type="dxa"/>
            <w:shd w:val="clear" w:color="auto" w:fill="auto"/>
            <w:noWrap/>
          </w:tcPr>
          <w:p w14:paraId="5933A424" w14:textId="77777777" w:rsidR="000E5989" w:rsidRPr="00E07147" w:rsidRDefault="000E5989" w:rsidP="000E5989">
            <w:pPr>
              <w:rPr>
                <w:rFonts w:cs="Calibri"/>
                <w:sz w:val="18"/>
                <w:szCs w:val="18"/>
              </w:rPr>
            </w:pPr>
            <w:r w:rsidRPr="00E07147">
              <w:rPr>
                <w:rFonts w:cs="Calibri"/>
                <w:sz w:val="18"/>
                <w:szCs w:val="18"/>
              </w:rPr>
              <w:t>ttt35_titlgru</w:t>
            </w:r>
          </w:p>
        </w:tc>
      </w:tr>
      <w:tr w:rsidR="000E5989" w:rsidRPr="00E07147" w14:paraId="2B70E37C" w14:textId="77777777" w:rsidTr="00C57547">
        <w:trPr>
          <w:trHeight w:val="290"/>
        </w:trPr>
        <w:tc>
          <w:tcPr>
            <w:tcW w:w="1701" w:type="dxa"/>
          </w:tcPr>
          <w:p w14:paraId="2C98A80D" w14:textId="19AEDBF9" w:rsidR="000E5989" w:rsidRPr="00E07147" w:rsidRDefault="000E5989" w:rsidP="000E5989">
            <w:pPr>
              <w:rPr>
                <w:rFonts w:cs="Calibri"/>
                <w:color w:val="000000"/>
                <w:sz w:val="18"/>
                <w:szCs w:val="18"/>
              </w:rPr>
            </w:pPr>
            <w:r w:rsidRPr="000E5989">
              <w:rPr>
                <w:rFonts w:cs="Calibri"/>
                <w:color w:val="000000"/>
                <w:sz w:val="18"/>
                <w:szCs w:val="18"/>
              </w:rPr>
              <w:t>Fundos (APMT0100021345)</w:t>
            </w:r>
          </w:p>
        </w:tc>
        <w:tc>
          <w:tcPr>
            <w:tcW w:w="3288" w:type="dxa"/>
            <w:shd w:val="clear" w:color="auto" w:fill="auto"/>
            <w:noWrap/>
          </w:tcPr>
          <w:p w14:paraId="7773CF17" w14:textId="10D5A466" w:rsidR="000E5989" w:rsidRPr="00E07147" w:rsidRDefault="000E5989" w:rsidP="000E5989">
            <w:pPr>
              <w:rPr>
                <w:rFonts w:cs="Calibri"/>
                <w:color w:val="000000"/>
                <w:sz w:val="18"/>
                <w:szCs w:val="18"/>
              </w:rPr>
            </w:pPr>
            <w:r w:rsidRPr="00E07147">
              <w:rPr>
                <w:rFonts w:cs="Calibri"/>
                <w:color w:val="000000"/>
                <w:sz w:val="18"/>
                <w:szCs w:val="18"/>
              </w:rPr>
              <w:t>fut02_contasfu</w:t>
            </w:r>
          </w:p>
        </w:tc>
        <w:tc>
          <w:tcPr>
            <w:tcW w:w="2041" w:type="dxa"/>
            <w:shd w:val="clear" w:color="auto" w:fill="auto"/>
            <w:noWrap/>
          </w:tcPr>
          <w:p w14:paraId="30DC936D" w14:textId="77777777" w:rsidR="000E5989" w:rsidRPr="00E07147" w:rsidRDefault="000E5989" w:rsidP="000E5989">
            <w:pPr>
              <w:rPr>
                <w:rFonts w:cs="Calibri"/>
                <w:color w:val="000000"/>
                <w:sz w:val="18"/>
                <w:szCs w:val="18"/>
              </w:rPr>
            </w:pPr>
            <w:r w:rsidRPr="00E07147">
              <w:rPr>
                <w:rFonts w:cs="Calibri"/>
                <w:color w:val="000000"/>
                <w:sz w:val="18"/>
                <w:szCs w:val="18"/>
              </w:rPr>
              <w:t>cd_mercados</w:t>
            </w:r>
          </w:p>
        </w:tc>
        <w:tc>
          <w:tcPr>
            <w:tcW w:w="2041" w:type="dxa"/>
            <w:shd w:val="clear" w:color="auto" w:fill="auto"/>
            <w:noWrap/>
          </w:tcPr>
          <w:p w14:paraId="19108FFF" w14:textId="77777777" w:rsidR="000E5989" w:rsidRPr="00E07147" w:rsidRDefault="000E5989" w:rsidP="000E5989">
            <w:pPr>
              <w:rPr>
                <w:rFonts w:cs="Calibri"/>
                <w:color w:val="000000"/>
                <w:sz w:val="18"/>
                <w:szCs w:val="18"/>
              </w:rPr>
            </w:pPr>
            <w:r w:rsidRPr="00E07147">
              <w:rPr>
                <w:rFonts w:cs="Calibri"/>
                <w:color w:val="000000"/>
                <w:sz w:val="18"/>
                <w:szCs w:val="18"/>
              </w:rPr>
              <w:t>fut02_contasfu</w:t>
            </w:r>
          </w:p>
        </w:tc>
      </w:tr>
      <w:tr w:rsidR="000E5989" w:rsidRPr="00E07147" w14:paraId="27E70BC6" w14:textId="77777777" w:rsidTr="00C57547">
        <w:trPr>
          <w:trHeight w:val="290"/>
        </w:trPr>
        <w:tc>
          <w:tcPr>
            <w:tcW w:w="1701" w:type="dxa"/>
          </w:tcPr>
          <w:p w14:paraId="24D3C837" w14:textId="04FA2AB7" w:rsidR="000E5989" w:rsidRPr="00E07147" w:rsidRDefault="000E5989" w:rsidP="000E5989">
            <w:pPr>
              <w:rPr>
                <w:rFonts w:cs="Calibri"/>
                <w:color w:val="000000"/>
                <w:sz w:val="18"/>
                <w:szCs w:val="18"/>
              </w:rPr>
            </w:pPr>
            <w:r w:rsidRPr="000E5989">
              <w:rPr>
                <w:rFonts w:cs="Calibri"/>
                <w:color w:val="000000"/>
                <w:sz w:val="18"/>
                <w:szCs w:val="18"/>
              </w:rPr>
              <w:t>Estruturais (APMT0100050994)</w:t>
            </w:r>
          </w:p>
        </w:tc>
        <w:tc>
          <w:tcPr>
            <w:tcW w:w="3288" w:type="dxa"/>
            <w:shd w:val="clear" w:color="auto" w:fill="auto"/>
            <w:noWrap/>
          </w:tcPr>
          <w:p w14:paraId="6BB4BA59" w14:textId="6F10A9EE" w:rsidR="000E5989" w:rsidRPr="00E07147" w:rsidRDefault="000E5989" w:rsidP="000E5989">
            <w:pPr>
              <w:rPr>
                <w:rFonts w:cs="Calibri"/>
                <w:color w:val="000000"/>
                <w:sz w:val="18"/>
                <w:szCs w:val="18"/>
              </w:rPr>
            </w:pPr>
            <w:r w:rsidRPr="00E07147">
              <w:rPr>
                <w:rFonts w:cs="Calibri"/>
                <w:color w:val="000000"/>
                <w:sz w:val="18"/>
                <w:szCs w:val="18"/>
              </w:rPr>
              <w:t>cat34_fuparam</w:t>
            </w:r>
          </w:p>
        </w:tc>
        <w:tc>
          <w:tcPr>
            <w:tcW w:w="2041" w:type="dxa"/>
            <w:shd w:val="clear" w:color="auto" w:fill="auto"/>
            <w:noWrap/>
          </w:tcPr>
          <w:p w14:paraId="0F5DD668" w14:textId="77777777" w:rsidR="000E5989" w:rsidRPr="00E07147" w:rsidRDefault="000E5989" w:rsidP="000E5989">
            <w:pPr>
              <w:rPr>
                <w:rFonts w:cs="Calibri"/>
                <w:color w:val="000000"/>
                <w:sz w:val="18"/>
                <w:szCs w:val="18"/>
              </w:rPr>
            </w:pPr>
            <w:r w:rsidRPr="00E07147">
              <w:rPr>
                <w:rFonts w:cs="Calibri"/>
                <w:color w:val="000000"/>
                <w:sz w:val="18"/>
                <w:szCs w:val="18"/>
              </w:rPr>
              <w:t>cd_estruturais</w:t>
            </w:r>
          </w:p>
        </w:tc>
        <w:tc>
          <w:tcPr>
            <w:tcW w:w="2041" w:type="dxa"/>
            <w:shd w:val="clear" w:color="auto" w:fill="auto"/>
            <w:noWrap/>
          </w:tcPr>
          <w:p w14:paraId="1DF700D1" w14:textId="77777777" w:rsidR="000E5989" w:rsidRPr="00E07147" w:rsidRDefault="000E5989" w:rsidP="000E5989">
            <w:pPr>
              <w:rPr>
                <w:rFonts w:cs="Calibri"/>
                <w:color w:val="000000"/>
                <w:sz w:val="18"/>
                <w:szCs w:val="18"/>
              </w:rPr>
            </w:pPr>
            <w:r w:rsidRPr="00E07147">
              <w:rPr>
                <w:rFonts w:cs="Calibri"/>
                <w:color w:val="000000"/>
                <w:sz w:val="18"/>
                <w:szCs w:val="18"/>
              </w:rPr>
              <w:t>cat34_fuparam</w:t>
            </w:r>
          </w:p>
        </w:tc>
      </w:tr>
    </w:tbl>
    <w:p w14:paraId="0368777F" w14:textId="77777777" w:rsidR="001A1C05" w:rsidRPr="00E07147" w:rsidRDefault="001A1C05" w:rsidP="001E7842">
      <w:pPr>
        <w:rPr>
          <w:rFonts w:cs="Calibri"/>
        </w:rPr>
      </w:pPr>
    </w:p>
    <w:p w14:paraId="6C6553EA" w14:textId="79FC8921" w:rsidR="002600F3" w:rsidRPr="00E07147" w:rsidRDefault="002600F3">
      <w:pPr>
        <w:rPr>
          <w:rFonts w:cs="Calibri"/>
        </w:rPr>
      </w:pPr>
      <w:r w:rsidRPr="00E07147">
        <w:rPr>
          <w:rFonts w:cs="Calibri"/>
        </w:rPr>
        <w:br w:type="page"/>
      </w:r>
    </w:p>
    <w:p w14:paraId="314A7CDD" w14:textId="77777777" w:rsidR="002600F3" w:rsidRPr="00E07147" w:rsidRDefault="002600F3" w:rsidP="007B2A63">
      <w:pPr>
        <w:pStyle w:val="Heading5"/>
        <w:numPr>
          <w:ilvl w:val="4"/>
          <w:numId w:val="12"/>
        </w:numPr>
        <w:rPr>
          <w:rFonts w:cs="Calibri"/>
        </w:rPr>
        <w:sectPr w:rsidR="002600F3" w:rsidRPr="00E07147" w:rsidSect="002E643E">
          <w:pgSz w:w="11906" w:h="16838"/>
          <w:pgMar w:top="1440" w:right="1440" w:bottom="1440" w:left="1440" w:header="709" w:footer="709" w:gutter="0"/>
          <w:cols w:space="708"/>
          <w:docGrid w:linePitch="360"/>
        </w:sectPr>
      </w:pPr>
    </w:p>
    <w:p w14:paraId="1F9D0174" w14:textId="0C05923E" w:rsidR="00C54D3D" w:rsidRPr="00E07147" w:rsidRDefault="006548F1" w:rsidP="00666790">
      <w:pPr>
        <w:pStyle w:val="Heading5"/>
      </w:pPr>
      <w:bookmarkStart w:id="40" w:name="_Toc163902255"/>
      <w:bookmarkStart w:id="41" w:name="_Toc168671623"/>
      <w:r w:rsidRPr="00E07147">
        <w:lastRenderedPageBreak/>
        <w:t>Detalhe dos Campos</w:t>
      </w:r>
      <w:bookmarkEnd w:id="40"/>
      <w:bookmarkEnd w:id="41"/>
    </w:p>
    <w:p w14:paraId="63B6E615" w14:textId="7085B9A8" w:rsidR="00BC1FC6" w:rsidRPr="00720567" w:rsidRDefault="00C63F21"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w:t>
      </w:r>
      <w:r w:rsidR="00EC765A" w:rsidRPr="00720567">
        <w:rPr>
          <w:rFonts w:eastAsiaTheme="minorHAnsi" w:cstheme="minorBidi"/>
          <w:szCs w:val="22"/>
          <w:lang w:eastAsia="en-US"/>
        </w:rPr>
        <w:t>apresentam</w:t>
      </w:r>
      <w:r w:rsidRPr="00720567">
        <w:rPr>
          <w:rFonts w:eastAsiaTheme="minorHAnsi" w:cstheme="minorBidi"/>
          <w:szCs w:val="22"/>
          <w:lang w:eastAsia="en-US"/>
        </w:rPr>
        <w:t xml:space="preserve">-se todos os campos da </w:t>
      </w:r>
      <w:r w:rsidR="0005199D" w:rsidRPr="00720567">
        <w:rPr>
          <w:rFonts w:eastAsiaTheme="minorHAnsi" w:cstheme="minorBidi"/>
          <w:i/>
          <w:szCs w:val="22"/>
          <w:lang w:eastAsia="en-US"/>
        </w:rPr>
        <w:t>cd_garantias.</w:t>
      </w:r>
      <w:r w:rsidRPr="00720567">
        <w:rPr>
          <w:rFonts w:eastAsiaTheme="minorHAnsi" w:cstheme="minorBidi"/>
          <w:i/>
          <w:szCs w:val="22"/>
          <w:lang w:eastAsia="en-US"/>
        </w:rPr>
        <w:t>gt002_grnt_prc</w:t>
      </w:r>
      <w:r w:rsidR="0005199D" w:rsidRPr="00720567">
        <w:rPr>
          <w:rFonts w:eastAsiaTheme="minorHAnsi" w:cstheme="minorBidi"/>
          <w:szCs w:val="22"/>
          <w:lang w:eastAsia="en-US"/>
        </w:rPr>
        <w:t>, tabela</w:t>
      </w:r>
      <w:r w:rsidR="00EC765A" w:rsidRPr="00720567">
        <w:rPr>
          <w:rFonts w:eastAsiaTheme="minorHAnsi" w:cstheme="minorBidi"/>
          <w:szCs w:val="22"/>
          <w:lang w:eastAsia="en-US"/>
        </w:rPr>
        <w:t xml:space="preserve"> re</w:t>
      </w:r>
      <w:r w:rsidR="0005199D" w:rsidRPr="00720567">
        <w:rPr>
          <w:rFonts w:eastAsiaTheme="minorHAnsi" w:cstheme="minorBidi"/>
          <w:szCs w:val="22"/>
          <w:lang w:eastAsia="en-US"/>
        </w:rPr>
        <w:t>lativa ao detalhe de informação</w:t>
      </w:r>
      <w:r w:rsidR="000836DD" w:rsidRPr="00720567">
        <w:rPr>
          <w:rFonts w:eastAsiaTheme="minorHAnsi" w:cstheme="minorBidi"/>
          <w:szCs w:val="22"/>
          <w:lang w:eastAsia="en-US"/>
        </w:rPr>
        <w:t xml:space="preserve"> dos </w:t>
      </w:r>
      <w:r w:rsidR="000F630D" w:rsidRPr="00720567">
        <w:rPr>
          <w:rFonts w:eastAsiaTheme="minorHAnsi" w:cstheme="minorBidi"/>
          <w:szCs w:val="22"/>
          <w:lang w:eastAsia="en-US"/>
        </w:rPr>
        <w:t>processos/cauções</w:t>
      </w:r>
      <w:r w:rsidR="0005199D" w:rsidRPr="00720567">
        <w:rPr>
          <w:rFonts w:eastAsiaTheme="minorHAnsi" w:cstheme="minorBidi"/>
          <w:szCs w:val="22"/>
          <w:lang w:eastAsia="en-US"/>
        </w:rPr>
        <w:t>. Além de listar os campos, a tabela infra indica o significado dos mesmos, bem como o formato e, em caso de códigos, as respetivas descodificações e valores elegíveis.</w:t>
      </w:r>
    </w:p>
    <w:p w14:paraId="562BD6E8" w14:textId="02FA70D3" w:rsidR="00BC1FC6" w:rsidRPr="00BC1FC6" w:rsidRDefault="00BC1FC6" w:rsidP="00BC1FC6">
      <w:pPr>
        <w:pStyle w:val="Caption"/>
        <w:keepNext/>
        <w:jc w:val="center"/>
        <w:rPr>
          <w:rFonts w:cs="Calibri"/>
          <w:b/>
          <w:color w:val="000000" w:themeColor="text1"/>
          <w:sz w:val="22"/>
          <w:szCs w:val="22"/>
        </w:rPr>
      </w:pPr>
      <w:bookmarkStart w:id="42" w:name="_Toc168413843"/>
      <w:r w:rsidRPr="00BC1FC6">
        <w:rPr>
          <w:rFonts w:cs="Calibri"/>
          <w:b/>
          <w:color w:val="000000" w:themeColor="text1"/>
          <w:sz w:val="22"/>
          <w:szCs w:val="22"/>
        </w:rPr>
        <w:t xml:space="preserve">Tabela </w:t>
      </w:r>
      <w:r w:rsidRPr="00BC1FC6">
        <w:rPr>
          <w:rFonts w:cs="Calibri"/>
          <w:b/>
          <w:color w:val="000000" w:themeColor="text1"/>
          <w:sz w:val="22"/>
          <w:szCs w:val="22"/>
        </w:rPr>
        <w:fldChar w:fldCharType="begin"/>
      </w:r>
      <w:r w:rsidRPr="00BC1FC6">
        <w:rPr>
          <w:rFonts w:cs="Calibri"/>
          <w:b/>
          <w:color w:val="000000" w:themeColor="text1"/>
          <w:sz w:val="22"/>
          <w:szCs w:val="22"/>
        </w:rPr>
        <w:instrText xml:space="preserve"> SEQ Tabela \* ARABIC </w:instrText>
      </w:r>
      <w:r w:rsidRPr="00BC1FC6">
        <w:rPr>
          <w:rFonts w:cs="Calibri"/>
          <w:b/>
          <w:color w:val="000000" w:themeColor="text1"/>
          <w:sz w:val="22"/>
          <w:szCs w:val="22"/>
        </w:rPr>
        <w:fldChar w:fldCharType="separate"/>
      </w:r>
      <w:r w:rsidR="00486242">
        <w:rPr>
          <w:rFonts w:cs="Calibri"/>
          <w:b/>
          <w:noProof/>
          <w:color w:val="000000" w:themeColor="text1"/>
          <w:sz w:val="22"/>
          <w:szCs w:val="22"/>
        </w:rPr>
        <w:t>5</w:t>
      </w:r>
      <w:r w:rsidRPr="00BC1FC6">
        <w:rPr>
          <w:rFonts w:cs="Calibri"/>
          <w:b/>
          <w:color w:val="000000" w:themeColor="text1"/>
          <w:sz w:val="22"/>
          <w:szCs w:val="22"/>
        </w:rPr>
        <w:fldChar w:fldCharType="end"/>
      </w:r>
      <w:r w:rsidRPr="00BC1FC6">
        <w:rPr>
          <w:rFonts w:cs="Calibri"/>
          <w:b/>
          <w:color w:val="000000" w:themeColor="text1"/>
          <w:sz w:val="22"/>
          <w:szCs w:val="22"/>
        </w:rPr>
        <w:t>:Detalhe dos campos da cd_garantias.gt016_report_biyr9510</w:t>
      </w:r>
      <w:bookmarkEnd w:id="42"/>
    </w:p>
    <w:tbl>
      <w:tblPr>
        <w:tblW w:w="15134" w:type="dxa"/>
        <w:tblLayout w:type="fixed"/>
        <w:tblCellMar>
          <w:left w:w="70" w:type="dxa"/>
          <w:right w:w="70" w:type="dxa"/>
        </w:tblCellMar>
        <w:tblLook w:val="04A0" w:firstRow="1" w:lastRow="0" w:firstColumn="1" w:lastColumn="0" w:noHBand="0" w:noVBand="1"/>
      </w:tblPr>
      <w:tblGrid>
        <w:gridCol w:w="1871"/>
        <w:gridCol w:w="5494"/>
        <w:gridCol w:w="992"/>
        <w:gridCol w:w="1844"/>
        <w:gridCol w:w="1701"/>
        <w:gridCol w:w="1134"/>
        <w:gridCol w:w="2098"/>
      </w:tblGrid>
      <w:tr w:rsidR="003E4A73" w:rsidRPr="000B30A6" w14:paraId="7F494029" w14:textId="79C1133B" w:rsidTr="003E4A73">
        <w:trPr>
          <w:trHeight w:val="290"/>
          <w:tblHeader/>
        </w:trPr>
        <w:tc>
          <w:tcPr>
            <w:tcW w:w="1871" w:type="dxa"/>
            <w:tcBorders>
              <w:top w:val="single" w:sz="4" w:space="0" w:color="auto"/>
              <w:left w:val="single" w:sz="4" w:space="0" w:color="auto"/>
              <w:bottom w:val="single" w:sz="4" w:space="0" w:color="auto"/>
              <w:right w:val="single" w:sz="4" w:space="0" w:color="auto"/>
            </w:tcBorders>
            <w:shd w:val="clear" w:color="000000" w:fill="FF0000"/>
            <w:noWrap/>
            <w:hideMark/>
          </w:tcPr>
          <w:p w14:paraId="4AB61E82" w14:textId="4B31ABAE" w:rsidR="003E4A73" w:rsidRPr="000B30A6" w:rsidRDefault="003E4A73" w:rsidP="00212559">
            <w:pPr>
              <w:rPr>
                <w:rFonts w:cs="Calibri"/>
                <w:b/>
                <w:bCs/>
                <w:color w:val="FFFFFF"/>
                <w:sz w:val="18"/>
                <w:szCs w:val="18"/>
              </w:rPr>
            </w:pPr>
            <w:r w:rsidRPr="000B30A6">
              <w:rPr>
                <w:rFonts w:cs="Calibri"/>
                <w:b/>
                <w:bCs/>
                <w:color w:val="FFFFFF"/>
                <w:sz w:val="18"/>
                <w:szCs w:val="18"/>
              </w:rPr>
              <w:t>Campos da tabela</w:t>
            </w:r>
          </w:p>
          <w:p w14:paraId="3E06E944" w14:textId="6DA0BE6C" w:rsidR="003E4A73" w:rsidRPr="000B30A6" w:rsidRDefault="003E4A73" w:rsidP="00212559">
            <w:pPr>
              <w:rPr>
                <w:rFonts w:cs="Calibri"/>
                <w:b/>
                <w:bCs/>
                <w:color w:val="FFFFFF"/>
                <w:sz w:val="18"/>
                <w:szCs w:val="18"/>
              </w:rPr>
            </w:pPr>
            <w:r w:rsidRPr="000B30A6">
              <w:rPr>
                <w:rFonts w:cs="Calibri"/>
                <w:b/>
                <w:bCs/>
                <w:color w:val="FFFFFF"/>
                <w:sz w:val="18"/>
                <w:szCs w:val="18"/>
              </w:rPr>
              <w:t>gt016_report_biyr9510</w:t>
            </w:r>
          </w:p>
        </w:tc>
        <w:tc>
          <w:tcPr>
            <w:tcW w:w="5494" w:type="dxa"/>
            <w:tcBorders>
              <w:top w:val="single" w:sz="4" w:space="0" w:color="auto"/>
              <w:left w:val="nil"/>
              <w:bottom w:val="single" w:sz="4" w:space="0" w:color="auto"/>
              <w:right w:val="single" w:sz="4" w:space="0" w:color="auto"/>
            </w:tcBorders>
            <w:shd w:val="clear" w:color="000000" w:fill="FF0000"/>
            <w:noWrap/>
            <w:hideMark/>
          </w:tcPr>
          <w:p w14:paraId="2A2FAA87" w14:textId="796E635A" w:rsidR="003E4A73" w:rsidRPr="000B30A6" w:rsidRDefault="003E4A73" w:rsidP="003E4A73">
            <w:pPr>
              <w:tabs>
                <w:tab w:val="center" w:pos="2337"/>
              </w:tabs>
              <w:rPr>
                <w:rFonts w:cs="Calibri"/>
                <w:b/>
                <w:bCs/>
                <w:color w:val="FFFFFF"/>
                <w:sz w:val="18"/>
                <w:szCs w:val="18"/>
              </w:rPr>
            </w:pPr>
            <w:r w:rsidRPr="000B30A6">
              <w:rPr>
                <w:rFonts w:cs="Calibri"/>
                <w:b/>
                <w:bCs/>
                <w:color w:val="FFFFFF"/>
                <w:sz w:val="18"/>
                <w:szCs w:val="18"/>
              </w:rPr>
              <w:t>Significado do campo</w:t>
            </w:r>
            <w:r w:rsidRPr="000B30A6">
              <w:rPr>
                <w:rFonts w:cs="Calibri"/>
                <w:b/>
                <w:bCs/>
                <w:color w:val="FFFFFF"/>
                <w:sz w:val="18"/>
                <w:szCs w:val="18"/>
              </w:rPr>
              <w:tab/>
            </w:r>
          </w:p>
        </w:tc>
        <w:tc>
          <w:tcPr>
            <w:tcW w:w="992" w:type="dxa"/>
            <w:tcBorders>
              <w:top w:val="single" w:sz="4" w:space="0" w:color="auto"/>
              <w:left w:val="nil"/>
              <w:bottom w:val="single" w:sz="4" w:space="0" w:color="auto"/>
              <w:right w:val="single" w:sz="4" w:space="0" w:color="auto"/>
            </w:tcBorders>
            <w:shd w:val="clear" w:color="000000" w:fill="FF0000"/>
            <w:noWrap/>
            <w:hideMark/>
          </w:tcPr>
          <w:p w14:paraId="01ADB8D7" w14:textId="4F6E76DE" w:rsidR="003E4A73" w:rsidRPr="000B30A6" w:rsidRDefault="003E4A73" w:rsidP="00212559">
            <w:pPr>
              <w:rPr>
                <w:rFonts w:cs="Calibri"/>
                <w:b/>
                <w:bCs/>
                <w:color w:val="FFFFFF"/>
                <w:sz w:val="18"/>
                <w:szCs w:val="18"/>
              </w:rPr>
            </w:pPr>
            <w:r w:rsidRPr="000B30A6">
              <w:rPr>
                <w:rFonts w:cs="Calibri"/>
                <w:b/>
                <w:bCs/>
                <w:color w:val="FFFFFF"/>
                <w:sz w:val="18"/>
                <w:szCs w:val="18"/>
              </w:rPr>
              <w:t xml:space="preserve">Formato </w:t>
            </w:r>
          </w:p>
        </w:tc>
        <w:tc>
          <w:tcPr>
            <w:tcW w:w="1844" w:type="dxa"/>
            <w:tcBorders>
              <w:top w:val="single" w:sz="4" w:space="0" w:color="auto"/>
              <w:left w:val="nil"/>
              <w:bottom w:val="single" w:sz="4" w:space="0" w:color="auto"/>
              <w:right w:val="single" w:sz="4" w:space="0" w:color="auto"/>
            </w:tcBorders>
            <w:shd w:val="clear" w:color="000000" w:fill="FF0000"/>
          </w:tcPr>
          <w:p w14:paraId="31404109" w14:textId="4C04A1D7" w:rsidR="003E4A73" w:rsidRPr="000B30A6" w:rsidRDefault="003E4A73" w:rsidP="00212559">
            <w:pPr>
              <w:rPr>
                <w:rFonts w:cs="Calibri"/>
                <w:b/>
                <w:bCs/>
                <w:color w:val="FFFFFF"/>
                <w:sz w:val="18"/>
                <w:szCs w:val="18"/>
              </w:rPr>
            </w:pPr>
            <w:r w:rsidRPr="000B30A6">
              <w:rPr>
                <w:rFonts w:cs="Calibri"/>
                <w:b/>
                <w:bCs/>
                <w:color w:val="FFFFFF"/>
                <w:sz w:val="18"/>
                <w:szCs w:val="18"/>
              </w:rPr>
              <w:t xml:space="preserve">Aplicação na Origem </w:t>
            </w:r>
          </w:p>
        </w:tc>
        <w:tc>
          <w:tcPr>
            <w:tcW w:w="1701" w:type="dxa"/>
            <w:tcBorders>
              <w:top w:val="single" w:sz="4" w:space="0" w:color="auto"/>
              <w:left w:val="nil"/>
              <w:bottom w:val="single" w:sz="4" w:space="0" w:color="auto"/>
              <w:right w:val="single" w:sz="4" w:space="0" w:color="auto"/>
            </w:tcBorders>
            <w:shd w:val="clear" w:color="000000" w:fill="FF0000"/>
          </w:tcPr>
          <w:p w14:paraId="4E7EC2DE" w14:textId="0CF018E8" w:rsidR="003E4A73" w:rsidRPr="000B30A6" w:rsidRDefault="003E4A73" w:rsidP="00212559">
            <w:pPr>
              <w:rPr>
                <w:rFonts w:cs="Calibri"/>
                <w:b/>
                <w:bCs/>
                <w:color w:val="FFFFFF"/>
                <w:sz w:val="18"/>
                <w:szCs w:val="18"/>
              </w:rPr>
            </w:pPr>
            <w:r w:rsidRPr="000B30A6">
              <w:rPr>
                <w:rFonts w:cs="Calibri"/>
                <w:b/>
                <w:bCs/>
                <w:color w:val="FFFFFF"/>
                <w:sz w:val="18"/>
                <w:szCs w:val="18"/>
              </w:rPr>
              <w:t>Tabela no Data Lake</w:t>
            </w:r>
          </w:p>
        </w:tc>
        <w:tc>
          <w:tcPr>
            <w:tcW w:w="1134" w:type="dxa"/>
            <w:tcBorders>
              <w:top w:val="single" w:sz="4" w:space="0" w:color="auto"/>
              <w:left w:val="nil"/>
              <w:bottom w:val="single" w:sz="4" w:space="0" w:color="auto"/>
              <w:right w:val="single" w:sz="4" w:space="0" w:color="auto"/>
            </w:tcBorders>
            <w:shd w:val="clear" w:color="000000" w:fill="FF0000"/>
          </w:tcPr>
          <w:p w14:paraId="4D5F389A" w14:textId="0C37D44C" w:rsidR="003E4A73" w:rsidRPr="000B30A6" w:rsidRDefault="003E4A73" w:rsidP="00212559">
            <w:pPr>
              <w:rPr>
                <w:rFonts w:cs="Calibri"/>
                <w:b/>
                <w:bCs/>
                <w:color w:val="FFFFFF"/>
                <w:sz w:val="18"/>
                <w:szCs w:val="18"/>
              </w:rPr>
            </w:pPr>
            <w:r w:rsidRPr="000B30A6">
              <w:rPr>
                <w:rFonts w:cs="Calibri"/>
                <w:b/>
                <w:bCs/>
                <w:color w:val="FFFFFF"/>
                <w:sz w:val="18"/>
                <w:szCs w:val="18"/>
              </w:rPr>
              <w:t>Campo</w:t>
            </w:r>
          </w:p>
        </w:tc>
        <w:tc>
          <w:tcPr>
            <w:tcW w:w="2098" w:type="dxa"/>
            <w:tcBorders>
              <w:top w:val="single" w:sz="4" w:space="0" w:color="auto"/>
              <w:left w:val="nil"/>
              <w:bottom w:val="single" w:sz="4" w:space="0" w:color="auto"/>
              <w:right w:val="single" w:sz="4" w:space="0" w:color="auto"/>
            </w:tcBorders>
            <w:shd w:val="clear" w:color="000000" w:fill="FF0000"/>
          </w:tcPr>
          <w:p w14:paraId="7F0BC3BA" w14:textId="178C681D" w:rsidR="003E4A73" w:rsidRPr="000B30A6" w:rsidRDefault="003E4A73" w:rsidP="003E4A73">
            <w:pPr>
              <w:tabs>
                <w:tab w:val="center" w:pos="1495"/>
              </w:tabs>
              <w:rPr>
                <w:rFonts w:cs="Calibri"/>
                <w:b/>
                <w:bCs/>
                <w:color w:val="FFFFFF"/>
                <w:sz w:val="18"/>
                <w:szCs w:val="18"/>
              </w:rPr>
            </w:pPr>
            <w:r w:rsidRPr="000B30A6">
              <w:rPr>
                <w:rFonts w:cs="Calibri"/>
                <w:b/>
                <w:bCs/>
                <w:color w:val="FFFFFF"/>
                <w:sz w:val="18"/>
                <w:szCs w:val="18"/>
              </w:rPr>
              <w:t>Condição</w:t>
            </w:r>
            <w:r w:rsidRPr="000B30A6">
              <w:rPr>
                <w:rFonts w:cs="Calibri"/>
                <w:b/>
                <w:bCs/>
                <w:color w:val="FFFFFF"/>
                <w:sz w:val="18"/>
                <w:szCs w:val="18"/>
              </w:rPr>
              <w:tab/>
            </w:r>
          </w:p>
        </w:tc>
      </w:tr>
      <w:tr w:rsidR="003E4A73" w:rsidRPr="000B30A6" w14:paraId="467EF8BE" w14:textId="113EE456"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82F73B4" w14:textId="77777777" w:rsidR="003E4A73" w:rsidRPr="000B30A6" w:rsidRDefault="003E4A73" w:rsidP="003E4A73">
            <w:pPr>
              <w:rPr>
                <w:rFonts w:cs="Calibri"/>
                <w:color w:val="000000"/>
                <w:sz w:val="18"/>
                <w:szCs w:val="18"/>
              </w:rPr>
            </w:pPr>
            <w:r w:rsidRPr="000B30A6">
              <w:rPr>
                <w:rFonts w:cs="Calibri"/>
                <w:color w:val="000000"/>
                <w:sz w:val="18"/>
                <w:szCs w:val="18"/>
              </w:rPr>
              <w:t>tipologia</w:t>
            </w:r>
          </w:p>
        </w:tc>
        <w:tc>
          <w:tcPr>
            <w:tcW w:w="5494" w:type="dxa"/>
            <w:tcBorders>
              <w:top w:val="nil"/>
              <w:left w:val="nil"/>
              <w:bottom w:val="single" w:sz="4" w:space="0" w:color="auto"/>
              <w:right w:val="single" w:sz="4" w:space="0" w:color="auto"/>
            </w:tcBorders>
            <w:shd w:val="clear" w:color="auto" w:fill="auto"/>
            <w:noWrap/>
            <w:hideMark/>
          </w:tcPr>
          <w:p w14:paraId="3322D62B" w14:textId="14EC31AD" w:rsidR="003E4A73" w:rsidRPr="000B30A6" w:rsidRDefault="003E4A73" w:rsidP="003E4A73">
            <w:pPr>
              <w:rPr>
                <w:rFonts w:cs="Calibri"/>
                <w:color w:val="000000"/>
                <w:sz w:val="18"/>
                <w:szCs w:val="18"/>
              </w:rPr>
            </w:pPr>
            <w:r w:rsidRPr="000B30A6">
              <w:rPr>
                <w:rFonts w:cs="Calibri"/>
                <w:color w:val="000000"/>
                <w:sz w:val="18"/>
                <w:szCs w:val="18"/>
              </w:rPr>
              <w:t>Código que identifica a tipologia de garantia:</w:t>
            </w:r>
          </w:p>
          <w:p w14:paraId="3857A3B0" w14:textId="3C18AAD6" w:rsidR="003E4A73" w:rsidRPr="000B30A6" w:rsidRDefault="003E4A73" w:rsidP="003E4A73">
            <w:pPr>
              <w:pStyle w:val="ListParagraph"/>
              <w:numPr>
                <w:ilvl w:val="0"/>
                <w:numId w:val="26"/>
              </w:numPr>
              <w:rPr>
                <w:rFonts w:cs="Calibri"/>
                <w:color w:val="000000"/>
                <w:sz w:val="18"/>
                <w:szCs w:val="18"/>
              </w:rPr>
            </w:pPr>
            <w:r w:rsidRPr="000B30A6">
              <w:rPr>
                <w:rFonts w:cs="Calibri"/>
                <w:color w:val="000000"/>
                <w:sz w:val="18"/>
                <w:szCs w:val="18"/>
              </w:rPr>
              <w:t>Esta tabela de interface inclui processos/cauções de garantias reais. As garantias reais podem ser financeiras ou imobiliárias e são identificadas pelo código ‘FIN’ e ‘IMO’, respetivamente.</w:t>
            </w:r>
          </w:p>
          <w:p w14:paraId="0F768F25" w14:textId="46E80FB6" w:rsidR="003E4A73" w:rsidRPr="000B30A6" w:rsidRDefault="003E4A73" w:rsidP="003E4A73">
            <w:pPr>
              <w:pStyle w:val="ListParagraph"/>
              <w:numPr>
                <w:ilvl w:val="0"/>
                <w:numId w:val="26"/>
              </w:numPr>
              <w:rPr>
                <w:rFonts w:cs="Calibri"/>
                <w:color w:val="000000"/>
                <w:sz w:val="18"/>
                <w:szCs w:val="18"/>
              </w:rPr>
            </w:pPr>
            <w:r w:rsidRPr="000B30A6">
              <w:rPr>
                <w:rFonts w:cs="Calibri"/>
                <w:color w:val="000000"/>
                <w:sz w:val="18"/>
                <w:szCs w:val="18"/>
              </w:rPr>
              <w:t xml:space="preserve">O aprovisionamento deste campo é direto do campo ‘tipologia’ da tabela </w:t>
            </w:r>
            <w:r w:rsidRPr="000B30A6">
              <w:rPr>
                <w:rFonts w:cs="Calibri"/>
                <w:i/>
                <w:color w:val="000000"/>
                <w:sz w:val="18"/>
                <w:szCs w:val="18"/>
              </w:rPr>
              <w:t>cd_garantias.gt018_rateio_aval</w:t>
            </w:r>
            <w:r w:rsidRPr="000B30A6">
              <w:rPr>
                <w:rFonts w:cs="Calibri"/>
                <w:color w:val="000000"/>
                <w:sz w:val="18"/>
                <w:szCs w:val="18"/>
              </w:rPr>
              <w:t xml:space="preserve"> do MUG.</w:t>
            </w:r>
          </w:p>
        </w:tc>
        <w:tc>
          <w:tcPr>
            <w:tcW w:w="992" w:type="dxa"/>
            <w:tcBorders>
              <w:top w:val="nil"/>
              <w:left w:val="nil"/>
              <w:bottom w:val="single" w:sz="4" w:space="0" w:color="auto"/>
              <w:right w:val="single" w:sz="4" w:space="0" w:color="auto"/>
            </w:tcBorders>
            <w:shd w:val="clear" w:color="auto" w:fill="auto"/>
            <w:noWrap/>
            <w:hideMark/>
          </w:tcPr>
          <w:p w14:paraId="525E2E3F"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1608D562" w14:textId="020C3454"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1A9FB36D" w14:textId="13235BA0" w:rsidR="003E4A73" w:rsidRPr="0097473D" w:rsidRDefault="0097473D" w:rsidP="003E4A73">
            <w:pPr>
              <w:rPr>
                <w:rFonts w:cs="Calibri"/>
                <w:i/>
                <w:color w:val="000000"/>
                <w:sz w:val="18"/>
                <w:szCs w:val="18"/>
              </w:rPr>
            </w:pPr>
            <w:r w:rsidRPr="0097473D">
              <w:rPr>
                <w:rFonts w:cs="Calibri"/>
                <w:i/>
                <w:sz w:val="18"/>
                <w:szCs w:val="18"/>
              </w:rPr>
              <w:t>gt018_rateio_aval</w:t>
            </w:r>
          </w:p>
        </w:tc>
        <w:tc>
          <w:tcPr>
            <w:tcW w:w="1134" w:type="dxa"/>
            <w:tcBorders>
              <w:top w:val="nil"/>
              <w:left w:val="nil"/>
              <w:bottom w:val="single" w:sz="4" w:space="0" w:color="auto"/>
              <w:right w:val="single" w:sz="4" w:space="0" w:color="auto"/>
            </w:tcBorders>
          </w:tcPr>
          <w:p w14:paraId="223224A4" w14:textId="68CFAF17" w:rsidR="003E4A73" w:rsidRPr="000B30A6" w:rsidRDefault="003E4A73" w:rsidP="003E4A73">
            <w:pPr>
              <w:rPr>
                <w:rFonts w:cs="Calibri"/>
                <w:color w:val="000000"/>
                <w:sz w:val="18"/>
                <w:szCs w:val="18"/>
              </w:rPr>
            </w:pPr>
            <w:r w:rsidRPr="000B30A6">
              <w:rPr>
                <w:rFonts w:cs="Calibri"/>
                <w:color w:val="000000"/>
                <w:sz w:val="18"/>
                <w:szCs w:val="18"/>
              </w:rPr>
              <w:t> </w:t>
            </w:r>
          </w:p>
        </w:tc>
        <w:tc>
          <w:tcPr>
            <w:tcW w:w="2098" w:type="dxa"/>
            <w:tcBorders>
              <w:top w:val="nil"/>
              <w:left w:val="nil"/>
              <w:bottom w:val="single" w:sz="4" w:space="0" w:color="auto"/>
              <w:right w:val="single" w:sz="4" w:space="0" w:color="auto"/>
            </w:tcBorders>
          </w:tcPr>
          <w:p w14:paraId="34CA817F" w14:textId="0FFABFC1" w:rsidR="003E4A73" w:rsidRPr="000B30A6" w:rsidRDefault="003E4A73" w:rsidP="003E4A73">
            <w:pPr>
              <w:rPr>
                <w:rFonts w:cs="Calibri"/>
                <w:color w:val="000000"/>
                <w:sz w:val="18"/>
                <w:szCs w:val="18"/>
              </w:rPr>
            </w:pPr>
            <w:r w:rsidRPr="000B30A6">
              <w:rPr>
                <w:rFonts w:cs="Calibri"/>
                <w:sz w:val="18"/>
                <w:szCs w:val="18"/>
              </w:rPr>
              <w:t> </w:t>
            </w:r>
          </w:p>
        </w:tc>
      </w:tr>
      <w:tr w:rsidR="003E4A73" w:rsidRPr="000B30A6" w14:paraId="5C15DFB3" w14:textId="01C84ED7"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0197343" w14:textId="77777777" w:rsidR="003E4A73" w:rsidRPr="000B30A6" w:rsidRDefault="003E4A73" w:rsidP="003E4A73">
            <w:pPr>
              <w:rPr>
                <w:rFonts w:cs="Calibri"/>
                <w:color w:val="000000"/>
                <w:sz w:val="18"/>
                <w:szCs w:val="18"/>
              </w:rPr>
            </w:pPr>
            <w:r w:rsidRPr="000B30A6">
              <w:rPr>
                <w:rFonts w:cs="Calibri"/>
                <w:color w:val="000000"/>
                <w:sz w:val="18"/>
                <w:szCs w:val="18"/>
              </w:rPr>
              <w:t>origem</w:t>
            </w:r>
          </w:p>
        </w:tc>
        <w:tc>
          <w:tcPr>
            <w:tcW w:w="5494" w:type="dxa"/>
            <w:tcBorders>
              <w:top w:val="nil"/>
              <w:left w:val="nil"/>
              <w:bottom w:val="single" w:sz="4" w:space="0" w:color="auto"/>
              <w:right w:val="single" w:sz="4" w:space="0" w:color="auto"/>
            </w:tcBorders>
            <w:shd w:val="clear" w:color="auto" w:fill="auto"/>
            <w:noWrap/>
            <w:hideMark/>
          </w:tcPr>
          <w:p w14:paraId="639F7052" w14:textId="1EFB5413" w:rsidR="003E4A73" w:rsidRPr="000B30A6" w:rsidRDefault="003E4A73" w:rsidP="003E4A73">
            <w:pPr>
              <w:rPr>
                <w:rFonts w:cs="Calibri"/>
                <w:color w:val="000000"/>
                <w:sz w:val="18"/>
                <w:szCs w:val="18"/>
              </w:rPr>
            </w:pPr>
            <w:r w:rsidRPr="000B30A6">
              <w:rPr>
                <w:rFonts w:cs="Calibri"/>
                <w:color w:val="000000"/>
                <w:sz w:val="18"/>
                <w:szCs w:val="18"/>
              </w:rPr>
              <w:t>Código ID sistema origem da garantia (CS, GP, Lease):</w:t>
            </w:r>
          </w:p>
          <w:p w14:paraId="76A4E9E1" w14:textId="77777777" w:rsidR="003E4A73" w:rsidRPr="000B30A6" w:rsidRDefault="003E4A73" w:rsidP="003E4A73">
            <w:pPr>
              <w:pStyle w:val="ListParagraph"/>
              <w:numPr>
                <w:ilvl w:val="0"/>
                <w:numId w:val="8"/>
              </w:numPr>
              <w:rPr>
                <w:rFonts w:cs="Calibri"/>
                <w:color w:val="000000"/>
                <w:sz w:val="18"/>
                <w:szCs w:val="18"/>
              </w:rPr>
            </w:pPr>
            <w:r w:rsidRPr="000B30A6">
              <w:rPr>
                <w:rFonts w:cs="Calibri"/>
                <w:color w:val="000000"/>
                <w:sz w:val="18"/>
                <w:szCs w:val="18"/>
              </w:rPr>
              <w:t xml:space="preserve">Campo que indica a aplicação de origem do registo. </w:t>
            </w:r>
          </w:p>
          <w:p w14:paraId="65752C80" w14:textId="77777777" w:rsidR="003E4A73" w:rsidRPr="000B30A6" w:rsidRDefault="003E4A73" w:rsidP="003E4A73">
            <w:pPr>
              <w:pStyle w:val="ListParagraph"/>
              <w:numPr>
                <w:ilvl w:val="0"/>
                <w:numId w:val="8"/>
              </w:numPr>
              <w:rPr>
                <w:rFonts w:cs="Calibri"/>
                <w:color w:val="000000"/>
                <w:sz w:val="18"/>
                <w:szCs w:val="18"/>
              </w:rPr>
            </w:pPr>
            <w:r w:rsidRPr="000B30A6">
              <w:rPr>
                <w:rFonts w:cs="Calibri"/>
                <w:color w:val="000000"/>
                <w:sz w:val="18"/>
                <w:szCs w:val="18"/>
              </w:rPr>
              <w:t>Esta tabela de interface contempla registos das origens: CS, GP, Leasing (provenientes da aplicação Lease e identificados com ‘LEA’).</w:t>
            </w:r>
          </w:p>
          <w:p w14:paraId="3B677A7A" w14:textId="144C829D" w:rsidR="003E4A73" w:rsidRPr="000B30A6" w:rsidRDefault="003E4A73" w:rsidP="003E4A73">
            <w:pPr>
              <w:pStyle w:val="ListParagraph"/>
              <w:numPr>
                <w:ilvl w:val="0"/>
                <w:numId w:val="8"/>
              </w:numPr>
              <w:rPr>
                <w:rFonts w:cs="Calibri"/>
                <w:color w:val="000000"/>
                <w:sz w:val="18"/>
                <w:szCs w:val="18"/>
              </w:rPr>
            </w:pPr>
            <w:r w:rsidRPr="000B30A6">
              <w:rPr>
                <w:rFonts w:cs="Calibri"/>
                <w:color w:val="000000"/>
                <w:sz w:val="18"/>
                <w:szCs w:val="18"/>
              </w:rPr>
              <w:t xml:space="preserve">O aprovisionamento deste campo é direto do campo ‘origem’ da tabela </w:t>
            </w:r>
            <w:r w:rsidRPr="000B30A6">
              <w:rPr>
                <w:rFonts w:cs="Calibri"/>
                <w:i/>
                <w:color w:val="000000"/>
                <w:sz w:val="18"/>
                <w:szCs w:val="18"/>
              </w:rPr>
              <w:t>cd_garantias.gt018_rateio_aval</w:t>
            </w:r>
            <w:r w:rsidRPr="000B30A6">
              <w:rPr>
                <w:rFonts w:cs="Calibri"/>
                <w:color w:val="000000"/>
                <w:sz w:val="18"/>
                <w:szCs w:val="18"/>
              </w:rPr>
              <w:t xml:space="preserve"> do MUG.</w:t>
            </w:r>
          </w:p>
        </w:tc>
        <w:tc>
          <w:tcPr>
            <w:tcW w:w="992" w:type="dxa"/>
            <w:tcBorders>
              <w:top w:val="nil"/>
              <w:left w:val="nil"/>
              <w:bottom w:val="single" w:sz="4" w:space="0" w:color="auto"/>
              <w:right w:val="single" w:sz="4" w:space="0" w:color="auto"/>
            </w:tcBorders>
            <w:shd w:val="clear" w:color="auto" w:fill="auto"/>
            <w:noWrap/>
            <w:hideMark/>
          </w:tcPr>
          <w:p w14:paraId="0BD26973"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72C50568" w14:textId="55F27EAC"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5DC37C57" w14:textId="6FCB4978" w:rsidR="003E4A73" w:rsidRPr="0097473D" w:rsidRDefault="0097473D" w:rsidP="003E4A73">
            <w:pPr>
              <w:rPr>
                <w:rFonts w:cs="Calibri"/>
                <w:i/>
                <w:color w:val="000000"/>
                <w:sz w:val="18"/>
                <w:szCs w:val="18"/>
              </w:rPr>
            </w:pPr>
            <w:r w:rsidRPr="0097473D">
              <w:rPr>
                <w:rFonts w:cs="Calibri"/>
                <w:i/>
                <w:sz w:val="18"/>
                <w:szCs w:val="18"/>
              </w:rPr>
              <w:t>gt018_rateio_aval</w:t>
            </w:r>
          </w:p>
        </w:tc>
        <w:tc>
          <w:tcPr>
            <w:tcW w:w="1134" w:type="dxa"/>
            <w:tcBorders>
              <w:top w:val="nil"/>
              <w:left w:val="nil"/>
              <w:bottom w:val="single" w:sz="4" w:space="0" w:color="auto"/>
              <w:right w:val="single" w:sz="4" w:space="0" w:color="auto"/>
            </w:tcBorders>
          </w:tcPr>
          <w:p w14:paraId="12A56701" w14:textId="76210169" w:rsidR="003E4A73" w:rsidRPr="000B30A6" w:rsidRDefault="003E4A73" w:rsidP="003E4A73">
            <w:pPr>
              <w:rPr>
                <w:rFonts w:cs="Calibri"/>
                <w:color w:val="000000"/>
                <w:sz w:val="18"/>
                <w:szCs w:val="18"/>
              </w:rPr>
            </w:pPr>
            <w:r w:rsidRPr="000B30A6">
              <w:rPr>
                <w:rFonts w:cs="Calibri"/>
                <w:color w:val="000000"/>
                <w:sz w:val="18"/>
                <w:szCs w:val="18"/>
              </w:rPr>
              <w:t>origem</w:t>
            </w:r>
          </w:p>
        </w:tc>
        <w:tc>
          <w:tcPr>
            <w:tcW w:w="2098" w:type="dxa"/>
            <w:tcBorders>
              <w:top w:val="nil"/>
              <w:left w:val="nil"/>
              <w:bottom w:val="single" w:sz="4" w:space="0" w:color="auto"/>
              <w:right w:val="single" w:sz="4" w:space="0" w:color="auto"/>
            </w:tcBorders>
          </w:tcPr>
          <w:p w14:paraId="7C853716" w14:textId="1649EF60" w:rsidR="003E4A73" w:rsidRPr="000B30A6" w:rsidRDefault="003E4A73" w:rsidP="003E4A73">
            <w:pPr>
              <w:rPr>
                <w:rFonts w:cs="Calibri"/>
                <w:color w:val="000000"/>
                <w:sz w:val="18"/>
                <w:szCs w:val="18"/>
              </w:rPr>
            </w:pPr>
            <w:r w:rsidRPr="000B30A6">
              <w:rPr>
                <w:rFonts w:cs="Calibri"/>
                <w:color w:val="000000"/>
                <w:sz w:val="18"/>
                <w:szCs w:val="18"/>
              </w:rPr>
              <w:t>gt018.origem</w:t>
            </w:r>
          </w:p>
        </w:tc>
      </w:tr>
      <w:tr w:rsidR="003E4A73" w:rsidRPr="000B30A6" w14:paraId="7BCAC3C3" w14:textId="1F8C674B"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E33BB68" w14:textId="77777777" w:rsidR="003E4A73" w:rsidRPr="000B30A6" w:rsidRDefault="003E4A73" w:rsidP="003E4A73">
            <w:pPr>
              <w:rPr>
                <w:rFonts w:cs="Calibri"/>
                <w:color w:val="000000"/>
                <w:sz w:val="18"/>
                <w:szCs w:val="18"/>
              </w:rPr>
            </w:pPr>
            <w:r w:rsidRPr="000B30A6">
              <w:rPr>
                <w:rFonts w:cs="Calibri"/>
                <w:color w:val="000000"/>
                <w:sz w:val="18"/>
                <w:szCs w:val="18"/>
              </w:rPr>
              <w:t>datdados</w:t>
            </w:r>
          </w:p>
        </w:tc>
        <w:tc>
          <w:tcPr>
            <w:tcW w:w="5494" w:type="dxa"/>
            <w:tcBorders>
              <w:top w:val="nil"/>
              <w:left w:val="nil"/>
              <w:bottom w:val="single" w:sz="4" w:space="0" w:color="auto"/>
              <w:right w:val="single" w:sz="4" w:space="0" w:color="auto"/>
            </w:tcBorders>
            <w:shd w:val="clear" w:color="auto" w:fill="auto"/>
            <w:noWrap/>
            <w:hideMark/>
          </w:tcPr>
          <w:p w14:paraId="2F52D65F" w14:textId="2791E296" w:rsidR="003E4A73" w:rsidRPr="000B30A6" w:rsidRDefault="003E4A73" w:rsidP="003E4A73">
            <w:pPr>
              <w:rPr>
                <w:rFonts w:cs="Calibri"/>
                <w:color w:val="000000"/>
                <w:sz w:val="18"/>
                <w:szCs w:val="18"/>
              </w:rPr>
            </w:pPr>
            <w:r w:rsidRPr="000B30A6">
              <w:rPr>
                <w:rFonts w:cs="Calibri"/>
                <w:color w:val="000000"/>
                <w:sz w:val="18"/>
                <w:szCs w:val="18"/>
              </w:rPr>
              <w:t>Data dos dados:</w:t>
            </w:r>
          </w:p>
          <w:p w14:paraId="31A95568" w14:textId="1FD87D01" w:rsidR="003E4A73" w:rsidRPr="000B30A6" w:rsidRDefault="003E4A73" w:rsidP="003E4A73">
            <w:pPr>
              <w:pStyle w:val="ListParagraph"/>
              <w:numPr>
                <w:ilvl w:val="0"/>
                <w:numId w:val="8"/>
              </w:numPr>
              <w:rPr>
                <w:rFonts w:cs="Calibri"/>
                <w:color w:val="000000"/>
                <w:sz w:val="18"/>
                <w:szCs w:val="18"/>
              </w:rPr>
            </w:pPr>
            <w:r w:rsidRPr="000B30A6">
              <w:rPr>
                <w:rFonts w:cs="Calibri"/>
                <w:color w:val="000000"/>
                <w:sz w:val="18"/>
                <w:szCs w:val="18"/>
              </w:rPr>
              <w:t xml:space="preserve">Este campo refere-se à data dos dados que, por norma, é equivalente à partição temporal da tabela (‘ref_date’). No entanto, quando o último dia do mês não é útil, é criada uma cópia da tabela </w:t>
            </w:r>
            <w:r w:rsidRPr="000B30A6">
              <w:rPr>
                <w:rFonts w:cs="Calibri"/>
                <w:i/>
                <w:color w:val="000000"/>
                <w:sz w:val="18"/>
                <w:szCs w:val="18"/>
              </w:rPr>
              <w:t>cd_garantias.</w:t>
            </w:r>
            <w:r w:rsidRPr="000B30A6">
              <w:rPr>
                <w:rFonts w:cs="Calibri"/>
                <w:i/>
                <w:sz w:val="18"/>
                <w:szCs w:val="18"/>
              </w:rPr>
              <w:t>gt016_report_biyr9510</w:t>
            </w:r>
            <w:r w:rsidRPr="000B30A6">
              <w:rPr>
                <w:rFonts w:cs="Calibri"/>
                <w:sz w:val="18"/>
                <w:szCs w:val="18"/>
              </w:rPr>
              <w:t xml:space="preserve"> no </w:t>
            </w:r>
            <w:r w:rsidRPr="000B30A6">
              <w:rPr>
                <w:rFonts w:cs="Calibri"/>
                <w:color w:val="000000"/>
                <w:sz w:val="18"/>
                <w:szCs w:val="18"/>
              </w:rPr>
              <w:t>último dia útil do mês e é atribuída a partição temporal do último dia do mês. Nestes casos, é possível verificar que o campo ‘datdados’ indica a data de referência do último dia útil e a ‘ref_date’ indica o último dia do mês.</w:t>
            </w:r>
            <w:r w:rsidRPr="000B30A6">
              <w:rPr>
                <w:rFonts w:cs="Calibri"/>
                <w:color w:val="FF5A5A" w:themeColor="accent1" w:themeTint="99"/>
                <w:sz w:val="18"/>
                <w:szCs w:val="18"/>
              </w:rPr>
              <w:t xml:space="preserve"> </w:t>
            </w:r>
          </w:p>
        </w:tc>
        <w:tc>
          <w:tcPr>
            <w:tcW w:w="992" w:type="dxa"/>
            <w:tcBorders>
              <w:top w:val="nil"/>
              <w:left w:val="nil"/>
              <w:bottom w:val="single" w:sz="4" w:space="0" w:color="auto"/>
              <w:right w:val="single" w:sz="4" w:space="0" w:color="auto"/>
            </w:tcBorders>
            <w:shd w:val="clear" w:color="auto" w:fill="auto"/>
            <w:noWrap/>
            <w:hideMark/>
          </w:tcPr>
          <w:p w14:paraId="483E3B57"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69B5CC9E" w14:textId="5E78C197"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591C2496" w14:textId="5CB4F761"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1E8469EC" w14:textId="337D559E"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68636B01" w14:textId="4279CA3F" w:rsidR="003E4A73" w:rsidRPr="000B30A6" w:rsidRDefault="003E4A73" w:rsidP="003E4A73">
            <w:pPr>
              <w:rPr>
                <w:rFonts w:cs="Calibri"/>
                <w:color w:val="000000"/>
                <w:sz w:val="18"/>
                <w:szCs w:val="18"/>
              </w:rPr>
            </w:pPr>
            <w:r w:rsidRPr="000B30A6">
              <w:rPr>
                <w:rFonts w:cs="Calibri"/>
                <w:color w:val="000000"/>
                <w:sz w:val="18"/>
                <w:szCs w:val="18"/>
              </w:rPr>
              <w:t>ref_date</w:t>
            </w:r>
          </w:p>
        </w:tc>
      </w:tr>
      <w:tr w:rsidR="003E4A73" w:rsidRPr="000B30A6" w14:paraId="030A054B" w14:textId="66117793"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CC50D1F" w14:textId="77777777" w:rsidR="003E4A73" w:rsidRPr="000B30A6" w:rsidRDefault="003E4A73" w:rsidP="003E4A73">
            <w:pPr>
              <w:rPr>
                <w:rFonts w:cs="Calibri"/>
                <w:color w:val="000000"/>
                <w:sz w:val="18"/>
                <w:szCs w:val="18"/>
              </w:rPr>
            </w:pPr>
            <w:r w:rsidRPr="000B30A6">
              <w:rPr>
                <w:rFonts w:cs="Calibri"/>
                <w:color w:val="000000"/>
                <w:sz w:val="18"/>
                <w:szCs w:val="18"/>
              </w:rPr>
              <w:t>empresabg</w:t>
            </w:r>
          </w:p>
        </w:tc>
        <w:tc>
          <w:tcPr>
            <w:tcW w:w="5494" w:type="dxa"/>
            <w:tcBorders>
              <w:top w:val="nil"/>
              <w:left w:val="nil"/>
              <w:bottom w:val="single" w:sz="4" w:space="0" w:color="auto"/>
              <w:right w:val="single" w:sz="4" w:space="0" w:color="auto"/>
            </w:tcBorders>
            <w:shd w:val="clear" w:color="auto" w:fill="auto"/>
            <w:noWrap/>
            <w:hideMark/>
          </w:tcPr>
          <w:p w14:paraId="29DABCC4" w14:textId="28C3C590" w:rsidR="003E4A73" w:rsidRPr="000B30A6" w:rsidRDefault="003E4A73" w:rsidP="003E4A73">
            <w:pPr>
              <w:rPr>
                <w:rFonts w:cs="Calibri"/>
                <w:color w:val="000000"/>
                <w:sz w:val="18"/>
                <w:szCs w:val="18"/>
              </w:rPr>
            </w:pPr>
            <w:r w:rsidRPr="000B30A6">
              <w:rPr>
                <w:rFonts w:cs="Calibri"/>
                <w:color w:val="000000"/>
                <w:sz w:val="18"/>
                <w:szCs w:val="18"/>
              </w:rPr>
              <w:t>Empresa BG:</w:t>
            </w:r>
          </w:p>
          <w:p w14:paraId="1E952CB7" w14:textId="58DA8E9A" w:rsidR="003E4A73" w:rsidRPr="000B30A6" w:rsidRDefault="003E4A73" w:rsidP="003E4A73">
            <w:pPr>
              <w:pStyle w:val="ListParagraph"/>
              <w:numPr>
                <w:ilvl w:val="0"/>
                <w:numId w:val="8"/>
              </w:numPr>
              <w:rPr>
                <w:rFonts w:cs="Calibri"/>
                <w:color w:val="000000"/>
                <w:sz w:val="18"/>
                <w:szCs w:val="18"/>
              </w:rPr>
            </w:pPr>
            <w:r w:rsidRPr="000B30A6">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5BE122C6"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4F936560" w14:textId="14B9D954"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115E2D4D" w14:textId="37081EAE"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3B02B5E2" w14:textId="45D4B4CB"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47253F02" w14:textId="0D49C4D3" w:rsidR="003E4A73" w:rsidRPr="000B30A6" w:rsidRDefault="003E4A73" w:rsidP="003E4A73">
            <w:pPr>
              <w:rPr>
                <w:rFonts w:cs="Calibri"/>
                <w:color w:val="000000"/>
                <w:sz w:val="18"/>
                <w:szCs w:val="18"/>
              </w:rPr>
            </w:pPr>
            <w:r w:rsidRPr="000B30A6">
              <w:rPr>
                <w:rFonts w:cs="Calibri"/>
                <w:color w:val="000000"/>
                <w:sz w:val="18"/>
                <w:szCs w:val="18"/>
              </w:rPr>
              <w:t>zero</w:t>
            </w:r>
          </w:p>
        </w:tc>
      </w:tr>
      <w:tr w:rsidR="003E4A73" w:rsidRPr="000B30A6" w14:paraId="7F8B9370" w14:textId="616296F8"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279B1D7" w14:textId="77777777" w:rsidR="003E4A73" w:rsidRPr="000B30A6" w:rsidRDefault="003E4A73" w:rsidP="003E4A73">
            <w:pPr>
              <w:rPr>
                <w:rFonts w:cs="Calibri"/>
                <w:color w:val="000000"/>
                <w:sz w:val="18"/>
                <w:szCs w:val="18"/>
              </w:rPr>
            </w:pPr>
            <w:r w:rsidRPr="000B30A6">
              <w:rPr>
                <w:rFonts w:cs="Calibri"/>
                <w:color w:val="000000"/>
                <w:sz w:val="18"/>
                <w:szCs w:val="18"/>
              </w:rPr>
              <w:t>cglobgar</w:t>
            </w:r>
          </w:p>
        </w:tc>
        <w:tc>
          <w:tcPr>
            <w:tcW w:w="5494" w:type="dxa"/>
            <w:tcBorders>
              <w:top w:val="nil"/>
              <w:left w:val="nil"/>
              <w:bottom w:val="single" w:sz="4" w:space="0" w:color="auto"/>
              <w:right w:val="single" w:sz="4" w:space="0" w:color="auto"/>
            </w:tcBorders>
            <w:shd w:val="clear" w:color="auto" w:fill="auto"/>
            <w:noWrap/>
            <w:hideMark/>
          </w:tcPr>
          <w:p w14:paraId="520301CF" w14:textId="7AD828C0" w:rsidR="003E4A73" w:rsidRPr="000B30A6" w:rsidRDefault="003E4A73" w:rsidP="003E4A73">
            <w:pPr>
              <w:rPr>
                <w:rFonts w:cs="Calibri"/>
                <w:color w:val="000000"/>
                <w:sz w:val="18"/>
                <w:szCs w:val="18"/>
              </w:rPr>
            </w:pPr>
            <w:r w:rsidRPr="000B30A6">
              <w:rPr>
                <w:rFonts w:cs="Calibri"/>
                <w:color w:val="000000"/>
                <w:sz w:val="18"/>
                <w:szCs w:val="18"/>
              </w:rPr>
              <w:t>Código global garantia:</w:t>
            </w:r>
          </w:p>
          <w:p w14:paraId="01A8434D" w14:textId="1B57808D" w:rsidR="003E4A73" w:rsidRPr="000B30A6" w:rsidRDefault="003E4A73" w:rsidP="003E4A73">
            <w:pPr>
              <w:pStyle w:val="ListParagraph"/>
              <w:numPr>
                <w:ilvl w:val="0"/>
                <w:numId w:val="8"/>
              </w:numPr>
              <w:rPr>
                <w:rFonts w:cs="Calibri"/>
                <w:color w:val="000000"/>
                <w:sz w:val="18"/>
                <w:szCs w:val="18"/>
              </w:rPr>
            </w:pPr>
            <w:r w:rsidRPr="000B30A6">
              <w:rPr>
                <w:rFonts w:cs="Calibri"/>
                <w:color w:val="000000"/>
                <w:sz w:val="18"/>
                <w:szCs w:val="18"/>
              </w:rPr>
              <w:t xml:space="preserve">Este campo encontra-se preenchido com o valor ‘0’ para todos os registos da tabela, uma vez que a sua informação não é </w:t>
            </w:r>
            <w:r w:rsidRPr="000B30A6">
              <w:rPr>
                <w:rFonts w:cs="Calibri"/>
                <w:color w:val="000000"/>
                <w:sz w:val="18"/>
                <w:szCs w:val="18"/>
              </w:rPr>
              <w:lastRenderedPageBreak/>
              <w:t>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2F2AA250" w14:textId="77777777" w:rsidR="003E4A73" w:rsidRPr="000B30A6" w:rsidRDefault="003E4A73" w:rsidP="003E4A73">
            <w:pPr>
              <w:rPr>
                <w:rFonts w:cs="Calibri"/>
                <w:color w:val="000000"/>
                <w:sz w:val="18"/>
                <w:szCs w:val="18"/>
              </w:rPr>
            </w:pPr>
            <w:r w:rsidRPr="000B30A6">
              <w:rPr>
                <w:rFonts w:cs="Calibri"/>
                <w:color w:val="000000"/>
                <w:sz w:val="18"/>
                <w:szCs w:val="18"/>
              </w:rPr>
              <w:lastRenderedPageBreak/>
              <w:t>String</w:t>
            </w:r>
          </w:p>
        </w:tc>
        <w:tc>
          <w:tcPr>
            <w:tcW w:w="1844" w:type="dxa"/>
            <w:tcBorders>
              <w:top w:val="nil"/>
              <w:left w:val="nil"/>
              <w:bottom w:val="single" w:sz="4" w:space="0" w:color="auto"/>
              <w:right w:val="single" w:sz="4" w:space="0" w:color="auto"/>
            </w:tcBorders>
          </w:tcPr>
          <w:p w14:paraId="66D05B74" w14:textId="30C81CB6"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631BB13A" w14:textId="5664BA31"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6118F440" w14:textId="254CB467"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1E468A67" w14:textId="581ACAA8" w:rsidR="003E4A73" w:rsidRPr="000B30A6" w:rsidRDefault="003E4A73" w:rsidP="003E4A73">
            <w:pPr>
              <w:rPr>
                <w:rFonts w:cs="Calibri"/>
                <w:color w:val="000000"/>
                <w:sz w:val="18"/>
                <w:szCs w:val="18"/>
              </w:rPr>
            </w:pPr>
            <w:r w:rsidRPr="000B30A6">
              <w:rPr>
                <w:rFonts w:cs="Calibri"/>
                <w:color w:val="000000"/>
                <w:sz w:val="18"/>
                <w:szCs w:val="18"/>
              </w:rPr>
              <w:t>zero</w:t>
            </w:r>
          </w:p>
        </w:tc>
      </w:tr>
      <w:tr w:rsidR="003E4A73" w:rsidRPr="000B30A6" w14:paraId="6D556521" w14:textId="43BCE42E"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8A42B82" w14:textId="77777777" w:rsidR="003E4A73" w:rsidRPr="000B30A6" w:rsidRDefault="003E4A73" w:rsidP="003E4A73">
            <w:pPr>
              <w:rPr>
                <w:rFonts w:cs="Calibri"/>
                <w:color w:val="000000"/>
                <w:sz w:val="18"/>
                <w:szCs w:val="18"/>
              </w:rPr>
            </w:pPr>
            <w:r w:rsidRPr="000B30A6">
              <w:rPr>
                <w:rFonts w:cs="Calibri"/>
                <w:color w:val="000000"/>
                <w:sz w:val="18"/>
                <w:szCs w:val="18"/>
              </w:rPr>
              <w:t>codcontr</w:t>
            </w:r>
          </w:p>
        </w:tc>
        <w:tc>
          <w:tcPr>
            <w:tcW w:w="5494" w:type="dxa"/>
            <w:tcBorders>
              <w:top w:val="nil"/>
              <w:left w:val="nil"/>
              <w:bottom w:val="single" w:sz="4" w:space="0" w:color="auto"/>
              <w:right w:val="single" w:sz="4" w:space="0" w:color="auto"/>
            </w:tcBorders>
            <w:shd w:val="clear" w:color="auto" w:fill="auto"/>
            <w:noWrap/>
            <w:hideMark/>
          </w:tcPr>
          <w:p w14:paraId="5B6C9A0E" w14:textId="5A3668AB" w:rsidR="003E4A73" w:rsidRPr="000B30A6" w:rsidRDefault="003E4A73" w:rsidP="003E4A73">
            <w:pPr>
              <w:rPr>
                <w:rFonts w:cs="Calibri"/>
                <w:color w:val="000000"/>
                <w:sz w:val="18"/>
                <w:szCs w:val="18"/>
              </w:rPr>
            </w:pPr>
            <w:r w:rsidRPr="000B30A6">
              <w:rPr>
                <w:rFonts w:cs="Calibri"/>
                <w:color w:val="000000"/>
                <w:sz w:val="18"/>
                <w:szCs w:val="18"/>
              </w:rPr>
              <w:t>Código contrato:</w:t>
            </w:r>
          </w:p>
          <w:p w14:paraId="3D25E72E" w14:textId="7E841404" w:rsidR="003E4A73" w:rsidRPr="000B30A6" w:rsidRDefault="003E4A73" w:rsidP="003E4A73">
            <w:pPr>
              <w:pStyle w:val="ListParagraph"/>
              <w:numPr>
                <w:ilvl w:val="0"/>
                <w:numId w:val="8"/>
              </w:numPr>
              <w:rPr>
                <w:rFonts w:cs="Calibri"/>
                <w:color w:val="000000"/>
                <w:sz w:val="18"/>
                <w:szCs w:val="18"/>
              </w:rPr>
            </w:pPr>
            <w:r w:rsidRPr="000B30A6">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72229817"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180FF850" w14:textId="4615CFCE"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13A096D8" w14:textId="6D312DD2"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1F0716AD" w14:textId="35915580"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408A9C97" w14:textId="7CB2814F" w:rsidR="003E4A73" w:rsidRPr="000B30A6" w:rsidRDefault="003E4A73" w:rsidP="003E4A73">
            <w:pPr>
              <w:rPr>
                <w:rFonts w:cs="Calibri"/>
                <w:color w:val="000000"/>
                <w:sz w:val="18"/>
                <w:szCs w:val="18"/>
              </w:rPr>
            </w:pPr>
            <w:r w:rsidRPr="000B30A6">
              <w:rPr>
                <w:rFonts w:cs="Calibri"/>
                <w:color w:val="000000"/>
                <w:sz w:val="18"/>
                <w:szCs w:val="18"/>
              </w:rPr>
              <w:t>zero</w:t>
            </w:r>
          </w:p>
        </w:tc>
      </w:tr>
      <w:tr w:rsidR="003E4A73" w:rsidRPr="000B30A6" w14:paraId="3DC7A142" w14:textId="7B893B85"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01593FC" w14:textId="77777777" w:rsidR="003E4A73" w:rsidRPr="000B30A6" w:rsidRDefault="003E4A73" w:rsidP="003E4A73">
            <w:pPr>
              <w:rPr>
                <w:rFonts w:cs="Calibri"/>
                <w:color w:val="000000"/>
                <w:sz w:val="18"/>
                <w:szCs w:val="18"/>
              </w:rPr>
            </w:pPr>
            <w:r w:rsidRPr="000B30A6">
              <w:rPr>
                <w:rFonts w:cs="Calibri"/>
                <w:color w:val="000000"/>
                <w:sz w:val="18"/>
                <w:szCs w:val="18"/>
              </w:rPr>
              <w:t>produtobg</w:t>
            </w:r>
          </w:p>
        </w:tc>
        <w:tc>
          <w:tcPr>
            <w:tcW w:w="5494" w:type="dxa"/>
            <w:tcBorders>
              <w:top w:val="nil"/>
              <w:left w:val="nil"/>
              <w:bottom w:val="single" w:sz="4" w:space="0" w:color="auto"/>
              <w:right w:val="single" w:sz="4" w:space="0" w:color="auto"/>
            </w:tcBorders>
            <w:shd w:val="clear" w:color="auto" w:fill="auto"/>
            <w:noWrap/>
            <w:hideMark/>
          </w:tcPr>
          <w:p w14:paraId="06BF2AEF" w14:textId="4B9B61A3" w:rsidR="003E4A73" w:rsidRPr="000B30A6" w:rsidRDefault="003E4A73" w:rsidP="003E4A73">
            <w:pPr>
              <w:rPr>
                <w:rFonts w:cs="Calibri"/>
                <w:color w:val="000000"/>
                <w:sz w:val="18"/>
                <w:szCs w:val="18"/>
              </w:rPr>
            </w:pPr>
            <w:r w:rsidRPr="000B30A6">
              <w:rPr>
                <w:rFonts w:cs="Calibri"/>
                <w:color w:val="000000"/>
                <w:sz w:val="18"/>
                <w:szCs w:val="18"/>
              </w:rPr>
              <w:t>Produto do contrato:</w:t>
            </w:r>
          </w:p>
          <w:p w14:paraId="56DADABA" w14:textId="4DAA9BDD" w:rsidR="003E4A73" w:rsidRPr="000B30A6" w:rsidRDefault="003E4A73" w:rsidP="003E4A73">
            <w:pPr>
              <w:pStyle w:val="ListParagraph"/>
              <w:numPr>
                <w:ilvl w:val="0"/>
                <w:numId w:val="8"/>
              </w:numPr>
              <w:rPr>
                <w:rFonts w:cs="Calibri"/>
                <w:color w:val="000000"/>
                <w:sz w:val="18"/>
                <w:szCs w:val="18"/>
              </w:rPr>
            </w:pPr>
            <w:r w:rsidRPr="000B30A6">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2505E38C"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5EA440D6" w14:textId="127D40C1"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73763947" w14:textId="2D9F868B"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2519D4D8" w14:textId="1BE59A87"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5ABD6A41" w14:textId="2E344882" w:rsidR="003E4A73" w:rsidRPr="000B30A6" w:rsidRDefault="003E4A73" w:rsidP="003E4A73">
            <w:pPr>
              <w:rPr>
                <w:rFonts w:cs="Calibri"/>
                <w:color w:val="000000"/>
                <w:sz w:val="18"/>
                <w:szCs w:val="18"/>
              </w:rPr>
            </w:pPr>
            <w:r w:rsidRPr="000B30A6">
              <w:rPr>
                <w:rFonts w:cs="Calibri"/>
                <w:color w:val="000000"/>
                <w:sz w:val="18"/>
                <w:szCs w:val="18"/>
              </w:rPr>
              <w:t>zero</w:t>
            </w:r>
          </w:p>
        </w:tc>
      </w:tr>
      <w:tr w:rsidR="003E4A73" w:rsidRPr="000B30A6" w14:paraId="012641F2" w14:textId="7C82A38E"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E823F9D" w14:textId="77777777" w:rsidR="003E4A73" w:rsidRPr="000B30A6" w:rsidRDefault="003E4A73" w:rsidP="003E4A73">
            <w:pPr>
              <w:rPr>
                <w:rFonts w:cs="Calibri"/>
                <w:color w:val="000000"/>
                <w:sz w:val="18"/>
                <w:szCs w:val="18"/>
              </w:rPr>
            </w:pPr>
            <w:r w:rsidRPr="000B30A6">
              <w:rPr>
                <w:rFonts w:cs="Calibri"/>
                <w:color w:val="000000"/>
                <w:sz w:val="18"/>
                <w:szCs w:val="18"/>
              </w:rPr>
              <w:t>tipobembl</w:t>
            </w:r>
          </w:p>
        </w:tc>
        <w:tc>
          <w:tcPr>
            <w:tcW w:w="5494" w:type="dxa"/>
            <w:tcBorders>
              <w:top w:val="nil"/>
              <w:left w:val="nil"/>
              <w:bottom w:val="single" w:sz="4" w:space="0" w:color="auto"/>
              <w:right w:val="single" w:sz="4" w:space="0" w:color="auto"/>
            </w:tcBorders>
            <w:shd w:val="clear" w:color="auto" w:fill="auto"/>
            <w:noWrap/>
            <w:hideMark/>
          </w:tcPr>
          <w:p w14:paraId="615019B9" w14:textId="7F4215A3" w:rsidR="003E4A73" w:rsidRPr="000B30A6" w:rsidRDefault="003E4A73" w:rsidP="003E4A73">
            <w:pPr>
              <w:rPr>
                <w:rFonts w:cs="Calibri"/>
                <w:color w:val="000000"/>
                <w:sz w:val="18"/>
                <w:szCs w:val="18"/>
              </w:rPr>
            </w:pPr>
            <w:r w:rsidRPr="000B30A6">
              <w:rPr>
                <w:rFonts w:cs="Calibri"/>
                <w:color w:val="000000"/>
                <w:sz w:val="18"/>
                <w:szCs w:val="18"/>
              </w:rPr>
              <w:t>Código indicador de tipo de bem:</w:t>
            </w:r>
          </w:p>
          <w:p w14:paraId="58F7B468" w14:textId="77777777" w:rsidR="003E4A73" w:rsidRPr="000B30A6" w:rsidRDefault="003E4A73" w:rsidP="003E4A73">
            <w:pPr>
              <w:pStyle w:val="ListParagraph"/>
              <w:numPr>
                <w:ilvl w:val="0"/>
                <w:numId w:val="25"/>
              </w:numPr>
              <w:rPr>
                <w:rFonts w:cs="Calibri"/>
                <w:color w:val="000000"/>
                <w:sz w:val="18"/>
                <w:szCs w:val="18"/>
              </w:rPr>
            </w:pPr>
            <w:r w:rsidRPr="000B30A6">
              <w:rPr>
                <w:rFonts w:cs="Calibri"/>
                <w:color w:val="000000"/>
                <w:sz w:val="18"/>
                <w:szCs w:val="18"/>
              </w:rPr>
              <w:t>Indica o tipo de bem imóvel, como por exemplo: fracionável, moradia, terreno, fração, etc.</w:t>
            </w:r>
          </w:p>
          <w:p w14:paraId="28E707EB" w14:textId="77777777" w:rsidR="003E4A73" w:rsidRPr="000B30A6" w:rsidRDefault="003E4A73" w:rsidP="003E4A73">
            <w:pPr>
              <w:pStyle w:val="ListParagraph"/>
              <w:numPr>
                <w:ilvl w:val="0"/>
                <w:numId w:val="25"/>
              </w:numPr>
              <w:rPr>
                <w:rFonts w:cs="Calibri"/>
                <w:color w:val="000000"/>
                <w:sz w:val="18"/>
                <w:szCs w:val="18"/>
              </w:rPr>
            </w:pPr>
            <w:r w:rsidRPr="000B30A6">
              <w:rPr>
                <w:rFonts w:cs="Calibri"/>
                <w:color w:val="000000"/>
                <w:sz w:val="18"/>
                <w:szCs w:val="18"/>
              </w:rPr>
              <w:t>Apenas aplicável a garantias reais do tipo ‘IMO’, estando refletida através dos códigos locais de acordo com a aplicação BDR:</w:t>
            </w:r>
          </w:p>
          <w:p w14:paraId="0F2D0BF0" w14:textId="03AED6F6" w:rsidR="003E4A73" w:rsidRPr="000B30A6" w:rsidRDefault="003E4A73" w:rsidP="003E4A73">
            <w:pPr>
              <w:pStyle w:val="ListParagraph"/>
              <w:numPr>
                <w:ilvl w:val="1"/>
                <w:numId w:val="25"/>
              </w:numPr>
              <w:rPr>
                <w:rFonts w:cs="Calibri"/>
                <w:color w:val="000000"/>
                <w:sz w:val="18"/>
                <w:szCs w:val="18"/>
              </w:rPr>
            </w:pPr>
            <w:r w:rsidRPr="000B30A6">
              <w:rPr>
                <w:rFonts w:cs="Calibri"/>
                <w:color w:val="000000"/>
                <w:sz w:val="18"/>
                <w:szCs w:val="18"/>
              </w:rPr>
              <w:t>‘00001’ – Moradia</w:t>
            </w:r>
          </w:p>
          <w:p w14:paraId="069F0F1D" w14:textId="77777777" w:rsidR="003E4A73" w:rsidRPr="000B30A6" w:rsidRDefault="003E4A73" w:rsidP="003E4A73">
            <w:pPr>
              <w:pStyle w:val="ListParagraph"/>
              <w:numPr>
                <w:ilvl w:val="1"/>
                <w:numId w:val="25"/>
              </w:numPr>
              <w:rPr>
                <w:rFonts w:cs="Calibri"/>
                <w:color w:val="000000"/>
                <w:sz w:val="18"/>
                <w:szCs w:val="18"/>
              </w:rPr>
            </w:pPr>
            <w:r w:rsidRPr="000B30A6">
              <w:rPr>
                <w:rFonts w:cs="Calibri"/>
                <w:color w:val="000000"/>
                <w:sz w:val="18"/>
                <w:szCs w:val="18"/>
              </w:rPr>
              <w:t>‘00002’ – Prédio/ fração</w:t>
            </w:r>
          </w:p>
          <w:p w14:paraId="2B7E49CA" w14:textId="6501DC05" w:rsidR="003E4A73" w:rsidRPr="000B30A6" w:rsidRDefault="003E4A73" w:rsidP="003E4A73">
            <w:pPr>
              <w:pStyle w:val="ListParagraph"/>
              <w:numPr>
                <w:ilvl w:val="1"/>
                <w:numId w:val="25"/>
              </w:numPr>
              <w:rPr>
                <w:rFonts w:cs="Calibri"/>
                <w:color w:val="000000"/>
                <w:sz w:val="18"/>
                <w:szCs w:val="18"/>
              </w:rPr>
            </w:pPr>
            <w:r w:rsidRPr="000B30A6">
              <w:rPr>
                <w:rFonts w:cs="Calibri"/>
                <w:color w:val="000000"/>
                <w:sz w:val="18"/>
                <w:szCs w:val="18"/>
              </w:rPr>
              <w:t>‘00003’ – Fração</w:t>
            </w:r>
          </w:p>
          <w:p w14:paraId="6F7477BC" w14:textId="1D6A5259" w:rsidR="003E4A73" w:rsidRPr="000B30A6" w:rsidRDefault="003E4A73" w:rsidP="003E4A73">
            <w:pPr>
              <w:pStyle w:val="ListParagraph"/>
              <w:numPr>
                <w:ilvl w:val="1"/>
                <w:numId w:val="25"/>
              </w:numPr>
              <w:rPr>
                <w:rFonts w:cs="Calibri"/>
                <w:color w:val="000000"/>
                <w:sz w:val="18"/>
                <w:szCs w:val="18"/>
              </w:rPr>
            </w:pPr>
            <w:r w:rsidRPr="000B30A6">
              <w:rPr>
                <w:rFonts w:cs="Calibri"/>
                <w:color w:val="000000"/>
                <w:sz w:val="18"/>
                <w:szCs w:val="18"/>
              </w:rPr>
              <w:t>‘00004’ – Lote Terreno</w:t>
            </w:r>
          </w:p>
          <w:p w14:paraId="3106525D" w14:textId="208393E0" w:rsidR="003E4A73" w:rsidRPr="000B30A6" w:rsidRDefault="003E4A73" w:rsidP="003E4A73">
            <w:pPr>
              <w:pStyle w:val="ListParagraph"/>
              <w:numPr>
                <w:ilvl w:val="1"/>
                <w:numId w:val="25"/>
              </w:numPr>
              <w:rPr>
                <w:rFonts w:cs="Calibri"/>
                <w:color w:val="000000"/>
                <w:sz w:val="18"/>
                <w:szCs w:val="18"/>
              </w:rPr>
            </w:pPr>
            <w:r w:rsidRPr="000B30A6">
              <w:rPr>
                <w:rFonts w:cs="Calibri"/>
                <w:color w:val="000000"/>
                <w:sz w:val="18"/>
                <w:szCs w:val="18"/>
              </w:rPr>
              <w:t>‘00005’ – Outros Não Fracionáveis</w:t>
            </w:r>
          </w:p>
          <w:p w14:paraId="55CF2D52" w14:textId="75A8A6FE" w:rsidR="003E4A73" w:rsidRPr="000B30A6" w:rsidRDefault="003E4A73" w:rsidP="003E4A73">
            <w:pPr>
              <w:pStyle w:val="ListParagraph"/>
              <w:numPr>
                <w:ilvl w:val="1"/>
                <w:numId w:val="25"/>
              </w:numPr>
              <w:rPr>
                <w:rFonts w:cs="Calibri"/>
                <w:color w:val="000000"/>
                <w:sz w:val="18"/>
                <w:szCs w:val="18"/>
              </w:rPr>
            </w:pPr>
            <w:r w:rsidRPr="000B30A6">
              <w:rPr>
                <w:rFonts w:cs="Calibri"/>
                <w:color w:val="000000"/>
                <w:sz w:val="18"/>
                <w:szCs w:val="18"/>
              </w:rPr>
              <w:t>‘00006’ – Outros Fracionáveis</w:t>
            </w:r>
          </w:p>
        </w:tc>
        <w:tc>
          <w:tcPr>
            <w:tcW w:w="992" w:type="dxa"/>
            <w:tcBorders>
              <w:top w:val="nil"/>
              <w:left w:val="nil"/>
              <w:bottom w:val="single" w:sz="4" w:space="0" w:color="auto"/>
              <w:right w:val="single" w:sz="4" w:space="0" w:color="auto"/>
            </w:tcBorders>
            <w:shd w:val="clear" w:color="auto" w:fill="auto"/>
            <w:noWrap/>
            <w:hideMark/>
          </w:tcPr>
          <w:p w14:paraId="080A80FA"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22EB56CE" w14:textId="5A13ED2F"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78D45FE1" w14:textId="06EB1158" w:rsidR="003E4A73" w:rsidRPr="0097473D" w:rsidRDefault="0097473D" w:rsidP="003E4A73">
            <w:pPr>
              <w:rPr>
                <w:rFonts w:cs="Calibri"/>
                <w:i/>
                <w:color w:val="000000"/>
                <w:sz w:val="18"/>
                <w:szCs w:val="18"/>
              </w:rPr>
            </w:pPr>
            <w:r w:rsidRPr="0097473D">
              <w:rPr>
                <w:rFonts w:cs="Calibri"/>
                <w:i/>
                <w:sz w:val="18"/>
                <w:szCs w:val="18"/>
              </w:rPr>
              <w:t>tat91_tabelas (503)</w:t>
            </w:r>
          </w:p>
        </w:tc>
        <w:tc>
          <w:tcPr>
            <w:tcW w:w="1134" w:type="dxa"/>
            <w:tcBorders>
              <w:top w:val="nil"/>
              <w:left w:val="nil"/>
              <w:bottom w:val="single" w:sz="4" w:space="0" w:color="auto"/>
              <w:right w:val="single" w:sz="4" w:space="0" w:color="auto"/>
            </w:tcBorders>
          </w:tcPr>
          <w:p w14:paraId="1D4C9319" w14:textId="65596B53" w:rsidR="003E4A73" w:rsidRPr="000B30A6" w:rsidRDefault="003E4A73" w:rsidP="003E4A73">
            <w:pPr>
              <w:rPr>
                <w:rFonts w:cs="Calibri"/>
                <w:color w:val="000000"/>
                <w:sz w:val="18"/>
                <w:szCs w:val="18"/>
              </w:rPr>
            </w:pPr>
            <w:r w:rsidRPr="000B30A6">
              <w:rPr>
                <w:rFonts w:cs="Calibri"/>
                <w:color w:val="000000"/>
                <w:sz w:val="18"/>
                <w:szCs w:val="18"/>
              </w:rPr>
              <w:t>tayd91c0_nelemc02</w:t>
            </w:r>
          </w:p>
        </w:tc>
        <w:tc>
          <w:tcPr>
            <w:tcW w:w="2098" w:type="dxa"/>
            <w:tcBorders>
              <w:top w:val="nil"/>
              <w:left w:val="nil"/>
              <w:bottom w:val="single" w:sz="4" w:space="0" w:color="auto"/>
              <w:right w:val="single" w:sz="4" w:space="0" w:color="auto"/>
            </w:tcBorders>
          </w:tcPr>
          <w:p w14:paraId="3AC9804A" w14:textId="24F89592" w:rsidR="003E4A73" w:rsidRPr="000B30A6" w:rsidRDefault="003E4A73" w:rsidP="003E4A73">
            <w:pPr>
              <w:rPr>
                <w:rFonts w:cs="Calibri"/>
                <w:color w:val="000000"/>
                <w:sz w:val="18"/>
                <w:szCs w:val="18"/>
              </w:rPr>
            </w:pPr>
            <w:r w:rsidRPr="000B30A6">
              <w:rPr>
                <w:rFonts w:cs="Calibri"/>
                <w:color w:val="000000"/>
                <w:sz w:val="18"/>
                <w:szCs w:val="18"/>
              </w:rPr>
              <w:t>Obtido através do cruzamento:</w:t>
            </w:r>
            <w:r w:rsidRPr="000B30A6">
              <w:rPr>
                <w:rFonts w:cs="Calibri"/>
                <w:color w:val="000000"/>
                <w:sz w:val="18"/>
                <w:szCs w:val="18"/>
              </w:rPr>
              <w:br/>
              <w:t>celemtab =</w:t>
            </w:r>
            <w:r w:rsidRPr="000B30A6">
              <w:rPr>
                <w:rFonts w:cs="Calibri"/>
                <w:color w:val="000000"/>
                <w:sz w:val="18"/>
                <w:szCs w:val="18"/>
              </w:rPr>
              <w:br/>
              <w:t>CONCAT('BST508', CAST(gt018.ctipbem AS string))</w:t>
            </w:r>
          </w:p>
        </w:tc>
      </w:tr>
      <w:tr w:rsidR="003E4A73" w:rsidRPr="000B30A6" w14:paraId="7986516F" w14:textId="0FE5337F"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3BC9E82" w14:textId="77777777" w:rsidR="003E4A73" w:rsidRPr="000B30A6" w:rsidRDefault="003E4A73" w:rsidP="003E4A73">
            <w:pPr>
              <w:rPr>
                <w:rFonts w:cs="Calibri"/>
                <w:color w:val="000000"/>
                <w:sz w:val="18"/>
                <w:szCs w:val="18"/>
              </w:rPr>
            </w:pPr>
            <w:r w:rsidRPr="000B30A6">
              <w:rPr>
                <w:rFonts w:cs="Calibri"/>
                <w:color w:val="000000"/>
                <w:sz w:val="18"/>
                <w:szCs w:val="18"/>
              </w:rPr>
              <w:t>entdep</w:t>
            </w:r>
          </w:p>
        </w:tc>
        <w:tc>
          <w:tcPr>
            <w:tcW w:w="5494" w:type="dxa"/>
            <w:tcBorders>
              <w:top w:val="nil"/>
              <w:left w:val="nil"/>
              <w:bottom w:val="single" w:sz="4" w:space="0" w:color="auto"/>
              <w:right w:val="single" w:sz="4" w:space="0" w:color="auto"/>
            </w:tcBorders>
            <w:shd w:val="clear" w:color="auto" w:fill="auto"/>
            <w:noWrap/>
            <w:hideMark/>
          </w:tcPr>
          <w:p w14:paraId="428F770F" w14:textId="187FF7D1" w:rsidR="003E4A73" w:rsidRPr="000B30A6" w:rsidRDefault="003E4A73" w:rsidP="003E4A73">
            <w:pPr>
              <w:rPr>
                <w:rFonts w:cs="Calibri"/>
                <w:color w:val="000000"/>
                <w:sz w:val="18"/>
                <w:szCs w:val="18"/>
              </w:rPr>
            </w:pPr>
            <w:r w:rsidRPr="000B30A6">
              <w:rPr>
                <w:rFonts w:cs="Calibri"/>
                <w:color w:val="000000"/>
                <w:sz w:val="18"/>
                <w:szCs w:val="18"/>
              </w:rPr>
              <w:t>Entidade depositária:</w:t>
            </w:r>
          </w:p>
          <w:p w14:paraId="6619A08A" w14:textId="656B9AB2" w:rsidR="003E4A73" w:rsidRPr="000B30A6" w:rsidRDefault="003E4A73" w:rsidP="003E4A73">
            <w:pPr>
              <w:pStyle w:val="ListParagraph"/>
              <w:numPr>
                <w:ilvl w:val="0"/>
                <w:numId w:val="8"/>
              </w:numPr>
              <w:rPr>
                <w:rFonts w:cs="Calibri"/>
                <w:sz w:val="18"/>
                <w:szCs w:val="18"/>
              </w:rPr>
            </w:pPr>
            <w:r w:rsidRPr="000B30A6">
              <w:rPr>
                <w:rFonts w:cs="Calibri"/>
                <w:sz w:val="18"/>
                <w:szCs w:val="18"/>
              </w:rPr>
              <w:t>Nesta tabela, o campo encontra-se aprovisionado com o código ‘999’ para todos os títulos e fundos, estando vazio nos restantes registos.</w:t>
            </w:r>
          </w:p>
        </w:tc>
        <w:tc>
          <w:tcPr>
            <w:tcW w:w="992" w:type="dxa"/>
            <w:tcBorders>
              <w:top w:val="nil"/>
              <w:left w:val="nil"/>
              <w:bottom w:val="single" w:sz="4" w:space="0" w:color="auto"/>
              <w:right w:val="single" w:sz="4" w:space="0" w:color="auto"/>
            </w:tcBorders>
            <w:shd w:val="clear" w:color="auto" w:fill="auto"/>
            <w:noWrap/>
            <w:hideMark/>
          </w:tcPr>
          <w:p w14:paraId="0030C622"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00FD195F" w14:textId="539C5AAE"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2DFB2C7E" w14:textId="72356F87" w:rsidR="003E4A73" w:rsidRPr="0097473D" w:rsidRDefault="0097473D" w:rsidP="003E4A73">
            <w:pPr>
              <w:rPr>
                <w:rFonts w:cs="Calibri"/>
                <w:i/>
                <w:color w:val="000000"/>
                <w:sz w:val="18"/>
                <w:szCs w:val="18"/>
              </w:rPr>
            </w:pPr>
            <w:r w:rsidRPr="0097473D">
              <w:rPr>
                <w:rFonts w:cs="Calibri"/>
                <w:i/>
                <w:sz w:val="18"/>
                <w:szCs w:val="18"/>
              </w:rPr>
              <w:t>gt018_rateio_aval</w:t>
            </w:r>
          </w:p>
        </w:tc>
        <w:tc>
          <w:tcPr>
            <w:tcW w:w="1134" w:type="dxa"/>
            <w:tcBorders>
              <w:top w:val="nil"/>
              <w:left w:val="nil"/>
              <w:bottom w:val="single" w:sz="4" w:space="0" w:color="auto"/>
              <w:right w:val="single" w:sz="4" w:space="0" w:color="auto"/>
            </w:tcBorders>
          </w:tcPr>
          <w:p w14:paraId="52DFB855" w14:textId="3375CE61"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66F53B31" w14:textId="1375520A" w:rsidR="003E4A73" w:rsidRPr="000B30A6" w:rsidRDefault="003E4A73" w:rsidP="003E4A73">
            <w:pPr>
              <w:rPr>
                <w:rFonts w:cs="Calibri"/>
                <w:color w:val="000000"/>
                <w:sz w:val="18"/>
                <w:szCs w:val="18"/>
                <w:lang w:val="en-US"/>
              </w:rPr>
            </w:pPr>
            <w:r w:rsidRPr="000B30A6">
              <w:rPr>
                <w:rFonts w:cs="Calibri"/>
                <w:sz w:val="18"/>
                <w:szCs w:val="18"/>
                <w:lang w:val="en-US"/>
              </w:rPr>
              <w:t xml:space="preserve">CASE </w:t>
            </w:r>
            <w:r w:rsidRPr="000B30A6">
              <w:rPr>
                <w:rFonts w:cs="Calibri"/>
                <w:sz w:val="18"/>
                <w:szCs w:val="18"/>
                <w:lang w:val="en-US"/>
              </w:rPr>
              <w:br/>
              <w:t xml:space="preserve">    WHEN gt018.caplic ='FU' THEN '999'</w:t>
            </w:r>
            <w:r w:rsidRPr="000B30A6">
              <w:rPr>
                <w:rFonts w:cs="Calibri"/>
                <w:sz w:val="18"/>
                <w:szCs w:val="18"/>
                <w:lang w:val="en-US"/>
              </w:rPr>
              <w:br/>
              <w:t xml:space="preserve">    WHEN gt018.caplic ='TT' THEN '999'</w:t>
            </w:r>
            <w:r w:rsidRPr="000B30A6">
              <w:rPr>
                <w:rFonts w:cs="Calibri"/>
                <w:sz w:val="18"/>
                <w:szCs w:val="18"/>
                <w:lang w:val="en-US"/>
              </w:rPr>
              <w:br/>
              <w:t xml:space="preserve">    ELSE ''</w:t>
            </w:r>
            <w:r w:rsidRPr="000B30A6">
              <w:rPr>
                <w:rFonts w:cs="Calibri"/>
                <w:sz w:val="18"/>
                <w:szCs w:val="18"/>
                <w:lang w:val="en-US"/>
              </w:rPr>
              <w:br/>
              <w:t>END</w:t>
            </w:r>
          </w:p>
        </w:tc>
      </w:tr>
      <w:tr w:rsidR="003E4A73" w:rsidRPr="000B30A6" w14:paraId="3E805427" w14:textId="71E62C97"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0EEFE85" w14:textId="77777777" w:rsidR="003E4A73" w:rsidRPr="000B30A6" w:rsidRDefault="003E4A73" w:rsidP="003E4A73">
            <w:pPr>
              <w:rPr>
                <w:rFonts w:cs="Calibri"/>
                <w:color w:val="000000"/>
                <w:sz w:val="18"/>
                <w:szCs w:val="18"/>
              </w:rPr>
            </w:pPr>
            <w:r w:rsidRPr="000B30A6">
              <w:rPr>
                <w:rFonts w:cs="Calibri"/>
                <w:color w:val="000000"/>
                <w:sz w:val="18"/>
                <w:szCs w:val="18"/>
              </w:rPr>
              <w:t>cindprin</w:t>
            </w:r>
          </w:p>
        </w:tc>
        <w:tc>
          <w:tcPr>
            <w:tcW w:w="5494" w:type="dxa"/>
            <w:tcBorders>
              <w:top w:val="nil"/>
              <w:left w:val="nil"/>
              <w:bottom w:val="single" w:sz="4" w:space="0" w:color="auto"/>
              <w:right w:val="single" w:sz="4" w:space="0" w:color="auto"/>
            </w:tcBorders>
            <w:shd w:val="clear" w:color="auto" w:fill="auto"/>
            <w:noWrap/>
            <w:hideMark/>
          </w:tcPr>
          <w:p w14:paraId="04C15A00" w14:textId="01F15915" w:rsidR="003E4A73" w:rsidRPr="000B30A6" w:rsidRDefault="003E4A73" w:rsidP="003E4A73">
            <w:pPr>
              <w:rPr>
                <w:rFonts w:cs="Calibri"/>
                <w:color w:val="000000"/>
                <w:sz w:val="18"/>
                <w:szCs w:val="18"/>
              </w:rPr>
            </w:pPr>
            <w:r w:rsidRPr="000B30A6">
              <w:rPr>
                <w:rFonts w:cs="Calibri"/>
                <w:color w:val="000000"/>
                <w:sz w:val="18"/>
                <w:szCs w:val="18"/>
              </w:rPr>
              <w:t>Indicador:</w:t>
            </w:r>
          </w:p>
          <w:p w14:paraId="35C3B711" w14:textId="79B7C62B" w:rsidR="003E4A73" w:rsidRPr="000B30A6" w:rsidRDefault="003E4A73" w:rsidP="003E4A73">
            <w:pPr>
              <w:pStyle w:val="ListParagraph"/>
              <w:numPr>
                <w:ilvl w:val="0"/>
                <w:numId w:val="8"/>
              </w:numPr>
              <w:rPr>
                <w:rFonts w:cs="Calibri"/>
                <w:color w:val="000000"/>
                <w:sz w:val="18"/>
                <w:szCs w:val="18"/>
              </w:rPr>
            </w:pPr>
            <w:r w:rsidRPr="000B30A6">
              <w:rPr>
                <w:rFonts w:cs="Calibri"/>
                <w:color w:val="000000"/>
                <w:sz w:val="18"/>
                <w:szCs w:val="18"/>
              </w:rPr>
              <w:t xml:space="preserve">Marca identificativa do contrato que constitui a garantia (Dívida Pública, fundos de investimento, outros bens identificativos, reservas de propriedade…), se está ou não cotado em mercados secundários. No caso de fazer parte de um mercado secundário, este campo deve ser reportado com ‘S’, caso contrário, ‘N’. </w:t>
            </w:r>
          </w:p>
          <w:p w14:paraId="5BA6FD12" w14:textId="19EF2881" w:rsidR="003E4A73" w:rsidRPr="000B30A6" w:rsidRDefault="003E4A73" w:rsidP="003E4A73">
            <w:pPr>
              <w:pStyle w:val="ListParagraph"/>
              <w:numPr>
                <w:ilvl w:val="0"/>
                <w:numId w:val="8"/>
              </w:numPr>
              <w:rPr>
                <w:rFonts w:cs="Calibri"/>
                <w:color w:val="000000"/>
                <w:sz w:val="18"/>
                <w:szCs w:val="18"/>
              </w:rPr>
            </w:pPr>
            <w:r w:rsidRPr="000B30A6">
              <w:rPr>
                <w:rFonts w:cs="Calibri"/>
                <w:color w:val="000000"/>
                <w:sz w:val="18"/>
                <w:szCs w:val="18"/>
              </w:rPr>
              <w:lastRenderedPageBreak/>
              <w:t>Este campo encontra-se preenchido com ‘N’ para todos os registos.</w:t>
            </w:r>
          </w:p>
        </w:tc>
        <w:tc>
          <w:tcPr>
            <w:tcW w:w="992" w:type="dxa"/>
            <w:tcBorders>
              <w:top w:val="nil"/>
              <w:left w:val="nil"/>
              <w:bottom w:val="single" w:sz="4" w:space="0" w:color="auto"/>
              <w:right w:val="single" w:sz="4" w:space="0" w:color="auto"/>
            </w:tcBorders>
            <w:shd w:val="clear" w:color="auto" w:fill="auto"/>
            <w:noWrap/>
            <w:hideMark/>
          </w:tcPr>
          <w:p w14:paraId="304783B1" w14:textId="77777777" w:rsidR="003E4A73" w:rsidRPr="000B30A6" w:rsidRDefault="003E4A73" w:rsidP="003E4A73">
            <w:pPr>
              <w:rPr>
                <w:rFonts w:cs="Calibri"/>
                <w:color w:val="000000"/>
                <w:sz w:val="18"/>
                <w:szCs w:val="18"/>
              </w:rPr>
            </w:pPr>
            <w:r w:rsidRPr="000B30A6">
              <w:rPr>
                <w:rFonts w:cs="Calibri"/>
                <w:color w:val="000000"/>
                <w:sz w:val="18"/>
                <w:szCs w:val="18"/>
              </w:rPr>
              <w:lastRenderedPageBreak/>
              <w:t>String</w:t>
            </w:r>
          </w:p>
        </w:tc>
        <w:tc>
          <w:tcPr>
            <w:tcW w:w="1844" w:type="dxa"/>
            <w:tcBorders>
              <w:top w:val="nil"/>
              <w:left w:val="nil"/>
              <w:bottom w:val="single" w:sz="4" w:space="0" w:color="auto"/>
              <w:right w:val="single" w:sz="4" w:space="0" w:color="auto"/>
            </w:tcBorders>
          </w:tcPr>
          <w:p w14:paraId="584D7164" w14:textId="210223DA"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1C817741" w14:textId="50BE7E95"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6799AD4B" w14:textId="29C7B145"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26499258" w14:textId="2C41B554" w:rsidR="003E4A73" w:rsidRPr="000B30A6" w:rsidRDefault="003E4A73" w:rsidP="003E4A73">
            <w:pPr>
              <w:rPr>
                <w:rFonts w:cs="Calibri"/>
                <w:color w:val="000000"/>
                <w:sz w:val="18"/>
                <w:szCs w:val="18"/>
              </w:rPr>
            </w:pPr>
            <w:r w:rsidRPr="000B30A6">
              <w:rPr>
                <w:rFonts w:cs="Calibri"/>
                <w:color w:val="000000"/>
                <w:sz w:val="18"/>
                <w:szCs w:val="18"/>
              </w:rPr>
              <w:t>N</w:t>
            </w:r>
          </w:p>
        </w:tc>
      </w:tr>
      <w:tr w:rsidR="003E4A73" w:rsidRPr="000B30A6" w14:paraId="1737C1AE" w14:textId="0B47B913"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C292539" w14:textId="77777777" w:rsidR="003E4A73" w:rsidRPr="000B30A6" w:rsidRDefault="003E4A73" w:rsidP="003E4A73">
            <w:pPr>
              <w:rPr>
                <w:rFonts w:cs="Calibri"/>
                <w:color w:val="000000"/>
                <w:sz w:val="18"/>
                <w:szCs w:val="18"/>
              </w:rPr>
            </w:pPr>
            <w:r w:rsidRPr="000B30A6">
              <w:rPr>
                <w:rFonts w:cs="Calibri"/>
                <w:color w:val="000000"/>
                <w:sz w:val="18"/>
                <w:szCs w:val="18"/>
              </w:rPr>
              <w:t>cindtms</w:t>
            </w:r>
          </w:p>
        </w:tc>
        <w:tc>
          <w:tcPr>
            <w:tcW w:w="5494" w:type="dxa"/>
            <w:tcBorders>
              <w:top w:val="nil"/>
              <w:left w:val="nil"/>
              <w:bottom w:val="single" w:sz="4" w:space="0" w:color="auto"/>
              <w:right w:val="single" w:sz="4" w:space="0" w:color="auto"/>
            </w:tcBorders>
            <w:shd w:val="clear" w:color="auto" w:fill="auto"/>
            <w:noWrap/>
            <w:hideMark/>
          </w:tcPr>
          <w:p w14:paraId="5D3B69EF" w14:textId="4DE8605C" w:rsidR="003E4A73" w:rsidRPr="000B30A6" w:rsidRDefault="003E4A73" w:rsidP="003E4A73">
            <w:pPr>
              <w:rPr>
                <w:rFonts w:cs="Calibri"/>
                <w:sz w:val="18"/>
                <w:szCs w:val="18"/>
              </w:rPr>
            </w:pPr>
            <w:r w:rsidRPr="000B30A6">
              <w:rPr>
                <w:rFonts w:cs="Calibri"/>
                <w:sz w:val="18"/>
                <w:szCs w:val="18"/>
              </w:rPr>
              <w:t>Indicador Principal:</w:t>
            </w:r>
          </w:p>
          <w:p w14:paraId="4B5BD056" w14:textId="1526BEE4" w:rsidR="003E4A73" w:rsidRPr="000B30A6" w:rsidRDefault="003E4A73" w:rsidP="003E4A73">
            <w:pPr>
              <w:pStyle w:val="ListParagraph"/>
              <w:numPr>
                <w:ilvl w:val="0"/>
                <w:numId w:val="25"/>
              </w:numPr>
              <w:rPr>
                <w:rFonts w:cs="Calibri"/>
                <w:sz w:val="18"/>
                <w:szCs w:val="18"/>
              </w:rPr>
            </w:pPr>
            <w:r w:rsidRPr="000B30A6">
              <w:rPr>
                <w:rFonts w:cs="Calibri"/>
                <w:sz w:val="18"/>
                <w:szCs w:val="18"/>
              </w:rPr>
              <w:t xml:space="preserve">Indica se o ativo que constitui a garantia, no caso de ações ou outros ativos cotados, fazem parte de um índice principal (IBEX 35, FTSE 100…). </w:t>
            </w:r>
          </w:p>
          <w:p w14:paraId="07198515" w14:textId="77777777" w:rsidR="003E4A73" w:rsidRPr="000B30A6" w:rsidRDefault="003E4A73" w:rsidP="003E4A73">
            <w:pPr>
              <w:pStyle w:val="ListParagraph"/>
              <w:numPr>
                <w:ilvl w:val="0"/>
                <w:numId w:val="25"/>
              </w:numPr>
              <w:rPr>
                <w:rFonts w:cs="Calibri"/>
                <w:sz w:val="18"/>
                <w:szCs w:val="18"/>
              </w:rPr>
            </w:pPr>
            <w:r w:rsidRPr="000B30A6">
              <w:rPr>
                <w:rFonts w:cs="Calibri"/>
                <w:sz w:val="18"/>
                <w:szCs w:val="18"/>
              </w:rPr>
              <w:t>No caso de fazer parte de um índice principal, este campo deve ser reportado com “S”, caso contrário, ‘N’.</w:t>
            </w:r>
          </w:p>
          <w:p w14:paraId="3185D95E" w14:textId="4A288F86" w:rsidR="003E4A73" w:rsidRPr="000B30A6" w:rsidRDefault="003E4A73" w:rsidP="003E4A73">
            <w:pPr>
              <w:pStyle w:val="ListParagraph"/>
              <w:numPr>
                <w:ilvl w:val="0"/>
                <w:numId w:val="25"/>
              </w:numPr>
              <w:rPr>
                <w:rFonts w:cs="Calibri"/>
                <w:sz w:val="18"/>
                <w:szCs w:val="18"/>
              </w:rPr>
            </w:pPr>
            <w:r w:rsidRPr="000B30A6">
              <w:rPr>
                <w:rFonts w:cs="Calibri"/>
                <w:sz w:val="18"/>
                <w:szCs w:val="18"/>
              </w:rPr>
              <w:t xml:space="preserve">Nesta tabela o campo encontra-se preenchido com ‘S’ para todos os fundos e títulos cotados, ‘9’ para títulos não cotados e ‘N’ para os restantes registos. </w:t>
            </w:r>
          </w:p>
        </w:tc>
        <w:tc>
          <w:tcPr>
            <w:tcW w:w="992" w:type="dxa"/>
            <w:tcBorders>
              <w:top w:val="nil"/>
              <w:left w:val="nil"/>
              <w:bottom w:val="single" w:sz="4" w:space="0" w:color="auto"/>
              <w:right w:val="single" w:sz="4" w:space="0" w:color="auto"/>
            </w:tcBorders>
            <w:shd w:val="clear" w:color="auto" w:fill="auto"/>
            <w:noWrap/>
            <w:hideMark/>
          </w:tcPr>
          <w:p w14:paraId="76F0C6EF"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4EBA27E6" w14:textId="04BD9DED"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1B20F223" w14:textId="39D3E78D"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5E01A437" w14:textId="32B14077"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5993C785" w14:textId="69C317EE" w:rsidR="003E4A73" w:rsidRPr="000B30A6" w:rsidRDefault="003E4A73" w:rsidP="003E4A73">
            <w:pPr>
              <w:rPr>
                <w:rFonts w:cs="Calibri"/>
                <w:color w:val="000000"/>
                <w:sz w:val="18"/>
                <w:szCs w:val="18"/>
                <w:lang w:val="en-US"/>
              </w:rPr>
            </w:pPr>
            <w:r w:rsidRPr="000B30A6">
              <w:rPr>
                <w:rFonts w:cs="Calibri"/>
                <w:color w:val="000000"/>
                <w:sz w:val="18"/>
                <w:szCs w:val="18"/>
                <w:lang w:val="en-US"/>
              </w:rPr>
              <w:t>CASE</w:t>
            </w:r>
            <w:r w:rsidRPr="000B30A6">
              <w:rPr>
                <w:rFonts w:cs="Calibri"/>
                <w:color w:val="000000"/>
                <w:sz w:val="18"/>
                <w:szCs w:val="18"/>
                <w:lang w:val="en-US"/>
              </w:rPr>
              <w:br/>
              <w:t xml:space="preserve">    WHEN caplic = 'FU' THEN 'S'</w:t>
            </w:r>
            <w:r w:rsidRPr="000B30A6">
              <w:rPr>
                <w:rFonts w:cs="Calibri"/>
                <w:color w:val="000000"/>
                <w:sz w:val="18"/>
                <w:szCs w:val="18"/>
                <w:lang w:val="en-US"/>
              </w:rPr>
              <w:br/>
              <w:t xml:space="preserve">    WHEN caplic = 'TT' THEN</w:t>
            </w:r>
            <w:r w:rsidRPr="000B30A6">
              <w:rPr>
                <w:rFonts w:cs="Calibri"/>
                <w:color w:val="000000"/>
                <w:sz w:val="18"/>
                <w:szCs w:val="18"/>
                <w:lang w:val="en-US"/>
              </w:rPr>
              <w:br/>
              <w:t xml:space="preserve">    CASE</w:t>
            </w:r>
            <w:r w:rsidRPr="000B30A6">
              <w:rPr>
                <w:rFonts w:cs="Calibri"/>
                <w:color w:val="000000"/>
                <w:sz w:val="18"/>
                <w:szCs w:val="18"/>
                <w:lang w:val="en-US"/>
              </w:rPr>
              <w:br/>
              <w:t xml:space="preserve">        WHEN ttt35.ICOTACAO ='S' THEN 'N'</w:t>
            </w:r>
            <w:r w:rsidRPr="000B30A6">
              <w:rPr>
                <w:rFonts w:cs="Calibri"/>
                <w:color w:val="000000"/>
                <w:sz w:val="18"/>
                <w:szCs w:val="18"/>
                <w:lang w:val="en-US"/>
              </w:rPr>
              <w:br/>
              <w:t xml:space="preserve">        ELSE '9'</w:t>
            </w:r>
            <w:r w:rsidRPr="000B30A6">
              <w:rPr>
                <w:rFonts w:cs="Calibri"/>
                <w:color w:val="000000"/>
                <w:sz w:val="18"/>
                <w:szCs w:val="18"/>
                <w:lang w:val="en-US"/>
              </w:rPr>
              <w:br/>
              <w:t xml:space="preserve">    END</w:t>
            </w:r>
            <w:r w:rsidRPr="000B30A6">
              <w:rPr>
                <w:rFonts w:cs="Calibri"/>
                <w:color w:val="000000"/>
                <w:sz w:val="18"/>
                <w:szCs w:val="18"/>
                <w:lang w:val="en-US"/>
              </w:rPr>
              <w:br/>
              <w:t xml:space="preserve">    ELSE 'N'</w:t>
            </w:r>
            <w:r w:rsidRPr="000B30A6">
              <w:rPr>
                <w:rFonts w:cs="Calibri"/>
                <w:color w:val="000000"/>
                <w:sz w:val="18"/>
                <w:szCs w:val="18"/>
                <w:lang w:val="en-US"/>
              </w:rPr>
              <w:br/>
              <w:t>END</w:t>
            </w:r>
          </w:p>
        </w:tc>
      </w:tr>
      <w:tr w:rsidR="003E4A73" w:rsidRPr="000B30A6" w14:paraId="0B91F92A" w14:textId="02887B20"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10DE1D0" w14:textId="77777777" w:rsidR="003E4A73" w:rsidRPr="000B30A6" w:rsidRDefault="003E4A73" w:rsidP="003E4A73">
            <w:pPr>
              <w:rPr>
                <w:rFonts w:cs="Calibri"/>
                <w:color w:val="000000"/>
                <w:sz w:val="18"/>
                <w:szCs w:val="18"/>
              </w:rPr>
            </w:pPr>
            <w:r w:rsidRPr="000B30A6">
              <w:rPr>
                <w:rFonts w:cs="Calibri"/>
                <w:color w:val="000000"/>
                <w:sz w:val="18"/>
                <w:szCs w:val="18"/>
              </w:rPr>
              <w:t>ctipdvpbbg</w:t>
            </w:r>
          </w:p>
        </w:tc>
        <w:tc>
          <w:tcPr>
            <w:tcW w:w="5494" w:type="dxa"/>
            <w:tcBorders>
              <w:top w:val="nil"/>
              <w:left w:val="nil"/>
              <w:bottom w:val="single" w:sz="4" w:space="0" w:color="auto"/>
              <w:right w:val="single" w:sz="4" w:space="0" w:color="auto"/>
            </w:tcBorders>
            <w:shd w:val="clear" w:color="auto" w:fill="auto"/>
            <w:noWrap/>
            <w:hideMark/>
          </w:tcPr>
          <w:p w14:paraId="3D8C9F91" w14:textId="30DDA310" w:rsidR="003E4A73" w:rsidRPr="000B30A6" w:rsidRDefault="003E4A73" w:rsidP="003E4A73">
            <w:pPr>
              <w:rPr>
                <w:rFonts w:cs="Calibri"/>
                <w:sz w:val="18"/>
                <w:szCs w:val="18"/>
              </w:rPr>
            </w:pPr>
            <w:r w:rsidRPr="000B30A6">
              <w:rPr>
                <w:rFonts w:cs="Calibri"/>
                <w:sz w:val="18"/>
                <w:szCs w:val="18"/>
              </w:rPr>
              <w:t>Tipo dívida pública:</w:t>
            </w:r>
          </w:p>
          <w:p w14:paraId="52350C5F" w14:textId="77777777" w:rsidR="003E4A73" w:rsidRPr="000B30A6" w:rsidRDefault="003E4A73" w:rsidP="003E4A73">
            <w:pPr>
              <w:pStyle w:val="ListParagraph"/>
              <w:numPr>
                <w:ilvl w:val="0"/>
                <w:numId w:val="25"/>
              </w:numPr>
              <w:rPr>
                <w:rFonts w:cs="Calibri"/>
                <w:sz w:val="18"/>
                <w:szCs w:val="18"/>
              </w:rPr>
            </w:pPr>
            <w:r w:rsidRPr="000B30A6">
              <w:rPr>
                <w:rFonts w:cs="Calibri"/>
                <w:sz w:val="18"/>
                <w:szCs w:val="18"/>
              </w:rPr>
              <w:t xml:space="preserve">Campo que identifica o tipo de dívida Pública: Governo, Regional ou Local. </w:t>
            </w:r>
          </w:p>
          <w:p w14:paraId="1C9CCBD8" w14:textId="16C47FEB" w:rsidR="003E4A73" w:rsidRPr="000B30A6" w:rsidRDefault="003E4A73" w:rsidP="003E4A73">
            <w:pPr>
              <w:pStyle w:val="ListParagraph"/>
              <w:numPr>
                <w:ilvl w:val="0"/>
                <w:numId w:val="25"/>
              </w:numPr>
              <w:rPr>
                <w:rFonts w:cs="Calibri"/>
                <w:sz w:val="18"/>
                <w:szCs w:val="18"/>
              </w:rPr>
            </w:pPr>
            <w:r w:rsidRPr="000B30A6">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4644EACB"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3F34F13E" w14:textId="6B6CB3A6"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2F213C4D" w14:textId="335E27F1"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6B742FB2" w14:textId="69092C6E"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48E83226" w14:textId="6293C676" w:rsidR="003E4A73" w:rsidRPr="000B30A6" w:rsidRDefault="003E4A73" w:rsidP="003E4A73">
            <w:pPr>
              <w:rPr>
                <w:rFonts w:cs="Calibri"/>
                <w:color w:val="000000"/>
                <w:sz w:val="18"/>
                <w:szCs w:val="18"/>
              </w:rPr>
            </w:pPr>
            <w:r w:rsidRPr="000B30A6">
              <w:rPr>
                <w:rFonts w:cs="Calibri"/>
                <w:color w:val="000000"/>
                <w:sz w:val="18"/>
                <w:szCs w:val="18"/>
              </w:rPr>
              <w:t>zero</w:t>
            </w:r>
          </w:p>
        </w:tc>
      </w:tr>
      <w:tr w:rsidR="003E4A73" w:rsidRPr="000B30A6" w14:paraId="3D3009E1" w14:textId="13B3D55B"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A107647" w14:textId="77777777" w:rsidR="003E4A73" w:rsidRPr="000B30A6" w:rsidRDefault="003E4A73" w:rsidP="003E4A73">
            <w:pPr>
              <w:rPr>
                <w:rFonts w:cs="Calibri"/>
                <w:color w:val="000000"/>
                <w:sz w:val="18"/>
                <w:szCs w:val="18"/>
              </w:rPr>
            </w:pPr>
            <w:r w:rsidRPr="000B30A6">
              <w:rPr>
                <w:rFonts w:cs="Calibri"/>
                <w:color w:val="000000"/>
                <w:sz w:val="18"/>
                <w:szCs w:val="18"/>
              </w:rPr>
              <w:t>cinddvpbbg</w:t>
            </w:r>
          </w:p>
        </w:tc>
        <w:tc>
          <w:tcPr>
            <w:tcW w:w="5494" w:type="dxa"/>
            <w:tcBorders>
              <w:top w:val="nil"/>
              <w:left w:val="nil"/>
              <w:bottom w:val="single" w:sz="4" w:space="0" w:color="auto"/>
              <w:right w:val="single" w:sz="4" w:space="0" w:color="auto"/>
            </w:tcBorders>
            <w:shd w:val="clear" w:color="auto" w:fill="auto"/>
            <w:noWrap/>
            <w:hideMark/>
          </w:tcPr>
          <w:p w14:paraId="2CC1A50B" w14:textId="00588EFB" w:rsidR="003E4A73" w:rsidRPr="000B30A6" w:rsidRDefault="003E4A73" w:rsidP="003E4A73">
            <w:pPr>
              <w:rPr>
                <w:rFonts w:cs="Calibri"/>
                <w:color w:val="000000"/>
                <w:sz w:val="18"/>
                <w:szCs w:val="18"/>
              </w:rPr>
            </w:pPr>
            <w:r w:rsidRPr="000B30A6">
              <w:rPr>
                <w:rFonts w:cs="Calibri"/>
                <w:color w:val="000000"/>
                <w:sz w:val="18"/>
                <w:szCs w:val="18"/>
              </w:rPr>
              <w:t>Identificador dívida pública:</w:t>
            </w:r>
          </w:p>
          <w:p w14:paraId="199DF141" w14:textId="77777777" w:rsidR="003E4A73" w:rsidRPr="000B30A6" w:rsidRDefault="003E4A73" w:rsidP="003E4A73">
            <w:pPr>
              <w:pStyle w:val="ListParagraph"/>
              <w:numPr>
                <w:ilvl w:val="0"/>
                <w:numId w:val="25"/>
              </w:numPr>
              <w:rPr>
                <w:rFonts w:cs="Calibri"/>
                <w:color w:val="000000"/>
                <w:sz w:val="18"/>
                <w:szCs w:val="18"/>
              </w:rPr>
            </w:pPr>
            <w:r w:rsidRPr="000B30A6">
              <w:rPr>
                <w:rFonts w:cs="Calibri"/>
                <w:color w:val="000000" w:themeColor="text1"/>
                <w:sz w:val="18"/>
                <w:szCs w:val="18"/>
              </w:rPr>
              <w:t xml:space="preserve">Este campo tem em consideração a dívida pública (Sénior, Subordinada). </w:t>
            </w:r>
          </w:p>
          <w:p w14:paraId="64968092" w14:textId="0F1A595A" w:rsidR="003E4A73" w:rsidRPr="000B30A6" w:rsidRDefault="003E4A73" w:rsidP="003E4A73">
            <w:pPr>
              <w:pStyle w:val="ListParagraph"/>
              <w:numPr>
                <w:ilvl w:val="0"/>
                <w:numId w:val="25"/>
              </w:numPr>
              <w:rPr>
                <w:rFonts w:cs="Calibri"/>
                <w:color w:val="000000"/>
                <w:sz w:val="18"/>
                <w:szCs w:val="18"/>
              </w:rPr>
            </w:pPr>
            <w:r w:rsidRPr="000B30A6">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7CCF47C3"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42A4A68C" w14:textId="376466C3"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63452D0A" w14:textId="31724610"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57C33AD6" w14:textId="471D4974"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750CD248" w14:textId="5CC7DAE2" w:rsidR="003E4A73" w:rsidRPr="000B30A6" w:rsidRDefault="003E4A73" w:rsidP="003E4A73">
            <w:pPr>
              <w:rPr>
                <w:rFonts w:cs="Calibri"/>
                <w:color w:val="000000"/>
                <w:sz w:val="18"/>
                <w:szCs w:val="18"/>
              </w:rPr>
            </w:pPr>
            <w:r w:rsidRPr="000B30A6">
              <w:rPr>
                <w:rFonts w:cs="Calibri"/>
                <w:color w:val="000000"/>
                <w:sz w:val="18"/>
                <w:szCs w:val="18"/>
              </w:rPr>
              <w:t>zero</w:t>
            </w:r>
          </w:p>
        </w:tc>
      </w:tr>
      <w:tr w:rsidR="003E4A73" w:rsidRPr="000B30A6" w14:paraId="71368F56" w14:textId="5A299188"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6F7CC9C" w14:textId="77777777" w:rsidR="003E4A73" w:rsidRPr="000B30A6" w:rsidRDefault="003E4A73" w:rsidP="003E4A73">
            <w:pPr>
              <w:rPr>
                <w:rFonts w:cs="Calibri"/>
                <w:color w:val="000000"/>
                <w:sz w:val="18"/>
                <w:szCs w:val="18"/>
              </w:rPr>
            </w:pPr>
            <w:r w:rsidRPr="000B30A6">
              <w:rPr>
                <w:rFonts w:cs="Calibri"/>
                <w:color w:val="000000"/>
                <w:sz w:val="18"/>
                <w:szCs w:val="18"/>
              </w:rPr>
              <w:t>cfvalcotbg</w:t>
            </w:r>
          </w:p>
        </w:tc>
        <w:tc>
          <w:tcPr>
            <w:tcW w:w="5494" w:type="dxa"/>
            <w:tcBorders>
              <w:top w:val="nil"/>
              <w:left w:val="nil"/>
              <w:bottom w:val="single" w:sz="4" w:space="0" w:color="auto"/>
              <w:right w:val="single" w:sz="4" w:space="0" w:color="auto"/>
            </w:tcBorders>
            <w:shd w:val="clear" w:color="auto" w:fill="auto"/>
            <w:noWrap/>
            <w:hideMark/>
          </w:tcPr>
          <w:p w14:paraId="3B9F740F" w14:textId="2314EECA" w:rsidR="003E4A73" w:rsidRPr="000B30A6" w:rsidRDefault="003E4A73" w:rsidP="003E4A73">
            <w:pPr>
              <w:rPr>
                <w:rFonts w:cs="Calibri"/>
                <w:color w:val="000000"/>
                <w:sz w:val="18"/>
                <w:szCs w:val="18"/>
              </w:rPr>
            </w:pPr>
            <w:r w:rsidRPr="000B30A6">
              <w:rPr>
                <w:rFonts w:cs="Calibri"/>
                <w:color w:val="000000"/>
                <w:sz w:val="18"/>
                <w:szCs w:val="18"/>
              </w:rPr>
              <w:t>Frequência valorização/cotação:</w:t>
            </w:r>
          </w:p>
          <w:p w14:paraId="22CB2568" w14:textId="76475F3E" w:rsidR="003E4A73" w:rsidRPr="000B30A6" w:rsidRDefault="003E4A73" w:rsidP="003E4A73">
            <w:pPr>
              <w:pStyle w:val="ListParagraph"/>
              <w:numPr>
                <w:ilvl w:val="0"/>
                <w:numId w:val="25"/>
              </w:numPr>
              <w:rPr>
                <w:rFonts w:cs="Calibri"/>
                <w:color w:val="000000"/>
                <w:sz w:val="18"/>
                <w:szCs w:val="18"/>
              </w:rPr>
            </w:pPr>
            <w:r w:rsidRPr="000B30A6">
              <w:rPr>
                <w:rFonts w:cs="Calibri"/>
                <w:color w:val="000000"/>
                <w:sz w:val="18"/>
                <w:szCs w:val="18"/>
              </w:rPr>
              <w:t>Campo identificativo da frequência (diária, semanal…) com que se produzem cotações do bem que constitui a garantia (ações, rendas privadas fixas, futuros, outros ativos financeiros).</w:t>
            </w:r>
          </w:p>
          <w:p w14:paraId="1B716EA4" w14:textId="69D3F93C" w:rsidR="003E4A73" w:rsidRPr="000B30A6" w:rsidRDefault="003E4A73" w:rsidP="003E4A73">
            <w:pPr>
              <w:pStyle w:val="ListParagraph"/>
              <w:numPr>
                <w:ilvl w:val="0"/>
                <w:numId w:val="25"/>
              </w:numPr>
              <w:rPr>
                <w:rFonts w:cs="Calibri"/>
                <w:color w:val="000000"/>
                <w:sz w:val="18"/>
                <w:szCs w:val="18"/>
              </w:rPr>
            </w:pPr>
            <w:r w:rsidRPr="000B30A6">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69AE47B1"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741D3A91" w14:textId="750FF5A4"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63802DA4" w14:textId="19DBBA99"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61D7DCB5" w14:textId="15516D9F"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07C1052C" w14:textId="110A630E" w:rsidR="003E4A73" w:rsidRPr="000B30A6" w:rsidRDefault="003E4A73" w:rsidP="003E4A73">
            <w:pPr>
              <w:rPr>
                <w:rFonts w:cs="Calibri"/>
                <w:color w:val="000000"/>
                <w:sz w:val="18"/>
                <w:szCs w:val="18"/>
              </w:rPr>
            </w:pPr>
            <w:r w:rsidRPr="000B30A6">
              <w:rPr>
                <w:rFonts w:cs="Calibri"/>
                <w:color w:val="000000"/>
                <w:sz w:val="18"/>
                <w:szCs w:val="18"/>
              </w:rPr>
              <w:t>zero</w:t>
            </w:r>
          </w:p>
        </w:tc>
      </w:tr>
      <w:tr w:rsidR="003E4A73" w:rsidRPr="000B30A6" w14:paraId="385D0D0B" w14:textId="0B60EB1A"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525D9AA" w14:textId="77777777" w:rsidR="003E4A73" w:rsidRPr="000B30A6" w:rsidRDefault="003E4A73" w:rsidP="003E4A73">
            <w:pPr>
              <w:rPr>
                <w:rFonts w:cs="Calibri"/>
                <w:color w:val="000000"/>
                <w:sz w:val="18"/>
                <w:szCs w:val="18"/>
              </w:rPr>
            </w:pPr>
            <w:r w:rsidRPr="000B30A6">
              <w:rPr>
                <w:rFonts w:cs="Calibri"/>
                <w:color w:val="000000"/>
                <w:sz w:val="18"/>
                <w:szCs w:val="18"/>
              </w:rPr>
              <w:lastRenderedPageBreak/>
              <w:t>cpzcotval</w:t>
            </w:r>
          </w:p>
        </w:tc>
        <w:tc>
          <w:tcPr>
            <w:tcW w:w="5494" w:type="dxa"/>
            <w:tcBorders>
              <w:top w:val="nil"/>
              <w:left w:val="nil"/>
              <w:bottom w:val="single" w:sz="4" w:space="0" w:color="auto"/>
              <w:right w:val="single" w:sz="4" w:space="0" w:color="auto"/>
            </w:tcBorders>
            <w:shd w:val="clear" w:color="auto" w:fill="auto"/>
            <w:noWrap/>
            <w:hideMark/>
          </w:tcPr>
          <w:p w14:paraId="12CA9C10" w14:textId="23DF4EFE" w:rsidR="003E4A73" w:rsidRPr="000B30A6" w:rsidRDefault="003E4A73" w:rsidP="003E4A73">
            <w:pPr>
              <w:rPr>
                <w:rFonts w:cs="Calibri"/>
                <w:color w:val="000000"/>
                <w:sz w:val="18"/>
                <w:szCs w:val="18"/>
              </w:rPr>
            </w:pPr>
            <w:r w:rsidRPr="000B30A6">
              <w:rPr>
                <w:rFonts w:cs="Calibri"/>
                <w:color w:val="000000"/>
                <w:sz w:val="18"/>
                <w:szCs w:val="18"/>
              </w:rPr>
              <w:t>Prazo cotação/valorização:</w:t>
            </w:r>
          </w:p>
          <w:p w14:paraId="281C3FAD" w14:textId="7D6B62EB" w:rsidR="003E4A73" w:rsidRPr="000B30A6" w:rsidRDefault="003E4A73" w:rsidP="003E4A73">
            <w:pPr>
              <w:pStyle w:val="ListParagraph"/>
              <w:numPr>
                <w:ilvl w:val="0"/>
                <w:numId w:val="25"/>
              </w:numPr>
              <w:rPr>
                <w:rFonts w:cs="Calibri"/>
                <w:color w:val="000000"/>
                <w:sz w:val="18"/>
                <w:szCs w:val="18"/>
              </w:rPr>
            </w:pPr>
            <w:r w:rsidRPr="000B30A6">
              <w:rPr>
                <w:rFonts w:cs="Calibri"/>
                <w:color w:val="000000"/>
                <w:sz w:val="18"/>
                <w:szCs w:val="18"/>
              </w:rPr>
              <w:t>Este campo encontra-se preenchido com o valor ‘0.000000’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5EC39F6C" w14:textId="77777777" w:rsidR="003E4A73" w:rsidRPr="000B30A6" w:rsidRDefault="003E4A73" w:rsidP="003E4A73">
            <w:pPr>
              <w:rPr>
                <w:rFonts w:cs="Calibri"/>
                <w:color w:val="000000"/>
                <w:sz w:val="18"/>
                <w:szCs w:val="18"/>
              </w:rPr>
            </w:pPr>
            <w:r w:rsidRPr="000B30A6">
              <w:rPr>
                <w:rFonts w:cs="Calibri"/>
                <w:color w:val="000000"/>
                <w:sz w:val="18"/>
                <w:szCs w:val="18"/>
              </w:rPr>
              <w:t>Decimal</w:t>
            </w:r>
          </w:p>
        </w:tc>
        <w:tc>
          <w:tcPr>
            <w:tcW w:w="1844" w:type="dxa"/>
            <w:tcBorders>
              <w:top w:val="nil"/>
              <w:left w:val="nil"/>
              <w:bottom w:val="single" w:sz="4" w:space="0" w:color="auto"/>
              <w:right w:val="single" w:sz="4" w:space="0" w:color="auto"/>
            </w:tcBorders>
          </w:tcPr>
          <w:p w14:paraId="4D1A5597" w14:textId="0C11B117"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7119B6EE" w14:textId="0E36272F"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725242FA" w14:textId="705CCCC8"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2027FF91" w14:textId="4940372F" w:rsidR="003E4A73" w:rsidRPr="000B30A6" w:rsidRDefault="003E4A73" w:rsidP="003E4A73">
            <w:pPr>
              <w:rPr>
                <w:rFonts w:cs="Calibri"/>
                <w:color w:val="000000"/>
                <w:sz w:val="18"/>
                <w:szCs w:val="18"/>
              </w:rPr>
            </w:pPr>
            <w:r w:rsidRPr="000B30A6">
              <w:rPr>
                <w:rFonts w:cs="Calibri"/>
                <w:color w:val="000000"/>
                <w:sz w:val="18"/>
                <w:szCs w:val="18"/>
              </w:rPr>
              <w:t>zero</w:t>
            </w:r>
          </w:p>
        </w:tc>
      </w:tr>
      <w:tr w:rsidR="003E4A73" w:rsidRPr="000B30A6" w14:paraId="5DF6DE60" w14:textId="689167E4"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4CA2042" w14:textId="77777777" w:rsidR="003E4A73" w:rsidRPr="000B30A6" w:rsidRDefault="003E4A73" w:rsidP="003E4A73">
            <w:pPr>
              <w:rPr>
                <w:rFonts w:cs="Calibri"/>
                <w:color w:val="000000"/>
                <w:sz w:val="18"/>
                <w:szCs w:val="18"/>
              </w:rPr>
            </w:pPr>
            <w:r w:rsidRPr="000B30A6">
              <w:rPr>
                <w:rFonts w:cs="Calibri"/>
                <w:color w:val="000000"/>
                <w:sz w:val="18"/>
                <w:szCs w:val="18"/>
              </w:rPr>
              <w:t>iafecexp</w:t>
            </w:r>
          </w:p>
        </w:tc>
        <w:tc>
          <w:tcPr>
            <w:tcW w:w="5494" w:type="dxa"/>
            <w:tcBorders>
              <w:top w:val="nil"/>
              <w:left w:val="nil"/>
              <w:bottom w:val="single" w:sz="4" w:space="0" w:color="auto"/>
              <w:right w:val="single" w:sz="4" w:space="0" w:color="auto"/>
            </w:tcBorders>
            <w:shd w:val="clear" w:color="auto" w:fill="auto"/>
            <w:noWrap/>
            <w:hideMark/>
          </w:tcPr>
          <w:p w14:paraId="4AF432FA" w14:textId="2BDC9688" w:rsidR="003E4A73" w:rsidRPr="000B30A6" w:rsidRDefault="003E4A73" w:rsidP="003E4A73">
            <w:pPr>
              <w:rPr>
                <w:rFonts w:cs="Calibri"/>
                <w:color w:val="000000"/>
                <w:sz w:val="18"/>
                <w:szCs w:val="18"/>
              </w:rPr>
            </w:pPr>
            <w:r w:rsidRPr="000B30A6">
              <w:rPr>
                <w:rFonts w:cs="Calibri"/>
                <w:color w:val="000000"/>
                <w:sz w:val="18"/>
                <w:szCs w:val="18"/>
              </w:rPr>
              <w:t>Indicador afeto exploração:</w:t>
            </w:r>
          </w:p>
          <w:p w14:paraId="336996A4" w14:textId="7B82C86C" w:rsidR="003E4A73" w:rsidRPr="000B30A6" w:rsidRDefault="003E4A73" w:rsidP="003E4A73">
            <w:pPr>
              <w:pStyle w:val="ListParagraph"/>
              <w:numPr>
                <w:ilvl w:val="0"/>
                <w:numId w:val="25"/>
              </w:numPr>
              <w:rPr>
                <w:rFonts w:cs="Calibri"/>
                <w:color w:val="000000"/>
                <w:sz w:val="18"/>
                <w:szCs w:val="18"/>
              </w:rPr>
            </w:pPr>
            <w:r w:rsidRPr="000B30A6">
              <w:rPr>
                <w:rFonts w:cs="Calibri"/>
                <w:color w:val="000000"/>
                <w:sz w:val="18"/>
                <w:szCs w:val="18"/>
              </w:rPr>
              <w:t xml:space="preserve">Campo indicativo de que o bem dado como garantia, no caso de uma hipoteca imobiliária ou Leasing, está afeto à exploração. No caso de estar afeto, este campo deve ser reportado com “S”, caso contrário, “N”. </w:t>
            </w:r>
          </w:p>
          <w:p w14:paraId="394465D5" w14:textId="196CE5BF" w:rsidR="003E4A73" w:rsidRPr="000B30A6" w:rsidRDefault="003E4A73" w:rsidP="003E4A73">
            <w:pPr>
              <w:pStyle w:val="ListParagraph"/>
              <w:numPr>
                <w:ilvl w:val="0"/>
                <w:numId w:val="25"/>
              </w:numPr>
              <w:rPr>
                <w:rFonts w:cs="Calibri"/>
                <w:color w:val="000000"/>
                <w:sz w:val="18"/>
                <w:szCs w:val="18"/>
              </w:rPr>
            </w:pPr>
            <w:r w:rsidRPr="000B30A6">
              <w:rPr>
                <w:rFonts w:cs="Calibri"/>
                <w:color w:val="000000"/>
                <w:sz w:val="18"/>
                <w:szCs w:val="18"/>
              </w:rPr>
              <w:t xml:space="preserve">Este campo está preenchido com o valor </w:t>
            </w:r>
            <w:r w:rsidRPr="000B30A6">
              <w:rPr>
                <w:rFonts w:cs="Calibri"/>
                <w:i/>
                <w:color w:val="000000"/>
                <w:sz w:val="18"/>
                <w:szCs w:val="18"/>
              </w:rPr>
              <w:t>default</w:t>
            </w:r>
            <w:r w:rsidRPr="000B30A6">
              <w:rPr>
                <w:rFonts w:cs="Calibri"/>
                <w:color w:val="000000"/>
                <w:sz w:val="18"/>
                <w:szCs w:val="18"/>
              </w:rPr>
              <w:t xml:space="preserve"> ‘N’ para todos os registos, uma vez que o acesso a este tipo de informação é limitado.</w:t>
            </w:r>
          </w:p>
        </w:tc>
        <w:tc>
          <w:tcPr>
            <w:tcW w:w="992" w:type="dxa"/>
            <w:tcBorders>
              <w:top w:val="nil"/>
              <w:left w:val="nil"/>
              <w:bottom w:val="single" w:sz="4" w:space="0" w:color="auto"/>
              <w:right w:val="single" w:sz="4" w:space="0" w:color="auto"/>
            </w:tcBorders>
            <w:shd w:val="clear" w:color="auto" w:fill="auto"/>
            <w:noWrap/>
            <w:hideMark/>
          </w:tcPr>
          <w:p w14:paraId="10037EC3"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3DAED619" w14:textId="5B6478E0"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771BC8D8" w14:textId="1B55FD75" w:rsidR="003E4A73" w:rsidRPr="0097473D" w:rsidRDefault="0097473D" w:rsidP="003E4A73">
            <w:pPr>
              <w:rPr>
                <w:rFonts w:cs="Calibri"/>
                <w:i/>
                <w:color w:val="000000"/>
                <w:sz w:val="18"/>
                <w:szCs w:val="18"/>
              </w:rPr>
            </w:pPr>
            <w:r w:rsidRPr="0097473D">
              <w:rPr>
                <w:rFonts w:cs="Calibri"/>
                <w:i/>
                <w:sz w:val="18"/>
                <w:szCs w:val="18"/>
              </w:rPr>
              <w:t>gt018_rateio_aval</w:t>
            </w:r>
          </w:p>
        </w:tc>
        <w:tc>
          <w:tcPr>
            <w:tcW w:w="1134" w:type="dxa"/>
            <w:tcBorders>
              <w:top w:val="nil"/>
              <w:left w:val="nil"/>
              <w:bottom w:val="single" w:sz="4" w:space="0" w:color="auto"/>
              <w:right w:val="single" w:sz="4" w:space="0" w:color="auto"/>
            </w:tcBorders>
          </w:tcPr>
          <w:p w14:paraId="0F228F71" w14:textId="726FF85F"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2D4B7A02" w14:textId="0B10A0FE" w:rsidR="003E4A73" w:rsidRPr="000B30A6" w:rsidRDefault="003E4A73" w:rsidP="003E4A73">
            <w:pPr>
              <w:rPr>
                <w:rFonts w:cs="Calibri"/>
                <w:color w:val="000000"/>
                <w:sz w:val="18"/>
                <w:szCs w:val="18"/>
                <w:lang w:val="en-US"/>
              </w:rPr>
            </w:pPr>
            <w:r w:rsidRPr="000B30A6">
              <w:rPr>
                <w:rFonts w:cs="Calibri"/>
                <w:color w:val="000000"/>
                <w:sz w:val="18"/>
                <w:szCs w:val="18"/>
                <w:lang w:val="en-US"/>
              </w:rPr>
              <w:t>CASE</w:t>
            </w:r>
            <w:r w:rsidRPr="000B30A6">
              <w:rPr>
                <w:rFonts w:cs="Calibri"/>
                <w:color w:val="000000"/>
                <w:sz w:val="18"/>
                <w:szCs w:val="18"/>
                <w:lang w:val="en-US"/>
              </w:rPr>
              <w:br/>
              <w:t xml:space="preserve">    WHEN gt002.ckprodut = '080' THEN </w:t>
            </w:r>
            <w:r w:rsidRPr="000B30A6">
              <w:rPr>
                <w:rFonts w:cs="Calibri"/>
                <w:color w:val="000000"/>
                <w:sz w:val="18"/>
                <w:szCs w:val="18"/>
                <w:lang w:val="en-US"/>
              </w:rPr>
              <w:br/>
              <w:t xml:space="preserve">    CASE</w:t>
            </w:r>
            <w:r w:rsidRPr="000B30A6">
              <w:rPr>
                <w:rFonts w:cs="Calibri"/>
                <w:color w:val="000000"/>
                <w:sz w:val="18"/>
                <w:szCs w:val="18"/>
                <w:lang w:val="en-US"/>
              </w:rPr>
              <w:br/>
              <w:t xml:space="preserve">        WHEN gt018.tipologia = 'PES' AND gt002.cksubpro IN ('079', '094') AND cst08.IAFECEXP &lt;&gt; '' THEN cst08.IAFECEXP</w:t>
            </w:r>
            <w:r w:rsidRPr="000B30A6">
              <w:rPr>
                <w:rFonts w:cs="Calibri"/>
                <w:color w:val="000000"/>
                <w:sz w:val="18"/>
                <w:szCs w:val="18"/>
                <w:lang w:val="en-US"/>
              </w:rPr>
              <w:br/>
              <w:t xml:space="preserve">        WHEN gt018.tipologia = 'FIN' AND gt002.cksubpro &gt; '078' AND cst08.IAFECEXP &lt;&gt; '' THEN cst08.IAFECEXP</w:t>
            </w:r>
            <w:r w:rsidRPr="000B30A6">
              <w:rPr>
                <w:rFonts w:cs="Calibri"/>
                <w:color w:val="000000"/>
                <w:sz w:val="18"/>
                <w:szCs w:val="18"/>
                <w:lang w:val="en-US"/>
              </w:rPr>
              <w:br/>
              <w:t xml:space="preserve">    ELSE 'N'</w:t>
            </w:r>
            <w:r w:rsidRPr="000B30A6">
              <w:rPr>
                <w:rFonts w:cs="Calibri"/>
                <w:color w:val="000000"/>
                <w:sz w:val="18"/>
                <w:szCs w:val="18"/>
                <w:lang w:val="en-US"/>
              </w:rPr>
              <w:br/>
              <w:t xml:space="preserve">    END</w:t>
            </w:r>
            <w:r w:rsidRPr="000B30A6">
              <w:rPr>
                <w:rFonts w:cs="Calibri"/>
                <w:color w:val="000000"/>
                <w:sz w:val="18"/>
                <w:szCs w:val="18"/>
                <w:lang w:val="en-US"/>
              </w:rPr>
              <w:br/>
              <w:t xml:space="preserve">    ELSE 'N'</w:t>
            </w:r>
            <w:r w:rsidRPr="000B30A6">
              <w:rPr>
                <w:rFonts w:cs="Calibri"/>
                <w:color w:val="000000"/>
                <w:sz w:val="18"/>
                <w:szCs w:val="18"/>
                <w:lang w:val="en-US"/>
              </w:rPr>
              <w:br/>
              <w:t xml:space="preserve">END </w:t>
            </w:r>
          </w:p>
        </w:tc>
      </w:tr>
      <w:tr w:rsidR="003E4A73" w:rsidRPr="000B30A6" w14:paraId="4350009A" w14:textId="7CF83DEB"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2BE01E2" w14:textId="77777777" w:rsidR="003E4A73" w:rsidRPr="000B30A6" w:rsidRDefault="003E4A73" w:rsidP="003E4A73">
            <w:pPr>
              <w:rPr>
                <w:rFonts w:cs="Calibri"/>
                <w:color w:val="000000"/>
                <w:sz w:val="18"/>
                <w:szCs w:val="18"/>
              </w:rPr>
            </w:pPr>
            <w:r w:rsidRPr="000B30A6">
              <w:rPr>
                <w:rFonts w:cs="Calibri"/>
                <w:color w:val="000000"/>
                <w:sz w:val="18"/>
                <w:szCs w:val="18"/>
              </w:rPr>
              <w:t>cbembl</w:t>
            </w:r>
          </w:p>
        </w:tc>
        <w:tc>
          <w:tcPr>
            <w:tcW w:w="5494" w:type="dxa"/>
            <w:tcBorders>
              <w:top w:val="nil"/>
              <w:left w:val="nil"/>
              <w:bottom w:val="single" w:sz="4" w:space="0" w:color="auto"/>
              <w:right w:val="single" w:sz="4" w:space="0" w:color="auto"/>
            </w:tcBorders>
            <w:shd w:val="clear" w:color="auto" w:fill="auto"/>
            <w:noWrap/>
            <w:hideMark/>
          </w:tcPr>
          <w:p w14:paraId="0CBEBB17" w14:textId="77777777" w:rsidR="003E4A73" w:rsidRPr="000B30A6" w:rsidRDefault="003E4A73" w:rsidP="003E4A73">
            <w:pPr>
              <w:rPr>
                <w:rFonts w:cs="Calibri"/>
                <w:color w:val="000000"/>
                <w:sz w:val="18"/>
                <w:szCs w:val="18"/>
              </w:rPr>
            </w:pPr>
            <w:r w:rsidRPr="000B30A6">
              <w:rPr>
                <w:rFonts w:cs="Calibri"/>
                <w:color w:val="000000"/>
                <w:sz w:val="18"/>
                <w:szCs w:val="18"/>
              </w:rPr>
              <w:t>Classe bem</w:t>
            </w:r>
          </w:p>
          <w:p w14:paraId="50058A69" w14:textId="77777777" w:rsidR="003E4A73" w:rsidRPr="000B30A6" w:rsidRDefault="003E4A73" w:rsidP="003E4A73">
            <w:pPr>
              <w:pStyle w:val="ListParagraph"/>
              <w:numPr>
                <w:ilvl w:val="0"/>
                <w:numId w:val="25"/>
              </w:numPr>
              <w:rPr>
                <w:rFonts w:cs="Calibri"/>
                <w:color w:val="000000"/>
                <w:sz w:val="18"/>
                <w:szCs w:val="18"/>
              </w:rPr>
            </w:pPr>
            <w:r w:rsidRPr="000B30A6">
              <w:rPr>
                <w:rFonts w:cs="Calibri"/>
                <w:color w:val="000000"/>
                <w:sz w:val="18"/>
                <w:szCs w:val="18"/>
              </w:rPr>
              <w:t>Este campo indica a classe do bem associado à garantia. Implica uma maior desagregação da informação em função do tipo de bem. O código a introduzir neste campo será o correspondente à escala padrão local que tenha sido designada em cada entidade para identificar os diferentes tipos de bens.</w:t>
            </w:r>
          </w:p>
          <w:p w14:paraId="2E5B225B" w14:textId="02A00BAF" w:rsidR="003E4A73" w:rsidRPr="000B30A6" w:rsidRDefault="003E4A73" w:rsidP="003E4A73">
            <w:pPr>
              <w:pStyle w:val="ListParagraph"/>
              <w:numPr>
                <w:ilvl w:val="0"/>
                <w:numId w:val="25"/>
              </w:numPr>
              <w:rPr>
                <w:rFonts w:cs="Calibri"/>
                <w:color w:val="000000"/>
                <w:sz w:val="18"/>
                <w:szCs w:val="18"/>
              </w:rPr>
            </w:pPr>
            <w:r w:rsidRPr="000B30A6">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7941BC12"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4DD6DDCD" w14:textId="5BD9ACFF"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3EB9272A" w14:textId="2ABA7AA3"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111A895C" w14:textId="72A0ADB9"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5A6C5F39" w14:textId="35A38A50" w:rsidR="003E4A73" w:rsidRPr="000B30A6" w:rsidRDefault="003E4A73" w:rsidP="003E4A73">
            <w:pPr>
              <w:rPr>
                <w:rFonts w:cs="Calibri"/>
                <w:color w:val="000000"/>
                <w:sz w:val="18"/>
                <w:szCs w:val="18"/>
              </w:rPr>
            </w:pPr>
            <w:r w:rsidRPr="000B30A6">
              <w:rPr>
                <w:rFonts w:cs="Calibri"/>
                <w:color w:val="000000"/>
                <w:sz w:val="18"/>
                <w:szCs w:val="18"/>
              </w:rPr>
              <w:t>zero</w:t>
            </w:r>
          </w:p>
        </w:tc>
      </w:tr>
      <w:tr w:rsidR="003E4A73" w:rsidRPr="000B30A6" w14:paraId="5D025FB1" w14:textId="75CFBCB6"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F33F580" w14:textId="77777777" w:rsidR="003E4A73" w:rsidRPr="000B30A6" w:rsidRDefault="003E4A73" w:rsidP="003E4A73">
            <w:pPr>
              <w:rPr>
                <w:rFonts w:cs="Calibri"/>
                <w:color w:val="000000"/>
                <w:sz w:val="18"/>
                <w:szCs w:val="18"/>
              </w:rPr>
            </w:pPr>
            <w:r w:rsidRPr="000B30A6">
              <w:rPr>
                <w:rFonts w:cs="Calibri"/>
                <w:color w:val="000000"/>
                <w:sz w:val="18"/>
                <w:szCs w:val="18"/>
              </w:rPr>
              <w:t>cpaisbg</w:t>
            </w:r>
          </w:p>
        </w:tc>
        <w:tc>
          <w:tcPr>
            <w:tcW w:w="5494" w:type="dxa"/>
            <w:tcBorders>
              <w:top w:val="nil"/>
              <w:left w:val="nil"/>
              <w:bottom w:val="single" w:sz="4" w:space="0" w:color="auto"/>
              <w:right w:val="single" w:sz="4" w:space="0" w:color="auto"/>
            </w:tcBorders>
            <w:shd w:val="clear" w:color="auto" w:fill="auto"/>
            <w:noWrap/>
            <w:hideMark/>
          </w:tcPr>
          <w:p w14:paraId="6A126E09" w14:textId="4841B387" w:rsidR="003E4A73" w:rsidRPr="000B30A6" w:rsidRDefault="003E4A73" w:rsidP="003E4A73">
            <w:pPr>
              <w:rPr>
                <w:rFonts w:cs="Calibri"/>
                <w:color w:val="000000"/>
                <w:sz w:val="18"/>
                <w:szCs w:val="18"/>
              </w:rPr>
            </w:pPr>
            <w:r w:rsidRPr="000B30A6">
              <w:rPr>
                <w:rFonts w:cs="Calibri"/>
                <w:color w:val="000000"/>
                <w:sz w:val="18"/>
                <w:szCs w:val="18"/>
              </w:rPr>
              <w:t>Código do País:</w:t>
            </w:r>
          </w:p>
          <w:p w14:paraId="511BCF94" w14:textId="77777777" w:rsidR="003E4A73" w:rsidRPr="000B30A6" w:rsidRDefault="003E4A73" w:rsidP="003E4A73">
            <w:pPr>
              <w:pStyle w:val="ListParagraph"/>
              <w:numPr>
                <w:ilvl w:val="0"/>
                <w:numId w:val="27"/>
              </w:numPr>
              <w:rPr>
                <w:rFonts w:cs="Calibri"/>
                <w:color w:val="000000"/>
                <w:sz w:val="18"/>
                <w:szCs w:val="18"/>
              </w:rPr>
            </w:pPr>
            <w:r w:rsidRPr="000B30A6">
              <w:rPr>
                <w:rFonts w:cs="Calibri"/>
                <w:color w:val="000000"/>
                <w:sz w:val="18"/>
                <w:szCs w:val="18"/>
              </w:rPr>
              <w:t xml:space="preserve">Este campo indica o país onde o imóvel está localizado. </w:t>
            </w:r>
          </w:p>
          <w:p w14:paraId="375E1C5F" w14:textId="49E7CBAB" w:rsidR="003E4A73" w:rsidRPr="000B30A6" w:rsidRDefault="003E4A73" w:rsidP="003E4A73">
            <w:pPr>
              <w:pStyle w:val="ListParagraph"/>
              <w:numPr>
                <w:ilvl w:val="0"/>
                <w:numId w:val="27"/>
              </w:numPr>
              <w:rPr>
                <w:rFonts w:cs="Calibri"/>
                <w:color w:val="000000"/>
                <w:sz w:val="18"/>
                <w:szCs w:val="18"/>
              </w:rPr>
            </w:pPr>
            <w:r w:rsidRPr="000B30A6">
              <w:rPr>
                <w:rFonts w:cs="Calibri"/>
                <w:color w:val="000000"/>
                <w:sz w:val="18"/>
                <w:szCs w:val="18"/>
              </w:rPr>
              <w:t xml:space="preserve">Este campo encontra-se preenchido com o valor ‘0’ para todos os registos da tabela, uma vez que a sua informação não é </w:t>
            </w:r>
            <w:r w:rsidRPr="000B30A6">
              <w:rPr>
                <w:rFonts w:cs="Calibri"/>
                <w:color w:val="000000"/>
                <w:sz w:val="18"/>
                <w:szCs w:val="18"/>
              </w:rPr>
              <w:lastRenderedPageBreak/>
              <w:t>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30733F81" w14:textId="77777777" w:rsidR="003E4A73" w:rsidRPr="000B30A6" w:rsidRDefault="003E4A73" w:rsidP="003E4A73">
            <w:pPr>
              <w:rPr>
                <w:rFonts w:cs="Calibri"/>
                <w:color w:val="000000"/>
                <w:sz w:val="18"/>
                <w:szCs w:val="18"/>
              </w:rPr>
            </w:pPr>
            <w:r w:rsidRPr="000B30A6">
              <w:rPr>
                <w:rFonts w:cs="Calibri"/>
                <w:color w:val="000000"/>
                <w:sz w:val="18"/>
                <w:szCs w:val="18"/>
              </w:rPr>
              <w:lastRenderedPageBreak/>
              <w:t>String</w:t>
            </w:r>
          </w:p>
        </w:tc>
        <w:tc>
          <w:tcPr>
            <w:tcW w:w="1844" w:type="dxa"/>
            <w:tcBorders>
              <w:top w:val="nil"/>
              <w:left w:val="nil"/>
              <w:bottom w:val="single" w:sz="4" w:space="0" w:color="auto"/>
              <w:right w:val="single" w:sz="4" w:space="0" w:color="auto"/>
            </w:tcBorders>
          </w:tcPr>
          <w:p w14:paraId="7EFF450B" w14:textId="6F8552A7"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64A747F0" w14:textId="3C357B90"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7EA383B5" w14:textId="0B41FF05"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3D877745" w14:textId="3EB0F1F6" w:rsidR="003E4A73" w:rsidRPr="000B30A6" w:rsidRDefault="003E4A73" w:rsidP="003E4A73">
            <w:pPr>
              <w:rPr>
                <w:rFonts w:cs="Calibri"/>
                <w:color w:val="000000"/>
                <w:sz w:val="18"/>
                <w:szCs w:val="18"/>
              </w:rPr>
            </w:pPr>
            <w:r w:rsidRPr="000B30A6">
              <w:rPr>
                <w:rFonts w:cs="Calibri"/>
                <w:color w:val="000000"/>
                <w:sz w:val="18"/>
                <w:szCs w:val="18"/>
              </w:rPr>
              <w:t>zero</w:t>
            </w:r>
          </w:p>
        </w:tc>
      </w:tr>
      <w:tr w:rsidR="003E4A73" w:rsidRPr="000B30A6" w14:paraId="578AB9B6" w14:textId="1BA8E1C9"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F1DEFA7" w14:textId="77777777" w:rsidR="003E4A73" w:rsidRPr="000B30A6" w:rsidRDefault="003E4A73" w:rsidP="003E4A73">
            <w:pPr>
              <w:rPr>
                <w:rFonts w:cs="Calibri"/>
                <w:color w:val="000000"/>
                <w:sz w:val="18"/>
                <w:szCs w:val="18"/>
              </w:rPr>
            </w:pPr>
            <w:r w:rsidRPr="000B30A6">
              <w:rPr>
                <w:rFonts w:cs="Calibri"/>
                <w:color w:val="000000"/>
                <w:sz w:val="18"/>
                <w:szCs w:val="18"/>
              </w:rPr>
              <w:t>ordhipot</w:t>
            </w:r>
          </w:p>
        </w:tc>
        <w:tc>
          <w:tcPr>
            <w:tcW w:w="5494" w:type="dxa"/>
            <w:tcBorders>
              <w:top w:val="nil"/>
              <w:left w:val="nil"/>
              <w:bottom w:val="single" w:sz="4" w:space="0" w:color="auto"/>
              <w:right w:val="single" w:sz="4" w:space="0" w:color="auto"/>
            </w:tcBorders>
            <w:shd w:val="clear" w:color="auto" w:fill="auto"/>
            <w:noWrap/>
            <w:hideMark/>
          </w:tcPr>
          <w:p w14:paraId="0528E5EC" w14:textId="77777777" w:rsidR="003E4A73" w:rsidRPr="000B30A6" w:rsidRDefault="003E4A73" w:rsidP="003E4A73">
            <w:pPr>
              <w:rPr>
                <w:rFonts w:cs="Calibri"/>
                <w:color w:val="000000"/>
                <w:sz w:val="18"/>
                <w:szCs w:val="18"/>
              </w:rPr>
            </w:pPr>
            <w:r w:rsidRPr="000B30A6">
              <w:rPr>
                <w:rFonts w:cs="Calibri"/>
                <w:color w:val="000000"/>
                <w:sz w:val="18"/>
                <w:szCs w:val="18"/>
              </w:rPr>
              <w:t>Ordem de hipoteca:</w:t>
            </w:r>
          </w:p>
          <w:p w14:paraId="02BA577C" w14:textId="36EA8615" w:rsidR="003E4A73" w:rsidRPr="000B30A6" w:rsidRDefault="003E4A73" w:rsidP="003E4A73">
            <w:pPr>
              <w:pStyle w:val="ListParagraph"/>
              <w:numPr>
                <w:ilvl w:val="0"/>
                <w:numId w:val="27"/>
              </w:numPr>
              <w:rPr>
                <w:rFonts w:cs="Calibri"/>
                <w:color w:val="000000"/>
                <w:sz w:val="18"/>
                <w:szCs w:val="18"/>
              </w:rPr>
            </w:pPr>
            <w:r w:rsidRPr="000B30A6">
              <w:rPr>
                <w:rFonts w:cs="Calibri"/>
                <w:color w:val="000000"/>
                <w:sz w:val="18"/>
                <w:szCs w:val="18"/>
              </w:rPr>
              <w:t>Campo identificativo do número da ordem de hipoteca (primeira, segunda…).</w:t>
            </w:r>
          </w:p>
          <w:p w14:paraId="7A7FB826" w14:textId="10713DD1" w:rsidR="003E4A73" w:rsidRPr="000B30A6" w:rsidRDefault="003E4A73" w:rsidP="003E4A73">
            <w:pPr>
              <w:pStyle w:val="ListParagraph"/>
              <w:numPr>
                <w:ilvl w:val="0"/>
                <w:numId w:val="27"/>
              </w:numPr>
              <w:rPr>
                <w:rFonts w:cs="Calibri"/>
                <w:color w:val="000000"/>
                <w:sz w:val="18"/>
                <w:szCs w:val="18"/>
              </w:rPr>
            </w:pPr>
            <w:r w:rsidRPr="000B30A6">
              <w:rPr>
                <w:rFonts w:cs="Calibri"/>
                <w:color w:val="000000"/>
                <w:sz w:val="18"/>
                <w:szCs w:val="18"/>
              </w:rPr>
              <w:t>A informação relativa à ordem de hipoteca é limitada, pelo que é assumido que todas as garantias imóveis são primeiras hipotecas e, por esse motivo, encontram-se preenchidas com ‘1.000000’. Para as restantes tipologias de garantias, o campo é aprovisionado com o valor ‘0.000000’.</w:t>
            </w:r>
          </w:p>
        </w:tc>
        <w:tc>
          <w:tcPr>
            <w:tcW w:w="992" w:type="dxa"/>
            <w:tcBorders>
              <w:top w:val="nil"/>
              <w:left w:val="nil"/>
              <w:bottom w:val="single" w:sz="4" w:space="0" w:color="auto"/>
              <w:right w:val="single" w:sz="4" w:space="0" w:color="auto"/>
            </w:tcBorders>
            <w:shd w:val="clear" w:color="auto" w:fill="auto"/>
            <w:noWrap/>
            <w:hideMark/>
          </w:tcPr>
          <w:p w14:paraId="10C88BE2" w14:textId="77777777" w:rsidR="003E4A73" w:rsidRPr="000B30A6" w:rsidRDefault="003E4A73" w:rsidP="003E4A73">
            <w:pPr>
              <w:rPr>
                <w:rFonts w:cs="Calibri"/>
                <w:color w:val="000000"/>
                <w:sz w:val="18"/>
                <w:szCs w:val="18"/>
              </w:rPr>
            </w:pPr>
            <w:r w:rsidRPr="000B30A6">
              <w:rPr>
                <w:rFonts w:cs="Calibri"/>
                <w:color w:val="000000"/>
                <w:sz w:val="18"/>
                <w:szCs w:val="18"/>
              </w:rPr>
              <w:t>Decimal</w:t>
            </w:r>
          </w:p>
        </w:tc>
        <w:tc>
          <w:tcPr>
            <w:tcW w:w="1844" w:type="dxa"/>
            <w:tcBorders>
              <w:top w:val="nil"/>
              <w:left w:val="nil"/>
              <w:bottom w:val="single" w:sz="4" w:space="0" w:color="auto"/>
              <w:right w:val="single" w:sz="4" w:space="0" w:color="auto"/>
            </w:tcBorders>
          </w:tcPr>
          <w:p w14:paraId="54216C40" w14:textId="0830EB08"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54F85775" w14:textId="1A30CD48" w:rsidR="003E4A73" w:rsidRPr="0097473D" w:rsidRDefault="0097473D" w:rsidP="003E4A73">
            <w:pPr>
              <w:rPr>
                <w:rFonts w:cs="Calibri"/>
                <w:i/>
                <w:color w:val="000000"/>
                <w:sz w:val="18"/>
                <w:szCs w:val="18"/>
              </w:rPr>
            </w:pPr>
            <w:r w:rsidRPr="0097473D">
              <w:rPr>
                <w:rFonts w:cs="Calibri"/>
                <w:i/>
                <w:sz w:val="18"/>
                <w:szCs w:val="18"/>
              </w:rPr>
              <w:t>gt018_rateio_aval</w:t>
            </w:r>
          </w:p>
        </w:tc>
        <w:tc>
          <w:tcPr>
            <w:tcW w:w="1134" w:type="dxa"/>
            <w:tcBorders>
              <w:top w:val="nil"/>
              <w:left w:val="nil"/>
              <w:bottom w:val="single" w:sz="4" w:space="0" w:color="auto"/>
              <w:right w:val="single" w:sz="4" w:space="0" w:color="auto"/>
            </w:tcBorders>
          </w:tcPr>
          <w:p w14:paraId="71BB6271" w14:textId="24CB1177"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38EAADD8" w14:textId="7F55056B" w:rsidR="003E4A73" w:rsidRPr="000B30A6" w:rsidRDefault="003E4A73" w:rsidP="003E4A73">
            <w:pPr>
              <w:rPr>
                <w:rFonts w:cs="Calibri"/>
                <w:color w:val="000000"/>
                <w:sz w:val="18"/>
                <w:szCs w:val="18"/>
                <w:lang w:val="en-US"/>
              </w:rPr>
            </w:pPr>
            <w:r w:rsidRPr="000B30A6">
              <w:rPr>
                <w:rFonts w:cs="Calibri"/>
                <w:color w:val="000000"/>
                <w:sz w:val="18"/>
                <w:szCs w:val="18"/>
                <w:lang w:val="en-US"/>
              </w:rPr>
              <w:t>WHEN gt018.tipologia = 'IMO' THEN 1</w:t>
            </w:r>
            <w:r w:rsidRPr="000B30A6">
              <w:rPr>
                <w:rFonts w:cs="Calibri"/>
                <w:color w:val="000000"/>
                <w:sz w:val="18"/>
                <w:szCs w:val="18"/>
                <w:lang w:val="en-US"/>
              </w:rPr>
              <w:br/>
              <w:t>ELSE 0</w:t>
            </w:r>
          </w:p>
        </w:tc>
      </w:tr>
      <w:tr w:rsidR="003E4A73" w:rsidRPr="000B30A6" w14:paraId="53D60790" w14:textId="59148E35"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00352DD" w14:textId="77777777" w:rsidR="003E4A73" w:rsidRPr="000B30A6" w:rsidRDefault="003E4A73" w:rsidP="003E4A73">
            <w:pPr>
              <w:rPr>
                <w:rFonts w:cs="Calibri"/>
                <w:color w:val="000000"/>
                <w:sz w:val="18"/>
                <w:szCs w:val="18"/>
              </w:rPr>
            </w:pPr>
            <w:r w:rsidRPr="000B30A6">
              <w:rPr>
                <w:rFonts w:cs="Calibri"/>
                <w:color w:val="000000"/>
                <w:sz w:val="18"/>
                <w:szCs w:val="18"/>
              </w:rPr>
              <w:t>cmoeorigbg</w:t>
            </w:r>
          </w:p>
        </w:tc>
        <w:tc>
          <w:tcPr>
            <w:tcW w:w="5494" w:type="dxa"/>
            <w:tcBorders>
              <w:top w:val="nil"/>
              <w:left w:val="nil"/>
              <w:bottom w:val="single" w:sz="4" w:space="0" w:color="auto"/>
              <w:right w:val="single" w:sz="4" w:space="0" w:color="auto"/>
            </w:tcBorders>
            <w:shd w:val="clear" w:color="auto" w:fill="auto"/>
            <w:noWrap/>
            <w:hideMark/>
          </w:tcPr>
          <w:p w14:paraId="2FC06E90" w14:textId="7F9051F4" w:rsidR="003E4A73" w:rsidRPr="000B30A6" w:rsidRDefault="003E4A73" w:rsidP="003E4A73">
            <w:pPr>
              <w:rPr>
                <w:rFonts w:cs="Calibri"/>
                <w:color w:val="000000"/>
                <w:sz w:val="18"/>
                <w:szCs w:val="18"/>
              </w:rPr>
            </w:pPr>
            <w:r w:rsidRPr="000B30A6">
              <w:rPr>
                <w:rFonts w:cs="Calibri"/>
                <w:color w:val="000000"/>
                <w:sz w:val="18"/>
                <w:szCs w:val="18"/>
              </w:rPr>
              <w:t>Moeda original:</w:t>
            </w:r>
          </w:p>
          <w:p w14:paraId="0840E40F" w14:textId="77777777" w:rsidR="003E4A73" w:rsidRPr="000B30A6" w:rsidRDefault="003E4A73" w:rsidP="003E4A73">
            <w:pPr>
              <w:pStyle w:val="ListParagraph"/>
              <w:numPr>
                <w:ilvl w:val="0"/>
                <w:numId w:val="11"/>
              </w:numPr>
              <w:rPr>
                <w:rFonts w:cs="Calibri"/>
                <w:color w:val="000000"/>
                <w:sz w:val="18"/>
                <w:szCs w:val="18"/>
              </w:rPr>
            </w:pPr>
            <w:r w:rsidRPr="000B30A6">
              <w:rPr>
                <w:rFonts w:cs="Calibri"/>
                <w:color w:val="000000"/>
                <w:sz w:val="18"/>
                <w:szCs w:val="18"/>
              </w:rPr>
              <w:t>Corresponde ao código da moeda original de denominação do contrato.</w:t>
            </w:r>
          </w:p>
          <w:p w14:paraId="1A8E904D" w14:textId="43E5C45B" w:rsidR="003E4A73" w:rsidRPr="000B30A6" w:rsidRDefault="003E4A73" w:rsidP="003E4A73">
            <w:pPr>
              <w:pStyle w:val="ListParagraph"/>
              <w:numPr>
                <w:ilvl w:val="0"/>
                <w:numId w:val="11"/>
              </w:numPr>
              <w:rPr>
                <w:rFonts w:cs="Calibri"/>
                <w:color w:val="000000"/>
                <w:sz w:val="18"/>
                <w:szCs w:val="18"/>
              </w:rPr>
            </w:pPr>
            <w:r w:rsidRPr="000B30A6">
              <w:rPr>
                <w:rFonts w:cs="Calibri"/>
                <w:color w:val="000000"/>
                <w:sz w:val="18"/>
                <w:szCs w:val="18"/>
              </w:rPr>
              <w:t>Neste caso, todos os contratos da tabela estão preenchidos com o código ‘EUR’, correspondente à moeda euro.</w:t>
            </w:r>
          </w:p>
        </w:tc>
        <w:tc>
          <w:tcPr>
            <w:tcW w:w="992" w:type="dxa"/>
            <w:tcBorders>
              <w:top w:val="nil"/>
              <w:left w:val="nil"/>
              <w:bottom w:val="single" w:sz="4" w:space="0" w:color="auto"/>
              <w:right w:val="single" w:sz="4" w:space="0" w:color="auto"/>
            </w:tcBorders>
            <w:shd w:val="clear" w:color="auto" w:fill="auto"/>
            <w:noWrap/>
            <w:hideMark/>
          </w:tcPr>
          <w:p w14:paraId="6A428D4C"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48D9DB98" w14:textId="3B1F36C6"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470B3286" w14:textId="7C079DF3"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7BF442CE" w14:textId="4D6B2911"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04A06DC2" w14:textId="346B7E8F" w:rsidR="003E4A73" w:rsidRPr="000B30A6" w:rsidRDefault="003E4A73" w:rsidP="003E4A73">
            <w:pPr>
              <w:rPr>
                <w:rFonts w:cs="Calibri"/>
                <w:color w:val="000000"/>
                <w:sz w:val="18"/>
                <w:szCs w:val="18"/>
              </w:rPr>
            </w:pPr>
            <w:r w:rsidRPr="000B30A6">
              <w:rPr>
                <w:rFonts w:cs="Calibri"/>
                <w:color w:val="000000"/>
                <w:sz w:val="18"/>
                <w:szCs w:val="18"/>
              </w:rPr>
              <w:t>EUR</w:t>
            </w:r>
          </w:p>
        </w:tc>
      </w:tr>
      <w:tr w:rsidR="003E4A73" w:rsidRPr="000B30A6" w14:paraId="02148919" w14:textId="0D52D357"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4ECF734" w14:textId="77777777" w:rsidR="003E4A73" w:rsidRPr="000B30A6" w:rsidRDefault="003E4A73" w:rsidP="003E4A73">
            <w:pPr>
              <w:rPr>
                <w:rFonts w:cs="Calibri"/>
                <w:color w:val="000000"/>
                <w:sz w:val="18"/>
                <w:szCs w:val="18"/>
              </w:rPr>
            </w:pPr>
            <w:r w:rsidRPr="000B30A6">
              <w:rPr>
                <w:rFonts w:cs="Calibri"/>
                <w:color w:val="000000"/>
                <w:sz w:val="18"/>
                <w:szCs w:val="18"/>
              </w:rPr>
              <w:t>dtvencim</w:t>
            </w:r>
          </w:p>
        </w:tc>
        <w:tc>
          <w:tcPr>
            <w:tcW w:w="5494" w:type="dxa"/>
            <w:tcBorders>
              <w:top w:val="nil"/>
              <w:left w:val="nil"/>
              <w:bottom w:val="single" w:sz="4" w:space="0" w:color="auto"/>
              <w:right w:val="single" w:sz="4" w:space="0" w:color="auto"/>
            </w:tcBorders>
            <w:shd w:val="clear" w:color="auto" w:fill="auto"/>
            <w:noWrap/>
            <w:hideMark/>
          </w:tcPr>
          <w:p w14:paraId="0FE35A62" w14:textId="75E1B5DD" w:rsidR="003E4A73" w:rsidRPr="000B30A6" w:rsidRDefault="003E4A73" w:rsidP="003E4A73">
            <w:pPr>
              <w:rPr>
                <w:rFonts w:cs="Calibri"/>
                <w:color w:val="000000"/>
                <w:sz w:val="18"/>
                <w:szCs w:val="18"/>
              </w:rPr>
            </w:pPr>
            <w:r w:rsidRPr="000B30A6">
              <w:rPr>
                <w:rFonts w:cs="Calibri"/>
                <w:color w:val="000000"/>
                <w:sz w:val="18"/>
                <w:szCs w:val="18"/>
              </w:rPr>
              <w:t>Data de vencimento da relação responsabilidade – processo/caução (prevista):</w:t>
            </w:r>
          </w:p>
          <w:p w14:paraId="53A6A854" w14:textId="108B4062" w:rsidR="003E4A73" w:rsidRPr="000B30A6" w:rsidRDefault="003E4A73" w:rsidP="003E4A73">
            <w:pPr>
              <w:pStyle w:val="ListParagraph"/>
              <w:numPr>
                <w:ilvl w:val="0"/>
                <w:numId w:val="11"/>
              </w:numPr>
              <w:rPr>
                <w:rFonts w:cs="Calibri"/>
                <w:color w:val="000000"/>
                <w:sz w:val="18"/>
                <w:szCs w:val="18"/>
              </w:rPr>
            </w:pPr>
            <w:r w:rsidRPr="000B30A6">
              <w:rPr>
                <w:rFonts w:cs="Calibri"/>
                <w:color w:val="000000"/>
                <w:sz w:val="18"/>
                <w:szCs w:val="18"/>
              </w:rPr>
              <w:t>Este campo corresponde à data prevista do vencimento da relação entre a responsabilidade e o processo/caução.</w:t>
            </w:r>
          </w:p>
          <w:p w14:paraId="21D46234" w14:textId="69929A43" w:rsidR="003E4A73" w:rsidRPr="000B30A6" w:rsidRDefault="003E4A73" w:rsidP="003E4A73">
            <w:pPr>
              <w:pStyle w:val="ListParagraph"/>
              <w:numPr>
                <w:ilvl w:val="0"/>
                <w:numId w:val="11"/>
              </w:numPr>
              <w:rPr>
                <w:rFonts w:cs="Calibri"/>
                <w:color w:val="000000"/>
                <w:sz w:val="18"/>
                <w:szCs w:val="18"/>
              </w:rPr>
            </w:pPr>
            <w:r w:rsidRPr="000B30A6">
              <w:rPr>
                <w:rFonts w:cs="Calibri"/>
                <w:color w:val="000000"/>
                <w:sz w:val="18"/>
                <w:szCs w:val="18"/>
              </w:rPr>
              <w:t xml:space="preserve">Quando a aplicação fonte é GP, o campo é aprovisionado diretamente do campo ‘dfim_rel_prev’ da tabela </w:t>
            </w:r>
            <w:r w:rsidRPr="000B30A6">
              <w:rPr>
                <w:rFonts w:cs="Calibri"/>
                <w:i/>
                <w:color w:val="000000"/>
                <w:sz w:val="18"/>
                <w:szCs w:val="18"/>
              </w:rPr>
              <w:t>cd_garantias.gt001_trz_rsp_gt</w:t>
            </w:r>
            <w:r w:rsidRPr="000B30A6">
              <w:rPr>
                <w:rFonts w:cs="Calibri"/>
                <w:color w:val="000000"/>
                <w:sz w:val="18"/>
                <w:szCs w:val="18"/>
              </w:rPr>
              <w:t xml:space="preserve"> do MUG, caso contrário, é utlizado o campo ‘dvencim’ da tabela </w:t>
            </w:r>
            <w:r w:rsidRPr="000B30A6">
              <w:rPr>
                <w:rFonts w:cs="Calibri"/>
                <w:i/>
                <w:color w:val="000000"/>
                <w:sz w:val="18"/>
                <w:szCs w:val="18"/>
              </w:rPr>
              <w:t>cd_garantias.gt002_grnt_proc</w:t>
            </w:r>
            <w:r w:rsidRPr="000B30A6">
              <w:rPr>
                <w:rFonts w:cs="Calibri"/>
                <w:color w:val="000000"/>
                <w:sz w:val="18"/>
                <w:szCs w:val="18"/>
              </w:rPr>
              <w:t xml:space="preserve"> do MUG.</w:t>
            </w:r>
          </w:p>
        </w:tc>
        <w:tc>
          <w:tcPr>
            <w:tcW w:w="992" w:type="dxa"/>
            <w:tcBorders>
              <w:top w:val="nil"/>
              <w:left w:val="nil"/>
              <w:bottom w:val="single" w:sz="4" w:space="0" w:color="auto"/>
              <w:right w:val="single" w:sz="4" w:space="0" w:color="auto"/>
            </w:tcBorders>
            <w:shd w:val="clear" w:color="auto" w:fill="auto"/>
            <w:noWrap/>
            <w:hideMark/>
          </w:tcPr>
          <w:p w14:paraId="6BC83656"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41CB2D9C" w14:textId="135B52A5"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7B91EB27" w14:textId="7345235D" w:rsidR="003E4A73" w:rsidRPr="0097473D" w:rsidRDefault="0097473D" w:rsidP="003E4A73">
            <w:pPr>
              <w:rPr>
                <w:rFonts w:cs="Calibri"/>
                <w:i/>
                <w:color w:val="000000"/>
                <w:sz w:val="18"/>
                <w:szCs w:val="18"/>
                <w:lang w:val="en-US"/>
              </w:rPr>
            </w:pPr>
            <w:r w:rsidRPr="0097473D">
              <w:rPr>
                <w:rFonts w:cs="Calibri"/>
                <w:i/>
                <w:sz w:val="18"/>
                <w:szCs w:val="18"/>
                <w:lang w:val="en-US"/>
              </w:rPr>
              <w:t>gt001_trz_rsp_gt</w:t>
            </w:r>
            <w:r w:rsidRPr="0097473D">
              <w:rPr>
                <w:rFonts w:cs="Calibri"/>
                <w:i/>
                <w:sz w:val="18"/>
                <w:szCs w:val="18"/>
                <w:lang w:val="en-US"/>
              </w:rPr>
              <w:br/>
              <w:t>gt002_grnts_prc</w:t>
            </w:r>
          </w:p>
        </w:tc>
        <w:tc>
          <w:tcPr>
            <w:tcW w:w="1134" w:type="dxa"/>
            <w:tcBorders>
              <w:top w:val="nil"/>
              <w:left w:val="nil"/>
              <w:bottom w:val="single" w:sz="4" w:space="0" w:color="auto"/>
              <w:right w:val="single" w:sz="4" w:space="0" w:color="auto"/>
            </w:tcBorders>
          </w:tcPr>
          <w:p w14:paraId="4ECA25BF" w14:textId="00FED6E3" w:rsidR="003E4A73" w:rsidRPr="000B30A6" w:rsidRDefault="003E4A73" w:rsidP="003E4A73">
            <w:pPr>
              <w:rPr>
                <w:rFonts w:cs="Calibri"/>
                <w:color w:val="000000"/>
                <w:sz w:val="18"/>
                <w:szCs w:val="18"/>
              </w:rPr>
            </w:pPr>
            <w:r w:rsidRPr="000B30A6">
              <w:rPr>
                <w:rFonts w:cs="Calibri"/>
                <w:color w:val="000000"/>
                <w:sz w:val="18"/>
                <w:szCs w:val="18"/>
              </w:rPr>
              <w:t>gt001.dfim_rel_prev</w:t>
            </w:r>
            <w:r w:rsidRPr="000B30A6">
              <w:rPr>
                <w:rFonts w:cs="Calibri"/>
                <w:color w:val="000000"/>
                <w:sz w:val="18"/>
                <w:szCs w:val="18"/>
              </w:rPr>
              <w:br/>
              <w:t>gt002.dvencim</w:t>
            </w:r>
          </w:p>
        </w:tc>
        <w:tc>
          <w:tcPr>
            <w:tcW w:w="2098" w:type="dxa"/>
            <w:tcBorders>
              <w:top w:val="nil"/>
              <w:left w:val="nil"/>
              <w:bottom w:val="single" w:sz="4" w:space="0" w:color="auto"/>
              <w:right w:val="single" w:sz="4" w:space="0" w:color="auto"/>
            </w:tcBorders>
          </w:tcPr>
          <w:p w14:paraId="3D8268A7" w14:textId="019DE243" w:rsidR="003E4A73" w:rsidRPr="000B30A6" w:rsidRDefault="003E4A73" w:rsidP="003E4A73">
            <w:pPr>
              <w:rPr>
                <w:rFonts w:cs="Calibri"/>
                <w:color w:val="000000"/>
                <w:sz w:val="18"/>
                <w:szCs w:val="18"/>
                <w:lang w:val="en-US"/>
              </w:rPr>
            </w:pPr>
            <w:r w:rsidRPr="000B30A6">
              <w:rPr>
                <w:rFonts w:cs="Calibri"/>
                <w:color w:val="000000"/>
                <w:sz w:val="18"/>
                <w:szCs w:val="18"/>
                <w:lang w:val="en-US"/>
              </w:rPr>
              <w:t>WHEN</w:t>
            </w:r>
            <w:r w:rsidRPr="000B30A6">
              <w:rPr>
                <w:rFonts w:cs="Calibri"/>
                <w:color w:val="000000"/>
                <w:sz w:val="18"/>
                <w:szCs w:val="18"/>
                <w:lang w:val="en-US"/>
              </w:rPr>
              <w:br/>
              <w:t xml:space="preserve">    CASE</w:t>
            </w:r>
            <w:r w:rsidRPr="000B30A6">
              <w:rPr>
                <w:rFonts w:cs="Calibri"/>
                <w:color w:val="000000"/>
                <w:sz w:val="18"/>
                <w:szCs w:val="18"/>
                <w:lang w:val="en-US"/>
              </w:rPr>
              <w:br/>
              <w:t xml:space="preserve">        WHEN caplic ='GP' THEN gt001.dfim_rel_prev</w:t>
            </w:r>
            <w:r w:rsidRPr="000B30A6">
              <w:rPr>
                <w:rFonts w:cs="Calibri"/>
                <w:color w:val="000000"/>
                <w:sz w:val="18"/>
                <w:szCs w:val="18"/>
                <w:lang w:val="en-US"/>
              </w:rPr>
              <w:br/>
              <w:t xml:space="preserve">        ELSE gt002.DVENCIM</w:t>
            </w:r>
            <w:r w:rsidRPr="000B30A6">
              <w:rPr>
                <w:rFonts w:cs="Calibri"/>
                <w:color w:val="000000"/>
                <w:sz w:val="18"/>
                <w:szCs w:val="18"/>
                <w:lang w:val="en-US"/>
              </w:rPr>
              <w:br/>
              <w:t xml:space="preserve">    END &gt;= '2500-12-31' THEN '9999-12-31'</w:t>
            </w:r>
            <w:r w:rsidRPr="000B30A6">
              <w:rPr>
                <w:rFonts w:cs="Calibri"/>
                <w:color w:val="000000"/>
                <w:sz w:val="18"/>
                <w:szCs w:val="18"/>
                <w:lang w:val="en-US"/>
              </w:rPr>
              <w:br/>
              <w:t>WHEN</w:t>
            </w:r>
            <w:r w:rsidRPr="000B30A6">
              <w:rPr>
                <w:rFonts w:cs="Calibri"/>
                <w:color w:val="000000"/>
                <w:sz w:val="18"/>
                <w:szCs w:val="18"/>
                <w:lang w:val="en-US"/>
              </w:rPr>
              <w:br/>
              <w:t xml:space="preserve">    CASE</w:t>
            </w:r>
            <w:r w:rsidRPr="000B30A6">
              <w:rPr>
                <w:rFonts w:cs="Calibri"/>
                <w:color w:val="000000"/>
                <w:sz w:val="18"/>
                <w:szCs w:val="18"/>
                <w:lang w:val="en-US"/>
              </w:rPr>
              <w:br/>
              <w:t xml:space="preserve">        WHEN caplic ='GP' THEN gt001.dfim_rel_prev</w:t>
            </w:r>
            <w:r w:rsidRPr="000B30A6">
              <w:rPr>
                <w:rFonts w:cs="Calibri"/>
                <w:color w:val="000000"/>
                <w:sz w:val="18"/>
                <w:szCs w:val="18"/>
                <w:lang w:val="en-US"/>
              </w:rPr>
              <w:br/>
              <w:t xml:space="preserve">        ELSE gt002.DVENCIM</w:t>
            </w:r>
            <w:r w:rsidRPr="000B30A6">
              <w:rPr>
                <w:rFonts w:cs="Calibri"/>
                <w:color w:val="000000"/>
                <w:sz w:val="18"/>
                <w:szCs w:val="18"/>
                <w:lang w:val="en-US"/>
              </w:rPr>
              <w:br/>
              <w:t xml:space="preserve">    END &lt;= '1900-01-01' THEN '0001-01-01'</w:t>
            </w:r>
            <w:r w:rsidRPr="000B30A6">
              <w:rPr>
                <w:rFonts w:cs="Calibri"/>
                <w:color w:val="000000"/>
                <w:sz w:val="18"/>
                <w:szCs w:val="18"/>
                <w:lang w:val="en-US"/>
              </w:rPr>
              <w:br/>
              <w:t>ELSE</w:t>
            </w:r>
            <w:r w:rsidRPr="000B30A6">
              <w:rPr>
                <w:rFonts w:cs="Calibri"/>
                <w:color w:val="000000"/>
                <w:sz w:val="18"/>
                <w:szCs w:val="18"/>
                <w:lang w:val="en-US"/>
              </w:rPr>
              <w:br/>
              <w:t xml:space="preserve">    CASE</w:t>
            </w:r>
            <w:r w:rsidRPr="000B30A6">
              <w:rPr>
                <w:rFonts w:cs="Calibri"/>
                <w:color w:val="000000"/>
                <w:sz w:val="18"/>
                <w:szCs w:val="18"/>
                <w:lang w:val="en-US"/>
              </w:rPr>
              <w:br/>
              <w:t xml:space="preserve">        WHEN caplic = 'GP' THEN gt001.dfim_rel_prev</w:t>
            </w:r>
            <w:r w:rsidRPr="000B30A6">
              <w:rPr>
                <w:rFonts w:cs="Calibri"/>
                <w:color w:val="000000"/>
                <w:sz w:val="18"/>
                <w:szCs w:val="18"/>
                <w:lang w:val="en-US"/>
              </w:rPr>
              <w:br/>
              <w:t xml:space="preserve">        ELSE gt002.DVENCIM</w:t>
            </w:r>
            <w:r w:rsidRPr="000B30A6">
              <w:rPr>
                <w:rFonts w:cs="Calibri"/>
                <w:color w:val="000000"/>
                <w:sz w:val="18"/>
                <w:szCs w:val="18"/>
                <w:lang w:val="en-US"/>
              </w:rPr>
              <w:br/>
              <w:t xml:space="preserve">     END</w:t>
            </w:r>
            <w:r w:rsidRPr="000B30A6">
              <w:rPr>
                <w:rFonts w:cs="Calibri"/>
                <w:color w:val="000000"/>
                <w:sz w:val="18"/>
                <w:szCs w:val="18"/>
                <w:lang w:val="en-US"/>
              </w:rPr>
              <w:br/>
              <w:t>END</w:t>
            </w:r>
          </w:p>
        </w:tc>
      </w:tr>
      <w:tr w:rsidR="003E4A73" w:rsidRPr="000B30A6" w14:paraId="4C3BB9F9" w14:textId="2A67B461"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8DC365B" w14:textId="77777777" w:rsidR="003E4A73" w:rsidRPr="000B30A6" w:rsidRDefault="003E4A73" w:rsidP="003E4A73">
            <w:pPr>
              <w:rPr>
                <w:rFonts w:cs="Calibri"/>
                <w:color w:val="000000"/>
                <w:sz w:val="18"/>
                <w:szCs w:val="18"/>
              </w:rPr>
            </w:pPr>
            <w:r w:rsidRPr="000B30A6">
              <w:rPr>
                <w:rFonts w:cs="Calibri"/>
                <w:color w:val="000000"/>
                <w:sz w:val="18"/>
                <w:szCs w:val="18"/>
              </w:rPr>
              <w:t>zregisto</w:t>
            </w:r>
          </w:p>
        </w:tc>
        <w:tc>
          <w:tcPr>
            <w:tcW w:w="5494" w:type="dxa"/>
            <w:tcBorders>
              <w:top w:val="nil"/>
              <w:left w:val="nil"/>
              <w:bottom w:val="single" w:sz="4" w:space="0" w:color="auto"/>
              <w:right w:val="single" w:sz="4" w:space="0" w:color="auto"/>
            </w:tcBorders>
            <w:shd w:val="clear" w:color="auto" w:fill="auto"/>
            <w:noWrap/>
            <w:hideMark/>
          </w:tcPr>
          <w:p w14:paraId="2DDF61F1" w14:textId="5E596708" w:rsidR="003E4A73" w:rsidRPr="000B30A6" w:rsidRDefault="003E4A73" w:rsidP="003E4A73">
            <w:pPr>
              <w:rPr>
                <w:rFonts w:cs="Calibri"/>
                <w:color w:val="000000"/>
                <w:sz w:val="18"/>
                <w:szCs w:val="18"/>
              </w:rPr>
            </w:pPr>
            <w:r w:rsidRPr="000B30A6">
              <w:rPr>
                <w:rFonts w:cs="Calibri"/>
                <w:color w:val="000000"/>
                <w:sz w:val="18"/>
                <w:szCs w:val="18"/>
              </w:rPr>
              <w:t>Número registo:</w:t>
            </w:r>
          </w:p>
          <w:p w14:paraId="41E5B3B6" w14:textId="77777777" w:rsidR="003E4A73" w:rsidRPr="000B30A6" w:rsidRDefault="003E4A73" w:rsidP="003E4A73">
            <w:pPr>
              <w:pStyle w:val="ListParagraph"/>
              <w:numPr>
                <w:ilvl w:val="0"/>
                <w:numId w:val="11"/>
              </w:numPr>
              <w:rPr>
                <w:rFonts w:cs="Calibri"/>
                <w:color w:val="000000"/>
                <w:sz w:val="18"/>
                <w:szCs w:val="18"/>
              </w:rPr>
            </w:pPr>
            <w:r w:rsidRPr="000B30A6">
              <w:rPr>
                <w:rFonts w:cs="Calibri"/>
                <w:color w:val="000000"/>
                <w:sz w:val="18"/>
                <w:szCs w:val="18"/>
              </w:rPr>
              <w:lastRenderedPageBreak/>
              <w:t xml:space="preserve">Campo de identificação do registo da garantia de uma hipoteca imobiliária ou Leasing. Em caso de não se aplicar este campo será aprovisionado com espaços. </w:t>
            </w:r>
          </w:p>
          <w:p w14:paraId="631E3CB1" w14:textId="340F93C1" w:rsidR="003E4A73" w:rsidRPr="000B30A6" w:rsidRDefault="003E4A73" w:rsidP="003E4A73">
            <w:pPr>
              <w:pStyle w:val="ListParagraph"/>
              <w:numPr>
                <w:ilvl w:val="0"/>
                <w:numId w:val="11"/>
              </w:numPr>
              <w:rPr>
                <w:rFonts w:cs="Calibri"/>
                <w:color w:val="000000"/>
                <w:sz w:val="18"/>
                <w:szCs w:val="18"/>
              </w:rPr>
            </w:pPr>
            <w:r w:rsidRPr="000B30A6">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1A0B37E8" w14:textId="77777777" w:rsidR="003E4A73" w:rsidRPr="000B30A6" w:rsidRDefault="003E4A73" w:rsidP="003E4A73">
            <w:pPr>
              <w:rPr>
                <w:rFonts w:cs="Calibri"/>
                <w:color w:val="000000"/>
                <w:sz w:val="18"/>
                <w:szCs w:val="18"/>
              </w:rPr>
            </w:pPr>
            <w:r w:rsidRPr="000B30A6">
              <w:rPr>
                <w:rFonts w:cs="Calibri"/>
                <w:color w:val="000000"/>
                <w:sz w:val="18"/>
                <w:szCs w:val="18"/>
              </w:rPr>
              <w:lastRenderedPageBreak/>
              <w:t>String</w:t>
            </w:r>
          </w:p>
        </w:tc>
        <w:tc>
          <w:tcPr>
            <w:tcW w:w="1844" w:type="dxa"/>
            <w:tcBorders>
              <w:top w:val="nil"/>
              <w:left w:val="nil"/>
              <w:bottom w:val="single" w:sz="4" w:space="0" w:color="auto"/>
              <w:right w:val="single" w:sz="4" w:space="0" w:color="auto"/>
            </w:tcBorders>
          </w:tcPr>
          <w:p w14:paraId="2EF4CF05" w14:textId="437E736C"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690E1978" w14:textId="18FA5340"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46815027" w14:textId="0EB70BBD"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677FC859" w14:textId="77015262" w:rsidR="003E4A73" w:rsidRPr="000B30A6" w:rsidRDefault="003E4A73" w:rsidP="003E4A73">
            <w:pPr>
              <w:rPr>
                <w:rFonts w:cs="Calibri"/>
                <w:color w:val="000000"/>
                <w:sz w:val="18"/>
                <w:szCs w:val="18"/>
              </w:rPr>
            </w:pPr>
            <w:r w:rsidRPr="000B30A6">
              <w:rPr>
                <w:rFonts w:cs="Calibri"/>
                <w:color w:val="000000"/>
                <w:sz w:val="18"/>
                <w:szCs w:val="18"/>
              </w:rPr>
              <w:t> </w:t>
            </w:r>
          </w:p>
        </w:tc>
      </w:tr>
      <w:tr w:rsidR="003E4A73" w:rsidRPr="000B30A6" w14:paraId="4E16F549" w14:textId="6CC1126F"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A5A6824" w14:textId="77777777" w:rsidR="003E4A73" w:rsidRPr="000B30A6" w:rsidRDefault="003E4A73" w:rsidP="003E4A73">
            <w:pPr>
              <w:rPr>
                <w:rFonts w:cs="Calibri"/>
                <w:color w:val="000000"/>
                <w:sz w:val="18"/>
                <w:szCs w:val="18"/>
              </w:rPr>
            </w:pPr>
            <w:r w:rsidRPr="000B30A6">
              <w:rPr>
                <w:rFonts w:cs="Calibri"/>
                <w:color w:val="000000"/>
                <w:sz w:val="18"/>
                <w:szCs w:val="18"/>
              </w:rPr>
              <w:t>ctipiemibg</w:t>
            </w:r>
          </w:p>
        </w:tc>
        <w:tc>
          <w:tcPr>
            <w:tcW w:w="5494" w:type="dxa"/>
            <w:tcBorders>
              <w:top w:val="nil"/>
              <w:left w:val="nil"/>
              <w:bottom w:val="single" w:sz="4" w:space="0" w:color="auto"/>
              <w:right w:val="single" w:sz="4" w:space="0" w:color="auto"/>
            </w:tcBorders>
            <w:shd w:val="clear" w:color="auto" w:fill="auto"/>
            <w:noWrap/>
            <w:hideMark/>
          </w:tcPr>
          <w:p w14:paraId="15FDB729" w14:textId="5367CFC6" w:rsidR="003E4A73" w:rsidRPr="000B30A6" w:rsidRDefault="003E4A73" w:rsidP="003E4A73">
            <w:pPr>
              <w:rPr>
                <w:rFonts w:cs="Calibri"/>
                <w:color w:val="000000"/>
                <w:sz w:val="18"/>
                <w:szCs w:val="18"/>
              </w:rPr>
            </w:pPr>
            <w:r w:rsidRPr="000B30A6">
              <w:rPr>
                <w:rFonts w:cs="Calibri"/>
                <w:color w:val="000000"/>
                <w:sz w:val="18"/>
                <w:szCs w:val="18"/>
              </w:rPr>
              <w:t>Tipo de identificação de emissão:</w:t>
            </w:r>
          </w:p>
          <w:p w14:paraId="6959E905" w14:textId="0F9920E1" w:rsidR="003E4A73" w:rsidRPr="000B30A6" w:rsidRDefault="003E4A73" w:rsidP="003E4A73">
            <w:pPr>
              <w:pStyle w:val="ListParagraph"/>
              <w:numPr>
                <w:ilvl w:val="0"/>
                <w:numId w:val="39"/>
              </w:numPr>
              <w:rPr>
                <w:rFonts w:cs="Calibri"/>
                <w:color w:val="000000"/>
                <w:sz w:val="18"/>
                <w:szCs w:val="18"/>
              </w:rPr>
            </w:pPr>
            <w:r w:rsidRPr="000B30A6">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394D4AA5"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1F0F6EAD" w14:textId="251004E2"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491C69D0" w14:textId="191B693D"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4E8704A0" w14:textId="78D67898"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45ED2F4D" w14:textId="040A5659" w:rsidR="003E4A73" w:rsidRPr="000B30A6" w:rsidRDefault="003E4A73" w:rsidP="003E4A73">
            <w:pPr>
              <w:rPr>
                <w:rFonts w:cs="Calibri"/>
                <w:color w:val="000000"/>
                <w:sz w:val="18"/>
                <w:szCs w:val="18"/>
              </w:rPr>
            </w:pPr>
            <w:r w:rsidRPr="000B30A6">
              <w:rPr>
                <w:rFonts w:cs="Calibri"/>
                <w:color w:val="000000"/>
                <w:sz w:val="18"/>
                <w:szCs w:val="18"/>
              </w:rPr>
              <w:t>0'</w:t>
            </w:r>
          </w:p>
        </w:tc>
      </w:tr>
      <w:tr w:rsidR="003E4A73" w:rsidRPr="000B30A6" w14:paraId="09683CE3" w14:textId="7FE529BC"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1CCD553" w14:textId="77777777" w:rsidR="003E4A73" w:rsidRPr="000B30A6" w:rsidRDefault="003E4A73" w:rsidP="003E4A73">
            <w:pPr>
              <w:rPr>
                <w:rFonts w:cs="Calibri"/>
                <w:color w:val="000000"/>
                <w:sz w:val="18"/>
                <w:szCs w:val="18"/>
              </w:rPr>
            </w:pPr>
            <w:r w:rsidRPr="000B30A6">
              <w:rPr>
                <w:rFonts w:cs="Calibri"/>
                <w:color w:val="000000"/>
                <w:sz w:val="18"/>
                <w:szCs w:val="18"/>
              </w:rPr>
              <w:t>codemis</w:t>
            </w:r>
          </w:p>
        </w:tc>
        <w:tc>
          <w:tcPr>
            <w:tcW w:w="5494" w:type="dxa"/>
            <w:tcBorders>
              <w:top w:val="nil"/>
              <w:left w:val="nil"/>
              <w:bottom w:val="single" w:sz="4" w:space="0" w:color="auto"/>
              <w:right w:val="single" w:sz="4" w:space="0" w:color="auto"/>
            </w:tcBorders>
            <w:shd w:val="clear" w:color="auto" w:fill="auto"/>
            <w:noWrap/>
            <w:hideMark/>
          </w:tcPr>
          <w:p w14:paraId="10B39E29" w14:textId="696A3B89" w:rsidR="003E4A73" w:rsidRPr="000B30A6" w:rsidRDefault="003E4A73" w:rsidP="003E4A73">
            <w:pPr>
              <w:rPr>
                <w:rFonts w:cs="Calibri"/>
                <w:color w:val="000000"/>
                <w:sz w:val="18"/>
                <w:szCs w:val="18"/>
              </w:rPr>
            </w:pPr>
            <w:r w:rsidRPr="000B30A6">
              <w:rPr>
                <w:rFonts w:cs="Calibri"/>
                <w:color w:val="000000"/>
                <w:sz w:val="18"/>
                <w:szCs w:val="18"/>
              </w:rPr>
              <w:t>Código de Emissão:</w:t>
            </w:r>
          </w:p>
          <w:p w14:paraId="3519DA15" w14:textId="0F287C73" w:rsidR="003E4A73" w:rsidRPr="000B30A6" w:rsidRDefault="003E4A73" w:rsidP="003E4A73">
            <w:pPr>
              <w:pStyle w:val="ListParagraph"/>
              <w:numPr>
                <w:ilvl w:val="0"/>
                <w:numId w:val="22"/>
              </w:numPr>
              <w:rPr>
                <w:rFonts w:cs="Calibri"/>
                <w:sz w:val="18"/>
                <w:szCs w:val="18"/>
              </w:rPr>
            </w:pPr>
            <w:r w:rsidRPr="000B30A6">
              <w:rPr>
                <w:rFonts w:cs="Calibri"/>
                <w:color w:val="000000"/>
                <w:sz w:val="18"/>
                <w:szCs w:val="18"/>
              </w:rPr>
              <w:t xml:space="preserve">Código de identificação associado ao contrato que constitui a garantia (Dívida pública, Ações, RF privado, Futuros, outros ativos financeiros). Se este campo não for aplicável, </w:t>
            </w:r>
            <w:r w:rsidRPr="000B30A6">
              <w:rPr>
                <w:rFonts w:cs="Calibri"/>
                <w:sz w:val="18"/>
                <w:szCs w:val="18"/>
              </w:rPr>
              <w:t xml:space="preserve">deve ser reportado com espaços. </w:t>
            </w:r>
          </w:p>
          <w:p w14:paraId="0A20A8E6" w14:textId="749E7F73" w:rsidR="003E4A73" w:rsidRPr="000B30A6" w:rsidRDefault="003E4A73" w:rsidP="003E4A73">
            <w:pPr>
              <w:pStyle w:val="ListParagraph"/>
              <w:numPr>
                <w:ilvl w:val="0"/>
                <w:numId w:val="22"/>
              </w:numPr>
              <w:rPr>
                <w:rFonts w:cs="Calibri"/>
                <w:color w:val="000000"/>
                <w:sz w:val="18"/>
                <w:szCs w:val="18"/>
              </w:rPr>
            </w:pPr>
            <w:r w:rsidRPr="000B30A6">
              <w:rPr>
                <w:rFonts w:cs="Calibri"/>
                <w:sz w:val="18"/>
                <w:szCs w:val="18"/>
              </w:rPr>
              <w:t>Nesta tabela o campo é reportado com o código ISIN para todos os títulos, estando sem preenchimento para os restantes registos.</w:t>
            </w:r>
          </w:p>
        </w:tc>
        <w:tc>
          <w:tcPr>
            <w:tcW w:w="992" w:type="dxa"/>
            <w:tcBorders>
              <w:top w:val="nil"/>
              <w:left w:val="nil"/>
              <w:bottom w:val="single" w:sz="4" w:space="0" w:color="auto"/>
              <w:right w:val="single" w:sz="4" w:space="0" w:color="auto"/>
            </w:tcBorders>
            <w:shd w:val="clear" w:color="auto" w:fill="auto"/>
            <w:noWrap/>
            <w:hideMark/>
          </w:tcPr>
          <w:p w14:paraId="21FC2792"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06AE9512" w14:textId="4B0265CF"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563DC7AB" w14:textId="7AB822FF" w:rsidR="003E4A73" w:rsidRPr="0097473D" w:rsidRDefault="0097473D" w:rsidP="003E4A73">
            <w:pPr>
              <w:rPr>
                <w:rFonts w:cs="Calibri"/>
                <w:i/>
                <w:color w:val="000000"/>
                <w:sz w:val="18"/>
                <w:szCs w:val="18"/>
              </w:rPr>
            </w:pPr>
            <w:r w:rsidRPr="0097473D">
              <w:rPr>
                <w:rFonts w:cs="Calibri"/>
                <w:i/>
                <w:sz w:val="18"/>
                <w:szCs w:val="18"/>
              </w:rPr>
              <w:t>gt018_rateio_aval</w:t>
            </w:r>
          </w:p>
        </w:tc>
        <w:tc>
          <w:tcPr>
            <w:tcW w:w="1134" w:type="dxa"/>
            <w:tcBorders>
              <w:top w:val="nil"/>
              <w:left w:val="nil"/>
              <w:bottom w:val="single" w:sz="4" w:space="0" w:color="auto"/>
              <w:right w:val="single" w:sz="4" w:space="0" w:color="auto"/>
            </w:tcBorders>
          </w:tcPr>
          <w:p w14:paraId="7938A527" w14:textId="24EE2A57"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157F1A92" w14:textId="73F386B2" w:rsidR="003E4A73" w:rsidRPr="000B30A6" w:rsidRDefault="003E4A73" w:rsidP="003E4A73">
            <w:pPr>
              <w:rPr>
                <w:rFonts w:cs="Calibri"/>
                <w:color w:val="000000"/>
                <w:sz w:val="18"/>
                <w:szCs w:val="18"/>
                <w:lang w:val="en-US"/>
              </w:rPr>
            </w:pPr>
            <w:r w:rsidRPr="000B30A6">
              <w:rPr>
                <w:rFonts w:cs="Calibri"/>
                <w:color w:val="000000"/>
                <w:sz w:val="18"/>
                <w:szCs w:val="18"/>
                <w:lang w:val="en-US"/>
              </w:rPr>
              <w:t>CASE</w:t>
            </w:r>
            <w:r w:rsidRPr="000B30A6">
              <w:rPr>
                <w:rFonts w:cs="Calibri"/>
                <w:color w:val="000000"/>
                <w:sz w:val="18"/>
                <w:szCs w:val="18"/>
                <w:lang w:val="en-US"/>
              </w:rPr>
              <w:br/>
              <w:t xml:space="preserve">    WHEN gt018.caplic = "TT" THEN </w:t>
            </w:r>
            <w:r w:rsidRPr="000B30A6">
              <w:rPr>
                <w:rFonts w:cs="Calibri"/>
                <w:color w:val="000000"/>
                <w:sz w:val="18"/>
                <w:szCs w:val="18"/>
                <w:lang w:val="en-US"/>
              </w:rPr>
              <w:br/>
              <w:t xml:space="preserve">    CASE</w:t>
            </w:r>
            <w:r w:rsidRPr="000B30A6">
              <w:rPr>
                <w:rFonts w:cs="Calibri"/>
                <w:color w:val="000000"/>
                <w:sz w:val="18"/>
                <w:szCs w:val="18"/>
                <w:lang w:val="en-US"/>
              </w:rPr>
              <w:br/>
              <w:t xml:space="preserve">        WHEN trim(ttt35.ctitisin) &lt;&gt; "" THEN ttt35.ctitisin</w:t>
            </w:r>
            <w:r w:rsidRPr="000B30A6">
              <w:rPr>
                <w:rFonts w:cs="Calibri"/>
                <w:color w:val="000000"/>
                <w:sz w:val="18"/>
                <w:szCs w:val="18"/>
                <w:lang w:val="en-US"/>
              </w:rPr>
              <w:br/>
              <w:t xml:space="preserve">        WHEN trim(ttt35.cisinref) &lt;&gt; "" THEN ttt35.cisinref</w:t>
            </w:r>
            <w:r w:rsidRPr="000B30A6">
              <w:rPr>
                <w:rFonts w:cs="Calibri"/>
                <w:color w:val="000000"/>
                <w:sz w:val="18"/>
                <w:szCs w:val="18"/>
                <w:lang w:val="en-US"/>
              </w:rPr>
              <w:br/>
              <w:t xml:space="preserve">        ELSE ""</w:t>
            </w:r>
            <w:r w:rsidRPr="000B30A6">
              <w:rPr>
                <w:rFonts w:cs="Calibri"/>
                <w:color w:val="000000"/>
                <w:sz w:val="18"/>
                <w:szCs w:val="18"/>
                <w:lang w:val="en-US"/>
              </w:rPr>
              <w:br/>
              <w:t xml:space="preserve">    END</w:t>
            </w:r>
            <w:r w:rsidRPr="000B30A6">
              <w:rPr>
                <w:rFonts w:cs="Calibri"/>
                <w:color w:val="000000"/>
                <w:sz w:val="18"/>
                <w:szCs w:val="18"/>
                <w:lang w:val="en-US"/>
              </w:rPr>
              <w:br/>
              <w:t>END</w:t>
            </w:r>
          </w:p>
        </w:tc>
      </w:tr>
      <w:tr w:rsidR="003E4A73" w:rsidRPr="000B30A6" w14:paraId="438E4FC2" w14:textId="02E67BA4"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EF48BBB" w14:textId="77777777" w:rsidR="003E4A73" w:rsidRPr="000B30A6" w:rsidRDefault="003E4A73" w:rsidP="003E4A73">
            <w:pPr>
              <w:rPr>
                <w:rFonts w:cs="Calibri"/>
                <w:color w:val="000000"/>
                <w:sz w:val="18"/>
                <w:szCs w:val="18"/>
              </w:rPr>
            </w:pPr>
            <w:r w:rsidRPr="000B30A6">
              <w:rPr>
                <w:rFonts w:cs="Calibri"/>
                <w:color w:val="000000"/>
                <w:sz w:val="18"/>
                <w:szCs w:val="18"/>
              </w:rPr>
              <w:t>idemis</w:t>
            </w:r>
          </w:p>
        </w:tc>
        <w:tc>
          <w:tcPr>
            <w:tcW w:w="5494" w:type="dxa"/>
            <w:tcBorders>
              <w:top w:val="nil"/>
              <w:left w:val="nil"/>
              <w:bottom w:val="single" w:sz="4" w:space="0" w:color="auto"/>
              <w:right w:val="single" w:sz="4" w:space="0" w:color="auto"/>
            </w:tcBorders>
            <w:shd w:val="clear" w:color="auto" w:fill="auto"/>
            <w:noWrap/>
            <w:hideMark/>
          </w:tcPr>
          <w:p w14:paraId="60B38059" w14:textId="51D3B087" w:rsidR="003E4A73" w:rsidRPr="000B30A6" w:rsidRDefault="003E4A73" w:rsidP="003E4A73">
            <w:pPr>
              <w:rPr>
                <w:rFonts w:cs="Calibri"/>
                <w:color w:val="000000"/>
                <w:sz w:val="18"/>
                <w:szCs w:val="18"/>
              </w:rPr>
            </w:pPr>
            <w:r w:rsidRPr="000B30A6">
              <w:rPr>
                <w:rFonts w:cs="Calibri"/>
                <w:color w:val="000000"/>
                <w:sz w:val="18"/>
                <w:szCs w:val="18"/>
              </w:rPr>
              <w:t>Identificação emissor:</w:t>
            </w:r>
          </w:p>
          <w:p w14:paraId="06A178C7" w14:textId="5AC380D1" w:rsidR="003E4A73" w:rsidRPr="000B30A6" w:rsidRDefault="003E4A73" w:rsidP="003E4A73">
            <w:pPr>
              <w:pStyle w:val="ListParagraph"/>
              <w:numPr>
                <w:ilvl w:val="0"/>
                <w:numId w:val="22"/>
              </w:numPr>
              <w:rPr>
                <w:rFonts w:cs="Calibri"/>
                <w:color w:val="000000"/>
                <w:sz w:val="18"/>
                <w:szCs w:val="18"/>
              </w:rPr>
            </w:pPr>
            <w:r w:rsidRPr="000B30A6">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7BA316DF"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0D025031" w14:textId="2AFC9FEA"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51FCD7E8" w14:textId="3D399F4E"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2F5F23DE" w14:textId="308D1973"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5F21E3D8" w14:textId="59BC0B9E" w:rsidR="003E4A73" w:rsidRPr="000B30A6" w:rsidRDefault="003E4A73" w:rsidP="003E4A73">
            <w:pPr>
              <w:rPr>
                <w:rFonts w:cs="Calibri"/>
                <w:color w:val="000000"/>
                <w:sz w:val="18"/>
                <w:szCs w:val="18"/>
              </w:rPr>
            </w:pPr>
            <w:r w:rsidRPr="000B30A6">
              <w:rPr>
                <w:rFonts w:cs="Calibri"/>
                <w:color w:val="000000"/>
                <w:sz w:val="18"/>
                <w:szCs w:val="18"/>
              </w:rPr>
              <w:t>zero</w:t>
            </w:r>
          </w:p>
        </w:tc>
      </w:tr>
      <w:tr w:rsidR="003E4A73" w:rsidRPr="000B30A6" w14:paraId="5B2BCA74" w14:textId="119E50E7"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596A589" w14:textId="77777777" w:rsidR="003E4A73" w:rsidRPr="000B30A6" w:rsidRDefault="003E4A73" w:rsidP="003E4A73">
            <w:pPr>
              <w:rPr>
                <w:rFonts w:cs="Calibri"/>
                <w:color w:val="000000"/>
                <w:sz w:val="18"/>
                <w:szCs w:val="18"/>
              </w:rPr>
            </w:pPr>
            <w:r w:rsidRPr="000B30A6">
              <w:rPr>
                <w:rFonts w:cs="Calibri"/>
                <w:color w:val="000000"/>
                <w:sz w:val="18"/>
                <w:szCs w:val="18"/>
              </w:rPr>
              <w:t>przemisbg</w:t>
            </w:r>
          </w:p>
        </w:tc>
        <w:tc>
          <w:tcPr>
            <w:tcW w:w="5494" w:type="dxa"/>
            <w:tcBorders>
              <w:top w:val="nil"/>
              <w:left w:val="nil"/>
              <w:bottom w:val="single" w:sz="4" w:space="0" w:color="auto"/>
              <w:right w:val="single" w:sz="4" w:space="0" w:color="auto"/>
            </w:tcBorders>
            <w:shd w:val="clear" w:color="auto" w:fill="auto"/>
            <w:noWrap/>
            <w:hideMark/>
          </w:tcPr>
          <w:p w14:paraId="5D50A6CF" w14:textId="11CD0DAE" w:rsidR="003E4A73" w:rsidRPr="000B30A6" w:rsidRDefault="003E4A73" w:rsidP="003E4A73">
            <w:pPr>
              <w:rPr>
                <w:rFonts w:cs="Calibri"/>
                <w:color w:val="000000"/>
                <w:sz w:val="18"/>
                <w:szCs w:val="18"/>
              </w:rPr>
            </w:pPr>
            <w:r w:rsidRPr="000B30A6">
              <w:rPr>
                <w:rFonts w:cs="Calibri"/>
                <w:color w:val="000000"/>
                <w:sz w:val="18"/>
                <w:szCs w:val="18"/>
              </w:rPr>
              <w:t>Prazo emissão:</w:t>
            </w:r>
          </w:p>
          <w:p w14:paraId="3F594D5D" w14:textId="1BDAC30E" w:rsidR="003E4A73" w:rsidRPr="000B30A6" w:rsidRDefault="003E4A73" w:rsidP="003E4A73">
            <w:pPr>
              <w:pStyle w:val="ListParagraph"/>
              <w:numPr>
                <w:ilvl w:val="0"/>
                <w:numId w:val="22"/>
              </w:numPr>
              <w:rPr>
                <w:rFonts w:cs="Calibri"/>
                <w:color w:val="000000"/>
                <w:sz w:val="18"/>
                <w:szCs w:val="18"/>
              </w:rPr>
            </w:pPr>
            <w:r w:rsidRPr="000B30A6">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5FF9C565"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7E090013" w14:textId="630E6DF9"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39551599" w14:textId="51A250FB"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2CCAFE4E" w14:textId="48C332AA"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01925FE6" w14:textId="360F2B6A" w:rsidR="003E4A73" w:rsidRPr="000B30A6" w:rsidRDefault="003E4A73" w:rsidP="003E4A73">
            <w:pPr>
              <w:rPr>
                <w:rFonts w:cs="Calibri"/>
                <w:color w:val="000000"/>
                <w:sz w:val="18"/>
                <w:szCs w:val="18"/>
              </w:rPr>
            </w:pPr>
            <w:r w:rsidRPr="000B30A6">
              <w:rPr>
                <w:rFonts w:cs="Calibri"/>
                <w:color w:val="000000"/>
                <w:sz w:val="18"/>
                <w:szCs w:val="18"/>
              </w:rPr>
              <w:t>zero</w:t>
            </w:r>
          </w:p>
        </w:tc>
      </w:tr>
      <w:tr w:rsidR="003E4A73" w:rsidRPr="000B30A6" w14:paraId="15C082B1" w14:textId="7A68D1FA"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A02A03A" w14:textId="77777777" w:rsidR="003E4A73" w:rsidRPr="000B30A6" w:rsidRDefault="003E4A73" w:rsidP="003E4A73">
            <w:pPr>
              <w:rPr>
                <w:rFonts w:cs="Calibri"/>
                <w:color w:val="000000"/>
                <w:sz w:val="18"/>
                <w:szCs w:val="18"/>
              </w:rPr>
            </w:pPr>
            <w:r w:rsidRPr="000B30A6">
              <w:rPr>
                <w:rFonts w:cs="Calibri"/>
                <w:color w:val="000000"/>
                <w:sz w:val="18"/>
                <w:szCs w:val="18"/>
              </w:rPr>
              <w:t>mercapbg</w:t>
            </w:r>
          </w:p>
        </w:tc>
        <w:tc>
          <w:tcPr>
            <w:tcW w:w="5494" w:type="dxa"/>
            <w:tcBorders>
              <w:top w:val="nil"/>
              <w:left w:val="nil"/>
              <w:bottom w:val="single" w:sz="4" w:space="0" w:color="auto"/>
              <w:right w:val="single" w:sz="4" w:space="0" w:color="auto"/>
            </w:tcBorders>
            <w:shd w:val="clear" w:color="auto" w:fill="auto"/>
            <w:noWrap/>
            <w:hideMark/>
          </w:tcPr>
          <w:p w14:paraId="28C658EC" w14:textId="50460618" w:rsidR="003E4A73" w:rsidRPr="000B30A6" w:rsidRDefault="003E4A73" w:rsidP="003E4A73">
            <w:pPr>
              <w:rPr>
                <w:rFonts w:cs="Calibri"/>
                <w:color w:val="000000"/>
                <w:sz w:val="18"/>
                <w:szCs w:val="18"/>
              </w:rPr>
            </w:pPr>
            <w:r w:rsidRPr="000B30A6">
              <w:rPr>
                <w:rFonts w:cs="Calibri"/>
                <w:color w:val="000000"/>
                <w:sz w:val="18"/>
                <w:szCs w:val="18"/>
              </w:rPr>
              <w:t>Mercado capitais:</w:t>
            </w:r>
          </w:p>
          <w:p w14:paraId="53CF37C5" w14:textId="77777777" w:rsidR="003E4A73" w:rsidRPr="000B30A6" w:rsidRDefault="003E4A73" w:rsidP="003E4A73">
            <w:pPr>
              <w:pStyle w:val="ListParagraph"/>
              <w:numPr>
                <w:ilvl w:val="0"/>
                <w:numId w:val="22"/>
              </w:numPr>
              <w:rPr>
                <w:rFonts w:cs="Calibri"/>
                <w:color w:val="000000"/>
                <w:sz w:val="18"/>
                <w:szCs w:val="18"/>
              </w:rPr>
            </w:pPr>
            <w:r w:rsidRPr="000B30A6">
              <w:rPr>
                <w:rFonts w:cs="Calibri"/>
                <w:color w:val="000000"/>
                <w:sz w:val="18"/>
                <w:szCs w:val="18"/>
              </w:rPr>
              <w:lastRenderedPageBreak/>
              <w:t xml:space="preserve">Campo identificativo do código do mercado / bolsa de cotação da garantia (fundo de investimento, ações, rendas fixas privadas, futuros, outros ativos financeiros). </w:t>
            </w:r>
          </w:p>
          <w:p w14:paraId="11C9B3FB" w14:textId="6072F990" w:rsidR="003E4A73" w:rsidRPr="000B30A6" w:rsidRDefault="003E4A73" w:rsidP="003E4A73">
            <w:pPr>
              <w:pStyle w:val="ListParagraph"/>
              <w:numPr>
                <w:ilvl w:val="0"/>
                <w:numId w:val="22"/>
              </w:numPr>
              <w:rPr>
                <w:rFonts w:cs="Calibri"/>
                <w:color w:val="000000"/>
                <w:sz w:val="18"/>
                <w:szCs w:val="18"/>
              </w:rPr>
            </w:pPr>
            <w:r w:rsidRPr="000B30A6">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020A4EAC" w14:textId="77777777" w:rsidR="003E4A73" w:rsidRPr="000B30A6" w:rsidRDefault="003E4A73" w:rsidP="003E4A73">
            <w:pPr>
              <w:rPr>
                <w:rFonts w:cs="Calibri"/>
                <w:color w:val="000000"/>
                <w:sz w:val="18"/>
                <w:szCs w:val="18"/>
              </w:rPr>
            </w:pPr>
            <w:r w:rsidRPr="000B30A6">
              <w:rPr>
                <w:rFonts w:cs="Calibri"/>
                <w:color w:val="000000"/>
                <w:sz w:val="18"/>
                <w:szCs w:val="18"/>
              </w:rPr>
              <w:lastRenderedPageBreak/>
              <w:t>String</w:t>
            </w:r>
          </w:p>
        </w:tc>
        <w:tc>
          <w:tcPr>
            <w:tcW w:w="1844" w:type="dxa"/>
            <w:tcBorders>
              <w:top w:val="nil"/>
              <w:left w:val="nil"/>
              <w:bottom w:val="single" w:sz="4" w:space="0" w:color="auto"/>
              <w:right w:val="single" w:sz="4" w:space="0" w:color="auto"/>
            </w:tcBorders>
          </w:tcPr>
          <w:p w14:paraId="55B0F96F" w14:textId="724B14CD"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1F555231" w14:textId="189916D4"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363596CD" w14:textId="608E0DE7"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224C6DFD" w14:textId="68CEB8AC" w:rsidR="003E4A73" w:rsidRPr="000B30A6" w:rsidRDefault="003E4A73" w:rsidP="003E4A73">
            <w:pPr>
              <w:rPr>
                <w:rFonts w:cs="Calibri"/>
                <w:color w:val="000000"/>
                <w:sz w:val="18"/>
                <w:szCs w:val="18"/>
              </w:rPr>
            </w:pPr>
            <w:r w:rsidRPr="000B30A6">
              <w:rPr>
                <w:rFonts w:cs="Calibri"/>
                <w:color w:val="000000"/>
                <w:sz w:val="18"/>
                <w:szCs w:val="18"/>
              </w:rPr>
              <w:t>zero</w:t>
            </w:r>
          </w:p>
        </w:tc>
      </w:tr>
      <w:tr w:rsidR="003E4A73" w:rsidRPr="000B30A6" w14:paraId="5EE29CA6" w14:textId="1F678AB0"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5627893" w14:textId="77777777" w:rsidR="003E4A73" w:rsidRPr="000B30A6" w:rsidRDefault="003E4A73" w:rsidP="003E4A73">
            <w:pPr>
              <w:rPr>
                <w:rFonts w:cs="Calibri"/>
                <w:color w:val="000000"/>
                <w:sz w:val="18"/>
                <w:szCs w:val="18"/>
              </w:rPr>
            </w:pPr>
            <w:r w:rsidRPr="000B30A6">
              <w:rPr>
                <w:rFonts w:cs="Calibri"/>
                <w:color w:val="000000"/>
                <w:sz w:val="18"/>
                <w:szCs w:val="18"/>
              </w:rPr>
              <w:t>qtitulos</w:t>
            </w:r>
          </w:p>
        </w:tc>
        <w:tc>
          <w:tcPr>
            <w:tcW w:w="5494" w:type="dxa"/>
            <w:tcBorders>
              <w:top w:val="nil"/>
              <w:left w:val="nil"/>
              <w:bottom w:val="single" w:sz="4" w:space="0" w:color="auto"/>
              <w:right w:val="single" w:sz="4" w:space="0" w:color="auto"/>
            </w:tcBorders>
            <w:shd w:val="clear" w:color="auto" w:fill="auto"/>
            <w:noWrap/>
            <w:hideMark/>
          </w:tcPr>
          <w:p w14:paraId="1751E748" w14:textId="4CE42131" w:rsidR="003E4A73" w:rsidRPr="000B30A6" w:rsidRDefault="003E4A73" w:rsidP="003E4A73">
            <w:pPr>
              <w:rPr>
                <w:rFonts w:cs="Calibri"/>
                <w:color w:val="000000"/>
                <w:sz w:val="18"/>
                <w:szCs w:val="18"/>
              </w:rPr>
            </w:pPr>
            <w:r w:rsidRPr="000B30A6">
              <w:rPr>
                <w:rFonts w:cs="Calibri"/>
                <w:color w:val="000000"/>
                <w:sz w:val="18"/>
                <w:szCs w:val="18"/>
              </w:rPr>
              <w:t>Quantidade de títulos:</w:t>
            </w:r>
          </w:p>
          <w:p w14:paraId="50E5683F" w14:textId="10ED4B70" w:rsidR="003E4A73" w:rsidRPr="000B30A6" w:rsidRDefault="003E4A73" w:rsidP="003E4A73">
            <w:pPr>
              <w:pStyle w:val="ListParagraph"/>
              <w:numPr>
                <w:ilvl w:val="0"/>
                <w:numId w:val="22"/>
              </w:numPr>
              <w:rPr>
                <w:rFonts w:cs="Calibri"/>
                <w:color w:val="000000"/>
                <w:sz w:val="18"/>
                <w:szCs w:val="18"/>
              </w:rPr>
            </w:pPr>
            <w:r w:rsidRPr="000B30A6">
              <w:rPr>
                <w:rFonts w:cs="Calibri"/>
                <w:color w:val="000000"/>
                <w:sz w:val="18"/>
                <w:szCs w:val="18"/>
              </w:rPr>
              <w:t xml:space="preserve">Este campo reflete o número de títulos, proveniente do campo ‘qcativo’ da tabela </w:t>
            </w:r>
            <w:r w:rsidRPr="000B30A6">
              <w:rPr>
                <w:rFonts w:cs="Calibri"/>
                <w:i/>
                <w:color w:val="000000"/>
                <w:sz w:val="18"/>
                <w:szCs w:val="18"/>
              </w:rPr>
              <w:t xml:space="preserve">cd_garantias.gt003_trz_gt_fin </w:t>
            </w:r>
            <w:r w:rsidRPr="000B30A6">
              <w:rPr>
                <w:rFonts w:cs="Calibri"/>
                <w:color w:val="000000"/>
                <w:sz w:val="18"/>
                <w:szCs w:val="18"/>
              </w:rPr>
              <w:t>do</w:t>
            </w:r>
            <w:r w:rsidRPr="000B30A6">
              <w:rPr>
                <w:rFonts w:cs="Calibri"/>
                <w:i/>
                <w:color w:val="000000"/>
                <w:sz w:val="18"/>
                <w:szCs w:val="18"/>
              </w:rPr>
              <w:t xml:space="preserve"> MUG</w:t>
            </w:r>
            <w:r w:rsidRPr="000B30A6">
              <w:rPr>
                <w:rFonts w:cs="Calibri"/>
                <w:color w:val="000000"/>
                <w:sz w:val="18"/>
                <w:szCs w:val="18"/>
              </w:rPr>
              <w:t>.</w:t>
            </w:r>
          </w:p>
          <w:p w14:paraId="7DB862AF" w14:textId="49334D73" w:rsidR="003E4A73" w:rsidRPr="000B30A6" w:rsidRDefault="003E4A73" w:rsidP="003E4A73">
            <w:pPr>
              <w:pStyle w:val="ListParagraph"/>
              <w:numPr>
                <w:ilvl w:val="0"/>
                <w:numId w:val="22"/>
              </w:numPr>
              <w:rPr>
                <w:rFonts w:cs="Calibri"/>
                <w:color w:val="000000"/>
                <w:sz w:val="18"/>
                <w:szCs w:val="18"/>
              </w:rPr>
            </w:pPr>
            <w:r w:rsidRPr="000B30A6">
              <w:rPr>
                <w:rFonts w:cs="Calibri"/>
                <w:color w:val="000000"/>
                <w:sz w:val="18"/>
                <w:szCs w:val="18"/>
              </w:rPr>
              <w:t>Para garantias reais financeiras do tipo fundos e títulos, este campo reporta a informação da quantidade cativa, no entanto, para as restantes tipologia de garantias, é preenchido com o valor ‘0.000000’.</w:t>
            </w:r>
          </w:p>
        </w:tc>
        <w:tc>
          <w:tcPr>
            <w:tcW w:w="992" w:type="dxa"/>
            <w:tcBorders>
              <w:top w:val="nil"/>
              <w:left w:val="nil"/>
              <w:bottom w:val="single" w:sz="4" w:space="0" w:color="auto"/>
              <w:right w:val="single" w:sz="4" w:space="0" w:color="auto"/>
            </w:tcBorders>
            <w:shd w:val="clear" w:color="auto" w:fill="auto"/>
            <w:noWrap/>
            <w:hideMark/>
          </w:tcPr>
          <w:p w14:paraId="25AED820" w14:textId="77777777" w:rsidR="003E4A73" w:rsidRPr="000B30A6" w:rsidRDefault="003E4A73" w:rsidP="003E4A73">
            <w:pPr>
              <w:rPr>
                <w:rFonts w:cs="Calibri"/>
                <w:color w:val="000000"/>
                <w:sz w:val="18"/>
                <w:szCs w:val="18"/>
              </w:rPr>
            </w:pPr>
            <w:r w:rsidRPr="000B30A6">
              <w:rPr>
                <w:rFonts w:cs="Calibri"/>
                <w:color w:val="000000"/>
                <w:sz w:val="18"/>
                <w:szCs w:val="18"/>
              </w:rPr>
              <w:t>Decimal</w:t>
            </w:r>
          </w:p>
        </w:tc>
        <w:tc>
          <w:tcPr>
            <w:tcW w:w="1844" w:type="dxa"/>
            <w:tcBorders>
              <w:top w:val="nil"/>
              <w:left w:val="nil"/>
              <w:bottom w:val="single" w:sz="4" w:space="0" w:color="auto"/>
              <w:right w:val="single" w:sz="4" w:space="0" w:color="auto"/>
            </w:tcBorders>
          </w:tcPr>
          <w:p w14:paraId="28A96FBE" w14:textId="6854C84A"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224022E0" w14:textId="5384B193" w:rsidR="003E4A73" w:rsidRPr="0097473D" w:rsidRDefault="0097473D" w:rsidP="003E4A73">
            <w:pPr>
              <w:rPr>
                <w:rFonts w:cs="Calibri"/>
                <w:i/>
                <w:color w:val="000000"/>
                <w:sz w:val="18"/>
                <w:szCs w:val="18"/>
              </w:rPr>
            </w:pPr>
            <w:r w:rsidRPr="0097473D">
              <w:rPr>
                <w:rFonts w:cs="Calibri"/>
                <w:i/>
                <w:color w:val="000000"/>
                <w:sz w:val="18"/>
                <w:szCs w:val="18"/>
              </w:rPr>
              <w:t>gt003_trz_gt_fin</w:t>
            </w:r>
          </w:p>
        </w:tc>
        <w:tc>
          <w:tcPr>
            <w:tcW w:w="1134" w:type="dxa"/>
            <w:tcBorders>
              <w:top w:val="nil"/>
              <w:left w:val="nil"/>
              <w:bottom w:val="single" w:sz="4" w:space="0" w:color="auto"/>
              <w:right w:val="single" w:sz="4" w:space="0" w:color="auto"/>
            </w:tcBorders>
          </w:tcPr>
          <w:p w14:paraId="3BB4845F" w14:textId="03F36704" w:rsidR="003E4A73" w:rsidRPr="000B30A6" w:rsidRDefault="003E4A73" w:rsidP="003E4A73">
            <w:pPr>
              <w:rPr>
                <w:rFonts w:cs="Calibri"/>
                <w:color w:val="000000"/>
                <w:sz w:val="18"/>
                <w:szCs w:val="18"/>
              </w:rPr>
            </w:pPr>
            <w:r w:rsidRPr="000B30A6">
              <w:rPr>
                <w:rFonts w:cs="Calibri"/>
                <w:color w:val="000000"/>
                <w:sz w:val="18"/>
                <w:szCs w:val="18"/>
              </w:rPr>
              <w:t>qcativo</w:t>
            </w:r>
          </w:p>
        </w:tc>
        <w:tc>
          <w:tcPr>
            <w:tcW w:w="2098" w:type="dxa"/>
            <w:tcBorders>
              <w:top w:val="nil"/>
              <w:left w:val="nil"/>
              <w:bottom w:val="single" w:sz="4" w:space="0" w:color="auto"/>
              <w:right w:val="single" w:sz="4" w:space="0" w:color="auto"/>
            </w:tcBorders>
          </w:tcPr>
          <w:p w14:paraId="624045AC" w14:textId="0DCA5EC4" w:rsidR="003E4A73" w:rsidRPr="000B30A6" w:rsidRDefault="003E4A73" w:rsidP="003E4A73">
            <w:pPr>
              <w:rPr>
                <w:rFonts w:cs="Calibri"/>
                <w:color w:val="000000"/>
                <w:sz w:val="18"/>
                <w:szCs w:val="18"/>
              </w:rPr>
            </w:pPr>
            <w:r w:rsidRPr="000B30A6">
              <w:rPr>
                <w:rFonts w:cs="Calibri"/>
                <w:color w:val="000000"/>
                <w:sz w:val="18"/>
                <w:szCs w:val="18"/>
              </w:rPr>
              <w:t> </w:t>
            </w:r>
          </w:p>
        </w:tc>
      </w:tr>
      <w:tr w:rsidR="003E4A73" w:rsidRPr="000B30A6" w14:paraId="23C3E36D" w14:textId="353712AC"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6A06C24" w14:textId="77777777" w:rsidR="003E4A73" w:rsidRPr="000B30A6" w:rsidRDefault="003E4A73" w:rsidP="003E4A73">
            <w:pPr>
              <w:rPr>
                <w:rFonts w:cs="Calibri"/>
                <w:color w:val="000000"/>
                <w:sz w:val="18"/>
                <w:szCs w:val="18"/>
              </w:rPr>
            </w:pPr>
            <w:r w:rsidRPr="000B30A6">
              <w:rPr>
                <w:rFonts w:cs="Calibri"/>
                <w:color w:val="000000"/>
                <w:sz w:val="18"/>
                <w:szCs w:val="18"/>
              </w:rPr>
              <w:t>indreferbg</w:t>
            </w:r>
          </w:p>
        </w:tc>
        <w:tc>
          <w:tcPr>
            <w:tcW w:w="5494" w:type="dxa"/>
            <w:tcBorders>
              <w:top w:val="nil"/>
              <w:left w:val="nil"/>
              <w:bottom w:val="single" w:sz="4" w:space="0" w:color="auto"/>
              <w:right w:val="single" w:sz="4" w:space="0" w:color="auto"/>
            </w:tcBorders>
            <w:shd w:val="clear" w:color="auto" w:fill="auto"/>
            <w:noWrap/>
            <w:hideMark/>
          </w:tcPr>
          <w:p w14:paraId="56750829" w14:textId="144FA9C1" w:rsidR="003E4A73" w:rsidRPr="000B30A6" w:rsidRDefault="003E4A73" w:rsidP="003E4A73">
            <w:pPr>
              <w:rPr>
                <w:rFonts w:cs="Calibri"/>
                <w:color w:val="000000"/>
                <w:sz w:val="18"/>
                <w:szCs w:val="18"/>
              </w:rPr>
            </w:pPr>
            <w:r w:rsidRPr="000B30A6">
              <w:rPr>
                <w:rFonts w:cs="Calibri"/>
                <w:color w:val="000000"/>
                <w:sz w:val="18"/>
                <w:szCs w:val="18"/>
              </w:rPr>
              <w:t>Índice referência:</w:t>
            </w:r>
          </w:p>
          <w:p w14:paraId="4512A077" w14:textId="77777777" w:rsidR="003E4A73" w:rsidRPr="000B30A6" w:rsidRDefault="003E4A73" w:rsidP="003E4A73">
            <w:pPr>
              <w:pStyle w:val="ListParagraph"/>
              <w:numPr>
                <w:ilvl w:val="0"/>
                <w:numId w:val="22"/>
              </w:numPr>
              <w:rPr>
                <w:rFonts w:cs="Calibri"/>
                <w:color w:val="000000"/>
                <w:sz w:val="18"/>
                <w:szCs w:val="18"/>
              </w:rPr>
            </w:pPr>
            <w:r w:rsidRPr="000B30A6">
              <w:rPr>
                <w:rFonts w:cs="Calibri"/>
                <w:color w:val="000000"/>
                <w:sz w:val="18"/>
                <w:szCs w:val="18"/>
              </w:rPr>
              <w:t xml:space="preserve">Índice de referenciação das ações que constituem a garantia. </w:t>
            </w:r>
          </w:p>
          <w:p w14:paraId="436160C4" w14:textId="348E5D34" w:rsidR="003E4A73" w:rsidRPr="000B30A6" w:rsidRDefault="003E4A73" w:rsidP="003E4A73">
            <w:pPr>
              <w:pStyle w:val="ListParagraph"/>
              <w:numPr>
                <w:ilvl w:val="0"/>
                <w:numId w:val="22"/>
              </w:numPr>
              <w:rPr>
                <w:rFonts w:cs="Calibri"/>
                <w:color w:val="000000"/>
                <w:sz w:val="18"/>
                <w:szCs w:val="18"/>
              </w:rPr>
            </w:pPr>
            <w:r w:rsidRPr="000B30A6">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09CA282E"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2D872707" w14:textId="1745474A"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2F037897" w14:textId="3D90ABDC"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6FA6CD29" w14:textId="1F23DB78"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1CD41F50" w14:textId="55F653D6" w:rsidR="003E4A73" w:rsidRPr="000B30A6" w:rsidRDefault="003E4A73" w:rsidP="003E4A73">
            <w:pPr>
              <w:rPr>
                <w:rFonts w:cs="Calibri"/>
                <w:color w:val="000000"/>
                <w:sz w:val="18"/>
                <w:szCs w:val="18"/>
              </w:rPr>
            </w:pPr>
            <w:r w:rsidRPr="000B30A6">
              <w:rPr>
                <w:rFonts w:cs="Calibri"/>
                <w:color w:val="000000"/>
                <w:sz w:val="18"/>
                <w:szCs w:val="18"/>
              </w:rPr>
              <w:t>zero</w:t>
            </w:r>
          </w:p>
        </w:tc>
      </w:tr>
      <w:tr w:rsidR="003E4A73" w:rsidRPr="000B30A6" w14:paraId="081D12C7" w14:textId="08F9D96B"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CF899C6" w14:textId="77777777" w:rsidR="003E4A73" w:rsidRPr="000B30A6" w:rsidRDefault="003E4A73" w:rsidP="003E4A73">
            <w:pPr>
              <w:rPr>
                <w:rFonts w:cs="Calibri"/>
                <w:color w:val="000000"/>
                <w:sz w:val="18"/>
                <w:szCs w:val="18"/>
              </w:rPr>
            </w:pPr>
            <w:r w:rsidRPr="000B30A6">
              <w:rPr>
                <w:rFonts w:cs="Calibri"/>
                <w:color w:val="000000"/>
                <w:sz w:val="18"/>
                <w:szCs w:val="18"/>
              </w:rPr>
              <w:t>ttxjgarbg</w:t>
            </w:r>
          </w:p>
        </w:tc>
        <w:tc>
          <w:tcPr>
            <w:tcW w:w="5494" w:type="dxa"/>
            <w:tcBorders>
              <w:top w:val="nil"/>
              <w:left w:val="nil"/>
              <w:bottom w:val="single" w:sz="4" w:space="0" w:color="auto"/>
              <w:right w:val="single" w:sz="4" w:space="0" w:color="auto"/>
            </w:tcBorders>
            <w:shd w:val="clear" w:color="auto" w:fill="auto"/>
            <w:noWrap/>
            <w:hideMark/>
          </w:tcPr>
          <w:p w14:paraId="72DF6217" w14:textId="6B7D46AB" w:rsidR="003E4A73" w:rsidRPr="000B30A6" w:rsidRDefault="003E4A73" w:rsidP="003E4A73">
            <w:pPr>
              <w:rPr>
                <w:rFonts w:cs="Calibri"/>
                <w:color w:val="000000"/>
                <w:sz w:val="18"/>
                <w:szCs w:val="18"/>
              </w:rPr>
            </w:pPr>
            <w:r w:rsidRPr="000B30A6">
              <w:rPr>
                <w:rFonts w:cs="Calibri"/>
                <w:color w:val="000000"/>
                <w:sz w:val="18"/>
                <w:szCs w:val="18"/>
              </w:rPr>
              <w:t>Tipo taxa juro garantia:</w:t>
            </w:r>
          </w:p>
          <w:p w14:paraId="58301E37" w14:textId="24A49C1B" w:rsidR="003E4A73" w:rsidRPr="000B30A6" w:rsidRDefault="003E4A73" w:rsidP="003E4A73">
            <w:pPr>
              <w:pStyle w:val="ListParagraph"/>
              <w:numPr>
                <w:ilvl w:val="0"/>
                <w:numId w:val="22"/>
              </w:numPr>
              <w:rPr>
                <w:rFonts w:cs="Calibri"/>
                <w:color w:val="000000"/>
                <w:sz w:val="18"/>
                <w:szCs w:val="18"/>
              </w:rPr>
            </w:pPr>
            <w:r w:rsidRPr="000B30A6">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4904034A"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41D87C73" w14:textId="6E57B507"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2C437796" w14:textId="0014ECC0"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3C85CC23" w14:textId="2967AEBB"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7416964A" w14:textId="67FE557D" w:rsidR="003E4A73" w:rsidRPr="000B30A6" w:rsidRDefault="003E4A73" w:rsidP="003E4A73">
            <w:pPr>
              <w:rPr>
                <w:rFonts w:cs="Calibri"/>
                <w:color w:val="000000"/>
                <w:sz w:val="18"/>
                <w:szCs w:val="18"/>
              </w:rPr>
            </w:pPr>
            <w:r w:rsidRPr="000B30A6">
              <w:rPr>
                <w:rFonts w:cs="Calibri"/>
                <w:color w:val="000000"/>
                <w:sz w:val="18"/>
                <w:szCs w:val="18"/>
              </w:rPr>
              <w:t>zero</w:t>
            </w:r>
          </w:p>
        </w:tc>
      </w:tr>
      <w:tr w:rsidR="003E4A73" w:rsidRPr="000B30A6" w14:paraId="05101D06" w14:textId="0E3347B9"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E661F81" w14:textId="77777777" w:rsidR="003E4A73" w:rsidRPr="000B30A6" w:rsidRDefault="003E4A73" w:rsidP="003E4A73">
            <w:pPr>
              <w:rPr>
                <w:rFonts w:cs="Calibri"/>
                <w:color w:val="000000"/>
                <w:sz w:val="18"/>
                <w:szCs w:val="18"/>
              </w:rPr>
            </w:pPr>
            <w:r w:rsidRPr="000B30A6">
              <w:rPr>
                <w:rFonts w:cs="Calibri"/>
                <w:color w:val="000000"/>
                <w:sz w:val="18"/>
                <w:szCs w:val="18"/>
              </w:rPr>
              <w:t>csegdora</w:t>
            </w:r>
          </w:p>
        </w:tc>
        <w:tc>
          <w:tcPr>
            <w:tcW w:w="5494" w:type="dxa"/>
            <w:tcBorders>
              <w:top w:val="nil"/>
              <w:left w:val="nil"/>
              <w:bottom w:val="single" w:sz="4" w:space="0" w:color="auto"/>
              <w:right w:val="single" w:sz="4" w:space="0" w:color="auto"/>
            </w:tcBorders>
            <w:shd w:val="clear" w:color="auto" w:fill="auto"/>
            <w:noWrap/>
            <w:hideMark/>
          </w:tcPr>
          <w:p w14:paraId="583F2AB6" w14:textId="188C62FA" w:rsidR="003E4A73" w:rsidRPr="000B30A6" w:rsidRDefault="003E4A73" w:rsidP="003E4A73">
            <w:pPr>
              <w:rPr>
                <w:rFonts w:cs="Calibri"/>
                <w:color w:val="000000"/>
                <w:sz w:val="18"/>
                <w:szCs w:val="18"/>
              </w:rPr>
            </w:pPr>
            <w:r w:rsidRPr="000B30A6">
              <w:rPr>
                <w:rFonts w:cs="Calibri"/>
                <w:color w:val="000000"/>
                <w:sz w:val="18"/>
                <w:szCs w:val="18"/>
              </w:rPr>
              <w:t>Companhia seguros:</w:t>
            </w:r>
          </w:p>
          <w:p w14:paraId="0ED36F15" w14:textId="18F15C4E" w:rsidR="003E4A73" w:rsidRPr="000B30A6" w:rsidRDefault="003E4A73" w:rsidP="003E4A73">
            <w:pPr>
              <w:pStyle w:val="ListParagraph"/>
              <w:numPr>
                <w:ilvl w:val="0"/>
                <w:numId w:val="22"/>
              </w:numPr>
              <w:rPr>
                <w:rFonts w:cs="Calibri"/>
                <w:color w:val="000000"/>
                <w:sz w:val="18"/>
                <w:szCs w:val="18"/>
              </w:rPr>
            </w:pPr>
            <w:r w:rsidRPr="000B30A6">
              <w:rPr>
                <w:rFonts w:cs="Calibri"/>
                <w:color w:val="000000"/>
                <w:sz w:val="18"/>
                <w:szCs w:val="18"/>
              </w:rPr>
              <w:t>Apenas preenchido para seguros financeiros, este código indica qual a seguradora responsável pelo seguro.</w:t>
            </w:r>
          </w:p>
        </w:tc>
        <w:tc>
          <w:tcPr>
            <w:tcW w:w="992" w:type="dxa"/>
            <w:tcBorders>
              <w:top w:val="nil"/>
              <w:left w:val="nil"/>
              <w:bottom w:val="single" w:sz="4" w:space="0" w:color="auto"/>
              <w:right w:val="single" w:sz="4" w:space="0" w:color="auto"/>
            </w:tcBorders>
            <w:shd w:val="clear" w:color="auto" w:fill="auto"/>
            <w:noWrap/>
            <w:hideMark/>
          </w:tcPr>
          <w:p w14:paraId="60593C96"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5713F1D3" w14:textId="01E1E495"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635D75D8" w14:textId="388EFAB1"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58DAF55C" w14:textId="6AF8F98E"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60534DB6" w14:textId="1D2F5489" w:rsidR="003E4A73" w:rsidRPr="000B30A6" w:rsidRDefault="003E4A73" w:rsidP="003E4A73">
            <w:pPr>
              <w:rPr>
                <w:rFonts w:cs="Calibri"/>
                <w:color w:val="000000"/>
                <w:sz w:val="18"/>
                <w:szCs w:val="18"/>
              </w:rPr>
            </w:pPr>
            <w:r w:rsidRPr="000B30A6">
              <w:rPr>
                <w:rFonts w:cs="Calibri"/>
                <w:color w:val="000000"/>
                <w:sz w:val="18"/>
                <w:szCs w:val="18"/>
              </w:rPr>
              <w:t> </w:t>
            </w:r>
          </w:p>
        </w:tc>
      </w:tr>
      <w:tr w:rsidR="003E4A73" w:rsidRPr="000B30A6" w14:paraId="27DB7B72" w14:textId="1E2F25B5"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6361CBC" w14:textId="77777777" w:rsidR="003E4A73" w:rsidRPr="000B30A6" w:rsidRDefault="003E4A73" w:rsidP="003E4A73">
            <w:pPr>
              <w:rPr>
                <w:rFonts w:cs="Calibri"/>
                <w:color w:val="000000"/>
                <w:sz w:val="18"/>
                <w:szCs w:val="18"/>
              </w:rPr>
            </w:pPr>
            <w:r w:rsidRPr="000B30A6">
              <w:rPr>
                <w:rFonts w:cs="Calibri"/>
                <w:color w:val="000000"/>
                <w:sz w:val="18"/>
                <w:szCs w:val="18"/>
              </w:rPr>
              <w:t>gcobapol</w:t>
            </w:r>
          </w:p>
        </w:tc>
        <w:tc>
          <w:tcPr>
            <w:tcW w:w="5494" w:type="dxa"/>
            <w:tcBorders>
              <w:top w:val="nil"/>
              <w:left w:val="nil"/>
              <w:bottom w:val="single" w:sz="4" w:space="0" w:color="auto"/>
              <w:right w:val="single" w:sz="4" w:space="0" w:color="auto"/>
            </w:tcBorders>
            <w:shd w:val="clear" w:color="auto" w:fill="auto"/>
            <w:noWrap/>
            <w:hideMark/>
          </w:tcPr>
          <w:p w14:paraId="79440BF0" w14:textId="62CA76A7" w:rsidR="003E4A73" w:rsidRPr="000B30A6" w:rsidRDefault="003E4A73" w:rsidP="003E4A73">
            <w:pPr>
              <w:rPr>
                <w:rFonts w:cs="Calibri"/>
                <w:color w:val="000000"/>
                <w:sz w:val="18"/>
                <w:szCs w:val="18"/>
              </w:rPr>
            </w:pPr>
            <w:r w:rsidRPr="000B30A6">
              <w:rPr>
                <w:rFonts w:cs="Calibri"/>
                <w:color w:val="000000"/>
                <w:sz w:val="18"/>
                <w:szCs w:val="18"/>
              </w:rPr>
              <w:t>Grau cobertura apólice:</w:t>
            </w:r>
          </w:p>
          <w:p w14:paraId="74F942EB" w14:textId="195A286C" w:rsidR="003E4A73" w:rsidRPr="000B30A6" w:rsidRDefault="003E4A73" w:rsidP="003E4A73">
            <w:pPr>
              <w:pStyle w:val="ListParagraph"/>
              <w:numPr>
                <w:ilvl w:val="0"/>
                <w:numId w:val="22"/>
              </w:numPr>
              <w:rPr>
                <w:rFonts w:cs="Calibri"/>
                <w:color w:val="000000"/>
                <w:sz w:val="18"/>
                <w:szCs w:val="18"/>
              </w:rPr>
            </w:pPr>
            <w:r w:rsidRPr="000B30A6">
              <w:rPr>
                <w:rFonts w:cs="Calibri"/>
                <w:color w:val="000000"/>
                <w:sz w:val="18"/>
                <w:szCs w:val="18"/>
              </w:rPr>
              <w:t>Este campo encontra-se preenchido com o valor ‘0.000000’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19891D6C" w14:textId="77777777" w:rsidR="003E4A73" w:rsidRPr="000B30A6" w:rsidRDefault="003E4A73" w:rsidP="003E4A73">
            <w:pPr>
              <w:rPr>
                <w:rFonts w:cs="Calibri"/>
                <w:color w:val="000000"/>
                <w:sz w:val="18"/>
                <w:szCs w:val="18"/>
              </w:rPr>
            </w:pPr>
            <w:r w:rsidRPr="000B30A6">
              <w:rPr>
                <w:rFonts w:cs="Calibri"/>
                <w:color w:val="000000"/>
                <w:sz w:val="18"/>
                <w:szCs w:val="18"/>
              </w:rPr>
              <w:t>Decimal</w:t>
            </w:r>
          </w:p>
        </w:tc>
        <w:tc>
          <w:tcPr>
            <w:tcW w:w="1844" w:type="dxa"/>
            <w:tcBorders>
              <w:top w:val="nil"/>
              <w:left w:val="nil"/>
              <w:bottom w:val="single" w:sz="4" w:space="0" w:color="auto"/>
              <w:right w:val="single" w:sz="4" w:space="0" w:color="auto"/>
            </w:tcBorders>
          </w:tcPr>
          <w:p w14:paraId="6F54FBCC" w14:textId="6D4857D9"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48B9439A" w14:textId="4C71AC64" w:rsidR="003E4A73" w:rsidRPr="0097473D" w:rsidRDefault="0097473D" w:rsidP="003E4A73">
            <w:pPr>
              <w:rPr>
                <w:rFonts w:cs="Calibri"/>
                <w:i/>
                <w:color w:val="000000"/>
                <w:sz w:val="18"/>
                <w:szCs w:val="18"/>
              </w:rPr>
            </w:pPr>
            <w:r w:rsidRPr="0097473D">
              <w:rPr>
                <w:rFonts w:cs="Calibri"/>
                <w:i/>
                <w:sz w:val="18"/>
                <w:szCs w:val="18"/>
              </w:rPr>
              <w:t>gt003_trz_gt_fin</w:t>
            </w:r>
          </w:p>
        </w:tc>
        <w:tc>
          <w:tcPr>
            <w:tcW w:w="1134" w:type="dxa"/>
            <w:tcBorders>
              <w:top w:val="nil"/>
              <w:left w:val="nil"/>
              <w:bottom w:val="single" w:sz="4" w:space="0" w:color="auto"/>
              <w:right w:val="single" w:sz="4" w:space="0" w:color="auto"/>
            </w:tcBorders>
          </w:tcPr>
          <w:p w14:paraId="4F0CA3A3" w14:textId="00F1644E" w:rsidR="003E4A73" w:rsidRPr="000B30A6" w:rsidRDefault="003E4A73" w:rsidP="003E4A73">
            <w:pPr>
              <w:rPr>
                <w:rFonts w:cs="Calibri"/>
                <w:color w:val="000000"/>
                <w:sz w:val="18"/>
                <w:szCs w:val="18"/>
              </w:rPr>
            </w:pPr>
            <w:r w:rsidRPr="000B30A6">
              <w:rPr>
                <w:rFonts w:cs="Calibri"/>
                <w:color w:val="000000"/>
                <w:sz w:val="18"/>
                <w:szCs w:val="18"/>
              </w:rPr>
              <w:t>tgraucob</w:t>
            </w:r>
          </w:p>
        </w:tc>
        <w:tc>
          <w:tcPr>
            <w:tcW w:w="2098" w:type="dxa"/>
            <w:tcBorders>
              <w:top w:val="nil"/>
              <w:left w:val="nil"/>
              <w:bottom w:val="single" w:sz="4" w:space="0" w:color="auto"/>
              <w:right w:val="single" w:sz="4" w:space="0" w:color="auto"/>
            </w:tcBorders>
          </w:tcPr>
          <w:p w14:paraId="11C663EE" w14:textId="2434BFCC" w:rsidR="003E4A73" w:rsidRPr="000B30A6" w:rsidRDefault="003E4A73" w:rsidP="003E4A73">
            <w:pPr>
              <w:rPr>
                <w:rFonts w:cs="Calibri"/>
                <w:color w:val="000000"/>
                <w:sz w:val="18"/>
                <w:szCs w:val="18"/>
                <w:lang w:val="en-US"/>
              </w:rPr>
            </w:pPr>
            <w:r w:rsidRPr="000B30A6">
              <w:rPr>
                <w:rFonts w:cs="Calibri"/>
                <w:color w:val="000000"/>
                <w:sz w:val="18"/>
                <w:szCs w:val="18"/>
                <w:lang w:val="en-US"/>
              </w:rPr>
              <w:t>CASE</w:t>
            </w:r>
            <w:r w:rsidRPr="000B30A6">
              <w:rPr>
                <w:rFonts w:cs="Calibri"/>
                <w:color w:val="000000"/>
                <w:sz w:val="18"/>
                <w:szCs w:val="18"/>
                <w:lang w:val="en-US"/>
              </w:rPr>
              <w:br/>
              <w:t xml:space="preserve">    WHEN caplic = "FU" THEN cast(gt018.TGRAUCOB AS string)</w:t>
            </w:r>
            <w:r w:rsidRPr="000B30A6">
              <w:rPr>
                <w:rFonts w:cs="Calibri"/>
                <w:color w:val="000000"/>
                <w:sz w:val="18"/>
                <w:szCs w:val="18"/>
                <w:lang w:val="en-US"/>
              </w:rPr>
              <w:br/>
              <w:t xml:space="preserve">    ELSE '0'</w:t>
            </w:r>
            <w:r w:rsidRPr="000B30A6">
              <w:rPr>
                <w:rFonts w:cs="Calibri"/>
                <w:color w:val="000000"/>
                <w:sz w:val="18"/>
                <w:szCs w:val="18"/>
                <w:lang w:val="en-US"/>
              </w:rPr>
              <w:br/>
              <w:t>END</w:t>
            </w:r>
          </w:p>
        </w:tc>
      </w:tr>
      <w:tr w:rsidR="003E4A73" w:rsidRPr="000B30A6" w14:paraId="33B14755" w14:textId="46852AF5"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A1B98B6" w14:textId="77777777" w:rsidR="003E4A73" w:rsidRPr="000B30A6" w:rsidRDefault="003E4A73" w:rsidP="003E4A73">
            <w:pPr>
              <w:rPr>
                <w:rFonts w:cs="Calibri"/>
                <w:color w:val="000000"/>
                <w:sz w:val="18"/>
                <w:szCs w:val="18"/>
              </w:rPr>
            </w:pPr>
            <w:r w:rsidRPr="000B30A6">
              <w:rPr>
                <w:rFonts w:cs="Calibri"/>
                <w:color w:val="000000"/>
                <w:sz w:val="18"/>
                <w:szCs w:val="18"/>
              </w:rPr>
              <w:t>ndoc</w:t>
            </w:r>
          </w:p>
        </w:tc>
        <w:tc>
          <w:tcPr>
            <w:tcW w:w="5494" w:type="dxa"/>
            <w:tcBorders>
              <w:top w:val="nil"/>
              <w:left w:val="nil"/>
              <w:bottom w:val="single" w:sz="4" w:space="0" w:color="auto"/>
              <w:right w:val="single" w:sz="4" w:space="0" w:color="auto"/>
            </w:tcBorders>
            <w:shd w:val="clear" w:color="auto" w:fill="auto"/>
            <w:noWrap/>
            <w:hideMark/>
          </w:tcPr>
          <w:p w14:paraId="6BCFC7BF" w14:textId="4142C135" w:rsidR="003E4A73" w:rsidRPr="000B30A6" w:rsidRDefault="003E4A73" w:rsidP="003E4A73">
            <w:pPr>
              <w:rPr>
                <w:rFonts w:cs="Calibri"/>
                <w:color w:val="000000"/>
                <w:sz w:val="18"/>
                <w:szCs w:val="18"/>
              </w:rPr>
            </w:pPr>
            <w:r w:rsidRPr="000B30A6">
              <w:rPr>
                <w:rFonts w:cs="Calibri"/>
                <w:color w:val="000000"/>
                <w:sz w:val="18"/>
                <w:szCs w:val="18"/>
              </w:rPr>
              <w:t>Número documento:</w:t>
            </w:r>
          </w:p>
          <w:p w14:paraId="500AB5A6" w14:textId="77777777" w:rsidR="003E4A73" w:rsidRPr="000B30A6" w:rsidRDefault="003E4A73" w:rsidP="003E4A73">
            <w:pPr>
              <w:pStyle w:val="ListParagraph"/>
              <w:numPr>
                <w:ilvl w:val="0"/>
                <w:numId w:val="22"/>
              </w:numPr>
              <w:rPr>
                <w:rFonts w:cs="Calibri"/>
                <w:color w:val="000000"/>
                <w:sz w:val="18"/>
                <w:szCs w:val="18"/>
              </w:rPr>
            </w:pPr>
            <w:r w:rsidRPr="000B30A6">
              <w:rPr>
                <w:rFonts w:cs="Calibri"/>
                <w:color w:val="000000"/>
                <w:sz w:val="18"/>
                <w:szCs w:val="18"/>
              </w:rPr>
              <w:lastRenderedPageBreak/>
              <w:t>Campo identificativo do número de documento associado à garantia. Em caso de não se aplicar este campo será reportado com espaços.</w:t>
            </w:r>
          </w:p>
          <w:p w14:paraId="7FBE3EDA" w14:textId="25E6EEEF" w:rsidR="003E4A73" w:rsidRPr="000B30A6" w:rsidRDefault="003E4A73" w:rsidP="003E4A73">
            <w:pPr>
              <w:pStyle w:val="ListParagraph"/>
              <w:numPr>
                <w:ilvl w:val="0"/>
                <w:numId w:val="22"/>
              </w:numPr>
              <w:rPr>
                <w:rFonts w:cs="Calibri"/>
                <w:color w:val="000000"/>
                <w:sz w:val="18"/>
                <w:szCs w:val="18"/>
              </w:rPr>
            </w:pPr>
            <w:r w:rsidRPr="000B30A6">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407E2F00" w14:textId="77777777" w:rsidR="003E4A73" w:rsidRPr="000B30A6" w:rsidRDefault="003E4A73" w:rsidP="003E4A73">
            <w:pPr>
              <w:rPr>
                <w:rFonts w:cs="Calibri"/>
                <w:color w:val="000000"/>
                <w:sz w:val="18"/>
                <w:szCs w:val="18"/>
              </w:rPr>
            </w:pPr>
            <w:r w:rsidRPr="000B30A6">
              <w:rPr>
                <w:rFonts w:cs="Calibri"/>
                <w:color w:val="000000"/>
                <w:sz w:val="18"/>
                <w:szCs w:val="18"/>
              </w:rPr>
              <w:lastRenderedPageBreak/>
              <w:t>String</w:t>
            </w:r>
          </w:p>
        </w:tc>
        <w:tc>
          <w:tcPr>
            <w:tcW w:w="1844" w:type="dxa"/>
            <w:tcBorders>
              <w:top w:val="nil"/>
              <w:left w:val="nil"/>
              <w:bottom w:val="single" w:sz="4" w:space="0" w:color="auto"/>
              <w:right w:val="single" w:sz="4" w:space="0" w:color="auto"/>
            </w:tcBorders>
          </w:tcPr>
          <w:p w14:paraId="5CF65374" w14:textId="456F5533"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413E1861" w14:textId="5936240E"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5C6E644F" w14:textId="099E18A0"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7DCDE246" w14:textId="14CCE454" w:rsidR="003E4A73" w:rsidRPr="000B30A6" w:rsidRDefault="003E4A73" w:rsidP="003E4A73">
            <w:pPr>
              <w:rPr>
                <w:rFonts w:cs="Calibri"/>
                <w:color w:val="000000"/>
                <w:sz w:val="18"/>
                <w:szCs w:val="18"/>
              </w:rPr>
            </w:pPr>
            <w:r w:rsidRPr="000B30A6">
              <w:rPr>
                <w:rFonts w:cs="Calibri"/>
                <w:color w:val="000000"/>
                <w:sz w:val="18"/>
                <w:szCs w:val="18"/>
              </w:rPr>
              <w:t> </w:t>
            </w:r>
          </w:p>
        </w:tc>
      </w:tr>
      <w:tr w:rsidR="003E4A73" w:rsidRPr="000B30A6" w14:paraId="37A7D764" w14:textId="275BA397"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30A45FF" w14:textId="77777777" w:rsidR="003E4A73" w:rsidRPr="000B30A6" w:rsidRDefault="003E4A73" w:rsidP="003E4A73">
            <w:pPr>
              <w:rPr>
                <w:rFonts w:cs="Calibri"/>
                <w:color w:val="000000"/>
                <w:sz w:val="18"/>
                <w:szCs w:val="18"/>
              </w:rPr>
            </w:pPr>
            <w:r w:rsidRPr="000B30A6">
              <w:rPr>
                <w:rFonts w:cs="Calibri"/>
                <w:color w:val="000000"/>
                <w:sz w:val="18"/>
                <w:szCs w:val="18"/>
              </w:rPr>
              <w:t>indocac</w:t>
            </w:r>
          </w:p>
        </w:tc>
        <w:tc>
          <w:tcPr>
            <w:tcW w:w="5494" w:type="dxa"/>
            <w:tcBorders>
              <w:top w:val="nil"/>
              <w:left w:val="nil"/>
              <w:bottom w:val="single" w:sz="4" w:space="0" w:color="auto"/>
              <w:right w:val="single" w:sz="4" w:space="0" w:color="auto"/>
            </w:tcBorders>
            <w:shd w:val="clear" w:color="auto" w:fill="auto"/>
            <w:noWrap/>
            <w:hideMark/>
          </w:tcPr>
          <w:p w14:paraId="4AC71CDC" w14:textId="0689D130" w:rsidR="003E4A73" w:rsidRPr="000B30A6" w:rsidRDefault="003E4A73" w:rsidP="003E4A73">
            <w:pPr>
              <w:rPr>
                <w:rFonts w:cs="Calibri"/>
                <w:color w:val="000000"/>
                <w:sz w:val="18"/>
                <w:szCs w:val="18"/>
              </w:rPr>
            </w:pPr>
            <w:r w:rsidRPr="000B30A6">
              <w:rPr>
                <w:rFonts w:cs="Calibri"/>
                <w:color w:val="000000"/>
                <w:sz w:val="18"/>
                <w:szCs w:val="18"/>
              </w:rPr>
              <w:t>Indicador documento aceite:</w:t>
            </w:r>
          </w:p>
          <w:p w14:paraId="548EC1B8" w14:textId="596C524C" w:rsidR="003E4A73" w:rsidRPr="000B30A6" w:rsidRDefault="003E4A73" w:rsidP="003E4A73">
            <w:pPr>
              <w:pStyle w:val="ListParagraph"/>
              <w:numPr>
                <w:ilvl w:val="0"/>
                <w:numId w:val="22"/>
              </w:numPr>
              <w:rPr>
                <w:rFonts w:cs="Calibri"/>
                <w:color w:val="000000"/>
                <w:sz w:val="18"/>
                <w:szCs w:val="18"/>
              </w:rPr>
            </w:pPr>
            <w:r w:rsidRPr="000B30A6">
              <w:rPr>
                <w:rFonts w:cs="Calibri"/>
                <w:color w:val="000000"/>
                <w:sz w:val="18"/>
                <w:szCs w:val="18"/>
              </w:rPr>
              <w:t xml:space="preserve">Este campo identifica se o documento associado à garantia está ou não aceite. </w:t>
            </w:r>
          </w:p>
          <w:p w14:paraId="2C2C115E" w14:textId="19B86E8A" w:rsidR="003E4A73" w:rsidRPr="000B30A6" w:rsidRDefault="003E4A73" w:rsidP="003E4A73">
            <w:pPr>
              <w:pStyle w:val="ListParagraph"/>
              <w:numPr>
                <w:ilvl w:val="0"/>
                <w:numId w:val="22"/>
              </w:numPr>
              <w:rPr>
                <w:rFonts w:cs="Calibri"/>
                <w:color w:val="000000"/>
                <w:sz w:val="18"/>
                <w:szCs w:val="18"/>
              </w:rPr>
            </w:pPr>
            <w:r w:rsidRPr="000B30A6">
              <w:rPr>
                <w:rFonts w:cs="Calibri"/>
                <w:color w:val="000000"/>
                <w:sz w:val="18"/>
                <w:szCs w:val="18"/>
              </w:rPr>
              <w:t xml:space="preserve">Este campo está preenchido com o valor </w:t>
            </w:r>
            <w:r w:rsidRPr="000B30A6">
              <w:rPr>
                <w:rFonts w:cs="Calibri"/>
                <w:i/>
                <w:color w:val="000000"/>
                <w:sz w:val="18"/>
                <w:szCs w:val="18"/>
              </w:rPr>
              <w:t>default</w:t>
            </w:r>
            <w:r w:rsidRPr="000B30A6">
              <w:rPr>
                <w:rFonts w:cs="Calibri"/>
                <w:color w:val="000000"/>
                <w:sz w:val="18"/>
                <w:szCs w:val="18"/>
              </w:rPr>
              <w:t xml:space="preserve"> ‘N’ para todos os registos, uma vez que o acesso a este tipo de informação é limitado,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31A312CC"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6DD0E74B" w14:textId="6B93521D"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7F1001CF" w14:textId="07054AC2"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5EA71FE1" w14:textId="7EFAD914"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019FA70F" w14:textId="19768E00" w:rsidR="003E4A73" w:rsidRPr="000B30A6" w:rsidRDefault="003E4A73" w:rsidP="003E4A73">
            <w:pPr>
              <w:rPr>
                <w:rFonts w:cs="Calibri"/>
                <w:color w:val="000000"/>
                <w:sz w:val="18"/>
                <w:szCs w:val="18"/>
              </w:rPr>
            </w:pPr>
            <w:r w:rsidRPr="000B30A6">
              <w:rPr>
                <w:rFonts w:cs="Calibri"/>
                <w:color w:val="000000"/>
                <w:sz w:val="18"/>
                <w:szCs w:val="18"/>
              </w:rPr>
              <w:t>N</w:t>
            </w:r>
          </w:p>
        </w:tc>
      </w:tr>
      <w:tr w:rsidR="003E4A73" w:rsidRPr="000B30A6" w14:paraId="656FC39E" w14:textId="1A8052C0"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CFED8F7" w14:textId="77777777" w:rsidR="003E4A73" w:rsidRPr="000B30A6" w:rsidRDefault="003E4A73" w:rsidP="003E4A73">
            <w:pPr>
              <w:rPr>
                <w:rFonts w:cs="Calibri"/>
                <w:color w:val="000000"/>
                <w:sz w:val="18"/>
                <w:szCs w:val="18"/>
              </w:rPr>
            </w:pPr>
            <w:r w:rsidRPr="000B30A6">
              <w:rPr>
                <w:rFonts w:cs="Calibri"/>
                <w:color w:val="000000"/>
                <w:sz w:val="18"/>
                <w:szCs w:val="18"/>
              </w:rPr>
              <w:t>indocdom</w:t>
            </w:r>
          </w:p>
        </w:tc>
        <w:tc>
          <w:tcPr>
            <w:tcW w:w="5494" w:type="dxa"/>
            <w:tcBorders>
              <w:top w:val="nil"/>
              <w:left w:val="nil"/>
              <w:bottom w:val="single" w:sz="4" w:space="0" w:color="auto"/>
              <w:right w:val="single" w:sz="4" w:space="0" w:color="auto"/>
            </w:tcBorders>
            <w:shd w:val="clear" w:color="auto" w:fill="auto"/>
            <w:noWrap/>
            <w:hideMark/>
          </w:tcPr>
          <w:p w14:paraId="66EFAEED" w14:textId="0B7A958B" w:rsidR="003E4A73" w:rsidRPr="000B30A6" w:rsidRDefault="003E4A73" w:rsidP="003E4A73">
            <w:pPr>
              <w:rPr>
                <w:rFonts w:cs="Calibri"/>
                <w:color w:val="000000"/>
                <w:sz w:val="18"/>
                <w:szCs w:val="18"/>
              </w:rPr>
            </w:pPr>
            <w:r w:rsidRPr="000B30A6">
              <w:rPr>
                <w:rFonts w:cs="Calibri"/>
                <w:color w:val="000000"/>
                <w:sz w:val="18"/>
                <w:szCs w:val="18"/>
              </w:rPr>
              <w:t>Indicador documento domiciliado:</w:t>
            </w:r>
          </w:p>
          <w:p w14:paraId="1A4BC086" w14:textId="3424BB93" w:rsidR="003E4A73" w:rsidRPr="000B30A6" w:rsidRDefault="003E4A73" w:rsidP="003E4A73">
            <w:pPr>
              <w:pStyle w:val="ListParagraph"/>
              <w:numPr>
                <w:ilvl w:val="0"/>
                <w:numId w:val="22"/>
              </w:numPr>
              <w:rPr>
                <w:rFonts w:cs="Calibri"/>
                <w:color w:val="000000"/>
                <w:sz w:val="18"/>
                <w:szCs w:val="18"/>
              </w:rPr>
            </w:pPr>
            <w:r w:rsidRPr="000B30A6">
              <w:rPr>
                <w:rFonts w:cs="Calibri"/>
                <w:color w:val="000000"/>
                <w:sz w:val="18"/>
                <w:szCs w:val="18"/>
              </w:rPr>
              <w:t>Este campo identifica se o documento associado à garantia está ou não domiciliado. Será reportado com ‘S’ no caso de ser domiciliado, ‘N’ caso contrário.</w:t>
            </w:r>
          </w:p>
          <w:p w14:paraId="17D65A11" w14:textId="06E1C784" w:rsidR="003E4A73" w:rsidRPr="000B30A6" w:rsidRDefault="003E4A73" w:rsidP="003E4A73">
            <w:pPr>
              <w:pStyle w:val="ListParagraph"/>
              <w:numPr>
                <w:ilvl w:val="0"/>
                <w:numId w:val="22"/>
              </w:numPr>
              <w:rPr>
                <w:rFonts w:cs="Calibri"/>
                <w:color w:val="000000"/>
                <w:sz w:val="18"/>
                <w:szCs w:val="18"/>
              </w:rPr>
            </w:pPr>
            <w:r w:rsidRPr="000B30A6">
              <w:rPr>
                <w:rFonts w:cs="Calibri"/>
                <w:color w:val="000000"/>
                <w:sz w:val="18"/>
                <w:szCs w:val="18"/>
              </w:rPr>
              <w:t xml:space="preserve">Este campo está preenchido com o valor </w:t>
            </w:r>
            <w:r w:rsidRPr="000B30A6">
              <w:rPr>
                <w:rFonts w:cs="Calibri"/>
                <w:i/>
                <w:color w:val="000000"/>
                <w:sz w:val="18"/>
                <w:szCs w:val="18"/>
              </w:rPr>
              <w:t>default</w:t>
            </w:r>
            <w:r w:rsidRPr="000B30A6">
              <w:rPr>
                <w:rFonts w:cs="Calibri"/>
                <w:color w:val="000000"/>
                <w:sz w:val="18"/>
                <w:szCs w:val="18"/>
              </w:rPr>
              <w:t xml:space="preserve"> ‘N’ para todos os registos, uma vez que o acesso a este tipo de informação é limitado,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154A0BF4"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7E07D1B9" w14:textId="48C398C9"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79A5A206" w14:textId="4C2E9B47"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3F586493" w14:textId="6290BEDD"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47F354D5" w14:textId="5179CC89" w:rsidR="003E4A73" w:rsidRPr="000B30A6" w:rsidRDefault="003E4A73" w:rsidP="003E4A73">
            <w:pPr>
              <w:rPr>
                <w:rFonts w:cs="Calibri"/>
                <w:color w:val="000000"/>
                <w:sz w:val="18"/>
                <w:szCs w:val="18"/>
              </w:rPr>
            </w:pPr>
            <w:r w:rsidRPr="000B30A6">
              <w:rPr>
                <w:rFonts w:cs="Calibri"/>
                <w:color w:val="000000"/>
                <w:sz w:val="18"/>
                <w:szCs w:val="18"/>
              </w:rPr>
              <w:t>N</w:t>
            </w:r>
          </w:p>
        </w:tc>
      </w:tr>
      <w:tr w:rsidR="003E4A73" w:rsidRPr="000B30A6" w14:paraId="6791A11D" w14:textId="724E7B61"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BB06309" w14:textId="77777777" w:rsidR="003E4A73" w:rsidRPr="000B30A6" w:rsidRDefault="003E4A73" w:rsidP="003E4A73">
            <w:pPr>
              <w:rPr>
                <w:rFonts w:cs="Calibri"/>
                <w:color w:val="000000"/>
                <w:sz w:val="18"/>
                <w:szCs w:val="18"/>
              </w:rPr>
            </w:pPr>
            <w:r w:rsidRPr="000B30A6">
              <w:rPr>
                <w:rFonts w:cs="Calibri"/>
                <w:color w:val="000000"/>
                <w:sz w:val="18"/>
                <w:szCs w:val="18"/>
              </w:rPr>
              <w:t>indcat</w:t>
            </w:r>
          </w:p>
        </w:tc>
        <w:tc>
          <w:tcPr>
            <w:tcW w:w="5494" w:type="dxa"/>
            <w:tcBorders>
              <w:top w:val="nil"/>
              <w:left w:val="nil"/>
              <w:bottom w:val="single" w:sz="4" w:space="0" w:color="auto"/>
              <w:right w:val="single" w:sz="4" w:space="0" w:color="auto"/>
            </w:tcBorders>
            <w:shd w:val="clear" w:color="auto" w:fill="auto"/>
            <w:noWrap/>
            <w:hideMark/>
          </w:tcPr>
          <w:p w14:paraId="3DE5AD6E" w14:textId="08ECECEA" w:rsidR="003E4A73" w:rsidRPr="000B30A6" w:rsidRDefault="003E4A73" w:rsidP="003E4A73">
            <w:pPr>
              <w:rPr>
                <w:rFonts w:cs="Calibri"/>
                <w:color w:val="000000"/>
                <w:sz w:val="18"/>
                <w:szCs w:val="18"/>
              </w:rPr>
            </w:pPr>
            <w:r w:rsidRPr="000B30A6">
              <w:rPr>
                <w:rFonts w:cs="Calibri"/>
                <w:color w:val="000000"/>
                <w:sz w:val="18"/>
                <w:szCs w:val="18"/>
              </w:rPr>
              <w:t>Indicador cativo:</w:t>
            </w:r>
          </w:p>
          <w:p w14:paraId="5C2FDC19" w14:textId="4DE6AEF4" w:rsidR="003E4A73" w:rsidRPr="000B30A6" w:rsidRDefault="003E4A73" w:rsidP="003E4A73">
            <w:pPr>
              <w:pStyle w:val="ListParagraph"/>
              <w:numPr>
                <w:ilvl w:val="0"/>
                <w:numId w:val="23"/>
              </w:numPr>
              <w:rPr>
                <w:rFonts w:cs="Calibri"/>
                <w:color w:val="000000"/>
                <w:sz w:val="18"/>
                <w:szCs w:val="18"/>
              </w:rPr>
            </w:pPr>
            <w:r w:rsidRPr="000B30A6">
              <w:rPr>
                <w:rFonts w:cs="Calibri"/>
                <w:color w:val="000000"/>
                <w:sz w:val="18"/>
                <w:szCs w:val="18"/>
              </w:rPr>
              <w:t xml:space="preserve">Identifica se existe algum valor cativo associado ao contrato. </w:t>
            </w:r>
          </w:p>
          <w:p w14:paraId="08D4138F" w14:textId="68D8A3CD" w:rsidR="003E4A73" w:rsidRPr="000B30A6" w:rsidRDefault="003E4A73" w:rsidP="003E4A73">
            <w:pPr>
              <w:pStyle w:val="ListParagraph"/>
              <w:numPr>
                <w:ilvl w:val="0"/>
                <w:numId w:val="23"/>
              </w:numPr>
              <w:rPr>
                <w:rFonts w:cs="Calibri"/>
                <w:color w:val="000000"/>
                <w:sz w:val="18"/>
                <w:szCs w:val="18"/>
              </w:rPr>
            </w:pPr>
            <w:r w:rsidRPr="000B30A6">
              <w:rPr>
                <w:rFonts w:cs="Calibri"/>
                <w:color w:val="000000"/>
                <w:sz w:val="18"/>
                <w:szCs w:val="18"/>
              </w:rPr>
              <w:t xml:space="preserve">Este campo está preenchido com o valor </w:t>
            </w:r>
            <w:r w:rsidRPr="000B30A6">
              <w:rPr>
                <w:rFonts w:cs="Calibri"/>
                <w:i/>
                <w:color w:val="000000"/>
                <w:sz w:val="18"/>
                <w:szCs w:val="18"/>
              </w:rPr>
              <w:t>default</w:t>
            </w:r>
            <w:r w:rsidRPr="000B30A6">
              <w:rPr>
                <w:rFonts w:cs="Calibri"/>
                <w:color w:val="000000"/>
                <w:sz w:val="18"/>
                <w:szCs w:val="18"/>
              </w:rPr>
              <w:t xml:space="preserve"> ‘S’ para todos os registos.</w:t>
            </w:r>
          </w:p>
        </w:tc>
        <w:tc>
          <w:tcPr>
            <w:tcW w:w="992" w:type="dxa"/>
            <w:tcBorders>
              <w:top w:val="nil"/>
              <w:left w:val="nil"/>
              <w:bottom w:val="single" w:sz="4" w:space="0" w:color="auto"/>
              <w:right w:val="single" w:sz="4" w:space="0" w:color="auto"/>
            </w:tcBorders>
            <w:shd w:val="clear" w:color="auto" w:fill="auto"/>
            <w:noWrap/>
            <w:hideMark/>
          </w:tcPr>
          <w:p w14:paraId="4AFF0CC5"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1952773D" w14:textId="036055EB"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7A85C701" w14:textId="50AC0D35"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315D71C2" w14:textId="3A65C87F"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47E03AD7" w14:textId="6917FDF9" w:rsidR="003E4A73" w:rsidRPr="000B30A6" w:rsidRDefault="003E4A73" w:rsidP="003E4A73">
            <w:pPr>
              <w:rPr>
                <w:rFonts w:cs="Calibri"/>
                <w:color w:val="000000"/>
                <w:sz w:val="18"/>
                <w:szCs w:val="18"/>
              </w:rPr>
            </w:pPr>
            <w:r w:rsidRPr="000B30A6">
              <w:rPr>
                <w:rFonts w:cs="Calibri"/>
                <w:color w:val="000000"/>
                <w:sz w:val="18"/>
                <w:szCs w:val="18"/>
              </w:rPr>
              <w:t>S</w:t>
            </w:r>
          </w:p>
        </w:tc>
      </w:tr>
      <w:tr w:rsidR="003E4A73" w:rsidRPr="000B30A6" w14:paraId="6182AEE3" w14:textId="129A0E31"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8DEB97D" w14:textId="77777777" w:rsidR="003E4A73" w:rsidRPr="000B30A6" w:rsidRDefault="003E4A73" w:rsidP="003E4A73">
            <w:pPr>
              <w:rPr>
                <w:rFonts w:cs="Calibri"/>
                <w:color w:val="000000"/>
                <w:sz w:val="18"/>
                <w:szCs w:val="18"/>
              </w:rPr>
            </w:pPr>
            <w:r w:rsidRPr="000B30A6">
              <w:rPr>
                <w:rFonts w:cs="Calibri"/>
                <w:color w:val="000000"/>
                <w:sz w:val="18"/>
                <w:szCs w:val="18"/>
              </w:rPr>
              <w:t>encgass</w:t>
            </w:r>
          </w:p>
        </w:tc>
        <w:tc>
          <w:tcPr>
            <w:tcW w:w="5494" w:type="dxa"/>
            <w:tcBorders>
              <w:top w:val="nil"/>
              <w:left w:val="nil"/>
              <w:bottom w:val="single" w:sz="4" w:space="0" w:color="auto"/>
              <w:right w:val="single" w:sz="4" w:space="0" w:color="auto"/>
            </w:tcBorders>
            <w:shd w:val="clear" w:color="auto" w:fill="auto"/>
            <w:noWrap/>
            <w:hideMark/>
          </w:tcPr>
          <w:p w14:paraId="474D5B4A" w14:textId="19F1B408" w:rsidR="003E4A73" w:rsidRPr="000B30A6" w:rsidRDefault="003E4A73" w:rsidP="003E4A73">
            <w:pPr>
              <w:rPr>
                <w:rFonts w:cs="Calibri"/>
                <w:color w:val="000000"/>
                <w:sz w:val="18"/>
                <w:szCs w:val="18"/>
              </w:rPr>
            </w:pPr>
            <w:r w:rsidRPr="000B30A6">
              <w:rPr>
                <w:rFonts w:cs="Calibri"/>
                <w:color w:val="000000"/>
                <w:sz w:val="18"/>
                <w:szCs w:val="18"/>
              </w:rPr>
              <w:t>Encargos associados:</w:t>
            </w:r>
          </w:p>
          <w:p w14:paraId="737ED616" w14:textId="785F1AD9" w:rsidR="003E4A73" w:rsidRPr="000B30A6" w:rsidRDefault="003E4A73" w:rsidP="003E4A73">
            <w:pPr>
              <w:pStyle w:val="ListParagraph"/>
              <w:numPr>
                <w:ilvl w:val="0"/>
                <w:numId w:val="23"/>
              </w:numPr>
              <w:rPr>
                <w:rFonts w:cs="Calibri"/>
                <w:color w:val="000000"/>
                <w:sz w:val="18"/>
                <w:szCs w:val="18"/>
              </w:rPr>
            </w:pPr>
            <w:r w:rsidRPr="000B30A6">
              <w:rPr>
                <w:rFonts w:cs="Calibri"/>
                <w:color w:val="000000"/>
                <w:sz w:val="18"/>
                <w:szCs w:val="18"/>
              </w:rPr>
              <w:t xml:space="preserve">Montante global de outros encargos associados à hipoteca ou à locação financeira de bens imóveis. Se não for aplicável, deve ser reportado "0". </w:t>
            </w:r>
          </w:p>
        </w:tc>
        <w:tc>
          <w:tcPr>
            <w:tcW w:w="992" w:type="dxa"/>
            <w:tcBorders>
              <w:top w:val="nil"/>
              <w:left w:val="nil"/>
              <w:bottom w:val="single" w:sz="4" w:space="0" w:color="auto"/>
              <w:right w:val="single" w:sz="4" w:space="0" w:color="auto"/>
            </w:tcBorders>
            <w:shd w:val="clear" w:color="auto" w:fill="auto"/>
            <w:noWrap/>
            <w:hideMark/>
          </w:tcPr>
          <w:p w14:paraId="63E7F67D" w14:textId="77777777" w:rsidR="003E4A73" w:rsidRPr="000B30A6" w:rsidRDefault="003E4A73" w:rsidP="003E4A73">
            <w:pPr>
              <w:rPr>
                <w:rFonts w:cs="Calibri"/>
                <w:color w:val="000000"/>
                <w:sz w:val="18"/>
                <w:szCs w:val="18"/>
              </w:rPr>
            </w:pPr>
            <w:r w:rsidRPr="000B30A6">
              <w:rPr>
                <w:rFonts w:cs="Calibri"/>
                <w:color w:val="000000"/>
                <w:sz w:val="18"/>
                <w:szCs w:val="18"/>
              </w:rPr>
              <w:t>Decimal</w:t>
            </w:r>
          </w:p>
        </w:tc>
        <w:tc>
          <w:tcPr>
            <w:tcW w:w="1844" w:type="dxa"/>
            <w:tcBorders>
              <w:top w:val="nil"/>
              <w:left w:val="nil"/>
              <w:bottom w:val="single" w:sz="4" w:space="0" w:color="auto"/>
              <w:right w:val="single" w:sz="4" w:space="0" w:color="auto"/>
            </w:tcBorders>
          </w:tcPr>
          <w:p w14:paraId="6999ADA1" w14:textId="6BC1958E"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473E18DA" w14:textId="19580868" w:rsidR="003E4A73" w:rsidRPr="0097473D" w:rsidRDefault="0097473D" w:rsidP="003E4A73">
            <w:pPr>
              <w:rPr>
                <w:rFonts w:cs="Calibri"/>
                <w:i/>
                <w:color w:val="000000"/>
                <w:sz w:val="18"/>
                <w:szCs w:val="18"/>
              </w:rPr>
            </w:pPr>
            <w:r w:rsidRPr="0097473D">
              <w:rPr>
                <w:rFonts w:cs="Calibri"/>
                <w:i/>
                <w:sz w:val="18"/>
                <w:szCs w:val="18"/>
              </w:rPr>
              <w:t>cst08_caucbem</w:t>
            </w:r>
          </w:p>
        </w:tc>
        <w:tc>
          <w:tcPr>
            <w:tcW w:w="1134" w:type="dxa"/>
            <w:tcBorders>
              <w:top w:val="nil"/>
              <w:left w:val="nil"/>
              <w:bottom w:val="single" w:sz="4" w:space="0" w:color="auto"/>
              <w:right w:val="single" w:sz="4" w:space="0" w:color="auto"/>
            </w:tcBorders>
          </w:tcPr>
          <w:p w14:paraId="360C2B08" w14:textId="427B8343" w:rsidR="003E4A73" w:rsidRPr="000B30A6" w:rsidRDefault="003E4A73" w:rsidP="003E4A73">
            <w:pPr>
              <w:rPr>
                <w:rFonts w:cs="Calibri"/>
                <w:color w:val="000000"/>
                <w:sz w:val="18"/>
                <w:szCs w:val="18"/>
              </w:rPr>
            </w:pPr>
            <w:r w:rsidRPr="000B30A6">
              <w:rPr>
                <w:rFonts w:cs="Calibri"/>
                <w:sz w:val="18"/>
                <w:szCs w:val="18"/>
              </w:rPr>
              <w:t>monusori</w:t>
            </w:r>
          </w:p>
        </w:tc>
        <w:tc>
          <w:tcPr>
            <w:tcW w:w="2098" w:type="dxa"/>
            <w:tcBorders>
              <w:top w:val="nil"/>
              <w:left w:val="nil"/>
              <w:bottom w:val="single" w:sz="4" w:space="0" w:color="auto"/>
              <w:right w:val="single" w:sz="4" w:space="0" w:color="auto"/>
            </w:tcBorders>
          </w:tcPr>
          <w:p w14:paraId="3B1F2459" w14:textId="75C57E36" w:rsidR="003E4A73" w:rsidRPr="000B30A6" w:rsidRDefault="003E4A73" w:rsidP="003E4A73">
            <w:pPr>
              <w:rPr>
                <w:rFonts w:cs="Calibri"/>
                <w:color w:val="000000"/>
                <w:sz w:val="18"/>
                <w:szCs w:val="18"/>
                <w:lang w:val="en-US"/>
              </w:rPr>
            </w:pPr>
            <w:r w:rsidRPr="000B30A6">
              <w:rPr>
                <w:rFonts w:cs="Calibri"/>
                <w:color w:val="000000"/>
                <w:sz w:val="18"/>
                <w:szCs w:val="18"/>
                <w:lang w:val="en-US"/>
              </w:rPr>
              <w:t>WHEN gt018.caplic &lt;&gt; 'GP' THEN cst08.MONUSORI</w:t>
            </w:r>
            <w:r w:rsidRPr="000B30A6">
              <w:rPr>
                <w:rFonts w:cs="Calibri"/>
                <w:color w:val="000000"/>
                <w:sz w:val="18"/>
                <w:szCs w:val="18"/>
                <w:lang w:val="en-US"/>
              </w:rPr>
              <w:br/>
              <w:t>ELSE 0</w:t>
            </w:r>
          </w:p>
        </w:tc>
      </w:tr>
      <w:tr w:rsidR="003E4A73" w:rsidRPr="000B30A6" w14:paraId="2503CABC" w14:textId="1886324E"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D7C193F" w14:textId="77777777" w:rsidR="003E4A73" w:rsidRPr="000B30A6" w:rsidRDefault="003E4A73" w:rsidP="003E4A73">
            <w:pPr>
              <w:rPr>
                <w:rFonts w:cs="Calibri"/>
                <w:color w:val="000000"/>
                <w:sz w:val="18"/>
                <w:szCs w:val="18"/>
              </w:rPr>
            </w:pPr>
            <w:r w:rsidRPr="000B30A6">
              <w:rPr>
                <w:rFonts w:cs="Calibri"/>
                <w:color w:val="000000"/>
                <w:sz w:val="18"/>
                <w:szCs w:val="18"/>
              </w:rPr>
              <w:t>dtultmod</w:t>
            </w:r>
          </w:p>
        </w:tc>
        <w:tc>
          <w:tcPr>
            <w:tcW w:w="5494" w:type="dxa"/>
            <w:tcBorders>
              <w:top w:val="nil"/>
              <w:left w:val="nil"/>
              <w:bottom w:val="single" w:sz="4" w:space="0" w:color="auto"/>
              <w:right w:val="single" w:sz="4" w:space="0" w:color="auto"/>
            </w:tcBorders>
            <w:shd w:val="clear" w:color="auto" w:fill="auto"/>
            <w:noWrap/>
            <w:hideMark/>
          </w:tcPr>
          <w:p w14:paraId="473CA1B1" w14:textId="4FC324C2" w:rsidR="003E4A73" w:rsidRPr="000B30A6" w:rsidRDefault="003E4A73" w:rsidP="003E4A73">
            <w:pPr>
              <w:rPr>
                <w:rFonts w:cs="Calibri"/>
                <w:color w:val="000000"/>
                <w:sz w:val="18"/>
                <w:szCs w:val="18"/>
              </w:rPr>
            </w:pPr>
            <w:r w:rsidRPr="000B30A6">
              <w:rPr>
                <w:rFonts w:cs="Calibri"/>
                <w:color w:val="000000"/>
                <w:sz w:val="18"/>
                <w:szCs w:val="18"/>
              </w:rPr>
              <w:t>Data modificação:</w:t>
            </w:r>
          </w:p>
          <w:p w14:paraId="7C13D678" w14:textId="77777777" w:rsidR="003E4A73" w:rsidRPr="000B30A6" w:rsidRDefault="003E4A73" w:rsidP="003E4A73">
            <w:pPr>
              <w:pStyle w:val="ListParagraph"/>
              <w:numPr>
                <w:ilvl w:val="0"/>
                <w:numId w:val="19"/>
              </w:numPr>
              <w:rPr>
                <w:rFonts w:cs="Calibri"/>
                <w:color w:val="000000"/>
                <w:sz w:val="18"/>
                <w:szCs w:val="18"/>
              </w:rPr>
            </w:pPr>
            <w:r w:rsidRPr="000B30A6">
              <w:rPr>
                <w:rFonts w:cs="Calibri"/>
                <w:color w:val="000000"/>
                <w:sz w:val="18"/>
                <w:szCs w:val="18"/>
              </w:rPr>
              <w:t>Este campo diz respeito à última data de modificação dos dados.</w:t>
            </w:r>
          </w:p>
          <w:p w14:paraId="4CE17D79" w14:textId="79CFBCCD" w:rsidR="003E4A73" w:rsidRPr="000B30A6" w:rsidRDefault="003E4A73" w:rsidP="003E4A73">
            <w:pPr>
              <w:pStyle w:val="ListParagraph"/>
              <w:numPr>
                <w:ilvl w:val="0"/>
                <w:numId w:val="19"/>
              </w:numPr>
              <w:rPr>
                <w:rFonts w:cs="Calibri"/>
                <w:color w:val="000000"/>
                <w:sz w:val="18"/>
                <w:szCs w:val="18"/>
              </w:rPr>
            </w:pPr>
            <w:r w:rsidRPr="000B30A6">
              <w:rPr>
                <w:rFonts w:cs="Calibri"/>
                <w:color w:val="000000"/>
                <w:sz w:val="18"/>
                <w:szCs w:val="18"/>
              </w:rPr>
              <w:t>Neste caso, o campo será equivalente ao campo ‘ref_date’, uma vez que o MUG e os seus interfaces não são reprocessados, sendo a última data de modificação coincidente com a partição temporal da tabela.</w:t>
            </w:r>
          </w:p>
        </w:tc>
        <w:tc>
          <w:tcPr>
            <w:tcW w:w="992" w:type="dxa"/>
            <w:tcBorders>
              <w:top w:val="nil"/>
              <w:left w:val="nil"/>
              <w:bottom w:val="single" w:sz="4" w:space="0" w:color="auto"/>
              <w:right w:val="single" w:sz="4" w:space="0" w:color="auto"/>
            </w:tcBorders>
            <w:shd w:val="clear" w:color="auto" w:fill="auto"/>
            <w:noWrap/>
            <w:hideMark/>
          </w:tcPr>
          <w:p w14:paraId="019760E7"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3D4003A2" w14:textId="591C6CA4"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59490847" w14:textId="0766D28B" w:rsidR="003E4A73" w:rsidRPr="0097473D" w:rsidRDefault="0097473D" w:rsidP="003E4A73">
            <w:pPr>
              <w:rPr>
                <w:rFonts w:cs="Calibri"/>
                <w:i/>
                <w:color w:val="000000"/>
                <w:sz w:val="18"/>
                <w:szCs w:val="18"/>
              </w:rPr>
            </w:pPr>
            <w:r w:rsidRPr="0097473D">
              <w:rPr>
                <w:rFonts w:cs="Calibri"/>
                <w:i/>
                <w:sz w:val="18"/>
                <w:szCs w:val="18"/>
              </w:rPr>
              <w:t>gt018_rateio_aval</w:t>
            </w:r>
          </w:p>
        </w:tc>
        <w:tc>
          <w:tcPr>
            <w:tcW w:w="1134" w:type="dxa"/>
            <w:tcBorders>
              <w:top w:val="nil"/>
              <w:left w:val="nil"/>
              <w:bottom w:val="single" w:sz="4" w:space="0" w:color="auto"/>
              <w:right w:val="single" w:sz="4" w:space="0" w:color="auto"/>
            </w:tcBorders>
          </w:tcPr>
          <w:p w14:paraId="1141E4F9" w14:textId="644FA04F"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6F4488CA" w14:textId="0E7E2F04" w:rsidR="003E4A73" w:rsidRPr="000B30A6" w:rsidRDefault="003E4A73" w:rsidP="003E4A73">
            <w:pPr>
              <w:rPr>
                <w:rFonts w:cs="Calibri"/>
                <w:color w:val="000000"/>
                <w:sz w:val="18"/>
                <w:szCs w:val="18"/>
              </w:rPr>
            </w:pPr>
            <w:r w:rsidRPr="000B30A6">
              <w:rPr>
                <w:rFonts w:cs="Calibri"/>
                <w:color w:val="000000"/>
                <w:sz w:val="18"/>
                <w:szCs w:val="18"/>
              </w:rPr>
              <w:t>ref_date</w:t>
            </w:r>
          </w:p>
        </w:tc>
      </w:tr>
      <w:tr w:rsidR="003E4A73" w:rsidRPr="000B30A6" w14:paraId="7FB86950" w14:textId="56C862F2"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D85548B" w14:textId="77777777" w:rsidR="003E4A73" w:rsidRPr="000B30A6" w:rsidRDefault="003E4A73" w:rsidP="003E4A73">
            <w:pPr>
              <w:rPr>
                <w:rFonts w:cs="Calibri"/>
                <w:color w:val="000000"/>
                <w:sz w:val="18"/>
                <w:szCs w:val="18"/>
              </w:rPr>
            </w:pPr>
            <w:r w:rsidRPr="000B30A6">
              <w:rPr>
                <w:rFonts w:cs="Calibri"/>
                <w:color w:val="000000"/>
                <w:sz w:val="18"/>
                <w:szCs w:val="18"/>
              </w:rPr>
              <w:lastRenderedPageBreak/>
              <w:t>cempresa</w:t>
            </w:r>
          </w:p>
        </w:tc>
        <w:tc>
          <w:tcPr>
            <w:tcW w:w="5494" w:type="dxa"/>
            <w:tcBorders>
              <w:top w:val="nil"/>
              <w:left w:val="nil"/>
              <w:bottom w:val="single" w:sz="4" w:space="0" w:color="auto"/>
              <w:right w:val="single" w:sz="4" w:space="0" w:color="auto"/>
            </w:tcBorders>
            <w:shd w:val="clear" w:color="auto" w:fill="auto"/>
            <w:noWrap/>
            <w:hideMark/>
          </w:tcPr>
          <w:p w14:paraId="16F39C77" w14:textId="77777777" w:rsidR="003E4A73" w:rsidRPr="000B30A6" w:rsidRDefault="003E4A73" w:rsidP="003E4A73">
            <w:pPr>
              <w:jc w:val="both"/>
              <w:rPr>
                <w:rFonts w:cs="Calibri"/>
                <w:color w:val="000000"/>
                <w:sz w:val="18"/>
                <w:szCs w:val="18"/>
              </w:rPr>
            </w:pPr>
            <w:r w:rsidRPr="000B30A6">
              <w:rPr>
                <w:rFonts w:cs="Calibri"/>
                <w:color w:val="000000"/>
                <w:sz w:val="18"/>
                <w:szCs w:val="18"/>
              </w:rPr>
              <w:t>Empresa da empresa da responsabilidade:</w:t>
            </w:r>
          </w:p>
          <w:p w14:paraId="1AC64EA2" w14:textId="77777777" w:rsidR="003E4A73" w:rsidRPr="000B30A6" w:rsidRDefault="003E4A73" w:rsidP="003E4A73">
            <w:pPr>
              <w:pStyle w:val="ListParagraph"/>
              <w:numPr>
                <w:ilvl w:val="0"/>
                <w:numId w:val="1"/>
              </w:numPr>
              <w:jc w:val="both"/>
              <w:rPr>
                <w:rFonts w:cs="Calibri"/>
                <w:color w:val="000000"/>
                <w:sz w:val="18"/>
                <w:szCs w:val="18"/>
              </w:rPr>
            </w:pPr>
            <w:r w:rsidRPr="000B30A6">
              <w:rPr>
                <w:rFonts w:cs="Calibri"/>
                <w:color w:val="000000"/>
                <w:sz w:val="18"/>
                <w:szCs w:val="18"/>
              </w:rPr>
              <w:t>Este campo integra a chave da responsabilidade, juntamente com os campos ‘ckbalcao’, ‘cknumcta’ e ‘zdeposit.</w:t>
            </w:r>
          </w:p>
          <w:p w14:paraId="44C368AE" w14:textId="77777777" w:rsidR="003E4A73" w:rsidRPr="000B30A6" w:rsidRDefault="003E4A73" w:rsidP="003E4A73">
            <w:pPr>
              <w:pStyle w:val="ListParagraph"/>
              <w:numPr>
                <w:ilvl w:val="0"/>
                <w:numId w:val="1"/>
              </w:numPr>
              <w:jc w:val="both"/>
              <w:rPr>
                <w:rFonts w:cs="Calibri"/>
                <w:color w:val="000000"/>
                <w:sz w:val="18"/>
                <w:szCs w:val="18"/>
              </w:rPr>
            </w:pPr>
            <w:r w:rsidRPr="000B30A6">
              <w:rPr>
                <w:rFonts w:cs="Calibri"/>
                <w:color w:val="000000"/>
                <w:sz w:val="18"/>
                <w:szCs w:val="18"/>
              </w:rPr>
              <w:t>Indica a entidade jurídica/ empresa operativa onde o contrato está registado.</w:t>
            </w:r>
          </w:p>
          <w:p w14:paraId="1793AE29" w14:textId="77777777" w:rsidR="003E4A73" w:rsidRPr="000B30A6" w:rsidRDefault="003E4A73" w:rsidP="003E4A73">
            <w:pPr>
              <w:pStyle w:val="ListParagraph"/>
              <w:numPr>
                <w:ilvl w:val="0"/>
                <w:numId w:val="1"/>
              </w:numPr>
              <w:jc w:val="both"/>
              <w:rPr>
                <w:rFonts w:cs="Calibri"/>
                <w:color w:val="000000"/>
                <w:sz w:val="18"/>
                <w:szCs w:val="18"/>
              </w:rPr>
            </w:pPr>
            <w:r w:rsidRPr="000B30A6">
              <w:rPr>
                <w:rFonts w:cs="Calibri"/>
                <w:color w:val="000000"/>
                <w:sz w:val="18"/>
                <w:szCs w:val="18"/>
              </w:rPr>
              <w:t>Atualmente, e refletindo os dados nas origens, esta tabela integra apenas responsabilidades da empresa operativa BST ('31') e da empresa operativa IFIC, que inclui essencialmente Factoring (‘91’) e Leasing ('90').</w:t>
            </w:r>
          </w:p>
          <w:p w14:paraId="1F092A35" w14:textId="178D114C" w:rsidR="003E4A73" w:rsidRPr="000B30A6" w:rsidRDefault="003E4A73" w:rsidP="003E4A73">
            <w:pPr>
              <w:pStyle w:val="ListParagraph"/>
              <w:numPr>
                <w:ilvl w:val="0"/>
                <w:numId w:val="1"/>
              </w:numPr>
              <w:rPr>
                <w:rFonts w:cs="Calibri"/>
                <w:color w:val="000000"/>
                <w:sz w:val="18"/>
                <w:szCs w:val="18"/>
              </w:rPr>
            </w:pPr>
            <w:r w:rsidRPr="000B30A6">
              <w:rPr>
                <w:rFonts w:cs="Calibri"/>
                <w:color w:val="000000"/>
                <w:sz w:val="18"/>
                <w:szCs w:val="18"/>
              </w:rPr>
              <w:t>Existem outros modelos de dados para além das ICs, em que este campo da responsabilidade corresponde ao campo ‘cempcta’ ou ao campo ‘cempresp’.</w:t>
            </w:r>
          </w:p>
        </w:tc>
        <w:tc>
          <w:tcPr>
            <w:tcW w:w="992" w:type="dxa"/>
            <w:tcBorders>
              <w:top w:val="nil"/>
              <w:left w:val="nil"/>
              <w:bottom w:val="single" w:sz="4" w:space="0" w:color="auto"/>
              <w:right w:val="single" w:sz="4" w:space="0" w:color="auto"/>
            </w:tcBorders>
            <w:shd w:val="clear" w:color="auto" w:fill="auto"/>
            <w:noWrap/>
            <w:hideMark/>
          </w:tcPr>
          <w:p w14:paraId="3DA4FCF2"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333A9128" w14:textId="040D13E3"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795BEC47" w14:textId="57574D51" w:rsidR="003E4A73" w:rsidRPr="0097473D" w:rsidRDefault="0097473D" w:rsidP="003E4A73">
            <w:pPr>
              <w:rPr>
                <w:rFonts w:cs="Calibri"/>
                <w:i/>
                <w:color w:val="000000"/>
                <w:sz w:val="18"/>
                <w:szCs w:val="18"/>
              </w:rPr>
            </w:pPr>
            <w:r w:rsidRPr="0097473D">
              <w:rPr>
                <w:rFonts w:cs="Calibri"/>
                <w:i/>
                <w:sz w:val="18"/>
                <w:szCs w:val="18"/>
              </w:rPr>
              <w:t>gt018_rateio_aval</w:t>
            </w:r>
          </w:p>
        </w:tc>
        <w:tc>
          <w:tcPr>
            <w:tcW w:w="1134" w:type="dxa"/>
            <w:tcBorders>
              <w:top w:val="nil"/>
              <w:left w:val="nil"/>
              <w:bottom w:val="single" w:sz="4" w:space="0" w:color="auto"/>
              <w:right w:val="single" w:sz="4" w:space="0" w:color="auto"/>
            </w:tcBorders>
          </w:tcPr>
          <w:p w14:paraId="377B9703" w14:textId="5B324933"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6088D1AD" w14:textId="301C423E" w:rsidR="003E4A73" w:rsidRPr="000B30A6" w:rsidRDefault="003E4A73" w:rsidP="003E4A73">
            <w:pPr>
              <w:rPr>
                <w:rFonts w:cs="Calibri"/>
                <w:color w:val="000000"/>
                <w:sz w:val="18"/>
                <w:szCs w:val="18"/>
                <w:lang w:val="en-US"/>
              </w:rPr>
            </w:pPr>
            <w:r w:rsidRPr="000B30A6">
              <w:rPr>
                <w:rFonts w:cs="Calibri"/>
                <w:color w:val="000000"/>
                <w:sz w:val="18"/>
                <w:szCs w:val="18"/>
                <w:lang w:val="en-US"/>
              </w:rPr>
              <w:t>WHEN caplic = 'LEA' THEN '90'</w:t>
            </w:r>
            <w:r w:rsidRPr="000B30A6">
              <w:rPr>
                <w:rFonts w:cs="Calibri"/>
                <w:color w:val="000000"/>
                <w:sz w:val="18"/>
                <w:szCs w:val="18"/>
                <w:lang w:val="en-US"/>
              </w:rPr>
              <w:br/>
              <w:t>WHEN caplic = 'FAC' THEN '91'</w:t>
            </w:r>
            <w:r w:rsidRPr="000B30A6">
              <w:rPr>
                <w:rFonts w:cs="Calibri"/>
                <w:color w:val="000000"/>
                <w:sz w:val="18"/>
                <w:szCs w:val="18"/>
                <w:lang w:val="en-US"/>
              </w:rPr>
              <w:br/>
              <w:t>ELSE gt018.CEMPRESP</w:t>
            </w:r>
          </w:p>
        </w:tc>
      </w:tr>
      <w:tr w:rsidR="003E4A73" w:rsidRPr="000B30A6" w14:paraId="00997796" w14:textId="7D9F0099"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0AD2975" w14:textId="77777777" w:rsidR="003E4A73" w:rsidRPr="000B30A6" w:rsidRDefault="003E4A73" w:rsidP="003E4A73">
            <w:pPr>
              <w:rPr>
                <w:rFonts w:cs="Calibri"/>
                <w:color w:val="000000"/>
                <w:sz w:val="18"/>
                <w:szCs w:val="18"/>
              </w:rPr>
            </w:pPr>
            <w:r w:rsidRPr="000B30A6">
              <w:rPr>
                <w:rFonts w:cs="Calibri"/>
                <w:color w:val="000000"/>
                <w:sz w:val="18"/>
                <w:szCs w:val="18"/>
              </w:rPr>
              <w:t>cbalcao</w:t>
            </w:r>
          </w:p>
        </w:tc>
        <w:tc>
          <w:tcPr>
            <w:tcW w:w="5494" w:type="dxa"/>
            <w:tcBorders>
              <w:top w:val="nil"/>
              <w:left w:val="nil"/>
              <w:bottom w:val="single" w:sz="4" w:space="0" w:color="auto"/>
              <w:right w:val="single" w:sz="4" w:space="0" w:color="auto"/>
            </w:tcBorders>
            <w:shd w:val="clear" w:color="auto" w:fill="auto"/>
            <w:noWrap/>
            <w:hideMark/>
          </w:tcPr>
          <w:p w14:paraId="4CCF4440" w14:textId="77777777" w:rsidR="003E4A73" w:rsidRPr="000B30A6" w:rsidRDefault="003E4A73" w:rsidP="003E4A73">
            <w:pPr>
              <w:rPr>
                <w:rFonts w:cs="Calibri"/>
                <w:color w:val="000000"/>
                <w:sz w:val="18"/>
                <w:szCs w:val="18"/>
              </w:rPr>
            </w:pPr>
            <w:r w:rsidRPr="000B30A6">
              <w:rPr>
                <w:rFonts w:cs="Calibri"/>
                <w:color w:val="000000"/>
                <w:sz w:val="18"/>
                <w:szCs w:val="18"/>
              </w:rPr>
              <w:t>Código da empresa da conta:</w:t>
            </w:r>
          </w:p>
          <w:p w14:paraId="467A27A3" w14:textId="619D4EA2" w:rsidR="003E4A73" w:rsidRPr="000B30A6" w:rsidRDefault="003E4A73" w:rsidP="003E4A73">
            <w:pPr>
              <w:pStyle w:val="ListParagraph"/>
              <w:numPr>
                <w:ilvl w:val="0"/>
                <w:numId w:val="5"/>
              </w:numPr>
              <w:rPr>
                <w:rFonts w:cs="Calibri"/>
                <w:color w:val="000000"/>
                <w:sz w:val="18"/>
                <w:szCs w:val="18"/>
              </w:rPr>
            </w:pPr>
            <w:r w:rsidRPr="000B30A6">
              <w:rPr>
                <w:rFonts w:cs="Calibri"/>
                <w:color w:val="000000"/>
                <w:sz w:val="18"/>
                <w:szCs w:val="18"/>
              </w:rPr>
              <w:t>Este campo, juntamente com o ‘cnumcta’ e ‘zcaucao’, constituem a chave única do segundo pilar do MUG e dos seus interfaces, ou seja, os processos/cauções.</w:t>
            </w:r>
          </w:p>
          <w:p w14:paraId="6E1C5008" w14:textId="10ABC38B" w:rsidR="003E4A73" w:rsidRPr="000B30A6" w:rsidRDefault="003E4A73" w:rsidP="003E4A73">
            <w:pPr>
              <w:pStyle w:val="ListParagraph"/>
              <w:numPr>
                <w:ilvl w:val="0"/>
                <w:numId w:val="5"/>
              </w:numPr>
              <w:rPr>
                <w:rFonts w:cs="Calibri"/>
                <w:color w:val="000000"/>
                <w:sz w:val="18"/>
                <w:szCs w:val="18"/>
              </w:rPr>
            </w:pPr>
            <w:r w:rsidRPr="000B30A6">
              <w:rPr>
                <w:rFonts w:cs="Calibri"/>
                <w:color w:val="000000"/>
                <w:sz w:val="18"/>
                <w:szCs w:val="18"/>
              </w:rPr>
              <w:t>O conceito de processo/caução está apenas presente nas aplicações CS e GP, sendo, por uma questão de homogeneidade, criado pelo MUG no caso das aplicações que não o têm logo por raiz, nomeadamente Leasing.</w:t>
            </w:r>
          </w:p>
        </w:tc>
        <w:tc>
          <w:tcPr>
            <w:tcW w:w="992" w:type="dxa"/>
            <w:tcBorders>
              <w:top w:val="nil"/>
              <w:left w:val="nil"/>
              <w:bottom w:val="single" w:sz="4" w:space="0" w:color="auto"/>
              <w:right w:val="single" w:sz="4" w:space="0" w:color="auto"/>
            </w:tcBorders>
            <w:shd w:val="clear" w:color="auto" w:fill="auto"/>
            <w:noWrap/>
            <w:hideMark/>
          </w:tcPr>
          <w:p w14:paraId="4F373DA3"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1081023D" w14:textId="1814F940"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70B9488F" w14:textId="25E6404E" w:rsidR="003E4A73" w:rsidRPr="0097473D" w:rsidRDefault="0097473D" w:rsidP="003E4A73">
            <w:pPr>
              <w:rPr>
                <w:rFonts w:cs="Calibri"/>
                <w:i/>
                <w:color w:val="000000"/>
                <w:sz w:val="18"/>
                <w:szCs w:val="18"/>
              </w:rPr>
            </w:pPr>
            <w:r w:rsidRPr="0097473D">
              <w:rPr>
                <w:rFonts w:cs="Calibri"/>
                <w:i/>
                <w:sz w:val="18"/>
                <w:szCs w:val="18"/>
              </w:rPr>
              <w:t>gt018_rateio_aval</w:t>
            </w:r>
          </w:p>
        </w:tc>
        <w:tc>
          <w:tcPr>
            <w:tcW w:w="1134" w:type="dxa"/>
            <w:tcBorders>
              <w:top w:val="nil"/>
              <w:left w:val="nil"/>
              <w:bottom w:val="single" w:sz="4" w:space="0" w:color="auto"/>
              <w:right w:val="single" w:sz="4" w:space="0" w:color="auto"/>
            </w:tcBorders>
          </w:tcPr>
          <w:p w14:paraId="514875A0" w14:textId="18609E12" w:rsidR="003E4A73" w:rsidRPr="000B30A6" w:rsidRDefault="003E4A73" w:rsidP="003E4A73">
            <w:pPr>
              <w:rPr>
                <w:rFonts w:cs="Calibri"/>
                <w:color w:val="000000"/>
                <w:sz w:val="18"/>
                <w:szCs w:val="18"/>
              </w:rPr>
            </w:pPr>
            <w:r w:rsidRPr="000B30A6">
              <w:rPr>
                <w:rFonts w:cs="Calibri"/>
                <w:color w:val="000000"/>
                <w:sz w:val="18"/>
                <w:szCs w:val="18"/>
              </w:rPr>
              <w:t>ckbalcao</w:t>
            </w:r>
          </w:p>
        </w:tc>
        <w:tc>
          <w:tcPr>
            <w:tcW w:w="2098" w:type="dxa"/>
            <w:tcBorders>
              <w:top w:val="nil"/>
              <w:left w:val="nil"/>
              <w:bottom w:val="single" w:sz="4" w:space="0" w:color="auto"/>
              <w:right w:val="single" w:sz="4" w:space="0" w:color="auto"/>
            </w:tcBorders>
          </w:tcPr>
          <w:p w14:paraId="57E6EFE2" w14:textId="15EF08BC" w:rsidR="003E4A73" w:rsidRPr="000B30A6" w:rsidRDefault="003E4A73" w:rsidP="003E4A73">
            <w:pPr>
              <w:rPr>
                <w:rFonts w:cs="Calibri"/>
                <w:color w:val="000000"/>
                <w:sz w:val="18"/>
                <w:szCs w:val="18"/>
              </w:rPr>
            </w:pPr>
            <w:r w:rsidRPr="000B30A6">
              <w:rPr>
                <w:rFonts w:cs="Calibri"/>
                <w:color w:val="000000"/>
                <w:sz w:val="18"/>
                <w:szCs w:val="18"/>
              </w:rPr>
              <w:t> </w:t>
            </w:r>
          </w:p>
        </w:tc>
      </w:tr>
      <w:tr w:rsidR="003E4A73" w:rsidRPr="000B30A6" w14:paraId="1F1971C8" w14:textId="2ABF1818"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A8D6021" w14:textId="77777777" w:rsidR="003E4A73" w:rsidRPr="000B30A6" w:rsidRDefault="003E4A73" w:rsidP="003E4A73">
            <w:pPr>
              <w:rPr>
                <w:rFonts w:cs="Calibri"/>
                <w:color w:val="000000"/>
                <w:sz w:val="18"/>
                <w:szCs w:val="18"/>
              </w:rPr>
            </w:pPr>
            <w:r w:rsidRPr="000B30A6">
              <w:rPr>
                <w:rFonts w:cs="Calibri"/>
                <w:color w:val="000000"/>
                <w:sz w:val="18"/>
                <w:szCs w:val="18"/>
              </w:rPr>
              <w:t>cnumcta</w:t>
            </w:r>
          </w:p>
        </w:tc>
        <w:tc>
          <w:tcPr>
            <w:tcW w:w="5494" w:type="dxa"/>
            <w:tcBorders>
              <w:top w:val="nil"/>
              <w:left w:val="nil"/>
              <w:bottom w:val="single" w:sz="4" w:space="0" w:color="auto"/>
              <w:right w:val="single" w:sz="4" w:space="0" w:color="auto"/>
            </w:tcBorders>
            <w:shd w:val="clear" w:color="auto" w:fill="auto"/>
            <w:noWrap/>
            <w:hideMark/>
          </w:tcPr>
          <w:p w14:paraId="39A193F2" w14:textId="77777777" w:rsidR="003E4A73" w:rsidRPr="000B30A6" w:rsidRDefault="003E4A73" w:rsidP="003E4A73">
            <w:pPr>
              <w:rPr>
                <w:rFonts w:cs="Calibri"/>
                <w:color w:val="000000"/>
                <w:sz w:val="18"/>
                <w:szCs w:val="18"/>
              </w:rPr>
            </w:pPr>
            <w:r w:rsidRPr="000B30A6">
              <w:rPr>
                <w:rFonts w:cs="Calibri"/>
                <w:color w:val="000000"/>
                <w:sz w:val="18"/>
                <w:szCs w:val="18"/>
              </w:rPr>
              <w:t>Código do balcão da conta ID da garantia:</w:t>
            </w:r>
          </w:p>
          <w:p w14:paraId="06B57206" w14:textId="76B530DA" w:rsidR="003E4A73" w:rsidRPr="000B30A6" w:rsidRDefault="003E4A73" w:rsidP="003E4A73">
            <w:pPr>
              <w:pStyle w:val="ListParagraph"/>
              <w:numPr>
                <w:ilvl w:val="0"/>
                <w:numId w:val="5"/>
              </w:numPr>
              <w:rPr>
                <w:rFonts w:cs="Calibri"/>
                <w:color w:val="000000"/>
                <w:sz w:val="18"/>
                <w:szCs w:val="18"/>
              </w:rPr>
            </w:pPr>
            <w:r w:rsidRPr="000B30A6">
              <w:rPr>
                <w:rFonts w:cs="Calibri"/>
                <w:color w:val="000000"/>
                <w:sz w:val="18"/>
                <w:szCs w:val="18"/>
              </w:rPr>
              <w:t>Este campo, juntamente com o ‘cbalcao’ e ‘zcaucao’, constituem a chave única do segundo pilar do MUG e dos seus interfaces, ou seja, os processos/cauções.</w:t>
            </w:r>
          </w:p>
          <w:p w14:paraId="3CAD9307" w14:textId="552BB1E2" w:rsidR="003E4A73" w:rsidRPr="000B30A6" w:rsidRDefault="003E4A73" w:rsidP="003E4A73">
            <w:pPr>
              <w:pStyle w:val="ListParagraph"/>
              <w:numPr>
                <w:ilvl w:val="0"/>
                <w:numId w:val="5"/>
              </w:numPr>
              <w:rPr>
                <w:rFonts w:cs="Calibri"/>
                <w:color w:val="000000"/>
                <w:sz w:val="18"/>
                <w:szCs w:val="18"/>
              </w:rPr>
            </w:pPr>
            <w:r w:rsidRPr="000B30A6">
              <w:rPr>
                <w:rFonts w:cs="Calibri"/>
                <w:color w:val="000000"/>
                <w:sz w:val="18"/>
                <w:szCs w:val="18"/>
              </w:rPr>
              <w:t>O conceito de processo/caução está apenas presente nas aplicações CS e GP, sendo, por uma questão de homogeneidade, criado pelo próprio MUG no caso das aplicações que não o têm logo por raiz, nomeadamente Leasing.</w:t>
            </w:r>
          </w:p>
        </w:tc>
        <w:tc>
          <w:tcPr>
            <w:tcW w:w="992" w:type="dxa"/>
            <w:tcBorders>
              <w:top w:val="nil"/>
              <w:left w:val="nil"/>
              <w:bottom w:val="single" w:sz="4" w:space="0" w:color="auto"/>
              <w:right w:val="single" w:sz="4" w:space="0" w:color="auto"/>
            </w:tcBorders>
            <w:shd w:val="clear" w:color="auto" w:fill="auto"/>
            <w:noWrap/>
            <w:hideMark/>
          </w:tcPr>
          <w:p w14:paraId="69EE4BFE"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3FBED10A" w14:textId="37F9F754"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319CEF3F" w14:textId="12C1DD38" w:rsidR="003E4A73" w:rsidRPr="0097473D" w:rsidRDefault="0097473D" w:rsidP="003E4A73">
            <w:pPr>
              <w:rPr>
                <w:rFonts w:cs="Calibri"/>
                <w:i/>
                <w:color w:val="000000"/>
                <w:sz w:val="18"/>
                <w:szCs w:val="18"/>
              </w:rPr>
            </w:pPr>
            <w:r w:rsidRPr="0097473D">
              <w:rPr>
                <w:rFonts w:cs="Calibri"/>
                <w:i/>
                <w:sz w:val="18"/>
                <w:szCs w:val="18"/>
              </w:rPr>
              <w:t>gt018_rateio_aval</w:t>
            </w:r>
          </w:p>
        </w:tc>
        <w:tc>
          <w:tcPr>
            <w:tcW w:w="1134" w:type="dxa"/>
            <w:tcBorders>
              <w:top w:val="nil"/>
              <w:left w:val="nil"/>
              <w:bottom w:val="single" w:sz="4" w:space="0" w:color="auto"/>
              <w:right w:val="single" w:sz="4" w:space="0" w:color="auto"/>
            </w:tcBorders>
          </w:tcPr>
          <w:p w14:paraId="741FEA3A" w14:textId="2825E2AB" w:rsidR="003E4A73" w:rsidRPr="000B30A6" w:rsidRDefault="003E4A73" w:rsidP="003E4A73">
            <w:pPr>
              <w:rPr>
                <w:rFonts w:cs="Calibri"/>
                <w:color w:val="000000"/>
                <w:sz w:val="18"/>
                <w:szCs w:val="18"/>
              </w:rPr>
            </w:pPr>
            <w:r w:rsidRPr="000B30A6">
              <w:rPr>
                <w:rFonts w:cs="Calibri"/>
                <w:color w:val="000000"/>
                <w:sz w:val="18"/>
                <w:szCs w:val="18"/>
              </w:rPr>
              <w:t>cknumcta</w:t>
            </w:r>
          </w:p>
        </w:tc>
        <w:tc>
          <w:tcPr>
            <w:tcW w:w="2098" w:type="dxa"/>
            <w:tcBorders>
              <w:top w:val="nil"/>
              <w:left w:val="nil"/>
              <w:bottom w:val="single" w:sz="4" w:space="0" w:color="auto"/>
              <w:right w:val="single" w:sz="4" w:space="0" w:color="auto"/>
            </w:tcBorders>
          </w:tcPr>
          <w:p w14:paraId="000C2D56" w14:textId="46337EA6" w:rsidR="003E4A73" w:rsidRPr="000B30A6" w:rsidRDefault="003E4A73" w:rsidP="003E4A73">
            <w:pPr>
              <w:rPr>
                <w:rFonts w:cs="Calibri"/>
                <w:color w:val="000000"/>
                <w:sz w:val="18"/>
                <w:szCs w:val="18"/>
              </w:rPr>
            </w:pPr>
            <w:r w:rsidRPr="000B30A6">
              <w:rPr>
                <w:rFonts w:cs="Calibri"/>
                <w:color w:val="000000"/>
                <w:sz w:val="18"/>
                <w:szCs w:val="18"/>
              </w:rPr>
              <w:t> </w:t>
            </w:r>
          </w:p>
        </w:tc>
      </w:tr>
      <w:tr w:rsidR="003E4A73" w:rsidRPr="000B30A6" w14:paraId="0EE6FCD1" w14:textId="198E6DAF"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E2EB7C9" w14:textId="77777777" w:rsidR="003E4A73" w:rsidRPr="000B30A6" w:rsidRDefault="003E4A73" w:rsidP="003E4A73">
            <w:pPr>
              <w:rPr>
                <w:rFonts w:cs="Calibri"/>
                <w:color w:val="000000"/>
                <w:sz w:val="18"/>
                <w:szCs w:val="18"/>
              </w:rPr>
            </w:pPr>
            <w:r w:rsidRPr="000B30A6">
              <w:rPr>
                <w:rFonts w:cs="Calibri"/>
                <w:color w:val="000000"/>
                <w:sz w:val="18"/>
                <w:szCs w:val="18"/>
              </w:rPr>
              <w:t>zcaucao</w:t>
            </w:r>
          </w:p>
        </w:tc>
        <w:tc>
          <w:tcPr>
            <w:tcW w:w="5494" w:type="dxa"/>
            <w:tcBorders>
              <w:top w:val="nil"/>
              <w:left w:val="nil"/>
              <w:bottom w:val="single" w:sz="4" w:space="0" w:color="auto"/>
              <w:right w:val="single" w:sz="4" w:space="0" w:color="auto"/>
            </w:tcBorders>
            <w:shd w:val="clear" w:color="auto" w:fill="auto"/>
            <w:noWrap/>
            <w:hideMark/>
          </w:tcPr>
          <w:p w14:paraId="05FC48C2" w14:textId="77777777" w:rsidR="003E4A73" w:rsidRPr="000B30A6" w:rsidRDefault="003E4A73" w:rsidP="003E4A73">
            <w:pPr>
              <w:rPr>
                <w:rFonts w:cs="Calibri"/>
                <w:color w:val="000000"/>
                <w:sz w:val="18"/>
                <w:szCs w:val="18"/>
              </w:rPr>
            </w:pPr>
            <w:r w:rsidRPr="000B30A6">
              <w:rPr>
                <w:rFonts w:cs="Calibri"/>
                <w:color w:val="000000"/>
                <w:sz w:val="18"/>
                <w:szCs w:val="18"/>
              </w:rPr>
              <w:t>Número de conta ID da caução:</w:t>
            </w:r>
          </w:p>
          <w:p w14:paraId="3A7FE4E3" w14:textId="0BB39F33" w:rsidR="003E4A73" w:rsidRPr="000B30A6" w:rsidRDefault="003E4A73" w:rsidP="003E4A73">
            <w:pPr>
              <w:pStyle w:val="ListParagraph"/>
              <w:numPr>
                <w:ilvl w:val="0"/>
                <w:numId w:val="5"/>
              </w:numPr>
              <w:rPr>
                <w:rFonts w:cs="Calibri"/>
                <w:color w:val="000000"/>
                <w:sz w:val="18"/>
                <w:szCs w:val="18"/>
              </w:rPr>
            </w:pPr>
            <w:r w:rsidRPr="000B30A6">
              <w:rPr>
                <w:rFonts w:cs="Calibri"/>
                <w:color w:val="000000"/>
                <w:sz w:val="18"/>
                <w:szCs w:val="18"/>
              </w:rPr>
              <w:t>Este campo, juntamente com o ‘cbalcao’ e ‘cnumcta’, constituem a chave única do segundo pilar do MUG e dos seus interfaces, ou seja, os processos/cauções.</w:t>
            </w:r>
          </w:p>
          <w:p w14:paraId="514D615A" w14:textId="1D3F8157" w:rsidR="003E4A73" w:rsidRPr="000B30A6" w:rsidRDefault="003E4A73" w:rsidP="003E4A73">
            <w:pPr>
              <w:pStyle w:val="ListParagraph"/>
              <w:numPr>
                <w:ilvl w:val="0"/>
                <w:numId w:val="5"/>
              </w:numPr>
              <w:rPr>
                <w:rFonts w:cs="Calibri"/>
                <w:color w:val="000000"/>
                <w:sz w:val="18"/>
                <w:szCs w:val="18"/>
              </w:rPr>
            </w:pPr>
            <w:r w:rsidRPr="000B30A6">
              <w:rPr>
                <w:rFonts w:cs="Calibri"/>
                <w:color w:val="000000"/>
                <w:sz w:val="18"/>
                <w:szCs w:val="18"/>
              </w:rPr>
              <w:t>O conceito de processo/caução está apenas presente nas aplicações CS e GP, sendo, por uma questão de homogeneidade, criado pelo próprio MUG no caso das aplicações que não o têm logo por raiz, nomeadamente Leasing.</w:t>
            </w:r>
          </w:p>
        </w:tc>
        <w:tc>
          <w:tcPr>
            <w:tcW w:w="992" w:type="dxa"/>
            <w:tcBorders>
              <w:top w:val="nil"/>
              <w:left w:val="nil"/>
              <w:bottom w:val="single" w:sz="4" w:space="0" w:color="auto"/>
              <w:right w:val="single" w:sz="4" w:space="0" w:color="auto"/>
            </w:tcBorders>
            <w:shd w:val="clear" w:color="auto" w:fill="auto"/>
            <w:noWrap/>
            <w:hideMark/>
          </w:tcPr>
          <w:p w14:paraId="209C908A"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1F599FDB" w14:textId="3438EFBD"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3A45D1EE" w14:textId="4FDBB2C1" w:rsidR="003E4A73" w:rsidRPr="0097473D" w:rsidRDefault="0097473D" w:rsidP="003E4A73">
            <w:pPr>
              <w:rPr>
                <w:rFonts w:cs="Calibri"/>
                <w:i/>
                <w:color w:val="000000"/>
                <w:sz w:val="18"/>
                <w:szCs w:val="18"/>
              </w:rPr>
            </w:pPr>
            <w:r w:rsidRPr="0097473D">
              <w:rPr>
                <w:rFonts w:cs="Calibri"/>
                <w:i/>
                <w:sz w:val="18"/>
                <w:szCs w:val="18"/>
              </w:rPr>
              <w:t>gt018_rateio_aval</w:t>
            </w:r>
          </w:p>
        </w:tc>
        <w:tc>
          <w:tcPr>
            <w:tcW w:w="1134" w:type="dxa"/>
            <w:tcBorders>
              <w:top w:val="nil"/>
              <w:left w:val="nil"/>
              <w:bottom w:val="single" w:sz="4" w:space="0" w:color="auto"/>
              <w:right w:val="single" w:sz="4" w:space="0" w:color="auto"/>
            </w:tcBorders>
          </w:tcPr>
          <w:p w14:paraId="60B57E4B" w14:textId="0C0420CF" w:rsidR="003E4A73" w:rsidRPr="000B30A6" w:rsidRDefault="003E4A73" w:rsidP="003E4A73">
            <w:pPr>
              <w:rPr>
                <w:rFonts w:cs="Calibri"/>
                <w:color w:val="000000"/>
                <w:sz w:val="18"/>
                <w:szCs w:val="18"/>
              </w:rPr>
            </w:pPr>
            <w:r w:rsidRPr="000B30A6">
              <w:rPr>
                <w:rFonts w:cs="Calibri"/>
                <w:sz w:val="18"/>
                <w:szCs w:val="18"/>
              </w:rPr>
              <w:t>comp_id_gar</w:t>
            </w:r>
            <w:r w:rsidRPr="000B30A6">
              <w:rPr>
                <w:rFonts w:cs="Calibri"/>
                <w:sz w:val="18"/>
                <w:szCs w:val="18"/>
              </w:rPr>
              <w:br/>
              <w:t>ckrefbem</w:t>
            </w:r>
          </w:p>
        </w:tc>
        <w:tc>
          <w:tcPr>
            <w:tcW w:w="2098" w:type="dxa"/>
            <w:tcBorders>
              <w:top w:val="nil"/>
              <w:left w:val="nil"/>
              <w:bottom w:val="single" w:sz="4" w:space="0" w:color="auto"/>
              <w:right w:val="single" w:sz="4" w:space="0" w:color="auto"/>
            </w:tcBorders>
          </w:tcPr>
          <w:p w14:paraId="08129F4E" w14:textId="54242046" w:rsidR="003E4A73" w:rsidRPr="000B30A6" w:rsidRDefault="003E4A73" w:rsidP="003E4A73">
            <w:pPr>
              <w:rPr>
                <w:rFonts w:cs="Calibri"/>
                <w:color w:val="000000"/>
                <w:sz w:val="18"/>
                <w:szCs w:val="18"/>
              </w:rPr>
            </w:pPr>
            <w:r w:rsidRPr="000B30A6">
              <w:rPr>
                <w:rFonts w:cs="Calibri"/>
                <w:color w:val="000000"/>
                <w:sz w:val="18"/>
                <w:szCs w:val="18"/>
              </w:rPr>
              <w:t>Se tipologia IMO e origem LEA:</w:t>
            </w:r>
            <w:r w:rsidRPr="000B30A6">
              <w:rPr>
                <w:rFonts w:cs="Calibri"/>
                <w:color w:val="000000"/>
                <w:sz w:val="18"/>
                <w:szCs w:val="18"/>
              </w:rPr>
              <w:br/>
              <w:t>Então gt018.comp_id_gar</w:t>
            </w:r>
            <w:r w:rsidRPr="000B30A6">
              <w:rPr>
                <w:rFonts w:cs="Calibri"/>
                <w:color w:val="000000"/>
                <w:sz w:val="18"/>
                <w:szCs w:val="18"/>
              </w:rPr>
              <w:br/>
            </w:r>
            <w:r w:rsidRPr="000B30A6">
              <w:rPr>
                <w:rFonts w:cs="Calibri"/>
                <w:color w:val="000000"/>
                <w:sz w:val="18"/>
                <w:szCs w:val="18"/>
              </w:rPr>
              <w:br/>
              <w:t>Se tipologia PES e origem LEA, FAC, PARTENON ou EFEITOS:</w:t>
            </w:r>
            <w:r w:rsidRPr="000B30A6">
              <w:rPr>
                <w:rFonts w:cs="Calibri"/>
                <w:color w:val="000000"/>
                <w:sz w:val="18"/>
                <w:szCs w:val="18"/>
              </w:rPr>
              <w:br/>
              <w:t>Então gt018.ckrefbem</w:t>
            </w:r>
            <w:r w:rsidRPr="000B30A6">
              <w:rPr>
                <w:rFonts w:cs="Calibri"/>
                <w:color w:val="000000"/>
                <w:sz w:val="18"/>
                <w:szCs w:val="18"/>
              </w:rPr>
              <w:br/>
            </w:r>
            <w:r w:rsidRPr="000B30A6">
              <w:rPr>
                <w:rFonts w:cs="Calibri"/>
                <w:color w:val="000000"/>
                <w:sz w:val="18"/>
                <w:szCs w:val="18"/>
              </w:rPr>
              <w:br/>
            </w:r>
            <w:r w:rsidRPr="000B30A6">
              <w:rPr>
                <w:rFonts w:cs="Calibri"/>
                <w:color w:val="000000"/>
                <w:sz w:val="18"/>
                <w:szCs w:val="18"/>
              </w:rPr>
              <w:lastRenderedPageBreak/>
              <w:t>Se tipologia IMO e GP:</w:t>
            </w:r>
            <w:r w:rsidRPr="000B30A6">
              <w:rPr>
                <w:rFonts w:cs="Calibri"/>
                <w:color w:val="000000"/>
                <w:sz w:val="18"/>
                <w:szCs w:val="18"/>
              </w:rPr>
              <w:br/>
              <w:t>Então LPAD('0', 10, '0')</w:t>
            </w:r>
            <w:r w:rsidRPr="000B30A6">
              <w:rPr>
                <w:rFonts w:cs="Calibri"/>
                <w:color w:val="000000"/>
                <w:sz w:val="18"/>
                <w:szCs w:val="18"/>
              </w:rPr>
              <w:br/>
            </w:r>
            <w:r w:rsidRPr="000B30A6">
              <w:rPr>
                <w:rFonts w:cs="Calibri"/>
                <w:color w:val="000000"/>
                <w:sz w:val="18"/>
                <w:szCs w:val="18"/>
              </w:rPr>
              <w:br/>
              <w:t>Else comp_id_gar</w:t>
            </w:r>
          </w:p>
        </w:tc>
      </w:tr>
      <w:tr w:rsidR="003E4A73" w:rsidRPr="000B30A6" w14:paraId="535C89B8" w14:textId="6770962F"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E7D9D2A" w14:textId="77777777" w:rsidR="003E4A73" w:rsidRPr="000B30A6" w:rsidRDefault="003E4A73" w:rsidP="003E4A73">
            <w:pPr>
              <w:rPr>
                <w:rFonts w:cs="Calibri"/>
                <w:color w:val="000000"/>
                <w:sz w:val="18"/>
                <w:szCs w:val="18"/>
              </w:rPr>
            </w:pPr>
            <w:r w:rsidRPr="000B30A6">
              <w:rPr>
                <w:rFonts w:cs="Calibri"/>
                <w:color w:val="000000"/>
                <w:sz w:val="18"/>
                <w:szCs w:val="18"/>
              </w:rPr>
              <w:lastRenderedPageBreak/>
              <w:t>ckbalcao</w:t>
            </w:r>
          </w:p>
        </w:tc>
        <w:tc>
          <w:tcPr>
            <w:tcW w:w="5494" w:type="dxa"/>
            <w:tcBorders>
              <w:top w:val="nil"/>
              <w:left w:val="nil"/>
              <w:bottom w:val="single" w:sz="4" w:space="0" w:color="auto"/>
              <w:right w:val="single" w:sz="4" w:space="0" w:color="auto"/>
            </w:tcBorders>
            <w:shd w:val="clear" w:color="auto" w:fill="auto"/>
            <w:noWrap/>
            <w:hideMark/>
          </w:tcPr>
          <w:p w14:paraId="3A65D7B2" w14:textId="77777777" w:rsidR="003E4A73" w:rsidRPr="000B30A6" w:rsidRDefault="003E4A73" w:rsidP="003E4A73">
            <w:pPr>
              <w:rPr>
                <w:rFonts w:cs="Calibri"/>
                <w:color w:val="000000"/>
                <w:sz w:val="18"/>
                <w:szCs w:val="18"/>
              </w:rPr>
            </w:pPr>
            <w:r w:rsidRPr="000B30A6">
              <w:rPr>
                <w:rFonts w:cs="Calibri"/>
                <w:color w:val="000000"/>
                <w:sz w:val="18"/>
                <w:szCs w:val="18"/>
              </w:rPr>
              <w:t>Código do balcão da responsabilidade:</w:t>
            </w:r>
          </w:p>
          <w:p w14:paraId="701098F5" w14:textId="77777777" w:rsidR="003E4A73" w:rsidRPr="000B30A6" w:rsidRDefault="003E4A73" w:rsidP="003E4A73">
            <w:pPr>
              <w:pStyle w:val="ListParagraph"/>
              <w:numPr>
                <w:ilvl w:val="0"/>
                <w:numId w:val="2"/>
              </w:numPr>
              <w:rPr>
                <w:rFonts w:cs="Calibri"/>
                <w:color w:val="000000"/>
                <w:sz w:val="18"/>
                <w:szCs w:val="18"/>
              </w:rPr>
            </w:pPr>
            <w:r w:rsidRPr="000B30A6">
              <w:rPr>
                <w:rFonts w:cs="Calibri"/>
                <w:color w:val="000000"/>
                <w:sz w:val="18"/>
                <w:szCs w:val="18"/>
              </w:rPr>
              <w:t>Este campo, juntamente com o ‘cempresa’, ‘cknumcta’ e ‘zdeposit, correspondem à chave única de cada responsabilidade de crédito no banco.</w:t>
            </w:r>
          </w:p>
          <w:p w14:paraId="47C8F247" w14:textId="77777777" w:rsidR="003E4A73" w:rsidRPr="000B30A6" w:rsidRDefault="003E4A73" w:rsidP="003E4A73">
            <w:pPr>
              <w:pStyle w:val="ListParagraph"/>
              <w:numPr>
                <w:ilvl w:val="0"/>
                <w:numId w:val="2"/>
              </w:numPr>
              <w:rPr>
                <w:rFonts w:cs="Calibri"/>
                <w:color w:val="000000"/>
                <w:sz w:val="18"/>
                <w:szCs w:val="18"/>
              </w:rPr>
            </w:pPr>
            <w:r w:rsidRPr="000B30A6">
              <w:rPr>
                <w:rFonts w:cs="Calibri"/>
                <w:color w:val="000000"/>
                <w:sz w:val="18"/>
                <w:szCs w:val="18"/>
              </w:rPr>
              <w:t>A chave é normalizada de acordo com as chaves contratuais da aplicação ICs da Contabilidade, com o ‘ckbalcao’ a corresponder nesse modelo ao campo ‘cbalcao’.</w:t>
            </w:r>
          </w:p>
          <w:p w14:paraId="440339C9" w14:textId="030370A1" w:rsidR="003E4A73" w:rsidRPr="000B30A6" w:rsidRDefault="003E4A73" w:rsidP="003E4A73">
            <w:pPr>
              <w:pStyle w:val="ListParagraph"/>
              <w:numPr>
                <w:ilvl w:val="0"/>
                <w:numId w:val="2"/>
              </w:numPr>
              <w:rPr>
                <w:rFonts w:cs="Calibri"/>
                <w:color w:val="000000"/>
                <w:sz w:val="18"/>
                <w:szCs w:val="18"/>
              </w:rPr>
            </w:pPr>
            <w:r w:rsidRPr="000B30A6">
              <w:rPr>
                <w:rFonts w:cs="Calibri"/>
                <w:color w:val="000000"/>
                <w:sz w:val="18"/>
                <w:szCs w:val="18"/>
              </w:rPr>
              <w:t>Existem outros modelos de dados para além das ICs, em que este campo da responsabilidade corresponde ao campo ‘cbalcao’ ou ao campo ‘ckbalres’.</w:t>
            </w:r>
          </w:p>
        </w:tc>
        <w:tc>
          <w:tcPr>
            <w:tcW w:w="992" w:type="dxa"/>
            <w:tcBorders>
              <w:top w:val="nil"/>
              <w:left w:val="nil"/>
              <w:bottom w:val="single" w:sz="4" w:space="0" w:color="auto"/>
              <w:right w:val="single" w:sz="4" w:space="0" w:color="auto"/>
            </w:tcBorders>
            <w:shd w:val="clear" w:color="auto" w:fill="auto"/>
            <w:noWrap/>
            <w:hideMark/>
          </w:tcPr>
          <w:p w14:paraId="4ACCB294"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02D6B319" w14:textId="086A01DC"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3B215AE1" w14:textId="6233E1E9" w:rsidR="003E4A73" w:rsidRPr="0097473D" w:rsidRDefault="0097473D" w:rsidP="003E4A73">
            <w:pPr>
              <w:rPr>
                <w:rFonts w:cs="Calibri"/>
                <w:i/>
                <w:color w:val="000000"/>
                <w:sz w:val="18"/>
                <w:szCs w:val="18"/>
              </w:rPr>
            </w:pPr>
            <w:r w:rsidRPr="0097473D">
              <w:rPr>
                <w:rFonts w:cs="Calibri"/>
                <w:i/>
                <w:sz w:val="18"/>
                <w:szCs w:val="18"/>
              </w:rPr>
              <w:t>gt018_rateio_aval</w:t>
            </w:r>
          </w:p>
        </w:tc>
        <w:tc>
          <w:tcPr>
            <w:tcW w:w="1134" w:type="dxa"/>
            <w:tcBorders>
              <w:top w:val="nil"/>
              <w:left w:val="nil"/>
              <w:bottom w:val="single" w:sz="4" w:space="0" w:color="auto"/>
              <w:right w:val="single" w:sz="4" w:space="0" w:color="auto"/>
            </w:tcBorders>
          </w:tcPr>
          <w:p w14:paraId="41B2A0BC" w14:textId="3624055F" w:rsidR="003E4A73" w:rsidRPr="000B30A6" w:rsidRDefault="003E4A73" w:rsidP="003E4A73">
            <w:pPr>
              <w:rPr>
                <w:rFonts w:cs="Calibri"/>
                <w:color w:val="000000"/>
                <w:sz w:val="18"/>
                <w:szCs w:val="18"/>
              </w:rPr>
            </w:pPr>
            <w:r w:rsidRPr="000B30A6">
              <w:rPr>
                <w:rFonts w:cs="Calibri"/>
                <w:color w:val="000000"/>
                <w:sz w:val="18"/>
                <w:szCs w:val="18"/>
              </w:rPr>
              <w:t>ckbalres</w:t>
            </w:r>
          </w:p>
        </w:tc>
        <w:tc>
          <w:tcPr>
            <w:tcW w:w="2098" w:type="dxa"/>
            <w:tcBorders>
              <w:top w:val="nil"/>
              <w:left w:val="nil"/>
              <w:bottom w:val="single" w:sz="4" w:space="0" w:color="auto"/>
              <w:right w:val="single" w:sz="4" w:space="0" w:color="auto"/>
            </w:tcBorders>
          </w:tcPr>
          <w:p w14:paraId="653E7DA9" w14:textId="4E0BBAEB" w:rsidR="003E4A73" w:rsidRPr="000B30A6" w:rsidRDefault="003E4A73" w:rsidP="003E4A73">
            <w:pPr>
              <w:rPr>
                <w:rFonts w:cs="Calibri"/>
                <w:color w:val="000000"/>
                <w:sz w:val="18"/>
                <w:szCs w:val="18"/>
              </w:rPr>
            </w:pPr>
            <w:r w:rsidRPr="000B30A6">
              <w:rPr>
                <w:rFonts w:cs="Calibri"/>
                <w:color w:val="000000"/>
                <w:sz w:val="18"/>
                <w:szCs w:val="18"/>
              </w:rPr>
              <w:t> </w:t>
            </w:r>
          </w:p>
        </w:tc>
      </w:tr>
      <w:tr w:rsidR="003E4A73" w:rsidRPr="000B30A6" w14:paraId="493FC27B" w14:textId="25F5D28F"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01C3DAC" w14:textId="77777777" w:rsidR="003E4A73" w:rsidRPr="000B30A6" w:rsidRDefault="003E4A73" w:rsidP="003E4A73">
            <w:pPr>
              <w:rPr>
                <w:rFonts w:cs="Calibri"/>
                <w:color w:val="000000"/>
                <w:sz w:val="18"/>
                <w:szCs w:val="18"/>
              </w:rPr>
            </w:pPr>
            <w:r w:rsidRPr="000B30A6">
              <w:rPr>
                <w:rFonts w:cs="Calibri"/>
                <w:color w:val="000000"/>
                <w:sz w:val="18"/>
                <w:szCs w:val="18"/>
              </w:rPr>
              <w:t>cknumcta</w:t>
            </w:r>
          </w:p>
        </w:tc>
        <w:tc>
          <w:tcPr>
            <w:tcW w:w="5494" w:type="dxa"/>
            <w:tcBorders>
              <w:top w:val="nil"/>
              <w:left w:val="nil"/>
              <w:bottom w:val="single" w:sz="4" w:space="0" w:color="auto"/>
              <w:right w:val="single" w:sz="4" w:space="0" w:color="auto"/>
            </w:tcBorders>
            <w:shd w:val="clear" w:color="auto" w:fill="auto"/>
            <w:noWrap/>
            <w:hideMark/>
          </w:tcPr>
          <w:p w14:paraId="63E327F3" w14:textId="77777777" w:rsidR="003E4A73" w:rsidRPr="000B30A6" w:rsidRDefault="003E4A73" w:rsidP="003E4A73">
            <w:pPr>
              <w:rPr>
                <w:rFonts w:cs="Calibri"/>
                <w:color w:val="000000"/>
                <w:sz w:val="18"/>
                <w:szCs w:val="18"/>
              </w:rPr>
            </w:pPr>
            <w:r w:rsidRPr="000B30A6">
              <w:rPr>
                <w:rFonts w:cs="Calibri"/>
                <w:color w:val="000000"/>
                <w:sz w:val="18"/>
                <w:szCs w:val="18"/>
              </w:rPr>
              <w:t>Número de conta da responsabilidade:</w:t>
            </w:r>
          </w:p>
          <w:p w14:paraId="1C80811A" w14:textId="77777777" w:rsidR="003E4A73" w:rsidRPr="000B30A6" w:rsidRDefault="003E4A73" w:rsidP="003E4A73">
            <w:pPr>
              <w:pStyle w:val="ListParagraph"/>
              <w:numPr>
                <w:ilvl w:val="0"/>
                <w:numId w:val="4"/>
              </w:numPr>
              <w:rPr>
                <w:rFonts w:cs="Calibri"/>
                <w:color w:val="000000"/>
                <w:sz w:val="18"/>
                <w:szCs w:val="18"/>
              </w:rPr>
            </w:pPr>
            <w:r w:rsidRPr="000B30A6">
              <w:rPr>
                <w:rFonts w:cs="Calibri"/>
                <w:color w:val="000000"/>
                <w:sz w:val="18"/>
                <w:szCs w:val="18"/>
              </w:rPr>
              <w:t>Este campo, juntamente com o ‘cempresa’, ‘ckbalcao’ e ‘zdeposit’, correspondem à chave única de cada responsabilidade de crédito no banco.</w:t>
            </w:r>
          </w:p>
          <w:p w14:paraId="08E58489" w14:textId="77777777" w:rsidR="003E4A73" w:rsidRPr="000B30A6" w:rsidRDefault="003E4A73" w:rsidP="003E4A73">
            <w:pPr>
              <w:pStyle w:val="ListParagraph"/>
              <w:numPr>
                <w:ilvl w:val="0"/>
                <w:numId w:val="4"/>
              </w:numPr>
              <w:rPr>
                <w:rFonts w:cs="Calibri"/>
                <w:color w:val="000000"/>
                <w:sz w:val="18"/>
                <w:szCs w:val="18"/>
              </w:rPr>
            </w:pPr>
            <w:r w:rsidRPr="000B30A6">
              <w:rPr>
                <w:rFonts w:cs="Calibri"/>
                <w:color w:val="000000"/>
                <w:sz w:val="18"/>
                <w:szCs w:val="18"/>
              </w:rPr>
              <w:t xml:space="preserve">A chave é normalizada de acordo com as chaves contratuais da aplicação ICs da Contabilidade, com o ‘cknumcta’ a corresponder nesse modelo ao campo ‘cnumecta’.  </w:t>
            </w:r>
          </w:p>
          <w:p w14:paraId="7676C38D" w14:textId="681A3730" w:rsidR="003E4A73" w:rsidRPr="000B30A6" w:rsidRDefault="003E4A73" w:rsidP="003E4A73">
            <w:pPr>
              <w:pStyle w:val="ListParagraph"/>
              <w:numPr>
                <w:ilvl w:val="0"/>
                <w:numId w:val="4"/>
              </w:numPr>
              <w:rPr>
                <w:rFonts w:cs="Calibri"/>
                <w:color w:val="000000"/>
                <w:sz w:val="18"/>
                <w:szCs w:val="18"/>
              </w:rPr>
            </w:pPr>
            <w:r w:rsidRPr="000B30A6">
              <w:rPr>
                <w:rFonts w:cs="Calibri"/>
                <w:color w:val="000000"/>
                <w:sz w:val="18"/>
                <w:szCs w:val="18"/>
              </w:rPr>
              <w:t>Existem outros modelos de dados para além das ICs, em que este campo da responsabilidade corresponde ao campo ‘cnumecta’ ou ao campo ‘ckctares’.</w:t>
            </w:r>
          </w:p>
        </w:tc>
        <w:tc>
          <w:tcPr>
            <w:tcW w:w="992" w:type="dxa"/>
            <w:tcBorders>
              <w:top w:val="nil"/>
              <w:left w:val="nil"/>
              <w:bottom w:val="single" w:sz="4" w:space="0" w:color="auto"/>
              <w:right w:val="single" w:sz="4" w:space="0" w:color="auto"/>
            </w:tcBorders>
            <w:shd w:val="clear" w:color="auto" w:fill="auto"/>
            <w:noWrap/>
            <w:hideMark/>
          </w:tcPr>
          <w:p w14:paraId="4538F0C8"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71881A4A" w14:textId="55304DEC"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19113591" w14:textId="5E7209C7" w:rsidR="003E4A73" w:rsidRPr="0097473D" w:rsidRDefault="0097473D" w:rsidP="003E4A73">
            <w:pPr>
              <w:rPr>
                <w:rFonts w:cs="Calibri"/>
                <w:i/>
                <w:color w:val="000000"/>
                <w:sz w:val="18"/>
                <w:szCs w:val="18"/>
              </w:rPr>
            </w:pPr>
            <w:r w:rsidRPr="0097473D">
              <w:rPr>
                <w:rFonts w:cs="Calibri"/>
                <w:i/>
                <w:sz w:val="18"/>
                <w:szCs w:val="18"/>
              </w:rPr>
              <w:t>gt018_rateio_aval</w:t>
            </w:r>
          </w:p>
        </w:tc>
        <w:tc>
          <w:tcPr>
            <w:tcW w:w="1134" w:type="dxa"/>
            <w:tcBorders>
              <w:top w:val="nil"/>
              <w:left w:val="nil"/>
              <w:bottom w:val="single" w:sz="4" w:space="0" w:color="auto"/>
              <w:right w:val="single" w:sz="4" w:space="0" w:color="auto"/>
            </w:tcBorders>
          </w:tcPr>
          <w:p w14:paraId="1D6D698C" w14:textId="2F31D2B6" w:rsidR="003E4A73" w:rsidRPr="000B30A6" w:rsidRDefault="003E4A73" w:rsidP="003E4A73">
            <w:pPr>
              <w:rPr>
                <w:rFonts w:cs="Calibri"/>
                <w:color w:val="000000"/>
                <w:sz w:val="18"/>
                <w:szCs w:val="18"/>
              </w:rPr>
            </w:pPr>
            <w:r w:rsidRPr="000B30A6">
              <w:rPr>
                <w:rFonts w:cs="Calibri"/>
                <w:color w:val="000000"/>
                <w:sz w:val="18"/>
                <w:szCs w:val="18"/>
              </w:rPr>
              <w:t>ckctares</w:t>
            </w:r>
          </w:p>
        </w:tc>
        <w:tc>
          <w:tcPr>
            <w:tcW w:w="2098" w:type="dxa"/>
            <w:tcBorders>
              <w:top w:val="nil"/>
              <w:left w:val="nil"/>
              <w:bottom w:val="single" w:sz="4" w:space="0" w:color="auto"/>
              <w:right w:val="single" w:sz="4" w:space="0" w:color="auto"/>
            </w:tcBorders>
          </w:tcPr>
          <w:p w14:paraId="629B8C77" w14:textId="723325EA" w:rsidR="003E4A73" w:rsidRPr="000B30A6" w:rsidRDefault="003E4A73" w:rsidP="003E4A73">
            <w:pPr>
              <w:rPr>
                <w:rFonts w:cs="Calibri"/>
                <w:color w:val="000000"/>
                <w:sz w:val="18"/>
                <w:szCs w:val="18"/>
              </w:rPr>
            </w:pPr>
            <w:r w:rsidRPr="000B30A6">
              <w:rPr>
                <w:rFonts w:cs="Calibri"/>
                <w:color w:val="000000"/>
                <w:sz w:val="18"/>
                <w:szCs w:val="18"/>
              </w:rPr>
              <w:t> </w:t>
            </w:r>
          </w:p>
        </w:tc>
      </w:tr>
      <w:tr w:rsidR="003E4A73" w:rsidRPr="000B30A6" w14:paraId="5A9EEB4A" w14:textId="0470A627"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E14B2F0" w14:textId="77777777" w:rsidR="003E4A73" w:rsidRPr="000B30A6" w:rsidRDefault="003E4A73" w:rsidP="003E4A73">
            <w:pPr>
              <w:rPr>
                <w:rFonts w:cs="Calibri"/>
                <w:color w:val="000000"/>
                <w:sz w:val="18"/>
                <w:szCs w:val="18"/>
              </w:rPr>
            </w:pPr>
            <w:r w:rsidRPr="000B30A6">
              <w:rPr>
                <w:rFonts w:cs="Calibri"/>
                <w:color w:val="000000"/>
                <w:sz w:val="18"/>
                <w:szCs w:val="18"/>
              </w:rPr>
              <w:t>zdeposit</w:t>
            </w:r>
          </w:p>
        </w:tc>
        <w:tc>
          <w:tcPr>
            <w:tcW w:w="5494" w:type="dxa"/>
            <w:tcBorders>
              <w:top w:val="nil"/>
              <w:left w:val="nil"/>
              <w:bottom w:val="single" w:sz="4" w:space="0" w:color="auto"/>
              <w:right w:val="single" w:sz="4" w:space="0" w:color="auto"/>
            </w:tcBorders>
            <w:shd w:val="clear" w:color="auto" w:fill="auto"/>
            <w:noWrap/>
            <w:hideMark/>
          </w:tcPr>
          <w:p w14:paraId="0B6E00C1" w14:textId="77777777" w:rsidR="003E4A73" w:rsidRPr="000B30A6" w:rsidRDefault="003E4A73" w:rsidP="003E4A73">
            <w:pPr>
              <w:rPr>
                <w:rFonts w:cs="Calibri"/>
                <w:color w:val="000000"/>
                <w:sz w:val="18"/>
                <w:szCs w:val="18"/>
              </w:rPr>
            </w:pPr>
            <w:r w:rsidRPr="000B30A6">
              <w:rPr>
                <w:rFonts w:cs="Calibri"/>
                <w:color w:val="000000"/>
                <w:sz w:val="18"/>
                <w:szCs w:val="18"/>
              </w:rPr>
              <w:t>Número de contrato da responsabilidade:</w:t>
            </w:r>
          </w:p>
          <w:p w14:paraId="161F9554" w14:textId="77777777" w:rsidR="003E4A73" w:rsidRPr="000B30A6" w:rsidRDefault="003E4A73" w:rsidP="003E4A73">
            <w:pPr>
              <w:pStyle w:val="ListParagraph"/>
              <w:numPr>
                <w:ilvl w:val="0"/>
                <w:numId w:val="3"/>
              </w:numPr>
              <w:rPr>
                <w:rFonts w:cs="Calibri"/>
                <w:color w:val="000000"/>
                <w:sz w:val="18"/>
                <w:szCs w:val="18"/>
              </w:rPr>
            </w:pPr>
            <w:r w:rsidRPr="000B30A6">
              <w:rPr>
                <w:rFonts w:cs="Calibri"/>
                <w:color w:val="000000"/>
                <w:sz w:val="18"/>
                <w:szCs w:val="18"/>
              </w:rPr>
              <w:t>Estes campos, juntamente com o ‘cempresa’, ‘ckbalcao’ e ‘cknumcta’, correspondem à chave única de cada responsabilidade de crédito no banco.</w:t>
            </w:r>
          </w:p>
          <w:p w14:paraId="54B0673E" w14:textId="77777777" w:rsidR="003E4A73" w:rsidRPr="000B30A6" w:rsidRDefault="003E4A73" w:rsidP="003E4A73">
            <w:pPr>
              <w:pStyle w:val="ListParagraph"/>
              <w:numPr>
                <w:ilvl w:val="0"/>
                <w:numId w:val="3"/>
              </w:numPr>
              <w:rPr>
                <w:rFonts w:cs="Calibri"/>
                <w:color w:val="000000"/>
                <w:sz w:val="18"/>
                <w:szCs w:val="18"/>
              </w:rPr>
            </w:pPr>
            <w:r w:rsidRPr="000B30A6">
              <w:rPr>
                <w:rFonts w:cs="Calibri"/>
                <w:color w:val="000000"/>
                <w:sz w:val="18"/>
                <w:szCs w:val="18"/>
              </w:rPr>
              <w:t>A chave é normalizada de acordo com as chaves contratuais da aplicação ICs da Contabilidade, com o ‘zdeposit’ a corresponder nesse modelo ao campo ‘zdeposit’.</w:t>
            </w:r>
          </w:p>
          <w:p w14:paraId="6B217B40" w14:textId="0E75AA6A" w:rsidR="003E4A73" w:rsidRPr="000B30A6" w:rsidRDefault="003E4A73" w:rsidP="003E4A73">
            <w:pPr>
              <w:pStyle w:val="ListParagraph"/>
              <w:numPr>
                <w:ilvl w:val="0"/>
                <w:numId w:val="3"/>
              </w:numPr>
              <w:rPr>
                <w:rFonts w:cs="Calibri"/>
                <w:color w:val="000000"/>
                <w:sz w:val="18"/>
                <w:szCs w:val="18"/>
              </w:rPr>
            </w:pPr>
            <w:r w:rsidRPr="000B30A6">
              <w:rPr>
                <w:rFonts w:cs="Calibri"/>
                <w:color w:val="000000"/>
                <w:sz w:val="18"/>
                <w:szCs w:val="18"/>
              </w:rPr>
              <w:t>Existem outros modelos de dados para além das ICs, em que este campo da responsabilidade corresponde ao campo ‘creferencia’ ou ao campo ‘ckrefresp’.</w:t>
            </w:r>
          </w:p>
        </w:tc>
        <w:tc>
          <w:tcPr>
            <w:tcW w:w="992" w:type="dxa"/>
            <w:tcBorders>
              <w:top w:val="nil"/>
              <w:left w:val="nil"/>
              <w:bottom w:val="single" w:sz="4" w:space="0" w:color="auto"/>
              <w:right w:val="single" w:sz="4" w:space="0" w:color="auto"/>
            </w:tcBorders>
            <w:shd w:val="clear" w:color="auto" w:fill="auto"/>
            <w:noWrap/>
            <w:hideMark/>
          </w:tcPr>
          <w:p w14:paraId="7E822CD3"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527B7778" w14:textId="22E981A1"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765EAF9F" w14:textId="6344BD9A" w:rsidR="003E4A73" w:rsidRPr="0097473D" w:rsidRDefault="0097473D" w:rsidP="003E4A73">
            <w:pPr>
              <w:rPr>
                <w:rFonts w:cs="Calibri"/>
                <w:i/>
                <w:color w:val="000000"/>
                <w:sz w:val="18"/>
                <w:szCs w:val="18"/>
              </w:rPr>
            </w:pPr>
            <w:r w:rsidRPr="0097473D">
              <w:rPr>
                <w:rFonts w:cs="Calibri"/>
                <w:i/>
                <w:color w:val="000000"/>
                <w:sz w:val="18"/>
                <w:szCs w:val="18"/>
              </w:rPr>
              <w:t>kt_chaves_gt</w:t>
            </w:r>
            <w:r w:rsidRPr="0097473D">
              <w:rPr>
                <w:rFonts w:cs="Calibri"/>
                <w:i/>
                <w:color w:val="000000"/>
                <w:sz w:val="18"/>
                <w:szCs w:val="18"/>
              </w:rPr>
              <w:br/>
              <w:t>gt018_rateio_aval</w:t>
            </w:r>
          </w:p>
        </w:tc>
        <w:tc>
          <w:tcPr>
            <w:tcW w:w="1134" w:type="dxa"/>
            <w:tcBorders>
              <w:top w:val="nil"/>
              <w:left w:val="nil"/>
              <w:bottom w:val="single" w:sz="4" w:space="0" w:color="auto"/>
              <w:right w:val="single" w:sz="4" w:space="0" w:color="auto"/>
            </w:tcBorders>
          </w:tcPr>
          <w:p w14:paraId="25EFFC2C" w14:textId="056CB835" w:rsidR="003E4A73" w:rsidRPr="000B30A6" w:rsidRDefault="003E4A73" w:rsidP="003E4A73">
            <w:pPr>
              <w:rPr>
                <w:rFonts w:cs="Calibri"/>
                <w:color w:val="000000"/>
                <w:sz w:val="18"/>
                <w:szCs w:val="18"/>
              </w:rPr>
            </w:pPr>
            <w:r w:rsidRPr="000B30A6">
              <w:rPr>
                <w:rFonts w:cs="Calibri"/>
                <w:color w:val="000000"/>
                <w:sz w:val="18"/>
                <w:szCs w:val="18"/>
              </w:rPr>
              <w:t>ckrefresp_orig</w:t>
            </w:r>
            <w:r w:rsidRPr="000B30A6">
              <w:rPr>
                <w:rFonts w:cs="Calibri"/>
                <w:color w:val="000000"/>
                <w:sz w:val="18"/>
                <w:szCs w:val="18"/>
              </w:rPr>
              <w:br/>
              <w:t>ckrefresp</w:t>
            </w:r>
          </w:p>
        </w:tc>
        <w:tc>
          <w:tcPr>
            <w:tcW w:w="2098" w:type="dxa"/>
            <w:tcBorders>
              <w:top w:val="nil"/>
              <w:left w:val="nil"/>
              <w:bottom w:val="single" w:sz="4" w:space="0" w:color="auto"/>
              <w:right w:val="single" w:sz="4" w:space="0" w:color="auto"/>
            </w:tcBorders>
          </w:tcPr>
          <w:p w14:paraId="70A2DF69" w14:textId="51E6F014" w:rsidR="003E4A73" w:rsidRPr="000B30A6" w:rsidRDefault="003E4A73" w:rsidP="003E4A73">
            <w:pPr>
              <w:rPr>
                <w:rFonts w:cs="Calibri"/>
                <w:color w:val="000000"/>
                <w:sz w:val="18"/>
                <w:szCs w:val="18"/>
                <w:lang w:val="en-US"/>
              </w:rPr>
            </w:pPr>
            <w:r w:rsidRPr="000B30A6">
              <w:rPr>
                <w:rFonts w:cs="Calibri"/>
                <w:color w:val="000000"/>
                <w:sz w:val="18"/>
                <w:szCs w:val="18"/>
                <w:lang w:val="en-US"/>
              </w:rPr>
              <w:t>WHEN gt018.origem ='FAC' THEN trad.ckrefresp_orig</w:t>
            </w:r>
            <w:r w:rsidRPr="000B30A6">
              <w:rPr>
                <w:rFonts w:cs="Calibri"/>
                <w:color w:val="000000"/>
                <w:sz w:val="18"/>
                <w:szCs w:val="18"/>
                <w:lang w:val="en-US"/>
              </w:rPr>
              <w:br/>
              <w:t>WHEN gt001.ckprdresp IN ('096', '097', '020') THEN '000000000000000'</w:t>
            </w:r>
            <w:r w:rsidRPr="000B30A6">
              <w:rPr>
                <w:rFonts w:cs="Calibri"/>
                <w:color w:val="000000"/>
                <w:sz w:val="18"/>
                <w:szCs w:val="18"/>
                <w:lang w:val="en-US"/>
              </w:rPr>
              <w:br/>
              <w:t xml:space="preserve">ELSE gt018.ckrefresp </w:t>
            </w:r>
          </w:p>
        </w:tc>
      </w:tr>
      <w:tr w:rsidR="003E4A73" w:rsidRPr="000B30A6" w14:paraId="38E7C048" w14:textId="605A634E"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DB56049" w14:textId="77777777" w:rsidR="003E4A73" w:rsidRPr="000B30A6" w:rsidRDefault="003E4A73" w:rsidP="003E4A73">
            <w:pPr>
              <w:rPr>
                <w:rFonts w:cs="Calibri"/>
                <w:color w:val="000000"/>
                <w:sz w:val="18"/>
                <w:szCs w:val="18"/>
              </w:rPr>
            </w:pPr>
            <w:r w:rsidRPr="000B30A6">
              <w:rPr>
                <w:rFonts w:cs="Calibri"/>
                <w:color w:val="000000"/>
                <w:sz w:val="18"/>
                <w:szCs w:val="18"/>
              </w:rPr>
              <w:t>cproduto</w:t>
            </w:r>
          </w:p>
        </w:tc>
        <w:tc>
          <w:tcPr>
            <w:tcW w:w="5494" w:type="dxa"/>
            <w:tcBorders>
              <w:top w:val="nil"/>
              <w:left w:val="nil"/>
              <w:bottom w:val="single" w:sz="4" w:space="0" w:color="auto"/>
              <w:right w:val="single" w:sz="4" w:space="0" w:color="auto"/>
            </w:tcBorders>
            <w:shd w:val="clear" w:color="auto" w:fill="auto"/>
            <w:noWrap/>
            <w:hideMark/>
          </w:tcPr>
          <w:p w14:paraId="7917D899" w14:textId="644FA478" w:rsidR="003E4A73" w:rsidRPr="000B30A6" w:rsidRDefault="003E4A73" w:rsidP="003E4A73">
            <w:pPr>
              <w:rPr>
                <w:rFonts w:cs="Calibri"/>
                <w:color w:val="000000"/>
                <w:sz w:val="18"/>
                <w:szCs w:val="18"/>
              </w:rPr>
            </w:pPr>
            <w:r w:rsidRPr="000B30A6">
              <w:rPr>
                <w:rFonts w:cs="Calibri"/>
                <w:color w:val="000000"/>
                <w:sz w:val="18"/>
                <w:szCs w:val="18"/>
              </w:rPr>
              <w:t>Código produto da responsabilidade:</w:t>
            </w:r>
          </w:p>
          <w:p w14:paraId="4204401C" w14:textId="6D249CD3" w:rsidR="003E4A73" w:rsidRPr="000B30A6" w:rsidRDefault="003E4A73" w:rsidP="003E4A73">
            <w:pPr>
              <w:pStyle w:val="ListParagraph"/>
              <w:numPr>
                <w:ilvl w:val="0"/>
                <w:numId w:val="33"/>
              </w:numPr>
              <w:rPr>
                <w:rFonts w:cs="Calibri"/>
                <w:color w:val="000000"/>
                <w:sz w:val="18"/>
                <w:szCs w:val="18"/>
              </w:rPr>
            </w:pPr>
            <w:r w:rsidRPr="000B30A6">
              <w:rPr>
                <w:rFonts w:cs="Calibri"/>
                <w:color w:val="000000"/>
                <w:sz w:val="18"/>
                <w:szCs w:val="18"/>
              </w:rPr>
              <w:t>Este campo do produto (‘cproduto’) em complemento com o campo do subproduto (‘csubprod’), permite obter mais detalhe acerca da operação de crédito.</w:t>
            </w:r>
          </w:p>
          <w:p w14:paraId="30A12970" w14:textId="2AFCC0F8" w:rsidR="003E4A73" w:rsidRPr="000B30A6" w:rsidRDefault="003E4A73" w:rsidP="003E4A73">
            <w:pPr>
              <w:pStyle w:val="ListParagraph"/>
              <w:numPr>
                <w:ilvl w:val="0"/>
                <w:numId w:val="33"/>
              </w:numPr>
              <w:rPr>
                <w:rFonts w:cs="Calibri"/>
                <w:color w:val="000000"/>
                <w:sz w:val="18"/>
                <w:szCs w:val="18"/>
              </w:rPr>
            </w:pPr>
            <w:r w:rsidRPr="000B30A6">
              <w:rPr>
                <w:rFonts w:cs="Calibri"/>
                <w:color w:val="000000"/>
                <w:sz w:val="18"/>
                <w:szCs w:val="18"/>
              </w:rPr>
              <w:lastRenderedPageBreak/>
              <w:t xml:space="preserve">O aprovisionamento deste campo é direto do campo ‘ckprdresp’ da tabela </w:t>
            </w:r>
            <w:r w:rsidRPr="000B30A6">
              <w:rPr>
                <w:rFonts w:cs="Calibri"/>
                <w:i/>
                <w:color w:val="000000"/>
                <w:sz w:val="18"/>
                <w:szCs w:val="18"/>
              </w:rPr>
              <w:t>cd_garantias.gt001_trz_rsp_gt</w:t>
            </w:r>
            <w:r w:rsidRPr="000B30A6">
              <w:rPr>
                <w:rFonts w:cs="Calibri"/>
                <w:color w:val="000000"/>
                <w:sz w:val="18"/>
                <w:szCs w:val="18"/>
              </w:rPr>
              <w:t xml:space="preserve"> do MUG.</w:t>
            </w:r>
          </w:p>
          <w:p w14:paraId="523B814C" w14:textId="3E6859BC" w:rsidR="003E4A73" w:rsidRPr="000B30A6" w:rsidRDefault="003E4A73" w:rsidP="003E4A73">
            <w:pPr>
              <w:pStyle w:val="ListParagraph"/>
              <w:numPr>
                <w:ilvl w:val="0"/>
                <w:numId w:val="33"/>
              </w:numPr>
              <w:rPr>
                <w:rFonts w:cs="Calibri"/>
                <w:color w:val="000000"/>
                <w:sz w:val="18"/>
                <w:szCs w:val="18"/>
              </w:rPr>
            </w:pPr>
            <w:r w:rsidRPr="000B30A6">
              <w:rPr>
                <w:rFonts w:cs="Calibri"/>
                <w:sz w:val="18"/>
                <w:szCs w:val="18"/>
              </w:rPr>
              <w:t xml:space="preserve">O dicionário de produtos e subprodutos pode ser consultado na tabela </w:t>
            </w:r>
            <w:r w:rsidRPr="000B30A6">
              <w:rPr>
                <w:rFonts w:cs="Calibri"/>
                <w:i/>
                <w:sz w:val="18"/>
                <w:szCs w:val="18"/>
              </w:rPr>
              <w:t>cd_estruturais.tat91_tabelas</w:t>
            </w:r>
            <w:r w:rsidRPr="000B30A6">
              <w:rPr>
                <w:rFonts w:cs="Calibri"/>
                <w:sz w:val="18"/>
                <w:szCs w:val="18"/>
              </w:rPr>
              <w:t>, em que o campo ‘tayd91c0_celemtab’ corresponde à concatenação do produto e subproduto, e o ‘tayd91c0_gelemtab’ indica a designação do produto/subproduto respetivo. Ao atacar esta tabela, tem que se filtrar por 'tayd91c0_ctabela' = '925' e não esquecer de selecionar a 'data_date_part' relevante. Note-se que esta tabela só tem dados para os dias úteis.</w:t>
            </w:r>
          </w:p>
        </w:tc>
        <w:tc>
          <w:tcPr>
            <w:tcW w:w="992" w:type="dxa"/>
            <w:tcBorders>
              <w:top w:val="nil"/>
              <w:left w:val="nil"/>
              <w:bottom w:val="single" w:sz="4" w:space="0" w:color="auto"/>
              <w:right w:val="single" w:sz="4" w:space="0" w:color="auto"/>
            </w:tcBorders>
            <w:shd w:val="clear" w:color="auto" w:fill="auto"/>
            <w:noWrap/>
            <w:hideMark/>
          </w:tcPr>
          <w:p w14:paraId="4FDC23F7" w14:textId="77777777" w:rsidR="003E4A73" w:rsidRPr="000B30A6" w:rsidRDefault="003E4A73" w:rsidP="003E4A73">
            <w:pPr>
              <w:rPr>
                <w:rFonts w:cs="Calibri"/>
                <w:color w:val="000000"/>
                <w:sz w:val="18"/>
                <w:szCs w:val="18"/>
              </w:rPr>
            </w:pPr>
            <w:r w:rsidRPr="000B30A6">
              <w:rPr>
                <w:rFonts w:cs="Calibri"/>
                <w:color w:val="000000"/>
                <w:sz w:val="18"/>
                <w:szCs w:val="18"/>
              </w:rPr>
              <w:lastRenderedPageBreak/>
              <w:t>String</w:t>
            </w:r>
          </w:p>
        </w:tc>
        <w:tc>
          <w:tcPr>
            <w:tcW w:w="1844" w:type="dxa"/>
            <w:tcBorders>
              <w:top w:val="nil"/>
              <w:left w:val="nil"/>
              <w:bottom w:val="single" w:sz="4" w:space="0" w:color="auto"/>
              <w:right w:val="single" w:sz="4" w:space="0" w:color="auto"/>
            </w:tcBorders>
          </w:tcPr>
          <w:p w14:paraId="50FD2B0F" w14:textId="263511DF"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78E2868D" w14:textId="01969B4C" w:rsidR="003E4A73" w:rsidRPr="0097473D" w:rsidRDefault="0097473D" w:rsidP="003E4A73">
            <w:pPr>
              <w:rPr>
                <w:rFonts w:cs="Calibri"/>
                <w:i/>
                <w:color w:val="000000"/>
                <w:sz w:val="18"/>
                <w:szCs w:val="18"/>
              </w:rPr>
            </w:pPr>
            <w:r w:rsidRPr="0097473D">
              <w:rPr>
                <w:rFonts w:cs="Calibri"/>
                <w:i/>
                <w:sz w:val="18"/>
                <w:szCs w:val="18"/>
              </w:rPr>
              <w:t>gt001_trz_rsp_gt</w:t>
            </w:r>
          </w:p>
        </w:tc>
        <w:tc>
          <w:tcPr>
            <w:tcW w:w="1134" w:type="dxa"/>
            <w:tcBorders>
              <w:top w:val="nil"/>
              <w:left w:val="nil"/>
              <w:bottom w:val="single" w:sz="4" w:space="0" w:color="auto"/>
              <w:right w:val="single" w:sz="4" w:space="0" w:color="auto"/>
            </w:tcBorders>
          </w:tcPr>
          <w:p w14:paraId="4307482B" w14:textId="24D61D23" w:rsidR="003E4A73" w:rsidRPr="000B30A6" w:rsidRDefault="003E4A73" w:rsidP="003E4A73">
            <w:pPr>
              <w:rPr>
                <w:rFonts w:cs="Calibri"/>
                <w:color w:val="000000"/>
                <w:sz w:val="18"/>
                <w:szCs w:val="18"/>
              </w:rPr>
            </w:pPr>
            <w:r w:rsidRPr="000B30A6">
              <w:rPr>
                <w:rFonts w:cs="Calibri"/>
                <w:color w:val="000000"/>
                <w:sz w:val="18"/>
                <w:szCs w:val="18"/>
              </w:rPr>
              <w:t>gt001.CKPRDRESP</w:t>
            </w:r>
          </w:p>
        </w:tc>
        <w:tc>
          <w:tcPr>
            <w:tcW w:w="2098" w:type="dxa"/>
            <w:tcBorders>
              <w:top w:val="nil"/>
              <w:left w:val="nil"/>
              <w:bottom w:val="single" w:sz="4" w:space="0" w:color="auto"/>
              <w:right w:val="single" w:sz="4" w:space="0" w:color="auto"/>
            </w:tcBorders>
          </w:tcPr>
          <w:p w14:paraId="06A092B6" w14:textId="3F2FDFC6" w:rsidR="003E4A73" w:rsidRPr="000B30A6" w:rsidRDefault="003E4A73" w:rsidP="003E4A73">
            <w:pPr>
              <w:rPr>
                <w:rFonts w:cs="Calibri"/>
                <w:color w:val="000000"/>
                <w:sz w:val="18"/>
                <w:szCs w:val="18"/>
              </w:rPr>
            </w:pPr>
            <w:r w:rsidRPr="000B30A6">
              <w:rPr>
                <w:rFonts w:cs="Calibri"/>
                <w:color w:val="000000"/>
                <w:sz w:val="18"/>
                <w:szCs w:val="18"/>
              </w:rPr>
              <w:t> </w:t>
            </w:r>
          </w:p>
        </w:tc>
      </w:tr>
      <w:tr w:rsidR="003E4A73" w:rsidRPr="000B30A6" w14:paraId="34717EF2" w14:textId="741338EC"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DC86199" w14:textId="77777777" w:rsidR="003E4A73" w:rsidRPr="000B30A6" w:rsidRDefault="003E4A73" w:rsidP="003E4A73">
            <w:pPr>
              <w:rPr>
                <w:rFonts w:cs="Calibri"/>
                <w:color w:val="000000"/>
                <w:sz w:val="18"/>
                <w:szCs w:val="18"/>
              </w:rPr>
            </w:pPr>
            <w:r w:rsidRPr="000B30A6">
              <w:rPr>
                <w:rFonts w:cs="Calibri"/>
                <w:color w:val="000000"/>
                <w:sz w:val="18"/>
                <w:szCs w:val="18"/>
              </w:rPr>
              <w:t>csubprod</w:t>
            </w:r>
          </w:p>
        </w:tc>
        <w:tc>
          <w:tcPr>
            <w:tcW w:w="5494" w:type="dxa"/>
            <w:tcBorders>
              <w:top w:val="nil"/>
              <w:left w:val="nil"/>
              <w:bottom w:val="single" w:sz="4" w:space="0" w:color="auto"/>
              <w:right w:val="single" w:sz="4" w:space="0" w:color="auto"/>
            </w:tcBorders>
            <w:shd w:val="clear" w:color="auto" w:fill="auto"/>
            <w:noWrap/>
            <w:hideMark/>
          </w:tcPr>
          <w:p w14:paraId="779B1925" w14:textId="518341AA" w:rsidR="003E4A73" w:rsidRPr="000B30A6" w:rsidRDefault="003E4A73" w:rsidP="003E4A73">
            <w:pPr>
              <w:rPr>
                <w:rFonts w:cs="Calibri"/>
                <w:color w:val="000000"/>
                <w:sz w:val="18"/>
                <w:szCs w:val="18"/>
              </w:rPr>
            </w:pPr>
            <w:r w:rsidRPr="000B30A6">
              <w:rPr>
                <w:rFonts w:cs="Calibri"/>
                <w:color w:val="000000"/>
                <w:sz w:val="18"/>
                <w:szCs w:val="18"/>
              </w:rPr>
              <w:t>Código subproduto da responsabilidade:</w:t>
            </w:r>
          </w:p>
          <w:p w14:paraId="6ADE4B36" w14:textId="3A8E0312" w:rsidR="003E4A73" w:rsidRPr="000B30A6" w:rsidRDefault="003E4A73" w:rsidP="003E4A73">
            <w:pPr>
              <w:pStyle w:val="ListParagraph"/>
              <w:numPr>
                <w:ilvl w:val="0"/>
                <w:numId w:val="33"/>
              </w:numPr>
              <w:rPr>
                <w:rFonts w:cs="Calibri"/>
                <w:color w:val="000000"/>
                <w:sz w:val="18"/>
                <w:szCs w:val="18"/>
              </w:rPr>
            </w:pPr>
            <w:r w:rsidRPr="000B30A6">
              <w:rPr>
                <w:rFonts w:cs="Calibri"/>
                <w:color w:val="000000"/>
                <w:sz w:val="18"/>
                <w:szCs w:val="18"/>
              </w:rPr>
              <w:t>Como referido no ponto anterior, o subproduto complementa a informação do produto com o detalhe necessário para compreender a operação de crédito.</w:t>
            </w:r>
          </w:p>
          <w:p w14:paraId="75188C26" w14:textId="3DB6B7E0" w:rsidR="003E4A73" w:rsidRPr="000B30A6" w:rsidRDefault="003E4A73" w:rsidP="003E4A73">
            <w:pPr>
              <w:pStyle w:val="ListParagraph"/>
              <w:numPr>
                <w:ilvl w:val="0"/>
                <w:numId w:val="33"/>
              </w:numPr>
              <w:rPr>
                <w:rFonts w:cs="Calibri"/>
                <w:color w:val="000000"/>
                <w:sz w:val="18"/>
                <w:szCs w:val="18"/>
              </w:rPr>
            </w:pPr>
            <w:r w:rsidRPr="000B30A6">
              <w:rPr>
                <w:rFonts w:cs="Calibri"/>
                <w:color w:val="000000"/>
                <w:sz w:val="18"/>
                <w:szCs w:val="18"/>
              </w:rPr>
              <w:t xml:space="preserve">O aprovisionamento deste campo é direto do campo ‘cksubpresp’ da tabela </w:t>
            </w:r>
            <w:r w:rsidRPr="000B30A6">
              <w:rPr>
                <w:rFonts w:cs="Calibri"/>
                <w:i/>
                <w:color w:val="000000"/>
                <w:sz w:val="18"/>
                <w:szCs w:val="18"/>
              </w:rPr>
              <w:t>cd_garantias.gt001_trz_rsp_gt</w:t>
            </w:r>
            <w:r w:rsidRPr="000B30A6">
              <w:rPr>
                <w:rFonts w:cs="Calibri"/>
                <w:color w:val="000000"/>
                <w:sz w:val="18"/>
                <w:szCs w:val="18"/>
              </w:rPr>
              <w:t xml:space="preserve"> do MUG.</w:t>
            </w:r>
          </w:p>
          <w:p w14:paraId="7B550372" w14:textId="32F2B90A" w:rsidR="003E4A73" w:rsidRPr="000B30A6" w:rsidRDefault="003E4A73" w:rsidP="003E4A73">
            <w:pPr>
              <w:pStyle w:val="ListParagraph"/>
              <w:numPr>
                <w:ilvl w:val="0"/>
                <w:numId w:val="33"/>
              </w:numPr>
              <w:rPr>
                <w:rFonts w:cs="Calibri"/>
                <w:color w:val="000000"/>
                <w:sz w:val="18"/>
                <w:szCs w:val="18"/>
              </w:rPr>
            </w:pPr>
            <w:r w:rsidRPr="000B30A6">
              <w:rPr>
                <w:rFonts w:cs="Calibri"/>
                <w:sz w:val="18"/>
                <w:szCs w:val="18"/>
              </w:rPr>
              <w:t xml:space="preserve">O dicionário de produtos e subprodutos pode ser consultado na tabela </w:t>
            </w:r>
            <w:r w:rsidRPr="000B30A6">
              <w:rPr>
                <w:rFonts w:cs="Calibri"/>
                <w:i/>
                <w:sz w:val="18"/>
                <w:szCs w:val="18"/>
              </w:rPr>
              <w:t>cd_estruturais.tat91_tabelas</w:t>
            </w:r>
            <w:r w:rsidRPr="000B30A6">
              <w:rPr>
                <w:rFonts w:cs="Calibri"/>
                <w:sz w:val="18"/>
                <w:szCs w:val="18"/>
              </w:rPr>
              <w:t>, em que o campo ‘tayd91c0_celemtab’ corresponde à concatenação do produto e subproduto, e o ‘tayd91c0_gelemtab’ indica a designação do produto/subproduto respetivo. Ao atacar esta tabela, tem que se filtrar por 'tayd91c0_ctabela' = '925' e não esquecer de selecionar a 'data_date_part' relevante. Note-se que esta tabela só tem dados para os dias úteis.</w:t>
            </w:r>
          </w:p>
        </w:tc>
        <w:tc>
          <w:tcPr>
            <w:tcW w:w="992" w:type="dxa"/>
            <w:tcBorders>
              <w:top w:val="nil"/>
              <w:left w:val="nil"/>
              <w:bottom w:val="single" w:sz="4" w:space="0" w:color="auto"/>
              <w:right w:val="single" w:sz="4" w:space="0" w:color="auto"/>
            </w:tcBorders>
            <w:shd w:val="clear" w:color="auto" w:fill="auto"/>
            <w:noWrap/>
            <w:hideMark/>
          </w:tcPr>
          <w:p w14:paraId="07721697"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4A50B470" w14:textId="1B88C24A"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4BC911E4" w14:textId="1A3133F2" w:rsidR="003E4A73" w:rsidRPr="0097473D" w:rsidRDefault="0097473D" w:rsidP="003E4A73">
            <w:pPr>
              <w:rPr>
                <w:rFonts w:cs="Calibri"/>
                <w:i/>
                <w:color w:val="000000"/>
                <w:sz w:val="18"/>
                <w:szCs w:val="18"/>
              </w:rPr>
            </w:pPr>
            <w:r w:rsidRPr="0097473D">
              <w:rPr>
                <w:rFonts w:cs="Calibri"/>
                <w:i/>
                <w:sz w:val="18"/>
                <w:szCs w:val="18"/>
              </w:rPr>
              <w:t>gt001_trz_rsp_gt</w:t>
            </w:r>
          </w:p>
        </w:tc>
        <w:tc>
          <w:tcPr>
            <w:tcW w:w="1134" w:type="dxa"/>
            <w:tcBorders>
              <w:top w:val="nil"/>
              <w:left w:val="nil"/>
              <w:bottom w:val="single" w:sz="4" w:space="0" w:color="auto"/>
              <w:right w:val="single" w:sz="4" w:space="0" w:color="auto"/>
            </w:tcBorders>
          </w:tcPr>
          <w:p w14:paraId="311649EB" w14:textId="76786BBC" w:rsidR="003E4A73" w:rsidRPr="000B30A6" w:rsidRDefault="003E4A73" w:rsidP="003E4A73">
            <w:pPr>
              <w:rPr>
                <w:rFonts w:cs="Calibri"/>
                <w:color w:val="000000"/>
                <w:sz w:val="18"/>
                <w:szCs w:val="18"/>
              </w:rPr>
            </w:pPr>
            <w:r w:rsidRPr="000B30A6">
              <w:rPr>
                <w:rFonts w:cs="Calibri"/>
                <w:color w:val="000000"/>
                <w:sz w:val="18"/>
                <w:szCs w:val="18"/>
              </w:rPr>
              <w:t>gt001.CKSUBPRESP</w:t>
            </w:r>
          </w:p>
        </w:tc>
        <w:tc>
          <w:tcPr>
            <w:tcW w:w="2098" w:type="dxa"/>
            <w:tcBorders>
              <w:top w:val="nil"/>
              <w:left w:val="nil"/>
              <w:bottom w:val="single" w:sz="4" w:space="0" w:color="auto"/>
              <w:right w:val="single" w:sz="4" w:space="0" w:color="auto"/>
            </w:tcBorders>
          </w:tcPr>
          <w:p w14:paraId="207BBBC9" w14:textId="55E0228E" w:rsidR="003E4A73" w:rsidRPr="000B30A6" w:rsidRDefault="003E4A73" w:rsidP="003E4A73">
            <w:pPr>
              <w:rPr>
                <w:rFonts w:cs="Calibri"/>
                <w:color w:val="000000"/>
                <w:sz w:val="18"/>
                <w:szCs w:val="18"/>
              </w:rPr>
            </w:pPr>
            <w:r w:rsidRPr="000B30A6">
              <w:rPr>
                <w:rFonts w:cs="Calibri"/>
                <w:color w:val="000000"/>
                <w:sz w:val="18"/>
                <w:szCs w:val="18"/>
              </w:rPr>
              <w:t> </w:t>
            </w:r>
          </w:p>
        </w:tc>
      </w:tr>
      <w:tr w:rsidR="003E4A73" w:rsidRPr="000B30A6" w14:paraId="17DE8D6B" w14:textId="431222FF"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11FD8F8" w14:textId="77777777" w:rsidR="003E4A73" w:rsidRPr="000B30A6" w:rsidRDefault="003E4A73" w:rsidP="003E4A73">
            <w:pPr>
              <w:rPr>
                <w:rFonts w:cs="Calibri"/>
                <w:color w:val="000000"/>
                <w:sz w:val="18"/>
                <w:szCs w:val="18"/>
              </w:rPr>
            </w:pPr>
            <w:r w:rsidRPr="000B30A6">
              <w:rPr>
                <w:rFonts w:cs="Calibri"/>
                <w:color w:val="000000"/>
                <w:sz w:val="18"/>
                <w:szCs w:val="18"/>
              </w:rPr>
              <w:t>cmarca</w:t>
            </w:r>
          </w:p>
        </w:tc>
        <w:tc>
          <w:tcPr>
            <w:tcW w:w="5494" w:type="dxa"/>
            <w:tcBorders>
              <w:top w:val="nil"/>
              <w:left w:val="nil"/>
              <w:bottom w:val="single" w:sz="4" w:space="0" w:color="auto"/>
              <w:right w:val="single" w:sz="4" w:space="0" w:color="auto"/>
            </w:tcBorders>
            <w:shd w:val="clear" w:color="auto" w:fill="auto"/>
            <w:noWrap/>
            <w:hideMark/>
          </w:tcPr>
          <w:p w14:paraId="507CDCE6" w14:textId="5D1BCB0E" w:rsidR="003E4A73" w:rsidRPr="000B30A6" w:rsidRDefault="003E4A73" w:rsidP="003E4A73">
            <w:pPr>
              <w:rPr>
                <w:rFonts w:cs="Calibri"/>
                <w:color w:val="000000"/>
                <w:sz w:val="18"/>
                <w:szCs w:val="18"/>
              </w:rPr>
            </w:pPr>
            <w:r w:rsidRPr="000B30A6">
              <w:rPr>
                <w:rFonts w:cs="Calibri"/>
                <w:color w:val="000000"/>
                <w:sz w:val="18"/>
                <w:szCs w:val="18"/>
              </w:rPr>
              <w:t>Marca:</w:t>
            </w:r>
          </w:p>
          <w:p w14:paraId="3DD34769" w14:textId="293EB2B5" w:rsidR="003E4A73" w:rsidRPr="000B30A6" w:rsidRDefault="003E4A73" w:rsidP="003E4A73">
            <w:pPr>
              <w:pStyle w:val="ListParagraph"/>
              <w:numPr>
                <w:ilvl w:val="0"/>
                <w:numId w:val="33"/>
              </w:numPr>
              <w:rPr>
                <w:rFonts w:cs="Calibri"/>
                <w:color w:val="000000"/>
                <w:sz w:val="18"/>
                <w:szCs w:val="18"/>
              </w:rPr>
            </w:pPr>
            <w:r w:rsidRPr="000B30A6">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6D674C27"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574C1AB5" w14:textId="4BB473D0"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49F1AAFB" w14:textId="17E96C6C"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38C34249" w14:textId="79B13C49"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29D5569F" w14:textId="26E999D2" w:rsidR="003E4A73" w:rsidRPr="000B30A6" w:rsidRDefault="003E4A73" w:rsidP="003E4A73">
            <w:pPr>
              <w:rPr>
                <w:rFonts w:cs="Calibri"/>
                <w:color w:val="000000"/>
                <w:sz w:val="18"/>
                <w:szCs w:val="18"/>
              </w:rPr>
            </w:pPr>
            <w:r w:rsidRPr="000B30A6">
              <w:rPr>
                <w:rFonts w:cs="Calibri"/>
                <w:color w:val="000000"/>
                <w:sz w:val="18"/>
                <w:szCs w:val="18"/>
              </w:rPr>
              <w:t> </w:t>
            </w:r>
          </w:p>
        </w:tc>
      </w:tr>
      <w:tr w:rsidR="003E4A73" w:rsidRPr="000B30A6" w14:paraId="6925F7BC" w14:textId="73169A3F"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FE4114B" w14:textId="77777777" w:rsidR="003E4A73" w:rsidRPr="000B30A6" w:rsidRDefault="003E4A73" w:rsidP="003E4A73">
            <w:pPr>
              <w:rPr>
                <w:rFonts w:cs="Calibri"/>
                <w:color w:val="000000"/>
                <w:sz w:val="18"/>
                <w:szCs w:val="18"/>
              </w:rPr>
            </w:pPr>
            <w:r w:rsidRPr="000B30A6">
              <w:rPr>
                <w:rFonts w:cs="Calibri"/>
                <w:color w:val="000000"/>
                <w:sz w:val="18"/>
                <w:szCs w:val="18"/>
              </w:rPr>
              <w:t>tipobeml</w:t>
            </w:r>
          </w:p>
        </w:tc>
        <w:tc>
          <w:tcPr>
            <w:tcW w:w="5494" w:type="dxa"/>
            <w:tcBorders>
              <w:top w:val="nil"/>
              <w:left w:val="nil"/>
              <w:bottom w:val="single" w:sz="4" w:space="0" w:color="auto"/>
              <w:right w:val="single" w:sz="4" w:space="0" w:color="auto"/>
            </w:tcBorders>
            <w:shd w:val="clear" w:color="auto" w:fill="auto"/>
            <w:noWrap/>
            <w:hideMark/>
          </w:tcPr>
          <w:p w14:paraId="180E6B79" w14:textId="40204DAA" w:rsidR="003E4A73" w:rsidRPr="000B30A6" w:rsidRDefault="003E4A73" w:rsidP="003E4A73">
            <w:pPr>
              <w:rPr>
                <w:rFonts w:cs="Calibri"/>
                <w:color w:val="000000"/>
                <w:sz w:val="18"/>
                <w:szCs w:val="18"/>
              </w:rPr>
            </w:pPr>
            <w:r w:rsidRPr="000B30A6">
              <w:rPr>
                <w:rFonts w:cs="Calibri"/>
                <w:color w:val="000000"/>
                <w:sz w:val="18"/>
                <w:szCs w:val="18"/>
              </w:rPr>
              <w:t>Código indicador de tipo de bem local:</w:t>
            </w:r>
          </w:p>
          <w:p w14:paraId="7C3DC6C9" w14:textId="77777777" w:rsidR="003E4A73" w:rsidRPr="000B30A6" w:rsidRDefault="003E4A73" w:rsidP="003E4A73">
            <w:pPr>
              <w:pStyle w:val="ListParagraph"/>
              <w:numPr>
                <w:ilvl w:val="0"/>
                <w:numId w:val="25"/>
              </w:numPr>
              <w:rPr>
                <w:rFonts w:cs="Calibri"/>
                <w:color w:val="000000"/>
                <w:sz w:val="18"/>
                <w:szCs w:val="18"/>
              </w:rPr>
            </w:pPr>
            <w:r w:rsidRPr="000B30A6">
              <w:rPr>
                <w:rFonts w:cs="Calibri"/>
                <w:color w:val="000000"/>
                <w:sz w:val="18"/>
                <w:szCs w:val="18"/>
              </w:rPr>
              <w:t>Indica o tipo de bem imóvel, como por exemplo: fracionável, moradia, terreno, fração, etc.</w:t>
            </w:r>
          </w:p>
          <w:p w14:paraId="6766F1E9" w14:textId="3709D290" w:rsidR="003E4A73" w:rsidRPr="000B30A6" w:rsidRDefault="003E4A73" w:rsidP="003E4A73">
            <w:pPr>
              <w:pStyle w:val="ListParagraph"/>
              <w:numPr>
                <w:ilvl w:val="0"/>
                <w:numId w:val="25"/>
              </w:numPr>
              <w:rPr>
                <w:rFonts w:cs="Calibri"/>
                <w:color w:val="000000"/>
                <w:sz w:val="18"/>
                <w:szCs w:val="18"/>
              </w:rPr>
            </w:pPr>
            <w:r w:rsidRPr="000B30A6">
              <w:rPr>
                <w:rFonts w:cs="Calibri"/>
                <w:color w:val="000000"/>
                <w:sz w:val="18"/>
                <w:szCs w:val="18"/>
              </w:rPr>
              <w:t xml:space="preserve">Apenas aplicável a garantias reais imobiliárias. </w:t>
            </w:r>
          </w:p>
          <w:p w14:paraId="7B7858C3" w14:textId="13668FD2" w:rsidR="003E4A73" w:rsidRPr="000B30A6" w:rsidRDefault="003E4A73" w:rsidP="003E4A73">
            <w:pPr>
              <w:pStyle w:val="ListParagraph"/>
              <w:numPr>
                <w:ilvl w:val="0"/>
                <w:numId w:val="25"/>
              </w:numPr>
              <w:rPr>
                <w:rFonts w:cs="Calibri"/>
                <w:color w:val="000000"/>
                <w:sz w:val="18"/>
                <w:szCs w:val="18"/>
              </w:rPr>
            </w:pPr>
            <w:r w:rsidRPr="000B30A6">
              <w:rPr>
                <w:rFonts w:cs="Calibri"/>
                <w:sz w:val="18"/>
                <w:szCs w:val="18"/>
              </w:rPr>
              <w:t xml:space="preserve">O significado dos códigos do campo ‘tipobeml’ pode ser consultado na tabela </w:t>
            </w:r>
            <w:r w:rsidRPr="000B30A6">
              <w:rPr>
                <w:rFonts w:cs="Calibri"/>
                <w:i/>
                <w:sz w:val="18"/>
                <w:szCs w:val="18"/>
              </w:rPr>
              <w:t>cd_estruturais.tat91_tabelas</w:t>
            </w:r>
            <w:r w:rsidRPr="000B30A6">
              <w:rPr>
                <w:rFonts w:cs="Calibri"/>
                <w:sz w:val="18"/>
                <w:szCs w:val="18"/>
              </w:rPr>
              <w:t xml:space="preserve">, em que o campo ‘tayd91c0_celemtab’ corresponde ao código do tipo de bem, e o ‘tayd91c0_gelemtab’ indica a designação do tipo de </w:t>
            </w:r>
            <w:r w:rsidRPr="000B30A6">
              <w:rPr>
                <w:rFonts w:cs="Calibri"/>
                <w:sz w:val="18"/>
                <w:szCs w:val="18"/>
              </w:rPr>
              <w:lastRenderedPageBreak/>
              <w:t>bem respetivo. Ao atacar esta tabela, tem que se filtrar por 'tayd91c0_ctabela' = '062' e não esquecer de selecionar a 'data_date_part' relevante. Note-se que esta tabela só tem dados para os dias úteis.</w:t>
            </w:r>
          </w:p>
        </w:tc>
        <w:tc>
          <w:tcPr>
            <w:tcW w:w="992" w:type="dxa"/>
            <w:tcBorders>
              <w:top w:val="nil"/>
              <w:left w:val="nil"/>
              <w:bottom w:val="single" w:sz="4" w:space="0" w:color="auto"/>
              <w:right w:val="single" w:sz="4" w:space="0" w:color="auto"/>
            </w:tcBorders>
            <w:shd w:val="clear" w:color="auto" w:fill="auto"/>
            <w:noWrap/>
            <w:hideMark/>
          </w:tcPr>
          <w:p w14:paraId="52F22DF8" w14:textId="77777777" w:rsidR="003E4A73" w:rsidRPr="000B30A6" w:rsidRDefault="003E4A73" w:rsidP="003E4A73">
            <w:pPr>
              <w:rPr>
                <w:rFonts w:cs="Calibri"/>
                <w:color w:val="000000"/>
                <w:sz w:val="18"/>
                <w:szCs w:val="18"/>
              </w:rPr>
            </w:pPr>
            <w:r w:rsidRPr="000B30A6">
              <w:rPr>
                <w:rFonts w:cs="Calibri"/>
                <w:color w:val="000000"/>
                <w:sz w:val="18"/>
                <w:szCs w:val="18"/>
              </w:rPr>
              <w:lastRenderedPageBreak/>
              <w:t>String</w:t>
            </w:r>
          </w:p>
        </w:tc>
        <w:tc>
          <w:tcPr>
            <w:tcW w:w="1844" w:type="dxa"/>
            <w:tcBorders>
              <w:top w:val="nil"/>
              <w:left w:val="nil"/>
              <w:bottom w:val="single" w:sz="4" w:space="0" w:color="auto"/>
              <w:right w:val="single" w:sz="4" w:space="0" w:color="auto"/>
            </w:tcBorders>
          </w:tcPr>
          <w:p w14:paraId="3BC6A018" w14:textId="34630074"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7AD937B8" w14:textId="6F95625F" w:rsidR="003E4A73" w:rsidRPr="0097473D" w:rsidRDefault="0097473D" w:rsidP="003E4A73">
            <w:pPr>
              <w:rPr>
                <w:rFonts w:cs="Calibri"/>
                <w:i/>
                <w:color w:val="000000"/>
                <w:sz w:val="18"/>
                <w:szCs w:val="18"/>
              </w:rPr>
            </w:pPr>
            <w:r w:rsidRPr="0097473D">
              <w:rPr>
                <w:rFonts w:cs="Calibri"/>
                <w:i/>
                <w:sz w:val="18"/>
                <w:szCs w:val="18"/>
              </w:rPr>
              <w:t>gt018_rateio_aval</w:t>
            </w:r>
          </w:p>
        </w:tc>
        <w:tc>
          <w:tcPr>
            <w:tcW w:w="1134" w:type="dxa"/>
            <w:tcBorders>
              <w:top w:val="nil"/>
              <w:left w:val="nil"/>
              <w:bottom w:val="single" w:sz="4" w:space="0" w:color="auto"/>
              <w:right w:val="single" w:sz="4" w:space="0" w:color="auto"/>
            </w:tcBorders>
          </w:tcPr>
          <w:p w14:paraId="35C7614A" w14:textId="79778B93" w:rsidR="003E4A73" w:rsidRPr="000B30A6" w:rsidRDefault="003E4A73" w:rsidP="003E4A73">
            <w:pPr>
              <w:rPr>
                <w:rFonts w:cs="Calibri"/>
                <w:color w:val="000000"/>
                <w:sz w:val="18"/>
                <w:szCs w:val="18"/>
              </w:rPr>
            </w:pPr>
            <w:r w:rsidRPr="000B30A6">
              <w:rPr>
                <w:rFonts w:cs="Calibri"/>
                <w:color w:val="000000"/>
                <w:sz w:val="18"/>
                <w:szCs w:val="18"/>
              </w:rPr>
              <w:t>ctipbem</w:t>
            </w:r>
          </w:p>
        </w:tc>
        <w:tc>
          <w:tcPr>
            <w:tcW w:w="2098" w:type="dxa"/>
            <w:tcBorders>
              <w:top w:val="nil"/>
              <w:left w:val="nil"/>
              <w:bottom w:val="single" w:sz="4" w:space="0" w:color="auto"/>
              <w:right w:val="single" w:sz="4" w:space="0" w:color="auto"/>
            </w:tcBorders>
          </w:tcPr>
          <w:p w14:paraId="45286184" w14:textId="7BD942B7" w:rsidR="003E4A73" w:rsidRPr="000B30A6" w:rsidRDefault="003E4A73" w:rsidP="003E4A73">
            <w:pPr>
              <w:rPr>
                <w:rFonts w:cs="Calibri"/>
                <w:color w:val="000000"/>
                <w:sz w:val="18"/>
                <w:szCs w:val="18"/>
              </w:rPr>
            </w:pPr>
            <w:r w:rsidRPr="000B30A6">
              <w:rPr>
                <w:rFonts w:cs="Calibri"/>
                <w:color w:val="000000"/>
                <w:sz w:val="18"/>
                <w:szCs w:val="18"/>
              </w:rPr>
              <w:t> </w:t>
            </w:r>
          </w:p>
        </w:tc>
      </w:tr>
      <w:tr w:rsidR="003E4A73" w:rsidRPr="000B30A6" w14:paraId="1E1A46A5" w14:textId="14A06293"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09DC448" w14:textId="77777777" w:rsidR="003E4A73" w:rsidRPr="000B30A6" w:rsidRDefault="003E4A73" w:rsidP="003E4A73">
            <w:pPr>
              <w:rPr>
                <w:rFonts w:cs="Calibri"/>
                <w:color w:val="000000"/>
                <w:sz w:val="18"/>
                <w:szCs w:val="18"/>
              </w:rPr>
            </w:pPr>
            <w:r w:rsidRPr="000B30A6">
              <w:rPr>
                <w:rFonts w:cs="Calibri"/>
                <w:color w:val="000000"/>
                <w:sz w:val="18"/>
                <w:szCs w:val="18"/>
              </w:rPr>
              <w:t>ctipdvpb</w:t>
            </w:r>
          </w:p>
        </w:tc>
        <w:tc>
          <w:tcPr>
            <w:tcW w:w="5494" w:type="dxa"/>
            <w:tcBorders>
              <w:top w:val="nil"/>
              <w:left w:val="nil"/>
              <w:bottom w:val="single" w:sz="4" w:space="0" w:color="auto"/>
              <w:right w:val="single" w:sz="4" w:space="0" w:color="auto"/>
            </w:tcBorders>
            <w:shd w:val="clear" w:color="auto" w:fill="auto"/>
            <w:noWrap/>
            <w:hideMark/>
          </w:tcPr>
          <w:p w14:paraId="3B6ED4CA" w14:textId="62B00263" w:rsidR="003E4A73" w:rsidRPr="000B30A6" w:rsidRDefault="003E4A73" w:rsidP="003E4A73">
            <w:pPr>
              <w:rPr>
                <w:rFonts w:cs="Calibri"/>
                <w:color w:val="000000"/>
                <w:sz w:val="18"/>
                <w:szCs w:val="18"/>
              </w:rPr>
            </w:pPr>
            <w:r w:rsidRPr="000B30A6">
              <w:rPr>
                <w:rFonts w:cs="Calibri"/>
                <w:color w:val="000000"/>
                <w:sz w:val="18"/>
                <w:szCs w:val="18"/>
              </w:rPr>
              <w:t>Tipo dívida pública:</w:t>
            </w:r>
          </w:p>
          <w:p w14:paraId="112DE99F" w14:textId="77777777" w:rsidR="003E4A73" w:rsidRPr="000B30A6" w:rsidRDefault="003E4A73" w:rsidP="003E4A73">
            <w:pPr>
              <w:pStyle w:val="ListParagraph"/>
              <w:numPr>
                <w:ilvl w:val="0"/>
                <w:numId w:val="25"/>
              </w:numPr>
              <w:rPr>
                <w:rFonts w:cs="Calibri"/>
                <w:color w:val="000000"/>
                <w:sz w:val="18"/>
                <w:szCs w:val="18"/>
              </w:rPr>
            </w:pPr>
            <w:r w:rsidRPr="000B30A6">
              <w:rPr>
                <w:rFonts w:cs="Calibri"/>
                <w:color w:val="000000"/>
                <w:sz w:val="18"/>
                <w:szCs w:val="18"/>
              </w:rPr>
              <w:t xml:space="preserve">Campo que identifica o tipo de dívida Pública: Governo, Regional ou Local. </w:t>
            </w:r>
          </w:p>
          <w:p w14:paraId="6F7FE7F4" w14:textId="4FDAC844" w:rsidR="003E4A73" w:rsidRPr="000B30A6" w:rsidRDefault="003E4A73" w:rsidP="003E4A73">
            <w:pPr>
              <w:pStyle w:val="ListParagraph"/>
              <w:numPr>
                <w:ilvl w:val="0"/>
                <w:numId w:val="25"/>
              </w:numPr>
              <w:rPr>
                <w:rFonts w:cs="Calibri"/>
                <w:color w:val="000000"/>
                <w:sz w:val="18"/>
                <w:szCs w:val="18"/>
              </w:rPr>
            </w:pPr>
            <w:r w:rsidRPr="000B30A6">
              <w:rPr>
                <w:rFonts w:cs="Calibri"/>
                <w:sz w:val="18"/>
                <w:szCs w:val="18"/>
              </w:rPr>
              <w:t>Para títulos, este campo está preenchido com ‘9999’, para os restantes registos, encontra-se a ‘0’.</w:t>
            </w:r>
            <w:r w:rsidRPr="000B30A6">
              <w:rPr>
                <w:rFonts w:cs="Calibri"/>
                <w:color w:val="000000"/>
                <w:sz w:val="18"/>
                <w:szCs w:val="18"/>
              </w:rPr>
              <w:t xml:space="preserve"> </w:t>
            </w:r>
          </w:p>
        </w:tc>
        <w:tc>
          <w:tcPr>
            <w:tcW w:w="992" w:type="dxa"/>
            <w:tcBorders>
              <w:top w:val="nil"/>
              <w:left w:val="nil"/>
              <w:bottom w:val="single" w:sz="4" w:space="0" w:color="auto"/>
              <w:right w:val="single" w:sz="4" w:space="0" w:color="auto"/>
            </w:tcBorders>
            <w:shd w:val="clear" w:color="auto" w:fill="auto"/>
            <w:noWrap/>
            <w:hideMark/>
          </w:tcPr>
          <w:p w14:paraId="18F267C4"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4A62ABF3" w14:textId="593024B3"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440BFAF8" w14:textId="7E1B2FF4"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1E3A3453" w14:textId="0ADC609F"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67F26B21" w14:textId="3F4EE9AF" w:rsidR="003E4A73" w:rsidRPr="000B30A6" w:rsidRDefault="003E4A73" w:rsidP="003E4A73">
            <w:pPr>
              <w:rPr>
                <w:rFonts w:cs="Calibri"/>
                <w:color w:val="000000"/>
                <w:sz w:val="18"/>
                <w:szCs w:val="18"/>
                <w:lang w:val="en-US"/>
              </w:rPr>
            </w:pPr>
            <w:r w:rsidRPr="000B30A6">
              <w:rPr>
                <w:rFonts w:cs="Calibri"/>
                <w:color w:val="000000"/>
                <w:sz w:val="18"/>
                <w:szCs w:val="18"/>
                <w:lang w:val="en-US"/>
              </w:rPr>
              <w:t>WHEN caplic = "TT" THEN '99999'</w:t>
            </w:r>
            <w:r w:rsidRPr="000B30A6">
              <w:rPr>
                <w:rFonts w:cs="Calibri"/>
                <w:color w:val="000000"/>
                <w:sz w:val="18"/>
                <w:szCs w:val="18"/>
                <w:lang w:val="en-US"/>
              </w:rPr>
              <w:br/>
              <w:t>ELSE '0'</w:t>
            </w:r>
          </w:p>
        </w:tc>
      </w:tr>
      <w:tr w:rsidR="003E4A73" w:rsidRPr="000B30A6" w14:paraId="24B7B6E4" w14:textId="0534B838"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114DA5E" w14:textId="77777777" w:rsidR="003E4A73" w:rsidRPr="000B30A6" w:rsidRDefault="003E4A73" w:rsidP="003E4A73">
            <w:pPr>
              <w:rPr>
                <w:rFonts w:cs="Calibri"/>
                <w:color w:val="000000"/>
                <w:sz w:val="18"/>
                <w:szCs w:val="18"/>
              </w:rPr>
            </w:pPr>
            <w:r w:rsidRPr="000B30A6">
              <w:rPr>
                <w:rFonts w:cs="Calibri"/>
                <w:color w:val="000000"/>
                <w:sz w:val="18"/>
                <w:szCs w:val="18"/>
              </w:rPr>
              <w:t>cinddvpb</w:t>
            </w:r>
          </w:p>
        </w:tc>
        <w:tc>
          <w:tcPr>
            <w:tcW w:w="5494" w:type="dxa"/>
            <w:tcBorders>
              <w:top w:val="nil"/>
              <w:left w:val="nil"/>
              <w:bottom w:val="single" w:sz="4" w:space="0" w:color="auto"/>
              <w:right w:val="single" w:sz="4" w:space="0" w:color="auto"/>
            </w:tcBorders>
            <w:shd w:val="clear" w:color="auto" w:fill="auto"/>
            <w:noWrap/>
            <w:hideMark/>
          </w:tcPr>
          <w:p w14:paraId="1AAE8949" w14:textId="1B43FE36" w:rsidR="003E4A73" w:rsidRPr="000B30A6" w:rsidRDefault="003E4A73" w:rsidP="003E4A73">
            <w:pPr>
              <w:rPr>
                <w:rFonts w:cs="Calibri"/>
                <w:color w:val="000000"/>
                <w:sz w:val="18"/>
                <w:szCs w:val="18"/>
              </w:rPr>
            </w:pPr>
            <w:r w:rsidRPr="000B30A6">
              <w:rPr>
                <w:rFonts w:cs="Calibri"/>
                <w:color w:val="000000"/>
                <w:sz w:val="18"/>
                <w:szCs w:val="18"/>
              </w:rPr>
              <w:t>Identificador dívida pública:</w:t>
            </w:r>
          </w:p>
          <w:p w14:paraId="17C2175A" w14:textId="77777777" w:rsidR="003E4A73" w:rsidRPr="000B30A6" w:rsidRDefault="003E4A73" w:rsidP="003E4A73">
            <w:pPr>
              <w:pStyle w:val="ListParagraph"/>
              <w:numPr>
                <w:ilvl w:val="0"/>
                <w:numId w:val="25"/>
              </w:numPr>
              <w:rPr>
                <w:rFonts w:cs="Calibri"/>
                <w:color w:val="000000"/>
                <w:sz w:val="18"/>
                <w:szCs w:val="18"/>
              </w:rPr>
            </w:pPr>
            <w:r w:rsidRPr="000B30A6">
              <w:rPr>
                <w:rFonts w:cs="Calibri"/>
                <w:color w:val="000000" w:themeColor="text1"/>
                <w:sz w:val="18"/>
                <w:szCs w:val="18"/>
              </w:rPr>
              <w:t>Este campo tem em consideração a dívida pública (Sénior, Subordinada).</w:t>
            </w:r>
          </w:p>
          <w:p w14:paraId="480A2B5A" w14:textId="30FCC206" w:rsidR="003E4A73" w:rsidRPr="000B30A6" w:rsidRDefault="003E4A73" w:rsidP="003E4A73">
            <w:pPr>
              <w:pStyle w:val="ListParagraph"/>
              <w:numPr>
                <w:ilvl w:val="0"/>
                <w:numId w:val="25"/>
              </w:numPr>
              <w:rPr>
                <w:rFonts w:cs="Calibri"/>
                <w:color w:val="000000"/>
                <w:sz w:val="18"/>
                <w:szCs w:val="18"/>
              </w:rPr>
            </w:pPr>
            <w:r w:rsidRPr="000B30A6">
              <w:rPr>
                <w:rFonts w:cs="Calibri"/>
                <w:sz w:val="18"/>
                <w:szCs w:val="18"/>
              </w:rPr>
              <w:t>Para títulos, este campo está preenchido com ‘9999’, para os restantes registos, encontra-se a ‘0’.</w:t>
            </w:r>
            <w:r w:rsidRPr="000B30A6">
              <w:rPr>
                <w:rFonts w:cs="Calibri"/>
                <w:color w:val="000000"/>
                <w:sz w:val="18"/>
                <w:szCs w:val="18"/>
              </w:rPr>
              <w:t xml:space="preserve"> </w:t>
            </w:r>
          </w:p>
        </w:tc>
        <w:tc>
          <w:tcPr>
            <w:tcW w:w="992" w:type="dxa"/>
            <w:tcBorders>
              <w:top w:val="nil"/>
              <w:left w:val="nil"/>
              <w:bottom w:val="single" w:sz="4" w:space="0" w:color="auto"/>
              <w:right w:val="single" w:sz="4" w:space="0" w:color="auto"/>
            </w:tcBorders>
            <w:shd w:val="clear" w:color="auto" w:fill="auto"/>
            <w:noWrap/>
            <w:hideMark/>
          </w:tcPr>
          <w:p w14:paraId="492E086B"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598BD4C1" w14:textId="11B8FC17"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6C1E27C1" w14:textId="7E657E1B"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53157531" w14:textId="5EB96D1C"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528BFDFB" w14:textId="0FE837D6" w:rsidR="003E4A73" w:rsidRPr="000B30A6" w:rsidRDefault="003E4A73" w:rsidP="003E4A73">
            <w:pPr>
              <w:rPr>
                <w:rFonts w:cs="Calibri"/>
                <w:color w:val="000000"/>
                <w:sz w:val="18"/>
                <w:szCs w:val="18"/>
                <w:lang w:val="en-US"/>
              </w:rPr>
            </w:pPr>
            <w:r w:rsidRPr="000B30A6">
              <w:rPr>
                <w:rFonts w:cs="Calibri"/>
                <w:color w:val="000000"/>
                <w:sz w:val="18"/>
                <w:szCs w:val="18"/>
                <w:lang w:val="en-US"/>
              </w:rPr>
              <w:t>WHEN caplic = "TT" THEN '99999'</w:t>
            </w:r>
            <w:r w:rsidRPr="000B30A6">
              <w:rPr>
                <w:rFonts w:cs="Calibri"/>
                <w:color w:val="000000"/>
                <w:sz w:val="18"/>
                <w:szCs w:val="18"/>
                <w:lang w:val="en-US"/>
              </w:rPr>
              <w:br/>
              <w:t>ELSE '0'</w:t>
            </w:r>
          </w:p>
        </w:tc>
      </w:tr>
      <w:tr w:rsidR="003E4A73" w:rsidRPr="000B30A6" w14:paraId="2268D145" w14:textId="37B23106"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6F00260" w14:textId="77777777" w:rsidR="003E4A73" w:rsidRPr="000B30A6" w:rsidRDefault="003E4A73" w:rsidP="003E4A73">
            <w:pPr>
              <w:rPr>
                <w:rFonts w:cs="Calibri"/>
                <w:color w:val="000000"/>
                <w:sz w:val="18"/>
                <w:szCs w:val="18"/>
              </w:rPr>
            </w:pPr>
            <w:r w:rsidRPr="000B30A6">
              <w:rPr>
                <w:rFonts w:cs="Calibri"/>
                <w:color w:val="000000"/>
                <w:sz w:val="18"/>
                <w:szCs w:val="18"/>
              </w:rPr>
              <w:t>cfvalcot</w:t>
            </w:r>
          </w:p>
        </w:tc>
        <w:tc>
          <w:tcPr>
            <w:tcW w:w="5494" w:type="dxa"/>
            <w:tcBorders>
              <w:top w:val="nil"/>
              <w:left w:val="nil"/>
              <w:bottom w:val="single" w:sz="4" w:space="0" w:color="auto"/>
              <w:right w:val="single" w:sz="4" w:space="0" w:color="auto"/>
            </w:tcBorders>
            <w:shd w:val="clear" w:color="auto" w:fill="auto"/>
            <w:noWrap/>
            <w:hideMark/>
          </w:tcPr>
          <w:p w14:paraId="74C2D0F7" w14:textId="48F4C14D" w:rsidR="003E4A73" w:rsidRPr="000B30A6" w:rsidRDefault="003E4A73" w:rsidP="003E4A73">
            <w:pPr>
              <w:rPr>
                <w:rFonts w:cs="Calibri"/>
                <w:color w:val="000000"/>
                <w:sz w:val="18"/>
                <w:szCs w:val="18"/>
              </w:rPr>
            </w:pPr>
            <w:r w:rsidRPr="000B30A6">
              <w:rPr>
                <w:rFonts w:cs="Calibri"/>
                <w:color w:val="000000"/>
                <w:sz w:val="18"/>
                <w:szCs w:val="18"/>
              </w:rPr>
              <w:t>Frequência valorização/cotação:</w:t>
            </w:r>
          </w:p>
          <w:p w14:paraId="3097E389" w14:textId="0C1B5F09" w:rsidR="003E4A73" w:rsidRPr="000B30A6" w:rsidRDefault="003E4A73" w:rsidP="003E4A73">
            <w:pPr>
              <w:pStyle w:val="ListParagraph"/>
              <w:numPr>
                <w:ilvl w:val="0"/>
                <w:numId w:val="40"/>
              </w:numPr>
              <w:rPr>
                <w:rFonts w:cs="Calibri"/>
                <w:color w:val="000000"/>
                <w:sz w:val="18"/>
                <w:szCs w:val="18"/>
              </w:rPr>
            </w:pPr>
            <w:r w:rsidRPr="000B30A6">
              <w:rPr>
                <w:rFonts w:cs="Calibri"/>
                <w:sz w:val="18"/>
                <w:szCs w:val="18"/>
              </w:rPr>
              <w:t>Para títulos, este campo está preenchido com ‘9999’, para os restantes registos, encontra-se a ‘0’.</w:t>
            </w:r>
          </w:p>
        </w:tc>
        <w:tc>
          <w:tcPr>
            <w:tcW w:w="992" w:type="dxa"/>
            <w:tcBorders>
              <w:top w:val="nil"/>
              <w:left w:val="nil"/>
              <w:bottom w:val="single" w:sz="4" w:space="0" w:color="auto"/>
              <w:right w:val="single" w:sz="4" w:space="0" w:color="auto"/>
            </w:tcBorders>
            <w:shd w:val="clear" w:color="auto" w:fill="auto"/>
            <w:noWrap/>
            <w:hideMark/>
          </w:tcPr>
          <w:p w14:paraId="4E00BD42"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3CE30A1A" w14:textId="14D5C96B"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63758297" w14:textId="242A20F2"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5D9A00CD" w14:textId="0C25D4E3"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4A0F97E2" w14:textId="0CBBE78A" w:rsidR="003E4A73" w:rsidRPr="000B30A6" w:rsidRDefault="003E4A73" w:rsidP="003E4A73">
            <w:pPr>
              <w:rPr>
                <w:rFonts w:cs="Calibri"/>
                <w:color w:val="000000"/>
                <w:sz w:val="18"/>
                <w:szCs w:val="18"/>
                <w:lang w:val="en-US"/>
              </w:rPr>
            </w:pPr>
            <w:r w:rsidRPr="000B30A6">
              <w:rPr>
                <w:rFonts w:cs="Calibri"/>
                <w:color w:val="000000"/>
                <w:sz w:val="18"/>
                <w:szCs w:val="18"/>
                <w:lang w:val="en-US"/>
              </w:rPr>
              <w:t>WHEN caplic = "TT" THEN '99999'</w:t>
            </w:r>
            <w:r w:rsidRPr="000B30A6">
              <w:rPr>
                <w:rFonts w:cs="Calibri"/>
                <w:color w:val="000000"/>
                <w:sz w:val="18"/>
                <w:szCs w:val="18"/>
                <w:lang w:val="en-US"/>
              </w:rPr>
              <w:br/>
              <w:t>ELSE '0'</w:t>
            </w:r>
          </w:p>
        </w:tc>
      </w:tr>
      <w:tr w:rsidR="003E4A73" w:rsidRPr="000B30A6" w14:paraId="47808945" w14:textId="43FF5219"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A30FCA4" w14:textId="77777777" w:rsidR="003E4A73" w:rsidRPr="000B30A6" w:rsidRDefault="003E4A73" w:rsidP="003E4A73">
            <w:pPr>
              <w:rPr>
                <w:rFonts w:cs="Calibri"/>
                <w:color w:val="000000"/>
                <w:sz w:val="18"/>
                <w:szCs w:val="18"/>
              </w:rPr>
            </w:pPr>
            <w:r w:rsidRPr="000B30A6">
              <w:rPr>
                <w:rFonts w:cs="Calibri"/>
                <w:color w:val="000000"/>
                <w:sz w:val="18"/>
                <w:szCs w:val="18"/>
              </w:rPr>
              <w:t>cbem</w:t>
            </w:r>
          </w:p>
        </w:tc>
        <w:tc>
          <w:tcPr>
            <w:tcW w:w="5494" w:type="dxa"/>
            <w:tcBorders>
              <w:top w:val="nil"/>
              <w:left w:val="nil"/>
              <w:bottom w:val="single" w:sz="4" w:space="0" w:color="auto"/>
              <w:right w:val="single" w:sz="4" w:space="0" w:color="auto"/>
            </w:tcBorders>
            <w:shd w:val="clear" w:color="auto" w:fill="auto"/>
            <w:noWrap/>
            <w:hideMark/>
          </w:tcPr>
          <w:p w14:paraId="6D096DDF" w14:textId="77777777" w:rsidR="003E4A73" w:rsidRPr="000B30A6" w:rsidRDefault="003E4A73" w:rsidP="003E4A73">
            <w:pPr>
              <w:rPr>
                <w:rFonts w:cs="Calibri"/>
                <w:color w:val="000000"/>
                <w:sz w:val="18"/>
                <w:szCs w:val="18"/>
              </w:rPr>
            </w:pPr>
            <w:r w:rsidRPr="000B30A6">
              <w:rPr>
                <w:rFonts w:cs="Calibri"/>
                <w:color w:val="000000"/>
                <w:sz w:val="18"/>
                <w:szCs w:val="18"/>
              </w:rPr>
              <w:t>Classe bem</w:t>
            </w:r>
          </w:p>
          <w:p w14:paraId="07A5F4EE" w14:textId="4377C166" w:rsidR="003E4A73" w:rsidRPr="000B30A6" w:rsidRDefault="003E4A73" w:rsidP="003E4A73">
            <w:pPr>
              <w:pStyle w:val="ListParagraph"/>
              <w:numPr>
                <w:ilvl w:val="0"/>
                <w:numId w:val="25"/>
              </w:numPr>
              <w:rPr>
                <w:rFonts w:cs="Calibri"/>
                <w:color w:val="000000"/>
                <w:sz w:val="18"/>
                <w:szCs w:val="18"/>
              </w:rPr>
            </w:pPr>
            <w:r w:rsidRPr="000B30A6">
              <w:rPr>
                <w:rFonts w:cs="Calibri"/>
                <w:color w:val="000000"/>
                <w:sz w:val="18"/>
                <w:szCs w:val="18"/>
              </w:rPr>
              <w:t xml:space="preserve">Este campo indica a classe do bem associado à garantia. Implica uma maior desagregação da informação em função do tipo de bem. O código a introduzir neste campo será o correspondente à escala padrão local que tenha sido designada em cada entidade para identificar os diferentes tipos de bens. </w:t>
            </w:r>
          </w:p>
          <w:p w14:paraId="3458D860" w14:textId="2DB7DB21" w:rsidR="003E4A73" w:rsidRPr="000B30A6" w:rsidRDefault="003E4A73" w:rsidP="003E4A73">
            <w:pPr>
              <w:pStyle w:val="ListParagraph"/>
              <w:numPr>
                <w:ilvl w:val="0"/>
                <w:numId w:val="25"/>
              </w:numPr>
              <w:rPr>
                <w:rFonts w:cs="Calibri"/>
                <w:color w:val="000000"/>
                <w:sz w:val="18"/>
                <w:szCs w:val="18"/>
              </w:rPr>
            </w:pPr>
            <w:r w:rsidRPr="000B30A6">
              <w:rPr>
                <w:rFonts w:cs="Calibri"/>
                <w:color w:val="000000"/>
                <w:sz w:val="18"/>
                <w:szCs w:val="18"/>
              </w:rPr>
              <w:t>Para garantias de origem Leasing e Factoring, o campo reflete a informação do código de garantia associado ao ‘cgarant’. Para as restantes origens, é reportada a informação da finalidade do bem, indicada no campo ‘cfinbem’.</w:t>
            </w:r>
          </w:p>
        </w:tc>
        <w:tc>
          <w:tcPr>
            <w:tcW w:w="992" w:type="dxa"/>
            <w:tcBorders>
              <w:top w:val="nil"/>
              <w:left w:val="nil"/>
              <w:bottom w:val="single" w:sz="4" w:space="0" w:color="auto"/>
              <w:right w:val="single" w:sz="4" w:space="0" w:color="auto"/>
            </w:tcBorders>
            <w:shd w:val="clear" w:color="auto" w:fill="auto"/>
            <w:noWrap/>
            <w:hideMark/>
          </w:tcPr>
          <w:p w14:paraId="4F71A893"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2B75BE99" w14:textId="7B25A0B4"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6F7524F0" w14:textId="20763B2A" w:rsidR="003E4A73" w:rsidRPr="0097473D" w:rsidRDefault="0097473D" w:rsidP="003E4A73">
            <w:pPr>
              <w:rPr>
                <w:rFonts w:cs="Calibri"/>
                <w:i/>
                <w:color w:val="000000"/>
                <w:sz w:val="18"/>
                <w:szCs w:val="18"/>
              </w:rPr>
            </w:pPr>
            <w:r w:rsidRPr="0097473D">
              <w:rPr>
                <w:rFonts w:cs="Calibri"/>
                <w:i/>
                <w:sz w:val="18"/>
                <w:szCs w:val="18"/>
              </w:rPr>
              <w:t>gt018_rateio_aval</w:t>
            </w:r>
          </w:p>
        </w:tc>
        <w:tc>
          <w:tcPr>
            <w:tcW w:w="1134" w:type="dxa"/>
            <w:tcBorders>
              <w:top w:val="nil"/>
              <w:left w:val="nil"/>
              <w:bottom w:val="single" w:sz="4" w:space="0" w:color="auto"/>
              <w:right w:val="single" w:sz="4" w:space="0" w:color="auto"/>
            </w:tcBorders>
          </w:tcPr>
          <w:p w14:paraId="18D5D55C" w14:textId="25939E7A"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34FD6F49" w14:textId="6E21966F" w:rsidR="003E4A73" w:rsidRPr="000B30A6" w:rsidRDefault="003E4A73" w:rsidP="003E4A73">
            <w:pPr>
              <w:rPr>
                <w:rFonts w:cs="Calibri"/>
                <w:color w:val="000000"/>
                <w:sz w:val="18"/>
                <w:szCs w:val="18"/>
                <w:lang w:val="en-US"/>
              </w:rPr>
            </w:pPr>
            <w:r w:rsidRPr="000B30A6">
              <w:rPr>
                <w:rFonts w:cs="Calibri"/>
                <w:color w:val="000000"/>
                <w:sz w:val="18"/>
                <w:szCs w:val="18"/>
                <w:lang w:val="en-US"/>
              </w:rPr>
              <w:t>WHEN caplic IN ('LEA', 'FAC') THEN gt018.cgarant_rpt</w:t>
            </w:r>
            <w:r w:rsidRPr="000B30A6">
              <w:rPr>
                <w:rFonts w:cs="Calibri"/>
                <w:color w:val="000000"/>
                <w:sz w:val="18"/>
                <w:szCs w:val="18"/>
                <w:lang w:val="en-US"/>
              </w:rPr>
              <w:br/>
              <w:t>ELSE gt018.CFINBEM</w:t>
            </w:r>
          </w:p>
        </w:tc>
      </w:tr>
      <w:tr w:rsidR="003E4A73" w:rsidRPr="000B30A6" w14:paraId="1F9D0BE1" w14:textId="0D1C3BD2"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91EFA54" w14:textId="77777777" w:rsidR="003E4A73" w:rsidRPr="000B30A6" w:rsidRDefault="003E4A73" w:rsidP="003E4A73">
            <w:pPr>
              <w:rPr>
                <w:rFonts w:cs="Calibri"/>
                <w:color w:val="000000"/>
                <w:sz w:val="18"/>
                <w:szCs w:val="18"/>
              </w:rPr>
            </w:pPr>
            <w:r w:rsidRPr="000B30A6">
              <w:rPr>
                <w:rFonts w:cs="Calibri"/>
                <w:color w:val="000000"/>
                <w:sz w:val="18"/>
                <w:szCs w:val="18"/>
              </w:rPr>
              <w:t>cpais</w:t>
            </w:r>
          </w:p>
        </w:tc>
        <w:tc>
          <w:tcPr>
            <w:tcW w:w="5494" w:type="dxa"/>
            <w:tcBorders>
              <w:top w:val="nil"/>
              <w:left w:val="nil"/>
              <w:bottom w:val="single" w:sz="4" w:space="0" w:color="auto"/>
              <w:right w:val="single" w:sz="4" w:space="0" w:color="auto"/>
            </w:tcBorders>
            <w:shd w:val="clear" w:color="auto" w:fill="auto"/>
            <w:noWrap/>
            <w:hideMark/>
          </w:tcPr>
          <w:p w14:paraId="2BDBB664" w14:textId="77777777" w:rsidR="003E4A73" w:rsidRPr="000B30A6" w:rsidRDefault="003E4A73" w:rsidP="003E4A73">
            <w:pPr>
              <w:rPr>
                <w:rFonts w:cs="Calibri"/>
                <w:color w:val="000000"/>
                <w:sz w:val="18"/>
                <w:szCs w:val="18"/>
              </w:rPr>
            </w:pPr>
            <w:r w:rsidRPr="000B30A6">
              <w:rPr>
                <w:rFonts w:cs="Calibri"/>
                <w:color w:val="000000"/>
                <w:sz w:val="18"/>
                <w:szCs w:val="18"/>
              </w:rPr>
              <w:t>Código do País:</w:t>
            </w:r>
          </w:p>
          <w:p w14:paraId="2DEEEA91" w14:textId="77777777" w:rsidR="003E4A73" w:rsidRPr="000B30A6" w:rsidRDefault="003E4A73" w:rsidP="003E4A73">
            <w:pPr>
              <w:pStyle w:val="ListParagraph"/>
              <w:numPr>
                <w:ilvl w:val="0"/>
                <w:numId w:val="25"/>
              </w:numPr>
              <w:rPr>
                <w:rFonts w:cs="Calibri"/>
                <w:color w:val="000000"/>
                <w:sz w:val="18"/>
                <w:szCs w:val="18"/>
              </w:rPr>
            </w:pPr>
            <w:r w:rsidRPr="000B30A6">
              <w:rPr>
                <w:rFonts w:cs="Calibri"/>
                <w:color w:val="000000"/>
                <w:sz w:val="18"/>
                <w:szCs w:val="18"/>
              </w:rPr>
              <w:t xml:space="preserve">Este campo indica o país onde o imóvel está localizado. </w:t>
            </w:r>
          </w:p>
          <w:p w14:paraId="24762F53" w14:textId="2F4449D2" w:rsidR="003E4A73" w:rsidRPr="000B30A6" w:rsidRDefault="003E4A73" w:rsidP="003E4A73">
            <w:pPr>
              <w:pStyle w:val="ListParagraph"/>
              <w:numPr>
                <w:ilvl w:val="0"/>
                <w:numId w:val="25"/>
              </w:numPr>
              <w:rPr>
                <w:rFonts w:cs="Calibri"/>
                <w:color w:val="000000"/>
                <w:sz w:val="18"/>
                <w:szCs w:val="18"/>
              </w:rPr>
            </w:pPr>
            <w:r w:rsidRPr="000B30A6">
              <w:rPr>
                <w:rFonts w:cs="Calibri"/>
                <w:color w:val="000000"/>
                <w:sz w:val="18"/>
                <w:szCs w:val="18"/>
              </w:rPr>
              <w:t>O código ‘620’ é referente a Portugal e é atribuído a todos os registos da tabela.</w:t>
            </w:r>
          </w:p>
        </w:tc>
        <w:tc>
          <w:tcPr>
            <w:tcW w:w="992" w:type="dxa"/>
            <w:tcBorders>
              <w:top w:val="nil"/>
              <w:left w:val="nil"/>
              <w:bottom w:val="single" w:sz="4" w:space="0" w:color="auto"/>
              <w:right w:val="single" w:sz="4" w:space="0" w:color="auto"/>
            </w:tcBorders>
            <w:shd w:val="clear" w:color="auto" w:fill="auto"/>
            <w:noWrap/>
            <w:hideMark/>
          </w:tcPr>
          <w:p w14:paraId="65024F94"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428C3562" w14:textId="059294E2"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1A166FD2" w14:textId="1100B620"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2C2C7019" w14:textId="4DDC085B"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0F2F9500" w14:textId="70D1BB57" w:rsidR="003E4A73" w:rsidRPr="000B30A6" w:rsidRDefault="003E4A73" w:rsidP="003E4A73">
            <w:pPr>
              <w:rPr>
                <w:rFonts w:cs="Calibri"/>
                <w:color w:val="000000"/>
                <w:sz w:val="18"/>
                <w:szCs w:val="18"/>
              </w:rPr>
            </w:pPr>
            <w:r w:rsidRPr="000B30A6">
              <w:rPr>
                <w:rFonts w:cs="Calibri"/>
                <w:color w:val="000000"/>
                <w:sz w:val="18"/>
                <w:szCs w:val="18"/>
              </w:rPr>
              <w:t>620</w:t>
            </w:r>
          </w:p>
        </w:tc>
      </w:tr>
      <w:tr w:rsidR="003E4A73" w:rsidRPr="000B30A6" w14:paraId="0EDE4702" w14:textId="3BA33B92"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6DD6844" w14:textId="77777777" w:rsidR="003E4A73" w:rsidRPr="000B30A6" w:rsidRDefault="003E4A73" w:rsidP="003E4A73">
            <w:pPr>
              <w:rPr>
                <w:rFonts w:cs="Calibri"/>
                <w:color w:val="000000"/>
                <w:sz w:val="18"/>
                <w:szCs w:val="18"/>
              </w:rPr>
            </w:pPr>
            <w:r w:rsidRPr="000B30A6">
              <w:rPr>
                <w:rFonts w:cs="Calibri"/>
                <w:color w:val="000000"/>
                <w:sz w:val="18"/>
                <w:szCs w:val="18"/>
              </w:rPr>
              <w:t>cmoeorig</w:t>
            </w:r>
          </w:p>
        </w:tc>
        <w:tc>
          <w:tcPr>
            <w:tcW w:w="5494" w:type="dxa"/>
            <w:tcBorders>
              <w:top w:val="nil"/>
              <w:left w:val="nil"/>
              <w:bottom w:val="single" w:sz="4" w:space="0" w:color="auto"/>
              <w:right w:val="single" w:sz="4" w:space="0" w:color="auto"/>
            </w:tcBorders>
            <w:shd w:val="clear" w:color="auto" w:fill="auto"/>
            <w:noWrap/>
            <w:hideMark/>
          </w:tcPr>
          <w:p w14:paraId="7D8C8871" w14:textId="2A44C472" w:rsidR="003E4A73" w:rsidRPr="000B30A6" w:rsidRDefault="003E4A73" w:rsidP="003E4A73">
            <w:pPr>
              <w:rPr>
                <w:rFonts w:cs="Calibri"/>
                <w:color w:val="000000"/>
                <w:sz w:val="18"/>
                <w:szCs w:val="18"/>
              </w:rPr>
            </w:pPr>
            <w:r w:rsidRPr="000B30A6">
              <w:rPr>
                <w:rFonts w:cs="Calibri"/>
                <w:color w:val="000000"/>
                <w:sz w:val="18"/>
                <w:szCs w:val="18"/>
              </w:rPr>
              <w:t>Moeda original:</w:t>
            </w:r>
          </w:p>
          <w:p w14:paraId="2B0DEE22" w14:textId="32EFBC68" w:rsidR="003E4A73" w:rsidRPr="000B30A6" w:rsidRDefault="003E4A73" w:rsidP="003E4A73">
            <w:pPr>
              <w:pStyle w:val="ListParagraph"/>
              <w:numPr>
                <w:ilvl w:val="0"/>
                <w:numId w:val="25"/>
              </w:numPr>
              <w:rPr>
                <w:rFonts w:cs="Calibri"/>
                <w:color w:val="000000"/>
                <w:sz w:val="18"/>
                <w:szCs w:val="18"/>
              </w:rPr>
            </w:pPr>
            <w:r w:rsidRPr="000B30A6">
              <w:rPr>
                <w:rFonts w:cs="Calibri"/>
                <w:color w:val="000000"/>
                <w:sz w:val="18"/>
                <w:szCs w:val="18"/>
              </w:rPr>
              <w:t xml:space="preserve">Corresponde ao código da moeda original de denominação do contrato. </w:t>
            </w:r>
          </w:p>
          <w:p w14:paraId="321BBE9E" w14:textId="0A5AF9BC" w:rsidR="003E4A73" w:rsidRPr="000B30A6" w:rsidRDefault="003E4A73" w:rsidP="003E4A73">
            <w:pPr>
              <w:pStyle w:val="ListParagraph"/>
              <w:numPr>
                <w:ilvl w:val="0"/>
                <w:numId w:val="25"/>
              </w:numPr>
              <w:rPr>
                <w:rFonts w:cs="Calibri"/>
                <w:color w:val="000000"/>
                <w:sz w:val="18"/>
                <w:szCs w:val="18"/>
              </w:rPr>
            </w:pPr>
            <w:r w:rsidRPr="000B30A6">
              <w:rPr>
                <w:rFonts w:cs="Calibri"/>
                <w:color w:val="000000"/>
                <w:sz w:val="18"/>
                <w:szCs w:val="18"/>
              </w:rPr>
              <w:t xml:space="preserve">O aprovisionamento deste campo é direto do campo ‘cmoeda’ da tabela </w:t>
            </w:r>
            <w:r w:rsidRPr="000B30A6">
              <w:rPr>
                <w:rFonts w:cs="Calibri"/>
                <w:i/>
                <w:color w:val="000000"/>
                <w:sz w:val="18"/>
                <w:szCs w:val="18"/>
              </w:rPr>
              <w:t>cd_garantias.gt002_grnt_proc</w:t>
            </w:r>
            <w:r w:rsidRPr="000B30A6">
              <w:rPr>
                <w:rFonts w:cs="Calibri"/>
                <w:color w:val="000000"/>
                <w:sz w:val="18"/>
                <w:szCs w:val="18"/>
              </w:rPr>
              <w:t xml:space="preserve"> do MUG.</w:t>
            </w:r>
          </w:p>
          <w:p w14:paraId="56F5D504" w14:textId="03228D79" w:rsidR="003E4A73" w:rsidRPr="000B30A6" w:rsidRDefault="003E4A73" w:rsidP="003E4A73">
            <w:pPr>
              <w:pStyle w:val="ListParagraph"/>
              <w:numPr>
                <w:ilvl w:val="0"/>
                <w:numId w:val="25"/>
              </w:numPr>
              <w:rPr>
                <w:rFonts w:cs="Calibri"/>
                <w:color w:val="000000"/>
                <w:sz w:val="18"/>
                <w:szCs w:val="18"/>
              </w:rPr>
            </w:pPr>
            <w:r w:rsidRPr="000B30A6">
              <w:rPr>
                <w:rFonts w:cs="Calibri"/>
                <w:sz w:val="18"/>
                <w:szCs w:val="18"/>
              </w:rPr>
              <w:lastRenderedPageBreak/>
              <w:t xml:space="preserve">O significado dos códigos do campo ‘cmoeorig’ pode ser consultado na tabela </w:t>
            </w:r>
            <w:r w:rsidRPr="000B30A6">
              <w:rPr>
                <w:rFonts w:cs="Calibri"/>
                <w:i/>
                <w:sz w:val="18"/>
                <w:szCs w:val="18"/>
              </w:rPr>
              <w:t>cd_estruturais.tat91_tabelas</w:t>
            </w:r>
            <w:r w:rsidRPr="000B30A6">
              <w:rPr>
                <w:rFonts w:cs="Calibri"/>
                <w:sz w:val="18"/>
                <w:szCs w:val="18"/>
              </w:rPr>
              <w:t>, em que o campo ‘tayd91c0_celemtab’ corresponde ao código da moeda, e o ‘tayd91c0_gelemtab’ indica a designação da moeda respetiva. Ao atacar esta tabela, tem que se filtrar por 'tayd91c0_ctabela' = '206' e não esquecer de selecionar a 'data_date_part' relevante. Note-se que esta tabela só tem dados para os dias úteis.</w:t>
            </w:r>
            <w:r w:rsidRPr="000B30A6">
              <w:rPr>
                <w:rFonts w:cs="Calibri"/>
                <w:color w:val="000000"/>
                <w:sz w:val="18"/>
                <w:szCs w:val="18"/>
              </w:rPr>
              <w:t xml:space="preserve"> </w:t>
            </w:r>
          </w:p>
        </w:tc>
        <w:tc>
          <w:tcPr>
            <w:tcW w:w="992" w:type="dxa"/>
            <w:tcBorders>
              <w:top w:val="nil"/>
              <w:left w:val="nil"/>
              <w:bottom w:val="single" w:sz="4" w:space="0" w:color="auto"/>
              <w:right w:val="single" w:sz="4" w:space="0" w:color="auto"/>
            </w:tcBorders>
            <w:shd w:val="clear" w:color="auto" w:fill="auto"/>
            <w:noWrap/>
            <w:hideMark/>
          </w:tcPr>
          <w:p w14:paraId="2FF9CBE7" w14:textId="77777777" w:rsidR="003E4A73" w:rsidRPr="000B30A6" w:rsidRDefault="003E4A73" w:rsidP="003E4A73">
            <w:pPr>
              <w:rPr>
                <w:rFonts w:cs="Calibri"/>
                <w:color w:val="000000"/>
                <w:sz w:val="18"/>
                <w:szCs w:val="18"/>
              </w:rPr>
            </w:pPr>
            <w:r w:rsidRPr="000B30A6">
              <w:rPr>
                <w:rFonts w:cs="Calibri"/>
                <w:color w:val="000000"/>
                <w:sz w:val="18"/>
                <w:szCs w:val="18"/>
              </w:rPr>
              <w:lastRenderedPageBreak/>
              <w:t>String</w:t>
            </w:r>
          </w:p>
        </w:tc>
        <w:tc>
          <w:tcPr>
            <w:tcW w:w="1844" w:type="dxa"/>
            <w:tcBorders>
              <w:top w:val="nil"/>
              <w:left w:val="nil"/>
              <w:bottom w:val="single" w:sz="4" w:space="0" w:color="auto"/>
              <w:right w:val="single" w:sz="4" w:space="0" w:color="auto"/>
            </w:tcBorders>
          </w:tcPr>
          <w:p w14:paraId="5EF548CD" w14:textId="40CBF94B"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72A436AE" w14:textId="317DD3C7" w:rsidR="003E4A73" w:rsidRPr="0097473D" w:rsidRDefault="0097473D" w:rsidP="003E4A73">
            <w:pPr>
              <w:rPr>
                <w:rFonts w:cs="Calibri"/>
                <w:i/>
                <w:color w:val="000000"/>
                <w:sz w:val="18"/>
                <w:szCs w:val="18"/>
              </w:rPr>
            </w:pPr>
            <w:r w:rsidRPr="0097473D">
              <w:rPr>
                <w:rFonts w:cs="Calibri"/>
                <w:i/>
                <w:color w:val="000000"/>
                <w:sz w:val="18"/>
                <w:szCs w:val="18"/>
              </w:rPr>
              <w:t>gt002_grnt_prc</w:t>
            </w:r>
          </w:p>
        </w:tc>
        <w:tc>
          <w:tcPr>
            <w:tcW w:w="1134" w:type="dxa"/>
            <w:tcBorders>
              <w:top w:val="nil"/>
              <w:left w:val="nil"/>
              <w:bottom w:val="single" w:sz="4" w:space="0" w:color="auto"/>
              <w:right w:val="single" w:sz="4" w:space="0" w:color="auto"/>
            </w:tcBorders>
          </w:tcPr>
          <w:p w14:paraId="526257A8" w14:textId="47771F5E" w:rsidR="003E4A73" w:rsidRPr="000B30A6" w:rsidRDefault="003E4A73" w:rsidP="003E4A73">
            <w:pPr>
              <w:rPr>
                <w:rFonts w:cs="Calibri"/>
                <w:color w:val="000000"/>
                <w:sz w:val="18"/>
                <w:szCs w:val="18"/>
              </w:rPr>
            </w:pPr>
            <w:r w:rsidRPr="000B30A6">
              <w:rPr>
                <w:rFonts w:cs="Calibri"/>
                <w:color w:val="000000"/>
                <w:sz w:val="18"/>
                <w:szCs w:val="18"/>
              </w:rPr>
              <w:t>cmoeda</w:t>
            </w:r>
          </w:p>
        </w:tc>
        <w:tc>
          <w:tcPr>
            <w:tcW w:w="2098" w:type="dxa"/>
            <w:tcBorders>
              <w:top w:val="nil"/>
              <w:left w:val="nil"/>
              <w:bottom w:val="single" w:sz="4" w:space="0" w:color="auto"/>
              <w:right w:val="single" w:sz="4" w:space="0" w:color="auto"/>
            </w:tcBorders>
          </w:tcPr>
          <w:p w14:paraId="00312772" w14:textId="20C37DE6" w:rsidR="003E4A73" w:rsidRPr="000B30A6" w:rsidRDefault="003E4A73" w:rsidP="003E4A73">
            <w:pPr>
              <w:rPr>
                <w:rFonts w:cs="Calibri"/>
                <w:color w:val="000000"/>
                <w:sz w:val="18"/>
                <w:szCs w:val="18"/>
              </w:rPr>
            </w:pPr>
            <w:r w:rsidRPr="000B30A6">
              <w:rPr>
                <w:rFonts w:cs="Calibri"/>
                <w:color w:val="000000"/>
                <w:sz w:val="18"/>
                <w:szCs w:val="18"/>
              </w:rPr>
              <w:t> </w:t>
            </w:r>
          </w:p>
        </w:tc>
      </w:tr>
      <w:tr w:rsidR="003E4A73" w:rsidRPr="000B30A6" w14:paraId="35BDFC57" w14:textId="5C40E9CF"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056E25C" w14:textId="77777777" w:rsidR="003E4A73" w:rsidRPr="000B30A6" w:rsidRDefault="003E4A73" w:rsidP="003E4A73">
            <w:pPr>
              <w:rPr>
                <w:rFonts w:cs="Calibri"/>
                <w:color w:val="000000"/>
                <w:sz w:val="18"/>
                <w:szCs w:val="18"/>
              </w:rPr>
            </w:pPr>
            <w:r w:rsidRPr="000B30A6">
              <w:rPr>
                <w:rFonts w:cs="Calibri"/>
                <w:color w:val="000000"/>
                <w:sz w:val="18"/>
                <w:szCs w:val="18"/>
              </w:rPr>
              <w:t>ctipiemi</w:t>
            </w:r>
          </w:p>
        </w:tc>
        <w:tc>
          <w:tcPr>
            <w:tcW w:w="5494" w:type="dxa"/>
            <w:tcBorders>
              <w:top w:val="nil"/>
              <w:left w:val="nil"/>
              <w:bottom w:val="single" w:sz="4" w:space="0" w:color="auto"/>
              <w:right w:val="single" w:sz="4" w:space="0" w:color="auto"/>
            </w:tcBorders>
            <w:shd w:val="clear" w:color="auto" w:fill="auto"/>
            <w:noWrap/>
            <w:hideMark/>
          </w:tcPr>
          <w:p w14:paraId="5F412353" w14:textId="0F3530E8" w:rsidR="003E4A73" w:rsidRPr="000B30A6" w:rsidRDefault="003E4A73" w:rsidP="003E4A73">
            <w:pPr>
              <w:rPr>
                <w:rFonts w:cs="Calibri"/>
                <w:color w:val="FF5A5A" w:themeColor="accent1" w:themeTint="99"/>
                <w:sz w:val="18"/>
                <w:szCs w:val="18"/>
              </w:rPr>
            </w:pPr>
            <w:r w:rsidRPr="000B30A6">
              <w:rPr>
                <w:rFonts w:cs="Calibri"/>
                <w:color w:val="000000"/>
                <w:sz w:val="18"/>
                <w:szCs w:val="18"/>
              </w:rPr>
              <w:t>Tipo de identificação de emissão:</w:t>
            </w:r>
          </w:p>
          <w:p w14:paraId="2036939A" w14:textId="74D50BE2" w:rsidR="003E4A73" w:rsidRPr="000B30A6" w:rsidRDefault="003E4A73" w:rsidP="003E4A73">
            <w:pPr>
              <w:pStyle w:val="ListParagraph"/>
              <w:numPr>
                <w:ilvl w:val="0"/>
                <w:numId w:val="41"/>
              </w:numPr>
              <w:rPr>
                <w:rFonts w:cs="Calibri"/>
                <w:color w:val="000000"/>
                <w:sz w:val="18"/>
                <w:szCs w:val="18"/>
              </w:rPr>
            </w:pPr>
            <w:r w:rsidRPr="000B30A6">
              <w:rPr>
                <w:rFonts w:cs="Calibri"/>
                <w:sz w:val="18"/>
                <w:szCs w:val="18"/>
              </w:rPr>
              <w:t>Para fundos e títulos, este campo está preenchido com ‘9999’, para os restantes registos, encontra-se a ‘0’.</w:t>
            </w:r>
            <w:r w:rsidRPr="000B30A6">
              <w:rPr>
                <w:rFonts w:cs="Calibri"/>
                <w:color w:val="FF5A5A" w:themeColor="accent1" w:themeTint="99"/>
                <w:sz w:val="18"/>
                <w:szCs w:val="18"/>
              </w:rPr>
              <w:t xml:space="preserve"> </w:t>
            </w:r>
          </w:p>
        </w:tc>
        <w:tc>
          <w:tcPr>
            <w:tcW w:w="992" w:type="dxa"/>
            <w:tcBorders>
              <w:top w:val="nil"/>
              <w:left w:val="nil"/>
              <w:bottom w:val="single" w:sz="4" w:space="0" w:color="auto"/>
              <w:right w:val="single" w:sz="4" w:space="0" w:color="auto"/>
            </w:tcBorders>
            <w:shd w:val="clear" w:color="auto" w:fill="auto"/>
            <w:noWrap/>
            <w:hideMark/>
          </w:tcPr>
          <w:p w14:paraId="68C94CEB"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4579C25E" w14:textId="4C66FC6C"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6D2640C3" w14:textId="78BDFE49" w:rsidR="003E4A73" w:rsidRPr="0097473D" w:rsidRDefault="0097473D" w:rsidP="003E4A73">
            <w:pPr>
              <w:rPr>
                <w:rFonts w:cs="Calibri"/>
                <w:i/>
                <w:color w:val="000000"/>
                <w:sz w:val="18"/>
                <w:szCs w:val="18"/>
              </w:rPr>
            </w:pPr>
            <w:r w:rsidRPr="0097473D">
              <w:rPr>
                <w:rFonts w:cs="Calibri"/>
                <w:i/>
                <w:sz w:val="18"/>
                <w:szCs w:val="18"/>
              </w:rPr>
              <w:t>gt018_rateio_aval</w:t>
            </w:r>
            <w:r w:rsidRPr="0097473D">
              <w:rPr>
                <w:rFonts w:cs="Calibri"/>
                <w:i/>
                <w:sz w:val="18"/>
                <w:szCs w:val="18"/>
              </w:rPr>
              <w:br/>
              <w:t>gt002_grnt_prc</w:t>
            </w:r>
          </w:p>
        </w:tc>
        <w:tc>
          <w:tcPr>
            <w:tcW w:w="1134" w:type="dxa"/>
            <w:tcBorders>
              <w:top w:val="nil"/>
              <w:left w:val="nil"/>
              <w:bottom w:val="single" w:sz="4" w:space="0" w:color="auto"/>
              <w:right w:val="single" w:sz="4" w:space="0" w:color="auto"/>
            </w:tcBorders>
          </w:tcPr>
          <w:p w14:paraId="258B7071" w14:textId="0244719F"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41569E1D" w14:textId="004148D7" w:rsidR="003E4A73" w:rsidRPr="000B30A6" w:rsidRDefault="003E4A73" w:rsidP="003E4A73">
            <w:pPr>
              <w:rPr>
                <w:rFonts w:cs="Calibri"/>
                <w:color w:val="000000"/>
                <w:sz w:val="18"/>
                <w:szCs w:val="18"/>
                <w:lang w:val="en-US"/>
              </w:rPr>
            </w:pPr>
            <w:r w:rsidRPr="000B30A6">
              <w:rPr>
                <w:rFonts w:cs="Calibri"/>
                <w:color w:val="000000"/>
                <w:sz w:val="18"/>
                <w:szCs w:val="18"/>
                <w:lang w:val="en-US"/>
              </w:rPr>
              <w:t>CASE</w:t>
            </w:r>
            <w:r w:rsidRPr="000B30A6">
              <w:rPr>
                <w:rFonts w:cs="Calibri"/>
                <w:color w:val="000000"/>
                <w:sz w:val="18"/>
                <w:szCs w:val="18"/>
                <w:lang w:val="en-US"/>
              </w:rPr>
              <w:br/>
              <w:t xml:space="preserve">    WHEN gt018.tipologia = 'IMO' THEN '99999'</w:t>
            </w:r>
            <w:r w:rsidRPr="000B30A6">
              <w:rPr>
                <w:rFonts w:cs="Calibri"/>
                <w:color w:val="000000"/>
                <w:sz w:val="18"/>
                <w:szCs w:val="18"/>
                <w:lang w:val="en-US"/>
              </w:rPr>
              <w:br/>
              <w:t xml:space="preserve">    WHEN gt018.ckprodut = '080' AND ( (gt018.cksubpro &gt; '019' AND gt018.cksubpro &lt; '032') OR (gt018.cksubpro &gt; '044' AND gt018.cksubpro &lt; '053') OR (gt018.cksubpro &gt; '074' AND gt018.cksubpro &lt; '078')) THEN '0'</w:t>
            </w:r>
            <w:r w:rsidRPr="000B30A6">
              <w:rPr>
                <w:rFonts w:cs="Calibri"/>
                <w:color w:val="000000"/>
                <w:sz w:val="18"/>
                <w:szCs w:val="18"/>
                <w:lang w:val="en-US"/>
              </w:rPr>
              <w:br/>
              <w:t xml:space="preserve">    ELSE '99999'</w:t>
            </w:r>
            <w:r w:rsidRPr="000B30A6">
              <w:rPr>
                <w:rFonts w:cs="Calibri"/>
                <w:color w:val="000000"/>
                <w:sz w:val="18"/>
                <w:szCs w:val="18"/>
                <w:lang w:val="en-US"/>
              </w:rPr>
              <w:br/>
              <w:t>END</w:t>
            </w:r>
          </w:p>
        </w:tc>
      </w:tr>
      <w:tr w:rsidR="003E4A73" w:rsidRPr="000B30A6" w14:paraId="2F4059A0" w14:textId="7C00A65B"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486713E" w14:textId="77777777" w:rsidR="003E4A73" w:rsidRPr="000B30A6" w:rsidRDefault="003E4A73" w:rsidP="003E4A73">
            <w:pPr>
              <w:rPr>
                <w:rFonts w:cs="Calibri"/>
                <w:color w:val="000000"/>
                <w:sz w:val="18"/>
                <w:szCs w:val="18"/>
              </w:rPr>
            </w:pPr>
            <w:r w:rsidRPr="000B30A6">
              <w:rPr>
                <w:rFonts w:cs="Calibri"/>
                <w:color w:val="000000"/>
                <w:sz w:val="18"/>
                <w:szCs w:val="18"/>
              </w:rPr>
              <w:t>przemis</w:t>
            </w:r>
          </w:p>
        </w:tc>
        <w:tc>
          <w:tcPr>
            <w:tcW w:w="5494" w:type="dxa"/>
            <w:tcBorders>
              <w:top w:val="nil"/>
              <w:left w:val="nil"/>
              <w:bottom w:val="single" w:sz="4" w:space="0" w:color="auto"/>
              <w:right w:val="single" w:sz="4" w:space="0" w:color="auto"/>
            </w:tcBorders>
            <w:shd w:val="clear" w:color="auto" w:fill="auto"/>
            <w:noWrap/>
            <w:hideMark/>
          </w:tcPr>
          <w:p w14:paraId="5848EDD4" w14:textId="367620F7" w:rsidR="003E4A73" w:rsidRPr="000B30A6" w:rsidRDefault="003E4A73" w:rsidP="003E4A73">
            <w:pPr>
              <w:rPr>
                <w:rFonts w:cs="Calibri"/>
                <w:color w:val="000000"/>
                <w:sz w:val="18"/>
                <w:szCs w:val="18"/>
              </w:rPr>
            </w:pPr>
            <w:r w:rsidRPr="000B30A6">
              <w:rPr>
                <w:rFonts w:cs="Calibri"/>
                <w:color w:val="000000"/>
                <w:sz w:val="18"/>
                <w:szCs w:val="18"/>
              </w:rPr>
              <w:t>Prazo emissão:</w:t>
            </w:r>
          </w:p>
          <w:p w14:paraId="44B336FB" w14:textId="4B4B25DC" w:rsidR="003E4A73" w:rsidRPr="000B30A6" w:rsidRDefault="003E4A73" w:rsidP="003E4A73">
            <w:pPr>
              <w:pStyle w:val="ListParagraph"/>
              <w:numPr>
                <w:ilvl w:val="0"/>
                <w:numId w:val="25"/>
              </w:numPr>
              <w:rPr>
                <w:rFonts w:cs="Calibri"/>
                <w:color w:val="000000"/>
                <w:sz w:val="18"/>
                <w:szCs w:val="18"/>
              </w:rPr>
            </w:pPr>
            <w:r w:rsidRPr="000B30A6">
              <w:rPr>
                <w:rFonts w:cs="Calibri"/>
                <w:color w:val="000000"/>
                <w:sz w:val="18"/>
                <w:szCs w:val="18"/>
              </w:rPr>
              <w:t>Este campo encontra-se aprovisionado com o código ‘99999’ para garantias reais imobiliárias de origem GP e com ‘0’ para os restantes registos.</w:t>
            </w:r>
          </w:p>
        </w:tc>
        <w:tc>
          <w:tcPr>
            <w:tcW w:w="992" w:type="dxa"/>
            <w:tcBorders>
              <w:top w:val="nil"/>
              <w:left w:val="nil"/>
              <w:bottom w:val="single" w:sz="4" w:space="0" w:color="auto"/>
              <w:right w:val="single" w:sz="4" w:space="0" w:color="auto"/>
            </w:tcBorders>
            <w:shd w:val="clear" w:color="auto" w:fill="auto"/>
            <w:noWrap/>
            <w:hideMark/>
          </w:tcPr>
          <w:p w14:paraId="2A5124C2"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11EA8D5C" w14:textId="4307E992"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64D629CF" w14:textId="11CBC460" w:rsidR="003E4A73" w:rsidRPr="0097473D" w:rsidRDefault="0097473D" w:rsidP="003E4A73">
            <w:pPr>
              <w:rPr>
                <w:rFonts w:cs="Calibri"/>
                <w:i/>
                <w:color w:val="000000"/>
                <w:sz w:val="18"/>
                <w:szCs w:val="18"/>
              </w:rPr>
            </w:pPr>
            <w:r w:rsidRPr="0097473D">
              <w:rPr>
                <w:rFonts w:cs="Calibri"/>
                <w:i/>
                <w:sz w:val="18"/>
                <w:szCs w:val="18"/>
              </w:rPr>
              <w:t>gt018_rateio_aval</w:t>
            </w:r>
          </w:p>
        </w:tc>
        <w:tc>
          <w:tcPr>
            <w:tcW w:w="1134" w:type="dxa"/>
            <w:tcBorders>
              <w:top w:val="nil"/>
              <w:left w:val="nil"/>
              <w:bottom w:val="single" w:sz="4" w:space="0" w:color="auto"/>
              <w:right w:val="single" w:sz="4" w:space="0" w:color="auto"/>
            </w:tcBorders>
          </w:tcPr>
          <w:p w14:paraId="4EA85B1D" w14:textId="7B523189"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3FFAE546" w14:textId="7FDAD4E4" w:rsidR="003E4A73" w:rsidRPr="000B30A6" w:rsidRDefault="003E4A73" w:rsidP="003E4A73">
            <w:pPr>
              <w:rPr>
                <w:rFonts w:cs="Calibri"/>
                <w:color w:val="000000"/>
                <w:sz w:val="18"/>
                <w:szCs w:val="18"/>
                <w:lang w:val="en-US"/>
              </w:rPr>
            </w:pPr>
            <w:r w:rsidRPr="000B30A6">
              <w:rPr>
                <w:rFonts w:cs="Calibri"/>
                <w:color w:val="000000"/>
                <w:sz w:val="18"/>
                <w:szCs w:val="18"/>
                <w:lang w:val="en-US"/>
              </w:rPr>
              <w:t>WHEN caplic = "GP" THEN '99999'</w:t>
            </w:r>
            <w:r w:rsidRPr="000B30A6">
              <w:rPr>
                <w:rFonts w:cs="Calibri"/>
                <w:color w:val="000000"/>
                <w:sz w:val="18"/>
                <w:szCs w:val="18"/>
                <w:lang w:val="en-US"/>
              </w:rPr>
              <w:br/>
              <w:t>ELSE '0'</w:t>
            </w:r>
          </w:p>
        </w:tc>
      </w:tr>
      <w:tr w:rsidR="003E4A73" w:rsidRPr="000B30A6" w14:paraId="63EF9ABF" w14:textId="7F5D935A"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2BB1F4C" w14:textId="77777777" w:rsidR="003E4A73" w:rsidRPr="000B30A6" w:rsidRDefault="003E4A73" w:rsidP="003E4A73">
            <w:pPr>
              <w:rPr>
                <w:rFonts w:cs="Calibri"/>
                <w:color w:val="000000"/>
                <w:sz w:val="18"/>
                <w:szCs w:val="18"/>
              </w:rPr>
            </w:pPr>
            <w:r w:rsidRPr="000B30A6">
              <w:rPr>
                <w:rFonts w:cs="Calibri"/>
                <w:color w:val="000000"/>
                <w:sz w:val="18"/>
                <w:szCs w:val="18"/>
              </w:rPr>
              <w:t>mercap</w:t>
            </w:r>
          </w:p>
        </w:tc>
        <w:tc>
          <w:tcPr>
            <w:tcW w:w="5494" w:type="dxa"/>
            <w:tcBorders>
              <w:top w:val="nil"/>
              <w:left w:val="nil"/>
              <w:bottom w:val="single" w:sz="4" w:space="0" w:color="auto"/>
              <w:right w:val="single" w:sz="4" w:space="0" w:color="auto"/>
            </w:tcBorders>
            <w:shd w:val="clear" w:color="auto" w:fill="auto"/>
            <w:noWrap/>
            <w:hideMark/>
          </w:tcPr>
          <w:p w14:paraId="778C3FA3" w14:textId="26E4C259" w:rsidR="003E4A73" w:rsidRPr="000B30A6" w:rsidRDefault="003E4A73" w:rsidP="003E4A73">
            <w:pPr>
              <w:rPr>
                <w:rFonts w:cs="Calibri"/>
                <w:color w:val="000000"/>
                <w:sz w:val="18"/>
                <w:szCs w:val="18"/>
              </w:rPr>
            </w:pPr>
            <w:r w:rsidRPr="000B30A6">
              <w:rPr>
                <w:rFonts w:cs="Calibri"/>
                <w:color w:val="000000"/>
                <w:sz w:val="18"/>
                <w:szCs w:val="18"/>
              </w:rPr>
              <w:t>Mercado capitais:</w:t>
            </w:r>
          </w:p>
          <w:p w14:paraId="1CF68CBF" w14:textId="77777777" w:rsidR="003E4A73" w:rsidRPr="000B30A6" w:rsidRDefault="003E4A73" w:rsidP="003E4A73">
            <w:pPr>
              <w:pStyle w:val="ListParagraph"/>
              <w:numPr>
                <w:ilvl w:val="0"/>
                <w:numId w:val="25"/>
              </w:numPr>
              <w:rPr>
                <w:rFonts w:cs="Calibri"/>
                <w:color w:val="000000"/>
                <w:sz w:val="18"/>
                <w:szCs w:val="18"/>
              </w:rPr>
            </w:pPr>
            <w:r w:rsidRPr="000B30A6">
              <w:rPr>
                <w:rFonts w:cs="Calibri"/>
                <w:color w:val="000000"/>
                <w:sz w:val="18"/>
                <w:szCs w:val="18"/>
              </w:rPr>
              <w:t xml:space="preserve">Campo identificativo do código do mercado / bolsa de cotação da garantia (fundo de investimento, ações, rendas fixas privadas, futuros, outros ativos financeiros). </w:t>
            </w:r>
          </w:p>
          <w:p w14:paraId="6FAC8E15" w14:textId="0DBA1A53" w:rsidR="003E4A73" w:rsidRPr="000B30A6" w:rsidRDefault="003E4A73" w:rsidP="003E4A73">
            <w:pPr>
              <w:pStyle w:val="ListParagraph"/>
              <w:numPr>
                <w:ilvl w:val="0"/>
                <w:numId w:val="25"/>
              </w:numPr>
              <w:rPr>
                <w:rFonts w:cs="Calibri"/>
                <w:color w:val="000000"/>
                <w:sz w:val="18"/>
                <w:szCs w:val="18"/>
              </w:rPr>
            </w:pPr>
            <w:r w:rsidRPr="000B30A6">
              <w:rPr>
                <w:rFonts w:cs="Calibri"/>
                <w:color w:val="000000"/>
                <w:sz w:val="18"/>
                <w:szCs w:val="18"/>
              </w:rPr>
              <w:t xml:space="preserve">No caso de garantias financeiras correspondentes a carteira própria/ alheia, este campo é reportado com os devidos valores. Para as restantes garantias, é preenchido com o valor </w:t>
            </w:r>
            <w:r w:rsidRPr="000B30A6">
              <w:rPr>
                <w:rFonts w:cs="Calibri"/>
                <w:i/>
                <w:color w:val="000000"/>
                <w:sz w:val="18"/>
                <w:szCs w:val="18"/>
              </w:rPr>
              <w:t>default</w:t>
            </w:r>
            <w:r w:rsidRPr="000B30A6">
              <w:rPr>
                <w:rFonts w:cs="Calibri"/>
                <w:color w:val="000000"/>
                <w:sz w:val="18"/>
                <w:szCs w:val="18"/>
              </w:rPr>
              <w:t xml:space="preserve"> ‘9999’.</w:t>
            </w:r>
          </w:p>
        </w:tc>
        <w:tc>
          <w:tcPr>
            <w:tcW w:w="992" w:type="dxa"/>
            <w:tcBorders>
              <w:top w:val="nil"/>
              <w:left w:val="nil"/>
              <w:bottom w:val="single" w:sz="4" w:space="0" w:color="auto"/>
              <w:right w:val="single" w:sz="4" w:space="0" w:color="auto"/>
            </w:tcBorders>
            <w:shd w:val="clear" w:color="auto" w:fill="auto"/>
            <w:noWrap/>
            <w:hideMark/>
          </w:tcPr>
          <w:p w14:paraId="49D3B5E9"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516E46EB" w14:textId="15F8D97C"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68FE8C6C" w14:textId="1D92D41F" w:rsidR="003E4A73" w:rsidRPr="0097473D" w:rsidRDefault="0097473D" w:rsidP="003E4A73">
            <w:pPr>
              <w:rPr>
                <w:rFonts w:cs="Calibri"/>
                <w:i/>
                <w:color w:val="000000"/>
                <w:sz w:val="18"/>
                <w:szCs w:val="18"/>
              </w:rPr>
            </w:pPr>
            <w:r w:rsidRPr="0097473D">
              <w:rPr>
                <w:rFonts w:cs="Calibri"/>
                <w:i/>
                <w:sz w:val="18"/>
                <w:szCs w:val="18"/>
              </w:rPr>
              <w:t>gt018_rateio_aval</w:t>
            </w:r>
          </w:p>
        </w:tc>
        <w:tc>
          <w:tcPr>
            <w:tcW w:w="1134" w:type="dxa"/>
            <w:tcBorders>
              <w:top w:val="nil"/>
              <w:left w:val="nil"/>
              <w:bottom w:val="single" w:sz="4" w:space="0" w:color="auto"/>
              <w:right w:val="single" w:sz="4" w:space="0" w:color="auto"/>
            </w:tcBorders>
          </w:tcPr>
          <w:p w14:paraId="696F6F15" w14:textId="1CAED792"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43EAF090" w14:textId="1DC3B472" w:rsidR="003E4A73" w:rsidRPr="000B30A6" w:rsidRDefault="003E4A73" w:rsidP="003E4A73">
            <w:pPr>
              <w:rPr>
                <w:rFonts w:cs="Calibri"/>
                <w:color w:val="000000"/>
                <w:sz w:val="18"/>
                <w:szCs w:val="18"/>
                <w:lang w:val="en-US"/>
              </w:rPr>
            </w:pPr>
            <w:r w:rsidRPr="000B30A6">
              <w:rPr>
                <w:rFonts w:cs="Calibri"/>
                <w:color w:val="000000"/>
                <w:sz w:val="18"/>
                <w:szCs w:val="18"/>
                <w:lang w:val="en-US"/>
              </w:rPr>
              <w:t>WHEN caplic = "TT" THEN concat(substr(ttt35.cbolsa, 1, 3), substr(ttt35.pbolsa, 4, 1))</w:t>
            </w:r>
            <w:r w:rsidRPr="000B30A6">
              <w:rPr>
                <w:rFonts w:cs="Calibri"/>
                <w:color w:val="000000"/>
                <w:sz w:val="18"/>
                <w:szCs w:val="18"/>
                <w:lang w:val="en-US"/>
              </w:rPr>
              <w:br/>
              <w:t>ELSE '9999'</w:t>
            </w:r>
          </w:p>
        </w:tc>
      </w:tr>
      <w:tr w:rsidR="003E4A73" w:rsidRPr="000B30A6" w14:paraId="1CEEF3F5" w14:textId="77C2515B"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A108EBD" w14:textId="77777777" w:rsidR="003E4A73" w:rsidRPr="000B30A6" w:rsidRDefault="003E4A73" w:rsidP="003E4A73">
            <w:pPr>
              <w:rPr>
                <w:rFonts w:cs="Calibri"/>
                <w:color w:val="000000"/>
                <w:sz w:val="18"/>
                <w:szCs w:val="18"/>
              </w:rPr>
            </w:pPr>
            <w:r w:rsidRPr="000B30A6">
              <w:rPr>
                <w:rFonts w:cs="Calibri"/>
                <w:color w:val="000000"/>
                <w:sz w:val="18"/>
                <w:szCs w:val="18"/>
              </w:rPr>
              <w:t>indrefer</w:t>
            </w:r>
          </w:p>
        </w:tc>
        <w:tc>
          <w:tcPr>
            <w:tcW w:w="5494" w:type="dxa"/>
            <w:tcBorders>
              <w:top w:val="nil"/>
              <w:left w:val="nil"/>
              <w:bottom w:val="single" w:sz="4" w:space="0" w:color="auto"/>
              <w:right w:val="single" w:sz="4" w:space="0" w:color="auto"/>
            </w:tcBorders>
            <w:shd w:val="clear" w:color="auto" w:fill="auto"/>
            <w:noWrap/>
            <w:hideMark/>
          </w:tcPr>
          <w:p w14:paraId="72D6EBC3" w14:textId="7C3E04D8" w:rsidR="003E4A73" w:rsidRPr="000B30A6" w:rsidRDefault="003E4A73" w:rsidP="003E4A73">
            <w:pPr>
              <w:rPr>
                <w:rFonts w:cs="Calibri"/>
                <w:color w:val="000000"/>
                <w:sz w:val="18"/>
                <w:szCs w:val="18"/>
              </w:rPr>
            </w:pPr>
            <w:r w:rsidRPr="000B30A6">
              <w:rPr>
                <w:rFonts w:cs="Calibri"/>
                <w:color w:val="000000"/>
                <w:sz w:val="18"/>
                <w:szCs w:val="18"/>
              </w:rPr>
              <w:t>Índice referência:</w:t>
            </w:r>
          </w:p>
          <w:p w14:paraId="269537BD" w14:textId="77777777" w:rsidR="003E4A73" w:rsidRPr="000B30A6" w:rsidRDefault="003E4A73" w:rsidP="003E4A73">
            <w:pPr>
              <w:pStyle w:val="ListParagraph"/>
              <w:numPr>
                <w:ilvl w:val="0"/>
                <w:numId w:val="25"/>
              </w:numPr>
              <w:rPr>
                <w:rFonts w:cs="Calibri"/>
                <w:color w:val="000000"/>
                <w:sz w:val="18"/>
                <w:szCs w:val="18"/>
              </w:rPr>
            </w:pPr>
            <w:r w:rsidRPr="000B30A6">
              <w:rPr>
                <w:rFonts w:cs="Calibri"/>
                <w:color w:val="000000"/>
                <w:sz w:val="18"/>
                <w:szCs w:val="18"/>
              </w:rPr>
              <w:t xml:space="preserve">Índice de referenciação das ações que constituem a garantia. </w:t>
            </w:r>
          </w:p>
          <w:p w14:paraId="6840E471" w14:textId="6A90F2C3" w:rsidR="003E4A73" w:rsidRPr="000B30A6" w:rsidRDefault="003E4A73" w:rsidP="003E4A73">
            <w:pPr>
              <w:pStyle w:val="ListParagraph"/>
              <w:numPr>
                <w:ilvl w:val="0"/>
                <w:numId w:val="25"/>
              </w:numPr>
              <w:rPr>
                <w:rFonts w:cs="Calibri"/>
                <w:color w:val="000000"/>
                <w:sz w:val="18"/>
                <w:szCs w:val="18"/>
              </w:rPr>
            </w:pPr>
            <w:r w:rsidRPr="000B30A6">
              <w:rPr>
                <w:rFonts w:cs="Calibri"/>
                <w:sz w:val="18"/>
                <w:szCs w:val="18"/>
              </w:rPr>
              <w:lastRenderedPageBreak/>
              <w:t>Para títulos, este campo está preenchido com ‘00000’, para os restantes registos, encontra-se a ‘99999’.</w:t>
            </w:r>
          </w:p>
        </w:tc>
        <w:tc>
          <w:tcPr>
            <w:tcW w:w="992" w:type="dxa"/>
            <w:tcBorders>
              <w:top w:val="nil"/>
              <w:left w:val="nil"/>
              <w:bottom w:val="single" w:sz="4" w:space="0" w:color="auto"/>
              <w:right w:val="single" w:sz="4" w:space="0" w:color="auto"/>
            </w:tcBorders>
            <w:shd w:val="clear" w:color="auto" w:fill="auto"/>
            <w:noWrap/>
            <w:hideMark/>
          </w:tcPr>
          <w:p w14:paraId="1C889F97" w14:textId="77777777" w:rsidR="003E4A73" w:rsidRPr="000B30A6" w:rsidRDefault="003E4A73" w:rsidP="003E4A73">
            <w:pPr>
              <w:rPr>
                <w:rFonts w:cs="Calibri"/>
                <w:color w:val="000000"/>
                <w:sz w:val="18"/>
                <w:szCs w:val="18"/>
              </w:rPr>
            </w:pPr>
            <w:r w:rsidRPr="000B30A6">
              <w:rPr>
                <w:rFonts w:cs="Calibri"/>
                <w:color w:val="000000"/>
                <w:sz w:val="18"/>
                <w:szCs w:val="18"/>
              </w:rPr>
              <w:lastRenderedPageBreak/>
              <w:t>String</w:t>
            </w:r>
          </w:p>
        </w:tc>
        <w:tc>
          <w:tcPr>
            <w:tcW w:w="1844" w:type="dxa"/>
            <w:tcBorders>
              <w:top w:val="nil"/>
              <w:left w:val="nil"/>
              <w:bottom w:val="single" w:sz="4" w:space="0" w:color="auto"/>
              <w:right w:val="single" w:sz="4" w:space="0" w:color="auto"/>
            </w:tcBorders>
          </w:tcPr>
          <w:p w14:paraId="3B69B854" w14:textId="06AD3EF8"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46F4503C" w14:textId="4EEAE97A" w:rsidR="003E4A73" w:rsidRPr="0097473D" w:rsidRDefault="0097473D" w:rsidP="003E4A73">
            <w:pPr>
              <w:rPr>
                <w:rFonts w:cs="Calibri"/>
                <w:i/>
                <w:color w:val="000000"/>
                <w:sz w:val="18"/>
                <w:szCs w:val="18"/>
              </w:rPr>
            </w:pPr>
            <w:r w:rsidRPr="0097473D">
              <w:rPr>
                <w:rFonts w:cs="Calibri"/>
                <w:i/>
                <w:sz w:val="18"/>
                <w:szCs w:val="18"/>
              </w:rPr>
              <w:t>gt018_rateio_aval</w:t>
            </w:r>
          </w:p>
        </w:tc>
        <w:tc>
          <w:tcPr>
            <w:tcW w:w="1134" w:type="dxa"/>
            <w:tcBorders>
              <w:top w:val="nil"/>
              <w:left w:val="nil"/>
              <w:bottom w:val="single" w:sz="4" w:space="0" w:color="auto"/>
              <w:right w:val="single" w:sz="4" w:space="0" w:color="auto"/>
            </w:tcBorders>
          </w:tcPr>
          <w:p w14:paraId="7C9A793B" w14:textId="10D1E2C4"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74B814D4" w14:textId="7D447D74" w:rsidR="003E4A73" w:rsidRPr="000B30A6" w:rsidRDefault="003E4A73" w:rsidP="003E4A73">
            <w:pPr>
              <w:rPr>
                <w:rFonts w:cs="Calibri"/>
                <w:color w:val="000000"/>
                <w:sz w:val="18"/>
                <w:szCs w:val="18"/>
                <w:lang w:val="en-US"/>
              </w:rPr>
            </w:pPr>
            <w:r w:rsidRPr="000B30A6">
              <w:rPr>
                <w:rFonts w:cs="Calibri"/>
                <w:color w:val="000000"/>
                <w:sz w:val="18"/>
                <w:szCs w:val="18"/>
                <w:lang w:val="en-US"/>
              </w:rPr>
              <w:t>WHEN gt018.caplic = "TT" THEN '00000'</w:t>
            </w:r>
            <w:r w:rsidRPr="000B30A6">
              <w:rPr>
                <w:rFonts w:cs="Calibri"/>
                <w:color w:val="000000"/>
                <w:sz w:val="18"/>
                <w:szCs w:val="18"/>
                <w:lang w:val="en-US"/>
              </w:rPr>
              <w:br/>
              <w:t>ELSE '99999'</w:t>
            </w:r>
          </w:p>
        </w:tc>
      </w:tr>
      <w:tr w:rsidR="003E4A73" w:rsidRPr="000B30A6" w14:paraId="5DC3B957" w14:textId="3EE4E126"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611B35B" w14:textId="77777777" w:rsidR="003E4A73" w:rsidRPr="000B30A6" w:rsidRDefault="003E4A73" w:rsidP="003E4A73">
            <w:pPr>
              <w:rPr>
                <w:rFonts w:cs="Calibri"/>
                <w:color w:val="000000"/>
                <w:sz w:val="18"/>
                <w:szCs w:val="18"/>
              </w:rPr>
            </w:pPr>
            <w:r w:rsidRPr="000B30A6">
              <w:rPr>
                <w:rFonts w:cs="Calibri"/>
                <w:color w:val="000000"/>
                <w:sz w:val="18"/>
                <w:szCs w:val="18"/>
              </w:rPr>
              <w:t>ttxjgar</w:t>
            </w:r>
          </w:p>
        </w:tc>
        <w:tc>
          <w:tcPr>
            <w:tcW w:w="5494" w:type="dxa"/>
            <w:tcBorders>
              <w:top w:val="nil"/>
              <w:left w:val="nil"/>
              <w:bottom w:val="single" w:sz="4" w:space="0" w:color="auto"/>
              <w:right w:val="single" w:sz="4" w:space="0" w:color="auto"/>
            </w:tcBorders>
            <w:shd w:val="clear" w:color="auto" w:fill="auto"/>
            <w:noWrap/>
            <w:hideMark/>
          </w:tcPr>
          <w:p w14:paraId="72A7ADD9" w14:textId="02D647C9" w:rsidR="003E4A73" w:rsidRPr="000B30A6" w:rsidRDefault="003E4A73" w:rsidP="003E4A73">
            <w:pPr>
              <w:rPr>
                <w:rFonts w:cs="Calibri"/>
                <w:color w:val="000000"/>
                <w:sz w:val="18"/>
                <w:szCs w:val="18"/>
              </w:rPr>
            </w:pPr>
            <w:r w:rsidRPr="000B30A6">
              <w:rPr>
                <w:rFonts w:cs="Calibri"/>
                <w:color w:val="000000"/>
                <w:sz w:val="18"/>
                <w:szCs w:val="18"/>
              </w:rPr>
              <w:t>Tipo taxa juro garantia:</w:t>
            </w:r>
          </w:p>
          <w:p w14:paraId="4630C825" w14:textId="6959D581" w:rsidR="003E4A73" w:rsidRPr="000B30A6" w:rsidRDefault="003E4A73" w:rsidP="003E4A73">
            <w:pPr>
              <w:pStyle w:val="ListParagraph"/>
              <w:numPr>
                <w:ilvl w:val="0"/>
                <w:numId w:val="25"/>
              </w:numPr>
              <w:rPr>
                <w:rFonts w:cs="Calibri"/>
                <w:color w:val="000000"/>
                <w:sz w:val="18"/>
                <w:szCs w:val="18"/>
              </w:rPr>
            </w:pPr>
            <w:r w:rsidRPr="000B30A6">
              <w:rPr>
                <w:rFonts w:cs="Calibri"/>
                <w:color w:val="000000"/>
                <w:sz w:val="18"/>
                <w:szCs w:val="18"/>
              </w:rPr>
              <w:t xml:space="preserve">Este campo identifica o tipo de taxa de juro (‘F’ - fixa ou ‘V’ - variável) associada co contrato de renda fixa provada que constituem a garantia. </w:t>
            </w:r>
          </w:p>
          <w:p w14:paraId="401A6A1F" w14:textId="08041D10" w:rsidR="003E4A73" w:rsidRPr="000B30A6" w:rsidRDefault="003E4A73" w:rsidP="003E4A73">
            <w:pPr>
              <w:pStyle w:val="ListParagraph"/>
              <w:numPr>
                <w:ilvl w:val="0"/>
                <w:numId w:val="25"/>
              </w:numPr>
              <w:rPr>
                <w:rFonts w:cs="Calibri"/>
                <w:color w:val="000000"/>
                <w:sz w:val="18"/>
                <w:szCs w:val="18"/>
              </w:rPr>
            </w:pPr>
            <w:r w:rsidRPr="000B30A6">
              <w:rPr>
                <w:rFonts w:cs="Calibri"/>
                <w:color w:val="000000"/>
                <w:sz w:val="18"/>
                <w:szCs w:val="18"/>
              </w:rPr>
              <w:t xml:space="preserve">No caso de garantias financeiras correspondentes a carteira própria/ alheia, este campo é reportado com os devidos valores. Para as restantes garantias, é preenchido com o valor </w:t>
            </w:r>
            <w:r w:rsidRPr="000B30A6">
              <w:rPr>
                <w:rFonts w:cs="Calibri"/>
                <w:i/>
                <w:color w:val="000000"/>
                <w:sz w:val="18"/>
                <w:szCs w:val="18"/>
              </w:rPr>
              <w:t>default</w:t>
            </w:r>
            <w:r w:rsidRPr="000B30A6">
              <w:rPr>
                <w:rFonts w:cs="Calibri"/>
                <w:color w:val="000000"/>
                <w:sz w:val="18"/>
                <w:szCs w:val="18"/>
              </w:rPr>
              <w:t xml:space="preserve"> ‘9’.</w:t>
            </w:r>
          </w:p>
        </w:tc>
        <w:tc>
          <w:tcPr>
            <w:tcW w:w="992" w:type="dxa"/>
            <w:tcBorders>
              <w:top w:val="nil"/>
              <w:left w:val="nil"/>
              <w:bottom w:val="single" w:sz="4" w:space="0" w:color="auto"/>
              <w:right w:val="single" w:sz="4" w:space="0" w:color="auto"/>
            </w:tcBorders>
            <w:shd w:val="clear" w:color="auto" w:fill="auto"/>
            <w:noWrap/>
            <w:hideMark/>
          </w:tcPr>
          <w:p w14:paraId="50660CB7"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5AF088B6" w14:textId="2326BE84"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75F250EF" w14:textId="51964E0A" w:rsidR="003E4A73" w:rsidRPr="0097473D" w:rsidRDefault="0097473D" w:rsidP="003E4A73">
            <w:pPr>
              <w:rPr>
                <w:rFonts w:cs="Calibri"/>
                <w:i/>
                <w:color w:val="000000"/>
                <w:sz w:val="18"/>
                <w:szCs w:val="18"/>
              </w:rPr>
            </w:pPr>
            <w:r w:rsidRPr="0097473D">
              <w:rPr>
                <w:rFonts w:cs="Calibri"/>
                <w:i/>
                <w:sz w:val="18"/>
                <w:szCs w:val="18"/>
              </w:rPr>
              <w:t>gt018_rateio_aval</w:t>
            </w:r>
          </w:p>
        </w:tc>
        <w:tc>
          <w:tcPr>
            <w:tcW w:w="1134" w:type="dxa"/>
            <w:tcBorders>
              <w:top w:val="nil"/>
              <w:left w:val="nil"/>
              <w:bottom w:val="single" w:sz="4" w:space="0" w:color="auto"/>
              <w:right w:val="single" w:sz="4" w:space="0" w:color="auto"/>
            </w:tcBorders>
          </w:tcPr>
          <w:p w14:paraId="39D0E461" w14:textId="767F7615"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6D9E45CB" w14:textId="032FDA56" w:rsidR="003E4A73" w:rsidRPr="000B30A6" w:rsidRDefault="003E4A73" w:rsidP="003E4A73">
            <w:pPr>
              <w:rPr>
                <w:rFonts w:cs="Calibri"/>
                <w:color w:val="000000"/>
                <w:sz w:val="18"/>
                <w:szCs w:val="18"/>
                <w:lang w:val="en-US"/>
              </w:rPr>
            </w:pPr>
            <w:r w:rsidRPr="000B30A6">
              <w:rPr>
                <w:rFonts w:cs="Calibri"/>
                <w:color w:val="000000"/>
                <w:sz w:val="18"/>
                <w:szCs w:val="18"/>
                <w:lang w:val="en-US"/>
              </w:rPr>
              <w:t>WHEN gt018.caplic = "TT" THEN ttt35.CTXREND</w:t>
            </w:r>
            <w:r w:rsidRPr="000B30A6">
              <w:rPr>
                <w:rFonts w:cs="Calibri"/>
                <w:color w:val="000000"/>
                <w:sz w:val="18"/>
                <w:szCs w:val="18"/>
                <w:lang w:val="en-US"/>
              </w:rPr>
              <w:br/>
              <w:t>ELSE '9'</w:t>
            </w:r>
          </w:p>
        </w:tc>
      </w:tr>
      <w:tr w:rsidR="003E4A73" w:rsidRPr="000B30A6" w14:paraId="1625DD7E" w14:textId="41B0A731"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8AA208A" w14:textId="77777777" w:rsidR="003E4A73" w:rsidRPr="000B30A6" w:rsidRDefault="003E4A73" w:rsidP="003E4A73">
            <w:pPr>
              <w:rPr>
                <w:rFonts w:cs="Calibri"/>
                <w:color w:val="000000"/>
                <w:sz w:val="18"/>
                <w:szCs w:val="18"/>
              </w:rPr>
            </w:pPr>
            <w:r w:rsidRPr="000B30A6">
              <w:rPr>
                <w:rFonts w:cs="Calibri"/>
                <w:color w:val="000000"/>
                <w:sz w:val="18"/>
                <w:szCs w:val="18"/>
              </w:rPr>
              <w:t>centidad</w:t>
            </w:r>
          </w:p>
        </w:tc>
        <w:tc>
          <w:tcPr>
            <w:tcW w:w="5494" w:type="dxa"/>
            <w:tcBorders>
              <w:top w:val="nil"/>
              <w:left w:val="nil"/>
              <w:bottom w:val="single" w:sz="4" w:space="0" w:color="auto"/>
              <w:right w:val="single" w:sz="4" w:space="0" w:color="auto"/>
            </w:tcBorders>
            <w:shd w:val="clear" w:color="auto" w:fill="auto"/>
            <w:noWrap/>
            <w:hideMark/>
          </w:tcPr>
          <w:p w14:paraId="78C4B494" w14:textId="1139BD03" w:rsidR="003E4A73" w:rsidRPr="000B30A6" w:rsidRDefault="003E4A73" w:rsidP="003E4A73">
            <w:pPr>
              <w:rPr>
                <w:rFonts w:cs="Calibri"/>
                <w:color w:val="000000"/>
                <w:sz w:val="18"/>
                <w:szCs w:val="18"/>
              </w:rPr>
            </w:pPr>
            <w:r w:rsidRPr="000B30A6">
              <w:rPr>
                <w:rFonts w:cs="Calibri"/>
                <w:color w:val="000000"/>
                <w:sz w:val="18"/>
                <w:szCs w:val="18"/>
              </w:rPr>
              <w:t>Entidade a que respeita a informação:</w:t>
            </w:r>
          </w:p>
          <w:p w14:paraId="71AF111E" w14:textId="0A082489" w:rsidR="003E4A73" w:rsidRPr="000B30A6" w:rsidRDefault="003E4A73" w:rsidP="003E4A73">
            <w:pPr>
              <w:pStyle w:val="ListParagraph"/>
              <w:numPr>
                <w:ilvl w:val="0"/>
                <w:numId w:val="25"/>
              </w:numPr>
              <w:rPr>
                <w:rFonts w:cs="Calibri"/>
                <w:color w:val="000000"/>
                <w:sz w:val="18"/>
                <w:szCs w:val="18"/>
              </w:rPr>
            </w:pPr>
            <w:r w:rsidRPr="000B30A6">
              <w:rPr>
                <w:rFonts w:cs="Calibri"/>
                <w:color w:val="000000"/>
                <w:sz w:val="18"/>
                <w:szCs w:val="18"/>
              </w:rPr>
              <w:t xml:space="preserve">Todos os registos dizem respeito à entidade Banco Santander Totta, estando, por esse motivo, uniformemente preenchidos com o código ‘BST’. </w:t>
            </w:r>
          </w:p>
        </w:tc>
        <w:tc>
          <w:tcPr>
            <w:tcW w:w="992" w:type="dxa"/>
            <w:tcBorders>
              <w:top w:val="nil"/>
              <w:left w:val="nil"/>
              <w:bottom w:val="single" w:sz="4" w:space="0" w:color="auto"/>
              <w:right w:val="single" w:sz="4" w:space="0" w:color="auto"/>
            </w:tcBorders>
            <w:shd w:val="clear" w:color="auto" w:fill="auto"/>
            <w:noWrap/>
            <w:hideMark/>
          </w:tcPr>
          <w:p w14:paraId="64309492"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2C5613A6" w14:textId="3C1C16EC"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6FDE7966" w14:textId="47CE7605"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5EDDAB71" w14:textId="09D1BB0D"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310AE841" w14:textId="2FB6E0D4" w:rsidR="003E4A73" w:rsidRPr="000B30A6" w:rsidRDefault="003E4A73" w:rsidP="003E4A73">
            <w:pPr>
              <w:rPr>
                <w:rFonts w:cs="Calibri"/>
                <w:color w:val="000000"/>
                <w:sz w:val="18"/>
                <w:szCs w:val="18"/>
              </w:rPr>
            </w:pPr>
            <w:r w:rsidRPr="000B30A6">
              <w:rPr>
                <w:rFonts w:cs="Calibri"/>
                <w:color w:val="000000"/>
                <w:sz w:val="18"/>
                <w:szCs w:val="18"/>
              </w:rPr>
              <w:t>BST</w:t>
            </w:r>
          </w:p>
        </w:tc>
      </w:tr>
      <w:tr w:rsidR="003E4A73" w:rsidRPr="000B30A6" w14:paraId="37E4F7D7" w14:textId="52243A3B"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5AEF254" w14:textId="77777777" w:rsidR="003E4A73" w:rsidRPr="000B30A6" w:rsidRDefault="003E4A73" w:rsidP="003E4A73">
            <w:pPr>
              <w:rPr>
                <w:rFonts w:cs="Calibri"/>
                <w:color w:val="000000"/>
                <w:sz w:val="18"/>
                <w:szCs w:val="18"/>
              </w:rPr>
            </w:pPr>
            <w:r w:rsidRPr="000B30A6">
              <w:rPr>
                <w:rFonts w:cs="Calibri"/>
                <w:color w:val="000000"/>
                <w:sz w:val="18"/>
                <w:szCs w:val="18"/>
              </w:rPr>
              <w:t>caplic</w:t>
            </w:r>
          </w:p>
        </w:tc>
        <w:tc>
          <w:tcPr>
            <w:tcW w:w="5494" w:type="dxa"/>
            <w:tcBorders>
              <w:top w:val="nil"/>
              <w:left w:val="nil"/>
              <w:bottom w:val="single" w:sz="4" w:space="0" w:color="auto"/>
              <w:right w:val="single" w:sz="4" w:space="0" w:color="auto"/>
            </w:tcBorders>
            <w:shd w:val="clear" w:color="auto" w:fill="auto"/>
            <w:noWrap/>
            <w:hideMark/>
          </w:tcPr>
          <w:p w14:paraId="0672F583" w14:textId="77777777" w:rsidR="003E4A73" w:rsidRPr="000B30A6" w:rsidRDefault="003E4A73" w:rsidP="003E4A73">
            <w:pPr>
              <w:rPr>
                <w:rFonts w:cs="Calibri"/>
                <w:color w:val="000000"/>
                <w:sz w:val="18"/>
                <w:szCs w:val="18"/>
              </w:rPr>
            </w:pPr>
            <w:r w:rsidRPr="000B30A6">
              <w:rPr>
                <w:rFonts w:cs="Calibri"/>
                <w:color w:val="000000"/>
                <w:sz w:val="18"/>
                <w:szCs w:val="18"/>
              </w:rPr>
              <w:t>Aplicação fonte da informação:</w:t>
            </w:r>
          </w:p>
          <w:p w14:paraId="03414CC7" w14:textId="77777777" w:rsidR="003E4A73" w:rsidRPr="000B30A6" w:rsidRDefault="003E4A73" w:rsidP="003E4A73">
            <w:pPr>
              <w:pStyle w:val="ListParagraph"/>
              <w:numPr>
                <w:ilvl w:val="0"/>
                <w:numId w:val="22"/>
              </w:numPr>
              <w:rPr>
                <w:rFonts w:cs="Calibri"/>
                <w:color w:val="000000"/>
                <w:sz w:val="18"/>
                <w:szCs w:val="18"/>
              </w:rPr>
            </w:pPr>
            <w:r w:rsidRPr="000B30A6">
              <w:rPr>
                <w:rFonts w:cs="Calibri"/>
                <w:color w:val="000000"/>
                <w:sz w:val="18"/>
                <w:szCs w:val="18"/>
              </w:rPr>
              <w:t>Este campo indica a fonte de informação e está preenchido com o código:</w:t>
            </w:r>
          </w:p>
          <w:p w14:paraId="7B2B2BE1" w14:textId="77777777" w:rsidR="003E4A73" w:rsidRPr="000B30A6" w:rsidRDefault="003E4A73" w:rsidP="003E4A73">
            <w:pPr>
              <w:pStyle w:val="ListParagraph"/>
              <w:numPr>
                <w:ilvl w:val="1"/>
                <w:numId w:val="22"/>
              </w:numPr>
              <w:rPr>
                <w:rFonts w:cs="Calibri"/>
                <w:color w:val="000000"/>
                <w:sz w:val="18"/>
                <w:szCs w:val="18"/>
              </w:rPr>
            </w:pPr>
            <w:r w:rsidRPr="000B30A6">
              <w:rPr>
                <w:rFonts w:cs="Calibri"/>
                <w:color w:val="000000"/>
                <w:sz w:val="18"/>
                <w:szCs w:val="18"/>
              </w:rPr>
              <w:t>‘TT’ para os títulos</w:t>
            </w:r>
          </w:p>
          <w:p w14:paraId="423F62C8" w14:textId="77777777" w:rsidR="003E4A73" w:rsidRPr="000B30A6" w:rsidRDefault="003E4A73" w:rsidP="003E4A73">
            <w:pPr>
              <w:pStyle w:val="ListParagraph"/>
              <w:numPr>
                <w:ilvl w:val="1"/>
                <w:numId w:val="22"/>
              </w:numPr>
              <w:rPr>
                <w:rFonts w:cs="Calibri"/>
                <w:color w:val="000000"/>
                <w:sz w:val="18"/>
                <w:szCs w:val="18"/>
              </w:rPr>
            </w:pPr>
            <w:r w:rsidRPr="000B30A6">
              <w:rPr>
                <w:rFonts w:cs="Calibri"/>
                <w:color w:val="000000"/>
                <w:sz w:val="18"/>
                <w:szCs w:val="18"/>
              </w:rPr>
              <w:t>‘SG’ para seguros</w:t>
            </w:r>
          </w:p>
          <w:p w14:paraId="14BD6FCC" w14:textId="77777777" w:rsidR="003E4A73" w:rsidRPr="000B30A6" w:rsidRDefault="003E4A73" w:rsidP="003E4A73">
            <w:pPr>
              <w:pStyle w:val="ListParagraph"/>
              <w:numPr>
                <w:ilvl w:val="1"/>
                <w:numId w:val="22"/>
              </w:numPr>
              <w:rPr>
                <w:rFonts w:cs="Calibri"/>
                <w:color w:val="000000"/>
                <w:sz w:val="18"/>
                <w:szCs w:val="18"/>
              </w:rPr>
            </w:pPr>
            <w:r w:rsidRPr="000B30A6">
              <w:rPr>
                <w:rFonts w:cs="Calibri"/>
                <w:color w:val="000000"/>
                <w:sz w:val="18"/>
                <w:szCs w:val="18"/>
              </w:rPr>
              <w:t>‘FU’ para fundos</w:t>
            </w:r>
          </w:p>
          <w:p w14:paraId="4276901E" w14:textId="77777777" w:rsidR="003E4A73" w:rsidRPr="000B30A6" w:rsidRDefault="003E4A73" w:rsidP="003E4A73">
            <w:pPr>
              <w:pStyle w:val="ListParagraph"/>
              <w:numPr>
                <w:ilvl w:val="1"/>
                <w:numId w:val="22"/>
              </w:numPr>
              <w:rPr>
                <w:rFonts w:cs="Calibri"/>
                <w:color w:val="000000"/>
                <w:sz w:val="18"/>
                <w:szCs w:val="18"/>
              </w:rPr>
            </w:pPr>
            <w:r w:rsidRPr="000B30A6">
              <w:rPr>
                <w:rFonts w:cs="Calibri"/>
                <w:color w:val="000000"/>
                <w:sz w:val="18"/>
                <w:szCs w:val="18"/>
              </w:rPr>
              <w:t>‘DP’ para depósitos a prazo</w:t>
            </w:r>
          </w:p>
          <w:p w14:paraId="5983B2C7" w14:textId="77777777" w:rsidR="003E4A73" w:rsidRPr="000B30A6" w:rsidRDefault="003E4A73" w:rsidP="003E4A73">
            <w:pPr>
              <w:pStyle w:val="ListParagraph"/>
              <w:numPr>
                <w:ilvl w:val="1"/>
                <w:numId w:val="22"/>
              </w:numPr>
              <w:rPr>
                <w:rFonts w:cs="Calibri"/>
                <w:color w:val="000000"/>
                <w:sz w:val="18"/>
                <w:szCs w:val="18"/>
              </w:rPr>
            </w:pPr>
            <w:r w:rsidRPr="000B30A6">
              <w:rPr>
                <w:rFonts w:cs="Calibri"/>
                <w:color w:val="000000"/>
                <w:sz w:val="18"/>
                <w:szCs w:val="18"/>
              </w:rPr>
              <w:t>‘DC’ para contas de depósito à ordem</w:t>
            </w:r>
          </w:p>
          <w:p w14:paraId="5405D771" w14:textId="25B4D853" w:rsidR="003E4A73" w:rsidRPr="000B30A6" w:rsidRDefault="003E4A73" w:rsidP="003E4A73">
            <w:pPr>
              <w:pStyle w:val="ListParagraph"/>
              <w:numPr>
                <w:ilvl w:val="1"/>
                <w:numId w:val="22"/>
              </w:numPr>
              <w:rPr>
                <w:rFonts w:cs="Calibri"/>
                <w:color w:val="000000"/>
                <w:sz w:val="18"/>
                <w:szCs w:val="18"/>
              </w:rPr>
            </w:pPr>
            <w:r w:rsidRPr="000B30A6">
              <w:rPr>
                <w:rFonts w:cs="Calibri"/>
                <w:color w:val="000000"/>
                <w:sz w:val="18"/>
                <w:szCs w:val="18"/>
              </w:rPr>
              <w:t xml:space="preserve"> ‘GP’ para garantias imóveis de origem GP</w:t>
            </w:r>
          </w:p>
          <w:p w14:paraId="63936C43" w14:textId="522250B8" w:rsidR="003E4A73" w:rsidRPr="000B30A6" w:rsidRDefault="003E4A73" w:rsidP="003E4A73">
            <w:pPr>
              <w:pStyle w:val="ListParagraph"/>
              <w:numPr>
                <w:ilvl w:val="1"/>
                <w:numId w:val="22"/>
              </w:numPr>
              <w:rPr>
                <w:rFonts w:cs="Calibri"/>
                <w:color w:val="000000"/>
                <w:sz w:val="18"/>
                <w:szCs w:val="18"/>
              </w:rPr>
            </w:pPr>
            <w:r w:rsidRPr="000B30A6">
              <w:rPr>
                <w:rFonts w:cs="Calibri"/>
                <w:color w:val="000000"/>
                <w:sz w:val="18"/>
                <w:szCs w:val="18"/>
              </w:rPr>
              <w:t>‘CS’ para garantias imóveis de origem CS</w:t>
            </w:r>
          </w:p>
        </w:tc>
        <w:tc>
          <w:tcPr>
            <w:tcW w:w="992" w:type="dxa"/>
            <w:tcBorders>
              <w:top w:val="nil"/>
              <w:left w:val="nil"/>
              <w:bottom w:val="single" w:sz="4" w:space="0" w:color="auto"/>
              <w:right w:val="single" w:sz="4" w:space="0" w:color="auto"/>
            </w:tcBorders>
            <w:shd w:val="clear" w:color="auto" w:fill="auto"/>
            <w:noWrap/>
            <w:hideMark/>
          </w:tcPr>
          <w:p w14:paraId="29AD27D3"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1F8448BC" w14:textId="306030AD"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71EBCF8B" w14:textId="4AB4E8D5" w:rsidR="003E4A73" w:rsidRPr="0097473D" w:rsidRDefault="0097473D" w:rsidP="003E4A73">
            <w:pPr>
              <w:rPr>
                <w:rFonts w:cs="Calibri"/>
                <w:i/>
                <w:color w:val="000000"/>
                <w:sz w:val="18"/>
                <w:szCs w:val="18"/>
              </w:rPr>
            </w:pPr>
            <w:r w:rsidRPr="0097473D">
              <w:rPr>
                <w:rFonts w:cs="Calibri"/>
                <w:i/>
                <w:color w:val="000000"/>
                <w:sz w:val="18"/>
                <w:szCs w:val="18"/>
              </w:rPr>
              <w:t xml:space="preserve">gt018_rateio_aval </w:t>
            </w:r>
            <w:r w:rsidRPr="0097473D">
              <w:rPr>
                <w:rFonts w:cs="Calibri"/>
                <w:i/>
                <w:color w:val="000000"/>
                <w:sz w:val="18"/>
                <w:szCs w:val="18"/>
              </w:rPr>
              <w:br/>
              <w:t>gt003_trz_gt_fin</w:t>
            </w:r>
            <w:r w:rsidRPr="0097473D">
              <w:rPr>
                <w:rFonts w:cs="Calibri"/>
                <w:i/>
                <w:color w:val="000000"/>
                <w:sz w:val="18"/>
                <w:szCs w:val="18"/>
              </w:rPr>
              <w:br/>
              <w:t>gt002_grnts_prc</w:t>
            </w:r>
          </w:p>
        </w:tc>
        <w:tc>
          <w:tcPr>
            <w:tcW w:w="1134" w:type="dxa"/>
            <w:tcBorders>
              <w:top w:val="nil"/>
              <w:left w:val="nil"/>
              <w:bottom w:val="single" w:sz="4" w:space="0" w:color="auto"/>
              <w:right w:val="single" w:sz="4" w:space="0" w:color="auto"/>
            </w:tcBorders>
          </w:tcPr>
          <w:p w14:paraId="6FD90A89" w14:textId="3B36E328" w:rsidR="003E4A73" w:rsidRPr="000B30A6" w:rsidRDefault="003E4A73" w:rsidP="003E4A73">
            <w:pPr>
              <w:rPr>
                <w:rFonts w:cs="Calibri"/>
                <w:color w:val="000000"/>
                <w:sz w:val="18"/>
                <w:szCs w:val="18"/>
              </w:rPr>
            </w:pPr>
            <w:r w:rsidRPr="000B30A6">
              <w:rPr>
                <w:rFonts w:cs="Calibri"/>
                <w:sz w:val="18"/>
                <w:szCs w:val="18"/>
              </w:rPr>
              <w:t>origem</w:t>
            </w:r>
            <w:r w:rsidRPr="000B30A6">
              <w:rPr>
                <w:rFonts w:cs="Calibri"/>
                <w:sz w:val="18"/>
                <w:szCs w:val="18"/>
              </w:rPr>
              <w:br/>
              <w:t>tipologia</w:t>
            </w:r>
            <w:r w:rsidRPr="000B30A6">
              <w:rPr>
                <w:rFonts w:cs="Calibri"/>
                <w:sz w:val="18"/>
                <w:szCs w:val="18"/>
              </w:rPr>
              <w:br/>
              <w:t>ctratcta</w:t>
            </w:r>
            <w:r w:rsidRPr="000B30A6">
              <w:rPr>
                <w:rFonts w:cs="Calibri"/>
                <w:sz w:val="18"/>
                <w:szCs w:val="18"/>
              </w:rPr>
              <w:br/>
              <w:t>ckprodut</w:t>
            </w:r>
          </w:p>
        </w:tc>
        <w:tc>
          <w:tcPr>
            <w:tcW w:w="2098" w:type="dxa"/>
            <w:tcBorders>
              <w:top w:val="nil"/>
              <w:left w:val="nil"/>
              <w:bottom w:val="single" w:sz="4" w:space="0" w:color="auto"/>
              <w:right w:val="single" w:sz="4" w:space="0" w:color="auto"/>
            </w:tcBorders>
          </w:tcPr>
          <w:p w14:paraId="52DAD2DB" w14:textId="1EC0F507" w:rsidR="003E4A73" w:rsidRPr="000B30A6" w:rsidRDefault="003E4A73" w:rsidP="003E4A73">
            <w:pPr>
              <w:rPr>
                <w:rFonts w:cs="Calibri"/>
                <w:color w:val="000000"/>
                <w:sz w:val="18"/>
                <w:szCs w:val="18"/>
                <w:lang w:val="en-US"/>
              </w:rPr>
            </w:pPr>
            <w:r w:rsidRPr="000B30A6">
              <w:rPr>
                <w:rFonts w:cs="Calibri"/>
                <w:color w:val="000000"/>
                <w:sz w:val="18"/>
                <w:szCs w:val="18"/>
                <w:lang w:val="en-US"/>
              </w:rPr>
              <w:t xml:space="preserve">CASE </w:t>
            </w:r>
            <w:r w:rsidRPr="000B30A6">
              <w:rPr>
                <w:rFonts w:cs="Calibri"/>
                <w:color w:val="000000"/>
                <w:sz w:val="18"/>
                <w:szCs w:val="18"/>
                <w:lang w:val="en-US"/>
              </w:rPr>
              <w:br/>
              <w:t xml:space="preserve">    WHEN gt018.origem = 'LEA' THEN 'LEA' </w:t>
            </w:r>
            <w:r w:rsidRPr="000B30A6">
              <w:rPr>
                <w:rFonts w:cs="Calibri"/>
                <w:color w:val="000000"/>
                <w:sz w:val="18"/>
                <w:szCs w:val="18"/>
                <w:lang w:val="en-US"/>
              </w:rPr>
              <w:br/>
              <w:t xml:space="preserve">    WHEN gt018.origem = 'FAC' THEN 'FAC'</w:t>
            </w:r>
            <w:r w:rsidRPr="000B30A6">
              <w:rPr>
                <w:rFonts w:cs="Calibri"/>
                <w:color w:val="000000"/>
                <w:sz w:val="18"/>
                <w:szCs w:val="18"/>
                <w:lang w:val="en-US"/>
              </w:rPr>
              <w:br/>
              <w:t xml:space="preserve">    WHEN gt018.tipologia = 'FIN' THEN </w:t>
            </w:r>
            <w:r w:rsidRPr="000B30A6">
              <w:rPr>
                <w:rFonts w:cs="Calibri"/>
                <w:color w:val="000000"/>
                <w:sz w:val="18"/>
                <w:szCs w:val="18"/>
                <w:lang w:val="en-US"/>
              </w:rPr>
              <w:br/>
              <w:t xml:space="preserve">        CASE </w:t>
            </w:r>
            <w:r w:rsidRPr="000B30A6">
              <w:rPr>
                <w:rFonts w:cs="Calibri"/>
                <w:color w:val="000000"/>
                <w:sz w:val="18"/>
                <w:szCs w:val="18"/>
                <w:lang w:val="en-US"/>
              </w:rPr>
              <w:br/>
              <w:t xml:space="preserve">            WHEN gt003.ctratcta = '01' THEN 'DC'</w:t>
            </w:r>
            <w:r w:rsidRPr="000B30A6">
              <w:rPr>
                <w:rFonts w:cs="Calibri"/>
                <w:color w:val="000000"/>
                <w:sz w:val="18"/>
                <w:szCs w:val="18"/>
                <w:lang w:val="en-US"/>
              </w:rPr>
              <w:br/>
              <w:t xml:space="preserve">            WHEN gt003.ctratcta = '03' THEN 'DP'</w:t>
            </w:r>
            <w:r w:rsidRPr="000B30A6">
              <w:rPr>
                <w:rFonts w:cs="Calibri"/>
                <w:color w:val="000000"/>
                <w:sz w:val="18"/>
                <w:szCs w:val="18"/>
                <w:lang w:val="en-US"/>
              </w:rPr>
              <w:br/>
              <w:t xml:space="preserve">            WHEN gt003.ctratcta = '07' THEN 'FU'</w:t>
            </w:r>
            <w:r w:rsidRPr="000B30A6">
              <w:rPr>
                <w:rFonts w:cs="Calibri"/>
                <w:color w:val="000000"/>
                <w:sz w:val="18"/>
                <w:szCs w:val="18"/>
                <w:lang w:val="en-US"/>
              </w:rPr>
              <w:br/>
              <w:t xml:space="preserve">            WHEN gt003.ctratcta = '10' THEN 'TT'</w:t>
            </w:r>
            <w:r w:rsidRPr="000B30A6">
              <w:rPr>
                <w:rFonts w:cs="Calibri"/>
                <w:color w:val="000000"/>
                <w:sz w:val="18"/>
                <w:szCs w:val="18"/>
                <w:lang w:val="en-US"/>
              </w:rPr>
              <w:br/>
              <w:t xml:space="preserve">            WHEN gt003.ctratcta = '12' THEN 'SG'</w:t>
            </w:r>
            <w:r w:rsidRPr="000B30A6">
              <w:rPr>
                <w:rFonts w:cs="Calibri"/>
                <w:color w:val="000000"/>
                <w:sz w:val="18"/>
                <w:szCs w:val="18"/>
                <w:lang w:val="en-US"/>
              </w:rPr>
              <w:br/>
              <w:t xml:space="preserve">    END </w:t>
            </w:r>
            <w:r w:rsidRPr="000B30A6">
              <w:rPr>
                <w:rFonts w:cs="Calibri"/>
                <w:color w:val="000000"/>
                <w:sz w:val="18"/>
                <w:szCs w:val="18"/>
                <w:lang w:val="en-US"/>
              </w:rPr>
              <w:br/>
            </w:r>
            <w:r w:rsidRPr="000B30A6">
              <w:rPr>
                <w:rFonts w:cs="Calibri"/>
                <w:color w:val="000000"/>
                <w:sz w:val="18"/>
                <w:szCs w:val="18"/>
                <w:lang w:val="en-US"/>
              </w:rPr>
              <w:lastRenderedPageBreak/>
              <w:t xml:space="preserve">    WHEN gt018.tipologia = 'IMO'  THEN</w:t>
            </w:r>
            <w:r w:rsidRPr="000B30A6">
              <w:rPr>
                <w:rFonts w:cs="Calibri"/>
                <w:color w:val="000000"/>
                <w:sz w:val="18"/>
                <w:szCs w:val="18"/>
                <w:lang w:val="en-US"/>
              </w:rPr>
              <w:br/>
              <w:t xml:space="preserve">    CASE </w:t>
            </w:r>
            <w:r w:rsidRPr="000B30A6">
              <w:rPr>
                <w:rFonts w:cs="Calibri"/>
                <w:color w:val="000000"/>
                <w:sz w:val="18"/>
                <w:szCs w:val="18"/>
                <w:lang w:val="en-US"/>
              </w:rPr>
              <w:br/>
              <w:t xml:space="preserve">        WHEN gt002.ckprodut IN ('080') THEN 'CS'</w:t>
            </w:r>
            <w:r w:rsidRPr="000B30A6">
              <w:rPr>
                <w:rFonts w:cs="Calibri"/>
                <w:color w:val="000000"/>
                <w:sz w:val="18"/>
                <w:szCs w:val="18"/>
                <w:lang w:val="en-US"/>
              </w:rPr>
              <w:br/>
              <w:t xml:space="preserve">        ELSE 'GP' </w:t>
            </w:r>
            <w:r w:rsidRPr="000B30A6">
              <w:rPr>
                <w:rFonts w:cs="Calibri"/>
                <w:color w:val="000000"/>
                <w:sz w:val="18"/>
                <w:szCs w:val="18"/>
                <w:lang w:val="en-US"/>
              </w:rPr>
              <w:br/>
              <w:t xml:space="preserve">    END </w:t>
            </w:r>
            <w:r w:rsidRPr="000B30A6">
              <w:rPr>
                <w:rFonts w:cs="Calibri"/>
                <w:color w:val="000000"/>
                <w:sz w:val="18"/>
                <w:szCs w:val="18"/>
                <w:lang w:val="en-US"/>
              </w:rPr>
              <w:br/>
              <w:t xml:space="preserve">    WHEN gt018.tipologia = 'PES' THEN</w:t>
            </w:r>
            <w:r w:rsidRPr="000B30A6">
              <w:rPr>
                <w:rFonts w:cs="Calibri"/>
                <w:color w:val="000000"/>
                <w:sz w:val="18"/>
                <w:szCs w:val="18"/>
                <w:lang w:val="en-US"/>
              </w:rPr>
              <w:br/>
              <w:t xml:space="preserve">    CASE </w:t>
            </w:r>
            <w:r w:rsidRPr="000B30A6">
              <w:rPr>
                <w:rFonts w:cs="Calibri"/>
                <w:color w:val="000000"/>
                <w:sz w:val="18"/>
                <w:szCs w:val="18"/>
                <w:lang w:val="en-US"/>
              </w:rPr>
              <w:br/>
              <w:t xml:space="preserve">        WHEN gt002.ckprodut IN ('081', '082', '083') THEN 'CSA' </w:t>
            </w:r>
            <w:r w:rsidRPr="000B30A6">
              <w:rPr>
                <w:rFonts w:cs="Calibri"/>
                <w:color w:val="000000"/>
                <w:sz w:val="18"/>
                <w:szCs w:val="18"/>
                <w:lang w:val="en-US"/>
              </w:rPr>
              <w:br/>
              <w:t xml:space="preserve">        ELSE 'CLI'</w:t>
            </w:r>
            <w:r w:rsidRPr="000B30A6">
              <w:rPr>
                <w:rFonts w:cs="Calibri"/>
                <w:color w:val="000000"/>
                <w:sz w:val="18"/>
                <w:szCs w:val="18"/>
                <w:lang w:val="en-US"/>
              </w:rPr>
              <w:br/>
              <w:t xml:space="preserve">    END </w:t>
            </w:r>
            <w:r w:rsidRPr="000B30A6">
              <w:rPr>
                <w:rFonts w:cs="Calibri"/>
                <w:color w:val="000000"/>
                <w:sz w:val="18"/>
                <w:szCs w:val="18"/>
                <w:lang w:val="en-US"/>
              </w:rPr>
              <w:br/>
              <w:t xml:space="preserve">    ELSE ''</w:t>
            </w:r>
            <w:r w:rsidRPr="000B30A6">
              <w:rPr>
                <w:rFonts w:cs="Calibri"/>
                <w:color w:val="000000"/>
                <w:sz w:val="18"/>
                <w:szCs w:val="18"/>
                <w:lang w:val="en-US"/>
              </w:rPr>
              <w:br/>
              <w:t>END</w:t>
            </w:r>
          </w:p>
        </w:tc>
      </w:tr>
      <w:tr w:rsidR="003E4A73" w:rsidRPr="000B30A6" w14:paraId="15F1C0B5" w14:textId="45B4E625"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604C141" w14:textId="77777777" w:rsidR="003E4A73" w:rsidRPr="000B30A6" w:rsidRDefault="003E4A73" w:rsidP="003E4A73">
            <w:pPr>
              <w:rPr>
                <w:rFonts w:cs="Calibri"/>
                <w:color w:val="000000"/>
                <w:sz w:val="18"/>
                <w:szCs w:val="18"/>
              </w:rPr>
            </w:pPr>
            <w:r w:rsidRPr="000B30A6">
              <w:rPr>
                <w:rFonts w:cs="Calibri"/>
                <w:color w:val="000000"/>
                <w:sz w:val="18"/>
                <w:szCs w:val="18"/>
              </w:rPr>
              <w:lastRenderedPageBreak/>
              <w:t>isin</w:t>
            </w:r>
          </w:p>
        </w:tc>
        <w:tc>
          <w:tcPr>
            <w:tcW w:w="5494" w:type="dxa"/>
            <w:tcBorders>
              <w:top w:val="nil"/>
              <w:left w:val="nil"/>
              <w:bottom w:val="single" w:sz="4" w:space="0" w:color="auto"/>
              <w:right w:val="single" w:sz="4" w:space="0" w:color="auto"/>
            </w:tcBorders>
            <w:shd w:val="clear" w:color="auto" w:fill="auto"/>
            <w:noWrap/>
            <w:hideMark/>
          </w:tcPr>
          <w:p w14:paraId="7C831ED0" w14:textId="77777777" w:rsidR="003E4A73" w:rsidRPr="000B30A6" w:rsidRDefault="003E4A73" w:rsidP="003E4A73">
            <w:pPr>
              <w:rPr>
                <w:rFonts w:cs="Calibri"/>
                <w:color w:val="000000"/>
                <w:sz w:val="18"/>
                <w:szCs w:val="18"/>
              </w:rPr>
            </w:pPr>
            <w:r w:rsidRPr="000B30A6">
              <w:rPr>
                <w:rFonts w:cs="Calibri"/>
                <w:color w:val="000000"/>
                <w:sz w:val="18"/>
                <w:szCs w:val="18"/>
              </w:rPr>
              <w:t>Código de Emissão (ISIN, ISINREF)</w:t>
            </w:r>
          </w:p>
          <w:p w14:paraId="3295F706" w14:textId="77777777" w:rsidR="003E4A73" w:rsidRPr="000B30A6" w:rsidRDefault="003E4A73" w:rsidP="003E4A73">
            <w:pPr>
              <w:pStyle w:val="ListParagraph"/>
              <w:numPr>
                <w:ilvl w:val="0"/>
                <w:numId w:val="22"/>
              </w:numPr>
              <w:rPr>
                <w:rFonts w:cs="Calibri"/>
                <w:color w:val="000000"/>
                <w:sz w:val="18"/>
                <w:szCs w:val="18"/>
              </w:rPr>
            </w:pPr>
            <w:r w:rsidRPr="000B30A6">
              <w:rPr>
                <w:rFonts w:cs="Calibri"/>
                <w:color w:val="000000"/>
                <w:sz w:val="18"/>
                <w:szCs w:val="18"/>
                <w:lang w:val="en-US"/>
              </w:rPr>
              <w:t>ISIN significa “</w:t>
            </w:r>
            <w:r w:rsidRPr="000B30A6">
              <w:rPr>
                <w:rFonts w:cs="Calibri"/>
                <w:i/>
                <w:color w:val="000000"/>
                <w:sz w:val="18"/>
                <w:szCs w:val="18"/>
                <w:lang w:val="en-US"/>
              </w:rPr>
              <w:t>International Securities Identification Number”</w:t>
            </w:r>
            <w:r w:rsidRPr="000B30A6">
              <w:rPr>
                <w:rFonts w:cs="Calibri"/>
                <w:color w:val="000000"/>
                <w:sz w:val="18"/>
                <w:szCs w:val="18"/>
                <w:lang w:val="en-US"/>
              </w:rPr>
              <w:t xml:space="preserve">. </w:t>
            </w:r>
            <w:r w:rsidRPr="000B30A6">
              <w:rPr>
                <w:rFonts w:cs="Calibri"/>
                <w:color w:val="000000"/>
                <w:sz w:val="18"/>
                <w:szCs w:val="18"/>
              </w:rPr>
              <w:t>Este código é o número de identificação internacional atribuído a títulos e fundos, de acordo com a norma ISO 6166.</w:t>
            </w:r>
          </w:p>
          <w:p w14:paraId="5F76C5C2" w14:textId="68FE1064" w:rsidR="003E4A73" w:rsidRPr="000B30A6" w:rsidRDefault="003E4A73" w:rsidP="003E4A73">
            <w:pPr>
              <w:pStyle w:val="ListParagraph"/>
              <w:numPr>
                <w:ilvl w:val="0"/>
                <w:numId w:val="22"/>
              </w:numPr>
              <w:rPr>
                <w:rFonts w:cs="Calibri"/>
                <w:color w:val="000000"/>
                <w:sz w:val="18"/>
                <w:szCs w:val="18"/>
              </w:rPr>
            </w:pPr>
            <w:r w:rsidRPr="000B30A6">
              <w:rPr>
                <w:rFonts w:cs="Calibri"/>
                <w:color w:val="000000"/>
                <w:sz w:val="18"/>
                <w:szCs w:val="18"/>
              </w:rPr>
              <w:t>Este código está apenas preenchido para garantias reais financeiras do tipo fundos e títulos.</w:t>
            </w:r>
          </w:p>
        </w:tc>
        <w:tc>
          <w:tcPr>
            <w:tcW w:w="992" w:type="dxa"/>
            <w:tcBorders>
              <w:top w:val="nil"/>
              <w:left w:val="nil"/>
              <w:bottom w:val="single" w:sz="4" w:space="0" w:color="auto"/>
              <w:right w:val="single" w:sz="4" w:space="0" w:color="auto"/>
            </w:tcBorders>
            <w:shd w:val="clear" w:color="auto" w:fill="auto"/>
            <w:noWrap/>
            <w:hideMark/>
          </w:tcPr>
          <w:p w14:paraId="6A8D99F0"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10804322" w14:textId="640C7384" w:rsidR="003E4A73" w:rsidRPr="000B30A6" w:rsidRDefault="003E4A73" w:rsidP="003E4A73">
            <w:pPr>
              <w:rPr>
                <w:rFonts w:cs="Calibri"/>
                <w:color w:val="000000"/>
                <w:sz w:val="18"/>
                <w:szCs w:val="18"/>
              </w:rPr>
            </w:pPr>
            <w:r w:rsidRPr="000B30A6">
              <w:rPr>
                <w:rFonts w:cs="Calibri"/>
                <w:color w:val="000000"/>
                <w:sz w:val="18"/>
                <w:szCs w:val="18"/>
              </w:rPr>
              <w:t>Títulos (APMT0100022484</w:t>
            </w:r>
          </w:p>
        </w:tc>
        <w:tc>
          <w:tcPr>
            <w:tcW w:w="1701" w:type="dxa"/>
            <w:tcBorders>
              <w:top w:val="nil"/>
              <w:left w:val="nil"/>
              <w:bottom w:val="single" w:sz="4" w:space="0" w:color="auto"/>
              <w:right w:val="single" w:sz="4" w:space="0" w:color="auto"/>
            </w:tcBorders>
          </w:tcPr>
          <w:p w14:paraId="6E061BEC" w14:textId="721C2A28" w:rsidR="003E4A73" w:rsidRPr="0097473D" w:rsidRDefault="0097473D" w:rsidP="003E4A73">
            <w:pPr>
              <w:rPr>
                <w:rFonts w:cs="Calibri"/>
                <w:i/>
                <w:color w:val="000000"/>
                <w:sz w:val="18"/>
                <w:szCs w:val="18"/>
                <w:lang w:val="en-US"/>
              </w:rPr>
            </w:pPr>
            <w:r w:rsidRPr="0097473D">
              <w:rPr>
                <w:rFonts w:cs="Calibri"/>
                <w:i/>
                <w:color w:val="000000"/>
                <w:sz w:val="18"/>
                <w:szCs w:val="18"/>
                <w:lang w:val="en-US"/>
              </w:rPr>
              <w:t>ttt35_titlgru</w:t>
            </w:r>
            <w:r w:rsidRPr="0097473D">
              <w:rPr>
                <w:rFonts w:cs="Calibri"/>
                <w:i/>
                <w:color w:val="000000"/>
                <w:sz w:val="18"/>
                <w:szCs w:val="18"/>
                <w:lang w:val="en-US"/>
              </w:rPr>
              <w:br/>
              <w:t>fut02_contasfu/cat34_fuparam</w:t>
            </w:r>
          </w:p>
        </w:tc>
        <w:tc>
          <w:tcPr>
            <w:tcW w:w="1134" w:type="dxa"/>
            <w:tcBorders>
              <w:top w:val="nil"/>
              <w:left w:val="nil"/>
              <w:bottom w:val="single" w:sz="4" w:space="0" w:color="auto"/>
              <w:right w:val="single" w:sz="4" w:space="0" w:color="auto"/>
            </w:tcBorders>
          </w:tcPr>
          <w:p w14:paraId="5626C3AF" w14:textId="58282060" w:rsidR="003E4A73" w:rsidRPr="000B30A6" w:rsidRDefault="003E4A73" w:rsidP="003E4A73">
            <w:pPr>
              <w:rPr>
                <w:rFonts w:cs="Calibri"/>
                <w:color w:val="000000"/>
                <w:sz w:val="18"/>
                <w:szCs w:val="18"/>
              </w:rPr>
            </w:pPr>
            <w:r w:rsidRPr="000B30A6">
              <w:rPr>
                <w:rFonts w:cs="Calibri"/>
                <w:color w:val="000000"/>
                <w:sz w:val="18"/>
                <w:szCs w:val="18"/>
              </w:rPr>
              <w:t>ctitisin/cisinref</w:t>
            </w:r>
            <w:r w:rsidRPr="000B30A6">
              <w:rPr>
                <w:rFonts w:cs="Calibri"/>
                <w:color w:val="000000"/>
                <w:sz w:val="18"/>
                <w:szCs w:val="18"/>
              </w:rPr>
              <w:br/>
              <w:t>ccodisin</w:t>
            </w:r>
          </w:p>
        </w:tc>
        <w:tc>
          <w:tcPr>
            <w:tcW w:w="2098" w:type="dxa"/>
            <w:tcBorders>
              <w:top w:val="nil"/>
              <w:left w:val="nil"/>
              <w:bottom w:val="single" w:sz="4" w:space="0" w:color="auto"/>
              <w:right w:val="single" w:sz="4" w:space="0" w:color="auto"/>
            </w:tcBorders>
          </w:tcPr>
          <w:p w14:paraId="47EDE199" w14:textId="379D1891" w:rsidR="003E4A73" w:rsidRPr="000B30A6" w:rsidRDefault="003E4A73" w:rsidP="003E4A73">
            <w:pPr>
              <w:rPr>
                <w:rFonts w:cs="Calibri"/>
                <w:color w:val="000000"/>
                <w:sz w:val="18"/>
                <w:szCs w:val="18"/>
                <w:lang w:val="en-US"/>
              </w:rPr>
            </w:pPr>
            <w:r w:rsidRPr="000B30A6">
              <w:rPr>
                <w:rFonts w:cs="Calibri"/>
                <w:color w:val="000000"/>
                <w:sz w:val="18"/>
                <w:szCs w:val="18"/>
                <w:lang w:val="en-US"/>
              </w:rPr>
              <w:t>CASE</w:t>
            </w:r>
            <w:r w:rsidRPr="000B30A6">
              <w:rPr>
                <w:rFonts w:cs="Calibri"/>
                <w:color w:val="000000"/>
                <w:sz w:val="18"/>
                <w:szCs w:val="18"/>
                <w:lang w:val="en-US"/>
              </w:rPr>
              <w:br/>
              <w:t xml:space="preserve">    WHEN caplic = ""TT"" THEN</w:t>
            </w:r>
            <w:r w:rsidRPr="000B30A6">
              <w:rPr>
                <w:rFonts w:cs="Calibri"/>
                <w:color w:val="000000"/>
                <w:sz w:val="18"/>
                <w:szCs w:val="18"/>
                <w:lang w:val="en-US"/>
              </w:rPr>
              <w:br/>
              <w:t xml:space="preserve">    CASE</w:t>
            </w:r>
            <w:r w:rsidRPr="000B30A6">
              <w:rPr>
                <w:rFonts w:cs="Calibri"/>
                <w:color w:val="000000"/>
                <w:sz w:val="18"/>
                <w:szCs w:val="18"/>
                <w:lang w:val="en-US"/>
              </w:rPr>
              <w:br/>
              <w:t xml:space="preserve">        WHEN trim(ttt35.ctitisin) &lt;&gt; """" THEN ttt35.ctitisin</w:t>
            </w:r>
            <w:r w:rsidRPr="000B30A6">
              <w:rPr>
                <w:rFonts w:cs="Calibri"/>
                <w:color w:val="000000"/>
                <w:sz w:val="18"/>
                <w:szCs w:val="18"/>
                <w:lang w:val="en-US"/>
              </w:rPr>
              <w:br/>
              <w:t xml:space="preserve">        WHEN trim(ttt35.cisinref) &lt;&gt; """" THEN ttt35.cisinref</w:t>
            </w:r>
            <w:r w:rsidRPr="000B30A6">
              <w:rPr>
                <w:rFonts w:cs="Calibri"/>
                <w:color w:val="000000"/>
                <w:sz w:val="18"/>
                <w:szCs w:val="18"/>
                <w:lang w:val="en-US"/>
              </w:rPr>
              <w:br/>
              <w:t xml:space="preserve">        ELSE """"</w:t>
            </w:r>
            <w:r w:rsidRPr="000B30A6">
              <w:rPr>
                <w:rFonts w:cs="Calibri"/>
                <w:color w:val="000000"/>
                <w:sz w:val="18"/>
                <w:szCs w:val="18"/>
                <w:lang w:val="en-US"/>
              </w:rPr>
              <w:br/>
              <w:t xml:space="preserve">    END</w:t>
            </w:r>
            <w:r w:rsidRPr="000B30A6">
              <w:rPr>
                <w:rFonts w:cs="Calibri"/>
                <w:color w:val="000000"/>
                <w:sz w:val="18"/>
                <w:szCs w:val="18"/>
                <w:lang w:val="en-US"/>
              </w:rPr>
              <w:br/>
              <w:t xml:space="preserve">    WHEN caplic = 'FU' THEN trim( nvl( fut.ccodisin, '' ) )</w:t>
            </w:r>
            <w:r w:rsidRPr="000B30A6">
              <w:rPr>
                <w:rFonts w:cs="Calibri"/>
                <w:color w:val="000000"/>
                <w:sz w:val="18"/>
                <w:szCs w:val="18"/>
                <w:lang w:val="en-US"/>
              </w:rPr>
              <w:br/>
              <w:t xml:space="preserve">    ELSE """"</w:t>
            </w:r>
            <w:r w:rsidRPr="000B30A6">
              <w:rPr>
                <w:rFonts w:cs="Calibri"/>
                <w:color w:val="000000"/>
                <w:sz w:val="18"/>
                <w:szCs w:val="18"/>
                <w:lang w:val="en-US"/>
              </w:rPr>
              <w:br/>
              <w:t>END</w:t>
            </w:r>
          </w:p>
        </w:tc>
      </w:tr>
      <w:tr w:rsidR="003E4A73" w:rsidRPr="000B30A6" w14:paraId="5261E691" w14:textId="7DE14C26"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67AA3A3" w14:textId="77777777" w:rsidR="003E4A73" w:rsidRPr="000B30A6" w:rsidRDefault="003E4A73" w:rsidP="003E4A73">
            <w:pPr>
              <w:rPr>
                <w:rFonts w:cs="Calibri"/>
                <w:color w:val="000000"/>
                <w:sz w:val="18"/>
                <w:szCs w:val="18"/>
              </w:rPr>
            </w:pPr>
            <w:r w:rsidRPr="000B30A6">
              <w:rPr>
                <w:rFonts w:cs="Calibri"/>
                <w:color w:val="000000"/>
                <w:sz w:val="18"/>
                <w:szCs w:val="18"/>
              </w:rPr>
              <w:t>cprodutol</w:t>
            </w:r>
          </w:p>
        </w:tc>
        <w:tc>
          <w:tcPr>
            <w:tcW w:w="5494" w:type="dxa"/>
            <w:tcBorders>
              <w:top w:val="nil"/>
              <w:left w:val="nil"/>
              <w:bottom w:val="single" w:sz="4" w:space="0" w:color="auto"/>
              <w:right w:val="single" w:sz="4" w:space="0" w:color="auto"/>
            </w:tcBorders>
            <w:shd w:val="clear" w:color="auto" w:fill="auto"/>
            <w:noWrap/>
            <w:hideMark/>
          </w:tcPr>
          <w:p w14:paraId="69427E94" w14:textId="77777777" w:rsidR="003E4A73" w:rsidRPr="000B30A6" w:rsidRDefault="003E4A73" w:rsidP="003E4A73">
            <w:pPr>
              <w:rPr>
                <w:rFonts w:cs="Calibri"/>
                <w:color w:val="000000"/>
                <w:sz w:val="18"/>
                <w:szCs w:val="18"/>
              </w:rPr>
            </w:pPr>
            <w:r w:rsidRPr="000B30A6">
              <w:rPr>
                <w:rFonts w:cs="Calibri"/>
                <w:color w:val="000000"/>
                <w:sz w:val="18"/>
                <w:szCs w:val="18"/>
              </w:rPr>
              <w:t>Produto local (caução)</w:t>
            </w:r>
          </w:p>
          <w:p w14:paraId="386E852F" w14:textId="26304002" w:rsidR="003E4A73" w:rsidRPr="000B30A6" w:rsidRDefault="003E4A73" w:rsidP="003E4A73">
            <w:pPr>
              <w:pStyle w:val="ListParagraph"/>
              <w:numPr>
                <w:ilvl w:val="0"/>
                <w:numId w:val="22"/>
              </w:numPr>
              <w:rPr>
                <w:rFonts w:cs="Calibri"/>
                <w:color w:val="000000"/>
                <w:sz w:val="18"/>
                <w:szCs w:val="18"/>
              </w:rPr>
            </w:pPr>
            <w:r w:rsidRPr="000B30A6">
              <w:rPr>
                <w:rFonts w:cs="Calibri"/>
                <w:color w:val="000000"/>
                <w:sz w:val="18"/>
                <w:szCs w:val="18"/>
              </w:rPr>
              <w:lastRenderedPageBreak/>
              <w:t xml:space="preserve">Este campo do produto em complemento com o campo do subproduto informa o tipo de garantia, nomeadamente se é imobiliária ou financeira, para produtos locais. </w:t>
            </w:r>
          </w:p>
          <w:p w14:paraId="2414423A" w14:textId="1D4755B6" w:rsidR="003E4A73" w:rsidRPr="000B30A6" w:rsidRDefault="003E4A73" w:rsidP="003E4A73">
            <w:pPr>
              <w:pStyle w:val="ListParagraph"/>
              <w:numPr>
                <w:ilvl w:val="0"/>
                <w:numId w:val="22"/>
              </w:numPr>
              <w:rPr>
                <w:rFonts w:cs="Calibri"/>
                <w:color w:val="000000"/>
                <w:sz w:val="18"/>
                <w:szCs w:val="18"/>
              </w:rPr>
            </w:pPr>
            <w:r w:rsidRPr="000B30A6">
              <w:rPr>
                <w:rFonts w:cs="Calibri"/>
                <w:color w:val="000000"/>
                <w:sz w:val="18"/>
                <w:szCs w:val="18"/>
              </w:rPr>
              <w:t xml:space="preserve">O aprovisionamento deste campo é direto do campo ‘ckprodut’ da tabela </w:t>
            </w:r>
            <w:r w:rsidRPr="000B30A6">
              <w:rPr>
                <w:rFonts w:cs="Calibri"/>
                <w:i/>
                <w:color w:val="000000"/>
                <w:sz w:val="18"/>
                <w:szCs w:val="18"/>
              </w:rPr>
              <w:t>cd_garantias.gt002_grnt_proc</w:t>
            </w:r>
            <w:r w:rsidRPr="000B30A6">
              <w:rPr>
                <w:rFonts w:cs="Calibri"/>
                <w:color w:val="000000"/>
                <w:sz w:val="18"/>
                <w:szCs w:val="18"/>
              </w:rPr>
              <w:t xml:space="preserve"> do MUG.</w:t>
            </w:r>
          </w:p>
          <w:p w14:paraId="59E493C8" w14:textId="7559F79C" w:rsidR="003E4A73" w:rsidRPr="000B30A6" w:rsidRDefault="003E4A73" w:rsidP="003E4A73">
            <w:pPr>
              <w:pStyle w:val="ListParagraph"/>
              <w:numPr>
                <w:ilvl w:val="0"/>
                <w:numId w:val="22"/>
              </w:numPr>
              <w:rPr>
                <w:rFonts w:cs="Calibri"/>
                <w:color w:val="000000"/>
                <w:sz w:val="18"/>
                <w:szCs w:val="18"/>
              </w:rPr>
            </w:pPr>
            <w:r w:rsidRPr="000B30A6">
              <w:rPr>
                <w:rFonts w:cs="Calibri"/>
                <w:sz w:val="18"/>
                <w:szCs w:val="18"/>
              </w:rPr>
              <w:t xml:space="preserve">O dicionário de produtos e subprodutos pode ser consultado na tabela </w:t>
            </w:r>
            <w:r w:rsidRPr="000B30A6">
              <w:rPr>
                <w:rFonts w:cs="Calibri"/>
                <w:i/>
                <w:sz w:val="18"/>
                <w:szCs w:val="18"/>
              </w:rPr>
              <w:t>cd_estruturais.tat91_tabelas</w:t>
            </w:r>
            <w:r w:rsidRPr="000B30A6">
              <w:rPr>
                <w:rFonts w:cs="Calibri"/>
                <w:sz w:val="18"/>
                <w:szCs w:val="18"/>
              </w:rPr>
              <w:t>, em que o campo ‘tayd91c0_celemtab’ corresponde à concatenação do produto e subproduto, e o ‘tayd91c0_gelemtab’ indica a designação do produto/subproduto respetivo. Ao atacar esta tabela, tem que se filtrar por 'tayd91c0_ctabela' = '925' e não esquecer de selecionar a 'data_date_part' relevante. Note-se que esta tabela só tem dados para os dias úteis.</w:t>
            </w:r>
          </w:p>
        </w:tc>
        <w:tc>
          <w:tcPr>
            <w:tcW w:w="992" w:type="dxa"/>
            <w:tcBorders>
              <w:top w:val="nil"/>
              <w:left w:val="nil"/>
              <w:bottom w:val="single" w:sz="4" w:space="0" w:color="auto"/>
              <w:right w:val="single" w:sz="4" w:space="0" w:color="auto"/>
            </w:tcBorders>
            <w:shd w:val="clear" w:color="auto" w:fill="auto"/>
            <w:noWrap/>
            <w:hideMark/>
          </w:tcPr>
          <w:p w14:paraId="31064B54" w14:textId="77777777" w:rsidR="003E4A73" w:rsidRPr="000B30A6" w:rsidRDefault="003E4A73" w:rsidP="003E4A73">
            <w:pPr>
              <w:rPr>
                <w:rFonts w:cs="Calibri"/>
                <w:color w:val="000000"/>
                <w:sz w:val="18"/>
                <w:szCs w:val="18"/>
              </w:rPr>
            </w:pPr>
            <w:r w:rsidRPr="000B30A6">
              <w:rPr>
                <w:rFonts w:cs="Calibri"/>
                <w:color w:val="000000"/>
                <w:sz w:val="18"/>
                <w:szCs w:val="18"/>
              </w:rPr>
              <w:lastRenderedPageBreak/>
              <w:t>String</w:t>
            </w:r>
          </w:p>
        </w:tc>
        <w:tc>
          <w:tcPr>
            <w:tcW w:w="1844" w:type="dxa"/>
            <w:tcBorders>
              <w:top w:val="nil"/>
              <w:left w:val="nil"/>
              <w:bottom w:val="single" w:sz="4" w:space="0" w:color="auto"/>
              <w:right w:val="single" w:sz="4" w:space="0" w:color="auto"/>
            </w:tcBorders>
          </w:tcPr>
          <w:p w14:paraId="1FFC0832" w14:textId="22261EC1"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72A8D250" w14:textId="784787A1" w:rsidR="003E4A73" w:rsidRPr="0097473D" w:rsidRDefault="0097473D" w:rsidP="003E4A73">
            <w:pPr>
              <w:rPr>
                <w:rFonts w:cs="Calibri"/>
                <w:i/>
                <w:color w:val="000000"/>
                <w:sz w:val="18"/>
                <w:szCs w:val="18"/>
              </w:rPr>
            </w:pPr>
            <w:r w:rsidRPr="0097473D">
              <w:rPr>
                <w:rFonts w:cs="Calibri"/>
                <w:i/>
                <w:sz w:val="18"/>
                <w:szCs w:val="18"/>
              </w:rPr>
              <w:t>gt002_grnt_prc</w:t>
            </w:r>
          </w:p>
        </w:tc>
        <w:tc>
          <w:tcPr>
            <w:tcW w:w="1134" w:type="dxa"/>
            <w:tcBorders>
              <w:top w:val="nil"/>
              <w:left w:val="nil"/>
              <w:bottom w:val="single" w:sz="4" w:space="0" w:color="auto"/>
              <w:right w:val="single" w:sz="4" w:space="0" w:color="auto"/>
            </w:tcBorders>
          </w:tcPr>
          <w:p w14:paraId="5230B8DE" w14:textId="71F89F08" w:rsidR="003E4A73" w:rsidRPr="000B30A6" w:rsidRDefault="003E4A73" w:rsidP="003E4A73">
            <w:pPr>
              <w:rPr>
                <w:rFonts w:cs="Calibri"/>
                <w:color w:val="000000"/>
                <w:sz w:val="18"/>
                <w:szCs w:val="18"/>
              </w:rPr>
            </w:pPr>
            <w:r w:rsidRPr="000B30A6">
              <w:rPr>
                <w:rFonts w:cs="Calibri"/>
                <w:color w:val="000000"/>
                <w:sz w:val="18"/>
                <w:szCs w:val="18"/>
              </w:rPr>
              <w:t>CKPRODUT</w:t>
            </w:r>
          </w:p>
        </w:tc>
        <w:tc>
          <w:tcPr>
            <w:tcW w:w="2098" w:type="dxa"/>
            <w:tcBorders>
              <w:top w:val="nil"/>
              <w:left w:val="nil"/>
              <w:bottom w:val="single" w:sz="4" w:space="0" w:color="auto"/>
              <w:right w:val="single" w:sz="4" w:space="0" w:color="auto"/>
            </w:tcBorders>
          </w:tcPr>
          <w:p w14:paraId="47335965" w14:textId="3474CC94" w:rsidR="003E4A73" w:rsidRPr="000B30A6" w:rsidRDefault="003E4A73" w:rsidP="003E4A73">
            <w:pPr>
              <w:rPr>
                <w:rFonts w:cs="Calibri"/>
                <w:color w:val="000000"/>
                <w:sz w:val="18"/>
                <w:szCs w:val="18"/>
              </w:rPr>
            </w:pPr>
            <w:r w:rsidRPr="000B30A6">
              <w:rPr>
                <w:rFonts w:cs="Calibri"/>
                <w:color w:val="000000"/>
                <w:sz w:val="18"/>
                <w:szCs w:val="18"/>
              </w:rPr>
              <w:t> </w:t>
            </w:r>
          </w:p>
        </w:tc>
      </w:tr>
      <w:tr w:rsidR="003E4A73" w:rsidRPr="000B30A6" w14:paraId="2A43D999" w14:textId="165B5A5A"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0D72358" w14:textId="77777777" w:rsidR="003E4A73" w:rsidRPr="000B30A6" w:rsidRDefault="003E4A73" w:rsidP="003E4A73">
            <w:pPr>
              <w:rPr>
                <w:rFonts w:cs="Calibri"/>
                <w:color w:val="000000"/>
                <w:sz w:val="18"/>
                <w:szCs w:val="18"/>
              </w:rPr>
            </w:pPr>
            <w:r w:rsidRPr="000B30A6">
              <w:rPr>
                <w:rFonts w:cs="Calibri"/>
                <w:color w:val="000000"/>
                <w:sz w:val="18"/>
                <w:szCs w:val="18"/>
              </w:rPr>
              <w:t>csubprodl</w:t>
            </w:r>
          </w:p>
        </w:tc>
        <w:tc>
          <w:tcPr>
            <w:tcW w:w="5494" w:type="dxa"/>
            <w:tcBorders>
              <w:top w:val="nil"/>
              <w:left w:val="nil"/>
              <w:bottom w:val="single" w:sz="4" w:space="0" w:color="auto"/>
              <w:right w:val="single" w:sz="4" w:space="0" w:color="auto"/>
            </w:tcBorders>
            <w:shd w:val="clear" w:color="auto" w:fill="auto"/>
            <w:noWrap/>
            <w:hideMark/>
          </w:tcPr>
          <w:p w14:paraId="61F67FF0" w14:textId="77777777" w:rsidR="003E4A73" w:rsidRPr="000B30A6" w:rsidRDefault="003E4A73" w:rsidP="003E4A73">
            <w:pPr>
              <w:rPr>
                <w:rFonts w:cs="Calibri"/>
                <w:color w:val="000000"/>
                <w:sz w:val="18"/>
                <w:szCs w:val="18"/>
              </w:rPr>
            </w:pPr>
            <w:r w:rsidRPr="000B30A6">
              <w:rPr>
                <w:rFonts w:cs="Calibri"/>
                <w:color w:val="000000"/>
                <w:sz w:val="18"/>
                <w:szCs w:val="18"/>
              </w:rPr>
              <w:t>Subproduto local (caução)</w:t>
            </w:r>
          </w:p>
          <w:p w14:paraId="4B48CD5D" w14:textId="3C1816DB" w:rsidR="003E4A73" w:rsidRPr="000B30A6" w:rsidRDefault="003E4A73" w:rsidP="003E4A73">
            <w:pPr>
              <w:pStyle w:val="ListParagraph"/>
              <w:numPr>
                <w:ilvl w:val="0"/>
                <w:numId w:val="22"/>
              </w:numPr>
              <w:rPr>
                <w:rFonts w:cs="Calibri"/>
                <w:color w:val="000000"/>
                <w:sz w:val="18"/>
                <w:szCs w:val="18"/>
              </w:rPr>
            </w:pPr>
            <w:r w:rsidRPr="000B30A6">
              <w:rPr>
                <w:rFonts w:cs="Calibri"/>
                <w:color w:val="000000"/>
                <w:sz w:val="18"/>
                <w:szCs w:val="18"/>
              </w:rPr>
              <w:t xml:space="preserve">Como referido no ponto anterior, o subproduto complementa a informação do produto com o detalhe necessário para compreender se a garantia é imobiliária ou financeira, para produtos locais. </w:t>
            </w:r>
          </w:p>
          <w:p w14:paraId="0331AEF2" w14:textId="143DAB1D" w:rsidR="003E4A73" w:rsidRPr="000B30A6" w:rsidRDefault="003E4A73" w:rsidP="003E4A73">
            <w:pPr>
              <w:pStyle w:val="ListParagraph"/>
              <w:numPr>
                <w:ilvl w:val="0"/>
                <w:numId w:val="22"/>
              </w:numPr>
              <w:rPr>
                <w:rFonts w:cs="Calibri"/>
                <w:color w:val="000000"/>
                <w:sz w:val="18"/>
                <w:szCs w:val="18"/>
              </w:rPr>
            </w:pPr>
            <w:r w:rsidRPr="000B30A6">
              <w:rPr>
                <w:rFonts w:cs="Calibri"/>
                <w:color w:val="000000"/>
                <w:sz w:val="18"/>
                <w:szCs w:val="18"/>
              </w:rPr>
              <w:t xml:space="preserve">O aprovisionamento deste campo é direto do campo ‘cksubpro’ da tabela </w:t>
            </w:r>
            <w:r w:rsidRPr="000B30A6">
              <w:rPr>
                <w:rFonts w:cs="Calibri"/>
                <w:i/>
                <w:color w:val="000000"/>
                <w:sz w:val="18"/>
                <w:szCs w:val="18"/>
              </w:rPr>
              <w:t>cd_garantias.gt002_grnt_proc</w:t>
            </w:r>
            <w:r w:rsidRPr="000B30A6">
              <w:rPr>
                <w:rFonts w:cs="Calibri"/>
                <w:color w:val="000000"/>
                <w:sz w:val="18"/>
                <w:szCs w:val="18"/>
              </w:rPr>
              <w:t xml:space="preserve"> do MUG.</w:t>
            </w:r>
          </w:p>
          <w:p w14:paraId="28739234" w14:textId="6D97A2C4" w:rsidR="003E4A73" w:rsidRPr="000B30A6" w:rsidRDefault="003E4A73" w:rsidP="003E4A73">
            <w:pPr>
              <w:pStyle w:val="ListParagraph"/>
              <w:numPr>
                <w:ilvl w:val="0"/>
                <w:numId w:val="22"/>
              </w:numPr>
              <w:rPr>
                <w:rFonts w:cs="Calibri"/>
                <w:color w:val="000000"/>
                <w:sz w:val="18"/>
                <w:szCs w:val="18"/>
              </w:rPr>
            </w:pPr>
            <w:r w:rsidRPr="000B30A6">
              <w:rPr>
                <w:rFonts w:cs="Calibri"/>
                <w:sz w:val="18"/>
                <w:szCs w:val="18"/>
              </w:rPr>
              <w:t xml:space="preserve">O dicionário de produtos e subprodutos pode ser consultado na tabela </w:t>
            </w:r>
            <w:r w:rsidRPr="000B30A6">
              <w:rPr>
                <w:rFonts w:cs="Calibri"/>
                <w:i/>
                <w:sz w:val="18"/>
                <w:szCs w:val="18"/>
              </w:rPr>
              <w:t>cd_estruturais.tat91_tabelas</w:t>
            </w:r>
            <w:r w:rsidRPr="000B30A6">
              <w:rPr>
                <w:rFonts w:cs="Calibri"/>
                <w:sz w:val="18"/>
                <w:szCs w:val="18"/>
              </w:rPr>
              <w:t>, em que o campo ‘tayd91c0_celemtab’ corresponde à concatenação do produto e subproduto, e o ‘tayd91c0_gelemtab’ indica a designação do produto/subproduto respetivo. Ao atacar esta tabela, tem que se filtrar por 'tayd91c0_ctabela' = '925' e não esquecer de selecionar a 'data_date_part' relevante. Note-se que esta tabela só tem dados para os dias úteis.</w:t>
            </w:r>
          </w:p>
        </w:tc>
        <w:tc>
          <w:tcPr>
            <w:tcW w:w="992" w:type="dxa"/>
            <w:tcBorders>
              <w:top w:val="nil"/>
              <w:left w:val="nil"/>
              <w:bottom w:val="single" w:sz="4" w:space="0" w:color="auto"/>
              <w:right w:val="single" w:sz="4" w:space="0" w:color="auto"/>
            </w:tcBorders>
            <w:shd w:val="clear" w:color="auto" w:fill="auto"/>
            <w:noWrap/>
            <w:hideMark/>
          </w:tcPr>
          <w:p w14:paraId="74BCA74F"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215A811D" w14:textId="47AAE951"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59931E80" w14:textId="7143A21D" w:rsidR="003E4A73" w:rsidRPr="0097473D" w:rsidRDefault="0097473D" w:rsidP="003E4A73">
            <w:pPr>
              <w:rPr>
                <w:rFonts w:cs="Calibri"/>
                <w:i/>
                <w:color w:val="000000"/>
                <w:sz w:val="18"/>
                <w:szCs w:val="18"/>
              </w:rPr>
            </w:pPr>
            <w:r w:rsidRPr="0097473D">
              <w:rPr>
                <w:rFonts w:cs="Calibri"/>
                <w:i/>
                <w:sz w:val="18"/>
                <w:szCs w:val="18"/>
              </w:rPr>
              <w:t>gt002_grnt_prc</w:t>
            </w:r>
          </w:p>
        </w:tc>
        <w:tc>
          <w:tcPr>
            <w:tcW w:w="1134" w:type="dxa"/>
            <w:tcBorders>
              <w:top w:val="nil"/>
              <w:left w:val="nil"/>
              <w:bottom w:val="single" w:sz="4" w:space="0" w:color="auto"/>
              <w:right w:val="single" w:sz="4" w:space="0" w:color="auto"/>
            </w:tcBorders>
          </w:tcPr>
          <w:p w14:paraId="5925F757" w14:textId="659B584A" w:rsidR="003E4A73" w:rsidRPr="000B30A6" w:rsidRDefault="003E4A73" w:rsidP="003E4A73">
            <w:pPr>
              <w:rPr>
                <w:rFonts w:cs="Calibri"/>
                <w:color w:val="000000"/>
                <w:sz w:val="18"/>
                <w:szCs w:val="18"/>
              </w:rPr>
            </w:pPr>
            <w:r w:rsidRPr="000B30A6">
              <w:rPr>
                <w:rFonts w:cs="Calibri"/>
                <w:color w:val="000000"/>
                <w:sz w:val="18"/>
                <w:szCs w:val="18"/>
              </w:rPr>
              <w:t>CKSUBPRO</w:t>
            </w:r>
          </w:p>
        </w:tc>
        <w:tc>
          <w:tcPr>
            <w:tcW w:w="2098" w:type="dxa"/>
            <w:tcBorders>
              <w:top w:val="nil"/>
              <w:left w:val="nil"/>
              <w:bottom w:val="single" w:sz="4" w:space="0" w:color="auto"/>
              <w:right w:val="single" w:sz="4" w:space="0" w:color="auto"/>
            </w:tcBorders>
          </w:tcPr>
          <w:p w14:paraId="49A5FC9F" w14:textId="2214143B" w:rsidR="003E4A73" w:rsidRPr="000B30A6" w:rsidRDefault="003E4A73" w:rsidP="003E4A73">
            <w:pPr>
              <w:rPr>
                <w:rFonts w:cs="Calibri"/>
                <w:color w:val="000000"/>
                <w:sz w:val="18"/>
                <w:szCs w:val="18"/>
              </w:rPr>
            </w:pPr>
            <w:r w:rsidRPr="000B30A6">
              <w:rPr>
                <w:rFonts w:cs="Calibri"/>
                <w:color w:val="000000"/>
                <w:sz w:val="18"/>
                <w:szCs w:val="18"/>
              </w:rPr>
              <w:t> </w:t>
            </w:r>
          </w:p>
        </w:tc>
      </w:tr>
      <w:tr w:rsidR="003E4A73" w:rsidRPr="000B30A6" w14:paraId="392C9B44" w14:textId="659B9E2F"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7FF990E" w14:textId="77777777" w:rsidR="003E4A73" w:rsidRPr="000B30A6" w:rsidRDefault="003E4A73" w:rsidP="003E4A73">
            <w:pPr>
              <w:rPr>
                <w:rFonts w:cs="Calibri"/>
                <w:color w:val="000000"/>
                <w:sz w:val="18"/>
                <w:szCs w:val="18"/>
              </w:rPr>
            </w:pPr>
            <w:r w:rsidRPr="000B30A6">
              <w:rPr>
                <w:rFonts w:cs="Calibri"/>
                <w:color w:val="000000"/>
                <w:sz w:val="18"/>
                <w:szCs w:val="18"/>
              </w:rPr>
              <w:t>codpostal</w:t>
            </w:r>
          </w:p>
        </w:tc>
        <w:tc>
          <w:tcPr>
            <w:tcW w:w="5494" w:type="dxa"/>
            <w:tcBorders>
              <w:top w:val="nil"/>
              <w:left w:val="nil"/>
              <w:bottom w:val="single" w:sz="4" w:space="0" w:color="auto"/>
              <w:right w:val="single" w:sz="4" w:space="0" w:color="auto"/>
            </w:tcBorders>
            <w:shd w:val="clear" w:color="auto" w:fill="auto"/>
            <w:noWrap/>
            <w:hideMark/>
          </w:tcPr>
          <w:p w14:paraId="4BEAB81F" w14:textId="77777777" w:rsidR="003E4A73" w:rsidRPr="000B30A6" w:rsidRDefault="003E4A73" w:rsidP="003E4A73">
            <w:pPr>
              <w:rPr>
                <w:rFonts w:cs="Calibri"/>
                <w:color w:val="000000"/>
                <w:sz w:val="18"/>
                <w:szCs w:val="18"/>
              </w:rPr>
            </w:pPr>
            <w:r w:rsidRPr="000B30A6">
              <w:rPr>
                <w:rFonts w:cs="Calibri"/>
                <w:color w:val="000000"/>
                <w:sz w:val="18"/>
                <w:szCs w:val="18"/>
              </w:rPr>
              <w:t>Código postal:</w:t>
            </w:r>
          </w:p>
          <w:p w14:paraId="739F52B9" w14:textId="2D584FE0" w:rsidR="003E4A73" w:rsidRPr="000B30A6" w:rsidRDefault="003E4A73" w:rsidP="003E4A73">
            <w:pPr>
              <w:pStyle w:val="ListParagraph"/>
              <w:numPr>
                <w:ilvl w:val="0"/>
                <w:numId w:val="22"/>
              </w:numPr>
              <w:rPr>
                <w:rFonts w:cs="Calibri"/>
                <w:color w:val="000000"/>
                <w:sz w:val="18"/>
                <w:szCs w:val="18"/>
              </w:rPr>
            </w:pPr>
            <w:r w:rsidRPr="000B30A6">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42357C97"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636F2DB5" w14:textId="28118F45"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74CEB7AB" w14:textId="3B43708D"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0602DE35" w14:textId="0571C291"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1E10619E" w14:textId="11B945C2" w:rsidR="003E4A73" w:rsidRPr="000B30A6" w:rsidRDefault="003E4A73" w:rsidP="003E4A73">
            <w:pPr>
              <w:rPr>
                <w:rFonts w:cs="Calibri"/>
                <w:color w:val="000000"/>
                <w:sz w:val="18"/>
                <w:szCs w:val="18"/>
              </w:rPr>
            </w:pPr>
            <w:r w:rsidRPr="000B30A6">
              <w:rPr>
                <w:rFonts w:cs="Calibri"/>
                <w:color w:val="000000"/>
                <w:sz w:val="18"/>
                <w:szCs w:val="18"/>
              </w:rPr>
              <w:t> </w:t>
            </w:r>
          </w:p>
        </w:tc>
      </w:tr>
      <w:tr w:rsidR="003E4A73" w:rsidRPr="000B30A6" w14:paraId="22CEE405" w14:textId="45366F9C"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F4D5232" w14:textId="77777777" w:rsidR="003E4A73" w:rsidRPr="000B30A6" w:rsidRDefault="003E4A73" w:rsidP="003E4A73">
            <w:pPr>
              <w:rPr>
                <w:rFonts w:cs="Calibri"/>
                <w:color w:val="000000"/>
                <w:sz w:val="18"/>
                <w:szCs w:val="18"/>
              </w:rPr>
            </w:pPr>
            <w:r w:rsidRPr="000B30A6">
              <w:rPr>
                <w:rFonts w:cs="Calibri"/>
                <w:color w:val="000000"/>
                <w:sz w:val="18"/>
                <w:szCs w:val="18"/>
              </w:rPr>
              <w:t>iajudapub</w:t>
            </w:r>
          </w:p>
        </w:tc>
        <w:tc>
          <w:tcPr>
            <w:tcW w:w="5494" w:type="dxa"/>
            <w:tcBorders>
              <w:top w:val="nil"/>
              <w:left w:val="nil"/>
              <w:bottom w:val="single" w:sz="4" w:space="0" w:color="auto"/>
              <w:right w:val="single" w:sz="4" w:space="0" w:color="auto"/>
            </w:tcBorders>
            <w:shd w:val="clear" w:color="auto" w:fill="auto"/>
            <w:noWrap/>
            <w:hideMark/>
          </w:tcPr>
          <w:p w14:paraId="3CDFE11E" w14:textId="2BEEFA5B" w:rsidR="003E4A73" w:rsidRPr="000B30A6" w:rsidRDefault="003E4A73" w:rsidP="003E4A73">
            <w:pPr>
              <w:rPr>
                <w:rFonts w:cs="Calibri"/>
                <w:sz w:val="18"/>
                <w:szCs w:val="18"/>
              </w:rPr>
            </w:pPr>
            <w:r w:rsidRPr="000B30A6">
              <w:rPr>
                <w:rFonts w:cs="Calibri"/>
                <w:color w:val="000000"/>
                <w:sz w:val="18"/>
                <w:szCs w:val="18"/>
              </w:rPr>
              <w:t>Indicador de ajuda pública</w:t>
            </w:r>
            <w:r w:rsidRPr="000B30A6">
              <w:rPr>
                <w:rFonts w:cs="Calibri"/>
                <w:sz w:val="18"/>
                <w:szCs w:val="18"/>
              </w:rPr>
              <w:t>:</w:t>
            </w:r>
          </w:p>
          <w:p w14:paraId="6C0054C6" w14:textId="77777777" w:rsidR="003E4A73" w:rsidRPr="000B30A6" w:rsidRDefault="003E4A73" w:rsidP="003E4A73">
            <w:pPr>
              <w:pStyle w:val="ListParagraph"/>
              <w:numPr>
                <w:ilvl w:val="0"/>
                <w:numId w:val="22"/>
              </w:numPr>
              <w:rPr>
                <w:rFonts w:cs="Calibri"/>
                <w:color w:val="000000"/>
                <w:sz w:val="18"/>
                <w:szCs w:val="18"/>
              </w:rPr>
            </w:pPr>
            <w:r w:rsidRPr="000B30A6">
              <w:rPr>
                <w:rFonts w:cs="Calibri"/>
                <w:color w:val="000000"/>
                <w:sz w:val="18"/>
                <w:szCs w:val="18"/>
              </w:rPr>
              <w:t>Este campo indica se o garante recebe algum tipo de ajuda proveniente de uma entidade pública, para a sua aquisição.</w:t>
            </w:r>
          </w:p>
          <w:p w14:paraId="545747D7" w14:textId="0BB3EED4" w:rsidR="003E4A73" w:rsidRPr="000B30A6" w:rsidRDefault="003E4A73" w:rsidP="003E4A73">
            <w:pPr>
              <w:pStyle w:val="ListParagraph"/>
              <w:numPr>
                <w:ilvl w:val="0"/>
                <w:numId w:val="22"/>
              </w:numPr>
              <w:rPr>
                <w:rFonts w:cs="Calibri"/>
                <w:color w:val="000000"/>
                <w:sz w:val="18"/>
                <w:szCs w:val="18"/>
              </w:rPr>
            </w:pPr>
            <w:r w:rsidRPr="000B30A6">
              <w:rPr>
                <w:rFonts w:cs="Calibri"/>
                <w:color w:val="000000"/>
                <w:sz w:val="18"/>
                <w:szCs w:val="18"/>
              </w:rPr>
              <w:t xml:space="preserve">Este campo encontra-se vazio para todos os registos da tabela, uma vez que a sua informação não é obrigatória no reporte </w:t>
            </w:r>
            <w:r w:rsidRPr="000B30A6">
              <w:rPr>
                <w:rFonts w:cs="Calibri"/>
                <w:color w:val="000000"/>
                <w:sz w:val="18"/>
                <w:szCs w:val="18"/>
              </w:rPr>
              <w:lastRenderedPageBreak/>
              <w:t>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336BF0BA" w14:textId="77777777" w:rsidR="003E4A73" w:rsidRPr="000B30A6" w:rsidRDefault="003E4A73" w:rsidP="003E4A73">
            <w:pPr>
              <w:rPr>
                <w:rFonts w:cs="Calibri"/>
                <w:color w:val="000000"/>
                <w:sz w:val="18"/>
                <w:szCs w:val="18"/>
              </w:rPr>
            </w:pPr>
            <w:r w:rsidRPr="000B30A6">
              <w:rPr>
                <w:rFonts w:cs="Calibri"/>
                <w:color w:val="000000"/>
                <w:sz w:val="18"/>
                <w:szCs w:val="18"/>
              </w:rPr>
              <w:lastRenderedPageBreak/>
              <w:t>String</w:t>
            </w:r>
          </w:p>
        </w:tc>
        <w:tc>
          <w:tcPr>
            <w:tcW w:w="1844" w:type="dxa"/>
            <w:tcBorders>
              <w:top w:val="nil"/>
              <w:left w:val="nil"/>
              <w:bottom w:val="single" w:sz="4" w:space="0" w:color="auto"/>
              <w:right w:val="single" w:sz="4" w:space="0" w:color="auto"/>
            </w:tcBorders>
          </w:tcPr>
          <w:p w14:paraId="6C92E66E" w14:textId="5D11FD22"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47DC3B9B" w14:textId="609795A6"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4B5487D6" w14:textId="390E3B73"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5464869E" w14:textId="3BD7D682" w:rsidR="003E4A73" w:rsidRPr="000B30A6" w:rsidRDefault="003E4A73" w:rsidP="003E4A73">
            <w:pPr>
              <w:rPr>
                <w:rFonts w:cs="Calibri"/>
                <w:color w:val="000000"/>
                <w:sz w:val="18"/>
                <w:szCs w:val="18"/>
              </w:rPr>
            </w:pPr>
            <w:r w:rsidRPr="000B30A6">
              <w:rPr>
                <w:rFonts w:cs="Calibri"/>
                <w:color w:val="000000"/>
                <w:sz w:val="18"/>
                <w:szCs w:val="18"/>
              </w:rPr>
              <w:t> </w:t>
            </w:r>
          </w:p>
        </w:tc>
      </w:tr>
      <w:tr w:rsidR="003E4A73" w:rsidRPr="000B30A6" w14:paraId="6C68B8FF" w14:textId="223E8482"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60E51DB" w14:textId="77777777" w:rsidR="003E4A73" w:rsidRPr="000B30A6" w:rsidRDefault="003E4A73" w:rsidP="003E4A73">
            <w:pPr>
              <w:rPr>
                <w:rFonts w:cs="Calibri"/>
                <w:color w:val="000000"/>
                <w:sz w:val="18"/>
                <w:szCs w:val="18"/>
              </w:rPr>
            </w:pPr>
            <w:r w:rsidRPr="000B30A6">
              <w:rPr>
                <w:rFonts w:cs="Calibri"/>
                <w:color w:val="000000"/>
                <w:sz w:val="18"/>
                <w:szCs w:val="18"/>
              </w:rPr>
              <w:t>tiphipoteca</w:t>
            </w:r>
          </w:p>
        </w:tc>
        <w:tc>
          <w:tcPr>
            <w:tcW w:w="5494" w:type="dxa"/>
            <w:tcBorders>
              <w:top w:val="nil"/>
              <w:left w:val="nil"/>
              <w:bottom w:val="single" w:sz="4" w:space="0" w:color="auto"/>
              <w:right w:val="single" w:sz="4" w:space="0" w:color="auto"/>
            </w:tcBorders>
            <w:shd w:val="clear" w:color="auto" w:fill="auto"/>
            <w:noWrap/>
            <w:hideMark/>
          </w:tcPr>
          <w:p w14:paraId="5201D897" w14:textId="652DA5CF" w:rsidR="003E4A73" w:rsidRPr="000B30A6" w:rsidRDefault="003E4A73" w:rsidP="003E4A73">
            <w:pPr>
              <w:rPr>
                <w:rFonts w:cs="Calibri"/>
                <w:color w:val="000000"/>
                <w:sz w:val="18"/>
                <w:szCs w:val="18"/>
              </w:rPr>
            </w:pPr>
            <w:r w:rsidRPr="000B30A6">
              <w:rPr>
                <w:rFonts w:cs="Calibri"/>
                <w:color w:val="000000"/>
                <w:sz w:val="18"/>
                <w:szCs w:val="18"/>
              </w:rPr>
              <w:t>Tipo de hipoteca</w:t>
            </w:r>
          </w:p>
          <w:p w14:paraId="64116D57" w14:textId="77777777" w:rsidR="003E4A73" w:rsidRPr="000B30A6" w:rsidRDefault="003E4A73" w:rsidP="003E4A73">
            <w:pPr>
              <w:pStyle w:val="ListParagraph"/>
              <w:numPr>
                <w:ilvl w:val="0"/>
                <w:numId w:val="22"/>
              </w:numPr>
              <w:rPr>
                <w:rFonts w:cs="Calibri"/>
                <w:color w:val="000000"/>
                <w:sz w:val="18"/>
                <w:szCs w:val="18"/>
              </w:rPr>
            </w:pPr>
            <w:r w:rsidRPr="000B30A6">
              <w:rPr>
                <w:rFonts w:cs="Calibri"/>
                <w:color w:val="000000"/>
                <w:sz w:val="18"/>
                <w:szCs w:val="18"/>
              </w:rPr>
              <w:t xml:space="preserve">Campo identifica o tipo de habitação, de acordo com as normas contabilísticas e a sua classificação. </w:t>
            </w:r>
          </w:p>
          <w:p w14:paraId="1E6727AF" w14:textId="3459332C" w:rsidR="003E4A73" w:rsidRPr="000B30A6" w:rsidRDefault="003E4A73" w:rsidP="003E4A73">
            <w:pPr>
              <w:pStyle w:val="ListParagraph"/>
              <w:numPr>
                <w:ilvl w:val="0"/>
                <w:numId w:val="22"/>
              </w:numPr>
              <w:rPr>
                <w:rFonts w:cs="Calibri"/>
                <w:color w:val="000000"/>
                <w:sz w:val="18"/>
                <w:szCs w:val="18"/>
              </w:rPr>
            </w:pPr>
            <w:r w:rsidRPr="000B30A6">
              <w:rPr>
                <w:rFonts w:cs="Calibri"/>
                <w:color w:val="000000"/>
                <w:sz w:val="18"/>
                <w:szCs w:val="18"/>
              </w:rPr>
              <w:t>Este campo encontra-se preenchido com o código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766A386A"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0FEAA83D" w14:textId="3E8E6B21"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03106239" w14:textId="0172920D"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555C61E0" w14:textId="0907BB71"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536E25B3" w14:textId="2A850B90" w:rsidR="003E4A73" w:rsidRPr="000B30A6" w:rsidRDefault="003E4A73" w:rsidP="003E4A73">
            <w:pPr>
              <w:rPr>
                <w:rFonts w:cs="Calibri"/>
                <w:color w:val="000000"/>
                <w:sz w:val="18"/>
                <w:szCs w:val="18"/>
              </w:rPr>
            </w:pPr>
            <w:r w:rsidRPr="000B30A6">
              <w:rPr>
                <w:rFonts w:cs="Calibri"/>
                <w:color w:val="000000"/>
                <w:sz w:val="18"/>
                <w:szCs w:val="18"/>
              </w:rPr>
              <w:t>zero</w:t>
            </w:r>
          </w:p>
        </w:tc>
      </w:tr>
      <w:tr w:rsidR="003E4A73" w:rsidRPr="000B30A6" w14:paraId="2B691E79" w14:textId="10B9113B"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88DF332" w14:textId="77777777" w:rsidR="003E4A73" w:rsidRPr="000B30A6" w:rsidRDefault="003E4A73" w:rsidP="003E4A73">
            <w:pPr>
              <w:rPr>
                <w:rFonts w:cs="Calibri"/>
                <w:color w:val="000000"/>
                <w:sz w:val="18"/>
                <w:szCs w:val="18"/>
              </w:rPr>
            </w:pPr>
            <w:r w:rsidRPr="000B30A6">
              <w:rPr>
                <w:rFonts w:cs="Calibri"/>
                <w:color w:val="000000"/>
                <w:sz w:val="18"/>
                <w:szCs w:val="18"/>
              </w:rPr>
              <w:t>cgarant</w:t>
            </w:r>
          </w:p>
        </w:tc>
        <w:tc>
          <w:tcPr>
            <w:tcW w:w="5494" w:type="dxa"/>
            <w:tcBorders>
              <w:top w:val="nil"/>
              <w:left w:val="nil"/>
              <w:bottom w:val="single" w:sz="4" w:space="0" w:color="auto"/>
              <w:right w:val="single" w:sz="4" w:space="0" w:color="auto"/>
            </w:tcBorders>
            <w:shd w:val="clear" w:color="auto" w:fill="auto"/>
            <w:noWrap/>
            <w:hideMark/>
          </w:tcPr>
          <w:p w14:paraId="38C6B419" w14:textId="77777777" w:rsidR="003E4A73" w:rsidRPr="000B30A6" w:rsidRDefault="003E4A73" w:rsidP="003E4A73">
            <w:pPr>
              <w:rPr>
                <w:rFonts w:cs="Calibri"/>
                <w:color w:val="000000"/>
                <w:sz w:val="18"/>
                <w:szCs w:val="18"/>
              </w:rPr>
            </w:pPr>
            <w:r w:rsidRPr="000B30A6">
              <w:rPr>
                <w:rFonts w:cs="Calibri"/>
                <w:color w:val="000000"/>
                <w:sz w:val="18"/>
                <w:szCs w:val="18"/>
              </w:rPr>
              <w:t>Tipologia garantia - local (nativo):</w:t>
            </w:r>
          </w:p>
          <w:p w14:paraId="5F44D3FF" w14:textId="77777777" w:rsidR="003E4A73" w:rsidRPr="000B30A6" w:rsidRDefault="003E4A73" w:rsidP="003E4A73">
            <w:pPr>
              <w:pStyle w:val="ListParagraph"/>
              <w:numPr>
                <w:ilvl w:val="0"/>
                <w:numId w:val="11"/>
              </w:numPr>
              <w:rPr>
                <w:rFonts w:cs="Calibri"/>
                <w:color w:val="000000"/>
                <w:sz w:val="18"/>
                <w:szCs w:val="18"/>
              </w:rPr>
            </w:pPr>
            <w:r w:rsidRPr="000B30A6">
              <w:rPr>
                <w:rFonts w:cs="Calibri"/>
                <w:color w:val="000000"/>
                <w:sz w:val="18"/>
                <w:szCs w:val="18"/>
              </w:rPr>
              <w:t>O código da garantia pode ser dado diretamente pela origem do registo ou criado através de uma combinação do produto e subproduto da garantia, como no caso das CS.</w:t>
            </w:r>
          </w:p>
          <w:p w14:paraId="1086A653" w14:textId="2B1588C9" w:rsidR="003E4A73" w:rsidRPr="000B30A6" w:rsidRDefault="003E4A73" w:rsidP="003E4A73">
            <w:pPr>
              <w:pStyle w:val="ListParagraph"/>
              <w:numPr>
                <w:ilvl w:val="0"/>
                <w:numId w:val="11"/>
              </w:numPr>
              <w:rPr>
                <w:rFonts w:cs="Calibri"/>
                <w:color w:val="000000"/>
                <w:sz w:val="18"/>
                <w:szCs w:val="18"/>
              </w:rPr>
            </w:pPr>
            <w:r w:rsidRPr="000B30A6">
              <w:rPr>
                <w:rFonts w:cs="Calibri"/>
                <w:color w:val="000000"/>
                <w:sz w:val="18"/>
                <w:szCs w:val="18"/>
              </w:rPr>
              <w:t>Este campo permite obter mais detalhe acerca da garantia.</w:t>
            </w:r>
          </w:p>
          <w:p w14:paraId="742D62CE" w14:textId="6C81F31A" w:rsidR="003E4A73" w:rsidRPr="000B30A6" w:rsidRDefault="003E4A73" w:rsidP="003E4A73">
            <w:pPr>
              <w:pStyle w:val="ListParagraph"/>
              <w:numPr>
                <w:ilvl w:val="0"/>
                <w:numId w:val="11"/>
              </w:numPr>
              <w:rPr>
                <w:rFonts w:cs="Calibri"/>
                <w:color w:val="000000"/>
                <w:sz w:val="18"/>
                <w:szCs w:val="18"/>
              </w:rPr>
            </w:pPr>
            <w:r w:rsidRPr="000B30A6">
              <w:rPr>
                <w:rFonts w:cs="Calibri"/>
                <w:color w:val="000000"/>
                <w:sz w:val="18"/>
                <w:szCs w:val="18"/>
              </w:rPr>
              <w:t xml:space="preserve">O aprovisionamento deste campo é direto do campo ‘cgarant_rpt’ da tabela </w:t>
            </w:r>
            <w:r w:rsidRPr="000B30A6">
              <w:rPr>
                <w:rFonts w:cs="Calibri"/>
                <w:i/>
                <w:color w:val="000000"/>
                <w:sz w:val="18"/>
                <w:szCs w:val="18"/>
              </w:rPr>
              <w:t>cd_garantias.gt018_rateio_aval</w:t>
            </w:r>
            <w:r w:rsidRPr="000B30A6">
              <w:rPr>
                <w:rFonts w:cs="Calibri"/>
                <w:color w:val="000000"/>
                <w:sz w:val="18"/>
                <w:szCs w:val="18"/>
              </w:rPr>
              <w:t xml:space="preserve"> do MUG.</w:t>
            </w:r>
          </w:p>
          <w:p w14:paraId="48B76FA6" w14:textId="39D62B9A" w:rsidR="003E4A73" w:rsidRPr="000B30A6" w:rsidRDefault="003E4A73" w:rsidP="003E4A73">
            <w:pPr>
              <w:pStyle w:val="ListParagraph"/>
              <w:numPr>
                <w:ilvl w:val="0"/>
                <w:numId w:val="11"/>
              </w:numPr>
              <w:rPr>
                <w:rFonts w:cs="Calibri"/>
                <w:color w:val="000000"/>
                <w:sz w:val="18"/>
                <w:szCs w:val="18"/>
              </w:rPr>
            </w:pPr>
            <w:r w:rsidRPr="000B30A6">
              <w:rPr>
                <w:rFonts w:cs="Calibri"/>
                <w:sz w:val="18"/>
                <w:szCs w:val="18"/>
              </w:rPr>
              <w:t xml:space="preserve">O significado dos códigos do campo ‘cgarant’ pode ser consultado na tabela </w:t>
            </w:r>
            <w:r w:rsidRPr="000B30A6">
              <w:rPr>
                <w:rFonts w:cs="Calibri"/>
                <w:i/>
                <w:sz w:val="18"/>
                <w:szCs w:val="18"/>
              </w:rPr>
              <w:t>cd_estruturais.tat91_tabelas</w:t>
            </w:r>
            <w:r w:rsidRPr="000B30A6">
              <w:rPr>
                <w:rFonts w:cs="Calibri"/>
                <w:sz w:val="18"/>
                <w:szCs w:val="18"/>
              </w:rPr>
              <w:t>, em que o campo ‘tayd91c0_celemtab’ corresponde ao código da garantia, e o ‘tayd91c0_gelemtab’ indica a designação do código da garantia respetiva. Ao atacar esta tabela, tem que se filtrar por 'tayd91c0_ctabela' = '251' e não esquecer de selecionar a 'data_date_part' relevante. Note-se que esta tabela só tem dados para os dias úteis.</w:t>
            </w:r>
          </w:p>
        </w:tc>
        <w:tc>
          <w:tcPr>
            <w:tcW w:w="992" w:type="dxa"/>
            <w:tcBorders>
              <w:top w:val="nil"/>
              <w:left w:val="nil"/>
              <w:bottom w:val="single" w:sz="4" w:space="0" w:color="auto"/>
              <w:right w:val="single" w:sz="4" w:space="0" w:color="auto"/>
            </w:tcBorders>
            <w:shd w:val="clear" w:color="auto" w:fill="auto"/>
            <w:noWrap/>
            <w:hideMark/>
          </w:tcPr>
          <w:p w14:paraId="40430CC5"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7FDA454D" w14:textId="62694F41"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3717BC48" w14:textId="4162165E" w:rsidR="003E4A73" w:rsidRPr="0097473D" w:rsidRDefault="0097473D" w:rsidP="003E4A73">
            <w:pPr>
              <w:rPr>
                <w:rFonts w:cs="Calibri"/>
                <w:i/>
                <w:color w:val="000000"/>
                <w:sz w:val="18"/>
                <w:szCs w:val="18"/>
              </w:rPr>
            </w:pPr>
            <w:r w:rsidRPr="0097473D">
              <w:rPr>
                <w:rFonts w:cs="Calibri"/>
                <w:i/>
                <w:color w:val="000000"/>
                <w:sz w:val="18"/>
                <w:szCs w:val="18"/>
              </w:rPr>
              <w:t>gt018_rateio_aval</w:t>
            </w:r>
          </w:p>
        </w:tc>
        <w:tc>
          <w:tcPr>
            <w:tcW w:w="1134" w:type="dxa"/>
            <w:tcBorders>
              <w:top w:val="nil"/>
              <w:left w:val="nil"/>
              <w:bottom w:val="single" w:sz="4" w:space="0" w:color="auto"/>
              <w:right w:val="single" w:sz="4" w:space="0" w:color="auto"/>
            </w:tcBorders>
          </w:tcPr>
          <w:p w14:paraId="6A179AA0" w14:textId="5B378F17" w:rsidR="003E4A73" w:rsidRPr="000B30A6" w:rsidRDefault="003E4A73" w:rsidP="003E4A73">
            <w:pPr>
              <w:rPr>
                <w:rFonts w:cs="Calibri"/>
                <w:color w:val="000000"/>
                <w:sz w:val="18"/>
                <w:szCs w:val="18"/>
              </w:rPr>
            </w:pPr>
            <w:r w:rsidRPr="000B30A6">
              <w:rPr>
                <w:rFonts w:cs="Calibri"/>
                <w:color w:val="000000"/>
                <w:sz w:val="18"/>
                <w:szCs w:val="18"/>
              </w:rPr>
              <w:t>CGARANT_RPT</w:t>
            </w:r>
          </w:p>
        </w:tc>
        <w:tc>
          <w:tcPr>
            <w:tcW w:w="2098" w:type="dxa"/>
            <w:tcBorders>
              <w:top w:val="nil"/>
              <w:left w:val="nil"/>
              <w:bottom w:val="single" w:sz="4" w:space="0" w:color="auto"/>
              <w:right w:val="single" w:sz="4" w:space="0" w:color="auto"/>
            </w:tcBorders>
          </w:tcPr>
          <w:p w14:paraId="26D6B66A" w14:textId="325451FD" w:rsidR="003E4A73" w:rsidRPr="000B30A6" w:rsidRDefault="003E4A73" w:rsidP="003E4A73">
            <w:pPr>
              <w:rPr>
                <w:rFonts w:cs="Calibri"/>
                <w:color w:val="000000"/>
                <w:sz w:val="18"/>
                <w:szCs w:val="18"/>
              </w:rPr>
            </w:pPr>
            <w:r w:rsidRPr="000B30A6">
              <w:rPr>
                <w:rFonts w:cs="Calibri"/>
                <w:color w:val="000000"/>
                <w:sz w:val="18"/>
                <w:szCs w:val="18"/>
              </w:rPr>
              <w:t> </w:t>
            </w:r>
          </w:p>
        </w:tc>
      </w:tr>
      <w:tr w:rsidR="003E4A73" w:rsidRPr="000B30A6" w14:paraId="353D1F9C" w14:textId="17219719"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AC2D44E" w14:textId="77777777" w:rsidR="003E4A73" w:rsidRPr="000B30A6" w:rsidRDefault="003E4A73" w:rsidP="003E4A73">
            <w:pPr>
              <w:rPr>
                <w:rFonts w:cs="Calibri"/>
                <w:color w:val="000000"/>
                <w:sz w:val="18"/>
                <w:szCs w:val="18"/>
              </w:rPr>
            </w:pPr>
            <w:r w:rsidRPr="000B30A6">
              <w:rPr>
                <w:rFonts w:cs="Calibri"/>
                <w:color w:val="000000"/>
                <w:sz w:val="18"/>
                <w:szCs w:val="18"/>
              </w:rPr>
              <w:t>cbalbem</w:t>
            </w:r>
          </w:p>
        </w:tc>
        <w:tc>
          <w:tcPr>
            <w:tcW w:w="5494" w:type="dxa"/>
            <w:tcBorders>
              <w:top w:val="nil"/>
              <w:left w:val="nil"/>
              <w:bottom w:val="single" w:sz="4" w:space="0" w:color="auto"/>
              <w:right w:val="single" w:sz="4" w:space="0" w:color="auto"/>
            </w:tcBorders>
            <w:shd w:val="clear" w:color="auto" w:fill="auto"/>
            <w:noWrap/>
            <w:hideMark/>
          </w:tcPr>
          <w:p w14:paraId="10F7A016" w14:textId="77777777" w:rsidR="003E4A73" w:rsidRPr="000B30A6" w:rsidRDefault="003E4A73" w:rsidP="003E4A73">
            <w:pPr>
              <w:rPr>
                <w:rFonts w:cs="Calibri"/>
                <w:color w:val="000000"/>
                <w:sz w:val="18"/>
                <w:szCs w:val="18"/>
              </w:rPr>
            </w:pPr>
            <w:r w:rsidRPr="000B30A6">
              <w:rPr>
                <w:rFonts w:cs="Calibri"/>
                <w:color w:val="000000"/>
                <w:sz w:val="18"/>
                <w:szCs w:val="18"/>
              </w:rPr>
              <w:t>Descrição tipo hipoteca:</w:t>
            </w:r>
          </w:p>
          <w:p w14:paraId="1F57B810" w14:textId="5291F0D7" w:rsidR="003E4A73" w:rsidRPr="000B30A6" w:rsidRDefault="003E4A73" w:rsidP="003E4A73">
            <w:pPr>
              <w:pStyle w:val="ListParagraph"/>
              <w:numPr>
                <w:ilvl w:val="0"/>
                <w:numId w:val="42"/>
              </w:numPr>
              <w:rPr>
                <w:rFonts w:cs="Calibri"/>
                <w:color w:val="000000"/>
                <w:sz w:val="18"/>
                <w:szCs w:val="18"/>
              </w:rPr>
            </w:pPr>
            <w:r w:rsidRPr="000B30A6">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033CFDE1"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4880A20A" w14:textId="36D81B15"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6995EAEA" w14:textId="1C14975D"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171F24F8" w14:textId="23F05CFA"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7EAE5F8A" w14:textId="4292C0D8" w:rsidR="003E4A73" w:rsidRPr="000B30A6" w:rsidRDefault="003E4A73" w:rsidP="003E4A73">
            <w:pPr>
              <w:rPr>
                <w:rFonts w:cs="Calibri"/>
                <w:color w:val="000000"/>
                <w:sz w:val="18"/>
                <w:szCs w:val="18"/>
              </w:rPr>
            </w:pPr>
            <w:r w:rsidRPr="000B30A6">
              <w:rPr>
                <w:rFonts w:cs="Calibri"/>
                <w:color w:val="000000"/>
                <w:sz w:val="18"/>
                <w:szCs w:val="18"/>
              </w:rPr>
              <w:t> </w:t>
            </w:r>
          </w:p>
        </w:tc>
      </w:tr>
      <w:tr w:rsidR="003E4A73" w:rsidRPr="000B30A6" w14:paraId="20918FD7" w14:textId="53CE9636"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4F27B1E" w14:textId="77777777" w:rsidR="003E4A73" w:rsidRPr="000B30A6" w:rsidRDefault="003E4A73" w:rsidP="003E4A73">
            <w:pPr>
              <w:rPr>
                <w:rFonts w:cs="Calibri"/>
                <w:color w:val="000000"/>
                <w:sz w:val="18"/>
                <w:szCs w:val="18"/>
              </w:rPr>
            </w:pPr>
            <w:r w:rsidRPr="000B30A6">
              <w:rPr>
                <w:rFonts w:cs="Calibri"/>
                <w:color w:val="000000"/>
                <w:sz w:val="18"/>
                <w:szCs w:val="18"/>
              </w:rPr>
              <w:t>cctabem</w:t>
            </w:r>
          </w:p>
        </w:tc>
        <w:tc>
          <w:tcPr>
            <w:tcW w:w="5494" w:type="dxa"/>
            <w:tcBorders>
              <w:top w:val="nil"/>
              <w:left w:val="nil"/>
              <w:bottom w:val="single" w:sz="4" w:space="0" w:color="auto"/>
              <w:right w:val="single" w:sz="4" w:space="0" w:color="auto"/>
            </w:tcBorders>
            <w:shd w:val="clear" w:color="auto" w:fill="auto"/>
            <w:noWrap/>
            <w:hideMark/>
          </w:tcPr>
          <w:p w14:paraId="494EFB06" w14:textId="04A72CA9" w:rsidR="003E4A73" w:rsidRPr="000B30A6" w:rsidRDefault="003E4A73" w:rsidP="003E4A73">
            <w:pPr>
              <w:rPr>
                <w:rFonts w:cs="Calibri"/>
                <w:color w:val="000000"/>
                <w:sz w:val="18"/>
                <w:szCs w:val="18"/>
              </w:rPr>
            </w:pPr>
            <w:r w:rsidRPr="000B30A6">
              <w:rPr>
                <w:rFonts w:cs="Calibri"/>
                <w:color w:val="000000"/>
                <w:sz w:val="18"/>
                <w:szCs w:val="18"/>
              </w:rPr>
              <w:t>Conta bem:</w:t>
            </w:r>
          </w:p>
          <w:p w14:paraId="6569E066" w14:textId="658BDF02" w:rsidR="003E4A73" w:rsidRPr="000B30A6" w:rsidRDefault="003E4A73" w:rsidP="003E4A73">
            <w:pPr>
              <w:pStyle w:val="ListParagraph"/>
              <w:numPr>
                <w:ilvl w:val="0"/>
                <w:numId w:val="42"/>
              </w:numPr>
              <w:rPr>
                <w:rFonts w:cs="Calibri"/>
                <w:color w:val="000000"/>
                <w:sz w:val="18"/>
                <w:szCs w:val="18"/>
              </w:rPr>
            </w:pPr>
            <w:r w:rsidRPr="000B30A6">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29D2933B"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76005877" w14:textId="0E58BA2B"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7EB1FD12" w14:textId="53A97ED6"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75E0EFFC" w14:textId="1FC665A7"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37657511" w14:textId="5AC15932" w:rsidR="003E4A73" w:rsidRPr="000B30A6" w:rsidRDefault="003E4A73" w:rsidP="003E4A73">
            <w:pPr>
              <w:rPr>
                <w:rFonts w:cs="Calibri"/>
                <w:color w:val="000000"/>
                <w:sz w:val="18"/>
                <w:szCs w:val="18"/>
              </w:rPr>
            </w:pPr>
            <w:r w:rsidRPr="000B30A6">
              <w:rPr>
                <w:rFonts w:cs="Calibri"/>
                <w:color w:val="000000"/>
                <w:sz w:val="18"/>
                <w:szCs w:val="18"/>
              </w:rPr>
              <w:t> </w:t>
            </w:r>
          </w:p>
        </w:tc>
      </w:tr>
      <w:tr w:rsidR="003E4A73" w:rsidRPr="000B30A6" w14:paraId="4972D681" w14:textId="01425E5D"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B47FE48" w14:textId="77777777" w:rsidR="003E4A73" w:rsidRPr="000B30A6" w:rsidRDefault="003E4A73" w:rsidP="003E4A73">
            <w:pPr>
              <w:rPr>
                <w:rFonts w:cs="Calibri"/>
                <w:color w:val="000000"/>
                <w:sz w:val="18"/>
                <w:szCs w:val="18"/>
              </w:rPr>
            </w:pPr>
            <w:r w:rsidRPr="000B30A6">
              <w:rPr>
                <w:rFonts w:cs="Calibri"/>
                <w:color w:val="000000"/>
                <w:sz w:val="18"/>
                <w:szCs w:val="18"/>
              </w:rPr>
              <w:t>codpost</w:t>
            </w:r>
          </w:p>
        </w:tc>
        <w:tc>
          <w:tcPr>
            <w:tcW w:w="5494" w:type="dxa"/>
            <w:tcBorders>
              <w:top w:val="nil"/>
              <w:left w:val="nil"/>
              <w:bottom w:val="single" w:sz="4" w:space="0" w:color="auto"/>
              <w:right w:val="single" w:sz="4" w:space="0" w:color="auto"/>
            </w:tcBorders>
            <w:shd w:val="clear" w:color="auto" w:fill="auto"/>
            <w:noWrap/>
            <w:hideMark/>
          </w:tcPr>
          <w:p w14:paraId="0ED66D20" w14:textId="77777777" w:rsidR="003E4A73" w:rsidRPr="000B30A6" w:rsidRDefault="003E4A73" w:rsidP="003E4A73">
            <w:pPr>
              <w:rPr>
                <w:rFonts w:cs="Calibri"/>
                <w:color w:val="000000"/>
                <w:sz w:val="18"/>
                <w:szCs w:val="18"/>
              </w:rPr>
            </w:pPr>
            <w:r w:rsidRPr="000B30A6">
              <w:rPr>
                <w:rFonts w:cs="Calibri"/>
                <w:color w:val="000000"/>
                <w:sz w:val="18"/>
                <w:szCs w:val="18"/>
              </w:rPr>
              <w:t>Código postal:</w:t>
            </w:r>
          </w:p>
          <w:p w14:paraId="63F2B518" w14:textId="56404CD2" w:rsidR="003E4A73" w:rsidRPr="000B30A6" w:rsidRDefault="003E4A73" w:rsidP="003E4A73">
            <w:pPr>
              <w:pStyle w:val="ListParagraph"/>
              <w:numPr>
                <w:ilvl w:val="0"/>
                <w:numId w:val="42"/>
              </w:numPr>
              <w:rPr>
                <w:rFonts w:cs="Calibri"/>
                <w:color w:val="000000"/>
                <w:sz w:val="18"/>
                <w:szCs w:val="18"/>
              </w:rPr>
            </w:pPr>
            <w:r w:rsidRPr="000B30A6">
              <w:rPr>
                <w:rFonts w:cs="Calibri"/>
                <w:color w:val="000000"/>
                <w:sz w:val="18"/>
                <w:szCs w:val="18"/>
              </w:rPr>
              <w:t xml:space="preserve">Este campo encontra-se vazio para todos os registos da tabela, uma vez que a sua informação não é obrigatória no reporte </w:t>
            </w:r>
            <w:r w:rsidRPr="000B30A6">
              <w:rPr>
                <w:rFonts w:cs="Calibri"/>
                <w:color w:val="000000"/>
                <w:sz w:val="18"/>
                <w:szCs w:val="18"/>
              </w:rPr>
              <w:lastRenderedPageBreak/>
              <w:t>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711A489C" w14:textId="77777777" w:rsidR="003E4A73" w:rsidRPr="000B30A6" w:rsidRDefault="003E4A73" w:rsidP="003E4A73">
            <w:pPr>
              <w:rPr>
                <w:rFonts w:cs="Calibri"/>
                <w:color w:val="000000"/>
                <w:sz w:val="18"/>
                <w:szCs w:val="18"/>
              </w:rPr>
            </w:pPr>
            <w:r w:rsidRPr="000B30A6">
              <w:rPr>
                <w:rFonts w:cs="Calibri"/>
                <w:color w:val="000000"/>
                <w:sz w:val="18"/>
                <w:szCs w:val="18"/>
              </w:rPr>
              <w:lastRenderedPageBreak/>
              <w:t>String</w:t>
            </w:r>
          </w:p>
        </w:tc>
        <w:tc>
          <w:tcPr>
            <w:tcW w:w="1844" w:type="dxa"/>
            <w:tcBorders>
              <w:top w:val="nil"/>
              <w:left w:val="nil"/>
              <w:bottom w:val="single" w:sz="4" w:space="0" w:color="auto"/>
              <w:right w:val="single" w:sz="4" w:space="0" w:color="auto"/>
            </w:tcBorders>
          </w:tcPr>
          <w:p w14:paraId="78A3B9B0" w14:textId="5DEDD211"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53E3F914" w14:textId="781D420F"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40C29DCE" w14:textId="607FC3AD"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6A2ABFE5" w14:textId="5277461A" w:rsidR="003E4A73" w:rsidRPr="000B30A6" w:rsidRDefault="003E4A73" w:rsidP="003E4A73">
            <w:pPr>
              <w:rPr>
                <w:rFonts w:cs="Calibri"/>
                <w:color w:val="000000"/>
                <w:sz w:val="18"/>
                <w:szCs w:val="18"/>
              </w:rPr>
            </w:pPr>
            <w:r w:rsidRPr="000B30A6">
              <w:rPr>
                <w:rFonts w:cs="Calibri"/>
                <w:color w:val="000000"/>
                <w:sz w:val="18"/>
                <w:szCs w:val="18"/>
              </w:rPr>
              <w:t> </w:t>
            </w:r>
          </w:p>
        </w:tc>
      </w:tr>
      <w:tr w:rsidR="003E4A73" w:rsidRPr="000B30A6" w14:paraId="121A9B70" w14:textId="41ED24C7"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59BDE3D" w14:textId="77777777" w:rsidR="003E4A73" w:rsidRPr="000B30A6" w:rsidRDefault="003E4A73" w:rsidP="003E4A73">
            <w:pPr>
              <w:rPr>
                <w:rFonts w:cs="Calibri"/>
                <w:color w:val="000000"/>
                <w:sz w:val="18"/>
                <w:szCs w:val="18"/>
              </w:rPr>
            </w:pPr>
            <w:r w:rsidRPr="000B30A6">
              <w:rPr>
                <w:rFonts w:cs="Calibri"/>
                <w:color w:val="000000"/>
                <w:sz w:val="18"/>
                <w:szCs w:val="18"/>
              </w:rPr>
              <w:t>cdisconf</w:t>
            </w:r>
          </w:p>
        </w:tc>
        <w:tc>
          <w:tcPr>
            <w:tcW w:w="5494" w:type="dxa"/>
            <w:tcBorders>
              <w:top w:val="nil"/>
              <w:left w:val="nil"/>
              <w:bottom w:val="single" w:sz="4" w:space="0" w:color="auto"/>
              <w:right w:val="single" w:sz="4" w:space="0" w:color="auto"/>
            </w:tcBorders>
            <w:shd w:val="clear" w:color="auto" w:fill="auto"/>
            <w:noWrap/>
            <w:hideMark/>
          </w:tcPr>
          <w:p w14:paraId="3E347AC5" w14:textId="77777777" w:rsidR="003E4A73" w:rsidRPr="000B30A6" w:rsidRDefault="003E4A73" w:rsidP="003E4A73">
            <w:pPr>
              <w:rPr>
                <w:rFonts w:cs="Calibri"/>
                <w:color w:val="000000"/>
                <w:sz w:val="18"/>
                <w:szCs w:val="18"/>
              </w:rPr>
            </w:pPr>
            <w:r w:rsidRPr="000B30A6">
              <w:rPr>
                <w:rFonts w:cs="Calibri"/>
                <w:color w:val="000000"/>
                <w:sz w:val="18"/>
                <w:szCs w:val="18"/>
              </w:rPr>
              <w:t>Distrito/Concelho/Freguesia:</w:t>
            </w:r>
          </w:p>
          <w:p w14:paraId="57A9C005" w14:textId="207A8048" w:rsidR="003E4A73" w:rsidRPr="000B30A6" w:rsidRDefault="003E4A73" w:rsidP="003E4A73">
            <w:pPr>
              <w:pStyle w:val="ListParagraph"/>
              <w:numPr>
                <w:ilvl w:val="0"/>
                <w:numId w:val="28"/>
              </w:numPr>
              <w:rPr>
                <w:rFonts w:cs="Calibri"/>
                <w:color w:val="000000"/>
                <w:sz w:val="18"/>
                <w:szCs w:val="18"/>
              </w:rPr>
            </w:pPr>
            <w:r w:rsidRPr="000B30A6">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2638754E"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667F7182" w14:textId="7703025C"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06A8958F" w14:textId="57CE23A8"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259363E4" w14:textId="54731583"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41A8B38B" w14:textId="3B4CF400" w:rsidR="003E4A73" w:rsidRPr="000B30A6" w:rsidRDefault="003E4A73" w:rsidP="003E4A73">
            <w:pPr>
              <w:rPr>
                <w:rFonts w:cs="Calibri"/>
                <w:color w:val="000000"/>
                <w:sz w:val="18"/>
                <w:szCs w:val="18"/>
              </w:rPr>
            </w:pPr>
            <w:r w:rsidRPr="000B30A6">
              <w:rPr>
                <w:rFonts w:cs="Calibri"/>
                <w:color w:val="000000"/>
                <w:sz w:val="18"/>
                <w:szCs w:val="18"/>
              </w:rPr>
              <w:t> </w:t>
            </w:r>
          </w:p>
        </w:tc>
      </w:tr>
      <w:tr w:rsidR="003E4A73" w:rsidRPr="000B30A6" w14:paraId="4DD2A0D0" w14:textId="3E84EA46"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1C9D6B4" w14:textId="77777777" w:rsidR="003E4A73" w:rsidRPr="000B30A6" w:rsidRDefault="003E4A73" w:rsidP="003E4A73">
            <w:pPr>
              <w:rPr>
                <w:rFonts w:cs="Calibri"/>
                <w:color w:val="000000"/>
                <w:sz w:val="18"/>
                <w:szCs w:val="18"/>
              </w:rPr>
            </w:pPr>
            <w:r w:rsidRPr="000B30A6">
              <w:rPr>
                <w:rFonts w:cs="Calibri"/>
                <w:color w:val="000000"/>
                <w:sz w:val="18"/>
                <w:szCs w:val="18"/>
              </w:rPr>
              <w:t>perliqgr</w:t>
            </w:r>
          </w:p>
        </w:tc>
        <w:tc>
          <w:tcPr>
            <w:tcW w:w="5494" w:type="dxa"/>
            <w:tcBorders>
              <w:top w:val="nil"/>
              <w:left w:val="nil"/>
              <w:bottom w:val="single" w:sz="4" w:space="0" w:color="auto"/>
              <w:right w:val="single" w:sz="4" w:space="0" w:color="auto"/>
            </w:tcBorders>
            <w:shd w:val="clear" w:color="auto" w:fill="auto"/>
            <w:noWrap/>
            <w:hideMark/>
          </w:tcPr>
          <w:p w14:paraId="1000DD7A" w14:textId="6C755926" w:rsidR="003E4A73" w:rsidRPr="000B30A6" w:rsidRDefault="003E4A73" w:rsidP="003E4A73">
            <w:pPr>
              <w:rPr>
                <w:rFonts w:cs="Calibri"/>
                <w:color w:val="000000"/>
                <w:sz w:val="18"/>
                <w:szCs w:val="18"/>
              </w:rPr>
            </w:pPr>
            <w:r w:rsidRPr="000B30A6">
              <w:rPr>
                <w:rFonts w:cs="Calibri"/>
                <w:color w:val="000000"/>
                <w:sz w:val="18"/>
                <w:szCs w:val="18"/>
              </w:rPr>
              <w:t>Período de liquidação da garantia real</w:t>
            </w:r>
          </w:p>
          <w:p w14:paraId="4C3B8D4D" w14:textId="77777777" w:rsidR="003E4A73" w:rsidRPr="000B30A6" w:rsidRDefault="003E4A73" w:rsidP="003E4A73">
            <w:pPr>
              <w:pStyle w:val="ListParagraph"/>
              <w:numPr>
                <w:ilvl w:val="0"/>
                <w:numId w:val="28"/>
              </w:numPr>
              <w:rPr>
                <w:rFonts w:cs="Calibri"/>
                <w:color w:val="000000"/>
                <w:sz w:val="18"/>
                <w:szCs w:val="18"/>
              </w:rPr>
            </w:pPr>
            <w:r w:rsidRPr="000B30A6">
              <w:rPr>
                <w:rFonts w:cs="Calibri"/>
                <w:color w:val="000000"/>
                <w:sz w:val="18"/>
                <w:szCs w:val="18"/>
              </w:rPr>
              <w:t>Este campo identifica o período de liquidação da garantia que permitirá a afetação da margem de avaliação que for mais vantajosa.</w:t>
            </w:r>
          </w:p>
          <w:p w14:paraId="573E8803" w14:textId="583AE43A" w:rsidR="003E4A73" w:rsidRPr="000B30A6" w:rsidRDefault="003E4A73" w:rsidP="003E4A73">
            <w:pPr>
              <w:pStyle w:val="ListParagraph"/>
              <w:numPr>
                <w:ilvl w:val="0"/>
                <w:numId w:val="28"/>
              </w:numPr>
              <w:rPr>
                <w:rFonts w:cs="Calibri"/>
                <w:color w:val="000000"/>
                <w:sz w:val="18"/>
                <w:szCs w:val="18"/>
              </w:rPr>
            </w:pPr>
            <w:r w:rsidRPr="000B30A6">
              <w:rPr>
                <w:rFonts w:cs="Calibri"/>
                <w:color w:val="000000"/>
                <w:sz w:val="18"/>
                <w:szCs w:val="18"/>
              </w:rPr>
              <w:t>Este campo encontra-se preenchido com o código ‘0.00000’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14F4C604" w14:textId="77777777" w:rsidR="003E4A73" w:rsidRPr="000B30A6" w:rsidRDefault="003E4A73" w:rsidP="003E4A73">
            <w:pPr>
              <w:rPr>
                <w:rFonts w:cs="Calibri"/>
                <w:color w:val="000000"/>
                <w:sz w:val="18"/>
                <w:szCs w:val="18"/>
              </w:rPr>
            </w:pPr>
            <w:r w:rsidRPr="000B30A6">
              <w:rPr>
                <w:rFonts w:cs="Calibri"/>
                <w:color w:val="000000"/>
                <w:sz w:val="18"/>
                <w:szCs w:val="18"/>
              </w:rPr>
              <w:t>Decimal</w:t>
            </w:r>
          </w:p>
        </w:tc>
        <w:tc>
          <w:tcPr>
            <w:tcW w:w="1844" w:type="dxa"/>
            <w:tcBorders>
              <w:top w:val="nil"/>
              <w:left w:val="nil"/>
              <w:bottom w:val="single" w:sz="4" w:space="0" w:color="auto"/>
              <w:right w:val="single" w:sz="4" w:space="0" w:color="auto"/>
            </w:tcBorders>
          </w:tcPr>
          <w:p w14:paraId="023BF5AE" w14:textId="410DE4C1"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0317AE26" w14:textId="5E4A5AE0"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1143CB9A" w14:textId="449B050D"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0C1C6257" w14:textId="2F79F4BC" w:rsidR="003E4A73" w:rsidRPr="000B30A6" w:rsidRDefault="003E4A73" w:rsidP="003E4A73">
            <w:pPr>
              <w:rPr>
                <w:rFonts w:cs="Calibri"/>
                <w:color w:val="000000"/>
                <w:sz w:val="18"/>
                <w:szCs w:val="18"/>
              </w:rPr>
            </w:pPr>
            <w:r w:rsidRPr="000B30A6">
              <w:rPr>
                <w:rFonts w:cs="Calibri"/>
                <w:color w:val="000000"/>
                <w:sz w:val="18"/>
                <w:szCs w:val="18"/>
              </w:rPr>
              <w:t>0'</w:t>
            </w:r>
          </w:p>
        </w:tc>
      </w:tr>
      <w:tr w:rsidR="003E4A73" w:rsidRPr="000B30A6" w14:paraId="04D43924" w14:textId="1769CA7C" w:rsidTr="003E4A73">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470227B" w14:textId="77777777" w:rsidR="003E4A73" w:rsidRPr="000B30A6" w:rsidRDefault="003E4A73" w:rsidP="003E4A73">
            <w:pPr>
              <w:rPr>
                <w:rFonts w:cs="Calibri"/>
                <w:color w:val="000000"/>
                <w:sz w:val="18"/>
                <w:szCs w:val="18"/>
              </w:rPr>
            </w:pPr>
            <w:r w:rsidRPr="000B30A6">
              <w:rPr>
                <w:rFonts w:cs="Calibri"/>
                <w:color w:val="000000"/>
                <w:sz w:val="18"/>
                <w:szCs w:val="18"/>
              </w:rPr>
              <w:t>ref_date</w:t>
            </w:r>
          </w:p>
        </w:tc>
        <w:tc>
          <w:tcPr>
            <w:tcW w:w="5494" w:type="dxa"/>
            <w:tcBorders>
              <w:top w:val="nil"/>
              <w:left w:val="nil"/>
              <w:bottom w:val="single" w:sz="4" w:space="0" w:color="auto"/>
              <w:right w:val="single" w:sz="4" w:space="0" w:color="auto"/>
            </w:tcBorders>
            <w:shd w:val="clear" w:color="auto" w:fill="auto"/>
            <w:noWrap/>
            <w:hideMark/>
          </w:tcPr>
          <w:p w14:paraId="75107F46" w14:textId="77777777" w:rsidR="003E4A73" w:rsidRPr="000B30A6" w:rsidRDefault="003E4A73" w:rsidP="003E4A73">
            <w:pPr>
              <w:rPr>
                <w:rFonts w:cs="Calibri"/>
                <w:color w:val="000000"/>
                <w:sz w:val="18"/>
                <w:szCs w:val="18"/>
              </w:rPr>
            </w:pPr>
            <w:r w:rsidRPr="000B30A6">
              <w:rPr>
                <w:rFonts w:cs="Calibri"/>
                <w:color w:val="000000"/>
                <w:sz w:val="18"/>
                <w:szCs w:val="18"/>
              </w:rPr>
              <w:t>Data de referência dos dados:</w:t>
            </w:r>
          </w:p>
          <w:p w14:paraId="14EFA308" w14:textId="77777777" w:rsidR="003E4A73" w:rsidRPr="000B30A6" w:rsidRDefault="003E4A73" w:rsidP="003E4A73">
            <w:pPr>
              <w:pStyle w:val="ListParagraph"/>
              <w:numPr>
                <w:ilvl w:val="0"/>
                <w:numId w:val="7"/>
              </w:numPr>
              <w:rPr>
                <w:rFonts w:cs="Calibri"/>
                <w:color w:val="000000"/>
                <w:sz w:val="18"/>
                <w:szCs w:val="18"/>
              </w:rPr>
            </w:pPr>
            <w:r w:rsidRPr="000B30A6">
              <w:rPr>
                <w:rFonts w:cs="Calibri"/>
                <w:color w:val="000000"/>
                <w:sz w:val="18"/>
                <w:szCs w:val="18"/>
              </w:rPr>
              <w:t xml:space="preserve">Todas as tabelas de output dos motores incluem sempre o campo ‘ref_date’ que reflete a data de referência dos dados. </w:t>
            </w:r>
          </w:p>
          <w:p w14:paraId="484E3476" w14:textId="77777777" w:rsidR="003E4A73" w:rsidRPr="000B30A6" w:rsidRDefault="003E4A73" w:rsidP="003E4A73">
            <w:pPr>
              <w:pStyle w:val="ListParagraph"/>
              <w:numPr>
                <w:ilvl w:val="0"/>
                <w:numId w:val="7"/>
              </w:numPr>
              <w:rPr>
                <w:rFonts w:cs="Calibri"/>
                <w:color w:val="000000"/>
                <w:sz w:val="18"/>
                <w:szCs w:val="18"/>
              </w:rPr>
            </w:pPr>
            <w:r w:rsidRPr="000B30A6">
              <w:rPr>
                <w:rFonts w:cs="Calibri"/>
                <w:color w:val="000000"/>
                <w:sz w:val="18"/>
                <w:szCs w:val="18"/>
              </w:rPr>
              <w:t>Dado que as tabelas de interface do MUG são mensais, este campo informará o último dia útil a que respeitam todos os dados dessa partição temporal. Note-se que, no caso do último dia de calendário do mês não ser um dia útil, o será criada automaticamente uma partição temporal com referência ao último dia de calendário do mês, e preencherá essa partição com os dados registados no último dia útil desse mês.</w:t>
            </w:r>
          </w:p>
          <w:p w14:paraId="7CE79721" w14:textId="1A8EDA67" w:rsidR="003E4A73" w:rsidRPr="000B30A6" w:rsidRDefault="003E4A73" w:rsidP="003E4A73">
            <w:pPr>
              <w:pStyle w:val="ListParagraph"/>
              <w:numPr>
                <w:ilvl w:val="0"/>
                <w:numId w:val="7"/>
              </w:numPr>
              <w:rPr>
                <w:rFonts w:cs="Calibri"/>
                <w:color w:val="000000"/>
                <w:sz w:val="18"/>
                <w:szCs w:val="18"/>
              </w:rPr>
            </w:pPr>
            <w:r w:rsidRPr="000B30A6">
              <w:rPr>
                <w:rFonts w:cs="Calibri"/>
                <w:color w:val="000000"/>
                <w:sz w:val="18"/>
                <w:szCs w:val="18"/>
              </w:rPr>
              <w:t>Todas as datas no modelo respeitam o formato  ‘aaaa-mm-dd’.</w:t>
            </w:r>
          </w:p>
        </w:tc>
        <w:tc>
          <w:tcPr>
            <w:tcW w:w="992" w:type="dxa"/>
            <w:tcBorders>
              <w:top w:val="nil"/>
              <w:left w:val="nil"/>
              <w:bottom w:val="single" w:sz="4" w:space="0" w:color="auto"/>
              <w:right w:val="single" w:sz="4" w:space="0" w:color="auto"/>
            </w:tcBorders>
            <w:shd w:val="clear" w:color="auto" w:fill="auto"/>
            <w:noWrap/>
            <w:hideMark/>
          </w:tcPr>
          <w:p w14:paraId="5B9DD402" w14:textId="77777777" w:rsidR="003E4A73" w:rsidRPr="000B30A6" w:rsidRDefault="003E4A73" w:rsidP="003E4A73">
            <w:pPr>
              <w:rPr>
                <w:rFonts w:cs="Calibri"/>
                <w:color w:val="000000"/>
                <w:sz w:val="18"/>
                <w:szCs w:val="18"/>
              </w:rPr>
            </w:pPr>
            <w:r w:rsidRPr="000B30A6">
              <w:rPr>
                <w:rFonts w:cs="Calibri"/>
                <w:color w:val="000000"/>
                <w:sz w:val="18"/>
                <w:szCs w:val="18"/>
              </w:rPr>
              <w:t>String</w:t>
            </w:r>
          </w:p>
        </w:tc>
        <w:tc>
          <w:tcPr>
            <w:tcW w:w="1844" w:type="dxa"/>
            <w:tcBorders>
              <w:top w:val="nil"/>
              <w:left w:val="nil"/>
              <w:bottom w:val="single" w:sz="4" w:space="0" w:color="auto"/>
              <w:right w:val="single" w:sz="4" w:space="0" w:color="auto"/>
            </w:tcBorders>
          </w:tcPr>
          <w:p w14:paraId="216130F9" w14:textId="670D6892" w:rsidR="003E4A73" w:rsidRPr="000B30A6" w:rsidRDefault="003E4A73" w:rsidP="003E4A73">
            <w:pPr>
              <w:rPr>
                <w:rFonts w:cs="Calibri"/>
                <w:color w:val="000000"/>
                <w:sz w:val="18"/>
                <w:szCs w:val="18"/>
              </w:rPr>
            </w:pPr>
            <w:r w:rsidRPr="000B30A6">
              <w:rPr>
                <w:rFonts w:cs="Calibri"/>
                <w:color w:val="000000"/>
                <w:sz w:val="18"/>
                <w:szCs w:val="18"/>
              </w:rPr>
              <w:t>MUG (APMT0100048766)</w:t>
            </w:r>
          </w:p>
        </w:tc>
        <w:tc>
          <w:tcPr>
            <w:tcW w:w="1701" w:type="dxa"/>
            <w:tcBorders>
              <w:top w:val="nil"/>
              <w:left w:val="nil"/>
              <w:bottom w:val="single" w:sz="4" w:space="0" w:color="auto"/>
              <w:right w:val="single" w:sz="4" w:space="0" w:color="auto"/>
            </w:tcBorders>
          </w:tcPr>
          <w:p w14:paraId="00ED0E1D" w14:textId="7421DC12" w:rsidR="003E4A73" w:rsidRPr="0097473D" w:rsidRDefault="0097473D" w:rsidP="003E4A73">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0345DB9A" w14:textId="32B7F9D0" w:rsidR="003E4A73" w:rsidRPr="000B30A6" w:rsidRDefault="003E4A73" w:rsidP="003E4A73">
            <w:pPr>
              <w:rPr>
                <w:rFonts w:cs="Calibri"/>
                <w:color w:val="000000"/>
                <w:sz w:val="18"/>
                <w:szCs w:val="18"/>
              </w:rPr>
            </w:pPr>
            <w:r w:rsidRPr="000B30A6">
              <w:rPr>
                <w:rFonts w:cs="Calibri"/>
                <w:sz w:val="18"/>
                <w:szCs w:val="18"/>
              </w:rPr>
              <w:t>N/A</w:t>
            </w:r>
          </w:p>
        </w:tc>
        <w:tc>
          <w:tcPr>
            <w:tcW w:w="2098" w:type="dxa"/>
            <w:tcBorders>
              <w:top w:val="nil"/>
              <w:left w:val="nil"/>
              <w:bottom w:val="single" w:sz="4" w:space="0" w:color="auto"/>
              <w:right w:val="single" w:sz="4" w:space="0" w:color="auto"/>
            </w:tcBorders>
          </w:tcPr>
          <w:p w14:paraId="5089BEAD" w14:textId="6D032B67" w:rsidR="003E4A73" w:rsidRPr="000B30A6" w:rsidRDefault="003E4A73" w:rsidP="003E4A73">
            <w:pPr>
              <w:rPr>
                <w:rFonts w:cs="Calibri"/>
                <w:color w:val="000000"/>
                <w:sz w:val="18"/>
                <w:szCs w:val="18"/>
              </w:rPr>
            </w:pPr>
            <w:r w:rsidRPr="000B30A6">
              <w:rPr>
                <w:rFonts w:cs="Calibri"/>
                <w:sz w:val="18"/>
                <w:szCs w:val="18"/>
              </w:rPr>
              <w:t>Data de execução</w:t>
            </w:r>
          </w:p>
        </w:tc>
      </w:tr>
    </w:tbl>
    <w:p w14:paraId="6C9FB2DE" w14:textId="35336FD9" w:rsidR="00F76194" w:rsidRDefault="00F76194" w:rsidP="008010B2">
      <w:pPr>
        <w:jc w:val="both"/>
        <w:sectPr w:rsidR="00F76194" w:rsidSect="002600F3">
          <w:pgSz w:w="16838" w:h="11906" w:orient="landscape"/>
          <w:pgMar w:top="1440" w:right="1440" w:bottom="1440" w:left="1440" w:header="709" w:footer="709" w:gutter="0"/>
          <w:cols w:space="708"/>
          <w:docGrid w:linePitch="360"/>
        </w:sectPr>
      </w:pPr>
    </w:p>
    <w:p w14:paraId="6DCB0189" w14:textId="65FF8F1C" w:rsidR="002600F3" w:rsidRPr="001B4C66" w:rsidRDefault="002600F3" w:rsidP="00666790">
      <w:pPr>
        <w:pStyle w:val="Heading4"/>
        <w:rPr>
          <w:i/>
        </w:rPr>
      </w:pPr>
      <w:bookmarkStart w:id="43" w:name="_Toc163902256"/>
      <w:bookmarkStart w:id="44" w:name="_Toc168671624"/>
      <w:r>
        <w:lastRenderedPageBreak/>
        <w:t xml:space="preserve">Tabela </w:t>
      </w:r>
      <w:r w:rsidR="00F23A21">
        <w:t xml:space="preserve">de avaliações de </w:t>
      </w:r>
      <w:r w:rsidR="000F630D">
        <w:t>processos/cauções</w:t>
      </w:r>
      <w:r w:rsidR="00F23A21">
        <w:t xml:space="preserve"> reais</w:t>
      </w:r>
      <w:r>
        <w:t xml:space="preserve">: </w:t>
      </w:r>
      <w:r w:rsidRPr="00666790">
        <w:rPr>
          <w:i/>
        </w:rPr>
        <w:t>cd_garantias.</w:t>
      </w:r>
      <w:r w:rsidR="00F23A21" w:rsidRPr="00666790">
        <w:rPr>
          <w:i/>
        </w:rPr>
        <w:t>gt017_report_biyr9520</w:t>
      </w:r>
      <w:bookmarkEnd w:id="43"/>
      <w:bookmarkEnd w:id="44"/>
    </w:p>
    <w:p w14:paraId="429C60DD" w14:textId="4C1A53AF" w:rsidR="002600F3" w:rsidRDefault="002600F3" w:rsidP="00666790">
      <w:pPr>
        <w:pStyle w:val="Heading5"/>
      </w:pPr>
      <w:bookmarkStart w:id="45" w:name="_Toc163902257"/>
      <w:bookmarkStart w:id="46" w:name="_Toc168671625"/>
      <w:r>
        <w:t>Visão Geral</w:t>
      </w:r>
      <w:bookmarkEnd w:id="45"/>
      <w:bookmarkEnd w:id="46"/>
    </w:p>
    <w:p w14:paraId="5BB9FDC1" w14:textId="069205A3" w:rsidR="00103140" w:rsidRDefault="00103140"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w:t>
      </w:r>
      <w:r>
        <w:rPr>
          <w:rFonts w:eastAsiaTheme="minorHAnsi" w:cstheme="minorBidi"/>
          <w:i/>
          <w:szCs w:val="22"/>
          <w:lang w:eastAsia="en-US"/>
        </w:rPr>
        <w:t>d_garantias.</w:t>
      </w:r>
      <w:r w:rsidR="00557900">
        <w:rPr>
          <w:rFonts w:eastAsiaTheme="minorHAnsi" w:cstheme="minorBidi"/>
          <w:i/>
          <w:szCs w:val="22"/>
          <w:lang w:eastAsia="en-US"/>
        </w:rPr>
        <w:t>gt017</w:t>
      </w:r>
      <w:r>
        <w:rPr>
          <w:rFonts w:eastAsiaTheme="minorHAnsi" w:cstheme="minorBidi"/>
          <w:i/>
          <w:szCs w:val="22"/>
          <w:lang w:eastAsia="en-US"/>
        </w:rPr>
        <w:t>_report_biyr952</w:t>
      </w:r>
      <w:r w:rsidRPr="00720567">
        <w:rPr>
          <w:rFonts w:eastAsiaTheme="minorHAnsi" w:cstheme="minorBidi"/>
          <w:i/>
          <w:szCs w:val="22"/>
          <w:lang w:eastAsia="en-US"/>
        </w:rPr>
        <w:t>0</w:t>
      </w:r>
      <w:r w:rsidRPr="00720567">
        <w:rPr>
          <w:rFonts w:eastAsiaTheme="minorHAnsi" w:cstheme="minorBidi"/>
          <w:szCs w:val="22"/>
          <w:lang w:eastAsia="en-US"/>
        </w:rPr>
        <w:t xml:space="preserve"> </w:t>
      </w:r>
      <w:r>
        <w:rPr>
          <w:rFonts w:eastAsiaTheme="minorHAnsi" w:cstheme="minorBidi"/>
          <w:szCs w:val="22"/>
          <w:lang w:eastAsia="en-US"/>
        </w:rPr>
        <w:t xml:space="preserve">esteve vigente até 29 abril de 2024, inclusive, tendo sido substituída, a partir dessa data, pela </w:t>
      </w:r>
      <w:r>
        <w:rPr>
          <w:rFonts w:eastAsiaTheme="minorHAnsi" w:cstheme="minorBidi"/>
          <w:i/>
          <w:szCs w:val="22"/>
          <w:lang w:eastAsia="en-US"/>
        </w:rPr>
        <w:t>cd_garantias.gt021</w:t>
      </w:r>
      <w:r w:rsidRPr="00720567">
        <w:rPr>
          <w:rFonts w:eastAsiaTheme="minorHAnsi" w:cstheme="minorBidi"/>
          <w:i/>
          <w:szCs w:val="22"/>
          <w:lang w:eastAsia="en-US"/>
        </w:rPr>
        <w:t>_report_b</w:t>
      </w:r>
      <w:r>
        <w:rPr>
          <w:rFonts w:eastAsiaTheme="minorHAnsi" w:cstheme="minorBidi"/>
          <w:i/>
          <w:szCs w:val="22"/>
          <w:lang w:eastAsia="en-US"/>
        </w:rPr>
        <w:t>iyr952</w:t>
      </w:r>
      <w:r w:rsidRPr="00720567">
        <w:rPr>
          <w:rFonts w:eastAsiaTheme="minorHAnsi" w:cstheme="minorBidi"/>
          <w:i/>
          <w:szCs w:val="22"/>
          <w:lang w:eastAsia="en-US"/>
        </w:rPr>
        <w:t>0</w:t>
      </w:r>
      <w:r>
        <w:rPr>
          <w:rFonts w:eastAsiaTheme="minorHAnsi" w:cstheme="minorBidi"/>
          <w:szCs w:val="22"/>
          <w:lang w:eastAsia="en-US"/>
        </w:rPr>
        <w:t>.</w:t>
      </w:r>
    </w:p>
    <w:p w14:paraId="0EE30083" w14:textId="54E37542" w:rsidR="00943A64" w:rsidRPr="00720567" w:rsidRDefault="00943A64"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cd_garantias.gt017_report_biyr9520</w:t>
      </w:r>
      <w:r w:rsidRPr="00720567">
        <w:rPr>
          <w:rFonts w:eastAsiaTheme="minorHAnsi" w:cstheme="minorBidi"/>
          <w:szCs w:val="22"/>
          <w:lang w:eastAsia="en-US"/>
        </w:rPr>
        <w:t xml:space="preserve"> é uma tabela de interface entre o MUG e os seus casos de uso. Apesar de respeitar as mesmas condições da </w:t>
      </w:r>
      <w:r w:rsidR="00720567">
        <w:rPr>
          <w:rFonts w:eastAsiaTheme="minorHAnsi" w:cstheme="minorBidi"/>
          <w:i/>
          <w:szCs w:val="22"/>
          <w:lang w:eastAsia="en-US"/>
        </w:rPr>
        <w:t>cd_garantias.gt015</w:t>
      </w:r>
      <w:r w:rsidRPr="00720567">
        <w:rPr>
          <w:rFonts w:eastAsiaTheme="minorHAnsi" w:cstheme="minorBidi"/>
          <w:i/>
          <w:szCs w:val="22"/>
          <w:lang w:eastAsia="en-US"/>
        </w:rPr>
        <w:t>_report_biyr9500</w:t>
      </w:r>
      <w:r w:rsidRPr="00720567">
        <w:rPr>
          <w:rFonts w:eastAsiaTheme="minorHAnsi" w:cstheme="minorBidi"/>
          <w:szCs w:val="22"/>
          <w:lang w:eastAsia="en-US"/>
        </w:rPr>
        <w:t xml:space="preserve">, descritas no capítulo 2.2.2.1.1.1., esta tabela tem como objetivo apresentar as avaliações dos </w:t>
      </w:r>
      <w:r w:rsidR="000F630D" w:rsidRPr="00720567">
        <w:rPr>
          <w:rFonts w:eastAsiaTheme="minorHAnsi" w:cstheme="minorBidi"/>
          <w:szCs w:val="22"/>
          <w:lang w:eastAsia="en-US"/>
        </w:rPr>
        <w:t>processos/cauções</w:t>
      </w:r>
      <w:r w:rsidRPr="00720567">
        <w:rPr>
          <w:rFonts w:eastAsiaTheme="minorHAnsi" w:cstheme="minorBidi"/>
          <w:szCs w:val="22"/>
          <w:lang w:eastAsia="en-US"/>
        </w:rPr>
        <w:t xml:space="preserve"> reais e os atributos desta mesma avaliação. Assim, a </w:t>
      </w:r>
      <w:r w:rsidRPr="00720567">
        <w:rPr>
          <w:rFonts w:eastAsiaTheme="minorHAnsi" w:cstheme="minorBidi"/>
          <w:i/>
          <w:szCs w:val="22"/>
          <w:lang w:eastAsia="en-US"/>
        </w:rPr>
        <w:t>cd_garantias.gt017_report_biyr9520</w:t>
      </w:r>
      <w:r w:rsidRPr="00720567">
        <w:rPr>
          <w:rFonts w:eastAsiaTheme="minorHAnsi" w:cstheme="minorBidi"/>
          <w:szCs w:val="22"/>
          <w:lang w:eastAsia="en-US"/>
        </w:rPr>
        <w:t xml:space="preserve"> contém todos os </w:t>
      </w:r>
      <w:r w:rsidR="000F630D" w:rsidRPr="00720567">
        <w:rPr>
          <w:rFonts w:eastAsiaTheme="minorHAnsi" w:cstheme="minorBidi"/>
          <w:szCs w:val="22"/>
          <w:lang w:eastAsia="en-US"/>
        </w:rPr>
        <w:t>processos/cauções</w:t>
      </w:r>
      <w:r w:rsidRPr="00720567">
        <w:rPr>
          <w:rFonts w:eastAsiaTheme="minorHAnsi" w:cstheme="minorBidi"/>
          <w:szCs w:val="22"/>
          <w:lang w:eastAsia="en-US"/>
        </w:rPr>
        <w:t xml:space="preserve"> associados a garantias imobiliárias e financeiras, sendo excluídos deste universo todos os registos de garantias pessoais. </w:t>
      </w:r>
    </w:p>
    <w:p w14:paraId="290931B9" w14:textId="12217F4C" w:rsidR="00943A64" w:rsidRPr="00720567" w:rsidRDefault="00943A64" w:rsidP="00720567">
      <w:pPr>
        <w:spacing w:after="160" w:line="259" w:lineRule="auto"/>
        <w:jc w:val="both"/>
        <w:rPr>
          <w:rFonts w:eastAsiaTheme="minorHAnsi" w:cstheme="minorBidi"/>
          <w:i/>
          <w:szCs w:val="22"/>
          <w:lang w:eastAsia="en-US"/>
        </w:rPr>
      </w:pPr>
      <w:r w:rsidRPr="00720567">
        <w:rPr>
          <w:rFonts w:eastAsiaTheme="minorHAnsi" w:cstheme="minorBidi"/>
          <w:szCs w:val="22"/>
          <w:lang w:eastAsia="en-US"/>
        </w:rPr>
        <w:t xml:space="preserve">De reforçar que o universo desta tabela provém dos módulos base e consolidado do MUG, havendo uma transformação da chave dos pilares em causa, passível de rasteio através do tradutor de chaves </w:t>
      </w:r>
      <w:r w:rsidRPr="00720567">
        <w:rPr>
          <w:rFonts w:eastAsiaTheme="minorHAnsi" w:cstheme="minorBidi"/>
          <w:i/>
          <w:szCs w:val="22"/>
          <w:lang w:eastAsia="en-US"/>
        </w:rPr>
        <w:t>cd_garantias.kt_chaves_intrf_grts_biyr.</w:t>
      </w:r>
    </w:p>
    <w:p w14:paraId="598F995B" w14:textId="1A3D63D1" w:rsidR="002600F3" w:rsidRDefault="002600F3" w:rsidP="00666790">
      <w:pPr>
        <w:pStyle w:val="Heading5"/>
      </w:pPr>
      <w:bookmarkStart w:id="47" w:name="_Toc163902258"/>
      <w:bookmarkStart w:id="48" w:name="_Toc168671626"/>
      <w:r w:rsidRPr="005F1378">
        <w:t>Granularidade e chave</w:t>
      </w:r>
      <w:bookmarkEnd w:id="47"/>
      <w:bookmarkEnd w:id="48"/>
    </w:p>
    <w:p w14:paraId="5D28C129" w14:textId="517258D5" w:rsidR="00943A64" w:rsidRPr="00720567" w:rsidRDefault="00943A64"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granularidade da tabela </w:t>
      </w:r>
      <w:r w:rsidR="008005CF" w:rsidRPr="00720567">
        <w:rPr>
          <w:rFonts w:eastAsiaTheme="minorHAnsi" w:cstheme="minorBidi"/>
          <w:i/>
          <w:szCs w:val="22"/>
          <w:lang w:eastAsia="en-US"/>
        </w:rPr>
        <w:t>cd_garantias.gt017_report_biyr9520</w:t>
      </w:r>
      <w:r w:rsidR="008005CF" w:rsidRPr="00720567">
        <w:rPr>
          <w:rFonts w:eastAsiaTheme="minorHAnsi" w:cstheme="minorBidi"/>
          <w:szCs w:val="22"/>
          <w:lang w:eastAsia="en-US"/>
        </w:rPr>
        <w:t xml:space="preserve"> </w:t>
      </w:r>
      <w:r w:rsidRPr="00720567">
        <w:rPr>
          <w:rFonts w:eastAsiaTheme="minorHAnsi" w:cstheme="minorBidi"/>
          <w:szCs w:val="22"/>
          <w:lang w:eastAsia="en-US"/>
        </w:rPr>
        <w:t xml:space="preserve">é variável consoante a tipologia da garantia apresentada, tendo uma chave primária para garantias reais imobiliárias e outra para garantias reais financeiras. </w:t>
      </w:r>
    </w:p>
    <w:p w14:paraId="7F871F7A" w14:textId="626AB16E" w:rsidR="00943A64" w:rsidRPr="00720567" w:rsidRDefault="00943A64"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Para garantias reais imobiliárias, a chave completa da tabela é constituída apenas pelos campos identificadores do </w:t>
      </w:r>
      <w:r w:rsidR="000F630D" w:rsidRPr="00720567">
        <w:rPr>
          <w:rFonts w:eastAsiaTheme="minorHAnsi" w:cstheme="minorBidi"/>
          <w:szCs w:val="22"/>
          <w:lang w:eastAsia="en-US"/>
        </w:rPr>
        <w:t>processo/caução</w:t>
      </w:r>
      <w:r w:rsidRPr="00720567">
        <w:rPr>
          <w:rFonts w:eastAsiaTheme="minorHAnsi" w:cstheme="minorBidi"/>
          <w:szCs w:val="22"/>
          <w:lang w:eastAsia="en-US"/>
        </w:rPr>
        <w:t xml:space="preserve"> (‘cbalcao’, ‘cnumcta’, ‘zcaucao’), uma vez que a tabela se encontra ao nível do segundo pilar do MUG.</w:t>
      </w:r>
    </w:p>
    <w:p w14:paraId="402B07F1" w14:textId="6C3BFD9A" w:rsidR="00943A64" w:rsidRPr="00720567" w:rsidRDefault="00943A64"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No caso de garantias reais financeiras, a chave completa é composta pelos campos identificativos do processo/caução (‘cbalcao’, ‘cnumcta’, ‘zcaucao’) e do código ISIN (‘cisin’). A granularidade da tabela para esta tipologia não está ao nível da garantia uma vez que diversos bens financeiros poderão ter o mesmo código ISIN associado. Desta forma, e caso se trate da mesma responsabilidade e </w:t>
      </w:r>
      <w:r w:rsidR="000F630D" w:rsidRPr="00720567">
        <w:rPr>
          <w:rFonts w:eastAsiaTheme="minorHAnsi" w:cstheme="minorBidi"/>
          <w:szCs w:val="22"/>
          <w:lang w:eastAsia="en-US"/>
        </w:rPr>
        <w:t>processo/caução</w:t>
      </w:r>
      <w:r w:rsidRPr="00720567">
        <w:rPr>
          <w:rFonts w:eastAsiaTheme="minorHAnsi" w:cstheme="minorBidi"/>
          <w:szCs w:val="22"/>
          <w:lang w:eastAsia="en-US"/>
        </w:rPr>
        <w:t xml:space="preserve">, as garantias financeiras com o mesmo ISIN serão agregadas num único registo da tabela. O mesmo acontece caso não seja identificado qualquer código ISIN, por exemplo, em depósitos à ordem e depósitos a prazo, sendo que todas as garantias serão reportadas num único registo com o campo ISIN sem preenchimento. </w:t>
      </w:r>
    </w:p>
    <w:p w14:paraId="282C8295" w14:textId="74A10C94" w:rsidR="002600F3" w:rsidRDefault="002600F3" w:rsidP="00666790">
      <w:pPr>
        <w:pStyle w:val="Heading5"/>
      </w:pPr>
      <w:bookmarkStart w:id="49" w:name="_Toc163902259"/>
      <w:bookmarkStart w:id="50" w:name="_Toc168671627"/>
      <w:r w:rsidRPr="005F1378">
        <w:t>Periodicidade</w:t>
      </w:r>
      <w:bookmarkEnd w:id="49"/>
      <w:bookmarkEnd w:id="50"/>
    </w:p>
    <w:p w14:paraId="28DC4AE5" w14:textId="545E0FE1" w:rsidR="00943A64" w:rsidRPr="00720567" w:rsidRDefault="00943A64"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008005CF" w:rsidRPr="00720567">
        <w:rPr>
          <w:rFonts w:eastAsiaTheme="minorHAnsi" w:cstheme="minorBidi"/>
          <w:i/>
          <w:szCs w:val="22"/>
          <w:lang w:eastAsia="en-US"/>
        </w:rPr>
        <w:t>cd_garantias.gt017_report_biyr9520</w:t>
      </w:r>
      <w:r w:rsidR="008005CF" w:rsidRPr="00720567">
        <w:rPr>
          <w:rFonts w:eastAsiaTheme="minorHAnsi" w:cstheme="minorBidi"/>
          <w:szCs w:val="22"/>
          <w:lang w:eastAsia="en-US"/>
        </w:rPr>
        <w:t xml:space="preserve"> </w:t>
      </w:r>
      <w:r w:rsidRPr="00720567">
        <w:rPr>
          <w:rFonts w:eastAsiaTheme="minorHAnsi" w:cstheme="minorBidi"/>
          <w:szCs w:val="22"/>
          <w:lang w:eastAsia="en-US"/>
        </w:rPr>
        <w:t xml:space="preserve">é mensal e gerada automaticamente no último dia útil de cada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‘ref_date’ do dia 31. </w:t>
      </w:r>
    </w:p>
    <w:p w14:paraId="3E5036BA" w14:textId="65F3817D" w:rsidR="00103140" w:rsidRPr="00720567" w:rsidRDefault="00943A64" w:rsidP="00103140">
      <w:pPr>
        <w:spacing w:after="160" w:line="259" w:lineRule="auto"/>
        <w:jc w:val="both"/>
        <w:rPr>
          <w:rFonts w:eastAsiaTheme="minorHAnsi" w:cstheme="minorBidi"/>
          <w:szCs w:val="22"/>
          <w:lang w:eastAsia="en-US"/>
        </w:rPr>
      </w:pPr>
      <w:r w:rsidRPr="00720567">
        <w:rPr>
          <w:rFonts w:eastAsiaTheme="minorHAnsi" w:cstheme="minorBidi"/>
          <w:szCs w:val="22"/>
          <w:lang w:eastAsia="en-US"/>
        </w:rPr>
        <w:t>Só se devem considerar como oficiais os valores constantes nesta tabela desde</w:t>
      </w:r>
      <w:r w:rsidR="00902D46">
        <w:rPr>
          <w:rFonts w:eastAsiaTheme="minorHAnsi" w:cstheme="minorBidi"/>
          <w:szCs w:val="22"/>
          <w:lang w:eastAsia="en-US"/>
        </w:rPr>
        <w:t>, e incluind</w:t>
      </w:r>
      <w:r w:rsidR="00EB2EEA">
        <w:rPr>
          <w:rFonts w:eastAsiaTheme="minorHAnsi" w:cstheme="minorBidi"/>
          <w:szCs w:val="22"/>
          <w:lang w:eastAsia="en-US"/>
        </w:rPr>
        <w:t>o, 31 dezembro 2022 até 29</w:t>
      </w:r>
      <w:r w:rsidR="00C601BA">
        <w:rPr>
          <w:rFonts w:eastAsiaTheme="minorHAnsi" w:cstheme="minorBidi"/>
          <w:szCs w:val="22"/>
          <w:lang w:eastAsia="en-US"/>
        </w:rPr>
        <w:t xml:space="preserve"> de abril de 2024</w:t>
      </w:r>
      <w:r w:rsidR="00103140">
        <w:rPr>
          <w:rFonts w:eastAsiaTheme="minorHAnsi" w:cstheme="minorBidi"/>
          <w:szCs w:val="22"/>
          <w:lang w:eastAsia="en-US"/>
        </w:rPr>
        <w:t xml:space="preserve">. A partir dessa data passa a estar em vigor a </w:t>
      </w:r>
      <w:r w:rsidR="00103140">
        <w:rPr>
          <w:rFonts w:eastAsiaTheme="minorHAnsi" w:cstheme="minorBidi"/>
          <w:i/>
          <w:szCs w:val="22"/>
          <w:lang w:eastAsia="en-US"/>
        </w:rPr>
        <w:t>cd_garantias.gt021</w:t>
      </w:r>
      <w:r w:rsidR="00103140" w:rsidRPr="001B2427">
        <w:rPr>
          <w:rFonts w:eastAsiaTheme="minorHAnsi" w:cstheme="minorBidi"/>
          <w:i/>
          <w:szCs w:val="22"/>
          <w:lang w:eastAsia="en-US"/>
        </w:rPr>
        <w:t>_report_biyr95</w:t>
      </w:r>
      <w:r w:rsidR="00103140">
        <w:rPr>
          <w:rFonts w:eastAsiaTheme="minorHAnsi" w:cstheme="minorBidi"/>
          <w:i/>
          <w:szCs w:val="22"/>
          <w:lang w:eastAsia="en-US"/>
        </w:rPr>
        <w:t>2</w:t>
      </w:r>
      <w:r w:rsidR="00103140" w:rsidRPr="001B2427">
        <w:rPr>
          <w:rFonts w:eastAsiaTheme="minorHAnsi" w:cstheme="minorBidi"/>
          <w:i/>
          <w:szCs w:val="22"/>
          <w:lang w:eastAsia="en-US"/>
        </w:rPr>
        <w:t>0</w:t>
      </w:r>
      <w:r w:rsidR="00103140">
        <w:rPr>
          <w:rFonts w:eastAsiaTheme="minorHAnsi" w:cstheme="minorBidi"/>
          <w:szCs w:val="22"/>
          <w:lang w:eastAsia="en-US"/>
        </w:rPr>
        <w:t>.</w:t>
      </w:r>
    </w:p>
    <w:p w14:paraId="0CF4E2D4" w14:textId="77777777" w:rsidR="00103140" w:rsidRPr="00720567" w:rsidRDefault="00103140" w:rsidP="00720567">
      <w:pPr>
        <w:spacing w:after="160" w:line="259" w:lineRule="auto"/>
        <w:jc w:val="both"/>
        <w:rPr>
          <w:rFonts w:eastAsiaTheme="minorHAnsi" w:cstheme="minorBidi"/>
          <w:szCs w:val="22"/>
          <w:lang w:eastAsia="en-US"/>
        </w:rPr>
      </w:pPr>
    </w:p>
    <w:p w14:paraId="08CF1FBE" w14:textId="06930308" w:rsidR="002600F3" w:rsidRDefault="002600F3" w:rsidP="00666790">
      <w:pPr>
        <w:pStyle w:val="Heading5"/>
      </w:pPr>
      <w:bookmarkStart w:id="51" w:name="_Toc163902260"/>
      <w:bookmarkStart w:id="52" w:name="_Toc168671628"/>
      <w:r w:rsidRPr="005F1378">
        <w:t>Aprovisionamento</w:t>
      </w:r>
      <w:bookmarkEnd w:id="51"/>
      <w:bookmarkEnd w:id="52"/>
    </w:p>
    <w:p w14:paraId="0282AB6C" w14:textId="57763849" w:rsidR="00BC1FC6" w:rsidRPr="00720567" w:rsidRDefault="0097140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aprovisionamento da tabela </w:t>
      </w:r>
      <w:r w:rsidRPr="00720567">
        <w:rPr>
          <w:rFonts w:eastAsiaTheme="minorHAnsi" w:cstheme="minorBidi"/>
          <w:i/>
          <w:szCs w:val="22"/>
          <w:lang w:eastAsia="en-US"/>
        </w:rPr>
        <w:t>cd_garantias.gt017_report_biyr9520</w:t>
      </w:r>
      <w:r w:rsidRPr="00720567">
        <w:rPr>
          <w:rFonts w:eastAsiaTheme="minorHAnsi" w:cstheme="minorBidi"/>
          <w:szCs w:val="22"/>
          <w:lang w:eastAsia="en-US"/>
        </w:rPr>
        <w:t xml:space="preserve"> é, sem nenhuma exceção, concordante com os princípios funcionais e as regras de definição de universo descritas nos capítulos </w:t>
      </w:r>
      <w:r w:rsidRPr="00720567">
        <w:rPr>
          <w:rFonts w:eastAsiaTheme="minorHAnsi" w:cstheme="minorBidi"/>
          <w:szCs w:val="22"/>
          <w:lang w:eastAsia="en-US"/>
        </w:rPr>
        <w:lastRenderedPageBreak/>
        <w:t>2.2.2. e 2.2.3., respetivamente, da documentação funcional do MUG. Os dados desta tabela provêm essencialmente do módulo base e do módulo consolidado do MUG, sendo esta informação completada com recurso a tabelas externas ao modelo. Desta forma, o aprovisionamento é realizado exclusivamente a partir das seguintes tabelas:</w:t>
      </w:r>
    </w:p>
    <w:p w14:paraId="2CC8C0D7" w14:textId="30D5C06E" w:rsidR="00BC1FC6" w:rsidRPr="00BC1FC6" w:rsidRDefault="00BC1FC6" w:rsidP="00BC1FC6">
      <w:pPr>
        <w:pStyle w:val="Caption"/>
        <w:keepNext/>
        <w:jc w:val="center"/>
        <w:rPr>
          <w:rFonts w:cs="Calibri"/>
          <w:b/>
          <w:color w:val="000000" w:themeColor="text1"/>
          <w:sz w:val="22"/>
          <w:szCs w:val="22"/>
        </w:rPr>
      </w:pPr>
      <w:bookmarkStart w:id="53" w:name="_Toc168413844"/>
      <w:r w:rsidRPr="00BC1FC6">
        <w:rPr>
          <w:rFonts w:cs="Calibri"/>
          <w:b/>
          <w:color w:val="000000" w:themeColor="text1"/>
          <w:sz w:val="22"/>
          <w:szCs w:val="22"/>
        </w:rPr>
        <w:t xml:space="preserve">Tabela </w:t>
      </w:r>
      <w:r w:rsidRPr="00BC1FC6">
        <w:rPr>
          <w:rFonts w:cs="Calibri"/>
          <w:b/>
          <w:color w:val="000000" w:themeColor="text1"/>
          <w:sz w:val="22"/>
          <w:szCs w:val="22"/>
        </w:rPr>
        <w:fldChar w:fldCharType="begin"/>
      </w:r>
      <w:r w:rsidRPr="00BC1FC6">
        <w:rPr>
          <w:rFonts w:cs="Calibri"/>
          <w:b/>
          <w:color w:val="000000" w:themeColor="text1"/>
          <w:sz w:val="22"/>
          <w:szCs w:val="22"/>
        </w:rPr>
        <w:instrText xml:space="preserve"> SEQ Tabela \* ARABIC </w:instrText>
      </w:r>
      <w:r w:rsidRPr="00BC1FC6">
        <w:rPr>
          <w:rFonts w:cs="Calibri"/>
          <w:b/>
          <w:color w:val="000000" w:themeColor="text1"/>
          <w:sz w:val="22"/>
          <w:szCs w:val="22"/>
        </w:rPr>
        <w:fldChar w:fldCharType="separate"/>
      </w:r>
      <w:r w:rsidR="00486242">
        <w:rPr>
          <w:rFonts w:cs="Calibri"/>
          <w:b/>
          <w:noProof/>
          <w:color w:val="000000" w:themeColor="text1"/>
          <w:sz w:val="22"/>
          <w:szCs w:val="22"/>
        </w:rPr>
        <w:t>6</w:t>
      </w:r>
      <w:r w:rsidRPr="00BC1FC6">
        <w:rPr>
          <w:rFonts w:cs="Calibri"/>
          <w:b/>
          <w:color w:val="000000" w:themeColor="text1"/>
          <w:sz w:val="22"/>
          <w:szCs w:val="22"/>
        </w:rPr>
        <w:fldChar w:fldCharType="end"/>
      </w:r>
      <w:r w:rsidRPr="00BC1FC6">
        <w:rPr>
          <w:rFonts w:cs="Calibri"/>
          <w:b/>
          <w:color w:val="000000" w:themeColor="text1"/>
          <w:sz w:val="22"/>
          <w:szCs w:val="22"/>
        </w:rPr>
        <w:t>: Informação das tabelas de aprovisionamento da cd_garantias.gt017_report_biyr9520</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9B592D" w:rsidRPr="005F1378" w14:paraId="2D61E4DA" w14:textId="77777777" w:rsidTr="00C57547">
        <w:trPr>
          <w:trHeight w:val="290"/>
        </w:trPr>
        <w:tc>
          <w:tcPr>
            <w:tcW w:w="1701" w:type="dxa"/>
            <w:shd w:val="clear" w:color="000000" w:fill="FF0000"/>
          </w:tcPr>
          <w:p w14:paraId="18DFF396" w14:textId="77777777" w:rsidR="009B592D" w:rsidRPr="005F1378" w:rsidRDefault="009B592D" w:rsidP="00C57547">
            <w:pPr>
              <w:rPr>
                <w:rFonts w:cs="Calibri"/>
                <w:b/>
                <w:bCs/>
                <w:color w:val="FFFFFF"/>
                <w:sz w:val="18"/>
                <w:szCs w:val="18"/>
              </w:rPr>
            </w:pPr>
            <w:r w:rsidRPr="005F1378">
              <w:rPr>
                <w:rFonts w:cs="Calibri"/>
                <w:b/>
                <w:bCs/>
                <w:color w:val="FFFFFF"/>
                <w:sz w:val="18"/>
                <w:szCs w:val="18"/>
              </w:rPr>
              <w:t>Aplicação Origem</w:t>
            </w:r>
          </w:p>
        </w:tc>
        <w:tc>
          <w:tcPr>
            <w:tcW w:w="3288" w:type="dxa"/>
            <w:shd w:val="clear" w:color="000000" w:fill="FF0000"/>
            <w:noWrap/>
            <w:hideMark/>
          </w:tcPr>
          <w:p w14:paraId="6290751E" w14:textId="77777777" w:rsidR="009B592D" w:rsidRPr="005F1378" w:rsidRDefault="009B592D" w:rsidP="00C57547">
            <w:pPr>
              <w:rPr>
                <w:rFonts w:cs="Calibri"/>
                <w:b/>
                <w:bCs/>
                <w:color w:val="FFFFFF"/>
                <w:sz w:val="18"/>
                <w:szCs w:val="18"/>
              </w:rPr>
            </w:pPr>
            <w:r w:rsidRPr="005F1378">
              <w:rPr>
                <w:rFonts w:cs="Calibri"/>
                <w:b/>
                <w:bCs/>
                <w:color w:val="FFFFFF"/>
                <w:sz w:val="18"/>
                <w:szCs w:val="18"/>
              </w:rPr>
              <w:t>Nome da Tabela na Aplicação Origem</w:t>
            </w:r>
          </w:p>
        </w:tc>
        <w:tc>
          <w:tcPr>
            <w:tcW w:w="2041" w:type="dxa"/>
            <w:shd w:val="clear" w:color="000000" w:fill="FF0000"/>
            <w:noWrap/>
            <w:hideMark/>
          </w:tcPr>
          <w:p w14:paraId="5AE9DF81" w14:textId="77777777" w:rsidR="009B592D" w:rsidRPr="005F1378" w:rsidRDefault="009B592D" w:rsidP="00C57547">
            <w:pPr>
              <w:rPr>
                <w:rFonts w:cs="Calibri"/>
                <w:b/>
                <w:bCs/>
                <w:color w:val="FFFFFF"/>
                <w:sz w:val="18"/>
                <w:szCs w:val="18"/>
              </w:rPr>
            </w:pPr>
            <w:r w:rsidRPr="005F1378">
              <w:rPr>
                <w:rFonts w:cs="Calibri"/>
                <w:b/>
                <w:bCs/>
                <w:color w:val="FFFFFF"/>
                <w:sz w:val="18"/>
                <w:szCs w:val="18"/>
              </w:rPr>
              <w:t xml:space="preserve">Nome da Base de Dados no Data Lake </w:t>
            </w:r>
          </w:p>
        </w:tc>
        <w:tc>
          <w:tcPr>
            <w:tcW w:w="2041" w:type="dxa"/>
            <w:shd w:val="clear" w:color="000000" w:fill="FF0000"/>
            <w:noWrap/>
            <w:hideMark/>
          </w:tcPr>
          <w:p w14:paraId="59304F5F" w14:textId="77777777" w:rsidR="009B592D" w:rsidRPr="005F1378" w:rsidRDefault="009B592D" w:rsidP="00C57547">
            <w:pPr>
              <w:rPr>
                <w:rFonts w:cs="Calibri"/>
                <w:b/>
                <w:bCs/>
                <w:color w:val="FFFFFF"/>
                <w:sz w:val="18"/>
                <w:szCs w:val="18"/>
              </w:rPr>
            </w:pPr>
            <w:r w:rsidRPr="005F1378">
              <w:rPr>
                <w:rFonts w:cs="Calibri"/>
                <w:b/>
                <w:bCs/>
                <w:color w:val="FFFFFF"/>
                <w:sz w:val="18"/>
                <w:szCs w:val="18"/>
              </w:rPr>
              <w:t>Nome da Tabela no Data Lake</w:t>
            </w:r>
          </w:p>
        </w:tc>
      </w:tr>
      <w:tr w:rsidR="009B592D" w:rsidRPr="005F1378" w14:paraId="30875FFD" w14:textId="77777777" w:rsidTr="00C57547">
        <w:trPr>
          <w:trHeight w:val="290"/>
        </w:trPr>
        <w:tc>
          <w:tcPr>
            <w:tcW w:w="1701" w:type="dxa"/>
          </w:tcPr>
          <w:p w14:paraId="1F9543E8" w14:textId="77777777" w:rsidR="009B592D" w:rsidRPr="005F1378" w:rsidRDefault="009B592D" w:rsidP="00C57547">
            <w:pPr>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3C5AE469" w14:textId="77777777" w:rsidR="009B592D" w:rsidRPr="005F1378" w:rsidRDefault="009B592D" w:rsidP="00C57547">
            <w:pPr>
              <w:rPr>
                <w:rFonts w:cs="Calibri"/>
                <w:color w:val="000000"/>
                <w:sz w:val="18"/>
                <w:szCs w:val="18"/>
              </w:rPr>
            </w:pPr>
            <w:r w:rsidRPr="006C592D">
              <w:rPr>
                <w:rFonts w:cs="Calibri"/>
                <w:color w:val="000000"/>
                <w:sz w:val="18"/>
                <w:szCs w:val="18"/>
              </w:rPr>
              <w:t>gt018_rateio_aval</w:t>
            </w:r>
          </w:p>
        </w:tc>
        <w:tc>
          <w:tcPr>
            <w:tcW w:w="2041" w:type="dxa"/>
            <w:shd w:val="clear" w:color="auto" w:fill="auto"/>
            <w:noWrap/>
          </w:tcPr>
          <w:p w14:paraId="05F974C7" w14:textId="77777777" w:rsidR="009B592D" w:rsidRPr="005F1378" w:rsidRDefault="009B592D" w:rsidP="00C57547">
            <w:pPr>
              <w:rPr>
                <w:rFonts w:cs="Calibri"/>
                <w:color w:val="000000"/>
                <w:sz w:val="18"/>
                <w:szCs w:val="18"/>
              </w:rPr>
            </w:pPr>
            <w:r w:rsidRPr="005F1378">
              <w:rPr>
                <w:rFonts w:cs="Calibri"/>
                <w:color w:val="000000"/>
                <w:sz w:val="18"/>
                <w:szCs w:val="18"/>
              </w:rPr>
              <w:t>cd_garantias</w:t>
            </w:r>
          </w:p>
        </w:tc>
        <w:tc>
          <w:tcPr>
            <w:tcW w:w="2041" w:type="dxa"/>
            <w:shd w:val="clear" w:color="auto" w:fill="auto"/>
            <w:noWrap/>
            <w:hideMark/>
          </w:tcPr>
          <w:p w14:paraId="4E01A798" w14:textId="77777777" w:rsidR="009B592D" w:rsidRPr="005F1378" w:rsidRDefault="009B592D" w:rsidP="00C57547">
            <w:pPr>
              <w:rPr>
                <w:rFonts w:cs="Calibri"/>
                <w:color w:val="000000"/>
                <w:sz w:val="18"/>
                <w:szCs w:val="18"/>
              </w:rPr>
            </w:pPr>
            <w:r w:rsidRPr="006C592D">
              <w:rPr>
                <w:rFonts w:cs="Calibri"/>
                <w:color w:val="000000"/>
                <w:sz w:val="18"/>
                <w:szCs w:val="18"/>
              </w:rPr>
              <w:t>gt018_rateio_aval</w:t>
            </w:r>
          </w:p>
        </w:tc>
      </w:tr>
      <w:tr w:rsidR="009B592D" w:rsidRPr="005F1378" w14:paraId="510A4A67" w14:textId="77777777" w:rsidTr="00C57547">
        <w:trPr>
          <w:trHeight w:val="290"/>
        </w:trPr>
        <w:tc>
          <w:tcPr>
            <w:tcW w:w="1701" w:type="dxa"/>
          </w:tcPr>
          <w:p w14:paraId="7C959D09" w14:textId="77777777" w:rsidR="009B592D" w:rsidRPr="005F1378" w:rsidRDefault="009B592D" w:rsidP="00C57547">
            <w:pPr>
              <w:jc w:val="both"/>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12B66ACB" w14:textId="77777777" w:rsidR="009B592D" w:rsidRPr="005F1378" w:rsidRDefault="009B592D" w:rsidP="00C57547">
            <w:pPr>
              <w:jc w:val="both"/>
              <w:rPr>
                <w:rFonts w:cs="Calibri"/>
                <w:color w:val="000000"/>
                <w:sz w:val="18"/>
                <w:szCs w:val="18"/>
                <w:lang w:val="en-US"/>
              </w:rPr>
            </w:pPr>
            <w:r w:rsidRPr="006C592D">
              <w:rPr>
                <w:rFonts w:cs="Calibri"/>
                <w:color w:val="000000"/>
                <w:sz w:val="18"/>
                <w:szCs w:val="18"/>
                <w:lang w:val="en-US"/>
              </w:rPr>
              <w:t>gt003_trz_gt_fin</w:t>
            </w:r>
          </w:p>
        </w:tc>
        <w:tc>
          <w:tcPr>
            <w:tcW w:w="2041" w:type="dxa"/>
            <w:shd w:val="clear" w:color="auto" w:fill="auto"/>
            <w:noWrap/>
          </w:tcPr>
          <w:p w14:paraId="7B2B9F6C" w14:textId="77777777" w:rsidR="009B592D" w:rsidRPr="005F1378" w:rsidRDefault="009B592D" w:rsidP="00C57547">
            <w:pPr>
              <w:jc w:val="both"/>
              <w:rPr>
                <w:rFonts w:cs="Calibri"/>
                <w:color w:val="000000"/>
                <w:sz w:val="18"/>
                <w:szCs w:val="18"/>
              </w:rPr>
            </w:pPr>
            <w:r w:rsidRPr="005F1378">
              <w:rPr>
                <w:rFonts w:cs="Calibri"/>
                <w:color w:val="000000"/>
                <w:sz w:val="18"/>
                <w:szCs w:val="18"/>
              </w:rPr>
              <w:t>cd_garantias</w:t>
            </w:r>
          </w:p>
        </w:tc>
        <w:tc>
          <w:tcPr>
            <w:tcW w:w="2041" w:type="dxa"/>
            <w:shd w:val="clear" w:color="auto" w:fill="auto"/>
            <w:noWrap/>
          </w:tcPr>
          <w:p w14:paraId="538FDC7B" w14:textId="77777777" w:rsidR="009B592D" w:rsidRPr="005F1378" w:rsidRDefault="009B592D" w:rsidP="00C57547">
            <w:pPr>
              <w:jc w:val="both"/>
              <w:rPr>
                <w:sz w:val="18"/>
                <w:szCs w:val="18"/>
              </w:rPr>
            </w:pPr>
            <w:r w:rsidRPr="006C592D">
              <w:rPr>
                <w:sz w:val="18"/>
                <w:szCs w:val="18"/>
              </w:rPr>
              <w:t>gt003_trz_gt_fin</w:t>
            </w:r>
          </w:p>
        </w:tc>
      </w:tr>
      <w:tr w:rsidR="000E5989" w:rsidRPr="005F1378" w14:paraId="30194DBE" w14:textId="77777777" w:rsidTr="00C57547">
        <w:trPr>
          <w:trHeight w:val="290"/>
        </w:trPr>
        <w:tc>
          <w:tcPr>
            <w:tcW w:w="1701" w:type="dxa"/>
          </w:tcPr>
          <w:p w14:paraId="12D52497" w14:textId="6D30B112" w:rsidR="000E5989" w:rsidRPr="005F1378" w:rsidRDefault="000E5989" w:rsidP="000E5989">
            <w:pPr>
              <w:rPr>
                <w:rFonts w:cs="Calibri"/>
                <w:color w:val="000000"/>
                <w:sz w:val="18"/>
                <w:szCs w:val="18"/>
              </w:rPr>
            </w:pPr>
            <w:r w:rsidRPr="000E5989">
              <w:rPr>
                <w:rFonts w:cs="Calibri"/>
                <w:color w:val="000000"/>
                <w:sz w:val="18"/>
                <w:szCs w:val="18"/>
              </w:rPr>
              <w:t>Títulos (APMT0100022484)</w:t>
            </w:r>
          </w:p>
        </w:tc>
        <w:tc>
          <w:tcPr>
            <w:tcW w:w="3288" w:type="dxa"/>
            <w:shd w:val="clear" w:color="auto" w:fill="auto"/>
            <w:noWrap/>
          </w:tcPr>
          <w:p w14:paraId="15E98029" w14:textId="7CA34C56" w:rsidR="000E5989" w:rsidRPr="005F1378" w:rsidRDefault="000E5989" w:rsidP="000E5989">
            <w:pPr>
              <w:rPr>
                <w:rFonts w:cs="Calibri"/>
                <w:color w:val="000000"/>
                <w:sz w:val="18"/>
                <w:szCs w:val="18"/>
              </w:rPr>
            </w:pPr>
            <w:r w:rsidRPr="00983A0C">
              <w:rPr>
                <w:sz w:val="18"/>
                <w:szCs w:val="18"/>
              </w:rPr>
              <w:t>ttt35_titlgru</w:t>
            </w:r>
          </w:p>
        </w:tc>
        <w:tc>
          <w:tcPr>
            <w:tcW w:w="2041" w:type="dxa"/>
            <w:shd w:val="clear" w:color="auto" w:fill="auto"/>
            <w:noWrap/>
          </w:tcPr>
          <w:p w14:paraId="39E66D6D" w14:textId="77777777" w:rsidR="000E5989" w:rsidRPr="005F1378" w:rsidRDefault="000E5989" w:rsidP="000E5989">
            <w:pPr>
              <w:rPr>
                <w:rFonts w:cs="Calibri"/>
                <w:color w:val="000000"/>
                <w:sz w:val="18"/>
                <w:szCs w:val="18"/>
              </w:rPr>
            </w:pPr>
            <w:r>
              <w:rPr>
                <w:rFonts w:cs="Calibri"/>
                <w:color w:val="000000"/>
                <w:sz w:val="18"/>
                <w:szCs w:val="18"/>
              </w:rPr>
              <w:t>cd_mercados</w:t>
            </w:r>
          </w:p>
        </w:tc>
        <w:tc>
          <w:tcPr>
            <w:tcW w:w="2041" w:type="dxa"/>
            <w:shd w:val="clear" w:color="auto" w:fill="auto"/>
            <w:noWrap/>
          </w:tcPr>
          <w:p w14:paraId="5800C1D8" w14:textId="77777777" w:rsidR="000E5989" w:rsidRPr="005F1378" w:rsidRDefault="000E5989" w:rsidP="000E5989">
            <w:pPr>
              <w:rPr>
                <w:sz w:val="18"/>
                <w:szCs w:val="18"/>
              </w:rPr>
            </w:pPr>
            <w:r w:rsidRPr="00983A0C">
              <w:rPr>
                <w:sz w:val="18"/>
                <w:szCs w:val="18"/>
              </w:rPr>
              <w:t>ttt35_titlgru</w:t>
            </w:r>
          </w:p>
        </w:tc>
      </w:tr>
      <w:tr w:rsidR="000E5989" w:rsidRPr="005F1378" w14:paraId="79D26D75" w14:textId="77777777" w:rsidTr="00C57547">
        <w:trPr>
          <w:trHeight w:val="290"/>
        </w:trPr>
        <w:tc>
          <w:tcPr>
            <w:tcW w:w="1701" w:type="dxa"/>
          </w:tcPr>
          <w:p w14:paraId="55C8366F" w14:textId="2F53208E" w:rsidR="000E5989" w:rsidRPr="005F1378" w:rsidRDefault="000E5989" w:rsidP="000E5989">
            <w:pPr>
              <w:rPr>
                <w:rFonts w:cs="Calibri"/>
                <w:color w:val="000000"/>
                <w:sz w:val="18"/>
                <w:szCs w:val="18"/>
              </w:rPr>
            </w:pPr>
            <w:r w:rsidRPr="000E5989">
              <w:rPr>
                <w:rFonts w:cs="Calibri"/>
                <w:color w:val="000000"/>
                <w:sz w:val="18"/>
                <w:szCs w:val="18"/>
              </w:rPr>
              <w:t>Fundos (APMT0100021345)</w:t>
            </w:r>
          </w:p>
        </w:tc>
        <w:tc>
          <w:tcPr>
            <w:tcW w:w="3288" w:type="dxa"/>
            <w:shd w:val="clear" w:color="auto" w:fill="auto"/>
            <w:noWrap/>
          </w:tcPr>
          <w:p w14:paraId="7CDD13F1" w14:textId="1FB46A51" w:rsidR="000E5989" w:rsidRPr="005F1378" w:rsidRDefault="000E5989" w:rsidP="000E5989">
            <w:pPr>
              <w:rPr>
                <w:rFonts w:cs="Calibri"/>
                <w:color w:val="000000"/>
                <w:sz w:val="18"/>
                <w:szCs w:val="18"/>
              </w:rPr>
            </w:pPr>
            <w:r w:rsidRPr="00983A0C">
              <w:rPr>
                <w:rFonts w:cs="Calibri"/>
                <w:color w:val="000000"/>
                <w:sz w:val="18"/>
                <w:szCs w:val="18"/>
              </w:rPr>
              <w:t>fut02_contasfu</w:t>
            </w:r>
          </w:p>
        </w:tc>
        <w:tc>
          <w:tcPr>
            <w:tcW w:w="2041" w:type="dxa"/>
            <w:shd w:val="clear" w:color="auto" w:fill="auto"/>
            <w:noWrap/>
          </w:tcPr>
          <w:p w14:paraId="4852F9AA" w14:textId="77777777" w:rsidR="000E5989" w:rsidRPr="005F1378" w:rsidRDefault="000E5989" w:rsidP="000E5989">
            <w:pPr>
              <w:rPr>
                <w:rFonts w:cs="Calibri"/>
                <w:color w:val="000000"/>
                <w:sz w:val="18"/>
                <w:szCs w:val="18"/>
              </w:rPr>
            </w:pPr>
            <w:r>
              <w:rPr>
                <w:rFonts w:cs="Calibri"/>
                <w:color w:val="000000"/>
                <w:sz w:val="18"/>
                <w:szCs w:val="18"/>
              </w:rPr>
              <w:t>cd_mercados</w:t>
            </w:r>
          </w:p>
        </w:tc>
        <w:tc>
          <w:tcPr>
            <w:tcW w:w="2041" w:type="dxa"/>
            <w:shd w:val="clear" w:color="auto" w:fill="auto"/>
            <w:noWrap/>
          </w:tcPr>
          <w:p w14:paraId="3240C500" w14:textId="77777777" w:rsidR="000E5989" w:rsidRPr="005F1378" w:rsidRDefault="000E5989" w:rsidP="000E5989">
            <w:pPr>
              <w:rPr>
                <w:rFonts w:cs="Calibri"/>
                <w:color w:val="000000"/>
                <w:sz w:val="18"/>
                <w:szCs w:val="18"/>
              </w:rPr>
            </w:pPr>
            <w:r w:rsidRPr="00983A0C">
              <w:rPr>
                <w:rFonts w:cs="Calibri"/>
                <w:color w:val="000000"/>
                <w:sz w:val="18"/>
                <w:szCs w:val="18"/>
              </w:rPr>
              <w:t>fut02_contasfu</w:t>
            </w:r>
          </w:p>
        </w:tc>
      </w:tr>
      <w:tr w:rsidR="000E5989" w:rsidRPr="005F1378" w14:paraId="4A0837FA" w14:textId="77777777" w:rsidTr="00C57547">
        <w:trPr>
          <w:trHeight w:val="290"/>
        </w:trPr>
        <w:tc>
          <w:tcPr>
            <w:tcW w:w="1701" w:type="dxa"/>
          </w:tcPr>
          <w:p w14:paraId="18BE2741" w14:textId="00EB9B72" w:rsidR="000E5989" w:rsidRPr="005F1378" w:rsidRDefault="000E5989" w:rsidP="000E5989">
            <w:pPr>
              <w:rPr>
                <w:rFonts w:cs="Calibri"/>
                <w:color w:val="000000"/>
                <w:sz w:val="18"/>
                <w:szCs w:val="18"/>
              </w:rPr>
            </w:pPr>
            <w:r w:rsidRPr="000E5989">
              <w:rPr>
                <w:rFonts w:cs="Calibri"/>
                <w:color w:val="000000"/>
                <w:sz w:val="18"/>
                <w:szCs w:val="18"/>
              </w:rPr>
              <w:t>Estruturais (APMT0100050994)</w:t>
            </w:r>
          </w:p>
        </w:tc>
        <w:tc>
          <w:tcPr>
            <w:tcW w:w="3288" w:type="dxa"/>
            <w:shd w:val="clear" w:color="auto" w:fill="auto"/>
            <w:noWrap/>
          </w:tcPr>
          <w:p w14:paraId="51F4A4EE" w14:textId="675F6EA1" w:rsidR="000E5989" w:rsidRPr="005F1378" w:rsidRDefault="000E5989" w:rsidP="000E5989">
            <w:pPr>
              <w:rPr>
                <w:rFonts w:cs="Calibri"/>
                <w:color w:val="000000"/>
                <w:sz w:val="18"/>
                <w:szCs w:val="18"/>
              </w:rPr>
            </w:pPr>
            <w:r w:rsidRPr="00983A0C">
              <w:rPr>
                <w:rFonts w:cs="Calibri"/>
                <w:color w:val="000000"/>
                <w:sz w:val="18"/>
                <w:szCs w:val="18"/>
              </w:rPr>
              <w:t>cat34_fuparam</w:t>
            </w:r>
          </w:p>
        </w:tc>
        <w:tc>
          <w:tcPr>
            <w:tcW w:w="2041" w:type="dxa"/>
            <w:shd w:val="clear" w:color="auto" w:fill="auto"/>
            <w:noWrap/>
          </w:tcPr>
          <w:p w14:paraId="316820C5" w14:textId="77777777" w:rsidR="000E5989" w:rsidRDefault="000E5989" w:rsidP="000E5989">
            <w:pPr>
              <w:rPr>
                <w:rFonts w:cs="Calibri"/>
                <w:color w:val="000000"/>
                <w:sz w:val="18"/>
                <w:szCs w:val="18"/>
              </w:rPr>
            </w:pPr>
            <w:r w:rsidRPr="00983A0C">
              <w:rPr>
                <w:rFonts w:cs="Calibri"/>
                <w:color w:val="000000"/>
                <w:sz w:val="18"/>
                <w:szCs w:val="18"/>
              </w:rPr>
              <w:t>cd_estruturais</w:t>
            </w:r>
          </w:p>
        </w:tc>
        <w:tc>
          <w:tcPr>
            <w:tcW w:w="2041" w:type="dxa"/>
            <w:shd w:val="clear" w:color="auto" w:fill="auto"/>
            <w:noWrap/>
          </w:tcPr>
          <w:p w14:paraId="02BDE509" w14:textId="77777777" w:rsidR="000E5989" w:rsidRPr="00983A0C" w:rsidRDefault="000E5989" w:rsidP="000E5989">
            <w:pPr>
              <w:rPr>
                <w:rFonts w:cs="Calibri"/>
                <w:color w:val="000000"/>
                <w:sz w:val="18"/>
                <w:szCs w:val="18"/>
              </w:rPr>
            </w:pPr>
            <w:r w:rsidRPr="00983A0C">
              <w:rPr>
                <w:rFonts w:cs="Calibri"/>
                <w:color w:val="000000"/>
                <w:sz w:val="18"/>
                <w:szCs w:val="18"/>
              </w:rPr>
              <w:t>cat34_fuparam</w:t>
            </w:r>
          </w:p>
        </w:tc>
      </w:tr>
    </w:tbl>
    <w:p w14:paraId="2684F579" w14:textId="77777777" w:rsidR="009B592D" w:rsidRPr="009B592D" w:rsidRDefault="009B592D" w:rsidP="009B592D"/>
    <w:p w14:paraId="0D9185D6" w14:textId="77777777" w:rsidR="00115048" w:rsidRPr="00115048" w:rsidRDefault="00115048" w:rsidP="00115048"/>
    <w:p w14:paraId="01E81814" w14:textId="20104E56" w:rsidR="00B1143C" w:rsidRDefault="00B1143C" w:rsidP="00D93BA2">
      <w:pPr>
        <w:pStyle w:val="Heading5"/>
        <w:numPr>
          <w:ilvl w:val="0"/>
          <w:numId w:val="0"/>
        </w:numPr>
        <w:ind w:left="2232"/>
        <w:sectPr w:rsidR="00B1143C" w:rsidSect="002600F3">
          <w:pgSz w:w="11906" w:h="16838"/>
          <w:pgMar w:top="1440" w:right="1440" w:bottom="1440" w:left="1440" w:header="709" w:footer="709" w:gutter="0"/>
          <w:cols w:space="708"/>
          <w:docGrid w:linePitch="360"/>
        </w:sectPr>
      </w:pPr>
    </w:p>
    <w:p w14:paraId="30D1797B" w14:textId="5960717D" w:rsidR="00BC1FC6" w:rsidRPr="00BC1FC6" w:rsidRDefault="00115048" w:rsidP="00666790">
      <w:pPr>
        <w:pStyle w:val="Heading5"/>
      </w:pPr>
      <w:bookmarkStart w:id="54" w:name="_Toc163902261"/>
      <w:bookmarkStart w:id="55" w:name="_Toc168671629"/>
      <w:r>
        <w:lastRenderedPageBreak/>
        <w:t>Detalhe dos campos</w:t>
      </w:r>
      <w:bookmarkEnd w:id="54"/>
      <w:bookmarkEnd w:id="55"/>
    </w:p>
    <w:p w14:paraId="23411DE7" w14:textId="6B7EB2CF" w:rsidR="00BC1FC6" w:rsidRPr="00BC1FC6" w:rsidRDefault="00BC1FC6" w:rsidP="00BC1FC6">
      <w:pPr>
        <w:pStyle w:val="Caption"/>
        <w:keepNext/>
        <w:jc w:val="center"/>
        <w:rPr>
          <w:rFonts w:cs="Calibri"/>
          <w:b/>
          <w:color w:val="000000" w:themeColor="text1"/>
          <w:sz w:val="22"/>
          <w:szCs w:val="22"/>
        </w:rPr>
      </w:pPr>
      <w:bookmarkStart w:id="56" w:name="_Toc168413845"/>
      <w:r w:rsidRPr="00BC1FC6">
        <w:rPr>
          <w:rFonts w:cs="Calibri"/>
          <w:b/>
          <w:color w:val="000000" w:themeColor="text1"/>
          <w:sz w:val="22"/>
          <w:szCs w:val="22"/>
        </w:rPr>
        <w:t xml:space="preserve">Tabela </w:t>
      </w:r>
      <w:r w:rsidRPr="00BC1FC6">
        <w:rPr>
          <w:rFonts w:cs="Calibri"/>
          <w:b/>
          <w:color w:val="000000" w:themeColor="text1"/>
          <w:sz w:val="22"/>
          <w:szCs w:val="22"/>
        </w:rPr>
        <w:fldChar w:fldCharType="begin"/>
      </w:r>
      <w:r w:rsidRPr="00BC1FC6">
        <w:rPr>
          <w:rFonts w:cs="Calibri"/>
          <w:b/>
          <w:color w:val="000000" w:themeColor="text1"/>
          <w:sz w:val="22"/>
          <w:szCs w:val="22"/>
        </w:rPr>
        <w:instrText xml:space="preserve"> SEQ Tabela \* ARABIC </w:instrText>
      </w:r>
      <w:r w:rsidRPr="00BC1FC6">
        <w:rPr>
          <w:rFonts w:cs="Calibri"/>
          <w:b/>
          <w:color w:val="000000" w:themeColor="text1"/>
          <w:sz w:val="22"/>
          <w:szCs w:val="22"/>
        </w:rPr>
        <w:fldChar w:fldCharType="separate"/>
      </w:r>
      <w:r w:rsidR="00486242">
        <w:rPr>
          <w:rFonts w:cs="Calibri"/>
          <w:b/>
          <w:noProof/>
          <w:color w:val="000000" w:themeColor="text1"/>
          <w:sz w:val="22"/>
          <w:szCs w:val="22"/>
        </w:rPr>
        <w:t>7</w:t>
      </w:r>
      <w:r w:rsidRPr="00BC1FC6">
        <w:rPr>
          <w:rFonts w:cs="Calibri"/>
          <w:b/>
          <w:color w:val="000000" w:themeColor="text1"/>
          <w:sz w:val="22"/>
          <w:szCs w:val="22"/>
        </w:rPr>
        <w:fldChar w:fldCharType="end"/>
      </w:r>
      <w:r w:rsidRPr="00BC1FC6">
        <w:rPr>
          <w:rFonts w:cs="Calibri"/>
          <w:b/>
          <w:color w:val="000000" w:themeColor="text1"/>
          <w:sz w:val="22"/>
          <w:szCs w:val="22"/>
        </w:rPr>
        <w:t>: Detalhe dos campos da cd_garantias.gt017_report_biyr9520</w:t>
      </w:r>
      <w:bookmarkEnd w:id="56"/>
    </w:p>
    <w:tbl>
      <w:tblPr>
        <w:tblW w:w="14342" w:type="dxa"/>
        <w:tblLayout w:type="fixed"/>
        <w:tblCellMar>
          <w:left w:w="70" w:type="dxa"/>
          <w:right w:w="70" w:type="dxa"/>
        </w:tblCellMar>
        <w:tblLook w:val="04A0" w:firstRow="1" w:lastRow="0" w:firstColumn="1" w:lastColumn="0" w:noHBand="0" w:noVBand="1"/>
      </w:tblPr>
      <w:tblGrid>
        <w:gridCol w:w="1871"/>
        <w:gridCol w:w="4899"/>
        <w:gridCol w:w="897"/>
        <w:gridCol w:w="1601"/>
        <w:gridCol w:w="1814"/>
        <w:gridCol w:w="1134"/>
        <w:gridCol w:w="2126"/>
      </w:tblGrid>
      <w:tr w:rsidR="000B30A6" w:rsidRPr="000B30A6" w14:paraId="6E315E27" w14:textId="7D1E5918" w:rsidTr="000B30A6">
        <w:trPr>
          <w:trHeight w:val="290"/>
          <w:tblHeader/>
        </w:trPr>
        <w:tc>
          <w:tcPr>
            <w:tcW w:w="1871" w:type="dxa"/>
            <w:tcBorders>
              <w:top w:val="single" w:sz="4" w:space="0" w:color="auto"/>
              <w:left w:val="single" w:sz="4" w:space="0" w:color="auto"/>
              <w:bottom w:val="single" w:sz="4" w:space="0" w:color="auto"/>
              <w:right w:val="single" w:sz="4" w:space="0" w:color="auto"/>
            </w:tcBorders>
            <w:shd w:val="clear" w:color="000000" w:fill="FF0000"/>
            <w:noWrap/>
            <w:hideMark/>
          </w:tcPr>
          <w:p w14:paraId="4634AB0C" w14:textId="192436C7" w:rsidR="000B30A6" w:rsidRPr="000B30A6" w:rsidRDefault="000B30A6" w:rsidP="000B30A6">
            <w:pPr>
              <w:rPr>
                <w:rFonts w:cs="Calibri"/>
                <w:b/>
                <w:bCs/>
                <w:color w:val="FFFFFF"/>
                <w:sz w:val="18"/>
                <w:szCs w:val="18"/>
              </w:rPr>
            </w:pPr>
            <w:r w:rsidRPr="000B30A6">
              <w:rPr>
                <w:rFonts w:cs="Calibri"/>
                <w:b/>
                <w:bCs/>
                <w:color w:val="FFFFFF"/>
                <w:sz w:val="18"/>
                <w:szCs w:val="18"/>
              </w:rPr>
              <w:t xml:space="preserve">Campos da tabela </w:t>
            </w:r>
          </w:p>
          <w:p w14:paraId="30E81109" w14:textId="0CD443AB" w:rsidR="000B30A6" w:rsidRPr="000B30A6" w:rsidRDefault="000B30A6" w:rsidP="000B30A6">
            <w:pPr>
              <w:rPr>
                <w:rFonts w:cs="Calibri"/>
                <w:b/>
                <w:bCs/>
                <w:color w:val="FFFFFF"/>
                <w:sz w:val="18"/>
                <w:szCs w:val="18"/>
              </w:rPr>
            </w:pPr>
            <w:r w:rsidRPr="000B30A6">
              <w:rPr>
                <w:rFonts w:cs="Calibri"/>
                <w:b/>
                <w:bCs/>
                <w:color w:val="FFFFFF"/>
                <w:sz w:val="18"/>
                <w:szCs w:val="18"/>
              </w:rPr>
              <w:t>gt017_report_biyr9520</w:t>
            </w:r>
          </w:p>
        </w:tc>
        <w:tc>
          <w:tcPr>
            <w:tcW w:w="4899" w:type="dxa"/>
            <w:tcBorders>
              <w:top w:val="single" w:sz="4" w:space="0" w:color="auto"/>
              <w:left w:val="nil"/>
              <w:bottom w:val="single" w:sz="4" w:space="0" w:color="auto"/>
              <w:right w:val="single" w:sz="4" w:space="0" w:color="auto"/>
            </w:tcBorders>
            <w:shd w:val="clear" w:color="000000" w:fill="FF0000"/>
            <w:noWrap/>
            <w:hideMark/>
          </w:tcPr>
          <w:p w14:paraId="51E25AF0" w14:textId="77777777" w:rsidR="000B30A6" w:rsidRPr="000B30A6" w:rsidRDefault="000B30A6" w:rsidP="000B30A6">
            <w:pPr>
              <w:rPr>
                <w:rFonts w:cs="Calibri"/>
                <w:b/>
                <w:bCs/>
                <w:color w:val="FFFFFF"/>
                <w:sz w:val="18"/>
                <w:szCs w:val="18"/>
              </w:rPr>
            </w:pPr>
            <w:r w:rsidRPr="000B30A6">
              <w:rPr>
                <w:rFonts w:cs="Calibri"/>
                <w:b/>
                <w:bCs/>
                <w:color w:val="FFFFFF"/>
                <w:sz w:val="18"/>
                <w:szCs w:val="18"/>
              </w:rPr>
              <w:t>Significado do campo</w:t>
            </w:r>
          </w:p>
        </w:tc>
        <w:tc>
          <w:tcPr>
            <w:tcW w:w="897" w:type="dxa"/>
            <w:tcBorders>
              <w:top w:val="single" w:sz="4" w:space="0" w:color="auto"/>
              <w:left w:val="nil"/>
              <w:bottom w:val="single" w:sz="4" w:space="0" w:color="auto"/>
              <w:right w:val="single" w:sz="4" w:space="0" w:color="auto"/>
            </w:tcBorders>
            <w:shd w:val="clear" w:color="000000" w:fill="FF0000"/>
            <w:noWrap/>
            <w:hideMark/>
          </w:tcPr>
          <w:p w14:paraId="73C78CC4" w14:textId="77777777" w:rsidR="000B30A6" w:rsidRPr="000B30A6" w:rsidRDefault="000B30A6" w:rsidP="000B30A6">
            <w:pPr>
              <w:rPr>
                <w:rFonts w:cs="Calibri"/>
                <w:b/>
                <w:bCs/>
                <w:color w:val="FFFFFF"/>
                <w:sz w:val="18"/>
                <w:szCs w:val="18"/>
              </w:rPr>
            </w:pPr>
            <w:r w:rsidRPr="000B30A6">
              <w:rPr>
                <w:rFonts w:cs="Calibri"/>
                <w:b/>
                <w:bCs/>
                <w:color w:val="FFFFFF"/>
                <w:sz w:val="18"/>
                <w:szCs w:val="18"/>
              </w:rPr>
              <w:t>Formato</w:t>
            </w:r>
          </w:p>
        </w:tc>
        <w:tc>
          <w:tcPr>
            <w:tcW w:w="1601" w:type="dxa"/>
            <w:tcBorders>
              <w:top w:val="single" w:sz="4" w:space="0" w:color="auto"/>
              <w:left w:val="nil"/>
              <w:bottom w:val="single" w:sz="4" w:space="0" w:color="auto"/>
              <w:right w:val="single" w:sz="4" w:space="0" w:color="auto"/>
            </w:tcBorders>
            <w:shd w:val="clear" w:color="000000" w:fill="FF0000"/>
          </w:tcPr>
          <w:p w14:paraId="0927533C" w14:textId="0E9AF003" w:rsidR="000B30A6" w:rsidRPr="000B30A6" w:rsidRDefault="000B30A6" w:rsidP="000B30A6">
            <w:pPr>
              <w:rPr>
                <w:rFonts w:cs="Calibri"/>
                <w:b/>
                <w:bCs/>
                <w:color w:val="FFFFFF"/>
                <w:sz w:val="18"/>
                <w:szCs w:val="18"/>
              </w:rPr>
            </w:pPr>
            <w:r w:rsidRPr="000B30A6">
              <w:rPr>
                <w:rFonts w:cs="Calibri"/>
                <w:b/>
                <w:bCs/>
                <w:color w:val="FFFFFF"/>
                <w:sz w:val="18"/>
                <w:szCs w:val="18"/>
              </w:rPr>
              <w:t xml:space="preserve">Aplicação na Origem </w:t>
            </w:r>
          </w:p>
        </w:tc>
        <w:tc>
          <w:tcPr>
            <w:tcW w:w="1814" w:type="dxa"/>
            <w:tcBorders>
              <w:top w:val="single" w:sz="4" w:space="0" w:color="auto"/>
              <w:left w:val="nil"/>
              <w:bottom w:val="single" w:sz="4" w:space="0" w:color="auto"/>
              <w:right w:val="single" w:sz="4" w:space="0" w:color="auto"/>
            </w:tcBorders>
            <w:shd w:val="clear" w:color="000000" w:fill="FF0000"/>
          </w:tcPr>
          <w:p w14:paraId="5E239F73" w14:textId="12EFB788" w:rsidR="000B30A6" w:rsidRPr="000B30A6" w:rsidRDefault="000B30A6" w:rsidP="000B30A6">
            <w:pPr>
              <w:rPr>
                <w:rFonts w:cs="Calibri"/>
                <w:b/>
                <w:bCs/>
                <w:color w:val="FFFFFF"/>
                <w:sz w:val="18"/>
                <w:szCs w:val="18"/>
              </w:rPr>
            </w:pPr>
            <w:r w:rsidRPr="000B30A6">
              <w:rPr>
                <w:rFonts w:cs="Calibri"/>
                <w:b/>
                <w:bCs/>
                <w:color w:val="FFFFFF"/>
                <w:sz w:val="18"/>
                <w:szCs w:val="18"/>
              </w:rPr>
              <w:t>Tabela no Data Lake</w:t>
            </w:r>
          </w:p>
        </w:tc>
        <w:tc>
          <w:tcPr>
            <w:tcW w:w="1134" w:type="dxa"/>
            <w:tcBorders>
              <w:top w:val="single" w:sz="4" w:space="0" w:color="auto"/>
              <w:left w:val="nil"/>
              <w:bottom w:val="single" w:sz="4" w:space="0" w:color="auto"/>
              <w:right w:val="single" w:sz="4" w:space="0" w:color="auto"/>
            </w:tcBorders>
            <w:shd w:val="clear" w:color="000000" w:fill="FF0000"/>
          </w:tcPr>
          <w:p w14:paraId="616D8470" w14:textId="40DFCE50" w:rsidR="000B30A6" w:rsidRPr="000B30A6" w:rsidRDefault="000B30A6" w:rsidP="000B30A6">
            <w:pPr>
              <w:rPr>
                <w:rFonts w:cs="Calibri"/>
                <w:b/>
                <w:bCs/>
                <w:color w:val="FFFFFF"/>
                <w:sz w:val="18"/>
                <w:szCs w:val="18"/>
              </w:rPr>
            </w:pPr>
            <w:r w:rsidRPr="000B30A6">
              <w:rPr>
                <w:rFonts w:cs="Calibri"/>
                <w:b/>
                <w:bCs/>
                <w:color w:val="FFFFFF"/>
                <w:sz w:val="18"/>
                <w:szCs w:val="18"/>
              </w:rPr>
              <w:t xml:space="preserve">Campo </w:t>
            </w:r>
          </w:p>
        </w:tc>
        <w:tc>
          <w:tcPr>
            <w:tcW w:w="2126" w:type="dxa"/>
            <w:tcBorders>
              <w:top w:val="single" w:sz="4" w:space="0" w:color="auto"/>
              <w:left w:val="nil"/>
              <w:bottom w:val="single" w:sz="4" w:space="0" w:color="auto"/>
              <w:right w:val="single" w:sz="4" w:space="0" w:color="auto"/>
            </w:tcBorders>
            <w:shd w:val="clear" w:color="000000" w:fill="FF0000"/>
          </w:tcPr>
          <w:p w14:paraId="104CD9C5" w14:textId="3A45A883" w:rsidR="000B30A6" w:rsidRPr="000B30A6" w:rsidRDefault="000B30A6" w:rsidP="000B30A6">
            <w:pPr>
              <w:rPr>
                <w:rFonts w:cs="Calibri"/>
                <w:b/>
                <w:bCs/>
                <w:color w:val="FFFFFF"/>
                <w:sz w:val="18"/>
                <w:szCs w:val="18"/>
              </w:rPr>
            </w:pPr>
            <w:r w:rsidRPr="000B30A6">
              <w:rPr>
                <w:rFonts w:cs="Calibri"/>
                <w:b/>
                <w:bCs/>
                <w:color w:val="FFFFFF"/>
                <w:sz w:val="18"/>
                <w:szCs w:val="18"/>
              </w:rPr>
              <w:t>Condição</w:t>
            </w:r>
          </w:p>
        </w:tc>
      </w:tr>
      <w:tr w:rsidR="000B30A6" w:rsidRPr="000B30A6" w14:paraId="2011F048" w14:textId="506ECE99" w:rsidTr="000B30A6">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6F5FD18" w14:textId="77777777" w:rsidR="000B30A6" w:rsidRPr="000B30A6" w:rsidRDefault="000B30A6" w:rsidP="000B30A6">
            <w:pPr>
              <w:rPr>
                <w:rFonts w:cs="Calibri"/>
                <w:color w:val="000000"/>
                <w:sz w:val="18"/>
                <w:szCs w:val="18"/>
              </w:rPr>
            </w:pPr>
            <w:r w:rsidRPr="000B30A6">
              <w:rPr>
                <w:rFonts w:cs="Calibri"/>
                <w:color w:val="000000"/>
                <w:sz w:val="18"/>
                <w:szCs w:val="18"/>
              </w:rPr>
              <w:t>tipologia</w:t>
            </w:r>
          </w:p>
        </w:tc>
        <w:tc>
          <w:tcPr>
            <w:tcW w:w="4899" w:type="dxa"/>
            <w:tcBorders>
              <w:top w:val="nil"/>
              <w:left w:val="nil"/>
              <w:bottom w:val="single" w:sz="4" w:space="0" w:color="auto"/>
              <w:right w:val="single" w:sz="4" w:space="0" w:color="auto"/>
            </w:tcBorders>
            <w:shd w:val="clear" w:color="auto" w:fill="auto"/>
            <w:noWrap/>
            <w:hideMark/>
          </w:tcPr>
          <w:p w14:paraId="727046F3" w14:textId="77777777" w:rsidR="000B30A6" w:rsidRPr="000B30A6" w:rsidRDefault="000B30A6" w:rsidP="000B30A6">
            <w:pPr>
              <w:rPr>
                <w:rFonts w:cs="Calibri"/>
                <w:color w:val="000000"/>
                <w:sz w:val="18"/>
                <w:szCs w:val="18"/>
              </w:rPr>
            </w:pPr>
            <w:r w:rsidRPr="000B30A6">
              <w:rPr>
                <w:rFonts w:cs="Calibri"/>
                <w:color w:val="000000"/>
                <w:sz w:val="18"/>
                <w:szCs w:val="18"/>
              </w:rPr>
              <w:t>Tipologia dos dados:</w:t>
            </w:r>
          </w:p>
          <w:p w14:paraId="656C544B" w14:textId="5F4451CA" w:rsidR="000B30A6" w:rsidRPr="000B30A6" w:rsidRDefault="000B30A6" w:rsidP="000B30A6">
            <w:pPr>
              <w:pStyle w:val="ListParagraph"/>
              <w:numPr>
                <w:ilvl w:val="0"/>
                <w:numId w:val="43"/>
              </w:numPr>
              <w:rPr>
                <w:rFonts w:cs="Calibri"/>
                <w:color w:val="000000"/>
                <w:sz w:val="18"/>
                <w:szCs w:val="18"/>
              </w:rPr>
            </w:pPr>
            <w:r w:rsidRPr="000B30A6">
              <w:rPr>
                <w:rFonts w:cs="Calibri"/>
                <w:color w:val="000000"/>
                <w:sz w:val="18"/>
                <w:szCs w:val="18"/>
              </w:rPr>
              <w:t xml:space="preserve">Esta tabela de interface inclui processos/cauções de garantias reais. As garantias reais podem ser financeiras ou imobiliárias e são identificadas pelo código ‘FIN’ e ‘IMO’, respetivamente. </w:t>
            </w:r>
          </w:p>
          <w:p w14:paraId="55FB7688" w14:textId="62107075" w:rsidR="000B30A6" w:rsidRPr="000B30A6" w:rsidRDefault="000B30A6" w:rsidP="000B30A6">
            <w:pPr>
              <w:pStyle w:val="ListParagraph"/>
              <w:numPr>
                <w:ilvl w:val="0"/>
                <w:numId w:val="43"/>
              </w:numPr>
              <w:rPr>
                <w:rFonts w:cs="Calibri"/>
                <w:color w:val="000000"/>
                <w:sz w:val="18"/>
                <w:szCs w:val="18"/>
              </w:rPr>
            </w:pPr>
            <w:r w:rsidRPr="000B30A6">
              <w:rPr>
                <w:rFonts w:cs="Calibri"/>
                <w:color w:val="000000"/>
                <w:sz w:val="18"/>
                <w:szCs w:val="18"/>
              </w:rPr>
              <w:t xml:space="preserve">O aprovisionamento deste campo é direto do campo ‘tipologia’ da tabela </w:t>
            </w:r>
            <w:r w:rsidRPr="000B30A6">
              <w:rPr>
                <w:rFonts w:cs="Calibri"/>
                <w:i/>
                <w:color w:val="000000"/>
                <w:sz w:val="18"/>
                <w:szCs w:val="18"/>
              </w:rPr>
              <w:t>cd_garantias.gt018_rateio_aval</w:t>
            </w:r>
            <w:r w:rsidRPr="000B30A6">
              <w:rPr>
                <w:rFonts w:cs="Calibri"/>
                <w:color w:val="000000"/>
                <w:sz w:val="18"/>
                <w:szCs w:val="18"/>
              </w:rPr>
              <w:t xml:space="preserve"> do MUG.</w:t>
            </w:r>
          </w:p>
        </w:tc>
        <w:tc>
          <w:tcPr>
            <w:tcW w:w="897" w:type="dxa"/>
            <w:tcBorders>
              <w:top w:val="nil"/>
              <w:left w:val="nil"/>
              <w:bottom w:val="single" w:sz="4" w:space="0" w:color="auto"/>
              <w:right w:val="single" w:sz="4" w:space="0" w:color="auto"/>
            </w:tcBorders>
            <w:shd w:val="clear" w:color="auto" w:fill="auto"/>
            <w:noWrap/>
            <w:hideMark/>
          </w:tcPr>
          <w:p w14:paraId="2AFF2024" w14:textId="4A43454D" w:rsidR="000B30A6" w:rsidRPr="000B30A6" w:rsidRDefault="000B30A6" w:rsidP="000B30A6">
            <w:pPr>
              <w:rPr>
                <w:rFonts w:cs="Calibri"/>
                <w:color w:val="000000"/>
                <w:sz w:val="18"/>
                <w:szCs w:val="18"/>
              </w:rPr>
            </w:pPr>
            <w:r w:rsidRPr="000B30A6">
              <w:rPr>
                <w:rFonts w:cs="Calibri"/>
                <w:color w:val="000000"/>
                <w:sz w:val="18"/>
                <w:szCs w:val="18"/>
              </w:rPr>
              <w:t>String</w:t>
            </w:r>
          </w:p>
        </w:tc>
        <w:tc>
          <w:tcPr>
            <w:tcW w:w="1601" w:type="dxa"/>
            <w:tcBorders>
              <w:top w:val="nil"/>
              <w:left w:val="nil"/>
              <w:bottom w:val="single" w:sz="4" w:space="0" w:color="auto"/>
              <w:right w:val="single" w:sz="4" w:space="0" w:color="auto"/>
            </w:tcBorders>
          </w:tcPr>
          <w:p w14:paraId="36D5BAD0" w14:textId="118999FA" w:rsidR="000B30A6" w:rsidRPr="000B30A6" w:rsidRDefault="000B30A6" w:rsidP="000B30A6">
            <w:pPr>
              <w:rPr>
                <w:rFonts w:cs="Calibri"/>
                <w:color w:val="000000"/>
                <w:sz w:val="18"/>
                <w:szCs w:val="18"/>
              </w:rPr>
            </w:pPr>
            <w:r w:rsidRPr="000B30A6">
              <w:rPr>
                <w:rFonts w:cs="Calibri"/>
                <w:color w:val="000000"/>
                <w:sz w:val="18"/>
                <w:szCs w:val="18"/>
              </w:rPr>
              <w:t>MUG (APMT0100048766)</w:t>
            </w:r>
          </w:p>
        </w:tc>
        <w:tc>
          <w:tcPr>
            <w:tcW w:w="1814" w:type="dxa"/>
            <w:tcBorders>
              <w:top w:val="nil"/>
              <w:left w:val="nil"/>
              <w:bottom w:val="single" w:sz="4" w:space="0" w:color="auto"/>
              <w:right w:val="single" w:sz="4" w:space="0" w:color="auto"/>
            </w:tcBorders>
          </w:tcPr>
          <w:p w14:paraId="037C3BCC" w14:textId="30EA1B89" w:rsidR="000B30A6" w:rsidRPr="0097473D" w:rsidRDefault="0097473D" w:rsidP="000B30A6">
            <w:pPr>
              <w:rPr>
                <w:rFonts w:cs="Calibri"/>
                <w:i/>
                <w:color w:val="000000"/>
                <w:sz w:val="18"/>
                <w:szCs w:val="18"/>
              </w:rPr>
            </w:pPr>
            <w:r w:rsidRPr="0097473D">
              <w:rPr>
                <w:rFonts w:cs="Calibri"/>
                <w:i/>
                <w:sz w:val="18"/>
                <w:szCs w:val="18"/>
              </w:rPr>
              <w:t>gt018_rateio_aval</w:t>
            </w:r>
            <w:bookmarkStart w:id="57" w:name="_GoBack"/>
            <w:bookmarkEnd w:id="57"/>
          </w:p>
        </w:tc>
        <w:tc>
          <w:tcPr>
            <w:tcW w:w="1134" w:type="dxa"/>
            <w:tcBorders>
              <w:top w:val="nil"/>
              <w:left w:val="nil"/>
              <w:bottom w:val="single" w:sz="4" w:space="0" w:color="auto"/>
              <w:right w:val="single" w:sz="4" w:space="0" w:color="auto"/>
            </w:tcBorders>
          </w:tcPr>
          <w:p w14:paraId="102935D6" w14:textId="715A8EF8" w:rsidR="000B30A6" w:rsidRPr="000B30A6" w:rsidRDefault="000B30A6" w:rsidP="000B30A6">
            <w:pPr>
              <w:rPr>
                <w:rFonts w:cs="Calibri"/>
                <w:color w:val="000000"/>
                <w:sz w:val="18"/>
                <w:szCs w:val="18"/>
              </w:rPr>
            </w:pPr>
            <w:r w:rsidRPr="000B30A6">
              <w:rPr>
                <w:rFonts w:cs="Calibri"/>
                <w:color w:val="000000"/>
                <w:sz w:val="18"/>
                <w:szCs w:val="18"/>
              </w:rPr>
              <w:t>TIPOLOGIA</w:t>
            </w:r>
          </w:p>
        </w:tc>
        <w:tc>
          <w:tcPr>
            <w:tcW w:w="2126" w:type="dxa"/>
            <w:tcBorders>
              <w:top w:val="nil"/>
              <w:left w:val="nil"/>
              <w:bottom w:val="single" w:sz="4" w:space="0" w:color="auto"/>
              <w:right w:val="single" w:sz="4" w:space="0" w:color="auto"/>
            </w:tcBorders>
          </w:tcPr>
          <w:p w14:paraId="45F89242" w14:textId="3A2BA3AD" w:rsidR="000B30A6" w:rsidRPr="000B30A6" w:rsidRDefault="000B30A6" w:rsidP="000B30A6">
            <w:pPr>
              <w:rPr>
                <w:rFonts w:cs="Calibri"/>
                <w:color w:val="000000"/>
                <w:sz w:val="18"/>
                <w:szCs w:val="18"/>
              </w:rPr>
            </w:pPr>
            <w:r w:rsidRPr="000B30A6">
              <w:rPr>
                <w:rFonts w:cs="Calibri"/>
                <w:sz w:val="18"/>
                <w:szCs w:val="18"/>
              </w:rPr>
              <w:t> </w:t>
            </w:r>
          </w:p>
        </w:tc>
      </w:tr>
      <w:tr w:rsidR="000B30A6" w:rsidRPr="000B30A6" w14:paraId="38131F43" w14:textId="539E007F" w:rsidTr="000B30A6">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B3BC47C" w14:textId="77777777" w:rsidR="000B30A6" w:rsidRPr="000B30A6" w:rsidRDefault="000B30A6" w:rsidP="000B30A6">
            <w:pPr>
              <w:rPr>
                <w:rFonts w:cs="Calibri"/>
                <w:color w:val="000000"/>
                <w:sz w:val="18"/>
                <w:szCs w:val="18"/>
              </w:rPr>
            </w:pPr>
            <w:r w:rsidRPr="000B30A6">
              <w:rPr>
                <w:rFonts w:cs="Calibri"/>
                <w:color w:val="000000"/>
                <w:sz w:val="18"/>
                <w:szCs w:val="18"/>
              </w:rPr>
              <w:t>origem</w:t>
            </w:r>
          </w:p>
        </w:tc>
        <w:tc>
          <w:tcPr>
            <w:tcW w:w="4899" w:type="dxa"/>
            <w:tcBorders>
              <w:top w:val="nil"/>
              <w:left w:val="nil"/>
              <w:bottom w:val="single" w:sz="4" w:space="0" w:color="auto"/>
              <w:right w:val="single" w:sz="4" w:space="0" w:color="auto"/>
            </w:tcBorders>
            <w:shd w:val="clear" w:color="auto" w:fill="auto"/>
            <w:noWrap/>
            <w:hideMark/>
          </w:tcPr>
          <w:p w14:paraId="5428869A" w14:textId="7EAB27D0" w:rsidR="000B30A6" w:rsidRPr="000B30A6" w:rsidRDefault="000B30A6" w:rsidP="000B30A6">
            <w:pPr>
              <w:rPr>
                <w:rFonts w:cs="Calibri"/>
                <w:color w:val="000000"/>
                <w:sz w:val="18"/>
                <w:szCs w:val="18"/>
              </w:rPr>
            </w:pPr>
            <w:r w:rsidRPr="000B30A6">
              <w:rPr>
                <w:rFonts w:cs="Calibri"/>
                <w:color w:val="000000"/>
                <w:sz w:val="18"/>
                <w:szCs w:val="18"/>
              </w:rPr>
              <w:t>Código ID sistema origem da garantia (CS, GP, Lease):</w:t>
            </w:r>
          </w:p>
          <w:p w14:paraId="31C09DBC" w14:textId="77777777" w:rsidR="000B30A6" w:rsidRPr="000B30A6" w:rsidRDefault="000B30A6" w:rsidP="000B30A6">
            <w:pPr>
              <w:pStyle w:val="ListParagraph"/>
              <w:numPr>
                <w:ilvl w:val="0"/>
                <w:numId w:val="8"/>
              </w:numPr>
              <w:rPr>
                <w:rFonts w:cs="Calibri"/>
                <w:color w:val="000000"/>
                <w:sz w:val="18"/>
                <w:szCs w:val="18"/>
              </w:rPr>
            </w:pPr>
            <w:r w:rsidRPr="000B30A6">
              <w:rPr>
                <w:rFonts w:cs="Calibri"/>
                <w:color w:val="000000"/>
                <w:sz w:val="18"/>
                <w:szCs w:val="18"/>
              </w:rPr>
              <w:t xml:space="preserve">Campo que indica a aplicação de origem do registo. </w:t>
            </w:r>
          </w:p>
          <w:p w14:paraId="21519AC7" w14:textId="77777777" w:rsidR="000B30A6" w:rsidRPr="000B30A6" w:rsidRDefault="000B30A6" w:rsidP="000B30A6">
            <w:pPr>
              <w:pStyle w:val="ListParagraph"/>
              <w:numPr>
                <w:ilvl w:val="0"/>
                <w:numId w:val="8"/>
              </w:numPr>
              <w:rPr>
                <w:rFonts w:cs="Calibri"/>
                <w:color w:val="000000"/>
                <w:sz w:val="18"/>
                <w:szCs w:val="18"/>
              </w:rPr>
            </w:pPr>
            <w:r w:rsidRPr="000B30A6">
              <w:rPr>
                <w:rFonts w:cs="Calibri"/>
                <w:color w:val="000000"/>
                <w:sz w:val="18"/>
                <w:szCs w:val="18"/>
              </w:rPr>
              <w:t>Tal como o universo do MUG, esta tabela de interface contempla registos das origens: CS, GP, Leasing (provenientes da aplicação Lease e identificados com ‘LEA’).</w:t>
            </w:r>
            <w:r w:rsidRPr="000B30A6">
              <w:rPr>
                <w:rFonts w:cs="Calibri"/>
                <w:color w:val="FF5A5A" w:themeColor="accent1" w:themeTint="99"/>
                <w:sz w:val="18"/>
                <w:szCs w:val="18"/>
              </w:rPr>
              <w:t xml:space="preserve"> </w:t>
            </w:r>
          </w:p>
          <w:p w14:paraId="6EEDAA14" w14:textId="2298FFF8" w:rsidR="000B30A6" w:rsidRPr="000B30A6" w:rsidRDefault="000B30A6" w:rsidP="000B30A6">
            <w:pPr>
              <w:pStyle w:val="ListParagraph"/>
              <w:numPr>
                <w:ilvl w:val="0"/>
                <w:numId w:val="8"/>
              </w:numPr>
              <w:rPr>
                <w:rFonts w:cs="Calibri"/>
                <w:color w:val="000000"/>
                <w:sz w:val="18"/>
                <w:szCs w:val="18"/>
              </w:rPr>
            </w:pPr>
            <w:r w:rsidRPr="000B30A6">
              <w:rPr>
                <w:rFonts w:cs="Calibri"/>
                <w:color w:val="000000"/>
                <w:sz w:val="18"/>
                <w:szCs w:val="18"/>
              </w:rPr>
              <w:t xml:space="preserve">O aprovisionamento deste campo é direto do campo ‘origem’ da tabela </w:t>
            </w:r>
            <w:r w:rsidRPr="000B30A6">
              <w:rPr>
                <w:rFonts w:cs="Calibri"/>
                <w:i/>
                <w:color w:val="000000"/>
                <w:sz w:val="18"/>
                <w:szCs w:val="18"/>
              </w:rPr>
              <w:t>cd_garantias.gt018_rateio_aval</w:t>
            </w:r>
            <w:r w:rsidRPr="000B30A6">
              <w:rPr>
                <w:rFonts w:cs="Calibri"/>
                <w:color w:val="000000"/>
                <w:sz w:val="18"/>
                <w:szCs w:val="18"/>
              </w:rPr>
              <w:t xml:space="preserve"> do MUG.</w:t>
            </w:r>
          </w:p>
        </w:tc>
        <w:tc>
          <w:tcPr>
            <w:tcW w:w="897" w:type="dxa"/>
            <w:tcBorders>
              <w:top w:val="nil"/>
              <w:left w:val="nil"/>
              <w:bottom w:val="single" w:sz="4" w:space="0" w:color="auto"/>
              <w:right w:val="single" w:sz="4" w:space="0" w:color="auto"/>
            </w:tcBorders>
            <w:shd w:val="clear" w:color="auto" w:fill="auto"/>
            <w:noWrap/>
            <w:hideMark/>
          </w:tcPr>
          <w:p w14:paraId="2EA2A3CC" w14:textId="711073CC" w:rsidR="000B30A6" w:rsidRPr="000B30A6" w:rsidRDefault="000B30A6" w:rsidP="000B30A6">
            <w:pPr>
              <w:rPr>
                <w:rFonts w:cs="Calibri"/>
                <w:color w:val="000000"/>
                <w:sz w:val="18"/>
                <w:szCs w:val="18"/>
              </w:rPr>
            </w:pPr>
            <w:r w:rsidRPr="000B30A6">
              <w:rPr>
                <w:rFonts w:cs="Calibri"/>
                <w:color w:val="000000"/>
                <w:sz w:val="18"/>
                <w:szCs w:val="18"/>
              </w:rPr>
              <w:t>String</w:t>
            </w:r>
          </w:p>
        </w:tc>
        <w:tc>
          <w:tcPr>
            <w:tcW w:w="1601" w:type="dxa"/>
            <w:tcBorders>
              <w:top w:val="nil"/>
              <w:left w:val="nil"/>
              <w:bottom w:val="single" w:sz="4" w:space="0" w:color="auto"/>
              <w:right w:val="single" w:sz="4" w:space="0" w:color="auto"/>
            </w:tcBorders>
          </w:tcPr>
          <w:p w14:paraId="1895B246" w14:textId="3732E6C2" w:rsidR="000B30A6" w:rsidRPr="000B30A6" w:rsidRDefault="000B30A6" w:rsidP="000B30A6">
            <w:pPr>
              <w:rPr>
                <w:rFonts w:cs="Calibri"/>
                <w:color w:val="000000"/>
                <w:sz w:val="18"/>
                <w:szCs w:val="18"/>
              </w:rPr>
            </w:pPr>
            <w:r w:rsidRPr="000B30A6">
              <w:rPr>
                <w:rFonts w:cs="Calibri"/>
                <w:color w:val="000000"/>
                <w:sz w:val="18"/>
                <w:szCs w:val="18"/>
              </w:rPr>
              <w:t>MUG (APMT0100048766)</w:t>
            </w:r>
          </w:p>
        </w:tc>
        <w:tc>
          <w:tcPr>
            <w:tcW w:w="1814" w:type="dxa"/>
            <w:tcBorders>
              <w:top w:val="nil"/>
              <w:left w:val="nil"/>
              <w:bottom w:val="single" w:sz="4" w:space="0" w:color="auto"/>
              <w:right w:val="single" w:sz="4" w:space="0" w:color="auto"/>
            </w:tcBorders>
          </w:tcPr>
          <w:p w14:paraId="2AD7514C" w14:textId="495AF108" w:rsidR="000B30A6" w:rsidRPr="0097473D" w:rsidRDefault="0097473D" w:rsidP="000B30A6">
            <w:pPr>
              <w:rPr>
                <w:rFonts w:cs="Calibri"/>
                <w:i/>
                <w:color w:val="000000"/>
                <w:sz w:val="18"/>
                <w:szCs w:val="18"/>
              </w:rPr>
            </w:pPr>
            <w:r w:rsidRPr="0097473D">
              <w:rPr>
                <w:rFonts w:cs="Calibri"/>
                <w:i/>
                <w:sz w:val="18"/>
                <w:szCs w:val="18"/>
              </w:rPr>
              <w:t>gt018_rateio_aval</w:t>
            </w:r>
          </w:p>
        </w:tc>
        <w:tc>
          <w:tcPr>
            <w:tcW w:w="1134" w:type="dxa"/>
            <w:tcBorders>
              <w:top w:val="nil"/>
              <w:left w:val="nil"/>
              <w:bottom w:val="single" w:sz="4" w:space="0" w:color="auto"/>
              <w:right w:val="single" w:sz="4" w:space="0" w:color="auto"/>
            </w:tcBorders>
          </w:tcPr>
          <w:p w14:paraId="6BE05299" w14:textId="384E1985" w:rsidR="000B30A6" w:rsidRPr="000B30A6" w:rsidRDefault="000B30A6" w:rsidP="000B30A6">
            <w:pPr>
              <w:rPr>
                <w:rFonts w:cs="Calibri"/>
                <w:color w:val="000000"/>
                <w:sz w:val="18"/>
                <w:szCs w:val="18"/>
              </w:rPr>
            </w:pPr>
            <w:r w:rsidRPr="000B30A6">
              <w:rPr>
                <w:rFonts w:cs="Calibri"/>
                <w:color w:val="000000"/>
                <w:sz w:val="18"/>
                <w:szCs w:val="18"/>
              </w:rPr>
              <w:t>ORIGEM</w:t>
            </w:r>
          </w:p>
        </w:tc>
        <w:tc>
          <w:tcPr>
            <w:tcW w:w="2126" w:type="dxa"/>
            <w:tcBorders>
              <w:top w:val="nil"/>
              <w:left w:val="nil"/>
              <w:bottom w:val="single" w:sz="4" w:space="0" w:color="auto"/>
              <w:right w:val="single" w:sz="4" w:space="0" w:color="auto"/>
            </w:tcBorders>
          </w:tcPr>
          <w:p w14:paraId="6F85EDE3" w14:textId="2735D1FE" w:rsidR="000B30A6" w:rsidRPr="000B30A6" w:rsidRDefault="000B30A6" w:rsidP="000B30A6">
            <w:pPr>
              <w:rPr>
                <w:rFonts w:cs="Calibri"/>
                <w:color w:val="000000"/>
                <w:sz w:val="18"/>
                <w:szCs w:val="18"/>
              </w:rPr>
            </w:pPr>
            <w:r w:rsidRPr="000B30A6">
              <w:rPr>
                <w:rFonts w:cs="Calibri"/>
                <w:color w:val="000000"/>
                <w:sz w:val="18"/>
                <w:szCs w:val="18"/>
              </w:rPr>
              <w:t> </w:t>
            </w:r>
          </w:p>
        </w:tc>
      </w:tr>
      <w:tr w:rsidR="000B30A6" w:rsidRPr="000B30A6" w14:paraId="39D356DB" w14:textId="21CCA599" w:rsidTr="000B30A6">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0A31C8A" w14:textId="77777777" w:rsidR="000B30A6" w:rsidRPr="000B30A6" w:rsidRDefault="000B30A6" w:rsidP="000B30A6">
            <w:pPr>
              <w:rPr>
                <w:rFonts w:cs="Calibri"/>
                <w:color w:val="000000"/>
                <w:sz w:val="18"/>
                <w:szCs w:val="18"/>
              </w:rPr>
            </w:pPr>
            <w:r w:rsidRPr="000B30A6">
              <w:rPr>
                <w:rFonts w:cs="Calibri"/>
                <w:color w:val="000000"/>
                <w:sz w:val="18"/>
                <w:szCs w:val="18"/>
              </w:rPr>
              <w:t>datdados</w:t>
            </w:r>
          </w:p>
        </w:tc>
        <w:tc>
          <w:tcPr>
            <w:tcW w:w="4899" w:type="dxa"/>
            <w:tcBorders>
              <w:top w:val="nil"/>
              <w:left w:val="nil"/>
              <w:bottom w:val="single" w:sz="4" w:space="0" w:color="auto"/>
              <w:right w:val="single" w:sz="4" w:space="0" w:color="auto"/>
            </w:tcBorders>
            <w:shd w:val="clear" w:color="auto" w:fill="auto"/>
            <w:noWrap/>
            <w:hideMark/>
          </w:tcPr>
          <w:p w14:paraId="091FDD4E" w14:textId="2BDDDD0C" w:rsidR="000B30A6" w:rsidRPr="000B30A6" w:rsidRDefault="000B30A6" w:rsidP="000B30A6">
            <w:pPr>
              <w:rPr>
                <w:rFonts w:cs="Calibri"/>
                <w:color w:val="000000"/>
                <w:sz w:val="18"/>
                <w:szCs w:val="18"/>
              </w:rPr>
            </w:pPr>
            <w:r w:rsidRPr="000B30A6">
              <w:rPr>
                <w:rFonts w:cs="Calibri"/>
                <w:color w:val="000000"/>
                <w:sz w:val="18"/>
                <w:szCs w:val="18"/>
              </w:rPr>
              <w:t>Data dos dados:</w:t>
            </w:r>
          </w:p>
          <w:p w14:paraId="1C8AB3C0" w14:textId="3856866F" w:rsidR="000B30A6" w:rsidRPr="000B30A6" w:rsidRDefault="000B30A6" w:rsidP="000B30A6">
            <w:pPr>
              <w:pStyle w:val="ListParagraph"/>
              <w:numPr>
                <w:ilvl w:val="0"/>
                <w:numId w:val="8"/>
              </w:numPr>
              <w:rPr>
                <w:rFonts w:cs="Calibri"/>
                <w:color w:val="000000"/>
                <w:sz w:val="18"/>
                <w:szCs w:val="18"/>
              </w:rPr>
            </w:pPr>
            <w:r w:rsidRPr="000B30A6">
              <w:rPr>
                <w:rFonts w:cs="Calibri"/>
                <w:color w:val="000000"/>
                <w:sz w:val="18"/>
                <w:szCs w:val="18"/>
              </w:rPr>
              <w:t xml:space="preserve">Este campo refere-se à data dos dados que, por norma, é equivalente à partição temporal da tabela (‘ref_date’). No entanto, quando o último dia do mês não é útil, é criada uma cópia da tabela </w:t>
            </w:r>
            <w:r w:rsidRPr="000B30A6">
              <w:rPr>
                <w:rFonts w:cs="Calibri"/>
                <w:i/>
                <w:color w:val="000000"/>
                <w:sz w:val="18"/>
                <w:szCs w:val="18"/>
              </w:rPr>
              <w:t>cd_garantias.</w:t>
            </w:r>
            <w:r w:rsidRPr="000B30A6">
              <w:rPr>
                <w:rFonts w:cs="Calibri"/>
                <w:i/>
                <w:sz w:val="18"/>
                <w:szCs w:val="18"/>
              </w:rPr>
              <w:t>gt017_report_biyr9520</w:t>
            </w:r>
            <w:r w:rsidRPr="000B30A6">
              <w:rPr>
                <w:rFonts w:cs="Calibri"/>
                <w:sz w:val="18"/>
                <w:szCs w:val="18"/>
              </w:rPr>
              <w:t xml:space="preserve"> no </w:t>
            </w:r>
            <w:r w:rsidRPr="000B30A6">
              <w:rPr>
                <w:rFonts w:cs="Calibri"/>
                <w:color w:val="000000"/>
                <w:sz w:val="18"/>
                <w:szCs w:val="18"/>
              </w:rPr>
              <w:t>último dia útil do mês e é atribuída a partição temporal do último dia do mês. Nestes casos, é possível verificar que o campo ‘datdados’ indica a data de referência do último dia útil e a ‘ref_date’ indica o último dia do mês.</w:t>
            </w:r>
            <w:r w:rsidRPr="000B30A6">
              <w:rPr>
                <w:rFonts w:cs="Calibri"/>
                <w:color w:val="FF5A5A" w:themeColor="accent1" w:themeTint="99"/>
                <w:sz w:val="18"/>
                <w:szCs w:val="18"/>
              </w:rPr>
              <w:t xml:space="preserve"> </w:t>
            </w:r>
          </w:p>
        </w:tc>
        <w:tc>
          <w:tcPr>
            <w:tcW w:w="897" w:type="dxa"/>
            <w:tcBorders>
              <w:top w:val="nil"/>
              <w:left w:val="nil"/>
              <w:bottom w:val="single" w:sz="4" w:space="0" w:color="auto"/>
              <w:right w:val="single" w:sz="4" w:space="0" w:color="auto"/>
            </w:tcBorders>
            <w:shd w:val="clear" w:color="auto" w:fill="auto"/>
            <w:noWrap/>
            <w:hideMark/>
          </w:tcPr>
          <w:p w14:paraId="101E8985" w14:textId="77777777" w:rsidR="000B30A6" w:rsidRPr="000B30A6" w:rsidRDefault="000B30A6" w:rsidP="000B30A6">
            <w:pPr>
              <w:rPr>
                <w:rFonts w:cs="Calibri"/>
                <w:color w:val="000000"/>
                <w:sz w:val="18"/>
                <w:szCs w:val="18"/>
              </w:rPr>
            </w:pPr>
            <w:r w:rsidRPr="000B30A6">
              <w:rPr>
                <w:rFonts w:cs="Calibri"/>
                <w:color w:val="000000"/>
                <w:sz w:val="18"/>
                <w:szCs w:val="18"/>
              </w:rPr>
              <w:t>String</w:t>
            </w:r>
          </w:p>
        </w:tc>
        <w:tc>
          <w:tcPr>
            <w:tcW w:w="1601" w:type="dxa"/>
            <w:tcBorders>
              <w:top w:val="nil"/>
              <w:left w:val="nil"/>
              <w:bottom w:val="single" w:sz="4" w:space="0" w:color="auto"/>
              <w:right w:val="single" w:sz="4" w:space="0" w:color="auto"/>
            </w:tcBorders>
          </w:tcPr>
          <w:p w14:paraId="43A85A77" w14:textId="56C5CC79" w:rsidR="000B30A6" w:rsidRPr="000B30A6" w:rsidRDefault="000B30A6" w:rsidP="000B30A6">
            <w:pPr>
              <w:rPr>
                <w:rFonts w:cs="Calibri"/>
                <w:color w:val="000000"/>
                <w:sz w:val="18"/>
                <w:szCs w:val="18"/>
              </w:rPr>
            </w:pPr>
            <w:r w:rsidRPr="000B30A6">
              <w:rPr>
                <w:rFonts w:cs="Calibri"/>
                <w:color w:val="000000"/>
                <w:sz w:val="18"/>
                <w:szCs w:val="18"/>
              </w:rPr>
              <w:t>MUG (APMT0100048766)</w:t>
            </w:r>
          </w:p>
        </w:tc>
        <w:tc>
          <w:tcPr>
            <w:tcW w:w="1814" w:type="dxa"/>
            <w:tcBorders>
              <w:top w:val="nil"/>
              <w:left w:val="nil"/>
              <w:bottom w:val="single" w:sz="4" w:space="0" w:color="auto"/>
              <w:right w:val="single" w:sz="4" w:space="0" w:color="auto"/>
            </w:tcBorders>
          </w:tcPr>
          <w:p w14:paraId="59AADD3F" w14:textId="0F09F574" w:rsidR="000B30A6" w:rsidRPr="0097473D" w:rsidRDefault="0097473D" w:rsidP="000B30A6">
            <w:pPr>
              <w:rPr>
                <w:rFonts w:cs="Calibri"/>
                <w:i/>
                <w:color w:val="000000"/>
                <w:sz w:val="18"/>
                <w:szCs w:val="18"/>
              </w:rPr>
            </w:pPr>
            <w:r w:rsidRPr="0097473D">
              <w:rPr>
                <w:rFonts w:cs="Calibri"/>
                <w:i/>
                <w:sz w:val="18"/>
                <w:szCs w:val="18"/>
              </w:rPr>
              <w:t>gt018_rateio_aval</w:t>
            </w:r>
          </w:p>
        </w:tc>
        <w:tc>
          <w:tcPr>
            <w:tcW w:w="1134" w:type="dxa"/>
            <w:tcBorders>
              <w:top w:val="nil"/>
              <w:left w:val="nil"/>
              <w:bottom w:val="single" w:sz="4" w:space="0" w:color="auto"/>
              <w:right w:val="single" w:sz="4" w:space="0" w:color="auto"/>
            </w:tcBorders>
          </w:tcPr>
          <w:p w14:paraId="36110A18" w14:textId="6B8F1F2B" w:rsidR="000B30A6" w:rsidRPr="000B30A6" w:rsidRDefault="000B30A6" w:rsidP="000B30A6">
            <w:pPr>
              <w:rPr>
                <w:rFonts w:cs="Calibri"/>
                <w:color w:val="000000"/>
                <w:sz w:val="18"/>
                <w:szCs w:val="18"/>
              </w:rPr>
            </w:pPr>
            <w:r w:rsidRPr="000B30A6">
              <w:rPr>
                <w:rFonts w:cs="Calibri"/>
                <w:sz w:val="18"/>
                <w:szCs w:val="18"/>
              </w:rPr>
              <w:t>ref_date</w:t>
            </w:r>
          </w:p>
        </w:tc>
        <w:tc>
          <w:tcPr>
            <w:tcW w:w="2126" w:type="dxa"/>
            <w:tcBorders>
              <w:top w:val="nil"/>
              <w:left w:val="nil"/>
              <w:bottom w:val="single" w:sz="4" w:space="0" w:color="auto"/>
              <w:right w:val="single" w:sz="4" w:space="0" w:color="auto"/>
            </w:tcBorders>
          </w:tcPr>
          <w:p w14:paraId="42F99D39" w14:textId="6CAB9A72" w:rsidR="000B30A6" w:rsidRPr="000B30A6" w:rsidRDefault="000B30A6" w:rsidP="000B30A6">
            <w:pPr>
              <w:rPr>
                <w:rFonts w:cs="Calibri"/>
                <w:color w:val="000000"/>
                <w:sz w:val="18"/>
                <w:szCs w:val="18"/>
              </w:rPr>
            </w:pPr>
            <w:r w:rsidRPr="000B30A6">
              <w:rPr>
                <w:rFonts w:cs="Calibri"/>
                <w:color w:val="000000"/>
                <w:sz w:val="18"/>
                <w:szCs w:val="18"/>
              </w:rPr>
              <w:t> </w:t>
            </w:r>
          </w:p>
        </w:tc>
      </w:tr>
      <w:tr w:rsidR="000B30A6" w:rsidRPr="000B30A6" w14:paraId="5F3B31FF" w14:textId="20F07C42" w:rsidTr="000B30A6">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BB7E5F3" w14:textId="77777777" w:rsidR="000B30A6" w:rsidRPr="000B30A6" w:rsidRDefault="000B30A6" w:rsidP="000B30A6">
            <w:pPr>
              <w:rPr>
                <w:rFonts w:cs="Calibri"/>
                <w:color w:val="000000"/>
                <w:sz w:val="18"/>
                <w:szCs w:val="18"/>
              </w:rPr>
            </w:pPr>
            <w:r w:rsidRPr="000B30A6">
              <w:rPr>
                <w:rFonts w:cs="Calibri"/>
                <w:color w:val="000000"/>
                <w:sz w:val="18"/>
                <w:szCs w:val="18"/>
              </w:rPr>
              <w:t>empresabg</w:t>
            </w:r>
          </w:p>
        </w:tc>
        <w:tc>
          <w:tcPr>
            <w:tcW w:w="4899" w:type="dxa"/>
            <w:tcBorders>
              <w:top w:val="nil"/>
              <w:left w:val="nil"/>
              <w:bottom w:val="single" w:sz="4" w:space="0" w:color="auto"/>
              <w:right w:val="single" w:sz="4" w:space="0" w:color="auto"/>
            </w:tcBorders>
            <w:shd w:val="clear" w:color="auto" w:fill="auto"/>
            <w:noWrap/>
            <w:hideMark/>
          </w:tcPr>
          <w:p w14:paraId="142D78EC" w14:textId="76569E03" w:rsidR="000B30A6" w:rsidRPr="000B30A6" w:rsidRDefault="000B30A6" w:rsidP="000B30A6">
            <w:pPr>
              <w:rPr>
                <w:rFonts w:cs="Calibri"/>
                <w:color w:val="000000"/>
                <w:sz w:val="18"/>
                <w:szCs w:val="18"/>
              </w:rPr>
            </w:pPr>
            <w:r w:rsidRPr="000B30A6">
              <w:rPr>
                <w:rFonts w:cs="Calibri"/>
                <w:color w:val="000000"/>
                <w:sz w:val="18"/>
                <w:szCs w:val="18"/>
              </w:rPr>
              <w:t>Empresa BG:</w:t>
            </w:r>
          </w:p>
          <w:p w14:paraId="58FD85AD" w14:textId="23672C97" w:rsidR="000B30A6" w:rsidRPr="000B30A6" w:rsidRDefault="000B30A6" w:rsidP="000B30A6">
            <w:pPr>
              <w:pStyle w:val="ListParagraph"/>
              <w:numPr>
                <w:ilvl w:val="0"/>
                <w:numId w:val="8"/>
              </w:numPr>
              <w:rPr>
                <w:rFonts w:cs="Calibri"/>
                <w:color w:val="000000"/>
                <w:sz w:val="18"/>
                <w:szCs w:val="18"/>
              </w:rPr>
            </w:pPr>
            <w:r w:rsidRPr="000B30A6">
              <w:rPr>
                <w:rFonts w:cs="Calibri"/>
                <w:color w:val="000000"/>
                <w:sz w:val="18"/>
                <w:szCs w:val="18"/>
              </w:rPr>
              <w:t>Este campo está sempre preenchido com o código ‘0018’, referentes à empresa operativa onde o contrato está registado. Neste caso, todos os registos são registados no Banco Santander Totta.</w:t>
            </w:r>
          </w:p>
        </w:tc>
        <w:tc>
          <w:tcPr>
            <w:tcW w:w="897" w:type="dxa"/>
            <w:tcBorders>
              <w:top w:val="nil"/>
              <w:left w:val="nil"/>
              <w:bottom w:val="single" w:sz="4" w:space="0" w:color="auto"/>
              <w:right w:val="single" w:sz="4" w:space="0" w:color="auto"/>
            </w:tcBorders>
            <w:shd w:val="clear" w:color="auto" w:fill="auto"/>
            <w:noWrap/>
            <w:hideMark/>
          </w:tcPr>
          <w:p w14:paraId="10FE14FE" w14:textId="77777777" w:rsidR="000B30A6" w:rsidRPr="000B30A6" w:rsidRDefault="000B30A6" w:rsidP="000B30A6">
            <w:pPr>
              <w:rPr>
                <w:rFonts w:cs="Calibri"/>
                <w:color w:val="000000"/>
                <w:sz w:val="18"/>
                <w:szCs w:val="18"/>
              </w:rPr>
            </w:pPr>
            <w:r w:rsidRPr="000B30A6">
              <w:rPr>
                <w:rFonts w:cs="Calibri"/>
                <w:color w:val="000000"/>
                <w:sz w:val="18"/>
                <w:szCs w:val="18"/>
              </w:rPr>
              <w:t>String</w:t>
            </w:r>
          </w:p>
        </w:tc>
        <w:tc>
          <w:tcPr>
            <w:tcW w:w="1601" w:type="dxa"/>
            <w:tcBorders>
              <w:top w:val="nil"/>
              <w:left w:val="nil"/>
              <w:bottom w:val="single" w:sz="4" w:space="0" w:color="auto"/>
              <w:right w:val="single" w:sz="4" w:space="0" w:color="auto"/>
            </w:tcBorders>
          </w:tcPr>
          <w:p w14:paraId="2C9CC936" w14:textId="0E5101ED" w:rsidR="000B30A6" w:rsidRPr="000B30A6" w:rsidRDefault="000B30A6" w:rsidP="000B30A6">
            <w:pPr>
              <w:rPr>
                <w:rFonts w:cs="Calibri"/>
                <w:color w:val="000000"/>
                <w:sz w:val="18"/>
                <w:szCs w:val="18"/>
              </w:rPr>
            </w:pPr>
            <w:r w:rsidRPr="000B30A6">
              <w:rPr>
                <w:rFonts w:cs="Calibri"/>
                <w:color w:val="000000"/>
                <w:sz w:val="18"/>
                <w:szCs w:val="18"/>
              </w:rPr>
              <w:t>MUG (APMT0100048766)</w:t>
            </w:r>
          </w:p>
        </w:tc>
        <w:tc>
          <w:tcPr>
            <w:tcW w:w="1814" w:type="dxa"/>
            <w:tcBorders>
              <w:top w:val="nil"/>
              <w:left w:val="nil"/>
              <w:bottom w:val="single" w:sz="4" w:space="0" w:color="auto"/>
              <w:right w:val="single" w:sz="4" w:space="0" w:color="auto"/>
            </w:tcBorders>
          </w:tcPr>
          <w:p w14:paraId="3FBFBF44" w14:textId="5E922C33" w:rsidR="000B30A6" w:rsidRPr="0097473D" w:rsidRDefault="0097473D" w:rsidP="000B30A6">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4E43EE54" w14:textId="6E109E1B" w:rsidR="000B30A6" w:rsidRPr="000B30A6" w:rsidRDefault="000B30A6" w:rsidP="000B30A6">
            <w:pPr>
              <w:rPr>
                <w:rFonts w:cs="Calibri"/>
                <w:color w:val="000000"/>
                <w:sz w:val="18"/>
                <w:szCs w:val="18"/>
              </w:rPr>
            </w:pPr>
            <w:r w:rsidRPr="000B30A6">
              <w:rPr>
                <w:rFonts w:cs="Calibri"/>
                <w:sz w:val="18"/>
                <w:szCs w:val="18"/>
              </w:rPr>
              <w:t>N/A</w:t>
            </w:r>
          </w:p>
        </w:tc>
        <w:tc>
          <w:tcPr>
            <w:tcW w:w="2126" w:type="dxa"/>
            <w:tcBorders>
              <w:top w:val="nil"/>
              <w:left w:val="nil"/>
              <w:bottom w:val="single" w:sz="4" w:space="0" w:color="auto"/>
              <w:right w:val="single" w:sz="4" w:space="0" w:color="auto"/>
            </w:tcBorders>
          </w:tcPr>
          <w:p w14:paraId="44DBAFAA" w14:textId="0E8E6C2B" w:rsidR="000B30A6" w:rsidRPr="000B30A6" w:rsidRDefault="000B30A6" w:rsidP="000B30A6">
            <w:pPr>
              <w:rPr>
                <w:rFonts w:cs="Calibri"/>
                <w:color w:val="000000"/>
                <w:sz w:val="18"/>
                <w:szCs w:val="18"/>
              </w:rPr>
            </w:pPr>
            <w:r w:rsidRPr="000B30A6">
              <w:rPr>
                <w:rFonts w:cs="Calibri"/>
                <w:color w:val="000000"/>
                <w:sz w:val="18"/>
                <w:szCs w:val="18"/>
              </w:rPr>
              <w:t>"0018"</w:t>
            </w:r>
          </w:p>
        </w:tc>
      </w:tr>
      <w:tr w:rsidR="000B30A6" w:rsidRPr="000B30A6" w14:paraId="2883F4FB" w14:textId="085D1DEC" w:rsidTr="000B30A6">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CF9EACF" w14:textId="77777777" w:rsidR="000B30A6" w:rsidRPr="000B30A6" w:rsidRDefault="000B30A6" w:rsidP="000B30A6">
            <w:pPr>
              <w:rPr>
                <w:rFonts w:cs="Calibri"/>
                <w:color w:val="000000"/>
                <w:sz w:val="18"/>
                <w:szCs w:val="18"/>
              </w:rPr>
            </w:pPr>
            <w:r w:rsidRPr="000B30A6">
              <w:rPr>
                <w:rFonts w:cs="Calibri"/>
                <w:color w:val="000000"/>
                <w:sz w:val="18"/>
                <w:szCs w:val="18"/>
              </w:rPr>
              <w:t>cglobgar</w:t>
            </w:r>
          </w:p>
        </w:tc>
        <w:tc>
          <w:tcPr>
            <w:tcW w:w="4899" w:type="dxa"/>
            <w:tcBorders>
              <w:top w:val="nil"/>
              <w:left w:val="nil"/>
              <w:bottom w:val="single" w:sz="4" w:space="0" w:color="auto"/>
              <w:right w:val="single" w:sz="4" w:space="0" w:color="auto"/>
            </w:tcBorders>
            <w:shd w:val="clear" w:color="auto" w:fill="auto"/>
            <w:noWrap/>
            <w:hideMark/>
          </w:tcPr>
          <w:p w14:paraId="1E1A6232" w14:textId="588D290A" w:rsidR="000B30A6" w:rsidRPr="000B30A6" w:rsidRDefault="000B30A6" w:rsidP="000B30A6">
            <w:pPr>
              <w:rPr>
                <w:rFonts w:cs="Calibri"/>
                <w:color w:val="000000"/>
                <w:sz w:val="18"/>
                <w:szCs w:val="18"/>
              </w:rPr>
            </w:pPr>
            <w:r w:rsidRPr="000B30A6">
              <w:rPr>
                <w:rFonts w:cs="Calibri"/>
                <w:color w:val="000000"/>
                <w:sz w:val="18"/>
                <w:szCs w:val="18"/>
              </w:rPr>
              <w:t>Código global garantia:</w:t>
            </w:r>
          </w:p>
          <w:p w14:paraId="412E8F6F" w14:textId="77777777" w:rsidR="000B30A6" w:rsidRPr="000B30A6" w:rsidRDefault="000B30A6" w:rsidP="000B30A6">
            <w:pPr>
              <w:pStyle w:val="ListParagraph"/>
              <w:numPr>
                <w:ilvl w:val="0"/>
                <w:numId w:val="8"/>
              </w:numPr>
              <w:rPr>
                <w:rFonts w:cs="Calibri"/>
                <w:color w:val="000000"/>
                <w:sz w:val="18"/>
                <w:szCs w:val="18"/>
              </w:rPr>
            </w:pPr>
            <w:r w:rsidRPr="000B30A6">
              <w:rPr>
                <w:rFonts w:cs="Calibri"/>
                <w:color w:val="000000"/>
                <w:sz w:val="18"/>
                <w:szCs w:val="18"/>
              </w:rPr>
              <w:lastRenderedPageBreak/>
              <w:t xml:space="preserve">Campo que indica a chave única de identificação da garantia. </w:t>
            </w:r>
          </w:p>
          <w:p w14:paraId="1AB20BFA" w14:textId="5090F1CA" w:rsidR="000B30A6" w:rsidRPr="000B30A6" w:rsidRDefault="000B30A6" w:rsidP="000B30A6">
            <w:pPr>
              <w:pStyle w:val="ListParagraph"/>
              <w:numPr>
                <w:ilvl w:val="0"/>
                <w:numId w:val="8"/>
              </w:numPr>
              <w:rPr>
                <w:rFonts w:cs="Calibri"/>
                <w:color w:val="000000"/>
                <w:sz w:val="18"/>
                <w:szCs w:val="18"/>
              </w:rPr>
            </w:pPr>
            <w:r w:rsidRPr="000B30A6">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897" w:type="dxa"/>
            <w:tcBorders>
              <w:top w:val="nil"/>
              <w:left w:val="nil"/>
              <w:bottom w:val="single" w:sz="4" w:space="0" w:color="auto"/>
              <w:right w:val="single" w:sz="4" w:space="0" w:color="auto"/>
            </w:tcBorders>
            <w:shd w:val="clear" w:color="auto" w:fill="auto"/>
            <w:noWrap/>
            <w:hideMark/>
          </w:tcPr>
          <w:p w14:paraId="3B822434" w14:textId="77777777" w:rsidR="000B30A6" w:rsidRPr="000B30A6" w:rsidRDefault="000B30A6" w:rsidP="000B30A6">
            <w:pPr>
              <w:rPr>
                <w:rFonts w:cs="Calibri"/>
                <w:color w:val="000000"/>
                <w:sz w:val="18"/>
                <w:szCs w:val="18"/>
              </w:rPr>
            </w:pPr>
            <w:r w:rsidRPr="000B30A6">
              <w:rPr>
                <w:rFonts w:cs="Calibri"/>
                <w:color w:val="000000"/>
                <w:sz w:val="18"/>
                <w:szCs w:val="18"/>
              </w:rPr>
              <w:lastRenderedPageBreak/>
              <w:t>String</w:t>
            </w:r>
          </w:p>
        </w:tc>
        <w:tc>
          <w:tcPr>
            <w:tcW w:w="1601" w:type="dxa"/>
            <w:tcBorders>
              <w:top w:val="nil"/>
              <w:left w:val="nil"/>
              <w:bottom w:val="single" w:sz="4" w:space="0" w:color="auto"/>
              <w:right w:val="single" w:sz="4" w:space="0" w:color="auto"/>
            </w:tcBorders>
          </w:tcPr>
          <w:p w14:paraId="614B4CF4" w14:textId="08D878ED" w:rsidR="000B30A6" w:rsidRPr="000B30A6" w:rsidRDefault="000B30A6" w:rsidP="000B30A6">
            <w:pPr>
              <w:rPr>
                <w:rFonts w:cs="Calibri"/>
                <w:color w:val="000000"/>
                <w:sz w:val="18"/>
                <w:szCs w:val="18"/>
              </w:rPr>
            </w:pPr>
            <w:r w:rsidRPr="000B30A6">
              <w:rPr>
                <w:rFonts w:cs="Calibri"/>
                <w:color w:val="000000"/>
                <w:sz w:val="18"/>
                <w:szCs w:val="18"/>
              </w:rPr>
              <w:t>MUG (APMT0100048766)</w:t>
            </w:r>
          </w:p>
        </w:tc>
        <w:tc>
          <w:tcPr>
            <w:tcW w:w="1814" w:type="dxa"/>
            <w:tcBorders>
              <w:top w:val="nil"/>
              <w:left w:val="nil"/>
              <w:bottom w:val="single" w:sz="4" w:space="0" w:color="auto"/>
              <w:right w:val="single" w:sz="4" w:space="0" w:color="auto"/>
            </w:tcBorders>
          </w:tcPr>
          <w:p w14:paraId="1FE56F48" w14:textId="7EB474F5" w:rsidR="000B30A6" w:rsidRPr="0097473D" w:rsidRDefault="0097473D" w:rsidP="000B30A6">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22716BB6" w14:textId="7186C7BB" w:rsidR="000B30A6" w:rsidRPr="000B30A6" w:rsidRDefault="000B30A6" w:rsidP="000B30A6">
            <w:pPr>
              <w:rPr>
                <w:rFonts w:cs="Calibri"/>
                <w:color w:val="000000"/>
                <w:sz w:val="18"/>
                <w:szCs w:val="18"/>
              </w:rPr>
            </w:pPr>
            <w:r w:rsidRPr="000B30A6">
              <w:rPr>
                <w:rFonts w:cs="Calibri"/>
                <w:sz w:val="18"/>
                <w:szCs w:val="18"/>
              </w:rPr>
              <w:t>N/A</w:t>
            </w:r>
          </w:p>
        </w:tc>
        <w:tc>
          <w:tcPr>
            <w:tcW w:w="2126" w:type="dxa"/>
            <w:tcBorders>
              <w:top w:val="nil"/>
              <w:left w:val="nil"/>
              <w:bottom w:val="single" w:sz="4" w:space="0" w:color="auto"/>
              <w:right w:val="single" w:sz="4" w:space="0" w:color="auto"/>
            </w:tcBorders>
          </w:tcPr>
          <w:p w14:paraId="77518D9E" w14:textId="5AA949A4" w:rsidR="000B30A6" w:rsidRPr="000B30A6" w:rsidRDefault="000B30A6" w:rsidP="000B30A6">
            <w:pPr>
              <w:rPr>
                <w:rFonts w:cs="Calibri"/>
                <w:color w:val="000000"/>
                <w:sz w:val="18"/>
                <w:szCs w:val="18"/>
              </w:rPr>
            </w:pPr>
            <w:r w:rsidRPr="000B30A6">
              <w:rPr>
                <w:rFonts w:cs="Calibri"/>
                <w:color w:val="000000"/>
                <w:sz w:val="18"/>
                <w:szCs w:val="18"/>
              </w:rPr>
              <w:t>Vazio</w:t>
            </w:r>
          </w:p>
        </w:tc>
      </w:tr>
      <w:tr w:rsidR="000B30A6" w:rsidRPr="000B30A6" w14:paraId="483215DE" w14:textId="63B28C54" w:rsidTr="000B30A6">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95A1C4B" w14:textId="77777777" w:rsidR="000B30A6" w:rsidRPr="000B30A6" w:rsidRDefault="000B30A6" w:rsidP="000B30A6">
            <w:pPr>
              <w:rPr>
                <w:rFonts w:cs="Calibri"/>
                <w:color w:val="000000"/>
                <w:sz w:val="18"/>
                <w:szCs w:val="18"/>
              </w:rPr>
            </w:pPr>
            <w:r w:rsidRPr="000B30A6">
              <w:rPr>
                <w:rFonts w:cs="Calibri"/>
                <w:color w:val="000000"/>
                <w:sz w:val="18"/>
                <w:szCs w:val="18"/>
              </w:rPr>
              <w:t>dtavalia</w:t>
            </w:r>
          </w:p>
        </w:tc>
        <w:tc>
          <w:tcPr>
            <w:tcW w:w="4899" w:type="dxa"/>
            <w:tcBorders>
              <w:top w:val="nil"/>
              <w:left w:val="nil"/>
              <w:bottom w:val="single" w:sz="4" w:space="0" w:color="auto"/>
              <w:right w:val="single" w:sz="4" w:space="0" w:color="auto"/>
            </w:tcBorders>
            <w:shd w:val="clear" w:color="auto" w:fill="auto"/>
            <w:noWrap/>
            <w:hideMark/>
          </w:tcPr>
          <w:p w14:paraId="75E710B7" w14:textId="4927E672" w:rsidR="000B30A6" w:rsidRPr="000B30A6" w:rsidRDefault="000B30A6" w:rsidP="000B30A6">
            <w:pPr>
              <w:rPr>
                <w:rFonts w:cs="Calibri"/>
                <w:color w:val="000000"/>
                <w:sz w:val="18"/>
                <w:szCs w:val="18"/>
              </w:rPr>
            </w:pPr>
            <w:r w:rsidRPr="000B30A6">
              <w:rPr>
                <w:rFonts w:cs="Calibri"/>
                <w:color w:val="000000"/>
                <w:sz w:val="18"/>
                <w:szCs w:val="18"/>
              </w:rPr>
              <w:t>Data de avaliação atual</w:t>
            </w:r>
          </w:p>
          <w:p w14:paraId="3C7927B4" w14:textId="77777777" w:rsidR="000B30A6" w:rsidRPr="000B30A6" w:rsidRDefault="000B30A6" w:rsidP="000B30A6">
            <w:pPr>
              <w:pStyle w:val="ListParagraph"/>
              <w:numPr>
                <w:ilvl w:val="0"/>
                <w:numId w:val="29"/>
              </w:numPr>
              <w:rPr>
                <w:rFonts w:cs="Calibri"/>
                <w:color w:val="000000"/>
                <w:sz w:val="18"/>
                <w:szCs w:val="18"/>
              </w:rPr>
            </w:pPr>
            <w:r w:rsidRPr="000B30A6">
              <w:rPr>
                <w:rFonts w:cs="Calibri"/>
                <w:color w:val="000000"/>
                <w:sz w:val="18"/>
                <w:szCs w:val="18"/>
              </w:rPr>
              <w:t>Para bens imóveis, esta data corresponde à data de avaliação do imóvel mais recente.</w:t>
            </w:r>
          </w:p>
          <w:p w14:paraId="0EF4FB89" w14:textId="77777777" w:rsidR="000B30A6" w:rsidRPr="000B30A6" w:rsidRDefault="000B30A6" w:rsidP="000B30A6">
            <w:pPr>
              <w:pStyle w:val="ListParagraph"/>
              <w:numPr>
                <w:ilvl w:val="0"/>
                <w:numId w:val="29"/>
              </w:numPr>
              <w:rPr>
                <w:rFonts w:cs="Calibri"/>
                <w:color w:val="000000"/>
                <w:sz w:val="18"/>
                <w:szCs w:val="18"/>
              </w:rPr>
            </w:pPr>
            <w:r w:rsidRPr="000B30A6">
              <w:rPr>
                <w:rFonts w:cs="Calibri"/>
                <w:color w:val="000000"/>
                <w:sz w:val="18"/>
                <w:szCs w:val="18"/>
              </w:rPr>
              <w:t>Para as restantes tipologias de garantias, esta data equivale à última data útil de referência dos dados.</w:t>
            </w:r>
          </w:p>
          <w:p w14:paraId="40FC64A7" w14:textId="4B8842C1" w:rsidR="000B30A6" w:rsidRPr="000B30A6" w:rsidRDefault="000B30A6" w:rsidP="000B30A6">
            <w:pPr>
              <w:pStyle w:val="ListParagraph"/>
              <w:numPr>
                <w:ilvl w:val="0"/>
                <w:numId w:val="29"/>
              </w:numPr>
              <w:rPr>
                <w:rFonts w:cs="Calibri"/>
                <w:color w:val="000000"/>
                <w:sz w:val="18"/>
                <w:szCs w:val="18"/>
              </w:rPr>
            </w:pPr>
            <w:r w:rsidRPr="000B30A6">
              <w:rPr>
                <w:rFonts w:cs="Calibri"/>
                <w:color w:val="000000"/>
                <w:sz w:val="18"/>
                <w:szCs w:val="18"/>
              </w:rPr>
              <w:t>Todas as datas no modelo respeitam o formato ‘aaaa-mm-dd’ .</w:t>
            </w:r>
          </w:p>
        </w:tc>
        <w:tc>
          <w:tcPr>
            <w:tcW w:w="897" w:type="dxa"/>
            <w:tcBorders>
              <w:top w:val="nil"/>
              <w:left w:val="nil"/>
              <w:bottom w:val="single" w:sz="4" w:space="0" w:color="auto"/>
              <w:right w:val="single" w:sz="4" w:space="0" w:color="auto"/>
            </w:tcBorders>
            <w:shd w:val="clear" w:color="auto" w:fill="auto"/>
            <w:noWrap/>
            <w:hideMark/>
          </w:tcPr>
          <w:p w14:paraId="2DAE3ABA" w14:textId="77777777" w:rsidR="000B30A6" w:rsidRPr="000B30A6" w:rsidRDefault="000B30A6" w:rsidP="000B30A6">
            <w:pPr>
              <w:rPr>
                <w:rFonts w:cs="Calibri"/>
                <w:color w:val="000000"/>
                <w:sz w:val="18"/>
                <w:szCs w:val="18"/>
              </w:rPr>
            </w:pPr>
            <w:r w:rsidRPr="000B30A6">
              <w:rPr>
                <w:rFonts w:cs="Calibri"/>
                <w:color w:val="000000"/>
                <w:sz w:val="18"/>
                <w:szCs w:val="18"/>
              </w:rPr>
              <w:t>String</w:t>
            </w:r>
          </w:p>
        </w:tc>
        <w:tc>
          <w:tcPr>
            <w:tcW w:w="1601" w:type="dxa"/>
            <w:tcBorders>
              <w:top w:val="nil"/>
              <w:left w:val="nil"/>
              <w:bottom w:val="single" w:sz="4" w:space="0" w:color="auto"/>
              <w:right w:val="single" w:sz="4" w:space="0" w:color="auto"/>
            </w:tcBorders>
          </w:tcPr>
          <w:p w14:paraId="6E1BCEC4" w14:textId="2B7B0A65" w:rsidR="000B30A6" w:rsidRPr="000B30A6" w:rsidRDefault="000B30A6" w:rsidP="000B30A6">
            <w:pPr>
              <w:rPr>
                <w:rFonts w:cs="Calibri"/>
                <w:color w:val="000000"/>
                <w:sz w:val="18"/>
                <w:szCs w:val="18"/>
              </w:rPr>
            </w:pPr>
            <w:r w:rsidRPr="000B30A6">
              <w:rPr>
                <w:rFonts w:cs="Calibri"/>
                <w:color w:val="000000"/>
                <w:sz w:val="18"/>
                <w:szCs w:val="18"/>
              </w:rPr>
              <w:t>MUG (APMT0100048766)</w:t>
            </w:r>
          </w:p>
        </w:tc>
        <w:tc>
          <w:tcPr>
            <w:tcW w:w="1814" w:type="dxa"/>
            <w:tcBorders>
              <w:top w:val="nil"/>
              <w:left w:val="nil"/>
              <w:bottom w:val="single" w:sz="4" w:space="0" w:color="auto"/>
              <w:right w:val="single" w:sz="4" w:space="0" w:color="auto"/>
            </w:tcBorders>
          </w:tcPr>
          <w:p w14:paraId="4ECE3175" w14:textId="20C65960" w:rsidR="000B30A6" w:rsidRPr="0097473D" w:rsidRDefault="0097473D" w:rsidP="000B30A6">
            <w:pPr>
              <w:rPr>
                <w:rFonts w:cs="Calibri"/>
                <w:i/>
                <w:color w:val="000000"/>
                <w:sz w:val="18"/>
                <w:szCs w:val="18"/>
              </w:rPr>
            </w:pPr>
            <w:r w:rsidRPr="0097473D">
              <w:rPr>
                <w:rFonts w:cs="Calibri"/>
                <w:i/>
                <w:sz w:val="18"/>
                <w:szCs w:val="18"/>
              </w:rPr>
              <w:t>gt018_rateio_aval</w:t>
            </w:r>
          </w:p>
        </w:tc>
        <w:tc>
          <w:tcPr>
            <w:tcW w:w="1134" w:type="dxa"/>
            <w:tcBorders>
              <w:top w:val="nil"/>
              <w:left w:val="nil"/>
              <w:bottom w:val="single" w:sz="4" w:space="0" w:color="auto"/>
              <w:right w:val="single" w:sz="4" w:space="0" w:color="auto"/>
            </w:tcBorders>
          </w:tcPr>
          <w:p w14:paraId="2419F663" w14:textId="0B2F3EE7" w:rsidR="000B30A6" w:rsidRPr="000B30A6" w:rsidRDefault="000B30A6" w:rsidP="000B30A6">
            <w:pPr>
              <w:rPr>
                <w:rFonts w:cs="Calibri"/>
                <w:color w:val="000000"/>
                <w:sz w:val="18"/>
                <w:szCs w:val="18"/>
              </w:rPr>
            </w:pPr>
            <w:r w:rsidRPr="000B30A6">
              <w:rPr>
                <w:rFonts w:cs="Calibri"/>
                <w:sz w:val="18"/>
                <w:szCs w:val="18"/>
              </w:rPr>
              <w:t>DTRCAVAL</w:t>
            </w:r>
          </w:p>
        </w:tc>
        <w:tc>
          <w:tcPr>
            <w:tcW w:w="2126" w:type="dxa"/>
            <w:tcBorders>
              <w:top w:val="nil"/>
              <w:left w:val="nil"/>
              <w:bottom w:val="single" w:sz="4" w:space="0" w:color="auto"/>
              <w:right w:val="single" w:sz="4" w:space="0" w:color="auto"/>
            </w:tcBorders>
          </w:tcPr>
          <w:p w14:paraId="53BE6C93" w14:textId="2E8CD094" w:rsidR="000B30A6" w:rsidRPr="000B30A6" w:rsidRDefault="000B30A6" w:rsidP="000B30A6">
            <w:pPr>
              <w:rPr>
                <w:rFonts w:cs="Calibri"/>
                <w:color w:val="000000"/>
                <w:sz w:val="18"/>
                <w:szCs w:val="18"/>
              </w:rPr>
            </w:pPr>
            <w:r w:rsidRPr="000B30A6">
              <w:rPr>
                <w:rFonts w:cs="Calibri"/>
                <w:color w:val="000000"/>
                <w:sz w:val="18"/>
                <w:szCs w:val="18"/>
              </w:rPr>
              <w:t>MAX(GT018.DTRCAVAL)</w:t>
            </w:r>
          </w:p>
        </w:tc>
      </w:tr>
      <w:tr w:rsidR="000B30A6" w:rsidRPr="000B30A6" w14:paraId="4483AAB0" w14:textId="202C8501" w:rsidTr="000B30A6">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47DD2F8" w14:textId="77777777" w:rsidR="000B30A6" w:rsidRPr="000B30A6" w:rsidRDefault="000B30A6" w:rsidP="000B30A6">
            <w:pPr>
              <w:rPr>
                <w:rFonts w:cs="Calibri"/>
                <w:color w:val="000000"/>
                <w:sz w:val="18"/>
                <w:szCs w:val="18"/>
              </w:rPr>
            </w:pPr>
            <w:r w:rsidRPr="000B30A6">
              <w:rPr>
                <w:rFonts w:cs="Calibri"/>
                <w:color w:val="000000"/>
                <w:sz w:val="18"/>
                <w:szCs w:val="18"/>
              </w:rPr>
              <w:t>entaval</w:t>
            </w:r>
          </w:p>
        </w:tc>
        <w:tc>
          <w:tcPr>
            <w:tcW w:w="4899" w:type="dxa"/>
            <w:tcBorders>
              <w:top w:val="nil"/>
              <w:left w:val="nil"/>
              <w:bottom w:val="single" w:sz="4" w:space="0" w:color="auto"/>
              <w:right w:val="single" w:sz="4" w:space="0" w:color="auto"/>
            </w:tcBorders>
            <w:shd w:val="clear" w:color="auto" w:fill="auto"/>
            <w:noWrap/>
            <w:hideMark/>
          </w:tcPr>
          <w:p w14:paraId="61DB5D0B" w14:textId="77777777" w:rsidR="000B30A6" w:rsidRPr="000B30A6" w:rsidRDefault="000B30A6" w:rsidP="000B30A6">
            <w:pPr>
              <w:rPr>
                <w:rFonts w:cs="Calibri"/>
                <w:color w:val="000000"/>
                <w:sz w:val="18"/>
                <w:szCs w:val="18"/>
              </w:rPr>
            </w:pPr>
            <w:r w:rsidRPr="000B30A6">
              <w:rPr>
                <w:rFonts w:cs="Calibri"/>
                <w:color w:val="000000"/>
                <w:sz w:val="18"/>
                <w:szCs w:val="18"/>
              </w:rPr>
              <w:t>Entidade avaliadora</w:t>
            </w:r>
          </w:p>
          <w:p w14:paraId="2A134E75" w14:textId="3B1B0C7D" w:rsidR="000B30A6" w:rsidRPr="000B30A6" w:rsidRDefault="000B30A6" w:rsidP="000B30A6">
            <w:pPr>
              <w:pStyle w:val="ListParagraph"/>
              <w:numPr>
                <w:ilvl w:val="0"/>
                <w:numId w:val="30"/>
              </w:numPr>
              <w:rPr>
                <w:rFonts w:cs="Calibri"/>
                <w:color w:val="000000"/>
                <w:sz w:val="18"/>
                <w:szCs w:val="18"/>
              </w:rPr>
            </w:pPr>
            <w:r w:rsidRPr="000B30A6">
              <w:rPr>
                <w:rFonts w:cs="Calibri"/>
                <w:color w:val="000000"/>
                <w:sz w:val="18"/>
                <w:szCs w:val="18"/>
              </w:rPr>
              <w:t xml:space="preserve">Este campo corresponde ao código associado à empresa que realiza a transação da garantia. Neste caso, todos os registos são registados no Banco Santander Totta, e, portanto, o campo está sempre preenchido com o código ‘0018’. </w:t>
            </w:r>
          </w:p>
        </w:tc>
        <w:tc>
          <w:tcPr>
            <w:tcW w:w="897" w:type="dxa"/>
            <w:tcBorders>
              <w:top w:val="nil"/>
              <w:left w:val="nil"/>
              <w:bottom w:val="single" w:sz="4" w:space="0" w:color="auto"/>
              <w:right w:val="single" w:sz="4" w:space="0" w:color="auto"/>
            </w:tcBorders>
            <w:shd w:val="clear" w:color="auto" w:fill="auto"/>
            <w:noWrap/>
            <w:hideMark/>
          </w:tcPr>
          <w:p w14:paraId="41B5BA97" w14:textId="77777777" w:rsidR="000B30A6" w:rsidRPr="000B30A6" w:rsidRDefault="000B30A6" w:rsidP="000B30A6">
            <w:pPr>
              <w:rPr>
                <w:rFonts w:cs="Calibri"/>
                <w:color w:val="000000"/>
                <w:sz w:val="18"/>
                <w:szCs w:val="18"/>
              </w:rPr>
            </w:pPr>
            <w:r w:rsidRPr="000B30A6">
              <w:rPr>
                <w:rFonts w:cs="Calibri"/>
                <w:color w:val="000000"/>
                <w:sz w:val="18"/>
                <w:szCs w:val="18"/>
              </w:rPr>
              <w:t>String</w:t>
            </w:r>
          </w:p>
        </w:tc>
        <w:tc>
          <w:tcPr>
            <w:tcW w:w="1601" w:type="dxa"/>
            <w:tcBorders>
              <w:top w:val="nil"/>
              <w:left w:val="nil"/>
              <w:bottom w:val="single" w:sz="4" w:space="0" w:color="auto"/>
              <w:right w:val="single" w:sz="4" w:space="0" w:color="auto"/>
            </w:tcBorders>
          </w:tcPr>
          <w:p w14:paraId="6EFAD686" w14:textId="6B2A7B21" w:rsidR="000B30A6" w:rsidRPr="000B30A6" w:rsidRDefault="000B30A6" w:rsidP="000B30A6">
            <w:pPr>
              <w:rPr>
                <w:rFonts w:cs="Calibri"/>
                <w:color w:val="000000"/>
                <w:sz w:val="18"/>
                <w:szCs w:val="18"/>
              </w:rPr>
            </w:pPr>
            <w:r w:rsidRPr="000B30A6">
              <w:rPr>
                <w:rFonts w:cs="Calibri"/>
                <w:color w:val="000000"/>
                <w:sz w:val="18"/>
                <w:szCs w:val="18"/>
              </w:rPr>
              <w:t>MUG (APMT0100048766)</w:t>
            </w:r>
          </w:p>
        </w:tc>
        <w:tc>
          <w:tcPr>
            <w:tcW w:w="1814" w:type="dxa"/>
            <w:tcBorders>
              <w:top w:val="nil"/>
              <w:left w:val="nil"/>
              <w:bottom w:val="single" w:sz="4" w:space="0" w:color="auto"/>
              <w:right w:val="single" w:sz="4" w:space="0" w:color="auto"/>
            </w:tcBorders>
          </w:tcPr>
          <w:p w14:paraId="1EE42779" w14:textId="10747605" w:rsidR="000B30A6" w:rsidRPr="0097473D" w:rsidRDefault="0097473D" w:rsidP="000B30A6">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5B9873CB" w14:textId="5F52D645" w:rsidR="000B30A6" w:rsidRPr="000B30A6" w:rsidRDefault="000B30A6" w:rsidP="000B30A6">
            <w:pPr>
              <w:rPr>
                <w:rFonts w:cs="Calibri"/>
                <w:color w:val="000000"/>
                <w:sz w:val="18"/>
                <w:szCs w:val="18"/>
              </w:rPr>
            </w:pPr>
            <w:r w:rsidRPr="000B30A6">
              <w:rPr>
                <w:rFonts w:cs="Calibri"/>
                <w:sz w:val="18"/>
                <w:szCs w:val="18"/>
              </w:rPr>
              <w:t>N/A</w:t>
            </w:r>
          </w:p>
        </w:tc>
        <w:tc>
          <w:tcPr>
            <w:tcW w:w="2126" w:type="dxa"/>
            <w:tcBorders>
              <w:top w:val="nil"/>
              <w:left w:val="nil"/>
              <w:bottom w:val="single" w:sz="4" w:space="0" w:color="auto"/>
              <w:right w:val="single" w:sz="4" w:space="0" w:color="auto"/>
            </w:tcBorders>
          </w:tcPr>
          <w:p w14:paraId="66F730E8" w14:textId="07F2FC52" w:rsidR="000B30A6" w:rsidRPr="000B30A6" w:rsidRDefault="000B30A6" w:rsidP="000B30A6">
            <w:pPr>
              <w:rPr>
                <w:rFonts w:cs="Calibri"/>
                <w:color w:val="000000"/>
                <w:sz w:val="18"/>
                <w:szCs w:val="18"/>
              </w:rPr>
            </w:pPr>
            <w:r w:rsidRPr="000B30A6">
              <w:rPr>
                <w:rFonts w:cs="Calibri"/>
                <w:color w:val="000000"/>
                <w:sz w:val="18"/>
                <w:szCs w:val="18"/>
              </w:rPr>
              <w:t>"0018"</w:t>
            </w:r>
          </w:p>
        </w:tc>
      </w:tr>
      <w:tr w:rsidR="000B30A6" w:rsidRPr="000B30A6" w14:paraId="68328FAF" w14:textId="60D36A39" w:rsidTr="000B30A6">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A37FB7B" w14:textId="77777777" w:rsidR="000B30A6" w:rsidRPr="000B30A6" w:rsidRDefault="000B30A6" w:rsidP="000B30A6">
            <w:pPr>
              <w:rPr>
                <w:rFonts w:cs="Calibri"/>
                <w:color w:val="000000"/>
                <w:sz w:val="18"/>
                <w:szCs w:val="18"/>
              </w:rPr>
            </w:pPr>
            <w:r w:rsidRPr="000B30A6">
              <w:rPr>
                <w:rFonts w:cs="Calibri"/>
                <w:color w:val="000000"/>
                <w:sz w:val="18"/>
                <w:szCs w:val="18"/>
              </w:rPr>
              <w:t>mavalia</w:t>
            </w:r>
          </w:p>
        </w:tc>
        <w:tc>
          <w:tcPr>
            <w:tcW w:w="4899" w:type="dxa"/>
            <w:tcBorders>
              <w:top w:val="nil"/>
              <w:left w:val="nil"/>
              <w:bottom w:val="single" w:sz="4" w:space="0" w:color="auto"/>
              <w:right w:val="single" w:sz="4" w:space="0" w:color="auto"/>
            </w:tcBorders>
            <w:shd w:val="clear" w:color="auto" w:fill="auto"/>
            <w:noWrap/>
            <w:hideMark/>
          </w:tcPr>
          <w:p w14:paraId="12D083E6" w14:textId="77777777" w:rsidR="000B30A6" w:rsidRPr="000B30A6" w:rsidRDefault="000B30A6" w:rsidP="000B30A6">
            <w:pPr>
              <w:rPr>
                <w:rFonts w:cs="Calibri"/>
                <w:color w:val="000000"/>
                <w:sz w:val="18"/>
                <w:szCs w:val="18"/>
              </w:rPr>
            </w:pPr>
            <w:r w:rsidRPr="000B30A6">
              <w:rPr>
                <w:rFonts w:cs="Calibri"/>
                <w:color w:val="000000"/>
                <w:sz w:val="18"/>
                <w:szCs w:val="18"/>
              </w:rPr>
              <w:t>Montante de avaliação do bem:</w:t>
            </w:r>
          </w:p>
          <w:p w14:paraId="6460BDFB" w14:textId="77777777" w:rsidR="000B30A6" w:rsidRPr="000B30A6" w:rsidRDefault="000B30A6" w:rsidP="000B30A6">
            <w:pPr>
              <w:pStyle w:val="ListParagraph"/>
              <w:numPr>
                <w:ilvl w:val="0"/>
                <w:numId w:val="31"/>
              </w:numPr>
              <w:rPr>
                <w:rFonts w:cs="Calibri"/>
                <w:color w:val="000000"/>
                <w:sz w:val="18"/>
                <w:szCs w:val="18"/>
              </w:rPr>
            </w:pPr>
            <w:r w:rsidRPr="000B30A6">
              <w:rPr>
                <w:rFonts w:cs="Calibri"/>
                <w:color w:val="000000"/>
                <w:sz w:val="18"/>
                <w:szCs w:val="18"/>
              </w:rPr>
              <w:t>Corresponde ao valor atual do bem como garantia para o Banco.</w:t>
            </w:r>
          </w:p>
          <w:p w14:paraId="1C0480CA" w14:textId="1E0076E0" w:rsidR="000B30A6" w:rsidRPr="000B30A6" w:rsidRDefault="000B30A6" w:rsidP="000B30A6">
            <w:pPr>
              <w:pStyle w:val="ListParagraph"/>
              <w:numPr>
                <w:ilvl w:val="0"/>
                <w:numId w:val="31"/>
              </w:numPr>
              <w:rPr>
                <w:rFonts w:cs="Calibri"/>
                <w:color w:val="000000"/>
                <w:sz w:val="18"/>
                <w:szCs w:val="18"/>
              </w:rPr>
            </w:pPr>
            <w:r w:rsidRPr="000B30A6">
              <w:rPr>
                <w:rFonts w:cs="Calibri"/>
                <w:color w:val="000000"/>
                <w:sz w:val="18"/>
                <w:szCs w:val="18"/>
              </w:rPr>
              <w:t xml:space="preserve">No caso de garantias imóveis e financeiras, este valor é obtido através das tabelas </w:t>
            </w:r>
            <w:r w:rsidRPr="000B30A6">
              <w:rPr>
                <w:rFonts w:cs="Calibri"/>
                <w:i/>
                <w:color w:val="000000"/>
                <w:sz w:val="18"/>
                <w:szCs w:val="18"/>
              </w:rPr>
              <w:t>cd_garantias.gt009_bens_imov</w:t>
            </w:r>
            <w:r w:rsidRPr="000B30A6">
              <w:rPr>
                <w:rFonts w:cs="Calibri"/>
                <w:color w:val="000000"/>
                <w:sz w:val="18"/>
                <w:szCs w:val="18"/>
              </w:rPr>
              <w:t xml:space="preserve"> e </w:t>
            </w:r>
            <w:r w:rsidRPr="000B30A6">
              <w:rPr>
                <w:rFonts w:cs="Calibri"/>
                <w:i/>
                <w:color w:val="000000"/>
                <w:sz w:val="18"/>
                <w:szCs w:val="18"/>
              </w:rPr>
              <w:t>cd_garantias.gt003_trz_gt_fin</w:t>
            </w:r>
            <w:r w:rsidRPr="000B30A6">
              <w:rPr>
                <w:rFonts w:cs="Calibri"/>
                <w:color w:val="000000"/>
                <w:sz w:val="18"/>
                <w:szCs w:val="18"/>
              </w:rPr>
              <w:t>, respetivamente do MUG.</w:t>
            </w:r>
          </w:p>
          <w:p w14:paraId="20B7537C" w14:textId="55F06289" w:rsidR="000B30A6" w:rsidRPr="000B30A6" w:rsidRDefault="000B30A6" w:rsidP="000B30A6">
            <w:pPr>
              <w:pStyle w:val="ListParagraph"/>
              <w:numPr>
                <w:ilvl w:val="0"/>
                <w:numId w:val="31"/>
              </w:numPr>
              <w:rPr>
                <w:rFonts w:cs="Calibri"/>
                <w:color w:val="000000"/>
                <w:sz w:val="18"/>
                <w:szCs w:val="18"/>
              </w:rPr>
            </w:pPr>
            <w:r w:rsidRPr="000B30A6">
              <w:rPr>
                <w:rFonts w:cs="Calibri"/>
                <w:color w:val="000000"/>
                <w:sz w:val="18"/>
                <w:szCs w:val="18"/>
              </w:rPr>
              <w:t>Uma vez que esta tabela não se encontra ao nível do bem, o ‘mavalia’ refletido neste campo é o somatório do valor das garantias associadas ao mesmo processo/caução, apenas distinguidas se o bem pertencer a uma tipologia distinta.</w:t>
            </w:r>
          </w:p>
        </w:tc>
        <w:tc>
          <w:tcPr>
            <w:tcW w:w="897" w:type="dxa"/>
            <w:tcBorders>
              <w:top w:val="nil"/>
              <w:left w:val="nil"/>
              <w:bottom w:val="single" w:sz="4" w:space="0" w:color="auto"/>
              <w:right w:val="single" w:sz="4" w:space="0" w:color="auto"/>
            </w:tcBorders>
            <w:shd w:val="clear" w:color="auto" w:fill="auto"/>
            <w:noWrap/>
            <w:hideMark/>
          </w:tcPr>
          <w:p w14:paraId="340A7F8F" w14:textId="77777777" w:rsidR="000B30A6" w:rsidRPr="000B30A6" w:rsidRDefault="000B30A6" w:rsidP="000B30A6">
            <w:pPr>
              <w:rPr>
                <w:rFonts w:cs="Calibri"/>
                <w:color w:val="000000"/>
                <w:sz w:val="18"/>
                <w:szCs w:val="18"/>
              </w:rPr>
            </w:pPr>
            <w:r w:rsidRPr="000B30A6">
              <w:rPr>
                <w:rFonts w:cs="Calibri"/>
                <w:color w:val="000000"/>
                <w:sz w:val="18"/>
                <w:szCs w:val="18"/>
              </w:rPr>
              <w:t>Decimal</w:t>
            </w:r>
          </w:p>
        </w:tc>
        <w:tc>
          <w:tcPr>
            <w:tcW w:w="1601" w:type="dxa"/>
            <w:tcBorders>
              <w:top w:val="nil"/>
              <w:left w:val="nil"/>
              <w:bottom w:val="single" w:sz="4" w:space="0" w:color="auto"/>
              <w:right w:val="single" w:sz="4" w:space="0" w:color="auto"/>
            </w:tcBorders>
          </w:tcPr>
          <w:p w14:paraId="03BC843B" w14:textId="0FC694CF" w:rsidR="000B30A6" w:rsidRPr="000B30A6" w:rsidRDefault="000B30A6" w:rsidP="000B30A6">
            <w:pPr>
              <w:rPr>
                <w:rFonts w:cs="Calibri"/>
                <w:color w:val="000000"/>
                <w:sz w:val="18"/>
                <w:szCs w:val="18"/>
              </w:rPr>
            </w:pPr>
            <w:r w:rsidRPr="000B30A6">
              <w:rPr>
                <w:rFonts w:cs="Calibri"/>
                <w:color w:val="000000"/>
                <w:sz w:val="18"/>
                <w:szCs w:val="18"/>
              </w:rPr>
              <w:t>MUG (APMT0100048766)</w:t>
            </w:r>
          </w:p>
        </w:tc>
        <w:tc>
          <w:tcPr>
            <w:tcW w:w="1814" w:type="dxa"/>
            <w:tcBorders>
              <w:top w:val="nil"/>
              <w:left w:val="nil"/>
              <w:bottom w:val="single" w:sz="4" w:space="0" w:color="auto"/>
              <w:right w:val="single" w:sz="4" w:space="0" w:color="auto"/>
            </w:tcBorders>
          </w:tcPr>
          <w:p w14:paraId="49E0CA15" w14:textId="5EB27AE2" w:rsidR="000B30A6" w:rsidRPr="0097473D" w:rsidRDefault="0097473D" w:rsidP="000B30A6">
            <w:pPr>
              <w:rPr>
                <w:rFonts w:cs="Calibri"/>
                <w:i/>
                <w:color w:val="000000"/>
                <w:sz w:val="18"/>
                <w:szCs w:val="18"/>
              </w:rPr>
            </w:pPr>
            <w:r w:rsidRPr="0097473D">
              <w:rPr>
                <w:rFonts w:cs="Calibri"/>
                <w:i/>
                <w:sz w:val="18"/>
                <w:szCs w:val="18"/>
              </w:rPr>
              <w:t>gt018_rateio_aval</w:t>
            </w:r>
          </w:p>
        </w:tc>
        <w:tc>
          <w:tcPr>
            <w:tcW w:w="1134" w:type="dxa"/>
            <w:tcBorders>
              <w:top w:val="nil"/>
              <w:left w:val="nil"/>
              <w:bottom w:val="single" w:sz="4" w:space="0" w:color="auto"/>
              <w:right w:val="single" w:sz="4" w:space="0" w:color="auto"/>
            </w:tcBorders>
          </w:tcPr>
          <w:p w14:paraId="2EFB5361" w14:textId="60253A6D" w:rsidR="000B30A6" w:rsidRPr="000B30A6" w:rsidRDefault="000B30A6" w:rsidP="000B30A6">
            <w:pPr>
              <w:rPr>
                <w:rFonts w:cs="Calibri"/>
                <w:color w:val="000000"/>
                <w:sz w:val="18"/>
                <w:szCs w:val="18"/>
              </w:rPr>
            </w:pPr>
            <w:r w:rsidRPr="000B30A6">
              <w:rPr>
                <w:rFonts w:cs="Calibri"/>
                <w:color w:val="000000"/>
                <w:sz w:val="18"/>
                <w:szCs w:val="18"/>
              </w:rPr>
              <w:t>MAVALIAA</w:t>
            </w:r>
          </w:p>
        </w:tc>
        <w:tc>
          <w:tcPr>
            <w:tcW w:w="2126" w:type="dxa"/>
            <w:tcBorders>
              <w:top w:val="nil"/>
              <w:left w:val="nil"/>
              <w:bottom w:val="single" w:sz="4" w:space="0" w:color="auto"/>
              <w:right w:val="single" w:sz="4" w:space="0" w:color="auto"/>
            </w:tcBorders>
          </w:tcPr>
          <w:p w14:paraId="299EEE1E" w14:textId="0F3F4928" w:rsidR="000B30A6" w:rsidRPr="000B30A6" w:rsidRDefault="000B30A6" w:rsidP="000B30A6">
            <w:pPr>
              <w:rPr>
                <w:rFonts w:cs="Calibri"/>
                <w:color w:val="000000"/>
                <w:sz w:val="18"/>
                <w:szCs w:val="18"/>
              </w:rPr>
            </w:pPr>
            <w:r w:rsidRPr="000B30A6">
              <w:rPr>
                <w:rFonts w:cs="Calibri"/>
                <w:color w:val="000000"/>
                <w:sz w:val="18"/>
                <w:szCs w:val="18"/>
              </w:rPr>
              <w:t>SUM(GT018.MAVALIAA)</w:t>
            </w:r>
          </w:p>
        </w:tc>
      </w:tr>
      <w:tr w:rsidR="000B30A6" w:rsidRPr="000B30A6" w14:paraId="3D96A4D5" w14:textId="2CE4C0D1" w:rsidTr="000B30A6">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6BF249B" w14:textId="77777777" w:rsidR="000B30A6" w:rsidRPr="000B30A6" w:rsidRDefault="000B30A6" w:rsidP="000B30A6">
            <w:pPr>
              <w:rPr>
                <w:rFonts w:cs="Calibri"/>
                <w:color w:val="000000"/>
                <w:sz w:val="18"/>
                <w:szCs w:val="18"/>
              </w:rPr>
            </w:pPr>
            <w:r w:rsidRPr="000B30A6">
              <w:rPr>
                <w:rFonts w:cs="Calibri"/>
                <w:color w:val="000000"/>
                <w:sz w:val="18"/>
                <w:szCs w:val="18"/>
              </w:rPr>
              <w:t>dtultmod</w:t>
            </w:r>
          </w:p>
        </w:tc>
        <w:tc>
          <w:tcPr>
            <w:tcW w:w="4899" w:type="dxa"/>
            <w:tcBorders>
              <w:top w:val="nil"/>
              <w:left w:val="nil"/>
              <w:bottom w:val="single" w:sz="4" w:space="0" w:color="auto"/>
              <w:right w:val="single" w:sz="4" w:space="0" w:color="auto"/>
            </w:tcBorders>
            <w:shd w:val="clear" w:color="auto" w:fill="auto"/>
            <w:noWrap/>
            <w:hideMark/>
          </w:tcPr>
          <w:p w14:paraId="536434DC" w14:textId="72B86EE5" w:rsidR="000B30A6" w:rsidRPr="000B30A6" w:rsidRDefault="000B30A6" w:rsidP="000B30A6">
            <w:pPr>
              <w:rPr>
                <w:rFonts w:cs="Calibri"/>
                <w:color w:val="000000"/>
                <w:sz w:val="18"/>
                <w:szCs w:val="18"/>
              </w:rPr>
            </w:pPr>
            <w:r w:rsidRPr="000B30A6">
              <w:rPr>
                <w:rFonts w:cs="Calibri"/>
                <w:color w:val="000000"/>
                <w:sz w:val="18"/>
                <w:szCs w:val="18"/>
              </w:rPr>
              <w:t>Data modificação:</w:t>
            </w:r>
          </w:p>
          <w:p w14:paraId="3B80493A" w14:textId="77777777" w:rsidR="000B30A6" w:rsidRPr="000B30A6" w:rsidRDefault="000B30A6" w:rsidP="000B30A6">
            <w:pPr>
              <w:pStyle w:val="ListParagraph"/>
              <w:numPr>
                <w:ilvl w:val="0"/>
                <w:numId w:val="19"/>
              </w:numPr>
              <w:rPr>
                <w:rFonts w:cs="Calibri"/>
                <w:color w:val="000000"/>
                <w:sz w:val="18"/>
                <w:szCs w:val="18"/>
              </w:rPr>
            </w:pPr>
            <w:r w:rsidRPr="000B30A6">
              <w:rPr>
                <w:rFonts w:cs="Calibri"/>
                <w:color w:val="000000"/>
                <w:sz w:val="18"/>
                <w:szCs w:val="18"/>
              </w:rPr>
              <w:t>Este campo diz respeito à última data de modificação dos dados.</w:t>
            </w:r>
          </w:p>
          <w:p w14:paraId="289ADD71" w14:textId="5E650748" w:rsidR="000B30A6" w:rsidRPr="000B30A6" w:rsidRDefault="000B30A6" w:rsidP="000B30A6">
            <w:pPr>
              <w:pStyle w:val="ListParagraph"/>
              <w:numPr>
                <w:ilvl w:val="0"/>
                <w:numId w:val="19"/>
              </w:numPr>
              <w:rPr>
                <w:rFonts w:cs="Calibri"/>
                <w:color w:val="000000"/>
                <w:sz w:val="18"/>
                <w:szCs w:val="18"/>
              </w:rPr>
            </w:pPr>
            <w:r w:rsidRPr="000B30A6">
              <w:rPr>
                <w:rFonts w:cs="Calibri"/>
                <w:color w:val="000000"/>
                <w:sz w:val="18"/>
                <w:szCs w:val="18"/>
              </w:rPr>
              <w:t xml:space="preserve">Neste caso, o campo será equivalente ao campo ‘ref_date’, uma vez que o MUG e os seus interfaces não são reprocessados, sendo a última data de </w:t>
            </w:r>
            <w:r w:rsidRPr="000B30A6">
              <w:rPr>
                <w:rFonts w:cs="Calibri"/>
                <w:color w:val="000000"/>
                <w:sz w:val="18"/>
                <w:szCs w:val="18"/>
              </w:rPr>
              <w:lastRenderedPageBreak/>
              <w:t xml:space="preserve">modificação coincidente com a partição temporal da tabela. </w:t>
            </w:r>
          </w:p>
          <w:p w14:paraId="1DEC4E10" w14:textId="43C646E7" w:rsidR="000B30A6" w:rsidRPr="000B30A6" w:rsidRDefault="000B30A6" w:rsidP="000B30A6">
            <w:pPr>
              <w:rPr>
                <w:rFonts w:cs="Calibri"/>
                <w:color w:val="000000"/>
                <w:sz w:val="18"/>
                <w:szCs w:val="18"/>
              </w:rPr>
            </w:pPr>
          </w:p>
        </w:tc>
        <w:tc>
          <w:tcPr>
            <w:tcW w:w="897" w:type="dxa"/>
            <w:tcBorders>
              <w:top w:val="nil"/>
              <w:left w:val="nil"/>
              <w:bottom w:val="single" w:sz="4" w:space="0" w:color="auto"/>
              <w:right w:val="single" w:sz="4" w:space="0" w:color="auto"/>
            </w:tcBorders>
            <w:shd w:val="clear" w:color="auto" w:fill="auto"/>
            <w:noWrap/>
            <w:hideMark/>
          </w:tcPr>
          <w:p w14:paraId="0D7B8A1E" w14:textId="77777777" w:rsidR="000B30A6" w:rsidRPr="000B30A6" w:rsidRDefault="000B30A6" w:rsidP="000B30A6">
            <w:pPr>
              <w:rPr>
                <w:rFonts w:cs="Calibri"/>
                <w:color w:val="000000"/>
                <w:sz w:val="18"/>
                <w:szCs w:val="18"/>
              </w:rPr>
            </w:pPr>
            <w:r w:rsidRPr="000B30A6">
              <w:rPr>
                <w:rFonts w:cs="Calibri"/>
                <w:color w:val="000000"/>
                <w:sz w:val="18"/>
                <w:szCs w:val="18"/>
              </w:rPr>
              <w:lastRenderedPageBreak/>
              <w:t>String</w:t>
            </w:r>
          </w:p>
        </w:tc>
        <w:tc>
          <w:tcPr>
            <w:tcW w:w="1601" w:type="dxa"/>
            <w:tcBorders>
              <w:top w:val="nil"/>
              <w:left w:val="nil"/>
              <w:bottom w:val="single" w:sz="4" w:space="0" w:color="auto"/>
              <w:right w:val="single" w:sz="4" w:space="0" w:color="auto"/>
            </w:tcBorders>
          </w:tcPr>
          <w:p w14:paraId="1D081EE4" w14:textId="09E64A0B" w:rsidR="000B30A6" w:rsidRPr="000B30A6" w:rsidRDefault="000B30A6" w:rsidP="000B30A6">
            <w:pPr>
              <w:rPr>
                <w:rFonts w:cs="Calibri"/>
                <w:color w:val="000000"/>
                <w:sz w:val="18"/>
                <w:szCs w:val="18"/>
              </w:rPr>
            </w:pPr>
            <w:r w:rsidRPr="000B30A6">
              <w:rPr>
                <w:rFonts w:cs="Calibri"/>
                <w:color w:val="000000"/>
                <w:sz w:val="18"/>
                <w:szCs w:val="18"/>
              </w:rPr>
              <w:t>MUG (APMT0100048766)</w:t>
            </w:r>
          </w:p>
        </w:tc>
        <w:tc>
          <w:tcPr>
            <w:tcW w:w="1814" w:type="dxa"/>
            <w:tcBorders>
              <w:top w:val="nil"/>
              <w:left w:val="nil"/>
              <w:bottom w:val="single" w:sz="4" w:space="0" w:color="auto"/>
              <w:right w:val="single" w:sz="4" w:space="0" w:color="auto"/>
            </w:tcBorders>
          </w:tcPr>
          <w:p w14:paraId="3F9E5E27" w14:textId="0F44EBB1" w:rsidR="000B30A6" w:rsidRPr="0097473D" w:rsidRDefault="0097473D" w:rsidP="000B30A6">
            <w:pPr>
              <w:rPr>
                <w:rFonts w:cs="Calibri"/>
                <w:i/>
                <w:color w:val="000000"/>
                <w:sz w:val="18"/>
                <w:szCs w:val="18"/>
              </w:rPr>
            </w:pPr>
            <w:r w:rsidRPr="0097473D">
              <w:rPr>
                <w:rFonts w:cs="Calibri"/>
                <w:i/>
                <w:sz w:val="18"/>
                <w:szCs w:val="18"/>
              </w:rPr>
              <w:t>gt018_rateio_aval</w:t>
            </w:r>
          </w:p>
        </w:tc>
        <w:tc>
          <w:tcPr>
            <w:tcW w:w="1134" w:type="dxa"/>
            <w:tcBorders>
              <w:top w:val="nil"/>
              <w:left w:val="nil"/>
              <w:bottom w:val="single" w:sz="4" w:space="0" w:color="auto"/>
              <w:right w:val="single" w:sz="4" w:space="0" w:color="auto"/>
            </w:tcBorders>
          </w:tcPr>
          <w:p w14:paraId="37271719" w14:textId="108D47AD" w:rsidR="000B30A6" w:rsidRPr="000B30A6" w:rsidRDefault="000B30A6" w:rsidP="000B30A6">
            <w:pPr>
              <w:rPr>
                <w:rFonts w:cs="Calibri"/>
                <w:color w:val="000000"/>
                <w:sz w:val="18"/>
                <w:szCs w:val="18"/>
              </w:rPr>
            </w:pPr>
            <w:r w:rsidRPr="000B30A6">
              <w:rPr>
                <w:rFonts w:cs="Calibri"/>
                <w:sz w:val="18"/>
                <w:szCs w:val="18"/>
              </w:rPr>
              <w:t>REF_DATE</w:t>
            </w:r>
          </w:p>
        </w:tc>
        <w:tc>
          <w:tcPr>
            <w:tcW w:w="2126" w:type="dxa"/>
            <w:tcBorders>
              <w:top w:val="nil"/>
              <w:left w:val="nil"/>
              <w:bottom w:val="single" w:sz="4" w:space="0" w:color="auto"/>
              <w:right w:val="single" w:sz="4" w:space="0" w:color="auto"/>
            </w:tcBorders>
          </w:tcPr>
          <w:p w14:paraId="5EC5D343" w14:textId="17037225" w:rsidR="000B30A6" w:rsidRPr="000B30A6" w:rsidRDefault="000B30A6" w:rsidP="000B30A6">
            <w:pPr>
              <w:rPr>
                <w:rFonts w:cs="Calibri"/>
                <w:color w:val="000000"/>
                <w:sz w:val="18"/>
                <w:szCs w:val="18"/>
              </w:rPr>
            </w:pPr>
            <w:r w:rsidRPr="000B30A6">
              <w:rPr>
                <w:rFonts w:cs="Calibri"/>
                <w:sz w:val="18"/>
                <w:szCs w:val="18"/>
              </w:rPr>
              <w:t> </w:t>
            </w:r>
          </w:p>
        </w:tc>
      </w:tr>
      <w:tr w:rsidR="000B30A6" w:rsidRPr="000B30A6" w14:paraId="0353F6F3" w14:textId="1C4D8420" w:rsidTr="000B30A6">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73E60A2" w14:textId="77777777" w:rsidR="000B30A6" w:rsidRPr="000B30A6" w:rsidRDefault="000B30A6" w:rsidP="000B30A6">
            <w:pPr>
              <w:rPr>
                <w:rFonts w:cs="Calibri"/>
                <w:color w:val="000000"/>
                <w:sz w:val="18"/>
                <w:szCs w:val="18"/>
              </w:rPr>
            </w:pPr>
            <w:r w:rsidRPr="000B30A6">
              <w:rPr>
                <w:rFonts w:cs="Calibri"/>
                <w:color w:val="000000"/>
                <w:sz w:val="18"/>
                <w:szCs w:val="18"/>
              </w:rPr>
              <w:t>cempresa</w:t>
            </w:r>
          </w:p>
        </w:tc>
        <w:tc>
          <w:tcPr>
            <w:tcW w:w="4899" w:type="dxa"/>
            <w:tcBorders>
              <w:top w:val="nil"/>
              <w:left w:val="nil"/>
              <w:bottom w:val="single" w:sz="4" w:space="0" w:color="auto"/>
              <w:right w:val="single" w:sz="4" w:space="0" w:color="auto"/>
            </w:tcBorders>
            <w:shd w:val="clear" w:color="auto" w:fill="auto"/>
            <w:noWrap/>
            <w:hideMark/>
          </w:tcPr>
          <w:p w14:paraId="656C8A79" w14:textId="77777777" w:rsidR="000B30A6" w:rsidRPr="000B30A6" w:rsidRDefault="000B30A6" w:rsidP="000B30A6">
            <w:pPr>
              <w:rPr>
                <w:rFonts w:cs="Calibri"/>
                <w:color w:val="000000"/>
                <w:sz w:val="18"/>
                <w:szCs w:val="18"/>
              </w:rPr>
            </w:pPr>
            <w:r w:rsidRPr="000B30A6">
              <w:rPr>
                <w:rFonts w:cs="Calibri"/>
                <w:color w:val="000000"/>
                <w:sz w:val="18"/>
                <w:szCs w:val="18"/>
              </w:rPr>
              <w:t>Código da empresa da conta:</w:t>
            </w:r>
          </w:p>
          <w:p w14:paraId="100931BB" w14:textId="0D5406AA" w:rsidR="000B30A6" w:rsidRPr="000B30A6" w:rsidRDefault="000B30A6" w:rsidP="000B30A6">
            <w:pPr>
              <w:pStyle w:val="ListParagraph"/>
              <w:numPr>
                <w:ilvl w:val="0"/>
                <w:numId w:val="5"/>
              </w:numPr>
              <w:rPr>
                <w:rFonts w:cs="Calibri"/>
                <w:color w:val="000000"/>
                <w:sz w:val="18"/>
                <w:szCs w:val="18"/>
              </w:rPr>
            </w:pPr>
            <w:r w:rsidRPr="000B30A6">
              <w:rPr>
                <w:rFonts w:cs="Calibri"/>
                <w:color w:val="000000"/>
                <w:sz w:val="18"/>
                <w:szCs w:val="18"/>
              </w:rPr>
              <w:t>Este campo, juntamente com o ‘cbalcao’, ‘cnumcta’ e ‘zcaucao’, constituem a chave única do segundo pilar do MUG e dos seus interfaces, ou seja, os processos/cauções.</w:t>
            </w:r>
          </w:p>
          <w:p w14:paraId="0F0E1E37" w14:textId="59E5EE1A" w:rsidR="000B30A6" w:rsidRPr="000B30A6" w:rsidRDefault="000B30A6" w:rsidP="000B30A6">
            <w:pPr>
              <w:pStyle w:val="ListParagraph"/>
              <w:numPr>
                <w:ilvl w:val="0"/>
                <w:numId w:val="1"/>
              </w:numPr>
              <w:rPr>
                <w:rFonts w:cs="Calibri"/>
                <w:color w:val="000000"/>
                <w:sz w:val="18"/>
                <w:szCs w:val="18"/>
              </w:rPr>
            </w:pPr>
            <w:r w:rsidRPr="000B30A6">
              <w:rPr>
                <w:rFonts w:cs="Calibri"/>
                <w:color w:val="000000"/>
                <w:sz w:val="18"/>
                <w:szCs w:val="18"/>
              </w:rPr>
              <w:t>O conceito de processo/caução está apenas presente nas aplicações CS e GP, sendo, por uma questão de homogeneidade, criado pelo próprio MUG no caso das aplicações que não o têm logo por raiz, nomeadamente Leasing.</w:t>
            </w:r>
          </w:p>
        </w:tc>
        <w:tc>
          <w:tcPr>
            <w:tcW w:w="897" w:type="dxa"/>
            <w:tcBorders>
              <w:top w:val="nil"/>
              <w:left w:val="nil"/>
              <w:bottom w:val="single" w:sz="4" w:space="0" w:color="auto"/>
              <w:right w:val="single" w:sz="4" w:space="0" w:color="auto"/>
            </w:tcBorders>
            <w:shd w:val="clear" w:color="auto" w:fill="auto"/>
            <w:noWrap/>
            <w:hideMark/>
          </w:tcPr>
          <w:p w14:paraId="2BA9E505" w14:textId="77777777" w:rsidR="000B30A6" w:rsidRPr="000B30A6" w:rsidRDefault="000B30A6" w:rsidP="000B30A6">
            <w:pPr>
              <w:rPr>
                <w:rFonts w:cs="Calibri"/>
                <w:color w:val="000000"/>
                <w:sz w:val="18"/>
                <w:szCs w:val="18"/>
              </w:rPr>
            </w:pPr>
            <w:r w:rsidRPr="000B30A6">
              <w:rPr>
                <w:rFonts w:cs="Calibri"/>
                <w:color w:val="000000"/>
                <w:sz w:val="18"/>
                <w:szCs w:val="18"/>
              </w:rPr>
              <w:t>String</w:t>
            </w:r>
          </w:p>
        </w:tc>
        <w:tc>
          <w:tcPr>
            <w:tcW w:w="1601" w:type="dxa"/>
            <w:tcBorders>
              <w:top w:val="nil"/>
              <w:left w:val="nil"/>
              <w:bottom w:val="single" w:sz="4" w:space="0" w:color="auto"/>
              <w:right w:val="single" w:sz="4" w:space="0" w:color="auto"/>
            </w:tcBorders>
          </w:tcPr>
          <w:p w14:paraId="3D298AE5" w14:textId="7A3EB50D" w:rsidR="000B30A6" w:rsidRPr="000B30A6" w:rsidRDefault="000B30A6" w:rsidP="000B30A6">
            <w:pPr>
              <w:rPr>
                <w:rFonts w:cs="Calibri"/>
                <w:color w:val="000000"/>
                <w:sz w:val="18"/>
                <w:szCs w:val="18"/>
              </w:rPr>
            </w:pPr>
            <w:r w:rsidRPr="000B30A6">
              <w:rPr>
                <w:rFonts w:cs="Calibri"/>
                <w:color w:val="000000"/>
                <w:sz w:val="18"/>
                <w:szCs w:val="18"/>
              </w:rPr>
              <w:t>MUG (APMT0100048766)</w:t>
            </w:r>
          </w:p>
        </w:tc>
        <w:tc>
          <w:tcPr>
            <w:tcW w:w="1814" w:type="dxa"/>
            <w:tcBorders>
              <w:top w:val="nil"/>
              <w:left w:val="nil"/>
              <w:bottom w:val="single" w:sz="4" w:space="0" w:color="auto"/>
              <w:right w:val="single" w:sz="4" w:space="0" w:color="auto"/>
            </w:tcBorders>
          </w:tcPr>
          <w:p w14:paraId="4E0DD577" w14:textId="7DE6710E" w:rsidR="000B30A6" w:rsidRPr="0097473D" w:rsidRDefault="0097473D" w:rsidP="000B30A6">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2DE6F188" w14:textId="7AA0AEAB" w:rsidR="000B30A6" w:rsidRPr="000B30A6" w:rsidRDefault="000B30A6" w:rsidP="000B30A6">
            <w:pPr>
              <w:rPr>
                <w:rFonts w:cs="Calibri"/>
                <w:color w:val="000000"/>
                <w:sz w:val="18"/>
                <w:szCs w:val="18"/>
              </w:rPr>
            </w:pPr>
            <w:r w:rsidRPr="000B30A6">
              <w:rPr>
                <w:rFonts w:cs="Calibri"/>
                <w:sz w:val="18"/>
                <w:szCs w:val="18"/>
              </w:rPr>
              <w:t>N/A</w:t>
            </w:r>
          </w:p>
        </w:tc>
        <w:tc>
          <w:tcPr>
            <w:tcW w:w="2126" w:type="dxa"/>
            <w:tcBorders>
              <w:top w:val="nil"/>
              <w:left w:val="nil"/>
              <w:bottom w:val="single" w:sz="4" w:space="0" w:color="auto"/>
              <w:right w:val="single" w:sz="4" w:space="0" w:color="auto"/>
            </w:tcBorders>
          </w:tcPr>
          <w:p w14:paraId="64D28C0D" w14:textId="0159E10B" w:rsidR="000B30A6" w:rsidRPr="000B30A6" w:rsidRDefault="000B30A6" w:rsidP="000B30A6">
            <w:pPr>
              <w:rPr>
                <w:rFonts w:cs="Calibri"/>
                <w:color w:val="000000"/>
                <w:sz w:val="18"/>
                <w:szCs w:val="18"/>
                <w:lang w:val="en-US"/>
              </w:rPr>
            </w:pPr>
            <w:r w:rsidRPr="000B30A6">
              <w:rPr>
                <w:rFonts w:cs="Calibri"/>
                <w:color w:val="000000"/>
                <w:sz w:val="18"/>
                <w:szCs w:val="18"/>
                <w:lang w:val="en-US"/>
              </w:rPr>
              <w:t>WHEN caplic ='LEA' then '90'</w:t>
            </w:r>
            <w:r w:rsidRPr="000B30A6">
              <w:rPr>
                <w:rFonts w:cs="Calibri"/>
                <w:color w:val="000000"/>
                <w:sz w:val="18"/>
                <w:szCs w:val="18"/>
                <w:lang w:val="en-US"/>
              </w:rPr>
              <w:br/>
              <w:t>WHEN caplic = 'FAC' then '91'</w:t>
            </w:r>
            <w:r w:rsidRPr="000B30A6">
              <w:rPr>
                <w:rFonts w:cs="Calibri"/>
                <w:color w:val="000000"/>
                <w:sz w:val="18"/>
                <w:szCs w:val="18"/>
                <w:lang w:val="en-US"/>
              </w:rPr>
              <w:br/>
              <w:t>ELSE gt018.cempresa</w:t>
            </w:r>
          </w:p>
        </w:tc>
      </w:tr>
      <w:tr w:rsidR="000B30A6" w:rsidRPr="000B30A6" w14:paraId="2067F443" w14:textId="18E81EC8" w:rsidTr="000B30A6">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7358D96" w14:textId="77777777" w:rsidR="000B30A6" w:rsidRPr="000B30A6" w:rsidRDefault="000B30A6" w:rsidP="000B30A6">
            <w:pPr>
              <w:rPr>
                <w:rFonts w:cs="Calibri"/>
                <w:color w:val="000000"/>
                <w:sz w:val="18"/>
                <w:szCs w:val="18"/>
              </w:rPr>
            </w:pPr>
            <w:r w:rsidRPr="000B30A6">
              <w:rPr>
                <w:rFonts w:cs="Calibri"/>
                <w:color w:val="000000"/>
                <w:sz w:val="18"/>
                <w:szCs w:val="18"/>
              </w:rPr>
              <w:t>cbalcao</w:t>
            </w:r>
          </w:p>
        </w:tc>
        <w:tc>
          <w:tcPr>
            <w:tcW w:w="4899" w:type="dxa"/>
            <w:tcBorders>
              <w:top w:val="nil"/>
              <w:left w:val="nil"/>
              <w:bottom w:val="single" w:sz="4" w:space="0" w:color="auto"/>
              <w:right w:val="single" w:sz="4" w:space="0" w:color="auto"/>
            </w:tcBorders>
            <w:shd w:val="clear" w:color="auto" w:fill="auto"/>
            <w:noWrap/>
            <w:hideMark/>
          </w:tcPr>
          <w:p w14:paraId="36244B29" w14:textId="77777777" w:rsidR="000B30A6" w:rsidRPr="000B30A6" w:rsidRDefault="000B30A6" w:rsidP="000B30A6">
            <w:pPr>
              <w:rPr>
                <w:rFonts w:cs="Calibri"/>
                <w:color w:val="000000"/>
                <w:sz w:val="18"/>
                <w:szCs w:val="18"/>
              </w:rPr>
            </w:pPr>
            <w:r w:rsidRPr="000B30A6">
              <w:rPr>
                <w:rFonts w:cs="Calibri"/>
                <w:color w:val="000000"/>
                <w:sz w:val="18"/>
                <w:szCs w:val="18"/>
              </w:rPr>
              <w:t>Código da empresa da conta:</w:t>
            </w:r>
          </w:p>
          <w:p w14:paraId="2964223D" w14:textId="1D986C7F" w:rsidR="000B30A6" w:rsidRPr="000B30A6" w:rsidRDefault="000B30A6" w:rsidP="000B30A6">
            <w:pPr>
              <w:pStyle w:val="ListParagraph"/>
              <w:numPr>
                <w:ilvl w:val="0"/>
                <w:numId w:val="5"/>
              </w:numPr>
              <w:rPr>
                <w:rFonts w:cs="Calibri"/>
                <w:color w:val="000000"/>
                <w:sz w:val="18"/>
                <w:szCs w:val="18"/>
              </w:rPr>
            </w:pPr>
            <w:r w:rsidRPr="000B30A6">
              <w:rPr>
                <w:rFonts w:cs="Calibri"/>
                <w:color w:val="000000"/>
                <w:sz w:val="18"/>
                <w:szCs w:val="18"/>
              </w:rPr>
              <w:t>Este campo, juntamente com o ‘cempresa’, ‘cnumcta’ e ‘zcaucao’, constituem a chave única do segundo pilar do MUG e dos seus interfaces, ou seja, os processos/cauções.</w:t>
            </w:r>
          </w:p>
          <w:p w14:paraId="6C858E01" w14:textId="576884CC" w:rsidR="000B30A6" w:rsidRPr="000B30A6" w:rsidRDefault="000B30A6" w:rsidP="000B30A6">
            <w:pPr>
              <w:pStyle w:val="ListParagraph"/>
              <w:numPr>
                <w:ilvl w:val="0"/>
                <w:numId w:val="5"/>
              </w:numPr>
              <w:rPr>
                <w:rFonts w:cs="Calibri"/>
                <w:color w:val="000000"/>
                <w:sz w:val="18"/>
                <w:szCs w:val="18"/>
              </w:rPr>
            </w:pPr>
            <w:r w:rsidRPr="000B30A6">
              <w:rPr>
                <w:rFonts w:cs="Calibri"/>
                <w:color w:val="000000"/>
                <w:sz w:val="18"/>
                <w:szCs w:val="18"/>
              </w:rPr>
              <w:t xml:space="preserve">O conceito de processo/caução está apenas presente nas aplicações CS e GP, sendo, por uma questão de homogeneidade, criado pelo MUG no caso das aplicações que não o têm logo por raiz, nomeadamente Leasing. </w:t>
            </w:r>
          </w:p>
        </w:tc>
        <w:tc>
          <w:tcPr>
            <w:tcW w:w="897" w:type="dxa"/>
            <w:tcBorders>
              <w:top w:val="nil"/>
              <w:left w:val="nil"/>
              <w:bottom w:val="single" w:sz="4" w:space="0" w:color="auto"/>
              <w:right w:val="single" w:sz="4" w:space="0" w:color="auto"/>
            </w:tcBorders>
            <w:shd w:val="clear" w:color="auto" w:fill="auto"/>
            <w:noWrap/>
            <w:hideMark/>
          </w:tcPr>
          <w:p w14:paraId="4A093F6E" w14:textId="77777777" w:rsidR="000B30A6" w:rsidRPr="000B30A6" w:rsidRDefault="000B30A6" w:rsidP="000B30A6">
            <w:pPr>
              <w:rPr>
                <w:rFonts w:cs="Calibri"/>
                <w:color w:val="000000"/>
                <w:sz w:val="18"/>
                <w:szCs w:val="18"/>
              </w:rPr>
            </w:pPr>
          </w:p>
          <w:p w14:paraId="5AA5BD63" w14:textId="0BF4D12C" w:rsidR="000B30A6" w:rsidRPr="000B30A6" w:rsidRDefault="000B30A6" w:rsidP="000B30A6">
            <w:pPr>
              <w:rPr>
                <w:rFonts w:cs="Calibri"/>
                <w:color w:val="000000"/>
                <w:sz w:val="18"/>
                <w:szCs w:val="18"/>
              </w:rPr>
            </w:pPr>
            <w:r w:rsidRPr="000B30A6">
              <w:rPr>
                <w:rFonts w:cs="Calibri"/>
                <w:color w:val="000000"/>
                <w:sz w:val="18"/>
                <w:szCs w:val="18"/>
              </w:rPr>
              <w:t>String</w:t>
            </w:r>
          </w:p>
        </w:tc>
        <w:tc>
          <w:tcPr>
            <w:tcW w:w="1601" w:type="dxa"/>
            <w:tcBorders>
              <w:top w:val="nil"/>
              <w:left w:val="nil"/>
              <w:bottom w:val="single" w:sz="4" w:space="0" w:color="auto"/>
              <w:right w:val="single" w:sz="4" w:space="0" w:color="auto"/>
            </w:tcBorders>
          </w:tcPr>
          <w:p w14:paraId="206A7FF7" w14:textId="701B0D7A" w:rsidR="000B30A6" w:rsidRPr="000B30A6" w:rsidRDefault="000B30A6" w:rsidP="000B30A6">
            <w:pPr>
              <w:rPr>
                <w:rFonts w:cs="Calibri"/>
                <w:color w:val="000000"/>
                <w:sz w:val="18"/>
                <w:szCs w:val="18"/>
              </w:rPr>
            </w:pPr>
            <w:r w:rsidRPr="000B30A6">
              <w:rPr>
                <w:rFonts w:cs="Calibri"/>
                <w:color w:val="000000"/>
                <w:sz w:val="18"/>
                <w:szCs w:val="18"/>
              </w:rPr>
              <w:t>MUG (APMT0100048766)</w:t>
            </w:r>
          </w:p>
        </w:tc>
        <w:tc>
          <w:tcPr>
            <w:tcW w:w="1814" w:type="dxa"/>
            <w:tcBorders>
              <w:top w:val="nil"/>
              <w:left w:val="nil"/>
              <w:bottom w:val="single" w:sz="4" w:space="0" w:color="auto"/>
              <w:right w:val="single" w:sz="4" w:space="0" w:color="auto"/>
            </w:tcBorders>
          </w:tcPr>
          <w:p w14:paraId="1DDD9808" w14:textId="75A8ED98" w:rsidR="000B30A6" w:rsidRPr="0097473D" w:rsidRDefault="0097473D" w:rsidP="000B30A6">
            <w:pPr>
              <w:rPr>
                <w:rFonts w:cs="Calibri"/>
                <w:i/>
                <w:color w:val="000000"/>
                <w:sz w:val="18"/>
                <w:szCs w:val="18"/>
              </w:rPr>
            </w:pPr>
            <w:r w:rsidRPr="0097473D">
              <w:rPr>
                <w:rFonts w:cs="Calibri"/>
                <w:i/>
                <w:sz w:val="18"/>
                <w:szCs w:val="18"/>
              </w:rPr>
              <w:t>gt018_rateio_aval</w:t>
            </w:r>
          </w:p>
        </w:tc>
        <w:tc>
          <w:tcPr>
            <w:tcW w:w="1134" w:type="dxa"/>
            <w:tcBorders>
              <w:top w:val="nil"/>
              <w:left w:val="nil"/>
              <w:bottom w:val="single" w:sz="4" w:space="0" w:color="auto"/>
              <w:right w:val="single" w:sz="4" w:space="0" w:color="auto"/>
            </w:tcBorders>
          </w:tcPr>
          <w:p w14:paraId="00903ACF" w14:textId="4AF5EF89" w:rsidR="000B30A6" w:rsidRPr="000B30A6" w:rsidRDefault="000B30A6" w:rsidP="000B30A6">
            <w:pPr>
              <w:rPr>
                <w:rFonts w:cs="Calibri"/>
                <w:color w:val="000000"/>
                <w:sz w:val="18"/>
                <w:szCs w:val="18"/>
              </w:rPr>
            </w:pPr>
            <w:r w:rsidRPr="000B30A6">
              <w:rPr>
                <w:rFonts w:cs="Calibri"/>
                <w:sz w:val="18"/>
                <w:szCs w:val="18"/>
              </w:rPr>
              <w:t>CKBALCAO</w:t>
            </w:r>
          </w:p>
        </w:tc>
        <w:tc>
          <w:tcPr>
            <w:tcW w:w="2126" w:type="dxa"/>
            <w:tcBorders>
              <w:top w:val="nil"/>
              <w:left w:val="nil"/>
              <w:bottom w:val="single" w:sz="4" w:space="0" w:color="auto"/>
              <w:right w:val="single" w:sz="4" w:space="0" w:color="auto"/>
            </w:tcBorders>
          </w:tcPr>
          <w:p w14:paraId="1BF1A28B" w14:textId="57F347B7" w:rsidR="000B30A6" w:rsidRPr="000B30A6" w:rsidRDefault="000B30A6" w:rsidP="000B30A6">
            <w:pPr>
              <w:rPr>
                <w:rFonts w:cs="Calibri"/>
                <w:color w:val="000000"/>
                <w:sz w:val="18"/>
                <w:szCs w:val="18"/>
              </w:rPr>
            </w:pPr>
            <w:r w:rsidRPr="000B30A6">
              <w:rPr>
                <w:rFonts w:cs="Calibri"/>
                <w:color w:val="000000"/>
                <w:sz w:val="18"/>
                <w:szCs w:val="18"/>
              </w:rPr>
              <w:t> </w:t>
            </w:r>
          </w:p>
        </w:tc>
      </w:tr>
      <w:tr w:rsidR="000B30A6" w:rsidRPr="000B30A6" w14:paraId="200F52C4" w14:textId="785E42AB" w:rsidTr="000B30A6">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F127871" w14:textId="77777777" w:rsidR="000B30A6" w:rsidRPr="000B30A6" w:rsidRDefault="000B30A6" w:rsidP="000B30A6">
            <w:pPr>
              <w:rPr>
                <w:rFonts w:cs="Calibri"/>
                <w:color w:val="000000"/>
                <w:sz w:val="18"/>
                <w:szCs w:val="18"/>
              </w:rPr>
            </w:pPr>
            <w:r w:rsidRPr="000B30A6">
              <w:rPr>
                <w:rFonts w:cs="Calibri"/>
                <w:color w:val="000000"/>
                <w:sz w:val="18"/>
                <w:szCs w:val="18"/>
              </w:rPr>
              <w:t>cnumcta</w:t>
            </w:r>
          </w:p>
        </w:tc>
        <w:tc>
          <w:tcPr>
            <w:tcW w:w="4899" w:type="dxa"/>
            <w:tcBorders>
              <w:top w:val="nil"/>
              <w:left w:val="nil"/>
              <w:bottom w:val="single" w:sz="4" w:space="0" w:color="auto"/>
              <w:right w:val="single" w:sz="4" w:space="0" w:color="auto"/>
            </w:tcBorders>
            <w:shd w:val="clear" w:color="auto" w:fill="auto"/>
            <w:noWrap/>
            <w:hideMark/>
          </w:tcPr>
          <w:p w14:paraId="0C5723F1" w14:textId="77777777" w:rsidR="000B30A6" w:rsidRPr="000B30A6" w:rsidRDefault="000B30A6" w:rsidP="000B30A6">
            <w:pPr>
              <w:rPr>
                <w:rFonts w:cs="Calibri"/>
                <w:color w:val="000000"/>
                <w:sz w:val="18"/>
                <w:szCs w:val="18"/>
              </w:rPr>
            </w:pPr>
            <w:r w:rsidRPr="000B30A6">
              <w:rPr>
                <w:rFonts w:cs="Calibri"/>
                <w:color w:val="000000"/>
                <w:sz w:val="18"/>
                <w:szCs w:val="18"/>
              </w:rPr>
              <w:t>Código do balcão da conta ID da garantia:</w:t>
            </w:r>
          </w:p>
          <w:p w14:paraId="060A8DCD" w14:textId="042C4FD5" w:rsidR="000B30A6" w:rsidRPr="000B30A6" w:rsidRDefault="000B30A6" w:rsidP="000B30A6">
            <w:pPr>
              <w:pStyle w:val="ListParagraph"/>
              <w:numPr>
                <w:ilvl w:val="0"/>
                <w:numId w:val="5"/>
              </w:numPr>
              <w:rPr>
                <w:rFonts w:cs="Calibri"/>
                <w:color w:val="000000"/>
                <w:sz w:val="18"/>
                <w:szCs w:val="18"/>
              </w:rPr>
            </w:pPr>
            <w:r w:rsidRPr="000B30A6">
              <w:rPr>
                <w:rFonts w:cs="Calibri"/>
                <w:color w:val="000000"/>
                <w:sz w:val="18"/>
                <w:szCs w:val="18"/>
              </w:rPr>
              <w:t>Este campo, juntamente com o ‘cempresa’, ‘cbalcao’ e ‘zcaucao’, constituem a chave única do segundo pilar do MUG e dos seus interfaces, ou seja, os processos/cauções.</w:t>
            </w:r>
          </w:p>
          <w:p w14:paraId="12A3798B" w14:textId="36A3EDAD" w:rsidR="000B30A6" w:rsidRPr="000B30A6" w:rsidRDefault="000B30A6" w:rsidP="000B30A6">
            <w:pPr>
              <w:pStyle w:val="ListParagraph"/>
              <w:numPr>
                <w:ilvl w:val="0"/>
                <w:numId w:val="5"/>
              </w:numPr>
              <w:rPr>
                <w:rFonts w:cs="Calibri"/>
                <w:color w:val="000000"/>
                <w:sz w:val="18"/>
                <w:szCs w:val="18"/>
              </w:rPr>
            </w:pPr>
            <w:r w:rsidRPr="000B30A6">
              <w:rPr>
                <w:rFonts w:cs="Calibri"/>
                <w:color w:val="000000"/>
                <w:sz w:val="18"/>
                <w:szCs w:val="18"/>
              </w:rPr>
              <w:t xml:space="preserve">O conceito de processo/caução está apenas presente nas aplicações CS e GP, sendo, por uma questão de homogeneidade, criado pelo próprio MUG no caso das aplicações que não o têm logo por raiz, nomeadamente Leasing. </w:t>
            </w:r>
          </w:p>
        </w:tc>
        <w:tc>
          <w:tcPr>
            <w:tcW w:w="897" w:type="dxa"/>
            <w:tcBorders>
              <w:top w:val="nil"/>
              <w:left w:val="nil"/>
              <w:bottom w:val="single" w:sz="4" w:space="0" w:color="auto"/>
              <w:right w:val="single" w:sz="4" w:space="0" w:color="auto"/>
            </w:tcBorders>
            <w:shd w:val="clear" w:color="auto" w:fill="auto"/>
            <w:noWrap/>
            <w:hideMark/>
          </w:tcPr>
          <w:p w14:paraId="247A91F4" w14:textId="77777777" w:rsidR="000B30A6" w:rsidRPr="000B30A6" w:rsidRDefault="000B30A6" w:rsidP="000B30A6">
            <w:pPr>
              <w:rPr>
                <w:rFonts w:cs="Calibri"/>
                <w:color w:val="000000"/>
                <w:sz w:val="18"/>
                <w:szCs w:val="18"/>
              </w:rPr>
            </w:pPr>
            <w:r w:rsidRPr="000B30A6">
              <w:rPr>
                <w:rFonts w:cs="Calibri"/>
                <w:color w:val="000000"/>
                <w:sz w:val="18"/>
                <w:szCs w:val="18"/>
              </w:rPr>
              <w:t>String</w:t>
            </w:r>
          </w:p>
        </w:tc>
        <w:tc>
          <w:tcPr>
            <w:tcW w:w="1601" w:type="dxa"/>
            <w:tcBorders>
              <w:top w:val="nil"/>
              <w:left w:val="nil"/>
              <w:bottom w:val="single" w:sz="4" w:space="0" w:color="auto"/>
              <w:right w:val="single" w:sz="4" w:space="0" w:color="auto"/>
            </w:tcBorders>
          </w:tcPr>
          <w:p w14:paraId="508CAC63" w14:textId="2B13155E" w:rsidR="000B30A6" w:rsidRPr="000B30A6" w:rsidRDefault="000B30A6" w:rsidP="000B30A6">
            <w:pPr>
              <w:rPr>
                <w:rFonts w:cs="Calibri"/>
                <w:color w:val="000000"/>
                <w:sz w:val="18"/>
                <w:szCs w:val="18"/>
              </w:rPr>
            </w:pPr>
            <w:r w:rsidRPr="000B30A6">
              <w:rPr>
                <w:rFonts w:cs="Calibri"/>
                <w:color w:val="000000"/>
                <w:sz w:val="18"/>
                <w:szCs w:val="18"/>
              </w:rPr>
              <w:t>MUG (APMT0100048766)</w:t>
            </w:r>
          </w:p>
        </w:tc>
        <w:tc>
          <w:tcPr>
            <w:tcW w:w="1814" w:type="dxa"/>
            <w:tcBorders>
              <w:top w:val="nil"/>
              <w:left w:val="nil"/>
              <w:bottom w:val="single" w:sz="4" w:space="0" w:color="auto"/>
              <w:right w:val="single" w:sz="4" w:space="0" w:color="auto"/>
            </w:tcBorders>
          </w:tcPr>
          <w:p w14:paraId="4F642C83" w14:textId="2E9B2B17" w:rsidR="000B30A6" w:rsidRPr="0097473D" w:rsidRDefault="0097473D" w:rsidP="000B30A6">
            <w:pPr>
              <w:rPr>
                <w:rFonts w:cs="Calibri"/>
                <w:i/>
                <w:color w:val="000000"/>
                <w:sz w:val="18"/>
                <w:szCs w:val="18"/>
              </w:rPr>
            </w:pPr>
            <w:r w:rsidRPr="0097473D">
              <w:rPr>
                <w:rFonts w:cs="Calibri"/>
                <w:i/>
                <w:sz w:val="18"/>
                <w:szCs w:val="18"/>
              </w:rPr>
              <w:t>gt018_rateio_aval</w:t>
            </w:r>
          </w:p>
        </w:tc>
        <w:tc>
          <w:tcPr>
            <w:tcW w:w="1134" w:type="dxa"/>
            <w:tcBorders>
              <w:top w:val="nil"/>
              <w:left w:val="nil"/>
              <w:bottom w:val="single" w:sz="4" w:space="0" w:color="auto"/>
              <w:right w:val="single" w:sz="4" w:space="0" w:color="auto"/>
            </w:tcBorders>
          </w:tcPr>
          <w:p w14:paraId="2123168F" w14:textId="049F065B" w:rsidR="000B30A6" w:rsidRPr="000B30A6" w:rsidRDefault="000B30A6" w:rsidP="000B30A6">
            <w:pPr>
              <w:rPr>
                <w:rFonts w:cs="Calibri"/>
                <w:color w:val="000000"/>
                <w:sz w:val="18"/>
                <w:szCs w:val="18"/>
              </w:rPr>
            </w:pPr>
            <w:r w:rsidRPr="000B30A6">
              <w:rPr>
                <w:rFonts w:cs="Calibri"/>
                <w:sz w:val="18"/>
                <w:szCs w:val="18"/>
              </w:rPr>
              <w:t>CKNUMCTA</w:t>
            </w:r>
          </w:p>
        </w:tc>
        <w:tc>
          <w:tcPr>
            <w:tcW w:w="2126" w:type="dxa"/>
            <w:tcBorders>
              <w:top w:val="nil"/>
              <w:left w:val="nil"/>
              <w:bottom w:val="single" w:sz="4" w:space="0" w:color="auto"/>
              <w:right w:val="single" w:sz="4" w:space="0" w:color="auto"/>
            </w:tcBorders>
          </w:tcPr>
          <w:p w14:paraId="53308844" w14:textId="63C38D26" w:rsidR="000B30A6" w:rsidRPr="000B30A6" w:rsidRDefault="000B30A6" w:rsidP="000B30A6">
            <w:pPr>
              <w:rPr>
                <w:rFonts w:cs="Calibri"/>
                <w:color w:val="000000"/>
                <w:sz w:val="18"/>
                <w:szCs w:val="18"/>
              </w:rPr>
            </w:pPr>
            <w:r w:rsidRPr="000B30A6">
              <w:rPr>
                <w:rFonts w:cs="Calibri"/>
                <w:color w:val="000000"/>
                <w:sz w:val="18"/>
                <w:szCs w:val="18"/>
              </w:rPr>
              <w:t> </w:t>
            </w:r>
          </w:p>
        </w:tc>
      </w:tr>
      <w:tr w:rsidR="000B30A6" w:rsidRPr="000B30A6" w14:paraId="1B326761" w14:textId="46CF6A23" w:rsidTr="000B30A6">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6E6ED3E" w14:textId="77777777" w:rsidR="000B30A6" w:rsidRPr="000B30A6" w:rsidRDefault="000B30A6" w:rsidP="000B30A6">
            <w:pPr>
              <w:rPr>
                <w:rFonts w:cs="Calibri"/>
                <w:color w:val="000000"/>
                <w:sz w:val="18"/>
                <w:szCs w:val="18"/>
              </w:rPr>
            </w:pPr>
            <w:r w:rsidRPr="000B30A6">
              <w:rPr>
                <w:rFonts w:cs="Calibri"/>
                <w:color w:val="000000"/>
                <w:sz w:val="18"/>
                <w:szCs w:val="18"/>
              </w:rPr>
              <w:t>zcaucao</w:t>
            </w:r>
          </w:p>
        </w:tc>
        <w:tc>
          <w:tcPr>
            <w:tcW w:w="4899" w:type="dxa"/>
            <w:tcBorders>
              <w:top w:val="nil"/>
              <w:left w:val="nil"/>
              <w:bottom w:val="single" w:sz="4" w:space="0" w:color="auto"/>
              <w:right w:val="single" w:sz="4" w:space="0" w:color="auto"/>
            </w:tcBorders>
            <w:shd w:val="clear" w:color="auto" w:fill="auto"/>
            <w:noWrap/>
            <w:hideMark/>
          </w:tcPr>
          <w:p w14:paraId="1577BECB" w14:textId="77777777" w:rsidR="000B30A6" w:rsidRPr="000B30A6" w:rsidRDefault="000B30A6" w:rsidP="000B30A6">
            <w:pPr>
              <w:rPr>
                <w:rFonts w:cs="Calibri"/>
                <w:color w:val="000000"/>
                <w:sz w:val="18"/>
                <w:szCs w:val="18"/>
              </w:rPr>
            </w:pPr>
            <w:r w:rsidRPr="000B30A6">
              <w:rPr>
                <w:rFonts w:cs="Calibri"/>
                <w:color w:val="000000"/>
                <w:sz w:val="18"/>
                <w:szCs w:val="18"/>
              </w:rPr>
              <w:t>Número de conta ID da caução:</w:t>
            </w:r>
          </w:p>
          <w:p w14:paraId="2DDF333C" w14:textId="069B1FC1" w:rsidR="000B30A6" w:rsidRPr="000B30A6" w:rsidRDefault="000B30A6" w:rsidP="000B30A6">
            <w:pPr>
              <w:pStyle w:val="ListParagraph"/>
              <w:numPr>
                <w:ilvl w:val="0"/>
                <w:numId w:val="5"/>
              </w:numPr>
              <w:rPr>
                <w:rFonts w:cs="Calibri"/>
                <w:color w:val="000000"/>
                <w:sz w:val="18"/>
                <w:szCs w:val="18"/>
              </w:rPr>
            </w:pPr>
            <w:r w:rsidRPr="000B30A6">
              <w:rPr>
                <w:rFonts w:cs="Calibri"/>
                <w:color w:val="000000"/>
                <w:sz w:val="18"/>
                <w:szCs w:val="18"/>
              </w:rPr>
              <w:t>Este campo, juntamente com o ‘cempresa’, ‘cbalcao’ e ‘cnumcta’, constituem a chave única do segundo pilar do MUG e dos seus interfaces, ou seja, os processos/cauções.</w:t>
            </w:r>
          </w:p>
          <w:p w14:paraId="6428144D" w14:textId="79A85099" w:rsidR="000B30A6" w:rsidRPr="000B30A6" w:rsidRDefault="000B30A6" w:rsidP="000B30A6">
            <w:pPr>
              <w:pStyle w:val="ListParagraph"/>
              <w:numPr>
                <w:ilvl w:val="0"/>
                <w:numId w:val="5"/>
              </w:numPr>
              <w:rPr>
                <w:rFonts w:cs="Calibri"/>
                <w:color w:val="000000"/>
                <w:sz w:val="18"/>
                <w:szCs w:val="18"/>
              </w:rPr>
            </w:pPr>
            <w:r w:rsidRPr="000B30A6">
              <w:rPr>
                <w:rFonts w:cs="Calibri"/>
                <w:color w:val="000000"/>
                <w:sz w:val="18"/>
                <w:szCs w:val="18"/>
              </w:rPr>
              <w:lastRenderedPageBreak/>
              <w:t xml:space="preserve">O conceito de processo/caução está apenas presente nas aplicações CS e GP, sendo, por uma questão de homogeneidade, criado pelo próprio MUG no caso das aplicações que não o têm logo por raiz, nomeadamente Leasing. </w:t>
            </w:r>
          </w:p>
        </w:tc>
        <w:tc>
          <w:tcPr>
            <w:tcW w:w="897" w:type="dxa"/>
            <w:tcBorders>
              <w:top w:val="nil"/>
              <w:left w:val="nil"/>
              <w:bottom w:val="single" w:sz="4" w:space="0" w:color="auto"/>
              <w:right w:val="single" w:sz="4" w:space="0" w:color="auto"/>
            </w:tcBorders>
            <w:shd w:val="clear" w:color="auto" w:fill="auto"/>
            <w:noWrap/>
            <w:hideMark/>
          </w:tcPr>
          <w:p w14:paraId="709FB153" w14:textId="77777777" w:rsidR="000B30A6" w:rsidRPr="000B30A6" w:rsidRDefault="000B30A6" w:rsidP="000B30A6">
            <w:pPr>
              <w:rPr>
                <w:rFonts w:cs="Calibri"/>
                <w:color w:val="000000"/>
                <w:sz w:val="18"/>
                <w:szCs w:val="18"/>
              </w:rPr>
            </w:pPr>
            <w:r w:rsidRPr="000B30A6">
              <w:rPr>
                <w:rFonts w:cs="Calibri"/>
                <w:color w:val="000000"/>
                <w:sz w:val="18"/>
                <w:szCs w:val="18"/>
              </w:rPr>
              <w:lastRenderedPageBreak/>
              <w:t>String</w:t>
            </w:r>
          </w:p>
        </w:tc>
        <w:tc>
          <w:tcPr>
            <w:tcW w:w="1601" w:type="dxa"/>
            <w:tcBorders>
              <w:top w:val="nil"/>
              <w:left w:val="nil"/>
              <w:bottom w:val="single" w:sz="4" w:space="0" w:color="auto"/>
              <w:right w:val="single" w:sz="4" w:space="0" w:color="auto"/>
            </w:tcBorders>
          </w:tcPr>
          <w:p w14:paraId="463FCC60" w14:textId="600ADE91" w:rsidR="000B30A6" w:rsidRPr="000B30A6" w:rsidRDefault="000B30A6" w:rsidP="000B30A6">
            <w:pPr>
              <w:rPr>
                <w:rFonts w:cs="Calibri"/>
                <w:color w:val="000000"/>
                <w:sz w:val="18"/>
                <w:szCs w:val="18"/>
              </w:rPr>
            </w:pPr>
            <w:r w:rsidRPr="000B30A6">
              <w:rPr>
                <w:rFonts w:cs="Calibri"/>
                <w:color w:val="000000"/>
                <w:sz w:val="18"/>
                <w:szCs w:val="18"/>
              </w:rPr>
              <w:t>MUG (APMT0100048766)</w:t>
            </w:r>
          </w:p>
        </w:tc>
        <w:tc>
          <w:tcPr>
            <w:tcW w:w="1814" w:type="dxa"/>
            <w:tcBorders>
              <w:top w:val="nil"/>
              <w:left w:val="nil"/>
              <w:bottom w:val="single" w:sz="4" w:space="0" w:color="auto"/>
              <w:right w:val="single" w:sz="4" w:space="0" w:color="auto"/>
            </w:tcBorders>
          </w:tcPr>
          <w:p w14:paraId="451B796E" w14:textId="12A2DF77" w:rsidR="000B30A6" w:rsidRPr="0097473D" w:rsidRDefault="0097473D" w:rsidP="000B30A6">
            <w:pPr>
              <w:rPr>
                <w:rFonts w:cs="Calibri"/>
                <w:i/>
                <w:color w:val="000000"/>
                <w:sz w:val="18"/>
                <w:szCs w:val="18"/>
              </w:rPr>
            </w:pPr>
            <w:r w:rsidRPr="0097473D">
              <w:rPr>
                <w:rFonts w:cs="Calibri"/>
                <w:i/>
                <w:sz w:val="18"/>
                <w:szCs w:val="18"/>
              </w:rPr>
              <w:t>gt018_rateio_aval</w:t>
            </w:r>
          </w:p>
        </w:tc>
        <w:tc>
          <w:tcPr>
            <w:tcW w:w="1134" w:type="dxa"/>
            <w:tcBorders>
              <w:top w:val="nil"/>
              <w:left w:val="nil"/>
              <w:bottom w:val="single" w:sz="4" w:space="0" w:color="auto"/>
              <w:right w:val="single" w:sz="4" w:space="0" w:color="auto"/>
            </w:tcBorders>
          </w:tcPr>
          <w:p w14:paraId="28B0D0F8" w14:textId="2CBCE198" w:rsidR="000B30A6" w:rsidRPr="000B30A6" w:rsidRDefault="000B30A6" w:rsidP="000B30A6">
            <w:pPr>
              <w:rPr>
                <w:rFonts w:cs="Calibri"/>
                <w:color w:val="000000"/>
                <w:sz w:val="18"/>
                <w:szCs w:val="18"/>
              </w:rPr>
            </w:pPr>
            <w:r w:rsidRPr="000B30A6">
              <w:rPr>
                <w:rFonts w:cs="Calibri"/>
                <w:sz w:val="18"/>
                <w:szCs w:val="18"/>
              </w:rPr>
              <w:t>COMP_ID_GAR</w:t>
            </w:r>
            <w:r w:rsidRPr="000B30A6">
              <w:rPr>
                <w:rFonts w:cs="Calibri"/>
                <w:sz w:val="18"/>
                <w:szCs w:val="18"/>
              </w:rPr>
              <w:br/>
              <w:t>CKREFBEM</w:t>
            </w:r>
          </w:p>
        </w:tc>
        <w:tc>
          <w:tcPr>
            <w:tcW w:w="2126" w:type="dxa"/>
            <w:tcBorders>
              <w:top w:val="nil"/>
              <w:left w:val="nil"/>
              <w:bottom w:val="single" w:sz="4" w:space="0" w:color="auto"/>
              <w:right w:val="single" w:sz="4" w:space="0" w:color="auto"/>
            </w:tcBorders>
          </w:tcPr>
          <w:p w14:paraId="1E279204" w14:textId="652760FA" w:rsidR="000B30A6" w:rsidRPr="000B30A6" w:rsidRDefault="000B30A6" w:rsidP="000B30A6">
            <w:pPr>
              <w:rPr>
                <w:rFonts w:cs="Calibri"/>
                <w:color w:val="000000"/>
                <w:sz w:val="18"/>
                <w:szCs w:val="18"/>
              </w:rPr>
            </w:pPr>
            <w:r w:rsidRPr="000B30A6">
              <w:rPr>
                <w:rFonts w:cs="Calibri"/>
                <w:color w:val="000000"/>
                <w:sz w:val="18"/>
                <w:szCs w:val="18"/>
              </w:rPr>
              <w:t>Se tipologia IMO e origem LEA:</w:t>
            </w:r>
            <w:r w:rsidRPr="000B30A6">
              <w:rPr>
                <w:rFonts w:cs="Calibri"/>
                <w:color w:val="000000"/>
                <w:sz w:val="18"/>
                <w:szCs w:val="18"/>
              </w:rPr>
              <w:br/>
              <w:t>Então gt018.comp_id_gar</w:t>
            </w:r>
            <w:r w:rsidRPr="000B30A6">
              <w:rPr>
                <w:rFonts w:cs="Calibri"/>
                <w:color w:val="000000"/>
                <w:sz w:val="18"/>
                <w:szCs w:val="18"/>
              </w:rPr>
              <w:br/>
            </w:r>
            <w:r w:rsidRPr="000B30A6">
              <w:rPr>
                <w:rFonts w:cs="Calibri"/>
                <w:color w:val="000000"/>
                <w:sz w:val="18"/>
                <w:szCs w:val="18"/>
              </w:rPr>
              <w:br/>
              <w:t xml:space="preserve">Se tipologia PES e origem </w:t>
            </w:r>
            <w:r w:rsidRPr="000B30A6">
              <w:rPr>
                <w:rFonts w:cs="Calibri"/>
                <w:color w:val="000000"/>
                <w:sz w:val="18"/>
                <w:szCs w:val="18"/>
              </w:rPr>
              <w:lastRenderedPageBreak/>
              <w:t>LEA, FAC, PARTENON ou EFEITOS:</w:t>
            </w:r>
            <w:r w:rsidRPr="000B30A6">
              <w:rPr>
                <w:rFonts w:cs="Calibri"/>
                <w:color w:val="000000"/>
                <w:sz w:val="18"/>
                <w:szCs w:val="18"/>
              </w:rPr>
              <w:br/>
              <w:t>Então gt018.ckrefbem</w:t>
            </w:r>
            <w:r w:rsidRPr="000B30A6">
              <w:rPr>
                <w:rFonts w:cs="Calibri"/>
                <w:color w:val="000000"/>
                <w:sz w:val="18"/>
                <w:szCs w:val="18"/>
              </w:rPr>
              <w:br/>
            </w:r>
            <w:r w:rsidRPr="000B30A6">
              <w:rPr>
                <w:rFonts w:cs="Calibri"/>
                <w:color w:val="000000"/>
                <w:sz w:val="18"/>
                <w:szCs w:val="18"/>
              </w:rPr>
              <w:br/>
              <w:t>Se tipologia IMO e GP:</w:t>
            </w:r>
            <w:r w:rsidRPr="000B30A6">
              <w:rPr>
                <w:rFonts w:cs="Calibri"/>
                <w:color w:val="000000"/>
                <w:sz w:val="18"/>
                <w:szCs w:val="18"/>
              </w:rPr>
              <w:br/>
              <w:t>Então LPAD('0', 10, '0')</w:t>
            </w:r>
            <w:r w:rsidRPr="000B30A6">
              <w:rPr>
                <w:rFonts w:cs="Calibri"/>
                <w:color w:val="000000"/>
                <w:sz w:val="18"/>
                <w:szCs w:val="18"/>
              </w:rPr>
              <w:br/>
            </w:r>
            <w:r w:rsidRPr="000B30A6">
              <w:rPr>
                <w:rFonts w:cs="Calibri"/>
                <w:color w:val="000000"/>
                <w:sz w:val="18"/>
                <w:szCs w:val="18"/>
              </w:rPr>
              <w:br/>
              <w:t>Else comp_id_gar</w:t>
            </w:r>
          </w:p>
        </w:tc>
      </w:tr>
      <w:tr w:rsidR="000B30A6" w:rsidRPr="000B30A6" w14:paraId="07459781" w14:textId="70C07955" w:rsidTr="000B30A6">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7B4AC48" w14:textId="77777777" w:rsidR="000B30A6" w:rsidRPr="000B30A6" w:rsidRDefault="000B30A6" w:rsidP="000B30A6">
            <w:pPr>
              <w:rPr>
                <w:rFonts w:cs="Calibri"/>
                <w:color w:val="000000"/>
                <w:sz w:val="18"/>
                <w:szCs w:val="18"/>
              </w:rPr>
            </w:pPr>
            <w:r w:rsidRPr="000B30A6">
              <w:rPr>
                <w:rFonts w:cs="Calibri"/>
                <w:color w:val="000000"/>
                <w:sz w:val="18"/>
                <w:szCs w:val="18"/>
              </w:rPr>
              <w:lastRenderedPageBreak/>
              <w:t>centidad</w:t>
            </w:r>
          </w:p>
        </w:tc>
        <w:tc>
          <w:tcPr>
            <w:tcW w:w="4899" w:type="dxa"/>
            <w:tcBorders>
              <w:top w:val="nil"/>
              <w:left w:val="nil"/>
              <w:bottom w:val="single" w:sz="4" w:space="0" w:color="auto"/>
              <w:right w:val="single" w:sz="4" w:space="0" w:color="auto"/>
            </w:tcBorders>
            <w:shd w:val="clear" w:color="auto" w:fill="auto"/>
            <w:noWrap/>
            <w:hideMark/>
          </w:tcPr>
          <w:p w14:paraId="18A462C7" w14:textId="77777777" w:rsidR="000B30A6" w:rsidRPr="000B30A6" w:rsidRDefault="000B30A6" w:rsidP="000B30A6">
            <w:pPr>
              <w:rPr>
                <w:rFonts w:cs="Calibri"/>
                <w:color w:val="000000"/>
                <w:sz w:val="18"/>
                <w:szCs w:val="18"/>
              </w:rPr>
            </w:pPr>
            <w:r w:rsidRPr="000B30A6">
              <w:rPr>
                <w:rFonts w:cs="Calibri"/>
                <w:color w:val="000000"/>
                <w:sz w:val="18"/>
                <w:szCs w:val="18"/>
              </w:rPr>
              <w:t>Entidade a que respeita a informação</w:t>
            </w:r>
          </w:p>
          <w:p w14:paraId="69424143" w14:textId="29F8B461" w:rsidR="000B30A6" w:rsidRPr="000B30A6" w:rsidRDefault="000B30A6" w:rsidP="000B30A6">
            <w:pPr>
              <w:pStyle w:val="ListParagraph"/>
              <w:numPr>
                <w:ilvl w:val="0"/>
                <w:numId w:val="5"/>
              </w:numPr>
              <w:rPr>
                <w:rFonts w:cs="Calibri"/>
                <w:color w:val="000000"/>
                <w:sz w:val="18"/>
                <w:szCs w:val="18"/>
              </w:rPr>
            </w:pPr>
            <w:r w:rsidRPr="000B30A6">
              <w:rPr>
                <w:rFonts w:cs="Calibri"/>
                <w:color w:val="000000"/>
                <w:sz w:val="18"/>
                <w:szCs w:val="18"/>
              </w:rPr>
              <w:t xml:space="preserve">Todos os registos dizem respeito à entidade Banco Santander Totta, estando, por esse motivo, uniformemente preenchidos com o código ‘BST’. </w:t>
            </w:r>
          </w:p>
        </w:tc>
        <w:tc>
          <w:tcPr>
            <w:tcW w:w="897" w:type="dxa"/>
            <w:tcBorders>
              <w:top w:val="nil"/>
              <w:left w:val="nil"/>
              <w:bottom w:val="single" w:sz="4" w:space="0" w:color="auto"/>
              <w:right w:val="single" w:sz="4" w:space="0" w:color="auto"/>
            </w:tcBorders>
            <w:shd w:val="clear" w:color="auto" w:fill="auto"/>
            <w:noWrap/>
            <w:hideMark/>
          </w:tcPr>
          <w:p w14:paraId="2DCE91F7" w14:textId="77777777" w:rsidR="000B30A6" w:rsidRPr="000B30A6" w:rsidRDefault="000B30A6" w:rsidP="000B30A6">
            <w:pPr>
              <w:rPr>
                <w:rFonts w:cs="Calibri"/>
                <w:color w:val="000000"/>
                <w:sz w:val="18"/>
                <w:szCs w:val="18"/>
              </w:rPr>
            </w:pPr>
            <w:r w:rsidRPr="000B30A6">
              <w:rPr>
                <w:rFonts w:cs="Calibri"/>
                <w:color w:val="000000"/>
                <w:sz w:val="18"/>
                <w:szCs w:val="18"/>
              </w:rPr>
              <w:t>String</w:t>
            </w:r>
          </w:p>
        </w:tc>
        <w:tc>
          <w:tcPr>
            <w:tcW w:w="1601" w:type="dxa"/>
            <w:tcBorders>
              <w:top w:val="nil"/>
              <w:left w:val="nil"/>
              <w:bottom w:val="single" w:sz="4" w:space="0" w:color="auto"/>
              <w:right w:val="single" w:sz="4" w:space="0" w:color="auto"/>
            </w:tcBorders>
          </w:tcPr>
          <w:p w14:paraId="0227C432" w14:textId="32C05214" w:rsidR="000B30A6" w:rsidRPr="000B30A6" w:rsidRDefault="000B30A6" w:rsidP="000B30A6">
            <w:pPr>
              <w:rPr>
                <w:rFonts w:cs="Calibri"/>
                <w:color w:val="000000"/>
                <w:sz w:val="18"/>
                <w:szCs w:val="18"/>
              </w:rPr>
            </w:pPr>
            <w:r w:rsidRPr="000B30A6">
              <w:rPr>
                <w:rFonts w:cs="Calibri"/>
                <w:color w:val="000000"/>
                <w:sz w:val="18"/>
                <w:szCs w:val="18"/>
              </w:rPr>
              <w:t>MUG (APMT0100048766)</w:t>
            </w:r>
          </w:p>
        </w:tc>
        <w:tc>
          <w:tcPr>
            <w:tcW w:w="1814" w:type="dxa"/>
            <w:tcBorders>
              <w:top w:val="nil"/>
              <w:left w:val="nil"/>
              <w:bottom w:val="single" w:sz="4" w:space="0" w:color="auto"/>
              <w:right w:val="single" w:sz="4" w:space="0" w:color="auto"/>
            </w:tcBorders>
          </w:tcPr>
          <w:p w14:paraId="75C63D45" w14:textId="41211756" w:rsidR="000B30A6" w:rsidRPr="0097473D" w:rsidRDefault="0097473D" w:rsidP="000B30A6">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7DEACB1E" w14:textId="4C6B01CD" w:rsidR="000B30A6" w:rsidRPr="000B30A6" w:rsidRDefault="000B30A6" w:rsidP="000B30A6">
            <w:pPr>
              <w:rPr>
                <w:rFonts w:cs="Calibri"/>
                <w:color w:val="000000"/>
                <w:sz w:val="18"/>
                <w:szCs w:val="18"/>
              </w:rPr>
            </w:pPr>
            <w:r w:rsidRPr="000B30A6">
              <w:rPr>
                <w:rFonts w:cs="Calibri"/>
                <w:sz w:val="18"/>
                <w:szCs w:val="18"/>
              </w:rPr>
              <w:t>N/A</w:t>
            </w:r>
          </w:p>
        </w:tc>
        <w:tc>
          <w:tcPr>
            <w:tcW w:w="2126" w:type="dxa"/>
            <w:tcBorders>
              <w:top w:val="nil"/>
              <w:left w:val="nil"/>
              <w:bottom w:val="single" w:sz="4" w:space="0" w:color="auto"/>
              <w:right w:val="single" w:sz="4" w:space="0" w:color="auto"/>
            </w:tcBorders>
          </w:tcPr>
          <w:p w14:paraId="22FB966F" w14:textId="4030F156" w:rsidR="000B30A6" w:rsidRPr="000B30A6" w:rsidRDefault="000B30A6" w:rsidP="000B30A6">
            <w:pPr>
              <w:rPr>
                <w:rFonts w:cs="Calibri"/>
                <w:color w:val="000000"/>
                <w:sz w:val="18"/>
                <w:szCs w:val="18"/>
              </w:rPr>
            </w:pPr>
            <w:r w:rsidRPr="000B30A6">
              <w:rPr>
                <w:rFonts w:cs="Calibri"/>
                <w:color w:val="000000"/>
                <w:sz w:val="18"/>
                <w:szCs w:val="18"/>
              </w:rPr>
              <w:t>BST</w:t>
            </w:r>
          </w:p>
        </w:tc>
      </w:tr>
      <w:tr w:rsidR="000B30A6" w:rsidRPr="000B30A6" w14:paraId="787B06B1" w14:textId="071456FA" w:rsidTr="000B30A6">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3D1DEEC" w14:textId="77777777" w:rsidR="000B30A6" w:rsidRPr="000B30A6" w:rsidRDefault="000B30A6" w:rsidP="000B30A6">
            <w:pPr>
              <w:rPr>
                <w:rFonts w:cs="Calibri"/>
                <w:color w:val="000000"/>
                <w:sz w:val="18"/>
                <w:szCs w:val="18"/>
              </w:rPr>
            </w:pPr>
            <w:r w:rsidRPr="000B30A6">
              <w:rPr>
                <w:rFonts w:cs="Calibri"/>
                <w:color w:val="000000"/>
                <w:sz w:val="18"/>
                <w:szCs w:val="18"/>
              </w:rPr>
              <w:t>caplic</w:t>
            </w:r>
          </w:p>
        </w:tc>
        <w:tc>
          <w:tcPr>
            <w:tcW w:w="4899" w:type="dxa"/>
            <w:tcBorders>
              <w:top w:val="nil"/>
              <w:left w:val="nil"/>
              <w:bottom w:val="single" w:sz="4" w:space="0" w:color="auto"/>
              <w:right w:val="single" w:sz="4" w:space="0" w:color="auto"/>
            </w:tcBorders>
            <w:shd w:val="clear" w:color="auto" w:fill="auto"/>
            <w:noWrap/>
            <w:hideMark/>
          </w:tcPr>
          <w:p w14:paraId="487DD5D0" w14:textId="77777777" w:rsidR="000B30A6" w:rsidRPr="000B30A6" w:rsidRDefault="000B30A6" w:rsidP="000B30A6">
            <w:pPr>
              <w:rPr>
                <w:rFonts w:cs="Calibri"/>
                <w:color w:val="000000"/>
                <w:sz w:val="18"/>
                <w:szCs w:val="18"/>
              </w:rPr>
            </w:pPr>
            <w:r w:rsidRPr="000B30A6">
              <w:rPr>
                <w:rFonts w:cs="Calibri"/>
                <w:color w:val="000000"/>
                <w:sz w:val="18"/>
                <w:szCs w:val="18"/>
              </w:rPr>
              <w:t>Aplicação fonte da informação:</w:t>
            </w:r>
          </w:p>
          <w:p w14:paraId="1E80559F" w14:textId="77777777" w:rsidR="000B30A6" w:rsidRPr="000B30A6" w:rsidRDefault="000B30A6" w:rsidP="000B30A6">
            <w:pPr>
              <w:pStyle w:val="ListParagraph"/>
              <w:numPr>
                <w:ilvl w:val="0"/>
                <w:numId w:val="22"/>
              </w:numPr>
              <w:rPr>
                <w:rFonts w:cs="Calibri"/>
                <w:color w:val="000000"/>
                <w:sz w:val="18"/>
                <w:szCs w:val="18"/>
              </w:rPr>
            </w:pPr>
            <w:r w:rsidRPr="000B30A6">
              <w:rPr>
                <w:rFonts w:cs="Calibri"/>
                <w:color w:val="000000"/>
                <w:sz w:val="18"/>
                <w:szCs w:val="18"/>
              </w:rPr>
              <w:t>Este campo indica a fonte de informação e está preenchido com o código:</w:t>
            </w:r>
          </w:p>
          <w:p w14:paraId="3C616C0F" w14:textId="77777777" w:rsidR="000B30A6" w:rsidRPr="000B30A6" w:rsidRDefault="000B30A6" w:rsidP="000B30A6">
            <w:pPr>
              <w:pStyle w:val="ListParagraph"/>
              <w:numPr>
                <w:ilvl w:val="1"/>
                <w:numId w:val="22"/>
              </w:numPr>
              <w:rPr>
                <w:rFonts w:cs="Calibri"/>
                <w:color w:val="000000"/>
                <w:sz w:val="18"/>
                <w:szCs w:val="18"/>
              </w:rPr>
            </w:pPr>
            <w:r w:rsidRPr="000B30A6">
              <w:rPr>
                <w:rFonts w:cs="Calibri"/>
                <w:color w:val="000000"/>
                <w:sz w:val="18"/>
                <w:szCs w:val="18"/>
              </w:rPr>
              <w:t>‘TT’ para os títulos</w:t>
            </w:r>
          </w:p>
          <w:p w14:paraId="007B573E" w14:textId="77777777" w:rsidR="000B30A6" w:rsidRPr="000B30A6" w:rsidRDefault="000B30A6" w:rsidP="000B30A6">
            <w:pPr>
              <w:pStyle w:val="ListParagraph"/>
              <w:numPr>
                <w:ilvl w:val="1"/>
                <w:numId w:val="22"/>
              </w:numPr>
              <w:rPr>
                <w:rFonts w:cs="Calibri"/>
                <w:color w:val="000000"/>
                <w:sz w:val="18"/>
                <w:szCs w:val="18"/>
              </w:rPr>
            </w:pPr>
            <w:r w:rsidRPr="000B30A6">
              <w:rPr>
                <w:rFonts w:cs="Calibri"/>
                <w:color w:val="000000"/>
                <w:sz w:val="18"/>
                <w:szCs w:val="18"/>
              </w:rPr>
              <w:t>‘SG’ para seguros</w:t>
            </w:r>
          </w:p>
          <w:p w14:paraId="16CE8632" w14:textId="77777777" w:rsidR="000B30A6" w:rsidRPr="000B30A6" w:rsidRDefault="000B30A6" w:rsidP="000B30A6">
            <w:pPr>
              <w:pStyle w:val="ListParagraph"/>
              <w:numPr>
                <w:ilvl w:val="1"/>
                <w:numId w:val="22"/>
              </w:numPr>
              <w:rPr>
                <w:rFonts w:cs="Calibri"/>
                <w:color w:val="000000"/>
                <w:sz w:val="18"/>
                <w:szCs w:val="18"/>
              </w:rPr>
            </w:pPr>
            <w:r w:rsidRPr="000B30A6">
              <w:rPr>
                <w:rFonts w:cs="Calibri"/>
                <w:color w:val="000000"/>
                <w:sz w:val="18"/>
                <w:szCs w:val="18"/>
              </w:rPr>
              <w:t>‘FU’ para fundos</w:t>
            </w:r>
          </w:p>
          <w:p w14:paraId="0BFEE723" w14:textId="77777777" w:rsidR="000B30A6" w:rsidRPr="000B30A6" w:rsidRDefault="000B30A6" w:rsidP="000B30A6">
            <w:pPr>
              <w:pStyle w:val="ListParagraph"/>
              <w:numPr>
                <w:ilvl w:val="1"/>
                <w:numId w:val="22"/>
              </w:numPr>
              <w:rPr>
                <w:rFonts w:cs="Calibri"/>
                <w:color w:val="000000"/>
                <w:sz w:val="18"/>
                <w:szCs w:val="18"/>
              </w:rPr>
            </w:pPr>
            <w:r w:rsidRPr="000B30A6">
              <w:rPr>
                <w:rFonts w:cs="Calibri"/>
                <w:color w:val="000000"/>
                <w:sz w:val="18"/>
                <w:szCs w:val="18"/>
              </w:rPr>
              <w:t>‘DP’ para depósitos a prazo</w:t>
            </w:r>
          </w:p>
          <w:p w14:paraId="4CF5E6D2" w14:textId="77777777" w:rsidR="000B30A6" w:rsidRPr="000B30A6" w:rsidRDefault="000B30A6" w:rsidP="000B30A6">
            <w:pPr>
              <w:pStyle w:val="ListParagraph"/>
              <w:numPr>
                <w:ilvl w:val="1"/>
                <w:numId w:val="22"/>
              </w:numPr>
              <w:rPr>
                <w:rFonts w:cs="Calibri"/>
                <w:color w:val="000000"/>
                <w:sz w:val="18"/>
                <w:szCs w:val="18"/>
              </w:rPr>
            </w:pPr>
            <w:r w:rsidRPr="000B30A6">
              <w:rPr>
                <w:rFonts w:cs="Calibri"/>
                <w:color w:val="000000"/>
                <w:sz w:val="18"/>
                <w:szCs w:val="18"/>
              </w:rPr>
              <w:t>‘DC’ para contas de depósito à ordem</w:t>
            </w:r>
          </w:p>
          <w:p w14:paraId="10A4D1DC" w14:textId="5F35FCF3" w:rsidR="000B30A6" w:rsidRPr="000B30A6" w:rsidRDefault="000B30A6" w:rsidP="000B30A6">
            <w:pPr>
              <w:pStyle w:val="ListParagraph"/>
              <w:numPr>
                <w:ilvl w:val="1"/>
                <w:numId w:val="22"/>
              </w:numPr>
              <w:rPr>
                <w:rFonts w:cs="Calibri"/>
                <w:color w:val="000000"/>
                <w:sz w:val="18"/>
                <w:szCs w:val="18"/>
              </w:rPr>
            </w:pPr>
            <w:r w:rsidRPr="000B30A6">
              <w:rPr>
                <w:rFonts w:cs="Calibri"/>
                <w:color w:val="000000"/>
                <w:sz w:val="18"/>
                <w:szCs w:val="18"/>
              </w:rPr>
              <w:t>‘GP’ para garantias imóveis de origem GP</w:t>
            </w:r>
          </w:p>
          <w:p w14:paraId="7561B9E8" w14:textId="1E138C56" w:rsidR="000B30A6" w:rsidRPr="000B30A6" w:rsidRDefault="000B30A6" w:rsidP="000B30A6">
            <w:pPr>
              <w:pStyle w:val="ListParagraph"/>
              <w:numPr>
                <w:ilvl w:val="1"/>
                <w:numId w:val="22"/>
              </w:numPr>
              <w:rPr>
                <w:rFonts w:cs="Calibri"/>
                <w:color w:val="000000"/>
                <w:sz w:val="18"/>
                <w:szCs w:val="18"/>
              </w:rPr>
            </w:pPr>
            <w:r w:rsidRPr="000B30A6">
              <w:rPr>
                <w:rFonts w:cs="Calibri"/>
                <w:color w:val="000000"/>
                <w:sz w:val="18"/>
                <w:szCs w:val="18"/>
              </w:rPr>
              <w:t>‘CS’ para garantias imóveis de origem CS</w:t>
            </w:r>
          </w:p>
        </w:tc>
        <w:tc>
          <w:tcPr>
            <w:tcW w:w="897" w:type="dxa"/>
            <w:tcBorders>
              <w:top w:val="nil"/>
              <w:left w:val="nil"/>
              <w:bottom w:val="single" w:sz="4" w:space="0" w:color="auto"/>
              <w:right w:val="single" w:sz="4" w:space="0" w:color="auto"/>
            </w:tcBorders>
            <w:shd w:val="clear" w:color="auto" w:fill="auto"/>
            <w:noWrap/>
            <w:hideMark/>
          </w:tcPr>
          <w:p w14:paraId="4125DFA2" w14:textId="77777777" w:rsidR="000B30A6" w:rsidRPr="000B30A6" w:rsidRDefault="000B30A6" w:rsidP="000B30A6">
            <w:pPr>
              <w:rPr>
                <w:rFonts w:cs="Calibri"/>
                <w:color w:val="000000"/>
                <w:sz w:val="18"/>
                <w:szCs w:val="18"/>
              </w:rPr>
            </w:pPr>
            <w:r w:rsidRPr="000B30A6">
              <w:rPr>
                <w:rFonts w:cs="Calibri"/>
                <w:color w:val="000000"/>
                <w:sz w:val="18"/>
                <w:szCs w:val="18"/>
              </w:rPr>
              <w:t>String</w:t>
            </w:r>
          </w:p>
        </w:tc>
        <w:tc>
          <w:tcPr>
            <w:tcW w:w="1601" w:type="dxa"/>
            <w:tcBorders>
              <w:top w:val="nil"/>
              <w:left w:val="nil"/>
              <w:bottom w:val="single" w:sz="4" w:space="0" w:color="auto"/>
              <w:right w:val="single" w:sz="4" w:space="0" w:color="auto"/>
            </w:tcBorders>
          </w:tcPr>
          <w:p w14:paraId="6F6CB7BB" w14:textId="30A73E3E" w:rsidR="000B30A6" w:rsidRPr="000B30A6" w:rsidRDefault="000B30A6" w:rsidP="000B30A6">
            <w:pPr>
              <w:rPr>
                <w:rFonts w:cs="Calibri"/>
                <w:color w:val="000000"/>
                <w:sz w:val="18"/>
                <w:szCs w:val="18"/>
              </w:rPr>
            </w:pPr>
            <w:r w:rsidRPr="000B30A6">
              <w:rPr>
                <w:rFonts w:cs="Calibri"/>
                <w:color w:val="000000"/>
                <w:sz w:val="18"/>
                <w:szCs w:val="18"/>
              </w:rPr>
              <w:t>MUG (APMT0100048766)</w:t>
            </w:r>
          </w:p>
        </w:tc>
        <w:tc>
          <w:tcPr>
            <w:tcW w:w="1814" w:type="dxa"/>
            <w:tcBorders>
              <w:top w:val="nil"/>
              <w:left w:val="nil"/>
              <w:bottom w:val="single" w:sz="4" w:space="0" w:color="auto"/>
              <w:right w:val="single" w:sz="4" w:space="0" w:color="auto"/>
            </w:tcBorders>
          </w:tcPr>
          <w:p w14:paraId="02A218C4" w14:textId="0048257A" w:rsidR="000B30A6" w:rsidRPr="0097473D" w:rsidRDefault="0097473D" w:rsidP="000B30A6">
            <w:pPr>
              <w:rPr>
                <w:rFonts w:cs="Calibri"/>
                <w:i/>
                <w:color w:val="000000"/>
                <w:sz w:val="18"/>
                <w:szCs w:val="18"/>
              </w:rPr>
            </w:pPr>
            <w:r w:rsidRPr="0097473D">
              <w:rPr>
                <w:rFonts w:cs="Calibri"/>
                <w:i/>
                <w:sz w:val="18"/>
                <w:szCs w:val="18"/>
              </w:rPr>
              <w:t xml:space="preserve">gt018_rateio_aval </w:t>
            </w:r>
            <w:r w:rsidRPr="0097473D">
              <w:rPr>
                <w:rFonts w:cs="Calibri"/>
                <w:i/>
                <w:sz w:val="18"/>
                <w:szCs w:val="18"/>
              </w:rPr>
              <w:br/>
              <w:t>gt003_trz_gt_fin</w:t>
            </w:r>
            <w:r w:rsidRPr="0097473D">
              <w:rPr>
                <w:rFonts w:cs="Calibri"/>
                <w:i/>
                <w:sz w:val="18"/>
                <w:szCs w:val="18"/>
              </w:rPr>
              <w:br/>
              <w:t>gt002_grnt_prc</w:t>
            </w:r>
          </w:p>
        </w:tc>
        <w:tc>
          <w:tcPr>
            <w:tcW w:w="1134" w:type="dxa"/>
            <w:tcBorders>
              <w:top w:val="nil"/>
              <w:left w:val="nil"/>
              <w:bottom w:val="single" w:sz="4" w:space="0" w:color="auto"/>
              <w:right w:val="single" w:sz="4" w:space="0" w:color="auto"/>
            </w:tcBorders>
          </w:tcPr>
          <w:p w14:paraId="482ABA55" w14:textId="2A14DDA4" w:rsidR="000B30A6" w:rsidRPr="000B30A6" w:rsidRDefault="000B30A6" w:rsidP="000B30A6">
            <w:pPr>
              <w:rPr>
                <w:rFonts w:cs="Calibri"/>
                <w:color w:val="000000"/>
                <w:sz w:val="18"/>
                <w:szCs w:val="18"/>
              </w:rPr>
            </w:pPr>
            <w:r w:rsidRPr="000B30A6">
              <w:rPr>
                <w:rFonts w:cs="Calibri"/>
                <w:sz w:val="18"/>
                <w:szCs w:val="18"/>
              </w:rPr>
              <w:t>origem</w:t>
            </w:r>
            <w:r w:rsidRPr="000B30A6">
              <w:rPr>
                <w:rFonts w:cs="Calibri"/>
                <w:sz w:val="18"/>
                <w:szCs w:val="18"/>
              </w:rPr>
              <w:br/>
              <w:t>tipologia</w:t>
            </w:r>
            <w:r w:rsidRPr="000B30A6">
              <w:rPr>
                <w:rFonts w:cs="Calibri"/>
                <w:sz w:val="18"/>
                <w:szCs w:val="18"/>
              </w:rPr>
              <w:br/>
              <w:t>ctratcta</w:t>
            </w:r>
            <w:r w:rsidRPr="000B30A6">
              <w:rPr>
                <w:rFonts w:cs="Calibri"/>
                <w:sz w:val="18"/>
                <w:szCs w:val="18"/>
              </w:rPr>
              <w:br/>
              <w:t>ckprodut</w:t>
            </w:r>
          </w:p>
        </w:tc>
        <w:tc>
          <w:tcPr>
            <w:tcW w:w="2126" w:type="dxa"/>
            <w:tcBorders>
              <w:top w:val="nil"/>
              <w:left w:val="nil"/>
              <w:bottom w:val="single" w:sz="4" w:space="0" w:color="auto"/>
              <w:right w:val="single" w:sz="4" w:space="0" w:color="auto"/>
            </w:tcBorders>
          </w:tcPr>
          <w:p w14:paraId="3259562A" w14:textId="7D8795F8" w:rsidR="000B30A6" w:rsidRPr="000B30A6" w:rsidRDefault="000B30A6" w:rsidP="000B30A6">
            <w:pPr>
              <w:rPr>
                <w:rFonts w:cs="Calibri"/>
                <w:color w:val="000000"/>
                <w:sz w:val="18"/>
                <w:szCs w:val="18"/>
                <w:lang w:val="en-US"/>
              </w:rPr>
            </w:pPr>
            <w:r w:rsidRPr="000B30A6">
              <w:rPr>
                <w:rFonts w:cs="Calibri"/>
                <w:color w:val="000000"/>
                <w:sz w:val="18"/>
                <w:szCs w:val="18"/>
                <w:lang w:val="en-US"/>
              </w:rPr>
              <w:t xml:space="preserve">CASE </w:t>
            </w:r>
            <w:r w:rsidRPr="000B30A6">
              <w:rPr>
                <w:rFonts w:cs="Calibri"/>
                <w:color w:val="000000"/>
                <w:sz w:val="18"/>
                <w:szCs w:val="18"/>
                <w:lang w:val="en-US"/>
              </w:rPr>
              <w:br/>
              <w:t xml:space="preserve">    WHEN gt018.origem = 'LEA' THEN 'LEA' </w:t>
            </w:r>
            <w:r w:rsidRPr="000B30A6">
              <w:rPr>
                <w:rFonts w:cs="Calibri"/>
                <w:color w:val="000000"/>
                <w:sz w:val="18"/>
                <w:szCs w:val="18"/>
                <w:lang w:val="en-US"/>
              </w:rPr>
              <w:br/>
              <w:t xml:space="preserve">    WHEN gt018.origem = 'FAC' THEN 'FAC'</w:t>
            </w:r>
            <w:r w:rsidRPr="000B30A6">
              <w:rPr>
                <w:rFonts w:cs="Calibri"/>
                <w:color w:val="000000"/>
                <w:sz w:val="18"/>
                <w:szCs w:val="18"/>
                <w:lang w:val="en-US"/>
              </w:rPr>
              <w:br/>
              <w:t xml:space="preserve">    WHEN gt018.tipologia = 'FIN' THEN </w:t>
            </w:r>
            <w:r w:rsidRPr="000B30A6">
              <w:rPr>
                <w:rFonts w:cs="Calibri"/>
                <w:color w:val="000000"/>
                <w:sz w:val="18"/>
                <w:szCs w:val="18"/>
                <w:lang w:val="en-US"/>
              </w:rPr>
              <w:br/>
              <w:t xml:space="preserve">        CASE </w:t>
            </w:r>
            <w:r w:rsidRPr="000B30A6">
              <w:rPr>
                <w:rFonts w:cs="Calibri"/>
                <w:color w:val="000000"/>
                <w:sz w:val="18"/>
                <w:szCs w:val="18"/>
                <w:lang w:val="en-US"/>
              </w:rPr>
              <w:br/>
              <w:t xml:space="preserve">            WHEN gt003.ctratcta = '01' THEN 'DC'</w:t>
            </w:r>
            <w:r w:rsidRPr="000B30A6">
              <w:rPr>
                <w:rFonts w:cs="Calibri"/>
                <w:color w:val="000000"/>
                <w:sz w:val="18"/>
                <w:szCs w:val="18"/>
                <w:lang w:val="en-US"/>
              </w:rPr>
              <w:br/>
              <w:t xml:space="preserve">            WHEN gt003.ctratcta = '03' THEN 'DP'</w:t>
            </w:r>
            <w:r w:rsidRPr="000B30A6">
              <w:rPr>
                <w:rFonts w:cs="Calibri"/>
                <w:color w:val="000000"/>
                <w:sz w:val="18"/>
                <w:szCs w:val="18"/>
                <w:lang w:val="en-US"/>
              </w:rPr>
              <w:br/>
              <w:t xml:space="preserve">            WHEN gt003.ctratcta = '07' THEN 'FU'</w:t>
            </w:r>
            <w:r w:rsidRPr="000B30A6">
              <w:rPr>
                <w:rFonts w:cs="Calibri"/>
                <w:color w:val="000000"/>
                <w:sz w:val="18"/>
                <w:szCs w:val="18"/>
                <w:lang w:val="en-US"/>
              </w:rPr>
              <w:br/>
              <w:t xml:space="preserve">            WHEN gt003.ctratcta = '10' THEN 'TT'</w:t>
            </w:r>
            <w:r w:rsidRPr="000B30A6">
              <w:rPr>
                <w:rFonts w:cs="Calibri"/>
                <w:color w:val="000000"/>
                <w:sz w:val="18"/>
                <w:szCs w:val="18"/>
                <w:lang w:val="en-US"/>
              </w:rPr>
              <w:br/>
              <w:t xml:space="preserve">            WHEN gt003.ctratcta = '12' THEN 'SG'</w:t>
            </w:r>
            <w:r w:rsidRPr="000B30A6">
              <w:rPr>
                <w:rFonts w:cs="Calibri"/>
                <w:color w:val="000000"/>
                <w:sz w:val="18"/>
                <w:szCs w:val="18"/>
                <w:lang w:val="en-US"/>
              </w:rPr>
              <w:br/>
              <w:t xml:space="preserve">    END </w:t>
            </w:r>
            <w:r w:rsidRPr="000B30A6">
              <w:rPr>
                <w:rFonts w:cs="Calibri"/>
                <w:color w:val="000000"/>
                <w:sz w:val="18"/>
                <w:szCs w:val="18"/>
                <w:lang w:val="en-US"/>
              </w:rPr>
              <w:br/>
              <w:t xml:space="preserve">    WHEN gt018.tipologia = 'IMO'  THEN</w:t>
            </w:r>
            <w:r w:rsidRPr="000B30A6">
              <w:rPr>
                <w:rFonts w:cs="Calibri"/>
                <w:color w:val="000000"/>
                <w:sz w:val="18"/>
                <w:szCs w:val="18"/>
                <w:lang w:val="en-US"/>
              </w:rPr>
              <w:br/>
            </w:r>
            <w:r w:rsidRPr="000B30A6">
              <w:rPr>
                <w:rFonts w:cs="Calibri"/>
                <w:color w:val="000000"/>
                <w:sz w:val="18"/>
                <w:szCs w:val="18"/>
                <w:lang w:val="en-US"/>
              </w:rPr>
              <w:lastRenderedPageBreak/>
              <w:t xml:space="preserve">    CASE </w:t>
            </w:r>
            <w:r w:rsidRPr="000B30A6">
              <w:rPr>
                <w:rFonts w:cs="Calibri"/>
                <w:color w:val="000000"/>
                <w:sz w:val="18"/>
                <w:szCs w:val="18"/>
                <w:lang w:val="en-US"/>
              </w:rPr>
              <w:br/>
              <w:t xml:space="preserve">        WHEN gt018.ckprodut IN ('080') THEN 'CS'</w:t>
            </w:r>
            <w:r w:rsidRPr="000B30A6">
              <w:rPr>
                <w:rFonts w:cs="Calibri"/>
                <w:color w:val="000000"/>
                <w:sz w:val="18"/>
                <w:szCs w:val="18"/>
                <w:lang w:val="en-US"/>
              </w:rPr>
              <w:br/>
              <w:t xml:space="preserve">        ELSE 'GP' </w:t>
            </w:r>
            <w:r w:rsidRPr="000B30A6">
              <w:rPr>
                <w:rFonts w:cs="Calibri"/>
                <w:color w:val="000000"/>
                <w:sz w:val="18"/>
                <w:szCs w:val="18"/>
                <w:lang w:val="en-US"/>
              </w:rPr>
              <w:br/>
              <w:t xml:space="preserve">    END </w:t>
            </w:r>
            <w:r w:rsidRPr="000B30A6">
              <w:rPr>
                <w:rFonts w:cs="Calibri"/>
                <w:color w:val="000000"/>
                <w:sz w:val="18"/>
                <w:szCs w:val="18"/>
                <w:lang w:val="en-US"/>
              </w:rPr>
              <w:br/>
              <w:t xml:space="preserve">    WHEN gt018.tipologia = 'PES' THEN</w:t>
            </w:r>
            <w:r w:rsidRPr="000B30A6">
              <w:rPr>
                <w:rFonts w:cs="Calibri"/>
                <w:color w:val="000000"/>
                <w:sz w:val="18"/>
                <w:szCs w:val="18"/>
                <w:lang w:val="en-US"/>
              </w:rPr>
              <w:br/>
              <w:t xml:space="preserve">    CASE </w:t>
            </w:r>
            <w:r w:rsidRPr="000B30A6">
              <w:rPr>
                <w:rFonts w:cs="Calibri"/>
                <w:color w:val="000000"/>
                <w:sz w:val="18"/>
                <w:szCs w:val="18"/>
                <w:lang w:val="en-US"/>
              </w:rPr>
              <w:br/>
              <w:t xml:space="preserve">        WHEN gt002.ckprodut IN ('081', '082', '083') THEN 'CSA' </w:t>
            </w:r>
            <w:r w:rsidRPr="000B30A6">
              <w:rPr>
                <w:rFonts w:cs="Calibri"/>
                <w:color w:val="000000"/>
                <w:sz w:val="18"/>
                <w:szCs w:val="18"/>
                <w:lang w:val="en-US"/>
              </w:rPr>
              <w:br/>
              <w:t xml:space="preserve">        ELSE 'CLI'</w:t>
            </w:r>
            <w:r w:rsidRPr="000B30A6">
              <w:rPr>
                <w:rFonts w:cs="Calibri"/>
                <w:color w:val="000000"/>
                <w:sz w:val="18"/>
                <w:szCs w:val="18"/>
                <w:lang w:val="en-US"/>
              </w:rPr>
              <w:br/>
              <w:t xml:space="preserve">    END </w:t>
            </w:r>
            <w:r w:rsidRPr="000B30A6">
              <w:rPr>
                <w:rFonts w:cs="Calibri"/>
                <w:color w:val="000000"/>
                <w:sz w:val="18"/>
                <w:szCs w:val="18"/>
                <w:lang w:val="en-US"/>
              </w:rPr>
              <w:br/>
              <w:t xml:space="preserve">    ELSE ''</w:t>
            </w:r>
            <w:r w:rsidRPr="000B30A6">
              <w:rPr>
                <w:rFonts w:cs="Calibri"/>
                <w:color w:val="000000"/>
                <w:sz w:val="18"/>
                <w:szCs w:val="18"/>
                <w:lang w:val="en-US"/>
              </w:rPr>
              <w:br/>
              <w:t>END</w:t>
            </w:r>
          </w:p>
        </w:tc>
      </w:tr>
      <w:tr w:rsidR="000B30A6" w:rsidRPr="000B30A6" w14:paraId="5560AE9E" w14:textId="13E7D405" w:rsidTr="000B30A6">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2BCB8DA" w14:textId="77777777" w:rsidR="000B30A6" w:rsidRPr="000B30A6" w:rsidRDefault="000B30A6" w:rsidP="000B30A6">
            <w:pPr>
              <w:rPr>
                <w:rFonts w:cs="Calibri"/>
                <w:color w:val="000000"/>
                <w:sz w:val="18"/>
                <w:szCs w:val="18"/>
              </w:rPr>
            </w:pPr>
            <w:r w:rsidRPr="000B30A6">
              <w:rPr>
                <w:rFonts w:cs="Calibri"/>
                <w:color w:val="000000"/>
                <w:sz w:val="18"/>
                <w:szCs w:val="18"/>
              </w:rPr>
              <w:lastRenderedPageBreak/>
              <w:t>isin</w:t>
            </w:r>
          </w:p>
        </w:tc>
        <w:tc>
          <w:tcPr>
            <w:tcW w:w="4899" w:type="dxa"/>
            <w:tcBorders>
              <w:top w:val="nil"/>
              <w:left w:val="nil"/>
              <w:bottom w:val="single" w:sz="4" w:space="0" w:color="auto"/>
              <w:right w:val="single" w:sz="4" w:space="0" w:color="auto"/>
            </w:tcBorders>
            <w:shd w:val="clear" w:color="auto" w:fill="auto"/>
            <w:noWrap/>
            <w:hideMark/>
          </w:tcPr>
          <w:p w14:paraId="74B56A2A" w14:textId="77777777" w:rsidR="000B30A6" w:rsidRPr="000B30A6" w:rsidRDefault="000B30A6" w:rsidP="000B30A6">
            <w:pPr>
              <w:rPr>
                <w:rFonts w:cs="Calibri"/>
                <w:color w:val="000000"/>
                <w:sz w:val="18"/>
                <w:szCs w:val="18"/>
              </w:rPr>
            </w:pPr>
            <w:r w:rsidRPr="000B30A6">
              <w:rPr>
                <w:rFonts w:cs="Calibri"/>
                <w:color w:val="000000"/>
                <w:sz w:val="18"/>
                <w:szCs w:val="18"/>
              </w:rPr>
              <w:t>Código de Emissão (ISIN, ISINREF)</w:t>
            </w:r>
          </w:p>
          <w:p w14:paraId="6EB6C358" w14:textId="77777777" w:rsidR="000B30A6" w:rsidRPr="000B30A6" w:rsidRDefault="000B30A6" w:rsidP="000B30A6">
            <w:pPr>
              <w:pStyle w:val="ListParagraph"/>
              <w:numPr>
                <w:ilvl w:val="0"/>
                <w:numId w:val="22"/>
              </w:numPr>
              <w:rPr>
                <w:rFonts w:cs="Calibri"/>
                <w:color w:val="000000"/>
                <w:sz w:val="18"/>
                <w:szCs w:val="18"/>
              </w:rPr>
            </w:pPr>
            <w:r w:rsidRPr="000B30A6">
              <w:rPr>
                <w:rFonts w:cs="Calibri"/>
                <w:color w:val="000000"/>
                <w:sz w:val="18"/>
                <w:szCs w:val="18"/>
                <w:lang w:val="en-US"/>
              </w:rPr>
              <w:t>ISIN significa “</w:t>
            </w:r>
            <w:r w:rsidRPr="000B30A6">
              <w:rPr>
                <w:rFonts w:cs="Calibri"/>
                <w:i/>
                <w:color w:val="000000"/>
                <w:sz w:val="18"/>
                <w:szCs w:val="18"/>
                <w:lang w:val="en-US"/>
              </w:rPr>
              <w:t>International Securities Identification Number”</w:t>
            </w:r>
            <w:r w:rsidRPr="000B30A6">
              <w:rPr>
                <w:rFonts w:cs="Calibri"/>
                <w:color w:val="000000"/>
                <w:sz w:val="18"/>
                <w:szCs w:val="18"/>
                <w:lang w:val="en-US"/>
              </w:rPr>
              <w:t xml:space="preserve">. </w:t>
            </w:r>
            <w:r w:rsidRPr="000B30A6">
              <w:rPr>
                <w:rFonts w:cs="Calibri"/>
                <w:color w:val="000000"/>
                <w:sz w:val="18"/>
                <w:szCs w:val="18"/>
              </w:rPr>
              <w:t>Este código é o número de identificação internacional atribuído a títulos e fundos, de acordo com a norma ISO 6166.</w:t>
            </w:r>
          </w:p>
          <w:p w14:paraId="3D0C431C" w14:textId="2D3C6391" w:rsidR="000B30A6" w:rsidRPr="000B30A6" w:rsidRDefault="000B30A6" w:rsidP="000B30A6">
            <w:pPr>
              <w:pStyle w:val="ListParagraph"/>
              <w:numPr>
                <w:ilvl w:val="0"/>
                <w:numId w:val="22"/>
              </w:numPr>
              <w:rPr>
                <w:rFonts w:cs="Calibri"/>
                <w:color w:val="000000"/>
                <w:sz w:val="18"/>
                <w:szCs w:val="18"/>
              </w:rPr>
            </w:pPr>
            <w:r w:rsidRPr="000B30A6">
              <w:rPr>
                <w:rFonts w:cs="Calibri"/>
                <w:color w:val="000000"/>
                <w:sz w:val="18"/>
                <w:szCs w:val="18"/>
              </w:rPr>
              <w:t xml:space="preserve">Este código está apenas preenchido para garantias reais financeiras do tipo fundos e títulos. </w:t>
            </w:r>
          </w:p>
        </w:tc>
        <w:tc>
          <w:tcPr>
            <w:tcW w:w="897" w:type="dxa"/>
            <w:tcBorders>
              <w:top w:val="nil"/>
              <w:left w:val="nil"/>
              <w:bottom w:val="single" w:sz="4" w:space="0" w:color="auto"/>
              <w:right w:val="single" w:sz="4" w:space="0" w:color="auto"/>
            </w:tcBorders>
            <w:shd w:val="clear" w:color="auto" w:fill="auto"/>
            <w:noWrap/>
            <w:hideMark/>
          </w:tcPr>
          <w:p w14:paraId="1A7760B1" w14:textId="77777777" w:rsidR="000B30A6" w:rsidRPr="000B30A6" w:rsidRDefault="000B30A6" w:rsidP="000B30A6">
            <w:pPr>
              <w:rPr>
                <w:rFonts w:cs="Calibri"/>
                <w:color w:val="000000"/>
                <w:sz w:val="18"/>
                <w:szCs w:val="18"/>
              </w:rPr>
            </w:pPr>
            <w:r w:rsidRPr="000B30A6">
              <w:rPr>
                <w:rFonts w:cs="Calibri"/>
                <w:color w:val="000000"/>
                <w:sz w:val="18"/>
                <w:szCs w:val="18"/>
              </w:rPr>
              <w:t>String</w:t>
            </w:r>
          </w:p>
        </w:tc>
        <w:tc>
          <w:tcPr>
            <w:tcW w:w="1601" w:type="dxa"/>
            <w:tcBorders>
              <w:top w:val="nil"/>
              <w:left w:val="nil"/>
              <w:bottom w:val="single" w:sz="4" w:space="0" w:color="auto"/>
              <w:right w:val="single" w:sz="4" w:space="0" w:color="auto"/>
            </w:tcBorders>
          </w:tcPr>
          <w:p w14:paraId="3FE89384" w14:textId="5591508A" w:rsidR="000B30A6" w:rsidRPr="000B30A6" w:rsidRDefault="000B30A6" w:rsidP="000B30A6">
            <w:pPr>
              <w:rPr>
                <w:rFonts w:cs="Calibri"/>
                <w:color w:val="000000"/>
                <w:sz w:val="18"/>
                <w:szCs w:val="18"/>
              </w:rPr>
            </w:pPr>
            <w:r w:rsidRPr="000B30A6">
              <w:rPr>
                <w:rFonts w:cs="Calibri"/>
                <w:color w:val="000000"/>
                <w:sz w:val="18"/>
                <w:szCs w:val="18"/>
              </w:rPr>
              <w:t>Títulos (APMT0100022484)</w:t>
            </w:r>
          </w:p>
        </w:tc>
        <w:tc>
          <w:tcPr>
            <w:tcW w:w="1814" w:type="dxa"/>
            <w:tcBorders>
              <w:top w:val="nil"/>
              <w:left w:val="nil"/>
              <w:bottom w:val="single" w:sz="4" w:space="0" w:color="auto"/>
              <w:right w:val="single" w:sz="4" w:space="0" w:color="auto"/>
            </w:tcBorders>
          </w:tcPr>
          <w:p w14:paraId="425C920D" w14:textId="24A1EB6D" w:rsidR="000B30A6" w:rsidRPr="0097473D" w:rsidRDefault="0097473D" w:rsidP="000B30A6">
            <w:pPr>
              <w:rPr>
                <w:rFonts w:cs="Calibri"/>
                <w:i/>
                <w:color w:val="000000"/>
                <w:sz w:val="18"/>
                <w:szCs w:val="18"/>
                <w:lang w:val="en-US"/>
              </w:rPr>
            </w:pPr>
            <w:r w:rsidRPr="0097473D">
              <w:rPr>
                <w:rFonts w:cs="Calibri"/>
                <w:i/>
                <w:sz w:val="18"/>
                <w:szCs w:val="18"/>
                <w:lang w:val="en-US"/>
              </w:rPr>
              <w:t>ttt35_titlgru</w:t>
            </w:r>
            <w:r w:rsidRPr="0097473D">
              <w:rPr>
                <w:rFonts w:cs="Calibri"/>
                <w:i/>
                <w:sz w:val="18"/>
                <w:szCs w:val="18"/>
                <w:lang w:val="en-US"/>
              </w:rPr>
              <w:br/>
              <w:t>fut02_contasfu/cat34_fuparam</w:t>
            </w:r>
          </w:p>
        </w:tc>
        <w:tc>
          <w:tcPr>
            <w:tcW w:w="1134" w:type="dxa"/>
            <w:tcBorders>
              <w:top w:val="nil"/>
              <w:left w:val="nil"/>
              <w:bottom w:val="single" w:sz="4" w:space="0" w:color="auto"/>
              <w:right w:val="single" w:sz="4" w:space="0" w:color="auto"/>
            </w:tcBorders>
          </w:tcPr>
          <w:p w14:paraId="51829B6F" w14:textId="1A779BC4" w:rsidR="000B30A6" w:rsidRPr="000B30A6" w:rsidRDefault="000B30A6" w:rsidP="000B30A6">
            <w:pPr>
              <w:rPr>
                <w:rFonts w:cs="Calibri"/>
                <w:color w:val="000000"/>
                <w:sz w:val="18"/>
                <w:szCs w:val="18"/>
              </w:rPr>
            </w:pPr>
            <w:r w:rsidRPr="000B30A6">
              <w:rPr>
                <w:rFonts w:cs="Calibri"/>
                <w:sz w:val="18"/>
                <w:szCs w:val="18"/>
              </w:rPr>
              <w:t>ctitisin/cisinref</w:t>
            </w:r>
            <w:r w:rsidRPr="000B30A6">
              <w:rPr>
                <w:rFonts w:cs="Calibri"/>
                <w:sz w:val="18"/>
                <w:szCs w:val="18"/>
              </w:rPr>
              <w:br/>
              <w:t>ccodisin</w:t>
            </w:r>
          </w:p>
        </w:tc>
        <w:tc>
          <w:tcPr>
            <w:tcW w:w="2126" w:type="dxa"/>
            <w:tcBorders>
              <w:top w:val="nil"/>
              <w:left w:val="nil"/>
              <w:bottom w:val="single" w:sz="4" w:space="0" w:color="auto"/>
              <w:right w:val="single" w:sz="4" w:space="0" w:color="auto"/>
            </w:tcBorders>
          </w:tcPr>
          <w:p w14:paraId="3FBD7199" w14:textId="799F6C2A" w:rsidR="000B30A6" w:rsidRPr="000B30A6" w:rsidRDefault="000B30A6" w:rsidP="000B30A6">
            <w:pPr>
              <w:rPr>
                <w:rFonts w:cs="Calibri"/>
                <w:color w:val="000000"/>
                <w:sz w:val="18"/>
                <w:szCs w:val="18"/>
                <w:lang w:val="en-US"/>
              </w:rPr>
            </w:pPr>
            <w:r w:rsidRPr="000B30A6">
              <w:rPr>
                <w:rFonts w:cs="Calibri"/>
                <w:color w:val="000000"/>
                <w:sz w:val="18"/>
                <w:szCs w:val="18"/>
                <w:lang w:val="en-US"/>
              </w:rPr>
              <w:t>CASE</w:t>
            </w:r>
            <w:r w:rsidRPr="000B30A6">
              <w:rPr>
                <w:rFonts w:cs="Calibri"/>
                <w:color w:val="000000"/>
                <w:sz w:val="18"/>
                <w:szCs w:val="18"/>
                <w:lang w:val="en-US"/>
              </w:rPr>
              <w:br/>
              <w:t xml:space="preserve">    WHEN caplic = "TT" THEN</w:t>
            </w:r>
            <w:r w:rsidRPr="000B30A6">
              <w:rPr>
                <w:rFonts w:cs="Calibri"/>
                <w:color w:val="000000"/>
                <w:sz w:val="18"/>
                <w:szCs w:val="18"/>
                <w:lang w:val="en-US"/>
              </w:rPr>
              <w:br/>
              <w:t xml:space="preserve">    CASE</w:t>
            </w:r>
            <w:r w:rsidRPr="000B30A6">
              <w:rPr>
                <w:rFonts w:cs="Calibri"/>
                <w:color w:val="000000"/>
                <w:sz w:val="18"/>
                <w:szCs w:val="18"/>
                <w:lang w:val="en-US"/>
              </w:rPr>
              <w:br/>
              <w:t xml:space="preserve">        WHEN trim(ttt35.ctitisin) &lt;&gt; "" THEN ttt35.ctitisin</w:t>
            </w:r>
            <w:r w:rsidRPr="000B30A6">
              <w:rPr>
                <w:rFonts w:cs="Calibri"/>
                <w:color w:val="000000"/>
                <w:sz w:val="18"/>
                <w:szCs w:val="18"/>
                <w:lang w:val="en-US"/>
              </w:rPr>
              <w:br/>
              <w:t xml:space="preserve">        WHEN trim(ttt35.cisinref) &lt;&gt; "" THEN ttt35.cisinref</w:t>
            </w:r>
            <w:r w:rsidRPr="000B30A6">
              <w:rPr>
                <w:rFonts w:cs="Calibri"/>
                <w:color w:val="000000"/>
                <w:sz w:val="18"/>
                <w:szCs w:val="18"/>
                <w:lang w:val="en-US"/>
              </w:rPr>
              <w:br/>
              <w:t xml:space="preserve">        ELSE ""</w:t>
            </w:r>
            <w:r w:rsidRPr="000B30A6">
              <w:rPr>
                <w:rFonts w:cs="Calibri"/>
                <w:color w:val="000000"/>
                <w:sz w:val="18"/>
                <w:szCs w:val="18"/>
                <w:lang w:val="en-US"/>
              </w:rPr>
              <w:br/>
              <w:t xml:space="preserve">    END</w:t>
            </w:r>
            <w:r w:rsidRPr="000B30A6">
              <w:rPr>
                <w:rFonts w:cs="Calibri"/>
                <w:color w:val="000000"/>
                <w:sz w:val="18"/>
                <w:szCs w:val="18"/>
                <w:lang w:val="en-US"/>
              </w:rPr>
              <w:br/>
              <w:t xml:space="preserve">    WHEN caplic = 'FU' THEN trim( nvl( fut.ccodisin, '' ) )</w:t>
            </w:r>
            <w:r w:rsidRPr="000B30A6">
              <w:rPr>
                <w:rFonts w:cs="Calibri"/>
                <w:color w:val="000000"/>
                <w:sz w:val="18"/>
                <w:szCs w:val="18"/>
                <w:lang w:val="en-US"/>
              </w:rPr>
              <w:br/>
              <w:t xml:space="preserve">    ELSE ""</w:t>
            </w:r>
            <w:r w:rsidRPr="000B30A6">
              <w:rPr>
                <w:rFonts w:cs="Calibri"/>
                <w:color w:val="000000"/>
                <w:sz w:val="18"/>
                <w:szCs w:val="18"/>
                <w:lang w:val="en-US"/>
              </w:rPr>
              <w:br/>
              <w:t>END</w:t>
            </w:r>
          </w:p>
        </w:tc>
      </w:tr>
      <w:tr w:rsidR="000B30A6" w:rsidRPr="000B30A6" w14:paraId="2CB1CB8E" w14:textId="763C58A7" w:rsidTr="000B30A6">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917CC85" w14:textId="77777777" w:rsidR="000B30A6" w:rsidRPr="000B30A6" w:rsidRDefault="000B30A6" w:rsidP="000B30A6">
            <w:pPr>
              <w:rPr>
                <w:rFonts w:cs="Calibri"/>
                <w:color w:val="000000"/>
                <w:sz w:val="18"/>
                <w:szCs w:val="18"/>
              </w:rPr>
            </w:pPr>
            <w:r w:rsidRPr="000B30A6">
              <w:rPr>
                <w:rFonts w:cs="Calibri"/>
                <w:color w:val="000000"/>
                <w:sz w:val="18"/>
                <w:szCs w:val="18"/>
              </w:rPr>
              <w:t>tipvalor</w:t>
            </w:r>
          </w:p>
        </w:tc>
        <w:tc>
          <w:tcPr>
            <w:tcW w:w="4899" w:type="dxa"/>
            <w:tcBorders>
              <w:top w:val="nil"/>
              <w:left w:val="nil"/>
              <w:bottom w:val="single" w:sz="4" w:space="0" w:color="auto"/>
              <w:right w:val="single" w:sz="4" w:space="0" w:color="auto"/>
            </w:tcBorders>
            <w:shd w:val="clear" w:color="auto" w:fill="auto"/>
            <w:noWrap/>
            <w:hideMark/>
          </w:tcPr>
          <w:p w14:paraId="113138E4" w14:textId="77777777" w:rsidR="000B30A6" w:rsidRPr="000B30A6" w:rsidRDefault="000B30A6" w:rsidP="000B30A6">
            <w:pPr>
              <w:rPr>
                <w:rFonts w:cs="Calibri"/>
                <w:color w:val="000000"/>
                <w:sz w:val="18"/>
                <w:szCs w:val="18"/>
              </w:rPr>
            </w:pPr>
            <w:r w:rsidRPr="000B30A6">
              <w:rPr>
                <w:rFonts w:cs="Calibri"/>
                <w:color w:val="000000"/>
                <w:sz w:val="18"/>
                <w:szCs w:val="18"/>
              </w:rPr>
              <w:t>Tipo de Valoração</w:t>
            </w:r>
          </w:p>
          <w:p w14:paraId="0A5106BA" w14:textId="224A6DE3" w:rsidR="000B30A6" w:rsidRPr="000B30A6" w:rsidRDefault="000B30A6" w:rsidP="000B30A6">
            <w:pPr>
              <w:pStyle w:val="ListParagraph"/>
              <w:numPr>
                <w:ilvl w:val="0"/>
                <w:numId w:val="22"/>
              </w:numPr>
              <w:rPr>
                <w:rFonts w:cs="Calibri"/>
                <w:color w:val="000000"/>
                <w:sz w:val="18"/>
                <w:szCs w:val="18"/>
              </w:rPr>
            </w:pPr>
            <w:r w:rsidRPr="000B30A6">
              <w:rPr>
                <w:rFonts w:cs="Calibri"/>
                <w:color w:val="000000"/>
                <w:sz w:val="18"/>
                <w:szCs w:val="18"/>
              </w:rPr>
              <w:t xml:space="preserve">Este campo indica o tipo de valoração da garantia. </w:t>
            </w:r>
          </w:p>
          <w:p w14:paraId="210E0474" w14:textId="2C1BCC31" w:rsidR="000B30A6" w:rsidRPr="000B30A6" w:rsidRDefault="000B30A6" w:rsidP="000B30A6">
            <w:pPr>
              <w:pStyle w:val="ListParagraph"/>
              <w:numPr>
                <w:ilvl w:val="0"/>
                <w:numId w:val="22"/>
              </w:numPr>
              <w:rPr>
                <w:rFonts w:cs="Calibri"/>
                <w:color w:val="000000"/>
                <w:sz w:val="18"/>
                <w:szCs w:val="18"/>
              </w:rPr>
            </w:pPr>
            <w:r w:rsidRPr="000B30A6">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897" w:type="dxa"/>
            <w:tcBorders>
              <w:top w:val="nil"/>
              <w:left w:val="nil"/>
              <w:bottom w:val="single" w:sz="4" w:space="0" w:color="auto"/>
              <w:right w:val="single" w:sz="4" w:space="0" w:color="auto"/>
            </w:tcBorders>
            <w:shd w:val="clear" w:color="auto" w:fill="auto"/>
            <w:noWrap/>
            <w:hideMark/>
          </w:tcPr>
          <w:p w14:paraId="31CD8C9D" w14:textId="77777777" w:rsidR="000B30A6" w:rsidRPr="000B30A6" w:rsidRDefault="000B30A6" w:rsidP="000B30A6">
            <w:pPr>
              <w:rPr>
                <w:rFonts w:cs="Calibri"/>
                <w:color w:val="000000"/>
                <w:sz w:val="18"/>
                <w:szCs w:val="18"/>
              </w:rPr>
            </w:pPr>
            <w:r w:rsidRPr="000B30A6">
              <w:rPr>
                <w:rFonts w:cs="Calibri"/>
                <w:color w:val="000000"/>
                <w:sz w:val="18"/>
                <w:szCs w:val="18"/>
              </w:rPr>
              <w:t>String</w:t>
            </w:r>
          </w:p>
        </w:tc>
        <w:tc>
          <w:tcPr>
            <w:tcW w:w="1601" w:type="dxa"/>
            <w:tcBorders>
              <w:top w:val="nil"/>
              <w:left w:val="nil"/>
              <w:bottom w:val="single" w:sz="4" w:space="0" w:color="auto"/>
              <w:right w:val="single" w:sz="4" w:space="0" w:color="auto"/>
            </w:tcBorders>
          </w:tcPr>
          <w:p w14:paraId="52DF2802" w14:textId="74058FC6" w:rsidR="000B30A6" w:rsidRPr="000B30A6" w:rsidRDefault="000B30A6" w:rsidP="000B30A6">
            <w:pPr>
              <w:rPr>
                <w:rFonts w:cs="Calibri"/>
                <w:color w:val="000000"/>
                <w:sz w:val="18"/>
                <w:szCs w:val="18"/>
              </w:rPr>
            </w:pPr>
            <w:r w:rsidRPr="000B30A6">
              <w:rPr>
                <w:rFonts w:cs="Calibri"/>
                <w:color w:val="000000"/>
                <w:sz w:val="18"/>
                <w:szCs w:val="18"/>
              </w:rPr>
              <w:t>MUG (APMT0100048766)</w:t>
            </w:r>
          </w:p>
        </w:tc>
        <w:tc>
          <w:tcPr>
            <w:tcW w:w="1814" w:type="dxa"/>
            <w:tcBorders>
              <w:top w:val="nil"/>
              <w:left w:val="nil"/>
              <w:bottom w:val="single" w:sz="4" w:space="0" w:color="auto"/>
              <w:right w:val="single" w:sz="4" w:space="0" w:color="auto"/>
            </w:tcBorders>
          </w:tcPr>
          <w:p w14:paraId="4B4F413E" w14:textId="38A4350C" w:rsidR="000B30A6" w:rsidRPr="0097473D" w:rsidRDefault="0097473D" w:rsidP="000B30A6">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64CE1EF5" w14:textId="32C5B034" w:rsidR="000B30A6" w:rsidRPr="000B30A6" w:rsidRDefault="000B30A6" w:rsidP="000B30A6">
            <w:pPr>
              <w:rPr>
                <w:rFonts w:cs="Calibri"/>
                <w:color w:val="000000"/>
                <w:sz w:val="18"/>
                <w:szCs w:val="18"/>
              </w:rPr>
            </w:pPr>
            <w:r w:rsidRPr="000B30A6">
              <w:rPr>
                <w:rFonts w:cs="Calibri"/>
                <w:sz w:val="18"/>
                <w:szCs w:val="18"/>
              </w:rPr>
              <w:t>N/A</w:t>
            </w:r>
          </w:p>
        </w:tc>
        <w:tc>
          <w:tcPr>
            <w:tcW w:w="2126" w:type="dxa"/>
            <w:tcBorders>
              <w:top w:val="nil"/>
              <w:left w:val="nil"/>
              <w:bottom w:val="single" w:sz="4" w:space="0" w:color="auto"/>
              <w:right w:val="single" w:sz="4" w:space="0" w:color="auto"/>
            </w:tcBorders>
          </w:tcPr>
          <w:p w14:paraId="0421EFE3" w14:textId="65058B10" w:rsidR="000B30A6" w:rsidRPr="000B30A6" w:rsidRDefault="000B30A6" w:rsidP="000B30A6">
            <w:pPr>
              <w:rPr>
                <w:rFonts w:cs="Calibri"/>
                <w:color w:val="000000"/>
                <w:sz w:val="18"/>
                <w:szCs w:val="18"/>
              </w:rPr>
            </w:pPr>
            <w:r w:rsidRPr="000B30A6">
              <w:rPr>
                <w:rFonts w:cs="Calibri"/>
                <w:color w:val="000000"/>
                <w:sz w:val="18"/>
                <w:szCs w:val="18"/>
              </w:rPr>
              <w:t>0</w:t>
            </w:r>
          </w:p>
        </w:tc>
      </w:tr>
      <w:tr w:rsidR="000B30A6" w:rsidRPr="000B30A6" w14:paraId="34B73E4B" w14:textId="5A6A2F4B" w:rsidTr="000B30A6">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BDAE3CC" w14:textId="77777777" w:rsidR="000B30A6" w:rsidRPr="000B30A6" w:rsidRDefault="000B30A6" w:rsidP="000B30A6">
            <w:pPr>
              <w:rPr>
                <w:rFonts w:cs="Calibri"/>
                <w:color w:val="000000"/>
                <w:sz w:val="18"/>
                <w:szCs w:val="18"/>
              </w:rPr>
            </w:pPr>
            <w:r w:rsidRPr="000B30A6">
              <w:rPr>
                <w:rFonts w:cs="Calibri"/>
                <w:color w:val="000000"/>
                <w:sz w:val="18"/>
                <w:szCs w:val="18"/>
              </w:rPr>
              <w:lastRenderedPageBreak/>
              <w:t>tipgarant</w:t>
            </w:r>
          </w:p>
        </w:tc>
        <w:tc>
          <w:tcPr>
            <w:tcW w:w="4899" w:type="dxa"/>
            <w:tcBorders>
              <w:top w:val="nil"/>
              <w:left w:val="nil"/>
              <w:bottom w:val="single" w:sz="4" w:space="0" w:color="auto"/>
              <w:right w:val="single" w:sz="4" w:space="0" w:color="auto"/>
            </w:tcBorders>
            <w:shd w:val="clear" w:color="auto" w:fill="auto"/>
            <w:noWrap/>
            <w:hideMark/>
          </w:tcPr>
          <w:p w14:paraId="32E64943" w14:textId="77777777" w:rsidR="000B30A6" w:rsidRPr="000B30A6" w:rsidRDefault="000B30A6" w:rsidP="000B30A6">
            <w:pPr>
              <w:rPr>
                <w:rFonts w:cs="Calibri"/>
                <w:color w:val="000000"/>
                <w:sz w:val="18"/>
                <w:szCs w:val="18"/>
              </w:rPr>
            </w:pPr>
            <w:r w:rsidRPr="000B30A6">
              <w:rPr>
                <w:rFonts w:cs="Calibri"/>
                <w:color w:val="000000"/>
                <w:sz w:val="18"/>
                <w:szCs w:val="18"/>
              </w:rPr>
              <w:t>Tipo de Garantia</w:t>
            </w:r>
          </w:p>
          <w:p w14:paraId="10DB3051" w14:textId="77777777" w:rsidR="000B30A6" w:rsidRPr="000B30A6" w:rsidRDefault="000B30A6" w:rsidP="000B30A6">
            <w:pPr>
              <w:pStyle w:val="ListParagraph"/>
              <w:numPr>
                <w:ilvl w:val="0"/>
                <w:numId w:val="22"/>
              </w:numPr>
              <w:rPr>
                <w:rFonts w:cs="Calibri"/>
                <w:color w:val="000000"/>
                <w:sz w:val="18"/>
                <w:szCs w:val="18"/>
              </w:rPr>
            </w:pPr>
            <w:r w:rsidRPr="000B30A6">
              <w:rPr>
                <w:rFonts w:cs="Calibri"/>
                <w:color w:val="000000"/>
                <w:sz w:val="18"/>
                <w:szCs w:val="18"/>
              </w:rPr>
              <w:t>Campo identifica o tipo de garantia (se pessoal ou real), de forma a incluir a valoração das mesmas.</w:t>
            </w:r>
          </w:p>
          <w:p w14:paraId="5761E173" w14:textId="6189C37B" w:rsidR="000B30A6" w:rsidRPr="000B30A6" w:rsidRDefault="000B30A6" w:rsidP="000B30A6">
            <w:pPr>
              <w:pStyle w:val="ListParagraph"/>
              <w:numPr>
                <w:ilvl w:val="0"/>
                <w:numId w:val="22"/>
              </w:numPr>
              <w:rPr>
                <w:rFonts w:cs="Calibri"/>
                <w:color w:val="000000"/>
                <w:sz w:val="18"/>
                <w:szCs w:val="18"/>
              </w:rPr>
            </w:pPr>
            <w:r w:rsidRPr="000B30A6">
              <w:rPr>
                <w:rFonts w:cs="Calibri"/>
                <w:color w:val="000000"/>
                <w:sz w:val="18"/>
                <w:szCs w:val="18"/>
              </w:rPr>
              <w:t>Neste caso, apenas temos garantias reais, pelo que, o campo será preenchido com ‘0’.</w:t>
            </w:r>
            <w:r w:rsidRPr="000B30A6">
              <w:rPr>
                <w:rFonts w:cs="Calibri"/>
                <w:color w:val="FF5A5A" w:themeColor="accent1" w:themeTint="99"/>
                <w:sz w:val="18"/>
                <w:szCs w:val="18"/>
              </w:rPr>
              <w:t xml:space="preserve"> </w:t>
            </w:r>
          </w:p>
        </w:tc>
        <w:tc>
          <w:tcPr>
            <w:tcW w:w="897" w:type="dxa"/>
            <w:tcBorders>
              <w:top w:val="nil"/>
              <w:left w:val="nil"/>
              <w:bottom w:val="single" w:sz="4" w:space="0" w:color="auto"/>
              <w:right w:val="single" w:sz="4" w:space="0" w:color="auto"/>
            </w:tcBorders>
            <w:shd w:val="clear" w:color="auto" w:fill="auto"/>
            <w:noWrap/>
            <w:hideMark/>
          </w:tcPr>
          <w:p w14:paraId="6112D889" w14:textId="77777777" w:rsidR="000B30A6" w:rsidRPr="000B30A6" w:rsidRDefault="000B30A6" w:rsidP="000B30A6">
            <w:pPr>
              <w:rPr>
                <w:rFonts w:cs="Calibri"/>
                <w:color w:val="000000"/>
                <w:sz w:val="18"/>
                <w:szCs w:val="18"/>
              </w:rPr>
            </w:pPr>
            <w:r w:rsidRPr="000B30A6">
              <w:rPr>
                <w:rFonts w:cs="Calibri"/>
                <w:color w:val="000000"/>
                <w:sz w:val="18"/>
                <w:szCs w:val="18"/>
              </w:rPr>
              <w:t>String</w:t>
            </w:r>
          </w:p>
        </w:tc>
        <w:tc>
          <w:tcPr>
            <w:tcW w:w="1601" w:type="dxa"/>
            <w:tcBorders>
              <w:top w:val="nil"/>
              <w:left w:val="nil"/>
              <w:bottom w:val="single" w:sz="4" w:space="0" w:color="auto"/>
              <w:right w:val="single" w:sz="4" w:space="0" w:color="auto"/>
            </w:tcBorders>
          </w:tcPr>
          <w:p w14:paraId="46291689" w14:textId="20B4CC4A" w:rsidR="000B30A6" w:rsidRPr="000B30A6" w:rsidRDefault="000B30A6" w:rsidP="000B30A6">
            <w:pPr>
              <w:rPr>
                <w:rFonts w:cs="Calibri"/>
                <w:color w:val="000000"/>
                <w:sz w:val="18"/>
                <w:szCs w:val="18"/>
              </w:rPr>
            </w:pPr>
            <w:r w:rsidRPr="000B30A6">
              <w:rPr>
                <w:rFonts w:cs="Calibri"/>
                <w:color w:val="000000"/>
                <w:sz w:val="18"/>
                <w:szCs w:val="18"/>
              </w:rPr>
              <w:t>MUG (APMT0100048766)</w:t>
            </w:r>
          </w:p>
        </w:tc>
        <w:tc>
          <w:tcPr>
            <w:tcW w:w="1814" w:type="dxa"/>
            <w:tcBorders>
              <w:top w:val="nil"/>
              <w:left w:val="nil"/>
              <w:bottom w:val="single" w:sz="4" w:space="0" w:color="auto"/>
              <w:right w:val="single" w:sz="4" w:space="0" w:color="auto"/>
            </w:tcBorders>
          </w:tcPr>
          <w:p w14:paraId="23D9FD09" w14:textId="57CF2717" w:rsidR="000B30A6" w:rsidRPr="0097473D" w:rsidRDefault="0097473D" w:rsidP="000B30A6">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613EF18B" w14:textId="5C27D118" w:rsidR="000B30A6" w:rsidRPr="000B30A6" w:rsidRDefault="000B30A6" w:rsidP="000B30A6">
            <w:pPr>
              <w:rPr>
                <w:rFonts w:cs="Calibri"/>
                <w:color w:val="000000"/>
                <w:sz w:val="18"/>
                <w:szCs w:val="18"/>
              </w:rPr>
            </w:pPr>
            <w:r w:rsidRPr="000B30A6">
              <w:rPr>
                <w:rFonts w:cs="Calibri"/>
                <w:sz w:val="18"/>
                <w:szCs w:val="18"/>
              </w:rPr>
              <w:t>N/A</w:t>
            </w:r>
          </w:p>
        </w:tc>
        <w:tc>
          <w:tcPr>
            <w:tcW w:w="2126" w:type="dxa"/>
            <w:tcBorders>
              <w:top w:val="nil"/>
              <w:left w:val="nil"/>
              <w:bottom w:val="single" w:sz="4" w:space="0" w:color="auto"/>
              <w:right w:val="single" w:sz="4" w:space="0" w:color="auto"/>
            </w:tcBorders>
          </w:tcPr>
          <w:p w14:paraId="36A52A29" w14:textId="7E8D71C3" w:rsidR="000B30A6" w:rsidRPr="000B30A6" w:rsidRDefault="000B30A6" w:rsidP="000B30A6">
            <w:pPr>
              <w:rPr>
                <w:rFonts w:cs="Calibri"/>
                <w:color w:val="000000"/>
                <w:sz w:val="18"/>
                <w:szCs w:val="18"/>
              </w:rPr>
            </w:pPr>
            <w:r w:rsidRPr="000B30A6">
              <w:rPr>
                <w:rFonts w:cs="Calibri"/>
                <w:color w:val="000000"/>
                <w:sz w:val="18"/>
                <w:szCs w:val="18"/>
              </w:rPr>
              <w:t>0</w:t>
            </w:r>
          </w:p>
        </w:tc>
      </w:tr>
      <w:tr w:rsidR="000B30A6" w:rsidRPr="000B30A6" w14:paraId="42E046F2" w14:textId="2BB68E62" w:rsidTr="000B30A6">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4DD88B4" w14:textId="77777777" w:rsidR="000B30A6" w:rsidRPr="000B30A6" w:rsidRDefault="000B30A6" w:rsidP="000B30A6">
            <w:pPr>
              <w:rPr>
                <w:rFonts w:cs="Calibri"/>
                <w:color w:val="000000"/>
                <w:sz w:val="18"/>
                <w:szCs w:val="18"/>
              </w:rPr>
            </w:pPr>
            <w:r w:rsidRPr="000B30A6">
              <w:rPr>
                <w:rFonts w:cs="Calibri"/>
                <w:color w:val="000000"/>
                <w:sz w:val="18"/>
                <w:szCs w:val="18"/>
              </w:rPr>
              <w:t>divisa</w:t>
            </w:r>
          </w:p>
        </w:tc>
        <w:tc>
          <w:tcPr>
            <w:tcW w:w="4899" w:type="dxa"/>
            <w:tcBorders>
              <w:top w:val="nil"/>
              <w:left w:val="nil"/>
              <w:bottom w:val="single" w:sz="4" w:space="0" w:color="auto"/>
              <w:right w:val="single" w:sz="4" w:space="0" w:color="auto"/>
            </w:tcBorders>
            <w:shd w:val="clear" w:color="auto" w:fill="auto"/>
            <w:noWrap/>
            <w:hideMark/>
          </w:tcPr>
          <w:p w14:paraId="4F9756E5" w14:textId="77777777" w:rsidR="000B30A6" w:rsidRPr="000B30A6" w:rsidRDefault="000B30A6" w:rsidP="000B30A6">
            <w:pPr>
              <w:rPr>
                <w:rFonts w:cs="Calibri"/>
                <w:color w:val="000000"/>
                <w:sz w:val="18"/>
                <w:szCs w:val="18"/>
              </w:rPr>
            </w:pPr>
            <w:r w:rsidRPr="000B30A6">
              <w:rPr>
                <w:rFonts w:cs="Calibri"/>
                <w:color w:val="000000"/>
                <w:sz w:val="18"/>
                <w:szCs w:val="18"/>
              </w:rPr>
              <w:t>Código da moeda</w:t>
            </w:r>
          </w:p>
          <w:p w14:paraId="23C56F2C" w14:textId="77777777" w:rsidR="000B30A6" w:rsidRPr="000B30A6" w:rsidRDefault="000B30A6" w:rsidP="000B30A6">
            <w:pPr>
              <w:pStyle w:val="ListParagraph"/>
              <w:numPr>
                <w:ilvl w:val="0"/>
                <w:numId w:val="11"/>
              </w:numPr>
              <w:rPr>
                <w:rFonts w:cs="Calibri"/>
                <w:color w:val="000000"/>
                <w:sz w:val="18"/>
                <w:szCs w:val="18"/>
              </w:rPr>
            </w:pPr>
            <w:r w:rsidRPr="000B30A6">
              <w:rPr>
                <w:rFonts w:cs="Calibri"/>
                <w:color w:val="000000"/>
                <w:sz w:val="18"/>
                <w:szCs w:val="18"/>
              </w:rPr>
              <w:t>Corresponde ao código da moeda de denominação do contrato.</w:t>
            </w:r>
          </w:p>
          <w:p w14:paraId="71D249D7" w14:textId="47F539BD" w:rsidR="000B30A6" w:rsidRPr="000B30A6" w:rsidRDefault="000B30A6" w:rsidP="000B30A6">
            <w:pPr>
              <w:pStyle w:val="ListParagraph"/>
              <w:numPr>
                <w:ilvl w:val="0"/>
                <w:numId w:val="11"/>
              </w:numPr>
              <w:rPr>
                <w:rFonts w:cs="Calibri"/>
                <w:color w:val="000000"/>
                <w:sz w:val="18"/>
                <w:szCs w:val="18"/>
              </w:rPr>
            </w:pPr>
            <w:r w:rsidRPr="000B30A6">
              <w:rPr>
                <w:rFonts w:cs="Calibri"/>
                <w:color w:val="000000"/>
                <w:sz w:val="18"/>
                <w:szCs w:val="18"/>
              </w:rPr>
              <w:t>Neste caso, todos os registos estão preenchidos com ‘EUR’, indicando que a divisa associada ao contrato é o Euro</w:t>
            </w:r>
            <w:r w:rsidRPr="000B30A6">
              <w:rPr>
                <w:rFonts w:cs="Calibri"/>
                <w:sz w:val="18"/>
                <w:szCs w:val="18"/>
              </w:rPr>
              <w:t>.</w:t>
            </w:r>
          </w:p>
        </w:tc>
        <w:tc>
          <w:tcPr>
            <w:tcW w:w="897" w:type="dxa"/>
            <w:tcBorders>
              <w:top w:val="nil"/>
              <w:left w:val="nil"/>
              <w:bottom w:val="single" w:sz="4" w:space="0" w:color="auto"/>
              <w:right w:val="single" w:sz="4" w:space="0" w:color="auto"/>
            </w:tcBorders>
            <w:shd w:val="clear" w:color="auto" w:fill="auto"/>
            <w:noWrap/>
            <w:hideMark/>
          </w:tcPr>
          <w:p w14:paraId="2B679F0A" w14:textId="77777777" w:rsidR="000B30A6" w:rsidRPr="000B30A6" w:rsidRDefault="000B30A6" w:rsidP="000B30A6">
            <w:pPr>
              <w:rPr>
                <w:rFonts w:cs="Calibri"/>
                <w:color w:val="000000"/>
                <w:sz w:val="18"/>
                <w:szCs w:val="18"/>
              </w:rPr>
            </w:pPr>
            <w:r w:rsidRPr="000B30A6">
              <w:rPr>
                <w:rFonts w:cs="Calibri"/>
                <w:color w:val="000000"/>
                <w:sz w:val="18"/>
                <w:szCs w:val="18"/>
              </w:rPr>
              <w:t>String</w:t>
            </w:r>
          </w:p>
        </w:tc>
        <w:tc>
          <w:tcPr>
            <w:tcW w:w="1601" w:type="dxa"/>
            <w:tcBorders>
              <w:top w:val="nil"/>
              <w:left w:val="nil"/>
              <w:bottom w:val="single" w:sz="4" w:space="0" w:color="auto"/>
              <w:right w:val="single" w:sz="4" w:space="0" w:color="auto"/>
            </w:tcBorders>
          </w:tcPr>
          <w:p w14:paraId="47E64A9B" w14:textId="13524333" w:rsidR="000B30A6" w:rsidRPr="000B30A6" w:rsidRDefault="000B30A6" w:rsidP="000B30A6">
            <w:pPr>
              <w:rPr>
                <w:rFonts w:cs="Calibri"/>
                <w:color w:val="000000"/>
                <w:sz w:val="18"/>
                <w:szCs w:val="18"/>
              </w:rPr>
            </w:pPr>
            <w:r w:rsidRPr="000B30A6">
              <w:rPr>
                <w:rFonts w:cs="Calibri"/>
                <w:color w:val="000000"/>
                <w:sz w:val="18"/>
                <w:szCs w:val="18"/>
              </w:rPr>
              <w:t>MUG (APMT0100048766)</w:t>
            </w:r>
          </w:p>
        </w:tc>
        <w:tc>
          <w:tcPr>
            <w:tcW w:w="1814" w:type="dxa"/>
            <w:tcBorders>
              <w:top w:val="nil"/>
              <w:left w:val="nil"/>
              <w:bottom w:val="single" w:sz="4" w:space="0" w:color="auto"/>
              <w:right w:val="single" w:sz="4" w:space="0" w:color="auto"/>
            </w:tcBorders>
          </w:tcPr>
          <w:p w14:paraId="7CBD8841" w14:textId="5861CC2F" w:rsidR="000B30A6" w:rsidRPr="0097473D" w:rsidRDefault="0097473D" w:rsidP="000B30A6">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10183172" w14:textId="59E7D289" w:rsidR="000B30A6" w:rsidRPr="000B30A6" w:rsidRDefault="000B30A6" w:rsidP="000B30A6">
            <w:pPr>
              <w:rPr>
                <w:rFonts w:cs="Calibri"/>
                <w:color w:val="000000"/>
                <w:sz w:val="18"/>
                <w:szCs w:val="18"/>
              </w:rPr>
            </w:pPr>
            <w:r w:rsidRPr="000B30A6">
              <w:rPr>
                <w:rFonts w:cs="Calibri"/>
                <w:sz w:val="18"/>
                <w:szCs w:val="18"/>
              </w:rPr>
              <w:t>N/A</w:t>
            </w:r>
          </w:p>
        </w:tc>
        <w:tc>
          <w:tcPr>
            <w:tcW w:w="2126" w:type="dxa"/>
            <w:tcBorders>
              <w:top w:val="nil"/>
              <w:left w:val="nil"/>
              <w:bottom w:val="single" w:sz="4" w:space="0" w:color="auto"/>
              <w:right w:val="single" w:sz="4" w:space="0" w:color="auto"/>
            </w:tcBorders>
          </w:tcPr>
          <w:p w14:paraId="15811BD9" w14:textId="2D84B401" w:rsidR="000B30A6" w:rsidRPr="000B30A6" w:rsidRDefault="000B30A6" w:rsidP="000B30A6">
            <w:pPr>
              <w:rPr>
                <w:rFonts w:cs="Calibri"/>
                <w:color w:val="000000"/>
                <w:sz w:val="18"/>
                <w:szCs w:val="18"/>
              </w:rPr>
            </w:pPr>
            <w:r w:rsidRPr="000B30A6">
              <w:rPr>
                <w:rFonts w:cs="Calibri"/>
                <w:color w:val="000000"/>
                <w:sz w:val="18"/>
                <w:szCs w:val="18"/>
              </w:rPr>
              <w:t>EUR</w:t>
            </w:r>
          </w:p>
        </w:tc>
      </w:tr>
      <w:tr w:rsidR="000B30A6" w:rsidRPr="000B30A6" w14:paraId="41B5F11B" w14:textId="3A171713" w:rsidTr="000B30A6">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10E7E1E" w14:textId="77777777" w:rsidR="000B30A6" w:rsidRPr="000B30A6" w:rsidRDefault="000B30A6" w:rsidP="000B30A6">
            <w:pPr>
              <w:rPr>
                <w:rFonts w:cs="Calibri"/>
                <w:color w:val="000000"/>
                <w:sz w:val="18"/>
                <w:szCs w:val="18"/>
              </w:rPr>
            </w:pPr>
            <w:r w:rsidRPr="000B30A6">
              <w:rPr>
                <w:rFonts w:cs="Calibri"/>
                <w:color w:val="000000"/>
                <w:sz w:val="18"/>
                <w:szCs w:val="18"/>
              </w:rPr>
              <w:t>tipgarbl</w:t>
            </w:r>
          </w:p>
        </w:tc>
        <w:tc>
          <w:tcPr>
            <w:tcW w:w="4899" w:type="dxa"/>
            <w:tcBorders>
              <w:top w:val="nil"/>
              <w:left w:val="nil"/>
              <w:bottom w:val="single" w:sz="4" w:space="0" w:color="auto"/>
              <w:right w:val="single" w:sz="4" w:space="0" w:color="auto"/>
            </w:tcBorders>
            <w:shd w:val="clear" w:color="auto" w:fill="auto"/>
            <w:noWrap/>
            <w:hideMark/>
          </w:tcPr>
          <w:p w14:paraId="4AE7FF06" w14:textId="5E75EFFC" w:rsidR="000B30A6" w:rsidRPr="000B30A6" w:rsidRDefault="000B30A6" w:rsidP="000B30A6">
            <w:pPr>
              <w:rPr>
                <w:rFonts w:cs="Calibri"/>
                <w:color w:val="000000"/>
                <w:sz w:val="18"/>
                <w:szCs w:val="18"/>
              </w:rPr>
            </w:pPr>
            <w:r w:rsidRPr="000B30A6">
              <w:rPr>
                <w:rFonts w:cs="Calibri"/>
                <w:color w:val="000000"/>
                <w:sz w:val="18"/>
                <w:szCs w:val="18"/>
              </w:rPr>
              <w:t>Tipo de Garantia – Local</w:t>
            </w:r>
          </w:p>
          <w:p w14:paraId="5957409D" w14:textId="488F5D15" w:rsidR="000B30A6" w:rsidRPr="000B30A6" w:rsidRDefault="000B30A6" w:rsidP="000B30A6">
            <w:pPr>
              <w:pStyle w:val="ListParagraph"/>
              <w:numPr>
                <w:ilvl w:val="0"/>
                <w:numId w:val="22"/>
              </w:numPr>
              <w:rPr>
                <w:rFonts w:cs="Calibri"/>
                <w:color w:val="000000"/>
                <w:sz w:val="18"/>
                <w:szCs w:val="18"/>
              </w:rPr>
            </w:pPr>
            <w:r w:rsidRPr="000B30A6">
              <w:rPr>
                <w:rFonts w:cs="Calibri"/>
                <w:color w:val="000000"/>
                <w:sz w:val="18"/>
                <w:szCs w:val="18"/>
              </w:rPr>
              <w:t>Campo identifica o tipo de garantia (se pessoal ou real), de forma a incluir a valoração das mesmas.</w:t>
            </w:r>
          </w:p>
          <w:p w14:paraId="14091453" w14:textId="34A80602" w:rsidR="000B30A6" w:rsidRPr="000B30A6" w:rsidRDefault="000B30A6" w:rsidP="000B30A6">
            <w:pPr>
              <w:pStyle w:val="ListParagraph"/>
              <w:numPr>
                <w:ilvl w:val="0"/>
                <w:numId w:val="22"/>
              </w:numPr>
              <w:rPr>
                <w:rFonts w:cs="Calibri"/>
                <w:color w:val="000000"/>
                <w:sz w:val="18"/>
                <w:szCs w:val="18"/>
              </w:rPr>
            </w:pPr>
            <w:r w:rsidRPr="000B30A6">
              <w:rPr>
                <w:rFonts w:cs="Calibri"/>
                <w:color w:val="000000"/>
                <w:sz w:val="18"/>
                <w:szCs w:val="18"/>
              </w:rPr>
              <w:t>Neste caso, apenas temos garantias reais, pelo que, o campo será preenchido com ‘0’.</w:t>
            </w:r>
            <w:r w:rsidRPr="000B30A6">
              <w:rPr>
                <w:rFonts w:cs="Calibri"/>
                <w:color w:val="FF5A5A" w:themeColor="accent1" w:themeTint="99"/>
                <w:sz w:val="18"/>
                <w:szCs w:val="18"/>
              </w:rPr>
              <w:t xml:space="preserve"> </w:t>
            </w:r>
          </w:p>
        </w:tc>
        <w:tc>
          <w:tcPr>
            <w:tcW w:w="897" w:type="dxa"/>
            <w:tcBorders>
              <w:top w:val="nil"/>
              <w:left w:val="nil"/>
              <w:bottom w:val="single" w:sz="4" w:space="0" w:color="auto"/>
              <w:right w:val="single" w:sz="4" w:space="0" w:color="auto"/>
            </w:tcBorders>
            <w:shd w:val="clear" w:color="auto" w:fill="auto"/>
            <w:noWrap/>
            <w:hideMark/>
          </w:tcPr>
          <w:p w14:paraId="3B5D7C4F" w14:textId="77777777" w:rsidR="000B30A6" w:rsidRPr="000B30A6" w:rsidRDefault="000B30A6" w:rsidP="000B30A6">
            <w:pPr>
              <w:rPr>
                <w:rFonts w:cs="Calibri"/>
                <w:color w:val="000000"/>
                <w:sz w:val="18"/>
                <w:szCs w:val="18"/>
              </w:rPr>
            </w:pPr>
            <w:r w:rsidRPr="000B30A6">
              <w:rPr>
                <w:rFonts w:cs="Calibri"/>
                <w:color w:val="000000"/>
                <w:sz w:val="18"/>
                <w:szCs w:val="18"/>
              </w:rPr>
              <w:t>String</w:t>
            </w:r>
          </w:p>
        </w:tc>
        <w:tc>
          <w:tcPr>
            <w:tcW w:w="1601" w:type="dxa"/>
            <w:tcBorders>
              <w:top w:val="nil"/>
              <w:left w:val="nil"/>
              <w:bottom w:val="single" w:sz="4" w:space="0" w:color="auto"/>
              <w:right w:val="single" w:sz="4" w:space="0" w:color="auto"/>
            </w:tcBorders>
          </w:tcPr>
          <w:p w14:paraId="14FE730C" w14:textId="56FA42DC" w:rsidR="000B30A6" w:rsidRPr="000B30A6" w:rsidRDefault="000B30A6" w:rsidP="000B30A6">
            <w:pPr>
              <w:rPr>
                <w:rFonts w:cs="Calibri"/>
                <w:color w:val="000000"/>
                <w:sz w:val="18"/>
                <w:szCs w:val="18"/>
              </w:rPr>
            </w:pPr>
            <w:r w:rsidRPr="000B30A6">
              <w:rPr>
                <w:rFonts w:cs="Calibri"/>
                <w:color w:val="000000"/>
                <w:sz w:val="18"/>
                <w:szCs w:val="18"/>
              </w:rPr>
              <w:t>MUG (APMT0100048766)</w:t>
            </w:r>
          </w:p>
        </w:tc>
        <w:tc>
          <w:tcPr>
            <w:tcW w:w="1814" w:type="dxa"/>
            <w:tcBorders>
              <w:top w:val="nil"/>
              <w:left w:val="nil"/>
              <w:bottom w:val="single" w:sz="4" w:space="0" w:color="auto"/>
              <w:right w:val="single" w:sz="4" w:space="0" w:color="auto"/>
            </w:tcBorders>
          </w:tcPr>
          <w:p w14:paraId="2DF5AF67" w14:textId="34B1DFA2" w:rsidR="000B30A6" w:rsidRPr="0097473D" w:rsidRDefault="0097473D" w:rsidP="000B30A6">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622AC104" w14:textId="12CD8C5C" w:rsidR="000B30A6" w:rsidRPr="000B30A6" w:rsidRDefault="000B30A6" w:rsidP="000B30A6">
            <w:pPr>
              <w:rPr>
                <w:rFonts w:cs="Calibri"/>
                <w:color w:val="000000"/>
                <w:sz w:val="18"/>
                <w:szCs w:val="18"/>
              </w:rPr>
            </w:pPr>
            <w:r w:rsidRPr="000B30A6">
              <w:rPr>
                <w:rFonts w:cs="Calibri"/>
                <w:sz w:val="18"/>
                <w:szCs w:val="18"/>
              </w:rPr>
              <w:t>N/A</w:t>
            </w:r>
          </w:p>
        </w:tc>
        <w:tc>
          <w:tcPr>
            <w:tcW w:w="2126" w:type="dxa"/>
            <w:tcBorders>
              <w:top w:val="nil"/>
              <w:left w:val="nil"/>
              <w:bottom w:val="single" w:sz="4" w:space="0" w:color="auto"/>
              <w:right w:val="single" w:sz="4" w:space="0" w:color="auto"/>
            </w:tcBorders>
          </w:tcPr>
          <w:p w14:paraId="22DD0F3E" w14:textId="728E6662" w:rsidR="000B30A6" w:rsidRPr="000B30A6" w:rsidRDefault="000B30A6" w:rsidP="000B30A6">
            <w:pPr>
              <w:rPr>
                <w:rFonts w:cs="Calibri"/>
                <w:color w:val="000000"/>
                <w:sz w:val="18"/>
                <w:szCs w:val="18"/>
              </w:rPr>
            </w:pPr>
            <w:r w:rsidRPr="000B30A6">
              <w:rPr>
                <w:rFonts w:cs="Calibri"/>
                <w:color w:val="000000"/>
                <w:sz w:val="18"/>
                <w:szCs w:val="18"/>
              </w:rPr>
              <w:t>0</w:t>
            </w:r>
          </w:p>
        </w:tc>
      </w:tr>
      <w:tr w:rsidR="000B30A6" w:rsidRPr="000B30A6" w14:paraId="00413549" w14:textId="34CB345E" w:rsidTr="000B30A6">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BEF81B4" w14:textId="77777777" w:rsidR="000B30A6" w:rsidRPr="000B30A6" w:rsidRDefault="000B30A6" w:rsidP="000B30A6">
            <w:pPr>
              <w:rPr>
                <w:rFonts w:cs="Calibri"/>
                <w:color w:val="000000"/>
                <w:sz w:val="18"/>
                <w:szCs w:val="18"/>
              </w:rPr>
            </w:pPr>
            <w:r w:rsidRPr="000B30A6">
              <w:rPr>
                <w:rFonts w:cs="Calibri"/>
                <w:color w:val="000000"/>
                <w:sz w:val="18"/>
                <w:szCs w:val="18"/>
              </w:rPr>
              <w:t>coravgp</w:t>
            </w:r>
          </w:p>
        </w:tc>
        <w:tc>
          <w:tcPr>
            <w:tcW w:w="4899" w:type="dxa"/>
            <w:tcBorders>
              <w:top w:val="nil"/>
              <w:left w:val="nil"/>
              <w:bottom w:val="single" w:sz="4" w:space="0" w:color="auto"/>
              <w:right w:val="single" w:sz="4" w:space="0" w:color="auto"/>
            </w:tcBorders>
            <w:shd w:val="clear" w:color="auto" w:fill="auto"/>
            <w:noWrap/>
            <w:hideMark/>
          </w:tcPr>
          <w:p w14:paraId="1679E5A1" w14:textId="77777777" w:rsidR="000B30A6" w:rsidRPr="000B30A6" w:rsidRDefault="000B30A6" w:rsidP="000B30A6">
            <w:pPr>
              <w:rPr>
                <w:rFonts w:cs="Calibri"/>
                <w:color w:val="000000"/>
                <w:sz w:val="18"/>
                <w:szCs w:val="18"/>
              </w:rPr>
            </w:pPr>
            <w:r w:rsidRPr="000B30A6">
              <w:rPr>
                <w:rFonts w:cs="Calibri"/>
                <w:color w:val="000000"/>
                <w:sz w:val="18"/>
                <w:szCs w:val="18"/>
              </w:rPr>
              <w:t>Código de origem da avaliação (valor e data):</w:t>
            </w:r>
          </w:p>
          <w:p w14:paraId="2E4FE1FC" w14:textId="72456A6D" w:rsidR="000B30A6" w:rsidRPr="000B30A6" w:rsidRDefault="000B30A6" w:rsidP="000B30A6">
            <w:pPr>
              <w:pStyle w:val="ListParagraph"/>
              <w:numPr>
                <w:ilvl w:val="0"/>
                <w:numId w:val="32"/>
              </w:numPr>
              <w:rPr>
                <w:rFonts w:cs="Calibri"/>
                <w:color w:val="000000"/>
                <w:sz w:val="18"/>
                <w:szCs w:val="18"/>
              </w:rPr>
            </w:pPr>
            <w:r w:rsidRPr="000B30A6">
              <w:rPr>
                <w:rFonts w:cs="Calibri"/>
                <w:color w:val="000000"/>
                <w:sz w:val="18"/>
                <w:szCs w:val="18"/>
              </w:rPr>
              <w:t>Este campo encontra-se preenchido com o código ‘0’ para todos os registos da tabela, uma vez que a sua informação não é obrigatória no reporte para os casos de uso, sendo apenas mantido para assegurar a estrutura da tabela.</w:t>
            </w:r>
          </w:p>
        </w:tc>
        <w:tc>
          <w:tcPr>
            <w:tcW w:w="897" w:type="dxa"/>
            <w:tcBorders>
              <w:top w:val="nil"/>
              <w:left w:val="nil"/>
              <w:bottom w:val="single" w:sz="4" w:space="0" w:color="auto"/>
              <w:right w:val="single" w:sz="4" w:space="0" w:color="auto"/>
            </w:tcBorders>
            <w:shd w:val="clear" w:color="auto" w:fill="auto"/>
            <w:noWrap/>
            <w:hideMark/>
          </w:tcPr>
          <w:p w14:paraId="499D434F" w14:textId="77777777" w:rsidR="000B30A6" w:rsidRPr="000B30A6" w:rsidRDefault="000B30A6" w:rsidP="000B30A6">
            <w:pPr>
              <w:rPr>
                <w:rFonts w:cs="Calibri"/>
                <w:color w:val="000000"/>
                <w:sz w:val="18"/>
                <w:szCs w:val="18"/>
              </w:rPr>
            </w:pPr>
            <w:r w:rsidRPr="000B30A6">
              <w:rPr>
                <w:rFonts w:cs="Calibri"/>
                <w:color w:val="000000"/>
                <w:sz w:val="18"/>
                <w:szCs w:val="18"/>
              </w:rPr>
              <w:t>String</w:t>
            </w:r>
          </w:p>
        </w:tc>
        <w:tc>
          <w:tcPr>
            <w:tcW w:w="1601" w:type="dxa"/>
            <w:tcBorders>
              <w:top w:val="nil"/>
              <w:left w:val="nil"/>
              <w:bottom w:val="single" w:sz="4" w:space="0" w:color="auto"/>
              <w:right w:val="single" w:sz="4" w:space="0" w:color="auto"/>
            </w:tcBorders>
          </w:tcPr>
          <w:p w14:paraId="0A69F9B1" w14:textId="5BFAA9F2" w:rsidR="000B30A6" w:rsidRPr="000B30A6" w:rsidRDefault="000B30A6" w:rsidP="000B30A6">
            <w:pPr>
              <w:rPr>
                <w:rFonts w:cs="Calibri"/>
                <w:color w:val="000000"/>
                <w:sz w:val="18"/>
                <w:szCs w:val="18"/>
              </w:rPr>
            </w:pPr>
            <w:r w:rsidRPr="000B30A6">
              <w:rPr>
                <w:rFonts w:cs="Calibri"/>
                <w:color w:val="000000"/>
                <w:sz w:val="18"/>
                <w:szCs w:val="18"/>
              </w:rPr>
              <w:t>MUG (APMT0100048766)</w:t>
            </w:r>
          </w:p>
        </w:tc>
        <w:tc>
          <w:tcPr>
            <w:tcW w:w="1814" w:type="dxa"/>
            <w:tcBorders>
              <w:top w:val="nil"/>
              <w:left w:val="nil"/>
              <w:bottom w:val="single" w:sz="4" w:space="0" w:color="auto"/>
              <w:right w:val="single" w:sz="4" w:space="0" w:color="auto"/>
            </w:tcBorders>
          </w:tcPr>
          <w:p w14:paraId="53005336" w14:textId="0BF9F720" w:rsidR="000B30A6" w:rsidRPr="0097473D" w:rsidRDefault="0097473D" w:rsidP="000B30A6">
            <w:pPr>
              <w:rPr>
                <w:rFonts w:cs="Calibri"/>
                <w:i/>
                <w:color w:val="000000"/>
                <w:sz w:val="18"/>
                <w:szCs w:val="18"/>
              </w:rPr>
            </w:pPr>
            <w:r w:rsidRPr="0097473D">
              <w:rPr>
                <w:rFonts w:cs="Calibri"/>
                <w:i/>
                <w:sz w:val="18"/>
                <w:szCs w:val="18"/>
              </w:rPr>
              <w:t>gt011_avalc_imov</w:t>
            </w:r>
          </w:p>
        </w:tc>
        <w:tc>
          <w:tcPr>
            <w:tcW w:w="1134" w:type="dxa"/>
            <w:tcBorders>
              <w:top w:val="nil"/>
              <w:left w:val="nil"/>
              <w:bottom w:val="single" w:sz="4" w:space="0" w:color="auto"/>
              <w:right w:val="single" w:sz="4" w:space="0" w:color="auto"/>
            </w:tcBorders>
          </w:tcPr>
          <w:p w14:paraId="181CA78E" w14:textId="27A8CC55" w:rsidR="000B30A6" w:rsidRPr="000B30A6" w:rsidRDefault="000B30A6" w:rsidP="000B30A6">
            <w:pPr>
              <w:rPr>
                <w:rFonts w:cs="Calibri"/>
                <w:color w:val="000000"/>
                <w:sz w:val="18"/>
                <w:szCs w:val="18"/>
              </w:rPr>
            </w:pPr>
            <w:r w:rsidRPr="000B30A6">
              <w:rPr>
                <w:rFonts w:cs="Calibri"/>
                <w:color w:val="000000"/>
                <w:sz w:val="18"/>
                <w:szCs w:val="18"/>
              </w:rPr>
              <w:t>coravgp</w:t>
            </w:r>
          </w:p>
        </w:tc>
        <w:tc>
          <w:tcPr>
            <w:tcW w:w="2126" w:type="dxa"/>
            <w:tcBorders>
              <w:top w:val="nil"/>
              <w:left w:val="nil"/>
              <w:bottom w:val="single" w:sz="4" w:space="0" w:color="auto"/>
              <w:right w:val="single" w:sz="4" w:space="0" w:color="auto"/>
            </w:tcBorders>
          </w:tcPr>
          <w:p w14:paraId="72A4CC31" w14:textId="11B3AEAD" w:rsidR="000B30A6" w:rsidRPr="000B30A6" w:rsidRDefault="000B30A6" w:rsidP="000B30A6">
            <w:pPr>
              <w:rPr>
                <w:rFonts w:cs="Calibri"/>
                <w:color w:val="000000"/>
                <w:sz w:val="18"/>
                <w:szCs w:val="18"/>
                <w:lang w:val="en-US"/>
              </w:rPr>
            </w:pPr>
            <w:r w:rsidRPr="000B30A6">
              <w:rPr>
                <w:rFonts w:cs="Calibri"/>
                <w:color w:val="000000"/>
                <w:sz w:val="18"/>
                <w:szCs w:val="18"/>
                <w:lang w:val="en-US"/>
              </w:rPr>
              <w:t>WHEN coravgp IN ('G26', 'G39') THEN coravgp</w:t>
            </w:r>
            <w:r w:rsidRPr="000B30A6">
              <w:rPr>
                <w:rFonts w:cs="Calibri"/>
                <w:color w:val="000000"/>
                <w:sz w:val="18"/>
                <w:szCs w:val="18"/>
                <w:lang w:val="en-US"/>
              </w:rPr>
              <w:br/>
              <w:t>ELSE ''</w:t>
            </w:r>
          </w:p>
        </w:tc>
      </w:tr>
      <w:tr w:rsidR="000B30A6" w:rsidRPr="000B30A6" w14:paraId="65308337" w14:textId="178F3233" w:rsidTr="000B30A6">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0A5D914" w14:textId="77777777" w:rsidR="000B30A6" w:rsidRPr="000B30A6" w:rsidRDefault="000B30A6" w:rsidP="000B30A6">
            <w:pPr>
              <w:rPr>
                <w:rFonts w:cs="Calibri"/>
                <w:color w:val="000000"/>
                <w:sz w:val="18"/>
                <w:szCs w:val="18"/>
              </w:rPr>
            </w:pPr>
            <w:r w:rsidRPr="000B30A6">
              <w:rPr>
                <w:rFonts w:cs="Calibri"/>
                <w:color w:val="000000"/>
                <w:sz w:val="18"/>
                <w:szCs w:val="18"/>
              </w:rPr>
              <w:t>ctipreavl</w:t>
            </w:r>
          </w:p>
        </w:tc>
        <w:tc>
          <w:tcPr>
            <w:tcW w:w="4899" w:type="dxa"/>
            <w:tcBorders>
              <w:top w:val="nil"/>
              <w:left w:val="nil"/>
              <w:bottom w:val="single" w:sz="4" w:space="0" w:color="auto"/>
              <w:right w:val="single" w:sz="4" w:space="0" w:color="auto"/>
            </w:tcBorders>
            <w:shd w:val="clear" w:color="auto" w:fill="auto"/>
            <w:noWrap/>
            <w:hideMark/>
          </w:tcPr>
          <w:p w14:paraId="213D7C3B" w14:textId="77777777" w:rsidR="000B30A6" w:rsidRPr="000B30A6" w:rsidRDefault="000B30A6" w:rsidP="000B30A6">
            <w:pPr>
              <w:rPr>
                <w:rFonts w:cs="Calibri"/>
                <w:color w:val="000000"/>
                <w:sz w:val="18"/>
                <w:szCs w:val="18"/>
              </w:rPr>
            </w:pPr>
            <w:r w:rsidRPr="000B30A6">
              <w:rPr>
                <w:rFonts w:cs="Calibri"/>
                <w:color w:val="000000"/>
                <w:sz w:val="18"/>
                <w:szCs w:val="18"/>
              </w:rPr>
              <w:t>Tipo de Reavaliação:</w:t>
            </w:r>
          </w:p>
          <w:p w14:paraId="5585D0DF" w14:textId="7D05DA13" w:rsidR="000B30A6" w:rsidRPr="000B30A6" w:rsidRDefault="000B30A6" w:rsidP="000B30A6">
            <w:pPr>
              <w:pStyle w:val="ListParagraph"/>
              <w:numPr>
                <w:ilvl w:val="0"/>
                <w:numId w:val="32"/>
              </w:numPr>
              <w:rPr>
                <w:rFonts w:cs="Calibri"/>
                <w:color w:val="000000"/>
                <w:sz w:val="18"/>
                <w:szCs w:val="18"/>
              </w:rPr>
            </w:pPr>
            <w:r w:rsidRPr="000B30A6">
              <w:rPr>
                <w:rFonts w:cs="Calibri"/>
                <w:color w:val="000000"/>
                <w:sz w:val="18"/>
                <w:szCs w:val="18"/>
              </w:rPr>
              <w:t>Permite identificar se a informação do registo provém de uma A - avaliação, V - verificação ou R - revisão.</w:t>
            </w:r>
          </w:p>
        </w:tc>
        <w:tc>
          <w:tcPr>
            <w:tcW w:w="897" w:type="dxa"/>
            <w:tcBorders>
              <w:top w:val="nil"/>
              <w:left w:val="nil"/>
              <w:bottom w:val="single" w:sz="4" w:space="0" w:color="auto"/>
              <w:right w:val="single" w:sz="4" w:space="0" w:color="auto"/>
            </w:tcBorders>
            <w:shd w:val="clear" w:color="auto" w:fill="auto"/>
            <w:noWrap/>
            <w:hideMark/>
          </w:tcPr>
          <w:p w14:paraId="09AAE5DD" w14:textId="77777777" w:rsidR="000B30A6" w:rsidRPr="000B30A6" w:rsidRDefault="000B30A6" w:rsidP="000B30A6">
            <w:pPr>
              <w:rPr>
                <w:rFonts w:cs="Calibri"/>
                <w:color w:val="000000"/>
                <w:sz w:val="18"/>
                <w:szCs w:val="18"/>
              </w:rPr>
            </w:pPr>
            <w:r w:rsidRPr="000B30A6">
              <w:rPr>
                <w:rFonts w:cs="Calibri"/>
                <w:color w:val="000000"/>
                <w:sz w:val="18"/>
                <w:szCs w:val="18"/>
              </w:rPr>
              <w:t>String</w:t>
            </w:r>
          </w:p>
        </w:tc>
        <w:tc>
          <w:tcPr>
            <w:tcW w:w="1601" w:type="dxa"/>
            <w:tcBorders>
              <w:top w:val="nil"/>
              <w:left w:val="nil"/>
              <w:bottom w:val="single" w:sz="4" w:space="0" w:color="auto"/>
              <w:right w:val="single" w:sz="4" w:space="0" w:color="auto"/>
            </w:tcBorders>
          </w:tcPr>
          <w:p w14:paraId="7C8ED243" w14:textId="3540D580" w:rsidR="000B30A6" w:rsidRPr="000B30A6" w:rsidRDefault="000B30A6" w:rsidP="000B30A6">
            <w:pPr>
              <w:rPr>
                <w:rFonts w:cs="Calibri"/>
                <w:color w:val="000000"/>
                <w:sz w:val="18"/>
                <w:szCs w:val="18"/>
              </w:rPr>
            </w:pPr>
            <w:r w:rsidRPr="000B30A6">
              <w:rPr>
                <w:rFonts w:cs="Calibri"/>
                <w:color w:val="000000"/>
                <w:sz w:val="18"/>
                <w:szCs w:val="18"/>
              </w:rPr>
              <w:t>MUG (APMT0100048766)</w:t>
            </w:r>
          </w:p>
        </w:tc>
        <w:tc>
          <w:tcPr>
            <w:tcW w:w="1814" w:type="dxa"/>
            <w:tcBorders>
              <w:top w:val="nil"/>
              <w:left w:val="nil"/>
              <w:bottom w:val="single" w:sz="4" w:space="0" w:color="auto"/>
              <w:right w:val="single" w:sz="4" w:space="0" w:color="auto"/>
            </w:tcBorders>
          </w:tcPr>
          <w:p w14:paraId="5551B2F9" w14:textId="437C7948" w:rsidR="000B30A6" w:rsidRPr="0097473D" w:rsidRDefault="0097473D" w:rsidP="000B30A6">
            <w:pPr>
              <w:rPr>
                <w:rFonts w:cs="Calibri"/>
                <w:i/>
                <w:color w:val="000000"/>
                <w:sz w:val="18"/>
                <w:szCs w:val="18"/>
              </w:rPr>
            </w:pPr>
            <w:r w:rsidRPr="0097473D">
              <w:rPr>
                <w:rFonts w:cs="Calibri"/>
                <w:i/>
                <w:sz w:val="18"/>
                <w:szCs w:val="18"/>
              </w:rPr>
              <w:t>gt011_avalc_imov</w:t>
            </w:r>
          </w:p>
        </w:tc>
        <w:tc>
          <w:tcPr>
            <w:tcW w:w="1134" w:type="dxa"/>
            <w:tcBorders>
              <w:top w:val="nil"/>
              <w:left w:val="nil"/>
              <w:bottom w:val="single" w:sz="4" w:space="0" w:color="auto"/>
              <w:right w:val="single" w:sz="4" w:space="0" w:color="auto"/>
            </w:tcBorders>
          </w:tcPr>
          <w:p w14:paraId="4C195A69" w14:textId="4DDE8E3E" w:rsidR="000B30A6" w:rsidRPr="000B30A6" w:rsidRDefault="000B30A6" w:rsidP="000B30A6">
            <w:pPr>
              <w:rPr>
                <w:rFonts w:cs="Calibri"/>
                <w:color w:val="000000"/>
                <w:sz w:val="18"/>
                <w:szCs w:val="18"/>
              </w:rPr>
            </w:pPr>
            <w:r w:rsidRPr="000B30A6">
              <w:rPr>
                <w:rFonts w:cs="Calibri"/>
                <w:sz w:val="18"/>
                <w:szCs w:val="18"/>
              </w:rPr>
              <w:t>coravgp</w:t>
            </w:r>
            <w:r w:rsidRPr="000B30A6">
              <w:rPr>
                <w:rFonts w:cs="Calibri"/>
                <w:sz w:val="18"/>
                <w:szCs w:val="18"/>
              </w:rPr>
              <w:br/>
              <w:t>ctipreavl</w:t>
            </w:r>
          </w:p>
        </w:tc>
        <w:tc>
          <w:tcPr>
            <w:tcW w:w="2126" w:type="dxa"/>
            <w:tcBorders>
              <w:top w:val="nil"/>
              <w:left w:val="nil"/>
              <w:bottom w:val="single" w:sz="4" w:space="0" w:color="auto"/>
              <w:right w:val="single" w:sz="4" w:space="0" w:color="auto"/>
            </w:tcBorders>
          </w:tcPr>
          <w:p w14:paraId="6B8580A7" w14:textId="6E03D0FD" w:rsidR="000B30A6" w:rsidRPr="000B30A6" w:rsidRDefault="000B30A6" w:rsidP="000B30A6">
            <w:pPr>
              <w:rPr>
                <w:rFonts w:cs="Calibri"/>
                <w:color w:val="000000"/>
                <w:sz w:val="18"/>
                <w:szCs w:val="18"/>
                <w:lang w:val="en-US"/>
              </w:rPr>
            </w:pPr>
            <w:r w:rsidRPr="000B30A6">
              <w:rPr>
                <w:rFonts w:cs="Calibri"/>
                <w:color w:val="000000"/>
                <w:sz w:val="18"/>
                <w:szCs w:val="18"/>
                <w:lang w:val="en-US"/>
              </w:rPr>
              <w:t>WHEN coravgp IN ('LT3', 'BIYR1520') THEN ''</w:t>
            </w:r>
            <w:r w:rsidRPr="000B30A6">
              <w:rPr>
                <w:rFonts w:cs="Calibri"/>
                <w:color w:val="000000"/>
                <w:sz w:val="18"/>
                <w:szCs w:val="18"/>
                <w:lang w:val="en-US"/>
              </w:rPr>
              <w:br/>
              <w:t>WHEN coravgp = 'G39' AND ctipreavl = '' THEN 'R'</w:t>
            </w:r>
            <w:r w:rsidRPr="000B30A6">
              <w:rPr>
                <w:rFonts w:cs="Calibri"/>
                <w:color w:val="000000"/>
                <w:sz w:val="18"/>
                <w:szCs w:val="18"/>
                <w:lang w:val="en-US"/>
              </w:rPr>
              <w:br/>
              <w:t>ELSE NVL(ctipreavl, '')</w:t>
            </w:r>
          </w:p>
        </w:tc>
      </w:tr>
      <w:tr w:rsidR="000B30A6" w:rsidRPr="000B30A6" w14:paraId="42893ED5" w14:textId="34CEEA0C" w:rsidTr="000B30A6">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126D1E4" w14:textId="77777777" w:rsidR="000B30A6" w:rsidRPr="000B30A6" w:rsidRDefault="000B30A6" w:rsidP="000B30A6">
            <w:pPr>
              <w:rPr>
                <w:rFonts w:cs="Calibri"/>
                <w:color w:val="000000"/>
                <w:sz w:val="18"/>
                <w:szCs w:val="18"/>
              </w:rPr>
            </w:pPr>
            <w:r w:rsidRPr="000B30A6">
              <w:rPr>
                <w:rFonts w:cs="Calibri"/>
                <w:color w:val="000000"/>
                <w:sz w:val="18"/>
                <w:szCs w:val="18"/>
              </w:rPr>
              <w:t>tipgarbg</w:t>
            </w:r>
          </w:p>
        </w:tc>
        <w:tc>
          <w:tcPr>
            <w:tcW w:w="4899" w:type="dxa"/>
            <w:tcBorders>
              <w:top w:val="nil"/>
              <w:left w:val="nil"/>
              <w:bottom w:val="single" w:sz="4" w:space="0" w:color="auto"/>
              <w:right w:val="single" w:sz="4" w:space="0" w:color="auto"/>
            </w:tcBorders>
            <w:shd w:val="clear" w:color="auto" w:fill="auto"/>
            <w:noWrap/>
            <w:hideMark/>
          </w:tcPr>
          <w:p w14:paraId="7C9507F8" w14:textId="4FF4E021" w:rsidR="000B30A6" w:rsidRPr="000B30A6" w:rsidRDefault="000B30A6" w:rsidP="000B30A6">
            <w:pPr>
              <w:rPr>
                <w:rFonts w:cs="Calibri"/>
                <w:color w:val="000000"/>
                <w:sz w:val="18"/>
                <w:szCs w:val="18"/>
              </w:rPr>
            </w:pPr>
            <w:r w:rsidRPr="000B30A6">
              <w:rPr>
                <w:rFonts w:cs="Calibri"/>
                <w:color w:val="000000"/>
                <w:sz w:val="18"/>
                <w:szCs w:val="18"/>
              </w:rPr>
              <w:t>BG da Garantia</w:t>
            </w:r>
          </w:p>
          <w:p w14:paraId="194EC370" w14:textId="3572F96F" w:rsidR="000B30A6" w:rsidRPr="000B30A6" w:rsidRDefault="000B30A6" w:rsidP="000B30A6">
            <w:pPr>
              <w:pStyle w:val="ListParagraph"/>
              <w:numPr>
                <w:ilvl w:val="0"/>
                <w:numId w:val="32"/>
              </w:numPr>
              <w:rPr>
                <w:rFonts w:cs="Calibri"/>
                <w:color w:val="000000"/>
                <w:sz w:val="18"/>
                <w:szCs w:val="18"/>
              </w:rPr>
            </w:pPr>
            <w:r w:rsidRPr="000B30A6">
              <w:rPr>
                <w:rFonts w:cs="Calibri"/>
                <w:color w:val="000000"/>
                <w:sz w:val="18"/>
                <w:szCs w:val="18"/>
              </w:rPr>
              <w:t>Este campo encontra-se preenchido com o código ‘0’ para todos os registos da tabela, uma vez que a sua informação não é obrigatória no reporte para os casos de uso, sendo apenas mantido para assegurar a estrutura da tabela.</w:t>
            </w:r>
          </w:p>
        </w:tc>
        <w:tc>
          <w:tcPr>
            <w:tcW w:w="897" w:type="dxa"/>
            <w:tcBorders>
              <w:top w:val="nil"/>
              <w:left w:val="nil"/>
              <w:bottom w:val="single" w:sz="4" w:space="0" w:color="auto"/>
              <w:right w:val="single" w:sz="4" w:space="0" w:color="auto"/>
            </w:tcBorders>
            <w:shd w:val="clear" w:color="auto" w:fill="auto"/>
            <w:noWrap/>
            <w:hideMark/>
          </w:tcPr>
          <w:p w14:paraId="7DAC6E95" w14:textId="77777777" w:rsidR="000B30A6" w:rsidRPr="000B30A6" w:rsidRDefault="000B30A6" w:rsidP="000B30A6">
            <w:pPr>
              <w:rPr>
                <w:rFonts w:cs="Calibri"/>
                <w:color w:val="000000"/>
                <w:sz w:val="18"/>
                <w:szCs w:val="18"/>
              </w:rPr>
            </w:pPr>
            <w:r w:rsidRPr="000B30A6">
              <w:rPr>
                <w:rFonts w:cs="Calibri"/>
                <w:color w:val="000000"/>
                <w:sz w:val="18"/>
                <w:szCs w:val="18"/>
              </w:rPr>
              <w:t>String</w:t>
            </w:r>
          </w:p>
        </w:tc>
        <w:tc>
          <w:tcPr>
            <w:tcW w:w="1601" w:type="dxa"/>
            <w:tcBorders>
              <w:top w:val="nil"/>
              <w:left w:val="nil"/>
              <w:bottom w:val="single" w:sz="4" w:space="0" w:color="auto"/>
              <w:right w:val="single" w:sz="4" w:space="0" w:color="auto"/>
            </w:tcBorders>
          </w:tcPr>
          <w:p w14:paraId="4DC43EA1" w14:textId="23756C67" w:rsidR="000B30A6" w:rsidRPr="000B30A6" w:rsidRDefault="000B30A6" w:rsidP="000B30A6">
            <w:pPr>
              <w:rPr>
                <w:rFonts w:cs="Calibri"/>
                <w:color w:val="000000"/>
                <w:sz w:val="18"/>
                <w:szCs w:val="18"/>
              </w:rPr>
            </w:pPr>
            <w:r w:rsidRPr="000B30A6">
              <w:rPr>
                <w:rFonts w:cs="Calibri"/>
                <w:color w:val="000000"/>
                <w:sz w:val="18"/>
                <w:szCs w:val="18"/>
              </w:rPr>
              <w:t>MUG (APMT0100048766)</w:t>
            </w:r>
          </w:p>
        </w:tc>
        <w:tc>
          <w:tcPr>
            <w:tcW w:w="1814" w:type="dxa"/>
            <w:tcBorders>
              <w:top w:val="nil"/>
              <w:left w:val="nil"/>
              <w:bottom w:val="single" w:sz="4" w:space="0" w:color="auto"/>
              <w:right w:val="single" w:sz="4" w:space="0" w:color="auto"/>
            </w:tcBorders>
          </w:tcPr>
          <w:p w14:paraId="53458A01" w14:textId="206F84C4" w:rsidR="000B30A6" w:rsidRPr="0097473D" w:rsidRDefault="0097473D" w:rsidP="000B30A6">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756FE730" w14:textId="408624A7" w:rsidR="000B30A6" w:rsidRPr="000B30A6" w:rsidRDefault="000B30A6" w:rsidP="000B30A6">
            <w:pPr>
              <w:rPr>
                <w:rFonts w:cs="Calibri"/>
                <w:color w:val="000000"/>
                <w:sz w:val="18"/>
                <w:szCs w:val="18"/>
              </w:rPr>
            </w:pPr>
            <w:r w:rsidRPr="000B30A6">
              <w:rPr>
                <w:rFonts w:cs="Calibri"/>
                <w:sz w:val="18"/>
                <w:szCs w:val="18"/>
              </w:rPr>
              <w:t>N/A</w:t>
            </w:r>
          </w:p>
        </w:tc>
        <w:tc>
          <w:tcPr>
            <w:tcW w:w="2126" w:type="dxa"/>
            <w:tcBorders>
              <w:top w:val="nil"/>
              <w:left w:val="nil"/>
              <w:bottom w:val="single" w:sz="4" w:space="0" w:color="auto"/>
              <w:right w:val="single" w:sz="4" w:space="0" w:color="auto"/>
            </w:tcBorders>
          </w:tcPr>
          <w:p w14:paraId="00F593BF" w14:textId="7538F135" w:rsidR="000B30A6" w:rsidRPr="000B30A6" w:rsidRDefault="000B30A6" w:rsidP="000B30A6">
            <w:pPr>
              <w:rPr>
                <w:rFonts w:cs="Calibri"/>
                <w:color w:val="000000"/>
                <w:sz w:val="18"/>
                <w:szCs w:val="18"/>
              </w:rPr>
            </w:pPr>
            <w:r w:rsidRPr="000B30A6">
              <w:rPr>
                <w:rFonts w:cs="Calibri"/>
                <w:color w:val="000000"/>
                <w:sz w:val="18"/>
                <w:szCs w:val="18"/>
              </w:rPr>
              <w:t>0</w:t>
            </w:r>
          </w:p>
        </w:tc>
      </w:tr>
      <w:tr w:rsidR="000B30A6" w:rsidRPr="000B30A6" w14:paraId="76262FC7" w14:textId="4808E0B4" w:rsidTr="000B30A6">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63C55A3" w14:textId="77777777" w:rsidR="000B30A6" w:rsidRPr="000B30A6" w:rsidRDefault="000B30A6" w:rsidP="000B30A6">
            <w:pPr>
              <w:rPr>
                <w:rFonts w:cs="Calibri"/>
                <w:color w:val="000000"/>
                <w:sz w:val="18"/>
                <w:szCs w:val="18"/>
              </w:rPr>
            </w:pPr>
            <w:r w:rsidRPr="000B30A6">
              <w:rPr>
                <w:rFonts w:cs="Calibri"/>
                <w:color w:val="000000"/>
                <w:sz w:val="18"/>
                <w:szCs w:val="18"/>
              </w:rPr>
              <w:t>iact_gp</w:t>
            </w:r>
          </w:p>
        </w:tc>
        <w:tc>
          <w:tcPr>
            <w:tcW w:w="4899" w:type="dxa"/>
            <w:tcBorders>
              <w:top w:val="nil"/>
              <w:left w:val="nil"/>
              <w:bottom w:val="single" w:sz="4" w:space="0" w:color="auto"/>
              <w:right w:val="single" w:sz="4" w:space="0" w:color="auto"/>
            </w:tcBorders>
            <w:shd w:val="clear" w:color="auto" w:fill="auto"/>
            <w:noWrap/>
            <w:hideMark/>
          </w:tcPr>
          <w:p w14:paraId="64A70763" w14:textId="77777777" w:rsidR="000B30A6" w:rsidRPr="000B30A6" w:rsidRDefault="000B30A6" w:rsidP="000B30A6">
            <w:pPr>
              <w:rPr>
                <w:rFonts w:cs="Calibri"/>
                <w:color w:val="000000"/>
                <w:sz w:val="18"/>
                <w:szCs w:val="18"/>
              </w:rPr>
            </w:pPr>
            <w:r w:rsidRPr="000B30A6">
              <w:rPr>
                <w:rFonts w:cs="Calibri"/>
                <w:color w:val="000000"/>
                <w:sz w:val="18"/>
                <w:szCs w:val="18"/>
              </w:rPr>
              <w:t>Indicador dos dados avaliação:</w:t>
            </w:r>
          </w:p>
          <w:p w14:paraId="73AE0309" w14:textId="716073AF" w:rsidR="000B30A6" w:rsidRPr="000B30A6" w:rsidRDefault="000B30A6" w:rsidP="000B30A6">
            <w:pPr>
              <w:pStyle w:val="ListParagraph"/>
              <w:numPr>
                <w:ilvl w:val="0"/>
                <w:numId w:val="32"/>
              </w:numPr>
              <w:rPr>
                <w:rFonts w:cs="Calibri"/>
                <w:color w:val="000000"/>
                <w:sz w:val="18"/>
                <w:szCs w:val="18"/>
              </w:rPr>
            </w:pPr>
            <w:r w:rsidRPr="000B30A6">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897" w:type="dxa"/>
            <w:tcBorders>
              <w:top w:val="nil"/>
              <w:left w:val="nil"/>
              <w:bottom w:val="single" w:sz="4" w:space="0" w:color="auto"/>
              <w:right w:val="single" w:sz="4" w:space="0" w:color="auto"/>
            </w:tcBorders>
            <w:shd w:val="clear" w:color="auto" w:fill="auto"/>
            <w:noWrap/>
            <w:hideMark/>
          </w:tcPr>
          <w:p w14:paraId="75B772A4" w14:textId="77777777" w:rsidR="000B30A6" w:rsidRPr="000B30A6" w:rsidRDefault="000B30A6" w:rsidP="000B30A6">
            <w:pPr>
              <w:rPr>
                <w:rFonts w:cs="Calibri"/>
                <w:color w:val="000000"/>
                <w:sz w:val="18"/>
                <w:szCs w:val="18"/>
              </w:rPr>
            </w:pPr>
            <w:r w:rsidRPr="000B30A6">
              <w:rPr>
                <w:rFonts w:cs="Calibri"/>
                <w:color w:val="000000"/>
                <w:sz w:val="18"/>
                <w:szCs w:val="18"/>
              </w:rPr>
              <w:t>String</w:t>
            </w:r>
          </w:p>
        </w:tc>
        <w:tc>
          <w:tcPr>
            <w:tcW w:w="1601" w:type="dxa"/>
            <w:tcBorders>
              <w:top w:val="nil"/>
              <w:left w:val="nil"/>
              <w:bottom w:val="single" w:sz="4" w:space="0" w:color="auto"/>
              <w:right w:val="single" w:sz="4" w:space="0" w:color="auto"/>
            </w:tcBorders>
          </w:tcPr>
          <w:p w14:paraId="43E26563" w14:textId="248A7697" w:rsidR="000B30A6" w:rsidRPr="000B30A6" w:rsidRDefault="000B30A6" w:rsidP="000B30A6">
            <w:pPr>
              <w:rPr>
                <w:rFonts w:cs="Calibri"/>
                <w:color w:val="000000"/>
                <w:sz w:val="18"/>
                <w:szCs w:val="18"/>
              </w:rPr>
            </w:pPr>
            <w:r w:rsidRPr="000B30A6">
              <w:rPr>
                <w:rFonts w:cs="Calibri"/>
                <w:color w:val="000000"/>
                <w:sz w:val="18"/>
                <w:szCs w:val="18"/>
              </w:rPr>
              <w:t>MUG (APMT0100048766)</w:t>
            </w:r>
          </w:p>
        </w:tc>
        <w:tc>
          <w:tcPr>
            <w:tcW w:w="1814" w:type="dxa"/>
            <w:tcBorders>
              <w:top w:val="nil"/>
              <w:left w:val="nil"/>
              <w:bottom w:val="single" w:sz="4" w:space="0" w:color="auto"/>
              <w:right w:val="single" w:sz="4" w:space="0" w:color="auto"/>
            </w:tcBorders>
          </w:tcPr>
          <w:p w14:paraId="415DC442" w14:textId="00BC2BC6" w:rsidR="000B30A6" w:rsidRPr="0097473D" w:rsidRDefault="0097473D" w:rsidP="000B30A6">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3A635E9F" w14:textId="2D5D88F6" w:rsidR="000B30A6" w:rsidRPr="000B30A6" w:rsidRDefault="000B30A6" w:rsidP="000B30A6">
            <w:pPr>
              <w:rPr>
                <w:rFonts w:cs="Calibri"/>
                <w:color w:val="000000"/>
                <w:sz w:val="18"/>
                <w:szCs w:val="18"/>
              </w:rPr>
            </w:pPr>
            <w:r w:rsidRPr="000B30A6">
              <w:rPr>
                <w:rFonts w:cs="Calibri"/>
                <w:sz w:val="18"/>
                <w:szCs w:val="18"/>
              </w:rPr>
              <w:t>N/A</w:t>
            </w:r>
          </w:p>
        </w:tc>
        <w:tc>
          <w:tcPr>
            <w:tcW w:w="2126" w:type="dxa"/>
            <w:tcBorders>
              <w:top w:val="nil"/>
              <w:left w:val="nil"/>
              <w:bottom w:val="single" w:sz="4" w:space="0" w:color="auto"/>
              <w:right w:val="single" w:sz="4" w:space="0" w:color="auto"/>
            </w:tcBorders>
          </w:tcPr>
          <w:p w14:paraId="17A145D1" w14:textId="785C0A86" w:rsidR="000B30A6" w:rsidRPr="000B30A6" w:rsidRDefault="000B30A6" w:rsidP="000B30A6">
            <w:pPr>
              <w:rPr>
                <w:rFonts w:cs="Calibri"/>
                <w:color w:val="000000"/>
                <w:sz w:val="18"/>
                <w:szCs w:val="18"/>
              </w:rPr>
            </w:pPr>
            <w:r w:rsidRPr="000B30A6">
              <w:rPr>
                <w:rFonts w:cs="Calibri"/>
                <w:color w:val="000000"/>
                <w:sz w:val="18"/>
                <w:szCs w:val="18"/>
              </w:rPr>
              <w:t>Vazio</w:t>
            </w:r>
          </w:p>
        </w:tc>
      </w:tr>
      <w:tr w:rsidR="000B30A6" w:rsidRPr="000B30A6" w14:paraId="0AF7387E" w14:textId="6BE80609" w:rsidTr="000B30A6">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203EBB7" w14:textId="77777777" w:rsidR="000B30A6" w:rsidRPr="000B30A6" w:rsidRDefault="000B30A6" w:rsidP="000B30A6">
            <w:pPr>
              <w:rPr>
                <w:rFonts w:cs="Calibri"/>
                <w:color w:val="000000"/>
                <w:sz w:val="18"/>
                <w:szCs w:val="18"/>
              </w:rPr>
            </w:pPr>
            <w:r w:rsidRPr="000B30A6">
              <w:rPr>
                <w:rFonts w:cs="Calibri"/>
                <w:color w:val="000000"/>
                <w:sz w:val="18"/>
                <w:szCs w:val="18"/>
              </w:rPr>
              <w:lastRenderedPageBreak/>
              <w:t>ref_date</w:t>
            </w:r>
          </w:p>
        </w:tc>
        <w:tc>
          <w:tcPr>
            <w:tcW w:w="4899" w:type="dxa"/>
            <w:tcBorders>
              <w:top w:val="nil"/>
              <w:left w:val="nil"/>
              <w:bottom w:val="single" w:sz="4" w:space="0" w:color="auto"/>
              <w:right w:val="single" w:sz="4" w:space="0" w:color="auto"/>
            </w:tcBorders>
            <w:shd w:val="clear" w:color="auto" w:fill="auto"/>
            <w:noWrap/>
            <w:hideMark/>
          </w:tcPr>
          <w:p w14:paraId="4A38B9F1" w14:textId="77777777" w:rsidR="000B30A6" w:rsidRPr="000B30A6" w:rsidRDefault="000B30A6" w:rsidP="000B30A6">
            <w:pPr>
              <w:rPr>
                <w:rFonts w:cs="Calibri"/>
                <w:color w:val="000000"/>
                <w:sz w:val="18"/>
                <w:szCs w:val="18"/>
              </w:rPr>
            </w:pPr>
            <w:r w:rsidRPr="000B30A6">
              <w:rPr>
                <w:rFonts w:cs="Calibri"/>
                <w:color w:val="000000"/>
                <w:sz w:val="18"/>
                <w:szCs w:val="18"/>
              </w:rPr>
              <w:t>Data de referência dos dados:</w:t>
            </w:r>
          </w:p>
          <w:p w14:paraId="7D423BAC" w14:textId="77777777" w:rsidR="000B30A6" w:rsidRPr="000B30A6" w:rsidRDefault="000B30A6" w:rsidP="000B30A6">
            <w:pPr>
              <w:pStyle w:val="ListParagraph"/>
              <w:numPr>
                <w:ilvl w:val="0"/>
                <w:numId w:val="7"/>
              </w:numPr>
              <w:rPr>
                <w:rFonts w:cs="Calibri"/>
                <w:color w:val="000000"/>
                <w:sz w:val="18"/>
                <w:szCs w:val="18"/>
              </w:rPr>
            </w:pPr>
            <w:r w:rsidRPr="000B30A6">
              <w:rPr>
                <w:rFonts w:cs="Calibri"/>
                <w:color w:val="000000"/>
                <w:sz w:val="18"/>
                <w:szCs w:val="18"/>
              </w:rPr>
              <w:t xml:space="preserve">Todas as tabelas de output dos motores incluem sempre o campo ‘ref_date’ que reflete a data de referência dos dados. </w:t>
            </w:r>
          </w:p>
          <w:p w14:paraId="70F82F9D" w14:textId="77777777" w:rsidR="000B30A6" w:rsidRPr="000B30A6" w:rsidRDefault="000B30A6" w:rsidP="000B30A6">
            <w:pPr>
              <w:pStyle w:val="ListParagraph"/>
              <w:numPr>
                <w:ilvl w:val="0"/>
                <w:numId w:val="7"/>
              </w:numPr>
              <w:rPr>
                <w:rFonts w:cs="Calibri"/>
                <w:color w:val="000000"/>
                <w:sz w:val="18"/>
                <w:szCs w:val="18"/>
              </w:rPr>
            </w:pPr>
            <w:r w:rsidRPr="000B30A6">
              <w:rPr>
                <w:rFonts w:cs="Calibri"/>
                <w:color w:val="000000"/>
                <w:sz w:val="18"/>
                <w:szCs w:val="18"/>
              </w:rPr>
              <w:t>Dado que as tabelas de interface do MUG são mensais, este campo informará o último dia útil a que respeitam todos os dados dessa partição temporal. Note-se que, no caso do último dia de calendário do mês não ser um dia útil, o será criada automaticamente uma partição temporal com referência ao último dia de calendário do mês, e preencherá essa partição com os dados registados no último dia útil desse mês.</w:t>
            </w:r>
          </w:p>
          <w:p w14:paraId="5B76A039" w14:textId="0966AA35" w:rsidR="000B30A6" w:rsidRPr="000B30A6" w:rsidRDefault="000B30A6" w:rsidP="000B30A6">
            <w:pPr>
              <w:pStyle w:val="ListParagraph"/>
              <w:numPr>
                <w:ilvl w:val="0"/>
                <w:numId w:val="7"/>
              </w:numPr>
              <w:rPr>
                <w:rFonts w:cs="Calibri"/>
                <w:color w:val="000000"/>
                <w:sz w:val="18"/>
                <w:szCs w:val="18"/>
              </w:rPr>
            </w:pPr>
            <w:r w:rsidRPr="000B30A6">
              <w:rPr>
                <w:rFonts w:cs="Calibri"/>
                <w:color w:val="000000"/>
                <w:sz w:val="18"/>
                <w:szCs w:val="18"/>
              </w:rPr>
              <w:t>Todas as datas no modelo respeitam o formato  ‘aaaa-mm-dd’.</w:t>
            </w:r>
          </w:p>
        </w:tc>
        <w:tc>
          <w:tcPr>
            <w:tcW w:w="897" w:type="dxa"/>
            <w:tcBorders>
              <w:top w:val="nil"/>
              <w:left w:val="nil"/>
              <w:bottom w:val="single" w:sz="4" w:space="0" w:color="auto"/>
              <w:right w:val="single" w:sz="4" w:space="0" w:color="auto"/>
            </w:tcBorders>
            <w:shd w:val="clear" w:color="auto" w:fill="auto"/>
            <w:noWrap/>
            <w:hideMark/>
          </w:tcPr>
          <w:p w14:paraId="70ED9541" w14:textId="77777777" w:rsidR="000B30A6" w:rsidRPr="000B30A6" w:rsidRDefault="000B30A6" w:rsidP="000B30A6">
            <w:pPr>
              <w:rPr>
                <w:rFonts w:cs="Calibri"/>
                <w:color w:val="000000"/>
                <w:sz w:val="18"/>
                <w:szCs w:val="18"/>
              </w:rPr>
            </w:pPr>
            <w:r w:rsidRPr="000B30A6">
              <w:rPr>
                <w:rFonts w:cs="Calibri"/>
                <w:color w:val="000000"/>
                <w:sz w:val="18"/>
                <w:szCs w:val="18"/>
              </w:rPr>
              <w:t>String</w:t>
            </w:r>
          </w:p>
        </w:tc>
        <w:tc>
          <w:tcPr>
            <w:tcW w:w="1601" w:type="dxa"/>
            <w:tcBorders>
              <w:top w:val="nil"/>
              <w:left w:val="nil"/>
              <w:bottom w:val="single" w:sz="4" w:space="0" w:color="auto"/>
              <w:right w:val="single" w:sz="4" w:space="0" w:color="auto"/>
            </w:tcBorders>
          </w:tcPr>
          <w:p w14:paraId="34135F12" w14:textId="7E0CA99E" w:rsidR="000B30A6" w:rsidRPr="000B30A6" w:rsidRDefault="000B30A6" w:rsidP="000B30A6">
            <w:pPr>
              <w:rPr>
                <w:rFonts w:cs="Calibri"/>
                <w:color w:val="000000"/>
                <w:sz w:val="18"/>
                <w:szCs w:val="18"/>
              </w:rPr>
            </w:pPr>
            <w:r w:rsidRPr="000B30A6">
              <w:rPr>
                <w:rFonts w:cs="Calibri"/>
                <w:color w:val="000000"/>
                <w:sz w:val="18"/>
                <w:szCs w:val="18"/>
              </w:rPr>
              <w:t>MUG (APMT0100048766)</w:t>
            </w:r>
          </w:p>
        </w:tc>
        <w:tc>
          <w:tcPr>
            <w:tcW w:w="1814" w:type="dxa"/>
            <w:tcBorders>
              <w:top w:val="nil"/>
              <w:left w:val="nil"/>
              <w:bottom w:val="single" w:sz="4" w:space="0" w:color="auto"/>
              <w:right w:val="single" w:sz="4" w:space="0" w:color="auto"/>
            </w:tcBorders>
          </w:tcPr>
          <w:p w14:paraId="2ADA604C" w14:textId="58906805" w:rsidR="000B30A6" w:rsidRPr="0097473D" w:rsidRDefault="0097473D" w:rsidP="000B30A6">
            <w:pPr>
              <w:rPr>
                <w:rFonts w:cs="Calibri"/>
                <w:i/>
                <w:color w:val="000000"/>
                <w:sz w:val="18"/>
                <w:szCs w:val="18"/>
              </w:rPr>
            </w:pPr>
            <w:r w:rsidRPr="0097473D">
              <w:rPr>
                <w:rFonts w:cs="Calibri"/>
                <w:i/>
                <w:sz w:val="18"/>
                <w:szCs w:val="18"/>
              </w:rPr>
              <w:t>n/a</w:t>
            </w:r>
          </w:p>
        </w:tc>
        <w:tc>
          <w:tcPr>
            <w:tcW w:w="1134" w:type="dxa"/>
            <w:tcBorders>
              <w:top w:val="nil"/>
              <w:left w:val="nil"/>
              <w:bottom w:val="single" w:sz="4" w:space="0" w:color="auto"/>
              <w:right w:val="single" w:sz="4" w:space="0" w:color="auto"/>
            </w:tcBorders>
          </w:tcPr>
          <w:p w14:paraId="3AFB8EC0" w14:textId="4EC9877D" w:rsidR="000B30A6" w:rsidRPr="000B30A6" w:rsidRDefault="000B30A6" w:rsidP="000B30A6">
            <w:pPr>
              <w:rPr>
                <w:rFonts w:cs="Calibri"/>
                <w:color w:val="000000"/>
                <w:sz w:val="18"/>
                <w:szCs w:val="18"/>
              </w:rPr>
            </w:pPr>
            <w:r w:rsidRPr="000B30A6">
              <w:rPr>
                <w:rFonts w:cs="Calibri"/>
                <w:sz w:val="18"/>
                <w:szCs w:val="18"/>
              </w:rPr>
              <w:t>N/A</w:t>
            </w:r>
          </w:p>
        </w:tc>
        <w:tc>
          <w:tcPr>
            <w:tcW w:w="2126" w:type="dxa"/>
            <w:tcBorders>
              <w:top w:val="nil"/>
              <w:left w:val="nil"/>
              <w:bottom w:val="single" w:sz="4" w:space="0" w:color="auto"/>
              <w:right w:val="single" w:sz="4" w:space="0" w:color="auto"/>
            </w:tcBorders>
          </w:tcPr>
          <w:p w14:paraId="3F3C8261" w14:textId="7E8C146B" w:rsidR="000B30A6" w:rsidRPr="000B30A6" w:rsidRDefault="000B30A6" w:rsidP="000B30A6">
            <w:pPr>
              <w:rPr>
                <w:rFonts w:cs="Calibri"/>
                <w:color w:val="000000"/>
                <w:sz w:val="18"/>
                <w:szCs w:val="18"/>
              </w:rPr>
            </w:pPr>
            <w:r w:rsidRPr="000B30A6">
              <w:rPr>
                <w:rFonts w:cs="Calibri"/>
                <w:color w:val="000000"/>
                <w:sz w:val="18"/>
                <w:szCs w:val="18"/>
              </w:rPr>
              <w:t>Data de execução</w:t>
            </w:r>
          </w:p>
        </w:tc>
      </w:tr>
    </w:tbl>
    <w:p w14:paraId="19006F55" w14:textId="6BC9C164" w:rsidR="009379A8" w:rsidRDefault="009379A8" w:rsidP="00B1143C">
      <w:pPr>
        <w:sectPr w:rsidR="009379A8" w:rsidSect="009379A8">
          <w:headerReference w:type="even" r:id="rId18"/>
          <w:headerReference w:type="default" r:id="rId19"/>
          <w:footerReference w:type="even" r:id="rId20"/>
          <w:footerReference w:type="default" r:id="rId21"/>
          <w:headerReference w:type="first" r:id="rId22"/>
          <w:footerReference w:type="first" r:id="rId23"/>
          <w:pgSz w:w="16838" w:h="11906" w:orient="landscape"/>
          <w:pgMar w:top="1440" w:right="1440" w:bottom="1440" w:left="1440" w:header="708" w:footer="708" w:gutter="0"/>
          <w:pgNumType w:start="0"/>
          <w:cols w:space="708"/>
          <w:titlePg/>
          <w:docGrid w:linePitch="360"/>
        </w:sectPr>
      </w:pPr>
    </w:p>
    <w:p w14:paraId="26F0CD5D" w14:textId="037B47B1" w:rsidR="009379A8" w:rsidRPr="00EB2EEA" w:rsidRDefault="009379A8" w:rsidP="009379A8">
      <w:pPr>
        <w:pStyle w:val="Heading4"/>
      </w:pPr>
      <w:bookmarkStart w:id="58" w:name="_Toc168671630"/>
      <w:r w:rsidRPr="00EB2EEA">
        <w:lastRenderedPageBreak/>
        <w:t xml:space="preserve">Tabela de interface do universo de garantias do MUG: </w:t>
      </w:r>
      <w:r w:rsidRPr="00EB2EEA">
        <w:rPr>
          <w:i/>
        </w:rPr>
        <w:t>cd_garantias.gt019_report_biyr9500</w:t>
      </w:r>
      <w:bookmarkEnd w:id="58"/>
    </w:p>
    <w:p w14:paraId="7F03350F" w14:textId="77777777" w:rsidR="009379A8" w:rsidRDefault="009379A8" w:rsidP="009379A8">
      <w:pPr>
        <w:pStyle w:val="Heading5"/>
      </w:pPr>
      <w:bookmarkStart w:id="59" w:name="_Toc168671631"/>
      <w:r w:rsidRPr="005F1378">
        <w:t>Visão Geral</w:t>
      </w:r>
      <w:bookmarkEnd w:id="59"/>
    </w:p>
    <w:p w14:paraId="6F5E15EE" w14:textId="57698603" w:rsidR="00103140" w:rsidRDefault="00103140" w:rsidP="009379A8">
      <w:pPr>
        <w:spacing w:after="160" w:line="259" w:lineRule="auto"/>
        <w:jc w:val="both"/>
        <w:rPr>
          <w:rFonts w:eastAsiaTheme="minorHAnsi" w:cstheme="minorBidi"/>
          <w:szCs w:val="22"/>
          <w:lang w:eastAsia="en-US"/>
        </w:rPr>
      </w:pPr>
      <w:r>
        <w:rPr>
          <w:rFonts w:eastAsiaTheme="minorHAnsi" w:cstheme="minorBidi"/>
          <w:szCs w:val="22"/>
          <w:lang w:eastAsia="en-US"/>
        </w:rPr>
        <w:t>A</w:t>
      </w:r>
      <w:r w:rsidRPr="00720567">
        <w:rPr>
          <w:rFonts w:eastAsiaTheme="minorHAnsi" w:cstheme="minorBidi"/>
          <w:szCs w:val="22"/>
          <w:lang w:eastAsia="en-US"/>
        </w:rPr>
        <w:t xml:space="preserve"> tabela </w:t>
      </w:r>
      <w:r w:rsidRPr="00720567">
        <w:rPr>
          <w:rFonts w:eastAsiaTheme="minorHAnsi" w:cstheme="minorBidi"/>
          <w:i/>
          <w:szCs w:val="22"/>
          <w:lang w:eastAsia="en-US"/>
        </w:rPr>
        <w:t>c</w:t>
      </w:r>
      <w:r>
        <w:rPr>
          <w:rFonts w:eastAsiaTheme="minorHAnsi" w:cstheme="minorBidi"/>
          <w:i/>
          <w:szCs w:val="22"/>
          <w:lang w:eastAsia="en-US"/>
        </w:rPr>
        <w:t>d_garantias.gt0</w:t>
      </w:r>
      <w:r w:rsidR="0032750F">
        <w:rPr>
          <w:rFonts w:eastAsiaTheme="minorHAnsi" w:cstheme="minorBidi"/>
          <w:i/>
          <w:szCs w:val="22"/>
          <w:lang w:eastAsia="en-US"/>
        </w:rPr>
        <w:t>19</w:t>
      </w:r>
      <w:r w:rsidRPr="00720567">
        <w:rPr>
          <w:rFonts w:eastAsiaTheme="minorHAnsi" w:cstheme="minorBidi"/>
          <w:i/>
          <w:szCs w:val="22"/>
          <w:lang w:eastAsia="en-US"/>
        </w:rPr>
        <w:t>_report_b</w:t>
      </w:r>
      <w:r>
        <w:rPr>
          <w:rFonts w:eastAsiaTheme="minorHAnsi" w:cstheme="minorBidi"/>
          <w:i/>
          <w:szCs w:val="22"/>
          <w:lang w:eastAsia="en-US"/>
        </w:rPr>
        <w:t>iyr95</w:t>
      </w:r>
      <w:r w:rsidR="0032750F">
        <w:rPr>
          <w:rFonts w:eastAsiaTheme="minorHAnsi" w:cstheme="minorBidi"/>
          <w:i/>
          <w:szCs w:val="22"/>
          <w:lang w:eastAsia="en-US"/>
        </w:rPr>
        <w:t>0</w:t>
      </w:r>
      <w:r w:rsidRPr="00720567">
        <w:rPr>
          <w:rFonts w:eastAsiaTheme="minorHAnsi" w:cstheme="minorBidi"/>
          <w:i/>
          <w:szCs w:val="22"/>
          <w:lang w:eastAsia="en-US"/>
        </w:rPr>
        <w:t>0</w:t>
      </w:r>
      <w:r>
        <w:rPr>
          <w:rFonts w:eastAsiaTheme="minorHAnsi" w:cstheme="minorBidi"/>
          <w:szCs w:val="22"/>
          <w:lang w:eastAsia="en-US"/>
        </w:rPr>
        <w:t xml:space="preserve"> assegura a continuidade das tabelas anteriores, somente com alteração a nível da granularidade, que passa agora a estar a nível do Bem. </w:t>
      </w:r>
    </w:p>
    <w:p w14:paraId="39177D35" w14:textId="254BFE0E"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cd_garantias.gt01</w:t>
      </w:r>
      <w:r w:rsidR="004148D1">
        <w:rPr>
          <w:rFonts w:eastAsiaTheme="minorHAnsi" w:cstheme="minorBidi"/>
          <w:i/>
          <w:szCs w:val="22"/>
          <w:lang w:eastAsia="en-US"/>
        </w:rPr>
        <w:t>9</w:t>
      </w:r>
      <w:r w:rsidRPr="00720567">
        <w:rPr>
          <w:rFonts w:eastAsiaTheme="minorHAnsi" w:cstheme="minorBidi"/>
          <w:i/>
          <w:szCs w:val="22"/>
          <w:lang w:eastAsia="en-US"/>
        </w:rPr>
        <w:t>_report_biyr9500</w:t>
      </w:r>
      <w:r w:rsidRPr="00720567">
        <w:rPr>
          <w:rFonts w:eastAsiaTheme="minorHAnsi" w:cstheme="minorBidi"/>
          <w:szCs w:val="22"/>
          <w:lang w:eastAsia="en-US"/>
        </w:rPr>
        <w:t xml:space="preserve"> é uma tabela de interface entre o MUG e os seus casos de uso </w:t>
      </w:r>
      <w:r w:rsidR="004148D1">
        <w:rPr>
          <w:rFonts w:eastAsiaTheme="minorHAnsi" w:cstheme="minorBidi"/>
          <w:szCs w:val="22"/>
          <w:lang w:eastAsia="en-US"/>
        </w:rPr>
        <w:t xml:space="preserve">e apresenta a informação </w:t>
      </w:r>
      <w:r w:rsidR="00EC17E8" w:rsidRPr="00EC17E8">
        <w:rPr>
          <w:rFonts w:eastAsiaTheme="minorHAnsi" w:cstheme="minorBidi"/>
          <w:szCs w:val="22"/>
          <w:lang w:eastAsia="en-US"/>
        </w:rPr>
        <w:t>de todas as responsabilidades e Bem</w:t>
      </w:r>
      <w:r w:rsidRPr="00EC17E8">
        <w:rPr>
          <w:rFonts w:eastAsiaTheme="minorHAnsi" w:cstheme="minorBidi"/>
          <w:szCs w:val="22"/>
          <w:lang w:eastAsia="en-US"/>
        </w:rPr>
        <w:t xml:space="preserve"> do</w:t>
      </w:r>
      <w:r w:rsidRPr="00720567">
        <w:rPr>
          <w:rFonts w:eastAsiaTheme="minorHAnsi" w:cstheme="minorBidi"/>
          <w:szCs w:val="22"/>
          <w:lang w:eastAsia="en-US"/>
        </w:rPr>
        <w:t xml:space="preserve"> MUG. Assim, todas as chaves destes pilares devem ser representadas nesta tabela, bem como os atributos desta relação e as suas garantias associadas. Apesar da informação provir do módulo base e do módulo consolidado do MUG, as chaves são transformadas e existe uma tabela de tradução que garante a sua traçabilidade (</w:t>
      </w:r>
      <w:r w:rsidRPr="00720567">
        <w:rPr>
          <w:rFonts w:eastAsiaTheme="minorHAnsi" w:cstheme="minorBidi"/>
          <w:i/>
          <w:szCs w:val="22"/>
          <w:lang w:eastAsia="en-US"/>
        </w:rPr>
        <w:t>cd_garantias.kt_chaves_intrf_grts_biyr</w:t>
      </w:r>
      <w:r w:rsidR="004148D1">
        <w:rPr>
          <w:rFonts w:eastAsiaTheme="minorHAnsi" w:cstheme="minorBidi"/>
          <w:i/>
          <w:szCs w:val="22"/>
          <w:lang w:eastAsia="en-US"/>
        </w:rPr>
        <w:t>_bem</w:t>
      </w:r>
      <w:r w:rsidRPr="00720567">
        <w:rPr>
          <w:rFonts w:eastAsiaTheme="minorHAnsi" w:cstheme="minorBidi"/>
          <w:szCs w:val="22"/>
          <w:lang w:eastAsia="en-US"/>
        </w:rPr>
        <w:t xml:space="preserve">). Esta transformação das chaves é efetuada para assegurar que a granularidade dos registos contratuais continua a ser a mesma que existia antes de re-apontar a BDR </w:t>
      </w:r>
      <w:r>
        <w:rPr>
          <w:rFonts w:eastAsiaTheme="minorHAnsi" w:cstheme="minorBidi"/>
          <w:szCs w:val="22"/>
          <w:lang w:eastAsia="en-US"/>
        </w:rPr>
        <w:t>e IFRS9 para o MUG em a</w:t>
      </w:r>
      <w:r w:rsidRPr="00720567">
        <w:rPr>
          <w:rFonts w:eastAsiaTheme="minorHAnsi" w:cstheme="minorBidi"/>
          <w:szCs w:val="22"/>
          <w:lang w:eastAsia="en-US"/>
        </w:rPr>
        <w:t>bril 2023, bem como para garantir a boa ligação das garantias provindas do MUG com as chaves contratuais aprovisionadas pela BDR e IFRS9.</w:t>
      </w:r>
    </w:p>
    <w:p w14:paraId="552B1E5D" w14:textId="77777777" w:rsidR="009379A8"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Os campos desta tabela são aprovisionados pelo MUG com o intuito de enviar para os casos de uso. Desta forma, a estrutura da tabela está preparada para respeitar os formatos apropriados aos diferentes casos de uso, contendo campos que não são preenchidos pelo MUG e são responsabilidade dos respetivos casos de uso. É possível encontrar campos com nomes muito semelhantes em que a única alteração está no seu sufixo. Os campos terminados em ‘bl’ são geralmente associados a baremos locais, contendo informação do Banco Santander Totta em Portugal, preenchidos de forma automática pelo MUG. Por outro lado, os campos terminados em ‘bg’ dizem respeito a baremos globais, e, por isso, são preenchidos à posteriori pelos respetivos casos de uso. Existe um mecanismo de tradução dos códigos locais para os códigos globais, no entanto, esta tradução não é alvo deste documento, uma vez que os baremos globais são completados num processo externo ao MUG. </w:t>
      </w:r>
    </w:p>
    <w:p w14:paraId="3776C987" w14:textId="788468C7" w:rsidR="00103140" w:rsidRPr="00720567" w:rsidRDefault="00103140" w:rsidP="009379A8">
      <w:pPr>
        <w:spacing w:after="160" w:line="259" w:lineRule="auto"/>
        <w:jc w:val="both"/>
        <w:rPr>
          <w:rFonts w:eastAsiaTheme="minorHAnsi" w:cstheme="minorBidi"/>
          <w:szCs w:val="22"/>
          <w:lang w:eastAsia="en-US"/>
        </w:rPr>
      </w:pPr>
      <w:r>
        <w:rPr>
          <w:rFonts w:eastAsiaTheme="minorHAnsi" w:cstheme="minorBidi"/>
          <w:szCs w:val="22"/>
          <w:lang w:eastAsia="en-US"/>
        </w:rPr>
        <w:t>Ademais, é possível encontrar campos que ficam a vazio, uma vez que é impo</w:t>
      </w:r>
      <w:r w:rsidR="008C019C">
        <w:rPr>
          <w:rFonts w:eastAsiaTheme="minorHAnsi" w:cstheme="minorBidi"/>
          <w:szCs w:val="22"/>
          <w:lang w:eastAsia="en-US"/>
        </w:rPr>
        <w:t>r</w:t>
      </w:r>
      <w:r>
        <w:rPr>
          <w:rFonts w:eastAsiaTheme="minorHAnsi" w:cstheme="minorBidi"/>
          <w:szCs w:val="22"/>
          <w:lang w:eastAsia="en-US"/>
        </w:rPr>
        <w:t>tante gara</w:t>
      </w:r>
      <w:r w:rsidR="0032750F">
        <w:rPr>
          <w:rFonts w:eastAsiaTheme="minorHAnsi" w:cstheme="minorBidi"/>
          <w:szCs w:val="22"/>
          <w:lang w:eastAsia="en-US"/>
        </w:rPr>
        <w:t xml:space="preserve">ntir que a </w:t>
      </w:r>
      <w:r>
        <w:rPr>
          <w:rFonts w:eastAsiaTheme="minorHAnsi" w:cstheme="minorBidi"/>
          <w:szCs w:val="22"/>
          <w:lang w:eastAsia="en-US"/>
        </w:rPr>
        <w:t xml:space="preserve">estrutura </w:t>
      </w:r>
      <w:r w:rsidR="0032750F">
        <w:rPr>
          <w:rFonts w:eastAsiaTheme="minorHAnsi" w:cstheme="minorBidi"/>
          <w:szCs w:val="22"/>
          <w:lang w:eastAsia="en-US"/>
        </w:rPr>
        <w:t>d</w:t>
      </w:r>
      <w:r>
        <w:rPr>
          <w:rFonts w:eastAsiaTheme="minorHAnsi" w:cstheme="minorBidi"/>
          <w:szCs w:val="22"/>
          <w:lang w:eastAsia="en-US"/>
        </w:rPr>
        <w:t>a tabela se mant</w:t>
      </w:r>
      <w:r w:rsidR="0032750F">
        <w:rPr>
          <w:rFonts w:eastAsiaTheme="minorHAnsi" w:cstheme="minorBidi"/>
          <w:szCs w:val="22"/>
          <w:lang w:eastAsia="en-US"/>
        </w:rPr>
        <w:t>e</w:t>
      </w:r>
      <w:r>
        <w:rPr>
          <w:rFonts w:eastAsiaTheme="minorHAnsi" w:cstheme="minorBidi"/>
          <w:szCs w:val="22"/>
          <w:lang w:eastAsia="en-US"/>
        </w:rPr>
        <w:t>m inalterável</w:t>
      </w:r>
      <w:r w:rsidR="0032750F">
        <w:rPr>
          <w:rFonts w:eastAsiaTheme="minorHAnsi" w:cstheme="minorBidi"/>
          <w:szCs w:val="22"/>
          <w:lang w:eastAsia="en-US"/>
        </w:rPr>
        <w:t xml:space="preserve">, </w:t>
      </w:r>
      <w:r>
        <w:rPr>
          <w:rFonts w:eastAsiaTheme="minorHAnsi" w:cstheme="minorBidi"/>
          <w:szCs w:val="22"/>
          <w:lang w:eastAsia="en-US"/>
        </w:rPr>
        <w:t xml:space="preserve">para os casos de uso. </w:t>
      </w:r>
    </w:p>
    <w:p w14:paraId="7238B3E4" w14:textId="77777777" w:rsidR="009379A8" w:rsidRPr="00E07147" w:rsidRDefault="009379A8" w:rsidP="009379A8">
      <w:pPr>
        <w:pStyle w:val="Heading5"/>
      </w:pPr>
      <w:bookmarkStart w:id="60" w:name="_Toc168671632"/>
      <w:r w:rsidRPr="00E07147">
        <w:t>Granularidade e chave</w:t>
      </w:r>
      <w:bookmarkEnd w:id="60"/>
    </w:p>
    <w:p w14:paraId="045A376E" w14:textId="56156866"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granularidade da tabela </w:t>
      </w:r>
      <w:r w:rsidRPr="00720567">
        <w:rPr>
          <w:rFonts w:eastAsiaTheme="minorHAnsi" w:cstheme="minorBidi"/>
          <w:i/>
          <w:szCs w:val="22"/>
          <w:lang w:eastAsia="en-US"/>
        </w:rPr>
        <w:t>cd_garantias.gt01</w:t>
      </w:r>
      <w:r w:rsidR="004148D1">
        <w:rPr>
          <w:rFonts w:eastAsiaTheme="minorHAnsi" w:cstheme="minorBidi"/>
          <w:i/>
          <w:szCs w:val="22"/>
          <w:lang w:eastAsia="en-US"/>
        </w:rPr>
        <w:t>9</w:t>
      </w:r>
      <w:r w:rsidRPr="00720567">
        <w:rPr>
          <w:rFonts w:eastAsiaTheme="minorHAnsi" w:cstheme="minorBidi"/>
          <w:i/>
          <w:szCs w:val="22"/>
          <w:lang w:eastAsia="en-US"/>
        </w:rPr>
        <w:t>_report_biyr9500</w:t>
      </w:r>
      <w:r w:rsidRPr="00720567">
        <w:rPr>
          <w:rFonts w:eastAsiaTheme="minorHAnsi" w:cstheme="minorBidi"/>
          <w:szCs w:val="22"/>
          <w:lang w:eastAsia="en-US"/>
        </w:rPr>
        <w:t xml:space="preserve"> é variável consoante a tipologia da garantia apresentada. </w:t>
      </w:r>
    </w:p>
    <w:p w14:paraId="140D2558" w14:textId="418D4997"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Para garantias reais imobiliárias, a chave completa da tabela é constituída pelos campos identificativos da responsabilidade (‘cempresa’, ’ckbalcao’, ’cknumcta’, ’zdeposit’) e do</w:t>
      </w:r>
      <w:r w:rsidR="004148D1">
        <w:rPr>
          <w:rFonts w:eastAsiaTheme="minorHAnsi" w:cstheme="minorBidi"/>
          <w:szCs w:val="22"/>
          <w:lang w:eastAsia="en-US"/>
        </w:rPr>
        <w:t xml:space="preserve"> bem (‘ckbalbem’, ‘ckctabem’, </w:t>
      </w:r>
      <w:r w:rsidR="00545C8B">
        <w:rPr>
          <w:rFonts w:eastAsiaTheme="minorHAnsi" w:cstheme="minorBidi"/>
          <w:szCs w:val="22"/>
          <w:lang w:eastAsia="en-US"/>
        </w:rPr>
        <w:t>c</w:t>
      </w:r>
      <w:r w:rsidR="004148D1">
        <w:rPr>
          <w:rFonts w:eastAsiaTheme="minorHAnsi" w:cstheme="minorBidi"/>
          <w:szCs w:val="22"/>
          <w:lang w:eastAsia="en-US"/>
        </w:rPr>
        <w:t xml:space="preserve">krefbem’). </w:t>
      </w:r>
    </w:p>
    <w:p w14:paraId="575E6527" w14:textId="19F03BFF"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No caso de garantias reais financeiras, a chave completa é composta pelos campos identificativos da responsabilidade (‘cempresa’, ’ckba</w:t>
      </w:r>
      <w:r w:rsidR="004148D1">
        <w:rPr>
          <w:rFonts w:eastAsiaTheme="minorHAnsi" w:cstheme="minorBidi"/>
          <w:szCs w:val="22"/>
          <w:lang w:eastAsia="en-US"/>
        </w:rPr>
        <w:t>lcao’, ’cknumcta’, ’zdeposit’),</w:t>
      </w:r>
      <w:r w:rsidR="004148D1" w:rsidRPr="00720567">
        <w:rPr>
          <w:rFonts w:eastAsiaTheme="minorHAnsi" w:cstheme="minorBidi"/>
          <w:szCs w:val="22"/>
          <w:lang w:eastAsia="en-US"/>
        </w:rPr>
        <w:t xml:space="preserve"> do</w:t>
      </w:r>
      <w:r w:rsidR="004148D1">
        <w:rPr>
          <w:rFonts w:eastAsiaTheme="minorHAnsi" w:cstheme="minorBidi"/>
          <w:szCs w:val="22"/>
          <w:lang w:eastAsia="en-US"/>
        </w:rPr>
        <w:t xml:space="preserve"> bem (‘ckbalbem’, ‘ckctabem’, </w:t>
      </w:r>
      <w:r w:rsidR="00545C8B">
        <w:rPr>
          <w:rFonts w:eastAsiaTheme="minorHAnsi" w:cstheme="minorBidi"/>
          <w:szCs w:val="22"/>
          <w:lang w:eastAsia="en-US"/>
        </w:rPr>
        <w:t>c</w:t>
      </w:r>
      <w:r w:rsidR="004148D1">
        <w:rPr>
          <w:rFonts w:eastAsiaTheme="minorHAnsi" w:cstheme="minorBidi"/>
          <w:szCs w:val="22"/>
          <w:lang w:eastAsia="en-US"/>
        </w:rPr>
        <w:t>krefbem’</w:t>
      </w:r>
      <w:r w:rsidR="00103140">
        <w:rPr>
          <w:rFonts w:eastAsiaTheme="minorHAnsi" w:cstheme="minorBidi"/>
          <w:szCs w:val="22"/>
          <w:lang w:eastAsia="en-US"/>
        </w:rPr>
        <w:t xml:space="preserve">). </w:t>
      </w:r>
    </w:p>
    <w:p w14:paraId="5B5B6E3F" w14:textId="6A81D416"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Por fim, no caso das garantias pessoais, a chave completa da tabela é visível pelos campos identificadores da responsabilidade (‘cempresa’, ’ckbalcao’, ’cknumcta’, ’zdeposit’), </w:t>
      </w:r>
      <w:r w:rsidR="00902D46" w:rsidRPr="00720567">
        <w:rPr>
          <w:rFonts w:eastAsiaTheme="minorHAnsi" w:cstheme="minorBidi"/>
          <w:szCs w:val="22"/>
          <w:lang w:eastAsia="en-US"/>
        </w:rPr>
        <w:t>do</w:t>
      </w:r>
      <w:r w:rsidR="00902D46">
        <w:rPr>
          <w:rFonts w:eastAsiaTheme="minorHAnsi" w:cstheme="minorBidi"/>
          <w:szCs w:val="22"/>
          <w:lang w:eastAsia="en-US"/>
        </w:rPr>
        <w:t xml:space="preserve"> bem (‘ckbalbem’, ‘ckctabem’, ckrefbem’) </w:t>
      </w:r>
      <w:r w:rsidRPr="00720567">
        <w:rPr>
          <w:rFonts w:eastAsiaTheme="minorHAnsi" w:cstheme="minorBidi"/>
          <w:szCs w:val="22"/>
          <w:lang w:eastAsia="en-US"/>
        </w:rPr>
        <w:t xml:space="preserve">e cliente garante (‘zcliente’). </w:t>
      </w:r>
    </w:p>
    <w:p w14:paraId="5DA141FF" w14:textId="77777777" w:rsidR="009379A8" w:rsidRPr="00E07147" w:rsidRDefault="009379A8" w:rsidP="009379A8">
      <w:pPr>
        <w:pStyle w:val="Heading5"/>
      </w:pPr>
      <w:bookmarkStart w:id="61" w:name="_Toc168671633"/>
      <w:r w:rsidRPr="00E07147">
        <w:t>Periodicidade</w:t>
      </w:r>
      <w:bookmarkEnd w:id="61"/>
    </w:p>
    <w:p w14:paraId="0E6DCF0C" w14:textId="28D09A5C"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00902D46">
        <w:rPr>
          <w:rFonts w:eastAsiaTheme="minorHAnsi" w:cstheme="minorBidi"/>
          <w:i/>
          <w:szCs w:val="22"/>
          <w:lang w:eastAsia="en-US"/>
        </w:rPr>
        <w:t>cd_garantias.gt019</w:t>
      </w:r>
      <w:r w:rsidRPr="00720567">
        <w:rPr>
          <w:rFonts w:eastAsiaTheme="minorHAnsi" w:cstheme="minorBidi"/>
          <w:i/>
          <w:szCs w:val="22"/>
          <w:lang w:eastAsia="en-US"/>
        </w:rPr>
        <w:t>_report_biyr9500</w:t>
      </w:r>
      <w:r w:rsidRPr="00720567">
        <w:rPr>
          <w:rFonts w:eastAsiaTheme="minorHAnsi" w:cstheme="minorBidi"/>
          <w:szCs w:val="22"/>
          <w:lang w:eastAsia="en-US"/>
        </w:rPr>
        <w:t xml:space="preserve"> é mensal e gerada automaticamente no último dia útil de cada mês. No caso do último dia do mês não ser um dia útil, o modelo gera uma cópia do último dia útil e atribui-lhe a partição de último dia de calendário do mês. A título de exemplo, se o dia 31 de </w:t>
      </w:r>
      <w:r w:rsidRPr="00720567">
        <w:rPr>
          <w:rFonts w:eastAsiaTheme="minorHAnsi" w:cstheme="minorBidi"/>
          <w:szCs w:val="22"/>
          <w:lang w:eastAsia="en-US"/>
        </w:rPr>
        <w:lastRenderedPageBreak/>
        <w:t xml:space="preserve">um mês é um sábado, o MUG cria uma cópia do dia 30 (último dia útil) e atribui-lhe a ‘ref_date’ do dia 31. </w:t>
      </w:r>
    </w:p>
    <w:p w14:paraId="25ACB90E" w14:textId="51B5A694" w:rsidR="009379A8"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Só se devem considerar como oficiais os valores constantes nes</w:t>
      </w:r>
      <w:r w:rsidR="00EB2EEA">
        <w:rPr>
          <w:rFonts w:eastAsiaTheme="minorHAnsi" w:cstheme="minorBidi"/>
          <w:szCs w:val="22"/>
          <w:lang w:eastAsia="en-US"/>
        </w:rPr>
        <w:t>ta tabela desde, e incluindo, 30</w:t>
      </w:r>
      <w:r w:rsidR="00902D46">
        <w:rPr>
          <w:rFonts w:eastAsiaTheme="minorHAnsi" w:cstheme="minorBidi"/>
          <w:szCs w:val="22"/>
          <w:lang w:eastAsia="en-US"/>
        </w:rPr>
        <w:t xml:space="preserve"> de</w:t>
      </w:r>
      <w:r w:rsidRPr="00720567">
        <w:rPr>
          <w:rFonts w:eastAsiaTheme="minorHAnsi" w:cstheme="minorBidi"/>
          <w:szCs w:val="22"/>
          <w:lang w:eastAsia="en-US"/>
        </w:rPr>
        <w:t xml:space="preserve"> </w:t>
      </w:r>
      <w:r w:rsidR="00902D46">
        <w:rPr>
          <w:rFonts w:eastAsiaTheme="minorHAnsi" w:cstheme="minorBidi"/>
          <w:szCs w:val="22"/>
          <w:lang w:eastAsia="en-US"/>
        </w:rPr>
        <w:t>abril de 2024.</w:t>
      </w:r>
    </w:p>
    <w:p w14:paraId="6E4422AD" w14:textId="77777777" w:rsidR="009379A8" w:rsidRPr="00E07147" w:rsidRDefault="009379A8" w:rsidP="009379A8">
      <w:pPr>
        <w:pStyle w:val="Heading5"/>
      </w:pPr>
      <w:bookmarkStart w:id="62" w:name="_Toc168671634"/>
      <w:r w:rsidRPr="00E07147">
        <w:t>Aprovisionamento</w:t>
      </w:r>
      <w:bookmarkEnd w:id="62"/>
    </w:p>
    <w:p w14:paraId="46F349D2" w14:textId="31587CBD" w:rsidR="009379A8" w:rsidRPr="00E07147" w:rsidRDefault="009379A8" w:rsidP="009379A8">
      <w:pPr>
        <w:spacing w:after="160" w:line="259" w:lineRule="auto"/>
        <w:jc w:val="both"/>
        <w:rPr>
          <w:rFonts w:cs="Calibri"/>
        </w:rPr>
      </w:pPr>
      <w:r w:rsidRPr="00720567">
        <w:rPr>
          <w:rFonts w:eastAsiaTheme="minorHAnsi" w:cstheme="minorBidi"/>
          <w:szCs w:val="22"/>
          <w:lang w:eastAsia="en-US"/>
        </w:rPr>
        <w:t xml:space="preserve">O aprovisionamento da tabela </w:t>
      </w:r>
      <w:r w:rsidRPr="00720567">
        <w:rPr>
          <w:rFonts w:eastAsiaTheme="minorHAnsi" w:cstheme="minorBidi"/>
          <w:i/>
          <w:szCs w:val="22"/>
          <w:lang w:eastAsia="en-US"/>
        </w:rPr>
        <w:t>cd_garantias.gt01</w:t>
      </w:r>
      <w:r w:rsidR="00902D46">
        <w:rPr>
          <w:rFonts w:eastAsiaTheme="minorHAnsi" w:cstheme="minorBidi"/>
          <w:i/>
          <w:szCs w:val="22"/>
          <w:lang w:eastAsia="en-US"/>
        </w:rPr>
        <w:t>9</w:t>
      </w:r>
      <w:r w:rsidRPr="00720567">
        <w:rPr>
          <w:rFonts w:eastAsiaTheme="minorHAnsi" w:cstheme="minorBidi"/>
          <w:i/>
          <w:szCs w:val="22"/>
          <w:lang w:eastAsia="en-US"/>
        </w:rPr>
        <w:t>_report_biyr9500</w:t>
      </w:r>
      <w:r w:rsidRPr="00720567">
        <w:rPr>
          <w:rFonts w:eastAsiaTheme="minorHAnsi" w:cstheme="minorBidi"/>
          <w:szCs w:val="22"/>
          <w:lang w:eastAsia="en-US"/>
        </w:rPr>
        <w:t xml:space="preserve"> é, sem nenhuma exceção, concordante com os princípios funcionais e as regras de definição de universo descritas nos capítulos 2.2.2. e 2.2.3., respetivamente, da documentação funcional do MUG. Os dados desta tabela provêm essencialmente do módulo base e do módulo consolidado do MUG, sendo esta informação completada com recurso a tabelas externas ao modelo. Desta forma, o aprovisionamento é realizado exclusivamente a partir das seguintes tabelas: </w:t>
      </w:r>
    </w:p>
    <w:p w14:paraId="7E63EA9B" w14:textId="266785DD" w:rsidR="009379A8" w:rsidRPr="00BE2C12" w:rsidRDefault="00BE2C12" w:rsidP="00BE2C12">
      <w:pPr>
        <w:pStyle w:val="Caption"/>
        <w:jc w:val="center"/>
        <w:rPr>
          <w:rFonts w:cs="Calibri"/>
          <w:b/>
          <w:color w:val="000000" w:themeColor="text1"/>
          <w:sz w:val="22"/>
          <w:szCs w:val="22"/>
        </w:rPr>
      </w:pPr>
      <w:bookmarkStart w:id="63" w:name="_Toc168413846"/>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486242">
        <w:rPr>
          <w:b/>
          <w:noProof/>
          <w:color w:val="000000" w:themeColor="text1"/>
          <w:sz w:val="22"/>
          <w:szCs w:val="22"/>
        </w:rPr>
        <w:t>8</w:t>
      </w:r>
      <w:r w:rsidRPr="00BE2C12">
        <w:rPr>
          <w:b/>
          <w:color w:val="000000" w:themeColor="text1"/>
          <w:sz w:val="22"/>
          <w:szCs w:val="22"/>
        </w:rPr>
        <w:fldChar w:fldCharType="end"/>
      </w:r>
      <w:r w:rsidRPr="00BE2C12">
        <w:rPr>
          <w:b/>
          <w:color w:val="000000" w:themeColor="text1"/>
          <w:sz w:val="22"/>
          <w:szCs w:val="22"/>
        </w:rPr>
        <w:t>: Informação das tabelas de aprovisionamento da cd.garantias.gt019_report_biyr9500</w:t>
      </w:r>
      <w:bookmarkEnd w:id="6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9379A8" w:rsidRPr="00E07147" w14:paraId="59AEAE60" w14:textId="77777777" w:rsidTr="004806C5">
        <w:trPr>
          <w:trHeight w:val="290"/>
        </w:trPr>
        <w:tc>
          <w:tcPr>
            <w:tcW w:w="1701" w:type="dxa"/>
            <w:shd w:val="clear" w:color="000000" w:fill="FF0000"/>
          </w:tcPr>
          <w:p w14:paraId="5A2C3D09" w14:textId="77777777" w:rsidR="009379A8" w:rsidRPr="00E07147" w:rsidRDefault="009379A8" w:rsidP="004806C5">
            <w:pPr>
              <w:rPr>
                <w:rFonts w:cs="Calibri"/>
                <w:b/>
                <w:bCs/>
                <w:color w:val="FFFFFF"/>
                <w:sz w:val="18"/>
                <w:szCs w:val="18"/>
              </w:rPr>
            </w:pPr>
            <w:r w:rsidRPr="00E07147">
              <w:rPr>
                <w:rFonts w:cs="Calibri"/>
                <w:b/>
                <w:bCs/>
                <w:color w:val="FFFFFF"/>
                <w:sz w:val="18"/>
                <w:szCs w:val="18"/>
              </w:rPr>
              <w:t>Aplicação Origem</w:t>
            </w:r>
          </w:p>
        </w:tc>
        <w:tc>
          <w:tcPr>
            <w:tcW w:w="3288" w:type="dxa"/>
            <w:shd w:val="clear" w:color="000000" w:fill="FF0000"/>
            <w:noWrap/>
            <w:hideMark/>
          </w:tcPr>
          <w:p w14:paraId="6E2E5E81" w14:textId="77777777" w:rsidR="009379A8" w:rsidRPr="00E07147" w:rsidRDefault="009379A8" w:rsidP="004806C5">
            <w:pPr>
              <w:rPr>
                <w:rFonts w:cs="Calibri"/>
                <w:b/>
                <w:bCs/>
                <w:color w:val="FFFFFF"/>
                <w:sz w:val="18"/>
                <w:szCs w:val="18"/>
              </w:rPr>
            </w:pPr>
            <w:r w:rsidRPr="00E07147">
              <w:rPr>
                <w:rFonts w:cs="Calibri"/>
                <w:b/>
                <w:bCs/>
                <w:color w:val="FFFFFF"/>
                <w:sz w:val="18"/>
                <w:szCs w:val="18"/>
              </w:rPr>
              <w:t>Nome da Tabela na Aplicação Origem</w:t>
            </w:r>
          </w:p>
        </w:tc>
        <w:tc>
          <w:tcPr>
            <w:tcW w:w="2041" w:type="dxa"/>
            <w:shd w:val="clear" w:color="000000" w:fill="FF0000"/>
            <w:noWrap/>
            <w:hideMark/>
          </w:tcPr>
          <w:p w14:paraId="03EC6BB6" w14:textId="77777777" w:rsidR="009379A8" w:rsidRPr="00E07147" w:rsidRDefault="009379A8" w:rsidP="004806C5">
            <w:pPr>
              <w:rPr>
                <w:rFonts w:cs="Calibri"/>
                <w:b/>
                <w:bCs/>
                <w:color w:val="FFFFFF"/>
                <w:sz w:val="18"/>
                <w:szCs w:val="18"/>
              </w:rPr>
            </w:pPr>
            <w:r w:rsidRPr="00E07147">
              <w:rPr>
                <w:rFonts w:cs="Calibri"/>
                <w:b/>
                <w:bCs/>
                <w:color w:val="FFFFFF"/>
                <w:sz w:val="18"/>
                <w:szCs w:val="18"/>
              </w:rPr>
              <w:t xml:space="preserve">Nome da Base de Dados no Data Lake </w:t>
            </w:r>
          </w:p>
        </w:tc>
        <w:tc>
          <w:tcPr>
            <w:tcW w:w="2041" w:type="dxa"/>
            <w:shd w:val="clear" w:color="000000" w:fill="FF0000"/>
            <w:noWrap/>
            <w:hideMark/>
          </w:tcPr>
          <w:p w14:paraId="1FECC783" w14:textId="77777777" w:rsidR="009379A8" w:rsidRPr="00E07147" w:rsidRDefault="009379A8" w:rsidP="004806C5">
            <w:pPr>
              <w:rPr>
                <w:rFonts w:cs="Calibri"/>
                <w:b/>
                <w:bCs/>
                <w:color w:val="FFFFFF"/>
                <w:sz w:val="18"/>
                <w:szCs w:val="18"/>
              </w:rPr>
            </w:pPr>
            <w:r w:rsidRPr="00E07147">
              <w:rPr>
                <w:rFonts w:cs="Calibri"/>
                <w:b/>
                <w:bCs/>
                <w:color w:val="FFFFFF"/>
                <w:sz w:val="18"/>
                <w:szCs w:val="18"/>
              </w:rPr>
              <w:t>Nome da Tabela no Data Lake</w:t>
            </w:r>
          </w:p>
        </w:tc>
      </w:tr>
      <w:tr w:rsidR="009379A8" w:rsidRPr="00E07147" w14:paraId="426C8BE0" w14:textId="77777777" w:rsidTr="004806C5">
        <w:trPr>
          <w:trHeight w:val="290"/>
        </w:trPr>
        <w:tc>
          <w:tcPr>
            <w:tcW w:w="1701" w:type="dxa"/>
          </w:tcPr>
          <w:p w14:paraId="1D648526" w14:textId="77777777" w:rsidR="009379A8" w:rsidRPr="00E07147" w:rsidRDefault="009379A8" w:rsidP="004806C5">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3454C857" w14:textId="77777777" w:rsidR="009379A8" w:rsidRPr="00E07147" w:rsidRDefault="009379A8" w:rsidP="004806C5">
            <w:pPr>
              <w:rPr>
                <w:rFonts w:cs="Calibri"/>
                <w:color w:val="000000"/>
                <w:sz w:val="18"/>
                <w:szCs w:val="18"/>
              </w:rPr>
            </w:pPr>
            <w:r w:rsidRPr="00E07147">
              <w:rPr>
                <w:rFonts w:cs="Calibri"/>
                <w:color w:val="000000"/>
                <w:sz w:val="18"/>
                <w:szCs w:val="18"/>
              </w:rPr>
              <w:t>gt018_rateio_aval</w:t>
            </w:r>
          </w:p>
        </w:tc>
        <w:tc>
          <w:tcPr>
            <w:tcW w:w="2041" w:type="dxa"/>
            <w:shd w:val="clear" w:color="auto" w:fill="auto"/>
            <w:noWrap/>
          </w:tcPr>
          <w:p w14:paraId="33967AA9" w14:textId="77777777" w:rsidR="009379A8" w:rsidRPr="00C93429" w:rsidRDefault="009379A8" w:rsidP="004806C5">
            <w:pPr>
              <w:rPr>
                <w:rFonts w:cs="Calibri"/>
                <w:color w:val="000000"/>
                <w:sz w:val="18"/>
                <w:szCs w:val="18"/>
              </w:rPr>
            </w:pPr>
            <w:r w:rsidRPr="00C93429">
              <w:rPr>
                <w:rFonts w:cs="Calibri"/>
                <w:color w:val="000000"/>
                <w:sz w:val="18"/>
                <w:szCs w:val="18"/>
              </w:rPr>
              <w:t>cd_garantias</w:t>
            </w:r>
          </w:p>
        </w:tc>
        <w:tc>
          <w:tcPr>
            <w:tcW w:w="2041" w:type="dxa"/>
            <w:shd w:val="clear" w:color="auto" w:fill="auto"/>
            <w:noWrap/>
            <w:hideMark/>
          </w:tcPr>
          <w:p w14:paraId="2EEC830E" w14:textId="77777777" w:rsidR="009379A8" w:rsidRPr="00C93429" w:rsidRDefault="009379A8" w:rsidP="004806C5">
            <w:pPr>
              <w:rPr>
                <w:rFonts w:cs="Calibri"/>
                <w:color w:val="000000"/>
                <w:sz w:val="18"/>
                <w:szCs w:val="18"/>
              </w:rPr>
            </w:pPr>
            <w:r w:rsidRPr="00C93429">
              <w:rPr>
                <w:rFonts w:cs="Calibri"/>
                <w:color w:val="000000"/>
                <w:sz w:val="18"/>
                <w:szCs w:val="18"/>
              </w:rPr>
              <w:t>gt018_rateio_aval</w:t>
            </w:r>
          </w:p>
        </w:tc>
      </w:tr>
      <w:tr w:rsidR="009379A8" w:rsidRPr="00E07147" w14:paraId="579A7CFB" w14:textId="77777777" w:rsidTr="004806C5">
        <w:trPr>
          <w:trHeight w:val="290"/>
        </w:trPr>
        <w:tc>
          <w:tcPr>
            <w:tcW w:w="1701" w:type="dxa"/>
          </w:tcPr>
          <w:p w14:paraId="593ED768" w14:textId="77777777" w:rsidR="009379A8" w:rsidRPr="00E07147" w:rsidRDefault="009379A8" w:rsidP="004806C5">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5ADA921D" w14:textId="77777777" w:rsidR="009379A8" w:rsidRPr="00E07147" w:rsidRDefault="009379A8" w:rsidP="004806C5">
            <w:pPr>
              <w:rPr>
                <w:rFonts w:cs="Calibri"/>
                <w:color w:val="000000"/>
                <w:sz w:val="18"/>
                <w:szCs w:val="18"/>
              </w:rPr>
            </w:pPr>
            <w:r w:rsidRPr="00E07147">
              <w:rPr>
                <w:rFonts w:cs="Calibri"/>
                <w:color w:val="000000"/>
                <w:sz w:val="18"/>
                <w:szCs w:val="18"/>
              </w:rPr>
              <w:t>gt001_trz_rsp_gt</w:t>
            </w:r>
          </w:p>
        </w:tc>
        <w:tc>
          <w:tcPr>
            <w:tcW w:w="2041" w:type="dxa"/>
            <w:shd w:val="clear" w:color="auto" w:fill="auto"/>
            <w:noWrap/>
          </w:tcPr>
          <w:p w14:paraId="0E243A81" w14:textId="77777777" w:rsidR="009379A8" w:rsidRPr="00C93429" w:rsidRDefault="009379A8" w:rsidP="004806C5">
            <w:pPr>
              <w:rPr>
                <w:rFonts w:cs="Calibri"/>
                <w:color w:val="000000"/>
                <w:sz w:val="18"/>
                <w:szCs w:val="18"/>
              </w:rPr>
            </w:pPr>
            <w:r w:rsidRPr="00C93429">
              <w:rPr>
                <w:rFonts w:cs="Calibri"/>
                <w:color w:val="000000"/>
                <w:sz w:val="18"/>
                <w:szCs w:val="18"/>
              </w:rPr>
              <w:t>cd_garantias</w:t>
            </w:r>
          </w:p>
        </w:tc>
        <w:tc>
          <w:tcPr>
            <w:tcW w:w="2041" w:type="dxa"/>
            <w:shd w:val="clear" w:color="auto" w:fill="auto"/>
            <w:noWrap/>
          </w:tcPr>
          <w:p w14:paraId="1EE523C8" w14:textId="77777777" w:rsidR="009379A8" w:rsidRPr="00C93429" w:rsidRDefault="009379A8" w:rsidP="004806C5">
            <w:pPr>
              <w:rPr>
                <w:rFonts w:cs="Calibri"/>
                <w:color w:val="000000"/>
                <w:sz w:val="18"/>
                <w:szCs w:val="18"/>
              </w:rPr>
            </w:pPr>
            <w:r w:rsidRPr="00C93429">
              <w:rPr>
                <w:rFonts w:cs="Calibri"/>
                <w:color w:val="000000"/>
                <w:sz w:val="18"/>
                <w:szCs w:val="18"/>
              </w:rPr>
              <w:t>gt001_trz_rsp_gt</w:t>
            </w:r>
          </w:p>
        </w:tc>
      </w:tr>
      <w:tr w:rsidR="009379A8" w:rsidRPr="00E07147" w14:paraId="6D02DE33" w14:textId="77777777" w:rsidTr="004806C5">
        <w:trPr>
          <w:trHeight w:val="290"/>
        </w:trPr>
        <w:tc>
          <w:tcPr>
            <w:tcW w:w="1701" w:type="dxa"/>
          </w:tcPr>
          <w:p w14:paraId="5CB99468" w14:textId="77777777" w:rsidR="009379A8" w:rsidRPr="00E07147" w:rsidRDefault="009379A8" w:rsidP="004806C5">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567F30D9" w14:textId="77777777" w:rsidR="009379A8" w:rsidRPr="00E07147" w:rsidRDefault="009379A8" w:rsidP="004806C5">
            <w:pPr>
              <w:rPr>
                <w:rFonts w:cs="Calibri"/>
                <w:color w:val="000000"/>
                <w:sz w:val="18"/>
                <w:szCs w:val="18"/>
              </w:rPr>
            </w:pPr>
            <w:r w:rsidRPr="00E07147">
              <w:rPr>
                <w:rFonts w:cs="Calibri"/>
                <w:color w:val="000000"/>
                <w:sz w:val="18"/>
                <w:szCs w:val="18"/>
              </w:rPr>
              <w:t>gt002_grnt_prc</w:t>
            </w:r>
          </w:p>
        </w:tc>
        <w:tc>
          <w:tcPr>
            <w:tcW w:w="2041" w:type="dxa"/>
            <w:shd w:val="clear" w:color="auto" w:fill="auto"/>
            <w:noWrap/>
          </w:tcPr>
          <w:p w14:paraId="6881D137" w14:textId="77777777" w:rsidR="009379A8" w:rsidRPr="00C93429" w:rsidRDefault="009379A8" w:rsidP="004806C5">
            <w:pPr>
              <w:rPr>
                <w:rFonts w:cs="Calibri"/>
                <w:color w:val="000000"/>
                <w:sz w:val="18"/>
                <w:szCs w:val="18"/>
              </w:rPr>
            </w:pPr>
            <w:r w:rsidRPr="00C93429">
              <w:rPr>
                <w:rFonts w:cs="Calibri"/>
                <w:color w:val="000000"/>
                <w:sz w:val="18"/>
                <w:szCs w:val="18"/>
              </w:rPr>
              <w:t>cd_garantias</w:t>
            </w:r>
          </w:p>
        </w:tc>
        <w:tc>
          <w:tcPr>
            <w:tcW w:w="2041" w:type="dxa"/>
            <w:shd w:val="clear" w:color="auto" w:fill="auto"/>
            <w:noWrap/>
          </w:tcPr>
          <w:p w14:paraId="574429C2" w14:textId="77777777" w:rsidR="009379A8" w:rsidRPr="00C93429" w:rsidRDefault="009379A8" w:rsidP="004806C5">
            <w:pPr>
              <w:rPr>
                <w:rFonts w:cs="Calibri"/>
                <w:color w:val="000000"/>
                <w:sz w:val="18"/>
                <w:szCs w:val="18"/>
              </w:rPr>
            </w:pPr>
            <w:r w:rsidRPr="00C93429">
              <w:rPr>
                <w:rFonts w:cs="Calibri"/>
                <w:color w:val="000000"/>
                <w:sz w:val="18"/>
                <w:szCs w:val="18"/>
              </w:rPr>
              <w:t>gt002_grnt_prc</w:t>
            </w:r>
          </w:p>
        </w:tc>
      </w:tr>
      <w:tr w:rsidR="009379A8" w:rsidRPr="00E07147" w14:paraId="5C0ACD4E" w14:textId="77777777" w:rsidTr="004806C5">
        <w:trPr>
          <w:trHeight w:val="290"/>
        </w:trPr>
        <w:tc>
          <w:tcPr>
            <w:tcW w:w="1701" w:type="dxa"/>
          </w:tcPr>
          <w:p w14:paraId="22134BDB" w14:textId="77777777" w:rsidR="009379A8" w:rsidRPr="00E07147" w:rsidRDefault="009379A8" w:rsidP="004806C5">
            <w:pPr>
              <w:jc w:val="both"/>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5951D7D0" w14:textId="77777777" w:rsidR="009379A8" w:rsidRPr="00E07147" w:rsidRDefault="009379A8" w:rsidP="004806C5">
            <w:pPr>
              <w:jc w:val="both"/>
              <w:rPr>
                <w:rFonts w:cs="Calibri"/>
                <w:color w:val="000000"/>
                <w:sz w:val="18"/>
                <w:szCs w:val="18"/>
                <w:lang w:val="en-US"/>
              </w:rPr>
            </w:pPr>
            <w:r w:rsidRPr="00E07147">
              <w:rPr>
                <w:rFonts w:cs="Calibri"/>
                <w:color w:val="000000"/>
                <w:sz w:val="18"/>
                <w:szCs w:val="18"/>
                <w:lang w:val="en-US"/>
              </w:rPr>
              <w:t>gt003_trz_gt_fin</w:t>
            </w:r>
          </w:p>
        </w:tc>
        <w:tc>
          <w:tcPr>
            <w:tcW w:w="2041" w:type="dxa"/>
            <w:shd w:val="clear" w:color="auto" w:fill="auto"/>
            <w:noWrap/>
          </w:tcPr>
          <w:p w14:paraId="33D13CCD" w14:textId="77777777" w:rsidR="009379A8" w:rsidRPr="00C93429" w:rsidRDefault="009379A8" w:rsidP="004806C5">
            <w:pPr>
              <w:jc w:val="both"/>
              <w:rPr>
                <w:rFonts w:cs="Calibri"/>
                <w:color w:val="000000"/>
                <w:sz w:val="18"/>
                <w:szCs w:val="18"/>
              </w:rPr>
            </w:pPr>
            <w:r w:rsidRPr="00C93429">
              <w:rPr>
                <w:rFonts w:cs="Calibri"/>
                <w:color w:val="000000"/>
                <w:sz w:val="18"/>
                <w:szCs w:val="18"/>
              </w:rPr>
              <w:t>cd_garantias</w:t>
            </w:r>
          </w:p>
        </w:tc>
        <w:tc>
          <w:tcPr>
            <w:tcW w:w="2041" w:type="dxa"/>
            <w:shd w:val="clear" w:color="auto" w:fill="auto"/>
            <w:noWrap/>
          </w:tcPr>
          <w:p w14:paraId="7D165012" w14:textId="77777777" w:rsidR="009379A8" w:rsidRPr="00C93429" w:rsidRDefault="009379A8" w:rsidP="004806C5">
            <w:pPr>
              <w:jc w:val="both"/>
              <w:rPr>
                <w:rFonts w:cs="Calibri"/>
                <w:sz w:val="18"/>
                <w:szCs w:val="18"/>
              </w:rPr>
            </w:pPr>
            <w:r w:rsidRPr="00C93429">
              <w:rPr>
                <w:rFonts w:cs="Calibri"/>
                <w:sz w:val="18"/>
                <w:szCs w:val="18"/>
              </w:rPr>
              <w:t>gt003_trz_gt_fin</w:t>
            </w:r>
          </w:p>
        </w:tc>
      </w:tr>
      <w:tr w:rsidR="009379A8" w:rsidRPr="00E07147" w14:paraId="75CCA0B5" w14:textId="77777777" w:rsidTr="004806C5">
        <w:trPr>
          <w:trHeight w:val="290"/>
        </w:trPr>
        <w:tc>
          <w:tcPr>
            <w:tcW w:w="1701" w:type="dxa"/>
          </w:tcPr>
          <w:p w14:paraId="25731276" w14:textId="77777777" w:rsidR="009379A8" w:rsidRPr="00E07147" w:rsidRDefault="009379A8" w:rsidP="004806C5">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4A980CA3" w14:textId="77777777" w:rsidR="009379A8" w:rsidRPr="00E07147" w:rsidRDefault="009379A8" w:rsidP="004806C5">
            <w:pPr>
              <w:rPr>
                <w:rFonts w:cs="Calibri"/>
                <w:color w:val="000000"/>
                <w:sz w:val="18"/>
                <w:szCs w:val="18"/>
              </w:rPr>
            </w:pPr>
            <w:r>
              <w:rPr>
                <w:rFonts w:cs="Calibri"/>
                <w:color w:val="000000"/>
                <w:sz w:val="18"/>
                <w:szCs w:val="18"/>
              </w:rPr>
              <w:t>gt007_trz_gt_pes</w:t>
            </w:r>
          </w:p>
        </w:tc>
        <w:tc>
          <w:tcPr>
            <w:tcW w:w="2041" w:type="dxa"/>
            <w:shd w:val="clear" w:color="auto" w:fill="auto"/>
            <w:noWrap/>
          </w:tcPr>
          <w:p w14:paraId="4629A5E7" w14:textId="77777777" w:rsidR="009379A8" w:rsidRPr="00C93429" w:rsidRDefault="009379A8" w:rsidP="004806C5">
            <w:pPr>
              <w:rPr>
                <w:rFonts w:cs="Calibri"/>
                <w:color w:val="000000"/>
                <w:sz w:val="18"/>
                <w:szCs w:val="18"/>
              </w:rPr>
            </w:pPr>
            <w:r w:rsidRPr="00C93429">
              <w:rPr>
                <w:rFonts w:cs="Calibri"/>
                <w:color w:val="000000"/>
                <w:sz w:val="18"/>
                <w:szCs w:val="18"/>
              </w:rPr>
              <w:t>cd_garantias</w:t>
            </w:r>
          </w:p>
        </w:tc>
        <w:tc>
          <w:tcPr>
            <w:tcW w:w="2041" w:type="dxa"/>
            <w:shd w:val="clear" w:color="auto" w:fill="auto"/>
            <w:noWrap/>
          </w:tcPr>
          <w:p w14:paraId="46CE5CD8" w14:textId="77777777" w:rsidR="009379A8" w:rsidRPr="00C93429" w:rsidRDefault="009379A8" w:rsidP="004806C5">
            <w:pPr>
              <w:rPr>
                <w:rFonts w:cs="Calibri"/>
                <w:color w:val="000000"/>
                <w:sz w:val="18"/>
                <w:szCs w:val="18"/>
              </w:rPr>
            </w:pPr>
            <w:r w:rsidRPr="00C93429">
              <w:rPr>
                <w:rFonts w:cs="Calibri"/>
                <w:color w:val="000000"/>
                <w:sz w:val="18"/>
                <w:szCs w:val="18"/>
              </w:rPr>
              <w:t>gt007_trz_gt_pes</w:t>
            </w:r>
          </w:p>
        </w:tc>
      </w:tr>
      <w:tr w:rsidR="009379A8" w:rsidRPr="00E07147" w14:paraId="64982B09" w14:textId="77777777" w:rsidTr="004806C5">
        <w:trPr>
          <w:trHeight w:val="290"/>
        </w:trPr>
        <w:tc>
          <w:tcPr>
            <w:tcW w:w="1701" w:type="dxa"/>
          </w:tcPr>
          <w:p w14:paraId="463E4294" w14:textId="77777777" w:rsidR="009379A8" w:rsidRPr="00E07147" w:rsidRDefault="009379A8" w:rsidP="004806C5">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5D8D074C" w14:textId="77777777" w:rsidR="009379A8" w:rsidRPr="00E07147" w:rsidRDefault="009379A8" w:rsidP="004806C5">
            <w:pPr>
              <w:rPr>
                <w:rFonts w:cs="Calibri"/>
                <w:color w:val="000000"/>
                <w:sz w:val="18"/>
                <w:szCs w:val="18"/>
              </w:rPr>
            </w:pPr>
            <w:r>
              <w:rPr>
                <w:rFonts w:cs="Calibri"/>
                <w:color w:val="000000"/>
                <w:sz w:val="18"/>
                <w:szCs w:val="18"/>
              </w:rPr>
              <w:t>kt_chaves_gt</w:t>
            </w:r>
          </w:p>
        </w:tc>
        <w:tc>
          <w:tcPr>
            <w:tcW w:w="2041" w:type="dxa"/>
            <w:shd w:val="clear" w:color="auto" w:fill="auto"/>
            <w:noWrap/>
          </w:tcPr>
          <w:p w14:paraId="065DDF28" w14:textId="77777777" w:rsidR="009379A8" w:rsidRPr="00C93429" w:rsidRDefault="009379A8" w:rsidP="004806C5">
            <w:pPr>
              <w:rPr>
                <w:rFonts w:cs="Calibri"/>
                <w:color w:val="000000"/>
                <w:sz w:val="18"/>
                <w:szCs w:val="18"/>
              </w:rPr>
            </w:pPr>
            <w:r w:rsidRPr="00C93429">
              <w:rPr>
                <w:rFonts w:cs="Calibri"/>
                <w:color w:val="000000"/>
                <w:sz w:val="18"/>
                <w:szCs w:val="18"/>
              </w:rPr>
              <w:t>cd_garantias</w:t>
            </w:r>
          </w:p>
        </w:tc>
        <w:tc>
          <w:tcPr>
            <w:tcW w:w="2041" w:type="dxa"/>
            <w:shd w:val="clear" w:color="auto" w:fill="auto"/>
            <w:noWrap/>
          </w:tcPr>
          <w:p w14:paraId="5A46AE43" w14:textId="77777777" w:rsidR="009379A8" w:rsidRPr="00C93429" w:rsidRDefault="009379A8" w:rsidP="004806C5">
            <w:pPr>
              <w:rPr>
                <w:rFonts w:cs="Calibri"/>
                <w:color w:val="000000"/>
                <w:sz w:val="18"/>
                <w:szCs w:val="18"/>
              </w:rPr>
            </w:pPr>
            <w:r w:rsidRPr="00C93429">
              <w:rPr>
                <w:rFonts w:cs="Calibri"/>
                <w:color w:val="000000"/>
                <w:sz w:val="18"/>
                <w:szCs w:val="18"/>
              </w:rPr>
              <w:t>kt_chaves_gt</w:t>
            </w:r>
          </w:p>
        </w:tc>
      </w:tr>
      <w:tr w:rsidR="001D0320" w:rsidRPr="00E07147" w14:paraId="4C8DA769" w14:textId="77777777" w:rsidTr="004806C5">
        <w:trPr>
          <w:trHeight w:val="290"/>
        </w:trPr>
        <w:tc>
          <w:tcPr>
            <w:tcW w:w="1701" w:type="dxa"/>
          </w:tcPr>
          <w:p w14:paraId="3CB7EB49" w14:textId="3EE221DB" w:rsidR="001D0320" w:rsidRPr="00E07147" w:rsidRDefault="001D0320" w:rsidP="001D0320">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76CA2263" w14:textId="23E5D512" w:rsidR="001D0320" w:rsidRPr="00E07147" w:rsidRDefault="001D0320" w:rsidP="001D0320">
            <w:pPr>
              <w:rPr>
                <w:rFonts w:cs="Calibri"/>
                <w:color w:val="000000"/>
                <w:sz w:val="18"/>
                <w:szCs w:val="18"/>
              </w:rPr>
            </w:pPr>
            <w:r>
              <w:rPr>
                <w:rFonts w:cs="Calibri"/>
                <w:color w:val="000000"/>
                <w:sz w:val="18"/>
                <w:szCs w:val="18"/>
              </w:rPr>
              <w:t>cl001_interv_cto</w:t>
            </w:r>
          </w:p>
        </w:tc>
        <w:tc>
          <w:tcPr>
            <w:tcW w:w="2041" w:type="dxa"/>
            <w:shd w:val="clear" w:color="auto" w:fill="auto"/>
            <w:noWrap/>
          </w:tcPr>
          <w:p w14:paraId="43962C1F" w14:textId="2254873E" w:rsidR="001D0320" w:rsidRPr="00C93429" w:rsidRDefault="001D0320" w:rsidP="001D0320">
            <w:pPr>
              <w:rPr>
                <w:rFonts w:cs="Calibri"/>
                <w:color w:val="000000"/>
                <w:sz w:val="18"/>
                <w:szCs w:val="18"/>
              </w:rPr>
            </w:pPr>
            <w:r w:rsidRPr="00C93429">
              <w:rPr>
                <w:rFonts w:cs="Calibri"/>
                <w:color w:val="000000"/>
                <w:sz w:val="18"/>
                <w:szCs w:val="18"/>
              </w:rPr>
              <w:t>cd_</w:t>
            </w:r>
            <w:r>
              <w:rPr>
                <w:rFonts w:cs="Calibri"/>
                <w:color w:val="000000"/>
                <w:sz w:val="18"/>
                <w:szCs w:val="18"/>
              </w:rPr>
              <w:t>clientes</w:t>
            </w:r>
          </w:p>
        </w:tc>
        <w:tc>
          <w:tcPr>
            <w:tcW w:w="2041" w:type="dxa"/>
            <w:shd w:val="clear" w:color="auto" w:fill="auto"/>
            <w:noWrap/>
          </w:tcPr>
          <w:p w14:paraId="73277A59" w14:textId="1E019C9E" w:rsidR="001D0320" w:rsidRPr="00C93429" w:rsidRDefault="001D0320" w:rsidP="001D0320">
            <w:pPr>
              <w:rPr>
                <w:rFonts w:cs="Calibri"/>
                <w:color w:val="000000"/>
                <w:sz w:val="18"/>
                <w:szCs w:val="18"/>
              </w:rPr>
            </w:pPr>
            <w:r>
              <w:rPr>
                <w:rFonts w:cs="Calibri"/>
                <w:color w:val="000000"/>
                <w:sz w:val="18"/>
                <w:szCs w:val="18"/>
              </w:rPr>
              <w:t>cl001_interv_cto</w:t>
            </w:r>
          </w:p>
        </w:tc>
      </w:tr>
      <w:tr w:rsidR="001D0320" w:rsidRPr="00E07147" w14:paraId="38F55FE5" w14:textId="77777777" w:rsidTr="004806C5">
        <w:trPr>
          <w:trHeight w:val="290"/>
        </w:trPr>
        <w:tc>
          <w:tcPr>
            <w:tcW w:w="1701" w:type="dxa"/>
          </w:tcPr>
          <w:p w14:paraId="715C4361" w14:textId="29FBE28B" w:rsidR="001D0320" w:rsidRPr="00E07147" w:rsidRDefault="001D0320" w:rsidP="001D0320">
            <w:pPr>
              <w:rPr>
                <w:rFonts w:cs="Calibri"/>
                <w:color w:val="000000"/>
                <w:sz w:val="18"/>
                <w:szCs w:val="18"/>
              </w:rPr>
            </w:pPr>
            <w:r w:rsidRPr="001D0320">
              <w:rPr>
                <w:rFonts w:cs="Calibri"/>
                <w:color w:val="000000"/>
                <w:sz w:val="18"/>
                <w:szCs w:val="18"/>
              </w:rPr>
              <w:t>BDP (APMT0100020556)</w:t>
            </w:r>
          </w:p>
        </w:tc>
        <w:tc>
          <w:tcPr>
            <w:tcW w:w="3288" w:type="dxa"/>
            <w:shd w:val="clear" w:color="auto" w:fill="auto"/>
            <w:noWrap/>
          </w:tcPr>
          <w:p w14:paraId="7B91D114" w14:textId="42488FC6" w:rsidR="001D0320" w:rsidRPr="00E07147" w:rsidRDefault="001D0320" w:rsidP="001D0320">
            <w:pPr>
              <w:rPr>
                <w:rFonts w:cs="Calibri"/>
                <w:color w:val="000000"/>
                <w:sz w:val="18"/>
                <w:szCs w:val="18"/>
              </w:rPr>
            </w:pPr>
            <w:r w:rsidRPr="00E07147">
              <w:rPr>
                <w:rFonts w:cs="Calibri"/>
                <w:color w:val="000000"/>
                <w:sz w:val="18"/>
                <w:szCs w:val="18"/>
              </w:rPr>
              <w:t>clt18_ctacli</w:t>
            </w:r>
          </w:p>
        </w:tc>
        <w:tc>
          <w:tcPr>
            <w:tcW w:w="2041" w:type="dxa"/>
            <w:shd w:val="clear" w:color="auto" w:fill="auto"/>
            <w:noWrap/>
          </w:tcPr>
          <w:p w14:paraId="240EDB63" w14:textId="77777777" w:rsidR="001D0320" w:rsidRPr="00E07147" w:rsidRDefault="001D0320" w:rsidP="001D0320">
            <w:pPr>
              <w:rPr>
                <w:rFonts w:cs="Calibri"/>
                <w:color w:val="000000"/>
                <w:sz w:val="18"/>
                <w:szCs w:val="18"/>
              </w:rPr>
            </w:pPr>
            <w:r w:rsidRPr="00E07147">
              <w:rPr>
                <w:rFonts w:cs="Calibri"/>
                <w:color w:val="000000"/>
                <w:sz w:val="18"/>
                <w:szCs w:val="18"/>
              </w:rPr>
              <w:t>cd_clientes</w:t>
            </w:r>
          </w:p>
        </w:tc>
        <w:tc>
          <w:tcPr>
            <w:tcW w:w="2041" w:type="dxa"/>
            <w:shd w:val="clear" w:color="auto" w:fill="auto"/>
            <w:noWrap/>
          </w:tcPr>
          <w:p w14:paraId="690326D3" w14:textId="00111268" w:rsidR="001D0320" w:rsidRPr="00E07147" w:rsidRDefault="001D0320" w:rsidP="001D0320">
            <w:pPr>
              <w:rPr>
                <w:rFonts w:cs="Calibri"/>
                <w:color w:val="000000"/>
                <w:sz w:val="18"/>
                <w:szCs w:val="18"/>
              </w:rPr>
            </w:pPr>
            <w:r w:rsidRPr="00E07147">
              <w:rPr>
                <w:rFonts w:cs="Calibri"/>
                <w:color w:val="000000"/>
                <w:sz w:val="18"/>
                <w:szCs w:val="18"/>
              </w:rPr>
              <w:t>clt18_ctacli</w:t>
            </w:r>
          </w:p>
        </w:tc>
      </w:tr>
      <w:tr w:rsidR="001D0320" w:rsidRPr="00E07147" w14:paraId="7F415915" w14:textId="77777777" w:rsidTr="004806C5">
        <w:trPr>
          <w:trHeight w:val="290"/>
        </w:trPr>
        <w:tc>
          <w:tcPr>
            <w:tcW w:w="1701" w:type="dxa"/>
          </w:tcPr>
          <w:p w14:paraId="386C959B" w14:textId="70622422" w:rsidR="001D0320" w:rsidRPr="00E07147" w:rsidRDefault="001D0320" w:rsidP="001D0320">
            <w:pPr>
              <w:rPr>
                <w:rFonts w:cs="Calibri"/>
                <w:color w:val="000000"/>
                <w:sz w:val="18"/>
                <w:szCs w:val="18"/>
              </w:rPr>
            </w:pPr>
            <w:r w:rsidRPr="000E5989">
              <w:rPr>
                <w:rFonts w:cs="Calibri"/>
                <w:color w:val="000000"/>
                <w:sz w:val="18"/>
                <w:szCs w:val="18"/>
              </w:rPr>
              <w:t>Títulos (APMT0100022484)</w:t>
            </w:r>
          </w:p>
        </w:tc>
        <w:tc>
          <w:tcPr>
            <w:tcW w:w="3288" w:type="dxa"/>
            <w:shd w:val="clear" w:color="auto" w:fill="auto"/>
            <w:noWrap/>
          </w:tcPr>
          <w:p w14:paraId="38B424BD" w14:textId="74C06416" w:rsidR="001D0320" w:rsidRPr="00E07147" w:rsidRDefault="001D0320" w:rsidP="001D0320">
            <w:pPr>
              <w:rPr>
                <w:rFonts w:cs="Calibri"/>
                <w:color w:val="000000"/>
                <w:sz w:val="18"/>
                <w:szCs w:val="18"/>
              </w:rPr>
            </w:pPr>
            <w:r w:rsidRPr="00E07147">
              <w:rPr>
                <w:rFonts w:cs="Calibri"/>
                <w:sz w:val="18"/>
                <w:szCs w:val="18"/>
              </w:rPr>
              <w:t>ttt35_titlgru</w:t>
            </w:r>
          </w:p>
        </w:tc>
        <w:tc>
          <w:tcPr>
            <w:tcW w:w="2041" w:type="dxa"/>
            <w:shd w:val="clear" w:color="auto" w:fill="auto"/>
            <w:noWrap/>
          </w:tcPr>
          <w:p w14:paraId="71F240CC" w14:textId="77777777" w:rsidR="001D0320" w:rsidRPr="00E07147" w:rsidRDefault="001D0320" w:rsidP="001D0320">
            <w:pPr>
              <w:rPr>
                <w:rFonts w:cs="Calibri"/>
                <w:color w:val="000000"/>
                <w:sz w:val="18"/>
                <w:szCs w:val="18"/>
              </w:rPr>
            </w:pPr>
            <w:r w:rsidRPr="00E07147">
              <w:rPr>
                <w:rFonts w:cs="Calibri"/>
                <w:color w:val="000000"/>
                <w:sz w:val="18"/>
                <w:szCs w:val="18"/>
              </w:rPr>
              <w:t>cd_mercados</w:t>
            </w:r>
          </w:p>
        </w:tc>
        <w:tc>
          <w:tcPr>
            <w:tcW w:w="2041" w:type="dxa"/>
            <w:shd w:val="clear" w:color="auto" w:fill="auto"/>
            <w:noWrap/>
          </w:tcPr>
          <w:p w14:paraId="75ACBFA7" w14:textId="453DD6B1" w:rsidR="001D0320" w:rsidRPr="00E07147" w:rsidRDefault="001D0320" w:rsidP="001D0320">
            <w:pPr>
              <w:rPr>
                <w:rFonts w:cs="Calibri"/>
                <w:sz w:val="18"/>
                <w:szCs w:val="18"/>
              </w:rPr>
            </w:pPr>
            <w:r w:rsidRPr="00E07147">
              <w:rPr>
                <w:rFonts w:cs="Calibri"/>
                <w:sz w:val="18"/>
                <w:szCs w:val="18"/>
              </w:rPr>
              <w:t>ttt35_titlgru</w:t>
            </w:r>
          </w:p>
        </w:tc>
      </w:tr>
      <w:tr w:rsidR="001D0320" w:rsidRPr="00E07147" w14:paraId="7BAF58FB" w14:textId="77777777" w:rsidTr="004806C5">
        <w:trPr>
          <w:trHeight w:val="290"/>
        </w:trPr>
        <w:tc>
          <w:tcPr>
            <w:tcW w:w="1701" w:type="dxa"/>
          </w:tcPr>
          <w:p w14:paraId="09037EBB" w14:textId="0ABB0F12" w:rsidR="001D0320" w:rsidRPr="00E07147" w:rsidRDefault="001D0320" w:rsidP="001D0320">
            <w:pPr>
              <w:rPr>
                <w:rFonts w:cs="Calibri"/>
                <w:color w:val="000000"/>
                <w:sz w:val="18"/>
                <w:szCs w:val="18"/>
              </w:rPr>
            </w:pPr>
            <w:r w:rsidRPr="000E5989">
              <w:rPr>
                <w:rFonts w:cs="Calibri"/>
                <w:color w:val="000000"/>
                <w:sz w:val="18"/>
                <w:szCs w:val="18"/>
              </w:rPr>
              <w:t>Fundos (APMT0100021345)</w:t>
            </w:r>
          </w:p>
        </w:tc>
        <w:tc>
          <w:tcPr>
            <w:tcW w:w="3288" w:type="dxa"/>
            <w:shd w:val="clear" w:color="auto" w:fill="auto"/>
            <w:noWrap/>
          </w:tcPr>
          <w:p w14:paraId="66218866" w14:textId="13CC92EF" w:rsidR="001D0320" w:rsidRPr="00E07147" w:rsidRDefault="001D0320" w:rsidP="001D0320">
            <w:pPr>
              <w:rPr>
                <w:rFonts w:cs="Calibri"/>
                <w:color w:val="000000"/>
                <w:sz w:val="18"/>
                <w:szCs w:val="18"/>
              </w:rPr>
            </w:pPr>
            <w:r w:rsidRPr="00E07147">
              <w:rPr>
                <w:rFonts w:cs="Calibri"/>
                <w:color w:val="000000"/>
                <w:sz w:val="18"/>
                <w:szCs w:val="18"/>
              </w:rPr>
              <w:t>fut02_contasfu</w:t>
            </w:r>
          </w:p>
        </w:tc>
        <w:tc>
          <w:tcPr>
            <w:tcW w:w="2041" w:type="dxa"/>
            <w:shd w:val="clear" w:color="auto" w:fill="auto"/>
            <w:noWrap/>
          </w:tcPr>
          <w:p w14:paraId="2F7AA14C" w14:textId="77777777" w:rsidR="001D0320" w:rsidRPr="00E07147" w:rsidRDefault="001D0320" w:rsidP="001D0320">
            <w:pPr>
              <w:rPr>
                <w:rFonts w:cs="Calibri"/>
                <w:color w:val="000000"/>
                <w:sz w:val="18"/>
                <w:szCs w:val="18"/>
              </w:rPr>
            </w:pPr>
            <w:r w:rsidRPr="00E07147">
              <w:rPr>
                <w:rFonts w:cs="Calibri"/>
                <w:color w:val="000000"/>
                <w:sz w:val="18"/>
                <w:szCs w:val="18"/>
              </w:rPr>
              <w:t>cd_mercados</w:t>
            </w:r>
          </w:p>
        </w:tc>
        <w:tc>
          <w:tcPr>
            <w:tcW w:w="2041" w:type="dxa"/>
            <w:shd w:val="clear" w:color="auto" w:fill="auto"/>
            <w:noWrap/>
          </w:tcPr>
          <w:p w14:paraId="0E8ABE33" w14:textId="126D6B53" w:rsidR="001D0320" w:rsidRPr="00E07147" w:rsidRDefault="001D0320" w:rsidP="001D0320">
            <w:pPr>
              <w:rPr>
                <w:rFonts w:cs="Calibri"/>
                <w:color w:val="000000"/>
                <w:sz w:val="18"/>
                <w:szCs w:val="18"/>
              </w:rPr>
            </w:pPr>
            <w:r w:rsidRPr="00E07147">
              <w:rPr>
                <w:rFonts w:cs="Calibri"/>
                <w:color w:val="000000"/>
                <w:sz w:val="18"/>
                <w:szCs w:val="18"/>
              </w:rPr>
              <w:t>fut02_contasfu</w:t>
            </w:r>
          </w:p>
        </w:tc>
      </w:tr>
      <w:tr w:rsidR="001D0320" w:rsidRPr="00E07147" w14:paraId="5DF5857A" w14:textId="77777777" w:rsidTr="004806C5">
        <w:trPr>
          <w:trHeight w:val="290"/>
        </w:trPr>
        <w:tc>
          <w:tcPr>
            <w:tcW w:w="1701" w:type="dxa"/>
          </w:tcPr>
          <w:p w14:paraId="10F586B4" w14:textId="7E01497E" w:rsidR="001D0320" w:rsidRPr="00E07147" w:rsidRDefault="001D0320" w:rsidP="001D0320">
            <w:pPr>
              <w:rPr>
                <w:rFonts w:cs="Calibri"/>
                <w:color w:val="000000"/>
                <w:sz w:val="18"/>
                <w:szCs w:val="18"/>
              </w:rPr>
            </w:pPr>
            <w:r w:rsidRPr="000E5989">
              <w:rPr>
                <w:rFonts w:cs="Calibri"/>
                <w:color w:val="000000"/>
                <w:sz w:val="18"/>
                <w:szCs w:val="18"/>
              </w:rPr>
              <w:t>Estruturais (APMT0100050994)</w:t>
            </w:r>
          </w:p>
        </w:tc>
        <w:tc>
          <w:tcPr>
            <w:tcW w:w="3288" w:type="dxa"/>
            <w:shd w:val="clear" w:color="auto" w:fill="auto"/>
            <w:noWrap/>
          </w:tcPr>
          <w:p w14:paraId="363D620F" w14:textId="2A2DA6E1" w:rsidR="001D0320" w:rsidRPr="00E07147" w:rsidRDefault="001D0320" w:rsidP="001D0320">
            <w:pPr>
              <w:rPr>
                <w:rFonts w:cs="Calibri"/>
                <w:color w:val="000000"/>
                <w:sz w:val="18"/>
                <w:szCs w:val="18"/>
              </w:rPr>
            </w:pPr>
            <w:r w:rsidRPr="00E07147">
              <w:rPr>
                <w:rFonts w:cs="Calibri"/>
                <w:color w:val="000000"/>
                <w:sz w:val="18"/>
                <w:szCs w:val="18"/>
              </w:rPr>
              <w:t>cat34_fuparam</w:t>
            </w:r>
          </w:p>
        </w:tc>
        <w:tc>
          <w:tcPr>
            <w:tcW w:w="2041" w:type="dxa"/>
            <w:shd w:val="clear" w:color="auto" w:fill="auto"/>
            <w:noWrap/>
          </w:tcPr>
          <w:p w14:paraId="6BE7BBE7" w14:textId="77777777" w:rsidR="001D0320" w:rsidRPr="00E07147" w:rsidRDefault="001D0320" w:rsidP="001D0320">
            <w:pPr>
              <w:rPr>
                <w:rFonts w:cs="Calibri"/>
                <w:color w:val="000000"/>
                <w:sz w:val="18"/>
                <w:szCs w:val="18"/>
              </w:rPr>
            </w:pPr>
            <w:r w:rsidRPr="00E07147">
              <w:rPr>
                <w:rFonts w:cs="Calibri"/>
                <w:color w:val="000000"/>
                <w:sz w:val="18"/>
                <w:szCs w:val="18"/>
              </w:rPr>
              <w:t>cd_estruturais</w:t>
            </w:r>
          </w:p>
        </w:tc>
        <w:tc>
          <w:tcPr>
            <w:tcW w:w="2041" w:type="dxa"/>
            <w:shd w:val="clear" w:color="auto" w:fill="auto"/>
            <w:noWrap/>
          </w:tcPr>
          <w:p w14:paraId="342080AF" w14:textId="43570FAD" w:rsidR="001D0320" w:rsidRPr="00E07147" w:rsidRDefault="001D0320" w:rsidP="001D0320">
            <w:pPr>
              <w:rPr>
                <w:rFonts w:cs="Calibri"/>
                <w:color w:val="000000"/>
                <w:sz w:val="18"/>
                <w:szCs w:val="18"/>
              </w:rPr>
            </w:pPr>
            <w:r w:rsidRPr="00E07147">
              <w:rPr>
                <w:rFonts w:cs="Calibri"/>
                <w:color w:val="000000"/>
                <w:sz w:val="18"/>
                <w:szCs w:val="18"/>
              </w:rPr>
              <w:t>cat34_fuparam</w:t>
            </w:r>
          </w:p>
        </w:tc>
      </w:tr>
    </w:tbl>
    <w:p w14:paraId="2F0E733C" w14:textId="6947AD76" w:rsidR="009379A8" w:rsidRDefault="009379A8" w:rsidP="009379A8">
      <w:pPr>
        <w:rPr>
          <w:rFonts w:cs="Calibri"/>
        </w:rPr>
      </w:pPr>
      <w:r>
        <w:rPr>
          <w:rFonts w:cs="Calibri"/>
        </w:rPr>
        <w:br w:type="page"/>
      </w:r>
    </w:p>
    <w:p w14:paraId="7DD679FB" w14:textId="77777777" w:rsidR="009379A8" w:rsidRPr="00E07147" w:rsidRDefault="009379A8" w:rsidP="009379A8">
      <w:pPr>
        <w:rPr>
          <w:rFonts w:cs="Calibri"/>
        </w:rPr>
        <w:sectPr w:rsidR="009379A8" w:rsidRPr="00E07147" w:rsidSect="009379A8">
          <w:pgSz w:w="11906" w:h="16838"/>
          <w:pgMar w:top="1440" w:right="1440" w:bottom="1440" w:left="1440" w:header="708" w:footer="708" w:gutter="0"/>
          <w:pgNumType w:start="0"/>
          <w:cols w:space="708"/>
          <w:titlePg/>
          <w:docGrid w:linePitch="360"/>
        </w:sectPr>
      </w:pPr>
    </w:p>
    <w:p w14:paraId="58679D70" w14:textId="77777777" w:rsidR="009379A8" w:rsidRPr="000305A8" w:rsidRDefault="009379A8" w:rsidP="009379A8">
      <w:pPr>
        <w:pStyle w:val="Heading5"/>
      </w:pPr>
      <w:bookmarkStart w:id="64" w:name="_Toc168671635"/>
      <w:r w:rsidRPr="00E07147">
        <w:lastRenderedPageBreak/>
        <w:t>Detalhe dos Campos</w:t>
      </w:r>
      <w:bookmarkEnd w:id="64"/>
    </w:p>
    <w:p w14:paraId="1A0FA6F5" w14:textId="41D80903" w:rsidR="009379A8" w:rsidRPr="00BE2C12" w:rsidRDefault="00BE2C12" w:rsidP="00BE2C12">
      <w:pPr>
        <w:pStyle w:val="Caption"/>
        <w:jc w:val="center"/>
        <w:rPr>
          <w:rFonts w:cs="Calibri"/>
          <w:b/>
          <w:color w:val="000000" w:themeColor="text1"/>
          <w:sz w:val="22"/>
          <w:szCs w:val="22"/>
        </w:rPr>
      </w:pPr>
      <w:bookmarkStart w:id="65" w:name="_Toc168413847"/>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486242">
        <w:rPr>
          <w:b/>
          <w:noProof/>
          <w:color w:val="000000" w:themeColor="text1"/>
          <w:sz w:val="22"/>
          <w:szCs w:val="22"/>
        </w:rPr>
        <w:t>9</w:t>
      </w:r>
      <w:r w:rsidRPr="00BE2C12">
        <w:rPr>
          <w:b/>
          <w:color w:val="000000" w:themeColor="text1"/>
          <w:sz w:val="22"/>
          <w:szCs w:val="22"/>
        </w:rPr>
        <w:fldChar w:fldCharType="end"/>
      </w:r>
      <w:r w:rsidRPr="00BE2C12">
        <w:rPr>
          <w:b/>
          <w:color w:val="000000" w:themeColor="text1"/>
          <w:sz w:val="22"/>
          <w:szCs w:val="22"/>
        </w:rPr>
        <w:t>: Detalhe dos campos da cd.garantias.gt019_report_biyr9500</w:t>
      </w:r>
      <w:bookmarkEnd w:id="65"/>
    </w:p>
    <w:tbl>
      <w:tblPr>
        <w:tblW w:w="15163" w:type="dxa"/>
        <w:tblLayout w:type="fixed"/>
        <w:tblCellMar>
          <w:left w:w="70" w:type="dxa"/>
          <w:right w:w="70" w:type="dxa"/>
        </w:tblCellMar>
        <w:tblLook w:val="04A0" w:firstRow="1" w:lastRow="0" w:firstColumn="1" w:lastColumn="0" w:noHBand="0" w:noVBand="1"/>
      </w:tblPr>
      <w:tblGrid>
        <w:gridCol w:w="1871"/>
        <w:gridCol w:w="5495"/>
        <w:gridCol w:w="993"/>
        <w:gridCol w:w="1842"/>
        <w:gridCol w:w="1701"/>
        <w:gridCol w:w="1134"/>
        <w:gridCol w:w="2127"/>
      </w:tblGrid>
      <w:tr w:rsidR="00DD3EE1" w:rsidRPr="00335137" w14:paraId="1C38F3B2" w14:textId="21C7E2A7" w:rsidTr="00476F0E">
        <w:trPr>
          <w:trHeight w:val="514"/>
          <w:tblHeader/>
        </w:trPr>
        <w:tc>
          <w:tcPr>
            <w:tcW w:w="1871" w:type="dxa"/>
            <w:tcBorders>
              <w:top w:val="single" w:sz="4" w:space="0" w:color="auto"/>
              <w:left w:val="single" w:sz="4" w:space="0" w:color="auto"/>
              <w:bottom w:val="single" w:sz="4" w:space="0" w:color="auto"/>
              <w:right w:val="single" w:sz="4" w:space="0" w:color="auto"/>
            </w:tcBorders>
            <w:shd w:val="clear" w:color="000000" w:fill="FF0000"/>
            <w:noWrap/>
            <w:hideMark/>
          </w:tcPr>
          <w:p w14:paraId="6584D39A" w14:textId="70CE6A67" w:rsidR="00DD3EE1" w:rsidRPr="00500AFB" w:rsidRDefault="00D17FC3" w:rsidP="00DD3EE1">
            <w:pPr>
              <w:rPr>
                <w:rFonts w:cs="Calibri"/>
                <w:b/>
                <w:bCs/>
                <w:color w:val="FFFFFF"/>
                <w:sz w:val="18"/>
                <w:szCs w:val="18"/>
              </w:rPr>
            </w:pPr>
            <w:r w:rsidRPr="00500AFB">
              <w:rPr>
                <w:rFonts w:cs="Calibri"/>
                <w:b/>
                <w:bCs/>
                <w:color w:val="FFFFFF"/>
                <w:sz w:val="18"/>
                <w:szCs w:val="18"/>
              </w:rPr>
              <w:t>C</w:t>
            </w:r>
            <w:r w:rsidR="009B71ED" w:rsidRPr="00500AFB">
              <w:rPr>
                <w:rFonts w:cs="Calibri"/>
                <w:b/>
                <w:bCs/>
                <w:color w:val="FFFFFF"/>
                <w:sz w:val="18"/>
                <w:szCs w:val="18"/>
              </w:rPr>
              <w:t>ampos</w:t>
            </w:r>
            <w:r w:rsidR="00DD3EE1" w:rsidRPr="00500AFB">
              <w:rPr>
                <w:rFonts w:cs="Calibri"/>
                <w:b/>
                <w:bCs/>
                <w:color w:val="FFFFFF"/>
                <w:sz w:val="18"/>
                <w:szCs w:val="18"/>
              </w:rPr>
              <w:t xml:space="preserve"> da tabela</w:t>
            </w:r>
          </w:p>
          <w:p w14:paraId="33B6A98A" w14:textId="563FC635" w:rsidR="00DD3EE1" w:rsidRPr="00500AFB" w:rsidRDefault="00DD3EE1" w:rsidP="00DD3EE1">
            <w:pPr>
              <w:rPr>
                <w:rFonts w:cs="Calibri"/>
                <w:b/>
                <w:bCs/>
                <w:color w:val="FFFFFF"/>
                <w:sz w:val="18"/>
                <w:szCs w:val="18"/>
              </w:rPr>
            </w:pPr>
            <w:r w:rsidRPr="00500AFB">
              <w:rPr>
                <w:rFonts w:cs="Calibri"/>
                <w:b/>
                <w:bCs/>
                <w:color w:val="FFFFFF"/>
                <w:sz w:val="18"/>
                <w:szCs w:val="18"/>
              </w:rPr>
              <w:t>gt019_report_biyr9500</w:t>
            </w:r>
          </w:p>
        </w:tc>
        <w:tc>
          <w:tcPr>
            <w:tcW w:w="5495" w:type="dxa"/>
            <w:tcBorders>
              <w:top w:val="single" w:sz="4" w:space="0" w:color="auto"/>
              <w:left w:val="nil"/>
              <w:bottom w:val="single" w:sz="4" w:space="0" w:color="auto"/>
              <w:right w:val="single" w:sz="4" w:space="0" w:color="auto"/>
            </w:tcBorders>
            <w:shd w:val="clear" w:color="000000" w:fill="FF0000"/>
            <w:noWrap/>
            <w:hideMark/>
          </w:tcPr>
          <w:p w14:paraId="0192F0DF" w14:textId="77777777" w:rsidR="00DD3EE1" w:rsidRPr="00500AFB" w:rsidRDefault="00DD3EE1" w:rsidP="00DD3EE1">
            <w:pPr>
              <w:rPr>
                <w:rFonts w:cs="Calibri"/>
                <w:b/>
                <w:bCs/>
                <w:color w:val="FFFFFF"/>
                <w:sz w:val="18"/>
                <w:szCs w:val="18"/>
              </w:rPr>
            </w:pPr>
            <w:r w:rsidRPr="00500AFB">
              <w:rPr>
                <w:rFonts w:cs="Calibri"/>
                <w:b/>
                <w:bCs/>
                <w:color w:val="FFFFFF"/>
                <w:sz w:val="18"/>
                <w:szCs w:val="18"/>
              </w:rPr>
              <w:t>Significado do campo</w:t>
            </w:r>
          </w:p>
        </w:tc>
        <w:tc>
          <w:tcPr>
            <w:tcW w:w="993" w:type="dxa"/>
            <w:tcBorders>
              <w:top w:val="single" w:sz="4" w:space="0" w:color="auto"/>
              <w:left w:val="nil"/>
              <w:bottom w:val="single" w:sz="4" w:space="0" w:color="auto"/>
              <w:right w:val="single" w:sz="4" w:space="0" w:color="auto"/>
            </w:tcBorders>
            <w:shd w:val="clear" w:color="000000" w:fill="FF0000"/>
            <w:noWrap/>
            <w:hideMark/>
          </w:tcPr>
          <w:p w14:paraId="7D2F5767" w14:textId="77777777" w:rsidR="00DD3EE1" w:rsidRPr="00335137" w:rsidRDefault="00DD3EE1" w:rsidP="00DD3EE1">
            <w:pPr>
              <w:rPr>
                <w:rFonts w:cs="Calibri"/>
                <w:b/>
                <w:bCs/>
                <w:color w:val="FFFFFF"/>
                <w:sz w:val="18"/>
                <w:szCs w:val="18"/>
              </w:rPr>
            </w:pPr>
            <w:r w:rsidRPr="00335137">
              <w:rPr>
                <w:rFonts w:cs="Calibri"/>
                <w:b/>
                <w:bCs/>
                <w:color w:val="FFFFFF"/>
                <w:sz w:val="18"/>
                <w:szCs w:val="18"/>
              </w:rPr>
              <w:t>Formato</w:t>
            </w:r>
          </w:p>
        </w:tc>
        <w:tc>
          <w:tcPr>
            <w:tcW w:w="1842" w:type="dxa"/>
            <w:tcBorders>
              <w:top w:val="single" w:sz="4" w:space="0" w:color="auto"/>
              <w:left w:val="nil"/>
              <w:bottom w:val="single" w:sz="4" w:space="0" w:color="auto"/>
              <w:right w:val="single" w:sz="4" w:space="0" w:color="auto"/>
            </w:tcBorders>
            <w:shd w:val="clear" w:color="000000" w:fill="FF0000"/>
          </w:tcPr>
          <w:p w14:paraId="3187B4A9" w14:textId="55277296" w:rsidR="00DD3EE1" w:rsidRPr="00335137" w:rsidRDefault="00DD3EE1" w:rsidP="00DD3EE1">
            <w:pPr>
              <w:rPr>
                <w:rFonts w:cs="Calibri"/>
                <w:b/>
                <w:bCs/>
                <w:color w:val="FFFFFF"/>
                <w:sz w:val="18"/>
                <w:szCs w:val="18"/>
              </w:rPr>
            </w:pPr>
            <w:r>
              <w:rPr>
                <w:rFonts w:cs="Calibri"/>
                <w:b/>
                <w:bCs/>
                <w:color w:val="FFFFFF"/>
                <w:sz w:val="18"/>
                <w:szCs w:val="18"/>
              </w:rPr>
              <w:t xml:space="preserve">Aplicação na Origem </w:t>
            </w:r>
          </w:p>
        </w:tc>
        <w:tc>
          <w:tcPr>
            <w:tcW w:w="1701" w:type="dxa"/>
            <w:tcBorders>
              <w:top w:val="single" w:sz="4" w:space="0" w:color="auto"/>
              <w:left w:val="nil"/>
              <w:bottom w:val="single" w:sz="4" w:space="0" w:color="auto"/>
              <w:right w:val="single" w:sz="4" w:space="0" w:color="auto"/>
            </w:tcBorders>
            <w:shd w:val="clear" w:color="000000" w:fill="FF0000"/>
          </w:tcPr>
          <w:p w14:paraId="1FBAE328" w14:textId="50EE0CD7" w:rsidR="00DD3EE1" w:rsidRDefault="00D17FC3" w:rsidP="0032132A">
            <w:pPr>
              <w:rPr>
                <w:rFonts w:cs="Calibri"/>
                <w:b/>
                <w:bCs/>
                <w:color w:val="FFFFFF"/>
                <w:sz w:val="18"/>
                <w:szCs w:val="18"/>
              </w:rPr>
            </w:pPr>
            <w:r>
              <w:rPr>
                <w:rFonts w:cs="Calibri"/>
                <w:b/>
                <w:bCs/>
                <w:color w:val="FFFFFF"/>
                <w:sz w:val="18"/>
                <w:szCs w:val="18"/>
              </w:rPr>
              <w:t>T</w:t>
            </w:r>
            <w:r w:rsidR="0032132A">
              <w:rPr>
                <w:rFonts w:cs="Calibri"/>
                <w:b/>
                <w:bCs/>
                <w:color w:val="FFFFFF"/>
                <w:sz w:val="18"/>
                <w:szCs w:val="18"/>
              </w:rPr>
              <w:t>abela</w:t>
            </w:r>
            <w:r>
              <w:rPr>
                <w:rFonts w:cs="Calibri"/>
                <w:b/>
                <w:bCs/>
                <w:color w:val="FFFFFF"/>
                <w:sz w:val="18"/>
                <w:szCs w:val="18"/>
              </w:rPr>
              <w:t xml:space="preserve"> </w:t>
            </w:r>
            <w:r w:rsidR="00DD3EE1">
              <w:rPr>
                <w:rFonts w:cs="Calibri"/>
                <w:b/>
                <w:bCs/>
                <w:color w:val="FFFFFF"/>
                <w:sz w:val="18"/>
                <w:szCs w:val="18"/>
              </w:rPr>
              <w:t xml:space="preserve">no Data Lake </w:t>
            </w:r>
          </w:p>
        </w:tc>
        <w:tc>
          <w:tcPr>
            <w:tcW w:w="1134" w:type="dxa"/>
            <w:tcBorders>
              <w:top w:val="single" w:sz="4" w:space="0" w:color="auto"/>
              <w:left w:val="single" w:sz="4" w:space="0" w:color="auto"/>
              <w:bottom w:val="single" w:sz="4" w:space="0" w:color="auto"/>
              <w:right w:val="single" w:sz="4" w:space="0" w:color="auto"/>
            </w:tcBorders>
            <w:shd w:val="clear" w:color="000000" w:fill="FF0000"/>
          </w:tcPr>
          <w:p w14:paraId="6AC1FAD8" w14:textId="4A09C6CB" w:rsidR="00DD3EE1" w:rsidRPr="00335137" w:rsidRDefault="00DD3EE1" w:rsidP="009B71ED">
            <w:pPr>
              <w:rPr>
                <w:rFonts w:cs="Calibri"/>
                <w:b/>
                <w:bCs/>
                <w:color w:val="FFFFFF"/>
                <w:sz w:val="18"/>
                <w:szCs w:val="18"/>
              </w:rPr>
            </w:pPr>
            <w:r>
              <w:rPr>
                <w:rFonts w:cs="Calibri"/>
                <w:b/>
                <w:bCs/>
                <w:color w:val="FFFFFF"/>
                <w:sz w:val="18"/>
                <w:szCs w:val="18"/>
              </w:rPr>
              <w:t xml:space="preserve">Campo </w:t>
            </w:r>
          </w:p>
        </w:tc>
        <w:tc>
          <w:tcPr>
            <w:tcW w:w="2127" w:type="dxa"/>
            <w:tcBorders>
              <w:top w:val="single" w:sz="4" w:space="0" w:color="auto"/>
              <w:left w:val="single" w:sz="4" w:space="0" w:color="auto"/>
              <w:bottom w:val="single" w:sz="4" w:space="0" w:color="auto"/>
              <w:right w:val="single" w:sz="4" w:space="0" w:color="auto"/>
            </w:tcBorders>
            <w:shd w:val="clear" w:color="000000" w:fill="FF0000"/>
          </w:tcPr>
          <w:p w14:paraId="0C4ED7BE" w14:textId="02FFAE37" w:rsidR="00DD3EE1" w:rsidRDefault="00DD3EE1" w:rsidP="00DD3EE1">
            <w:pPr>
              <w:rPr>
                <w:rFonts w:cs="Calibri"/>
                <w:b/>
                <w:bCs/>
                <w:color w:val="FFFFFF"/>
                <w:sz w:val="18"/>
                <w:szCs w:val="18"/>
              </w:rPr>
            </w:pPr>
            <w:r>
              <w:rPr>
                <w:rFonts w:cs="Calibri"/>
                <w:b/>
                <w:bCs/>
                <w:color w:val="FFFFFF"/>
                <w:sz w:val="18"/>
                <w:szCs w:val="18"/>
              </w:rPr>
              <w:t>Condição</w:t>
            </w:r>
          </w:p>
        </w:tc>
      </w:tr>
      <w:tr w:rsidR="00DD3EE1" w:rsidRPr="00176A04" w14:paraId="35BE1502" w14:textId="5E42520E"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FE9BA9F" w14:textId="77777777" w:rsidR="00DD3EE1" w:rsidRPr="00500AFB" w:rsidRDefault="00DD3EE1" w:rsidP="00DD3EE1">
            <w:pPr>
              <w:rPr>
                <w:rFonts w:cs="Calibri"/>
                <w:color w:val="000000"/>
                <w:sz w:val="18"/>
                <w:szCs w:val="18"/>
              </w:rPr>
            </w:pPr>
            <w:r w:rsidRPr="00500AFB">
              <w:rPr>
                <w:rFonts w:cs="Calibri"/>
                <w:color w:val="000000"/>
                <w:sz w:val="18"/>
                <w:szCs w:val="18"/>
              </w:rPr>
              <w:t>tipologia</w:t>
            </w:r>
          </w:p>
        </w:tc>
        <w:tc>
          <w:tcPr>
            <w:tcW w:w="5495" w:type="dxa"/>
            <w:tcBorders>
              <w:top w:val="nil"/>
              <w:left w:val="nil"/>
              <w:bottom w:val="single" w:sz="4" w:space="0" w:color="auto"/>
              <w:right w:val="single" w:sz="4" w:space="0" w:color="auto"/>
            </w:tcBorders>
            <w:shd w:val="clear" w:color="auto" w:fill="auto"/>
            <w:noWrap/>
            <w:hideMark/>
          </w:tcPr>
          <w:p w14:paraId="54A94020" w14:textId="77777777" w:rsidR="00DD3EE1" w:rsidRPr="00500AFB" w:rsidRDefault="00DD3EE1" w:rsidP="00DD3EE1">
            <w:pPr>
              <w:rPr>
                <w:rFonts w:cs="Calibri"/>
                <w:color w:val="000000"/>
                <w:sz w:val="18"/>
                <w:szCs w:val="18"/>
              </w:rPr>
            </w:pPr>
            <w:r w:rsidRPr="00500AFB">
              <w:rPr>
                <w:rFonts w:cs="Calibri"/>
                <w:color w:val="000000"/>
                <w:sz w:val="18"/>
                <w:szCs w:val="18"/>
              </w:rPr>
              <w:t>Código que identifica a tipologia de garantia:</w:t>
            </w:r>
          </w:p>
          <w:p w14:paraId="3C7F1406" w14:textId="4D118DE3" w:rsidR="00DD3EE1" w:rsidRPr="00500AFB" w:rsidRDefault="00DD3EE1" w:rsidP="00D17FC3">
            <w:pPr>
              <w:pStyle w:val="ListParagraph"/>
              <w:numPr>
                <w:ilvl w:val="0"/>
                <w:numId w:val="17"/>
              </w:numPr>
              <w:rPr>
                <w:rFonts w:cs="Calibri"/>
                <w:color w:val="000000"/>
                <w:sz w:val="18"/>
                <w:szCs w:val="18"/>
              </w:rPr>
            </w:pPr>
            <w:r w:rsidRPr="00500AFB">
              <w:rPr>
                <w:rFonts w:cs="Calibri"/>
                <w:color w:val="000000"/>
                <w:sz w:val="18"/>
                <w:szCs w:val="18"/>
              </w:rPr>
              <w:t>Esta tabela de interface inclui processos/cauções de garantias reais e pessoais. As garantias reais podem ser financeiras ou imobiliárias e são identificadas pelo código ‘FIN’ e ‘IMO’, respetivamente. Por sua vez, as garantias pessoais são identificadas pelo código ‘PES’.</w:t>
            </w:r>
          </w:p>
        </w:tc>
        <w:tc>
          <w:tcPr>
            <w:tcW w:w="993" w:type="dxa"/>
            <w:tcBorders>
              <w:top w:val="nil"/>
              <w:left w:val="nil"/>
              <w:bottom w:val="single" w:sz="4" w:space="0" w:color="auto"/>
              <w:right w:val="single" w:sz="4" w:space="0" w:color="auto"/>
            </w:tcBorders>
            <w:shd w:val="clear" w:color="auto" w:fill="auto"/>
            <w:noWrap/>
            <w:hideMark/>
          </w:tcPr>
          <w:p w14:paraId="722FFB06" w14:textId="77777777" w:rsidR="00DD3EE1" w:rsidRPr="00335137" w:rsidRDefault="00DD3EE1" w:rsidP="00DD3EE1">
            <w:pPr>
              <w:rPr>
                <w:rFonts w:cs="Calibri"/>
                <w:color w:val="000000"/>
                <w:sz w:val="18"/>
                <w:szCs w:val="18"/>
              </w:rPr>
            </w:pPr>
            <w:r w:rsidRPr="00CD3F80">
              <w:rPr>
                <w:rFonts w:cs="Calibri"/>
                <w:color w:val="000000"/>
                <w:sz w:val="18"/>
                <w:szCs w:val="18"/>
              </w:rPr>
              <w:t>String</w:t>
            </w:r>
          </w:p>
        </w:tc>
        <w:tc>
          <w:tcPr>
            <w:tcW w:w="1842" w:type="dxa"/>
            <w:tcBorders>
              <w:top w:val="nil"/>
              <w:left w:val="nil"/>
              <w:bottom w:val="single" w:sz="4" w:space="0" w:color="auto"/>
              <w:right w:val="single" w:sz="4" w:space="0" w:color="auto"/>
            </w:tcBorders>
          </w:tcPr>
          <w:p w14:paraId="1988ADF1" w14:textId="77777777" w:rsidR="00DD3EE1" w:rsidRDefault="00DD3EE1" w:rsidP="00DD3EE1">
            <w:pPr>
              <w:rPr>
                <w:rFonts w:cs="Calibri"/>
                <w:color w:val="000000"/>
                <w:sz w:val="18"/>
                <w:szCs w:val="18"/>
              </w:rPr>
            </w:pPr>
            <w:r>
              <w:rPr>
                <w:rFonts w:cs="Calibri"/>
                <w:color w:val="000000"/>
                <w:sz w:val="18"/>
                <w:szCs w:val="18"/>
              </w:rPr>
              <w:t>MUG</w:t>
            </w:r>
          </w:p>
          <w:p w14:paraId="46872189" w14:textId="0F6625FB" w:rsidR="00DD3EE1" w:rsidRPr="00CD3F80" w:rsidRDefault="00DD3EE1" w:rsidP="00DD3EE1">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3508E4E" w14:textId="414EC75B" w:rsidR="00DD3EE1" w:rsidRDefault="00DD3EE1" w:rsidP="00DD3EE1">
            <w:pPr>
              <w:rPr>
                <w:rFonts w:ascii="Arial" w:hAnsi="Arial" w:cs="Arial"/>
                <w:color w:val="000000"/>
                <w:sz w:val="16"/>
                <w:szCs w:val="16"/>
              </w:rPr>
            </w:pP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0EA1EA7C" w14:textId="284CBF38" w:rsidR="00DD3EE1" w:rsidRPr="00CD3F80" w:rsidRDefault="00DD3EE1" w:rsidP="00DD3EE1">
            <w:pPr>
              <w:rPr>
                <w:rFonts w:cs="Calibri"/>
                <w:color w:val="000000"/>
                <w:sz w:val="18"/>
                <w:szCs w:val="18"/>
              </w:rPr>
            </w:pPr>
            <w:r>
              <w:rPr>
                <w:rFonts w:ascii="Arial" w:hAnsi="Arial" w:cs="Arial"/>
                <w:color w:val="000000"/>
                <w:sz w:val="16"/>
                <w:szCs w:val="16"/>
              </w:rPr>
              <w:t>tipologia</w:t>
            </w:r>
          </w:p>
        </w:tc>
        <w:tc>
          <w:tcPr>
            <w:tcW w:w="2127" w:type="dxa"/>
            <w:tcBorders>
              <w:top w:val="nil"/>
              <w:left w:val="single" w:sz="4" w:space="0" w:color="auto"/>
              <w:bottom w:val="single" w:sz="4" w:space="0" w:color="auto"/>
              <w:right w:val="single" w:sz="4" w:space="0" w:color="auto"/>
            </w:tcBorders>
          </w:tcPr>
          <w:p w14:paraId="3152C59E" w14:textId="77777777" w:rsidR="00DD3EE1" w:rsidRDefault="00DD3EE1" w:rsidP="00DD3EE1">
            <w:pPr>
              <w:rPr>
                <w:rFonts w:ascii="Arial" w:hAnsi="Arial" w:cs="Arial"/>
                <w:color w:val="000000"/>
                <w:sz w:val="16"/>
                <w:szCs w:val="16"/>
              </w:rPr>
            </w:pPr>
          </w:p>
        </w:tc>
      </w:tr>
      <w:tr w:rsidR="00DD3EE1" w:rsidRPr="00335137" w14:paraId="4CFF2C02" w14:textId="424F6BC0"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838C312" w14:textId="77777777" w:rsidR="00DD3EE1" w:rsidRPr="00500AFB" w:rsidRDefault="00DD3EE1" w:rsidP="00DD3EE1">
            <w:pPr>
              <w:rPr>
                <w:rFonts w:cs="Calibri"/>
                <w:color w:val="000000"/>
                <w:sz w:val="18"/>
                <w:szCs w:val="18"/>
              </w:rPr>
            </w:pPr>
            <w:r w:rsidRPr="00500AFB">
              <w:rPr>
                <w:rFonts w:cs="Calibri"/>
                <w:color w:val="000000"/>
                <w:sz w:val="18"/>
                <w:szCs w:val="18"/>
              </w:rPr>
              <w:t>origem</w:t>
            </w:r>
          </w:p>
        </w:tc>
        <w:tc>
          <w:tcPr>
            <w:tcW w:w="5495" w:type="dxa"/>
            <w:tcBorders>
              <w:top w:val="nil"/>
              <w:left w:val="nil"/>
              <w:bottom w:val="single" w:sz="4" w:space="0" w:color="auto"/>
              <w:right w:val="single" w:sz="4" w:space="0" w:color="auto"/>
            </w:tcBorders>
            <w:shd w:val="clear" w:color="auto" w:fill="auto"/>
            <w:noWrap/>
            <w:hideMark/>
          </w:tcPr>
          <w:p w14:paraId="14A05F1C" w14:textId="77777777" w:rsidR="00DD3EE1" w:rsidRPr="00500AFB" w:rsidRDefault="00DD3EE1" w:rsidP="00DD3EE1">
            <w:pPr>
              <w:rPr>
                <w:rFonts w:cs="Calibri"/>
                <w:color w:val="000000"/>
                <w:sz w:val="18"/>
                <w:szCs w:val="18"/>
              </w:rPr>
            </w:pPr>
            <w:r w:rsidRPr="00500AFB">
              <w:rPr>
                <w:rFonts w:cs="Calibri"/>
                <w:color w:val="000000"/>
                <w:sz w:val="18"/>
                <w:szCs w:val="18"/>
              </w:rPr>
              <w:t>Código ID sistema origem da garantia:</w:t>
            </w:r>
          </w:p>
          <w:p w14:paraId="676D7948" w14:textId="77777777" w:rsidR="00DD3EE1" w:rsidRPr="00500AFB" w:rsidRDefault="00DD3EE1" w:rsidP="00DD3EE1">
            <w:pPr>
              <w:pStyle w:val="ListParagraph"/>
              <w:numPr>
                <w:ilvl w:val="0"/>
                <w:numId w:val="8"/>
              </w:numPr>
              <w:rPr>
                <w:rFonts w:cs="Calibri"/>
                <w:color w:val="000000"/>
                <w:sz w:val="18"/>
                <w:szCs w:val="18"/>
              </w:rPr>
            </w:pPr>
            <w:r w:rsidRPr="00500AFB">
              <w:rPr>
                <w:rFonts w:cs="Calibri"/>
                <w:color w:val="000000"/>
                <w:sz w:val="18"/>
                <w:szCs w:val="18"/>
              </w:rPr>
              <w:t xml:space="preserve">Campo que indica a aplicação de origem do registo. </w:t>
            </w:r>
          </w:p>
          <w:p w14:paraId="43E818F0" w14:textId="1413B54F" w:rsidR="00DD3EE1" w:rsidRPr="00500AFB" w:rsidRDefault="00DD3EE1" w:rsidP="00D17FC3">
            <w:pPr>
              <w:pStyle w:val="ListParagraph"/>
              <w:numPr>
                <w:ilvl w:val="0"/>
                <w:numId w:val="8"/>
              </w:numPr>
              <w:rPr>
                <w:rFonts w:cs="Calibri"/>
                <w:color w:val="000000"/>
                <w:sz w:val="18"/>
                <w:szCs w:val="18"/>
              </w:rPr>
            </w:pPr>
            <w:r w:rsidRPr="00500AFB">
              <w:rPr>
                <w:rFonts w:cs="Calibri"/>
                <w:color w:val="000000"/>
                <w:sz w:val="18"/>
                <w:szCs w:val="18"/>
              </w:rPr>
              <w:t>Tal como o universo do MUG, esta tabela de interface contempla registos das origens: CS, GP, Leasing (provenientes da aplicação Lease e identificados com ‘LEA’), Factoring (provenientes da aplicação EuroFac e identificados com ‘FAC’), Efeitos, EP (provenientes da aplicação de Contratos/Intervenientes) e Partenon (provenientes da aplicação de Contratos/Intervenientes).</w:t>
            </w:r>
          </w:p>
        </w:tc>
        <w:tc>
          <w:tcPr>
            <w:tcW w:w="993" w:type="dxa"/>
            <w:tcBorders>
              <w:top w:val="nil"/>
              <w:left w:val="nil"/>
              <w:bottom w:val="single" w:sz="4" w:space="0" w:color="auto"/>
              <w:right w:val="single" w:sz="4" w:space="0" w:color="auto"/>
            </w:tcBorders>
            <w:shd w:val="clear" w:color="auto" w:fill="auto"/>
            <w:noWrap/>
            <w:hideMark/>
          </w:tcPr>
          <w:p w14:paraId="3A1183EF" w14:textId="77777777" w:rsidR="00DD3EE1" w:rsidRPr="00335137" w:rsidRDefault="00DD3EE1" w:rsidP="00DD3EE1">
            <w:pPr>
              <w:rPr>
                <w:rFonts w:cs="Calibri"/>
                <w:color w:val="000000"/>
                <w:sz w:val="18"/>
                <w:szCs w:val="18"/>
              </w:rPr>
            </w:pPr>
            <w:r w:rsidRPr="00CD3F80">
              <w:rPr>
                <w:color w:val="000000"/>
                <w:sz w:val="18"/>
                <w:szCs w:val="18"/>
              </w:rPr>
              <w:t>String</w:t>
            </w:r>
          </w:p>
        </w:tc>
        <w:tc>
          <w:tcPr>
            <w:tcW w:w="1842" w:type="dxa"/>
            <w:tcBorders>
              <w:top w:val="nil"/>
              <w:left w:val="nil"/>
              <w:bottom w:val="single" w:sz="4" w:space="0" w:color="auto"/>
              <w:right w:val="single" w:sz="4" w:space="0" w:color="auto"/>
            </w:tcBorders>
          </w:tcPr>
          <w:p w14:paraId="7E418D37" w14:textId="77777777" w:rsidR="00DD3EE1" w:rsidRDefault="00DD3EE1" w:rsidP="00DD3EE1">
            <w:pPr>
              <w:rPr>
                <w:rFonts w:cs="Calibri"/>
                <w:color w:val="000000"/>
                <w:sz w:val="18"/>
                <w:szCs w:val="18"/>
              </w:rPr>
            </w:pPr>
            <w:r>
              <w:rPr>
                <w:rFonts w:cs="Calibri"/>
                <w:color w:val="000000"/>
                <w:sz w:val="18"/>
                <w:szCs w:val="18"/>
              </w:rPr>
              <w:t>MUG</w:t>
            </w:r>
          </w:p>
          <w:p w14:paraId="2ABF5B7D" w14:textId="33D3789C" w:rsidR="00DD3EE1" w:rsidRPr="00CD3F80" w:rsidRDefault="00DD3EE1" w:rsidP="00DD3EE1">
            <w:pPr>
              <w:rPr>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50DCE16" w14:textId="597E4087" w:rsidR="00DD3EE1" w:rsidRDefault="00DD3EE1" w:rsidP="00DD3EE1">
            <w:pPr>
              <w:rPr>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12A1E628" w14:textId="534B266C" w:rsidR="00DD3EE1" w:rsidRPr="00CD3F80" w:rsidRDefault="00DD3EE1" w:rsidP="00DD3EE1">
            <w:pPr>
              <w:rPr>
                <w:color w:val="000000"/>
                <w:sz w:val="18"/>
                <w:szCs w:val="18"/>
              </w:rPr>
            </w:pPr>
            <w:r>
              <w:rPr>
                <w:color w:val="000000"/>
                <w:sz w:val="18"/>
                <w:szCs w:val="18"/>
              </w:rPr>
              <w:t xml:space="preserve">Origem </w:t>
            </w:r>
          </w:p>
        </w:tc>
        <w:tc>
          <w:tcPr>
            <w:tcW w:w="2127" w:type="dxa"/>
            <w:tcBorders>
              <w:top w:val="nil"/>
              <w:left w:val="single" w:sz="4" w:space="0" w:color="auto"/>
              <w:bottom w:val="single" w:sz="4" w:space="0" w:color="auto"/>
              <w:right w:val="single" w:sz="4" w:space="0" w:color="auto"/>
            </w:tcBorders>
          </w:tcPr>
          <w:p w14:paraId="7BE57DFC" w14:textId="77777777" w:rsidR="00DD3EE1" w:rsidRDefault="00DD3EE1" w:rsidP="00DD3EE1">
            <w:pPr>
              <w:rPr>
                <w:color w:val="000000"/>
                <w:sz w:val="18"/>
                <w:szCs w:val="18"/>
              </w:rPr>
            </w:pPr>
          </w:p>
        </w:tc>
      </w:tr>
      <w:tr w:rsidR="00DD3EE1" w:rsidRPr="00335137" w14:paraId="29FF0F6E" w14:textId="5CA6EAAB"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4482DCD" w14:textId="77777777" w:rsidR="00DD3EE1" w:rsidRPr="00500AFB" w:rsidRDefault="00DD3EE1" w:rsidP="00DD3EE1">
            <w:pPr>
              <w:rPr>
                <w:rFonts w:cs="Calibri"/>
                <w:color w:val="000000"/>
                <w:sz w:val="18"/>
                <w:szCs w:val="18"/>
              </w:rPr>
            </w:pPr>
            <w:r w:rsidRPr="00500AFB">
              <w:rPr>
                <w:rFonts w:cs="Calibri"/>
                <w:color w:val="000000"/>
                <w:sz w:val="18"/>
                <w:szCs w:val="18"/>
              </w:rPr>
              <w:t>datdados</w:t>
            </w:r>
          </w:p>
        </w:tc>
        <w:tc>
          <w:tcPr>
            <w:tcW w:w="5495" w:type="dxa"/>
            <w:tcBorders>
              <w:top w:val="nil"/>
              <w:left w:val="nil"/>
              <w:bottom w:val="single" w:sz="4" w:space="0" w:color="auto"/>
              <w:right w:val="single" w:sz="4" w:space="0" w:color="auto"/>
            </w:tcBorders>
            <w:shd w:val="clear" w:color="auto" w:fill="auto"/>
            <w:noWrap/>
            <w:hideMark/>
          </w:tcPr>
          <w:p w14:paraId="101212F4" w14:textId="77777777" w:rsidR="00DD3EE1" w:rsidRPr="00500AFB" w:rsidRDefault="00DD3EE1" w:rsidP="00DD3EE1">
            <w:pPr>
              <w:rPr>
                <w:rFonts w:cs="Calibri"/>
                <w:color w:val="000000"/>
                <w:sz w:val="18"/>
                <w:szCs w:val="18"/>
              </w:rPr>
            </w:pPr>
            <w:r w:rsidRPr="00500AFB">
              <w:rPr>
                <w:rFonts w:cs="Calibri"/>
                <w:color w:val="000000"/>
                <w:sz w:val="18"/>
                <w:szCs w:val="18"/>
              </w:rPr>
              <w:t>Data dos dados:</w:t>
            </w:r>
          </w:p>
          <w:p w14:paraId="206DC953" w14:textId="77777777" w:rsidR="00DD3EE1" w:rsidRPr="00500AFB" w:rsidRDefault="00DD3EE1" w:rsidP="00DD3EE1">
            <w:pPr>
              <w:pStyle w:val="ListParagraph"/>
              <w:numPr>
                <w:ilvl w:val="0"/>
                <w:numId w:val="18"/>
              </w:numPr>
              <w:rPr>
                <w:rFonts w:cs="Calibri"/>
                <w:color w:val="000000"/>
                <w:sz w:val="18"/>
                <w:szCs w:val="18"/>
              </w:rPr>
            </w:pPr>
            <w:r w:rsidRPr="00500AFB">
              <w:rPr>
                <w:rFonts w:cs="Calibri"/>
                <w:color w:val="000000"/>
                <w:sz w:val="18"/>
                <w:szCs w:val="18"/>
              </w:rPr>
              <w:t xml:space="preserve">Este campo refere-se à data dos dados que, por norma, é equivalente à partição temporal da tabela (‘ref_date’). No entanto, quando o último dia do mês não é útil, é criada uma cópia da tabela </w:t>
            </w:r>
            <w:r w:rsidRPr="00500AFB">
              <w:rPr>
                <w:rFonts w:cs="Calibri"/>
                <w:i/>
                <w:color w:val="000000"/>
                <w:sz w:val="18"/>
                <w:szCs w:val="18"/>
              </w:rPr>
              <w:t>cd_garantias.gt015_report_biyr9500</w:t>
            </w:r>
            <w:r w:rsidRPr="00500AFB">
              <w:rPr>
                <w:rFonts w:cs="Calibri"/>
                <w:color w:val="000000"/>
                <w:sz w:val="18"/>
                <w:szCs w:val="18"/>
              </w:rPr>
              <w:t xml:space="preserve"> no último dia útil do mês e é atribuída a partição temporal do último dia do mês. Nestes casos, é possível verificar que o campo ‘datdados’ indica a data de referência do último dia útil e a ‘ref_date’ indica o último dia do mês.</w:t>
            </w:r>
          </w:p>
        </w:tc>
        <w:tc>
          <w:tcPr>
            <w:tcW w:w="993" w:type="dxa"/>
            <w:tcBorders>
              <w:top w:val="nil"/>
              <w:left w:val="nil"/>
              <w:bottom w:val="single" w:sz="4" w:space="0" w:color="auto"/>
              <w:right w:val="single" w:sz="4" w:space="0" w:color="auto"/>
            </w:tcBorders>
            <w:shd w:val="clear" w:color="auto" w:fill="auto"/>
            <w:noWrap/>
            <w:hideMark/>
          </w:tcPr>
          <w:p w14:paraId="2ED12ED9" w14:textId="77777777" w:rsidR="00DD3EE1" w:rsidRPr="00335137" w:rsidRDefault="00DD3EE1" w:rsidP="00DD3EE1">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49107794" w14:textId="77777777" w:rsidR="00DD3EE1" w:rsidRDefault="00DD3EE1" w:rsidP="00DD3EE1">
            <w:pPr>
              <w:rPr>
                <w:rFonts w:cs="Calibri"/>
                <w:color w:val="000000"/>
                <w:sz w:val="18"/>
                <w:szCs w:val="18"/>
              </w:rPr>
            </w:pPr>
            <w:r>
              <w:rPr>
                <w:rFonts w:cs="Calibri"/>
                <w:color w:val="000000"/>
                <w:sz w:val="18"/>
                <w:szCs w:val="18"/>
              </w:rPr>
              <w:t>MUG</w:t>
            </w:r>
          </w:p>
          <w:p w14:paraId="7D31F4CF" w14:textId="17C834F8" w:rsidR="00DD3EE1" w:rsidRPr="00335137" w:rsidRDefault="00DD3EE1" w:rsidP="00DD3EE1">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AA775CC" w14:textId="2FD0B8F8" w:rsidR="00DD3EE1" w:rsidRDefault="00DD3EE1" w:rsidP="00DD3EE1">
            <w:pPr>
              <w:rPr>
                <w:rFonts w:cs="Calibr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098CCE27" w14:textId="5C5CAEB6" w:rsidR="00DD3EE1" w:rsidRPr="00335137" w:rsidRDefault="00DD3EE1" w:rsidP="00DD3EE1">
            <w:pPr>
              <w:rPr>
                <w:rFonts w:cs="Calibri"/>
                <w:color w:val="000000"/>
                <w:sz w:val="18"/>
                <w:szCs w:val="18"/>
              </w:rPr>
            </w:pPr>
            <w:r>
              <w:rPr>
                <w:rFonts w:cs="Calibri"/>
                <w:color w:val="000000"/>
                <w:sz w:val="18"/>
                <w:szCs w:val="18"/>
              </w:rPr>
              <w:t>Ref_date</w:t>
            </w:r>
          </w:p>
        </w:tc>
        <w:tc>
          <w:tcPr>
            <w:tcW w:w="2127" w:type="dxa"/>
            <w:tcBorders>
              <w:top w:val="nil"/>
              <w:left w:val="single" w:sz="4" w:space="0" w:color="auto"/>
              <w:bottom w:val="single" w:sz="4" w:space="0" w:color="auto"/>
              <w:right w:val="single" w:sz="4" w:space="0" w:color="auto"/>
            </w:tcBorders>
          </w:tcPr>
          <w:p w14:paraId="0A8581F5" w14:textId="77777777" w:rsidR="00DD3EE1" w:rsidRDefault="00DD3EE1" w:rsidP="00DD3EE1">
            <w:pPr>
              <w:rPr>
                <w:rFonts w:cs="Calibri"/>
                <w:color w:val="000000"/>
                <w:sz w:val="18"/>
                <w:szCs w:val="18"/>
              </w:rPr>
            </w:pPr>
          </w:p>
        </w:tc>
      </w:tr>
      <w:tr w:rsidR="00DD3EE1" w:rsidRPr="00335137" w14:paraId="7EA21CC9" w14:textId="0F3BE7A1"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8FFA536" w14:textId="77777777" w:rsidR="00DD3EE1" w:rsidRPr="00500AFB" w:rsidRDefault="00DD3EE1" w:rsidP="00DD3EE1">
            <w:pPr>
              <w:rPr>
                <w:rFonts w:cs="Calibri"/>
                <w:color w:val="000000"/>
                <w:sz w:val="18"/>
                <w:szCs w:val="18"/>
              </w:rPr>
            </w:pPr>
            <w:r w:rsidRPr="00500AFB">
              <w:rPr>
                <w:rFonts w:cs="Calibri"/>
                <w:color w:val="000000"/>
                <w:sz w:val="18"/>
                <w:szCs w:val="18"/>
              </w:rPr>
              <w:t>cempresabg</w:t>
            </w:r>
          </w:p>
        </w:tc>
        <w:tc>
          <w:tcPr>
            <w:tcW w:w="5495" w:type="dxa"/>
            <w:tcBorders>
              <w:top w:val="nil"/>
              <w:left w:val="nil"/>
              <w:bottom w:val="single" w:sz="4" w:space="0" w:color="auto"/>
              <w:right w:val="single" w:sz="4" w:space="0" w:color="auto"/>
            </w:tcBorders>
            <w:shd w:val="clear" w:color="auto" w:fill="auto"/>
            <w:noWrap/>
            <w:hideMark/>
          </w:tcPr>
          <w:p w14:paraId="4271CF93" w14:textId="77777777" w:rsidR="00DD3EE1" w:rsidRPr="00500AFB" w:rsidRDefault="00DD3EE1" w:rsidP="00DD3EE1">
            <w:pPr>
              <w:rPr>
                <w:rFonts w:cs="Calibri"/>
                <w:color w:val="000000"/>
                <w:sz w:val="18"/>
                <w:szCs w:val="18"/>
              </w:rPr>
            </w:pPr>
            <w:r w:rsidRPr="00500AFB">
              <w:rPr>
                <w:rFonts w:cs="Calibri"/>
                <w:color w:val="000000"/>
                <w:sz w:val="18"/>
                <w:szCs w:val="18"/>
              </w:rPr>
              <w:t>Empresa BG:</w:t>
            </w:r>
          </w:p>
          <w:p w14:paraId="233514C5" w14:textId="77777777" w:rsidR="00DD3EE1" w:rsidRPr="00500AFB" w:rsidRDefault="00DD3EE1" w:rsidP="00DD3EE1">
            <w:pPr>
              <w:pStyle w:val="ListParagraph"/>
              <w:numPr>
                <w:ilvl w:val="0"/>
                <w:numId w:val="18"/>
              </w:numPr>
              <w:rPr>
                <w:rFonts w:cs="Calibri"/>
                <w:color w:val="000000"/>
                <w:sz w:val="18"/>
                <w:szCs w:val="18"/>
              </w:rPr>
            </w:pPr>
            <w:r w:rsidRPr="00500AFB">
              <w:rPr>
                <w:rFonts w:cs="Calibri"/>
                <w:color w:val="000000"/>
                <w:sz w:val="18"/>
                <w:szCs w:val="18"/>
              </w:rPr>
              <w:t>Este campo está sempre preenchido com o código ‘00018’, referentes à empresa operativa onde o contrato está registado. Neste caso, todos os registos são registados no Banco Santander Totta.</w:t>
            </w:r>
          </w:p>
        </w:tc>
        <w:tc>
          <w:tcPr>
            <w:tcW w:w="993" w:type="dxa"/>
            <w:tcBorders>
              <w:top w:val="nil"/>
              <w:left w:val="nil"/>
              <w:bottom w:val="single" w:sz="4" w:space="0" w:color="auto"/>
              <w:right w:val="single" w:sz="4" w:space="0" w:color="auto"/>
            </w:tcBorders>
            <w:shd w:val="clear" w:color="auto" w:fill="auto"/>
            <w:noWrap/>
            <w:hideMark/>
          </w:tcPr>
          <w:p w14:paraId="466A7F4A" w14:textId="77777777" w:rsidR="00DD3EE1" w:rsidRPr="00335137" w:rsidRDefault="00DD3EE1" w:rsidP="00DD3EE1">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5C65D952" w14:textId="77777777" w:rsidR="00DD3EE1" w:rsidRDefault="00DD3EE1" w:rsidP="00DD3EE1">
            <w:pPr>
              <w:rPr>
                <w:rFonts w:cs="Calibri"/>
                <w:color w:val="000000"/>
                <w:sz w:val="18"/>
                <w:szCs w:val="18"/>
              </w:rPr>
            </w:pPr>
            <w:r>
              <w:rPr>
                <w:rFonts w:cs="Calibri"/>
                <w:color w:val="000000"/>
                <w:sz w:val="18"/>
                <w:szCs w:val="18"/>
              </w:rPr>
              <w:t>MUG</w:t>
            </w:r>
          </w:p>
          <w:p w14:paraId="38C023F5" w14:textId="4A4F0D02" w:rsidR="00DD3EE1" w:rsidRPr="00335137" w:rsidRDefault="00DD3EE1" w:rsidP="00DD3EE1">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8AC9A8B" w14:textId="77777777" w:rsidR="00DD3EE1" w:rsidRPr="00335137" w:rsidRDefault="00DD3EE1" w:rsidP="00DD3EE1">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7DA8DDE2" w14:textId="7539778F" w:rsidR="00DD3EE1" w:rsidRPr="00335137" w:rsidRDefault="00DD3EE1" w:rsidP="00DD3EE1">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0831CA0F" w14:textId="77777777" w:rsidR="00DD3EE1" w:rsidRPr="00335137" w:rsidRDefault="00DD3EE1" w:rsidP="00DD3EE1">
            <w:pPr>
              <w:rPr>
                <w:rFonts w:cs="Calibri"/>
                <w:color w:val="000000"/>
                <w:sz w:val="18"/>
                <w:szCs w:val="18"/>
              </w:rPr>
            </w:pPr>
          </w:p>
        </w:tc>
      </w:tr>
      <w:tr w:rsidR="00DD3EE1" w:rsidRPr="00335137" w14:paraId="3C44033B" w14:textId="3E0A4C82"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C37423B" w14:textId="77777777" w:rsidR="00DD3EE1" w:rsidRPr="00500AFB" w:rsidRDefault="00DD3EE1" w:rsidP="00DD3EE1">
            <w:pPr>
              <w:rPr>
                <w:rFonts w:cs="Calibri"/>
                <w:color w:val="000000"/>
                <w:sz w:val="18"/>
                <w:szCs w:val="18"/>
              </w:rPr>
            </w:pPr>
            <w:r w:rsidRPr="00500AFB">
              <w:rPr>
                <w:rFonts w:cs="Calibri"/>
                <w:color w:val="000000"/>
                <w:sz w:val="18"/>
                <w:szCs w:val="18"/>
              </w:rPr>
              <w:t>ccontrglb</w:t>
            </w:r>
          </w:p>
        </w:tc>
        <w:tc>
          <w:tcPr>
            <w:tcW w:w="5495" w:type="dxa"/>
            <w:tcBorders>
              <w:top w:val="nil"/>
              <w:left w:val="nil"/>
              <w:bottom w:val="single" w:sz="4" w:space="0" w:color="auto"/>
              <w:right w:val="single" w:sz="4" w:space="0" w:color="auto"/>
            </w:tcBorders>
            <w:shd w:val="clear" w:color="auto" w:fill="auto"/>
            <w:noWrap/>
            <w:hideMark/>
          </w:tcPr>
          <w:p w14:paraId="5EF4AAF9" w14:textId="77777777" w:rsidR="00DD3EE1" w:rsidRPr="00500AFB" w:rsidRDefault="00DD3EE1" w:rsidP="00DD3EE1">
            <w:pPr>
              <w:rPr>
                <w:rFonts w:cs="Calibri"/>
                <w:color w:val="000000"/>
                <w:sz w:val="18"/>
                <w:szCs w:val="18"/>
              </w:rPr>
            </w:pPr>
            <w:r w:rsidRPr="00500AFB">
              <w:rPr>
                <w:rFonts w:cs="Calibri"/>
                <w:color w:val="000000"/>
                <w:sz w:val="18"/>
                <w:szCs w:val="18"/>
              </w:rPr>
              <w:t>Contrato BDR:</w:t>
            </w:r>
          </w:p>
          <w:p w14:paraId="6B4FEE9E" w14:textId="77777777" w:rsidR="00DD3EE1" w:rsidRPr="00500AFB" w:rsidRDefault="00DD3EE1" w:rsidP="00DD3EE1">
            <w:pPr>
              <w:pStyle w:val="ListParagraph"/>
              <w:numPr>
                <w:ilvl w:val="0"/>
                <w:numId w:val="18"/>
              </w:numPr>
              <w:rPr>
                <w:rFonts w:cs="Calibri"/>
                <w:color w:val="000000"/>
                <w:sz w:val="18"/>
                <w:szCs w:val="18"/>
              </w:rPr>
            </w:pPr>
            <w:r w:rsidRPr="00500AFB">
              <w:rPr>
                <w:rFonts w:cs="Calibri"/>
                <w:color w:val="000000"/>
                <w:sz w:val="18"/>
                <w:szCs w:val="18"/>
              </w:rPr>
              <w:t>Este campo encontra-se sempre preenchido com o valor ‘0’.</w:t>
            </w:r>
          </w:p>
        </w:tc>
        <w:tc>
          <w:tcPr>
            <w:tcW w:w="993" w:type="dxa"/>
            <w:tcBorders>
              <w:top w:val="nil"/>
              <w:left w:val="nil"/>
              <w:bottom w:val="single" w:sz="4" w:space="0" w:color="auto"/>
              <w:right w:val="single" w:sz="4" w:space="0" w:color="auto"/>
            </w:tcBorders>
            <w:shd w:val="clear" w:color="auto" w:fill="auto"/>
            <w:noWrap/>
            <w:hideMark/>
          </w:tcPr>
          <w:p w14:paraId="74820D45" w14:textId="77777777" w:rsidR="00DD3EE1" w:rsidRPr="00335137" w:rsidRDefault="00DD3EE1" w:rsidP="00DD3EE1">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63817ACF" w14:textId="77777777" w:rsidR="00DD3EE1" w:rsidRDefault="00DD3EE1" w:rsidP="00DD3EE1">
            <w:pPr>
              <w:rPr>
                <w:rFonts w:cs="Calibri"/>
                <w:color w:val="000000"/>
                <w:sz w:val="18"/>
                <w:szCs w:val="18"/>
              </w:rPr>
            </w:pPr>
            <w:r>
              <w:rPr>
                <w:rFonts w:cs="Calibri"/>
                <w:color w:val="000000"/>
                <w:sz w:val="18"/>
                <w:szCs w:val="18"/>
              </w:rPr>
              <w:t>MUG</w:t>
            </w:r>
          </w:p>
          <w:p w14:paraId="09E92A16" w14:textId="79513B86" w:rsidR="00DD3EE1" w:rsidRPr="00335137" w:rsidRDefault="00DD3EE1" w:rsidP="00DD3EE1">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1350B96" w14:textId="77777777" w:rsidR="00DD3EE1" w:rsidRPr="00335137" w:rsidRDefault="00DD3EE1" w:rsidP="00DD3EE1">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5177C0B" w14:textId="11B6E9D3" w:rsidR="00DD3EE1" w:rsidRPr="00335137" w:rsidRDefault="00DD3EE1" w:rsidP="00DD3EE1">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2C25F9D5" w14:textId="77777777" w:rsidR="00DD3EE1" w:rsidRPr="00335137" w:rsidRDefault="00DD3EE1" w:rsidP="00DD3EE1">
            <w:pPr>
              <w:rPr>
                <w:rFonts w:cs="Calibri"/>
                <w:color w:val="000000"/>
                <w:sz w:val="18"/>
                <w:szCs w:val="18"/>
              </w:rPr>
            </w:pPr>
          </w:p>
        </w:tc>
      </w:tr>
      <w:tr w:rsidR="00DD3EE1" w:rsidRPr="00335137" w14:paraId="5A1BC0E7" w14:textId="5623E0A8"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83CCF52" w14:textId="77777777" w:rsidR="00DD3EE1" w:rsidRPr="00500AFB" w:rsidRDefault="00DD3EE1" w:rsidP="00DD3EE1">
            <w:pPr>
              <w:rPr>
                <w:rFonts w:cs="Calibri"/>
                <w:color w:val="000000"/>
                <w:sz w:val="18"/>
                <w:szCs w:val="18"/>
              </w:rPr>
            </w:pPr>
            <w:r w:rsidRPr="00500AFB">
              <w:rPr>
                <w:rFonts w:cs="Calibri"/>
                <w:color w:val="000000"/>
                <w:sz w:val="18"/>
                <w:szCs w:val="18"/>
              </w:rPr>
              <w:t>tipgargblbg</w:t>
            </w:r>
          </w:p>
        </w:tc>
        <w:tc>
          <w:tcPr>
            <w:tcW w:w="5495" w:type="dxa"/>
            <w:tcBorders>
              <w:top w:val="nil"/>
              <w:left w:val="nil"/>
              <w:bottom w:val="single" w:sz="4" w:space="0" w:color="auto"/>
              <w:right w:val="single" w:sz="4" w:space="0" w:color="auto"/>
            </w:tcBorders>
            <w:shd w:val="clear" w:color="auto" w:fill="auto"/>
            <w:noWrap/>
            <w:hideMark/>
          </w:tcPr>
          <w:p w14:paraId="6FEA2AF1" w14:textId="77777777" w:rsidR="00DD3EE1" w:rsidRPr="00500AFB" w:rsidRDefault="00DD3EE1" w:rsidP="00DD3EE1">
            <w:pPr>
              <w:rPr>
                <w:rFonts w:cs="Calibri"/>
                <w:color w:val="000000"/>
                <w:sz w:val="18"/>
                <w:szCs w:val="18"/>
              </w:rPr>
            </w:pPr>
            <w:r w:rsidRPr="00500AFB">
              <w:rPr>
                <w:rFonts w:cs="Calibri"/>
                <w:color w:val="000000"/>
                <w:sz w:val="18"/>
                <w:szCs w:val="18"/>
              </w:rPr>
              <w:t>Tipo de Garantia BLBG:</w:t>
            </w:r>
          </w:p>
          <w:p w14:paraId="057E5B90" w14:textId="77777777" w:rsidR="00DD3EE1" w:rsidRPr="00500AFB" w:rsidRDefault="00DD3EE1" w:rsidP="00DD3EE1">
            <w:pPr>
              <w:pStyle w:val="ListParagraph"/>
              <w:numPr>
                <w:ilvl w:val="0"/>
                <w:numId w:val="18"/>
              </w:numPr>
              <w:rPr>
                <w:rFonts w:cs="Calibri"/>
                <w:color w:val="000000"/>
                <w:sz w:val="18"/>
                <w:szCs w:val="18"/>
              </w:rPr>
            </w:pPr>
            <w:r w:rsidRPr="00500AFB">
              <w:rPr>
                <w:rFonts w:cs="Calibri"/>
                <w:color w:val="000000"/>
                <w:sz w:val="18"/>
                <w:szCs w:val="18"/>
              </w:rPr>
              <w:lastRenderedPageBreak/>
              <w:t>Identifica se a garantia associada é uma garantia pessoal ou uma garantia real (imobiliária ou financeira).</w:t>
            </w:r>
          </w:p>
          <w:p w14:paraId="5B8B481A" w14:textId="77777777" w:rsidR="00DD3EE1" w:rsidRPr="00500AFB" w:rsidRDefault="00DD3EE1" w:rsidP="00DD3EE1">
            <w:pPr>
              <w:pStyle w:val="ListParagraph"/>
              <w:numPr>
                <w:ilvl w:val="0"/>
                <w:numId w:val="18"/>
              </w:numPr>
              <w:rPr>
                <w:rFonts w:cs="Calibri"/>
                <w:color w:val="000000"/>
                <w:sz w:val="18"/>
                <w:szCs w:val="18"/>
              </w:rPr>
            </w:pPr>
            <w:r w:rsidRPr="00500AFB">
              <w:rPr>
                <w:rFonts w:cs="Calibri"/>
                <w:color w:val="000000"/>
                <w:sz w:val="18"/>
                <w:szCs w:val="18"/>
              </w:rPr>
              <w:t>Está preenchido com ‘00001’ para garantias pessoais e ‘00002’ para garantias reais.</w:t>
            </w:r>
          </w:p>
        </w:tc>
        <w:tc>
          <w:tcPr>
            <w:tcW w:w="993" w:type="dxa"/>
            <w:tcBorders>
              <w:top w:val="nil"/>
              <w:left w:val="nil"/>
              <w:bottom w:val="single" w:sz="4" w:space="0" w:color="auto"/>
              <w:right w:val="single" w:sz="4" w:space="0" w:color="auto"/>
            </w:tcBorders>
            <w:shd w:val="clear" w:color="auto" w:fill="auto"/>
            <w:noWrap/>
            <w:hideMark/>
          </w:tcPr>
          <w:p w14:paraId="0959EE68" w14:textId="77777777" w:rsidR="00DD3EE1" w:rsidRPr="00335137" w:rsidRDefault="00DD3EE1" w:rsidP="00DD3EE1">
            <w:pPr>
              <w:rPr>
                <w:rFonts w:cs="Calibri"/>
                <w:color w:val="000000"/>
                <w:sz w:val="18"/>
                <w:szCs w:val="18"/>
              </w:rPr>
            </w:pPr>
            <w:r w:rsidRPr="00335137">
              <w:rPr>
                <w:rFonts w:cs="Calibri"/>
                <w:color w:val="000000"/>
                <w:sz w:val="18"/>
                <w:szCs w:val="18"/>
              </w:rPr>
              <w:lastRenderedPageBreak/>
              <w:t>String</w:t>
            </w:r>
          </w:p>
        </w:tc>
        <w:tc>
          <w:tcPr>
            <w:tcW w:w="1842" w:type="dxa"/>
            <w:tcBorders>
              <w:top w:val="nil"/>
              <w:left w:val="nil"/>
              <w:bottom w:val="single" w:sz="4" w:space="0" w:color="auto"/>
              <w:right w:val="single" w:sz="4" w:space="0" w:color="auto"/>
            </w:tcBorders>
          </w:tcPr>
          <w:p w14:paraId="21A1193E" w14:textId="77777777" w:rsidR="00DD3EE1" w:rsidRDefault="00DD3EE1" w:rsidP="00DD3EE1">
            <w:pPr>
              <w:rPr>
                <w:rFonts w:cs="Calibri"/>
                <w:color w:val="000000"/>
                <w:sz w:val="18"/>
                <w:szCs w:val="18"/>
              </w:rPr>
            </w:pPr>
            <w:r>
              <w:rPr>
                <w:rFonts w:cs="Calibri"/>
                <w:color w:val="000000"/>
                <w:sz w:val="18"/>
                <w:szCs w:val="18"/>
              </w:rPr>
              <w:t>MUG</w:t>
            </w:r>
          </w:p>
          <w:p w14:paraId="18995182" w14:textId="3C521D1D" w:rsidR="00DD3EE1" w:rsidRPr="00335137" w:rsidRDefault="00DD3EE1" w:rsidP="00DD3EE1">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A260360" w14:textId="4817E300" w:rsidR="00DD3EE1" w:rsidRPr="00D607B3" w:rsidRDefault="00DD3EE1" w:rsidP="00DD3EE1">
            <w:pPr>
              <w:rPr>
                <w:rFonts w:cs="Calibri"/>
                <w:color w:val="000000"/>
                <w:sz w:val="18"/>
                <w:szCs w:val="18"/>
              </w:rPr>
            </w:pPr>
            <w:r w:rsidRPr="00DD3EE1">
              <w:rPr>
                <w:rFonts w:cs="Calibri"/>
                <w:color w:val="000000"/>
                <w:sz w:val="18"/>
                <w:szCs w:val="18"/>
              </w:rPr>
              <w:t>tat91_tabelas (503)</w:t>
            </w:r>
          </w:p>
        </w:tc>
        <w:tc>
          <w:tcPr>
            <w:tcW w:w="1134" w:type="dxa"/>
            <w:tcBorders>
              <w:top w:val="nil"/>
              <w:left w:val="single" w:sz="4" w:space="0" w:color="auto"/>
              <w:bottom w:val="single" w:sz="4" w:space="0" w:color="auto"/>
              <w:right w:val="single" w:sz="4" w:space="0" w:color="auto"/>
            </w:tcBorders>
          </w:tcPr>
          <w:p w14:paraId="0FF8E858" w14:textId="6DDC5E99" w:rsidR="00DD3EE1" w:rsidRPr="00335137" w:rsidRDefault="00DD3EE1" w:rsidP="00DD3EE1">
            <w:pPr>
              <w:rPr>
                <w:rFonts w:cs="Calibri"/>
                <w:color w:val="000000"/>
                <w:sz w:val="18"/>
                <w:szCs w:val="18"/>
              </w:rPr>
            </w:pPr>
            <w:r w:rsidRPr="00D607B3">
              <w:rPr>
                <w:rFonts w:cs="Calibri"/>
                <w:color w:val="000000"/>
                <w:sz w:val="18"/>
                <w:szCs w:val="18"/>
              </w:rPr>
              <w:t>TAYD91C0_NELEMC03</w:t>
            </w:r>
          </w:p>
        </w:tc>
        <w:tc>
          <w:tcPr>
            <w:tcW w:w="2127" w:type="dxa"/>
            <w:tcBorders>
              <w:top w:val="nil"/>
              <w:left w:val="single" w:sz="4" w:space="0" w:color="auto"/>
              <w:bottom w:val="single" w:sz="4" w:space="0" w:color="auto"/>
              <w:right w:val="single" w:sz="4" w:space="0" w:color="auto"/>
            </w:tcBorders>
          </w:tcPr>
          <w:p w14:paraId="3D7AF00E" w14:textId="77777777" w:rsidR="00DD3EE1" w:rsidRPr="00DD3EE1" w:rsidRDefault="00DD3EE1" w:rsidP="00DD3EE1">
            <w:pPr>
              <w:rPr>
                <w:rFonts w:cs="Calibri"/>
                <w:color w:val="000000"/>
                <w:sz w:val="18"/>
                <w:szCs w:val="18"/>
              </w:rPr>
            </w:pPr>
            <w:r w:rsidRPr="00DD3EE1">
              <w:rPr>
                <w:rFonts w:cs="Calibri"/>
                <w:color w:val="000000"/>
                <w:sz w:val="18"/>
                <w:szCs w:val="18"/>
              </w:rPr>
              <w:t>Obtido através do cruzamento:</w:t>
            </w:r>
          </w:p>
          <w:p w14:paraId="3058289F" w14:textId="77777777" w:rsidR="00DD3EE1" w:rsidRPr="00DD3EE1" w:rsidRDefault="00DD3EE1" w:rsidP="00DD3EE1">
            <w:pPr>
              <w:rPr>
                <w:rFonts w:cs="Calibri"/>
                <w:color w:val="000000"/>
                <w:sz w:val="18"/>
                <w:szCs w:val="18"/>
              </w:rPr>
            </w:pPr>
            <w:r w:rsidRPr="00DD3EE1">
              <w:rPr>
                <w:rFonts w:cs="Calibri"/>
                <w:color w:val="000000"/>
                <w:sz w:val="18"/>
                <w:szCs w:val="18"/>
              </w:rPr>
              <w:lastRenderedPageBreak/>
              <w:t>celemtab =</w:t>
            </w:r>
          </w:p>
          <w:p w14:paraId="411B25F1" w14:textId="77777777" w:rsidR="00DD3EE1" w:rsidRPr="00DD3EE1" w:rsidRDefault="00DD3EE1" w:rsidP="00DD3EE1">
            <w:pPr>
              <w:rPr>
                <w:rFonts w:cs="Calibri"/>
                <w:color w:val="000000"/>
                <w:sz w:val="18"/>
                <w:szCs w:val="18"/>
                <w:lang w:val="en-US"/>
              </w:rPr>
            </w:pPr>
            <w:r w:rsidRPr="00DD3EE1">
              <w:rPr>
                <w:rFonts w:cs="Calibri"/>
                <w:color w:val="000000"/>
                <w:sz w:val="18"/>
                <w:szCs w:val="18"/>
                <w:lang w:val="en-US"/>
              </w:rPr>
              <w:t>CASE</w:t>
            </w:r>
          </w:p>
          <w:p w14:paraId="498B61A5" w14:textId="77777777" w:rsidR="00DD3EE1" w:rsidRPr="00DD3EE1" w:rsidRDefault="00DD3EE1" w:rsidP="00DD3EE1">
            <w:pPr>
              <w:rPr>
                <w:rFonts w:cs="Calibri"/>
                <w:color w:val="000000"/>
                <w:sz w:val="18"/>
                <w:szCs w:val="18"/>
                <w:lang w:val="en-US"/>
              </w:rPr>
            </w:pPr>
            <w:r w:rsidRPr="00DD3EE1">
              <w:rPr>
                <w:rFonts w:cs="Calibri"/>
                <w:color w:val="000000"/>
                <w:sz w:val="18"/>
                <w:szCs w:val="18"/>
                <w:lang w:val="en-US"/>
              </w:rPr>
              <w:t xml:space="preserve">    WHEN gt018.tipologia = 'PES' THEN 'BST02500001'</w:t>
            </w:r>
          </w:p>
          <w:p w14:paraId="032DE1A5" w14:textId="77777777" w:rsidR="00DD3EE1" w:rsidRPr="00DD3EE1" w:rsidRDefault="00DD3EE1" w:rsidP="00DD3EE1">
            <w:pPr>
              <w:rPr>
                <w:rFonts w:cs="Calibri"/>
                <w:color w:val="000000"/>
                <w:sz w:val="18"/>
                <w:szCs w:val="18"/>
              </w:rPr>
            </w:pPr>
            <w:r w:rsidRPr="00DD3EE1">
              <w:rPr>
                <w:rFonts w:cs="Calibri"/>
                <w:color w:val="000000"/>
                <w:sz w:val="18"/>
                <w:szCs w:val="18"/>
                <w:lang w:val="en-US"/>
              </w:rPr>
              <w:t xml:space="preserve">    </w:t>
            </w:r>
            <w:r w:rsidRPr="00DD3EE1">
              <w:rPr>
                <w:rFonts w:cs="Calibri"/>
                <w:color w:val="000000"/>
                <w:sz w:val="18"/>
                <w:szCs w:val="18"/>
              </w:rPr>
              <w:t>ELSE 'BST02500002'</w:t>
            </w:r>
          </w:p>
          <w:p w14:paraId="396E62C0" w14:textId="12361D3C" w:rsidR="00DD3EE1" w:rsidRPr="00D607B3" w:rsidRDefault="00DD3EE1" w:rsidP="00DD3EE1">
            <w:pPr>
              <w:rPr>
                <w:rFonts w:cs="Calibri"/>
                <w:color w:val="000000"/>
                <w:sz w:val="18"/>
                <w:szCs w:val="18"/>
              </w:rPr>
            </w:pPr>
            <w:r w:rsidRPr="00DD3EE1">
              <w:rPr>
                <w:rFonts w:cs="Calibri"/>
                <w:color w:val="000000"/>
                <w:sz w:val="18"/>
                <w:szCs w:val="18"/>
              </w:rPr>
              <w:t>END</w:t>
            </w:r>
          </w:p>
        </w:tc>
      </w:tr>
      <w:tr w:rsidR="00DD3EE1" w:rsidRPr="00335137" w14:paraId="116CA6F1" w14:textId="3E1B3ACE"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5C455CD" w14:textId="77777777" w:rsidR="00DD3EE1" w:rsidRPr="00500AFB" w:rsidRDefault="00DD3EE1" w:rsidP="00DD3EE1">
            <w:pPr>
              <w:rPr>
                <w:rFonts w:cs="Calibri"/>
                <w:color w:val="000000"/>
                <w:sz w:val="18"/>
                <w:szCs w:val="18"/>
              </w:rPr>
            </w:pPr>
            <w:r w:rsidRPr="00500AFB">
              <w:rPr>
                <w:rFonts w:cs="Calibri"/>
                <w:color w:val="000000"/>
                <w:sz w:val="18"/>
                <w:szCs w:val="18"/>
              </w:rPr>
              <w:lastRenderedPageBreak/>
              <w:t>cgarglb</w:t>
            </w:r>
          </w:p>
        </w:tc>
        <w:tc>
          <w:tcPr>
            <w:tcW w:w="5495" w:type="dxa"/>
            <w:tcBorders>
              <w:top w:val="nil"/>
              <w:left w:val="nil"/>
              <w:bottom w:val="single" w:sz="4" w:space="0" w:color="auto"/>
              <w:right w:val="single" w:sz="4" w:space="0" w:color="auto"/>
            </w:tcBorders>
            <w:shd w:val="clear" w:color="auto" w:fill="auto"/>
            <w:noWrap/>
            <w:hideMark/>
          </w:tcPr>
          <w:p w14:paraId="081C8B4B" w14:textId="77777777" w:rsidR="00DD3EE1" w:rsidRPr="00500AFB" w:rsidRDefault="00DD3EE1" w:rsidP="00DD3EE1">
            <w:pPr>
              <w:rPr>
                <w:rFonts w:cs="Calibri"/>
                <w:color w:val="000000"/>
                <w:sz w:val="18"/>
                <w:szCs w:val="18"/>
              </w:rPr>
            </w:pPr>
            <w:r w:rsidRPr="00500AFB">
              <w:rPr>
                <w:rFonts w:cs="Calibri"/>
                <w:color w:val="000000"/>
                <w:sz w:val="18"/>
                <w:szCs w:val="18"/>
              </w:rPr>
              <w:t>Código de Garantia:</w:t>
            </w:r>
          </w:p>
          <w:p w14:paraId="4A186C6D" w14:textId="77777777" w:rsidR="00DD3EE1" w:rsidRPr="00500AFB" w:rsidRDefault="00DD3EE1" w:rsidP="00DD3EE1">
            <w:pPr>
              <w:pStyle w:val="ListParagraph"/>
              <w:numPr>
                <w:ilvl w:val="0"/>
                <w:numId w:val="34"/>
              </w:numPr>
              <w:rPr>
                <w:rFonts w:cs="Calibri"/>
                <w:color w:val="000000"/>
                <w:sz w:val="18"/>
                <w:szCs w:val="18"/>
              </w:rPr>
            </w:pPr>
            <w:r w:rsidRPr="00500AFB">
              <w:rPr>
                <w:rFonts w:cs="Calibri"/>
                <w:color w:val="000000"/>
                <w:sz w:val="18"/>
                <w:szCs w:val="18"/>
              </w:rPr>
              <w:t>Este campo encontra-se sempre preenchido com o valor ‘0’.</w:t>
            </w:r>
          </w:p>
        </w:tc>
        <w:tc>
          <w:tcPr>
            <w:tcW w:w="993" w:type="dxa"/>
            <w:tcBorders>
              <w:top w:val="nil"/>
              <w:left w:val="nil"/>
              <w:bottom w:val="single" w:sz="4" w:space="0" w:color="auto"/>
              <w:right w:val="single" w:sz="4" w:space="0" w:color="auto"/>
            </w:tcBorders>
            <w:shd w:val="clear" w:color="auto" w:fill="auto"/>
            <w:noWrap/>
            <w:hideMark/>
          </w:tcPr>
          <w:p w14:paraId="26046392" w14:textId="77777777" w:rsidR="00DD3EE1" w:rsidRPr="00335137" w:rsidRDefault="00DD3EE1" w:rsidP="00DD3EE1">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5E8F06BD" w14:textId="77777777" w:rsidR="00DD3EE1" w:rsidRDefault="00DD3EE1" w:rsidP="00DD3EE1">
            <w:pPr>
              <w:rPr>
                <w:rFonts w:cs="Calibri"/>
                <w:color w:val="000000"/>
                <w:sz w:val="18"/>
                <w:szCs w:val="18"/>
              </w:rPr>
            </w:pPr>
            <w:r>
              <w:rPr>
                <w:rFonts w:cs="Calibri"/>
                <w:color w:val="000000"/>
                <w:sz w:val="18"/>
                <w:szCs w:val="18"/>
              </w:rPr>
              <w:t>MUG</w:t>
            </w:r>
          </w:p>
          <w:p w14:paraId="4FE57CDD" w14:textId="30025F4C" w:rsidR="00DD3EE1" w:rsidRPr="00335137" w:rsidRDefault="00DD3EE1" w:rsidP="00DD3EE1">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568170F" w14:textId="77777777" w:rsidR="00DD3EE1" w:rsidRPr="00335137" w:rsidRDefault="00DD3EE1" w:rsidP="00DD3EE1">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67ACAF8" w14:textId="20C30A1F" w:rsidR="00DD3EE1" w:rsidRPr="00335137" w:rsidRDefault="00DD3EE1" w:rsidP="00DD3EE1">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35ABBE76" w14:textId="77777777" w:rsidR="00DD3EE1" w:rsidRPr="00335137" w:rsidRDefault="00DD3EE1" w:rsidP="00DD3EE1">
            <w:pPr>
              <w:rPr>
                <w:rFonts w:cs="Calibri"/>
                <w:color w:val="000000"/>
                <w:sz w:val="18"/>
                <w:szCs w:val="18"/>
              </w:rPr>
            </w:pPr>
          </w:p>
        </w:tc>
      </w:tr>
      <w:tr w:rsidR="00DD3EE1" w:rsidRPr="00F07D1C" w14:paraId="0F3F75B6" w14:textId="27DF47EE"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04D294C" w14:textId="77777777" w:rsidR="00DD3EE1" w:rsidRPr="00500AFB" w:rsidRDefault="00DD3EE1" w:rsidP="00DD3EE1">
            <w:pPr>
              <w:rPr>
                <w:rFonts w:cs="Calibri"/>
                <w:color w:val="000000"/>
                <w:sz w:val="18"/>
                <w:szCs w:val="18"/>
              </w:rPr>
            </w:pPr>
            <w:r w:rsidRPr="00500AFB">
              <w:rPr>
                <w:rFonts w:cs="Calibri"/>
                <w:color w:val="000000"/>
                <w:sz w:val="18"/>
                <w:szCs w:val="18"/>
              </w:rPr>
              <w:t>dabertur</w:t>
            </w:r>
          </w:p>
        </w:tc>
        <w:tc>
          <w:tcPr>
            <w:tcW w:w="5495" w:type="dxa"/>
            <w:tcBorders>
              <w:top w:val="nil"/>
              <w:left w:val="nil"/>
              <w:bottom w:val="single" w:sz="4" w:space="0" w:color="auto"/>
              <w:right w:val="single" w:sz="4" w:space="0" w:color="auto"/>
            </w:tcBorders>
            <w:shd w:val="clear" w:color="auto" w:fill="auto"/>
            <w:noWrap/>
            <w:hideMark/>
          </w:tcPr>
          <w:p w14:paraId="7B35EF7E" w14:textId="77777777" w:rsidR="00DD3EE1" w:rsidRPr="00500AFB" w:rsidRDefault="00DD3EE1" w:rsidP="00DD3EE1">
            <w:pPr>
              <w:rPr>
                <w:rFonts w:cs="Calibri"/>
                <w:color w:val="000000"/>
                <w:sz w:val="18"/>
                <w:szCs w:val="18"/>
              </w:rPr>
            </w:pPr>
            <w:r w:rsidRPr="00500AFB">
              <w:rPr>
                <w:rFonts w:cs="Calibri"/>
                <w:color w:val="000000"/>
                <w:sz w:val="18"/>
                <w:szCs w:val="18"/>
              </w:rPr>
              <w:t>Data de abertura da relação responsabilidade – processo/caução:</w:t>
            </w:r>
          </w:p>
          <w:p w14:paraId="5F31BF64" w14:textId="77777777" w:rsidR="00DD3EE1" w:rsidRPr="00500AFB" w:rsidRDefault="00DD3EE1" w:rsidP="00DD3EE1">
            <w:pPr>
              <w:pStyle w:val="ListParagraph"/>
              <w:numPr>
                <w:ilvl w:val="0"/>
                <w:numId w:val="18"/>
              </w:numPr>
              <w:rPr>
                <w:rFonts w:cs="Calibri"/>
                <w:color w:val="000000"/>
                <w:sz w:val="18"/>
                <w:szCs w:val="18"/>
              </w:rPr>
            </w:pPr>
            <w:r w:rsidRPr="00500AFB">
              <w:rPr>
                <w:rFonts w:cs="Calibri"/>
                <w:color w:val="000000"/>
                <w:sz w:val="18"/>
                <w:szCs w:val="18"/>
              </w:rPr>
              <w:t xml:space="preserve">O aprovisionamento deste campo é direto da tabela </w:t>
            </w:r>
            <w:r w:rsidRPr="00500AFB">
              <w:rPr>
                <w:rFonts w:cs="Calibri"/>
                <w:i/>
                <w:color w:val="000000"/>
                <w:sz w:val="18"/>
                <w:szCs w:val="18"/>
              </w:rPr>
              <w:t>cd_garantias.gt001_trz_rsp_gt</w:t>
            </w:r>
            <w:r w:rsidRPr="00500AFB">
              <w:rPr>
                <w:rFonts w:cs="Calibri"/>
                <w:color w:val="000000"/>
                <w:sz w:val="18"/>
                <w:szCs w:val="18"/>
              </w:rPr>
              <w:t>, do campo ‘dini_rel’, e corresponde ao início da relação entre a responsabilidade e o processo/caução.</w:t>
            </w:r>
          </w:p>
        </w:tc>
        <w:tc>
          <w:tcPr>
            <w:tcW w:w="993" w:type="dxa"/>
            <w:tcBorders>
              <w:top w:val="nil"/>
              <w:left w:val="nil"/>
              <w:bottom w:val="single" w:sz="4" w:space="0" w:color="auto"/>
              <w:right w:val="single" w:sz="4" w:space="0" w:color="auto"/>
            </w:tcBorders>
            <w:shd w:val="clear" w:color="auto" w:fill="auto"/>
            <w:noWrap/>
            <w:hideMark/>
          </w:tcPr>
          <w:p w14:paraId="12883AAB" w14:textId="77777777" w:rsidR="00DD3EE1" w:rsidRPr="00335137" w:rsidRDefault="00DD3EE1" w:rsidP="00DD3EE1">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5D1712EB" w14:textId="77777777" w:rsidR="00DD3EE1" w:rsidRDefault="00DD3EE1" w:rsidP="00DD3EE1">
            <w:pPr>
              <w:rPr>
                <w:rFonts w:cs="Calibri"/>
                <w:color w:val="000000"/>
                <w:sz w:val="18"/>
                <w:szCs w:val="18"/>
              </w:rPr>
            </w:pPr>
            <w:r>
              <w:rPr>
                <w:rFonts w:cs="Calibri"/>
                <w:color w:val="000000"/>
                <w:sz w:val="18"/>
                <w:szCs w:val="18"/>
              </w:rPr>
              <w:t>MUG</w:t>
            </w:r>
          </w:p>
          <w:p w14:paraId="09B9689D" w14:textId="593D9956" w:rsidR="00DD3EE1" w:rsidRPr="00335137" w:rsidRDefault="00DD3EE1" w:rsidP="00DD3EE1">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2E5CDDB" w14:textId="3C83E5E9" w:rsidR="00DD3EE1" w:rsidRPr="00C1555D" w:rsidRDefault="00C1555D" w:rsidP="00DD3EE1">
            <w:pPr>
              <w:rPr>
                <w:rFonts w:cs="Calibri"/>
                <w:color w:val="000000"/>
                <w:sz w:val="18"/>
                <w:szCs w:val="18"/>
              </w:rPr>
            </w:pPr>
            <w:r>
              <w:rPr>
                <w:rFonts w:cs="Calibri"/>
                <w:color w:val="000000"/>
                <w:sz w:val="18"/>
                <w:szCs w:val="18"/>
              </w:rPr>
              <w:t>c</w:t>
            </w:r>
            <w:r w:rsidRPr="00C1555D">
              <w:rPr>
                <w:rFonts w:cs="Calibri"/>
                <w:color w:val="000000"/>
                <w:sz w:val="18"/>
                <w:szCs w:val="18"/>
              </w:rPr>
              <w:t>d_garantias.</w:t>
            </w:r>
            <w:r>
              <w:rPr>
                <w:rFonts w:cs="Calibri"/>
                <w:color w:val="000000"/>
                <w:sz w:val="18"/>
                <w:szCs w:val="18"/>
              </w:rPr>
              <w:t>gt001</w:t>
            </w:r>
            <w:r w:rsidR="00DD3EE1" w:rsidRPr="00C1555D">
              <w:rPr>
                <w:rFonts w:cs="Calibri"/>
                <w:color w:val="000000"/>
                <w:sz w:val="18"/>
                <w:szCs w:val="18"/>
              </w:rPr>
              <w:t>_</w:t>
            </w:r>
            <w:r>
              <w:rPr>
                <w:rFonts w:cs="Calibri"/>
                <w:color w:val="000000"/>
                <w:sz w:val="18"/>
                <w:szCs w:val="18"/>
              </w:rPr>
              <w:t>trz_rsp_gt</w:t>
            </w:r>
          </w:p>
          <w:p w14:paraId="4A93DB87" w14:textId="1088012F" w:rsidR="00C1555D" w:rsidRPr="00C1555D" w:rsidRDefault="00C1555D" w:rsidP="00C1555D">
            <w:pPr>
              <w:rPr>
                <w:rFonts w:cs="Calibri"/>
                <w:color w:val="000000"/>
                <w:sz w:val="18"/>
                <w:szCs w:val="18"/>
              </w:rPr>
            </w:pPr>
            <w:r>
              <w:rPr>
                <w:rFonts w:cs="Calibri"/>
                <w:color w:val="000000"/>
                <w:sz w:val="18"/>
                <w:szCs w:val="18"/>
              </w:rPr>
              <w:t>c</w:t>
            </w:r>
            <w:r w:rsidRPr="00C1555D">
              <w:rPr>
                <w:rFonts w:cs="Calibri"/>
                <w:color w:val="000000"/>
                <w:sz w:val="18"/>
                <w:szCs w:val="18"/>
              </w:rPr>
              <w:t>d_garantias.</w:t>
            </w:r>
            <w:r>
              <w:rPr>
                <w:rFonts w:cs="Calibri"/>
                <w:color w:val="000000"/>
                <w:sz w:val="18"/>
                <w:szCs w:val="18"/>
              </w:rPr>
              <w:t>gt003</w:t>
            </w:r>
            <w:r w:rsidRPr="00C1555D">
              <w:rPr>
                <w:rFonts w:cs="Calibri"/>
                <w:color w:val="000000"/>
                <w:sz w:val="18"/>
                <w:szCs w:val="18"/>
              </w:rPr>
              <w:t>_</w:t>
            </w:r>
            <w:r>
              <w:rPr>
                <w:rFonts w:cs="Calibri"/>
                <w:color w:val="000000"/>
                <w:sz w:val="18"/>
                <w:szCs w:val="18"/>
              </w:rPr>
              <w:t>trz_gt_fin</w:t>
            </w:r>
          </w:p>
          <w:p w14:paraId="43C18D6E" w14:textId="1B148CF6" w:rsidR="00C1555D" w:rsidRDefault="00C1555D" w:rsidP="00C1555D">
            <w:pPr>
              <w:rPr>
                <w:rFonts w:cs="Calibri"/>
                <w:color w:val="000000"/>
                <w:sz w:val="18"/>
                <w:szCs w:val="18"/>
              </w:rPr>
            </w:pPr>
            <w:r>
              <w:rPr>
                <w:rFonts w:cs="Calibri"/>
                <w:color w:val="000000"/>
                <w:sz w:val="18"/>
                <w:szCs w:val="18"/>
              </w:rPr>
              <w:t>c</w:t>
            </w:r>
            <w:r w:rsidRPr="00C1555D">
              <w:rPr>
                <w:rFonts w:cs="Calibri"/>
                <w:color w:val="000000"/>
                <w:sz w:val="18"/>
                <w:szCs w:val="18"/>
              </w:rPr>
              <w:t>d_garantias.</w:t>
            </w:r>
            <w:r>
              <w:rPr>
                <w:rFonts w:cs="Calibri"/>
                <w:color w:val="000000"/>
                <w:sz w:val="18"/>
                <w:szCs w:val="18"/>
              </w:rPr>
              <w:t>gt007</w:t>
            </w:r>
            <w:r w:rsidRPr="00C1555D">
              <w:rPr>
                <w:rFonts w:cs="Calibri"/>
                <w:color w:val="000000"/>
                <w:sz w:val="18"/>
                <w:szCs w:val="18"/>
              </w:rPr>
              <w:t>_</w:t>
            </w:r>
            <w:r>
              <w:rPr>
                <w:rFonts w:cs="Calibri"/>
                <w:color w:val="000000"/>
                <w:sz w:val="18"/>
                <w:szCs w:val="18"/>
              </w:rPr>
              <w:t>trz_gt_pes</w:t>
            </w:r>
          </w:p>
          <w:p w14:paraId="07B80F7C" w14:textId="09C766EA" w:rsidR="00DD3EE1" w:rsidRPr="00C1555D" w:rsidRDefault="00C1555D" w:rsidP="00DD3EE1">
            <w:pPr>
              <w:rPr>
                <w:rFonts w:cs="Calibri"/>
                <w:color w:val="000000"/>
                <w:sz w:val="18"/>
                <w:szCs w:val="18"/>
              </w:rPr>
            </w:pPr>
            <w:r w:rsidRPr="00C1555D">
              <w:rPr>
                <w:rFonts w:cs="Calibri"/>
                <w:color w:val="000000"/>
                <w:sz w:val="18"/>
                <w:szCs w:val="18"/>
              </w:rPr>
              <w:t>cd_garantias.gt008_trz_gt_</w:t>
            </w:r>
            <w:r>
              <w:rPr>
                <w:rFonts w:cs="Calibri"/>
                <w:color w:val="000000"/>
                <w:sz w:val="18"/>
                <w:szCs w:val="18"/>
              </w:rPr>
              <w:t>imv</w:t>
            </w:r>
          </w:p>
        </w:tc>
        <w:tc>
          <w:tcPr>
            <w:tcW w:w="1134" w:type="dxa"/>
            <w:tcBorders>
              <w:top w:val="nil"/>
              <w:left w:val="single" w:sz="4" w:space="0" w:color="auto"/>
              <w:bottom w:val="single" w:sz="4" w:space="0" w:color="auto"/>
              <w:right w:val="single" w:sz="4" w:space="0" w:color="auto"/>
            </w:tcBorders>
          </w:tcPr>
          <w:p w14:paraId="0BE3463B" w14:textId="418E35F0" w:rsidR="00DD3EE1" w:rsidRPr="00335137" w:rsidRDefault="00DD3EE1" w:rsidP="00DD3EE1">
            <w:pPr>
              <w:rPr>
                <w:rFonts w:cs="Calibri"/>
                <w:color w:val="000000"/>
                <w:sz w:val="18"/>
                <w:szCs w:val="18"/>
              </w:rPr>
            </w:pPr>
            <w:r w:rsidRPr="00D607B3">
              <w:rPr>
                <w:rFonts w:cs="Calibri"/>
                <w:color w:val="000000"/>
                <w:sz w:val="18"/>
                <w:szCs w:val="18"/>
              </w:rPr>
              <w:t>DINI_REL</w:t>
            </w:r>
          </w:p>
        </w:tc>
        <w:tc>
          <w:tcPr>
            <w:tcW w:w="2127" w:type="dxa"/>
            <w:tcBorders>
              <w:top w:val="nil"/>
              <w:left w:val="single" w:sz="4" w:space="0" w:color="auto"/>
              <w:bottom w:val="single" w:sz="4" w:space="0" w:color="auto"/>
              <w:right w:val="single" w:sz="4" w:space="0" w:color="auto"/>
            </w:tcBorders>
          </w:tcPr>
          <w:p w14:paraId="3BD73FCA" w14:textId="3722A4C6" w:rsidR="00DD3EE1" w:rsidRPr="00C1555D" w:rsidRDefault="00C1555D" w:rsidP="00DD3EE1">
            <w:pPr>
              <w:rPr>
                <w:rFonts w:cs="Calibri"/>
                <w:color w:val="000000"/>
                <w:sz w:val="18"/>
                <w:szCs w:val="18"/>
                <w:lang w:val="en-US"/>
              </w:rPr>
            </w:pPr>
            <w:r w:rsidRPr="00C1555D">
              <w:rPr>
                <w:rFonts w:cs="Calibri"/>
                <w:color w:val="000000"/>
                <w:sz w:val="18"/>
                <w:szCs w:val="18"/>
                <w:lang w:val="en-US"/>
              </w:rPr>
              <w:t>greatest(gt001.dini_rel, nvl(gt003.dini_rel,nvl(gt007.dini_rel,gt008.dini_rel )</w:t>
            </w:r>
          </w:p>
        </w:tc>
      </w:tr>
      <w:tr w:rsidR="00DD3EE1" w:rsidRPr="00335137" w14:paraId="3E899089" w14:textId="05181623"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0937474" w14:textId="77777777" w:rsidR="00DD3EE1" w:rsidRPr="00500AFB" w:rsidRDefault="00DD3EE1" w:rsidP="00DD3EE1">
            <w:pPr>
              <w:rPr>
                <w:rFonts w:cs="Calibri"/>
                <w:color w:val="000000"/>
                <w:sz w:val="18"/>
                <w:szCs w:val="18"/>
              </w:rPr>
            </w:pPr>
            <w:r w:rsidRPr="00500AFB">
              <w:rPr>
                <w:rFonts w:cs="Calibri"/>
                <w:color w:val="000000"/>
                <w:sz w:val="18"/>
                <w:szCs w:val="18"/>
              </w:rPr>
              <w:t>dvencime</w:t>
            </w:r>
          </w:p>
        </w:tc>
        <w:tc>
          <w:tcPr>
            <w:tcW w:w="5495" w:type="dxa"/>
            <w:tcBorders>
              <w:top w:val="nil"/>
              <w:left w:val="nil"/>
              <w:bottom w:val="single" w:sz="4" w:space="0" w:color="auto"/>
              <w:right w:val="single" w:sz="4" w:space="0" w:color="auto"/>
            </w:tcBorders>
            <w:shd w:val="clear" w:color="auto" w:fill="auto"/>
            <w:noWrap/>
            <w:hideMark/>
          </w:tcPr>
          <w:p w14:paraId="03E73580" w14:textId="77777777" w:rsidR="00DD3EE1" w:rsidRPr="00500AFB" w:rsidRDefault="00DD3EE1" w:rsidP="00DD3EE1">
            <w:pPr>
              <w:rPr>
                <w:rFonts w:cs="Calibri"/>
                <w:color w:val="000000"/>
                <w:sz w:val="18"/>
                <w:szCs w:val="18"/>
              </w:rPr>
            </w:pPr>
            <w:r w:rsidRPr="00500AFB">
              <w:rPr>
                <w:rFonts w:cs="Calibri"/>
                <w:color w:val="000000"/>
                <w:sz w:val="18"/>
                <w:szCs w:val="18"/>
              </w:rPr>
              <w:t>Data de vencimento da relação responsabilidade – processo/caução (efetiva):</w:t>
            </w:r>
          </w:p>
          <w:p w14:paraId="57FC1B2F" w14:textId="77777777" w:rsidR="00DD3EE1" w:rsidRPr="00500AFB" w:rsidRDefault="00DD3EE1" w:rsidP="00DD3EE1">
            <w:pPr>
              <w:pStyle w:val="ListParagraph"/>
              <w:numPr>
                <w:ilvl w:val="0"/>
                <w:numId w:val="18"/>
              </w:numPr>
              <w:rPr>
                <w:rFonts w:cs="Calibri"/>
                <w:color w:val="000000"/>
                <w:sz w:val="18"/>
                <w:szCs w:val="18"/>
              </w:rPr>
            </w:pPr>
            <w:r w:rsidRPr="00500AFB">
              <w:rPr>
                <w:rFonts w:cs="Calibri"/>
                <w:color w:val="000000"/>
                <w:sz w:val="18"/>
                <w:szCs w:val="18"/>
              </w:rPr>
              <w:t xml:space="preserve">O aprovisionamento deste campo é direto da tabela </w:t>
            </w:r>
            <w:r w:rsidRPr="00500AFB">
              <w:rPr>
                <w:rFonts w:cs="Calibri"/>
                <w:i/>
                <w:color w:val="000000"/>
                <w:sz w:val="18"/>
                <w:szCs w:val="18"/>
              </w:rPr>
              <w:t>cd_garantias.gt001_trz_rsp_gt</w:t>
            </w:r>
            <w:r w:rsidRPr="00500AFB">
              <w:rPr>
                <w:rFonts w:cs="Calibri"/>
                <w:color w:val="000000"/>
                <w:sz w:val="18"/>
                <w:szCs w:val="18"/>
              </w:rPr>
              <w:t>, do campo ‘dfim_rel_efec’, e corresponde à data efetiva do vencimento da relação entre a responsabilidade e o processo/caução.</w:t>
            </w:r>
          </w:p>
        </w:tc>
        <w:tc>
          <w:tcPr>
            <w:tcW w:w="993" w:type="dxa"/>
            <w:tcBorders>
              <w:top w:val="nil"/>
              <w:left w:val="nil"/>
              <w:bottom w:val="single" w:sz="4" w:space="0" w:color="auto"/>
              <w:right w:val="single" w:sz="4" w:space="0" w:color="auto"/>
            </w:tcBorders>
            <w:shd w:val="clear" w:color="auto" w:fill="auto"/>
            <w:noWrap/>
            <w:hideMark/>
          </w:tcPr>
          <w:p w14:paraId="7DABAFF0" w14:textId="77777777" w:rsidR="00DD3EE1" w:rsidRPr="00335137" w:rsidRDefault="00DD3EE1" w:rsidP="00DD3EE1">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2DA74633" w14:textId="77777777" w:rsidR="00DD3EE1" w:rsidRDefault="00DD3EE1" w:rsidP="00DD3EE1">
            <w:pPr>
              <w:rPr>
                <w:rFonts w:cs="Calibri"/>
                <w:color w:val="000000"/>
                <w:sz w:val="18"/>
                <w:szCs w:val="18"/>
              </w:rPr>
            </w:pPr>
            <w:r>
              <w:rPr>
                <w:rFonts w:cs="Calibri"/>
                <w:color w:val="000000"/>
                <w:sz w:val="18"/>
                <w:szCs w:val="18"/>
              </w:rPr>
              <w:t>MUG</w:t>
            </w:r>
          </w:p>
          <w:p w14:paraId="68B2FE2B" w14:textId="053CE314" w:rsidR="00DD3EE1" w:rsidRPr="00335137" w:rsidRDefault="00DD3EE1" w:rsidP="00DD3EE1">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97B6F68" w14:textId="77777777" w:rsidR="00C1555D" w:rsidRPr="00C1555D" w:rsidRDefault="00C1555D" w:rsidP="00C1555D">
            <w:pPr>
              <w:rPr>
                <w:rFonts w:cs="Calibri"/>
                <w:color w:val="000000"/>
                <w:sz w:val="18"/>
                <w:szCs w:val="18"/>
              </w:rPr>
            </w:pPr>
            <w:r>
              <w:rPr>
                <w:rFonts w:cs="Calibri"/>
                <w:color w:val="000000"/>
                <w:sz w:val="18"/>
                <w:szCs w:val="18"/>
              </w:rPr>
              <w:t>c</w:t>
            </w:r>
            <w:r w:rsidRPr="00C1555D">
              <w:rPr>
                <w:rFonts w:cs="Calibri"/>
                <w:color w:val="000000"/>
                <w:sz w:val="18"/>
                <w:szCs w:val="18"/>
              </w:rPr>
              <w:t>d_garantias.</w:t>
            </w:r>
            <w:r>
              <w:rPr>
                <w:rFonts w:cs="Calibri"/>
                <w:color w:val="000000"/>
                <w:sz w:val="18"/>
                <w:szCs w:val="18"/>
              </w:rPr>
              <w:t>gt001</w:t>
            </w:r>
            <w:r w:rsidRPr="00C1555D">
              <w:rPr>
                <w:rFonts w:cs="Calibri"/>
                <w:color w:val="000000"/>
                <w:sz w:val="18"/>
                <w:szCs w:val="18"/>
              </w:rPr>
              <w:t>_</w:t>
            </w:r>
            <w:r>
              <w:rPr>
                <w:rFonts w:cs="Calibri"/>
                <w:color w:val="000000"/>
                <w:sz w:val="18"/>
                <w:szCs w:val="18"/>
              </w:rPr>
              <w:t>trz_rsp_gt</w:t>
            </w:r>
          </w:p>
          <w:p w14:paraId="4F6DA998" w14:textId="77777777" w:rsidR="00C1555D" w:rsidRPr="00C1555D" w:rsidRDefault="00C1555D" w:rsidP="00C1555D">
            <w:pPr>
              <w:rPr>
                <w:rFonts w:cs="Calibri"/>
                <w:color w:val="000000"/>
                <w:sz w:val="18"/>
                <w:szCs w:val="18"/>
              </w:rPr>
            </w:pPr>
            <w:r>
              <w:rPr>
                <w:rFonts w:cs="Calibri"/>
                <w:color w:val="000000"/>
                <w:sz w:val="18"/>
                <w:szCs w:val="18"/>
              </w:rPr>
              <w:t>c</w:t>
            </w:r>
            <w:r w:rsidRPr="00C1555D">
              <w:rPr>
                <w:rFonts w:cs="Calibri"/>
                <w:color w:val="000000"/>
                <w:sz w:val="18"/>
                <w:szCs w:val="18"/>
              </w:rPr>
              <w:t>d_garantias.</w:t>
            </w:r>
            <w:r>
              <w:rPr>
                <w:rFonts w:cs="Calibri"/>
                <w:color w:val="000000"/>
                <w:sz w:val="18"/>
                <w:szCs w:val="18"/>
              </w:rPr>
              <w:t>gt003</w:t>
            </w:r>
            <w:r w:rsidRPr="00C1555D">
              <w:rPr>
                <w:rFonts w:cs="Calibri"/>
                <w:color w:val="000000"/>
                <w:sz w:val="18"/>
                <w:szCs w:val="18"/>
              </w:rPr>
              <w:t>_</w:t>
            </w:r>
            <w:r>
              <w:rPr>
                <w:rFonts w:cs="Calibri"/>
                <w:color w:val="000000"/>
                <w:sz w:val="18"/>
                <w:szCs w:val="18"/>
              </w:rPr>
              <w:t>trz_gt_fin</w:t>
            </w:r>
          </w:p>
          <w:p w14:paraId="3D100AA1" w14:textId="77777777" w:rsidR="00C1555D" w:rsidRDefault="00C1555D" w:rsidP="00C1555D">
            <w:pPr>
              <w:rPr>
                <w:rFonts w:cs="Calibri"/>
                <w:color w:val="000000"/>
                <w:sz w:val="18"/>
                <w:szCs w:val="18"/>
              </w:rPr>
            </w:pPr>
            <w:r>
              <w:rPr>
                <w:rFonts w:cs="Calibri"/>
                <w:color w:val="000000"/>
                <w:sz w:val="18"/>
                <w:szCs w:val="18"/>
              </w:rPr>
              <w:t>c</w:t>
            </w:r>
            <w:r w:rsidRPr="00C1555D">
              <w:rPr>
                <w:rFonts w:cs="Calibri"/>
                <w:color w:val="000000"/>
                <w:sz w:val="18"/>
                <w:szCs w:val="18"/>
              </w:rPr>
              <w:t>d_garantias.</w:t>
            </w:r>
            <w:r>
              <w:rPr>
                <w:rFonts w:cs="Calibri"/>
                <w:color w:val="000000"/>
                <w:sz w:val="18"/>
                <w:szCs w:val="18"/>
              </w:rPr>
              <w:t>gt007</w:t>
            </w:r>
            <w:r w:rsidRPr="00C1555D">
              <w:rPr>
                <w:rFonts w:cs="Calibri"/>
                <w:color w:val="000000"/>
                <w:sz w:val="18"/>
                <w:szCs w:val="18"/>
              </w:rPr>
              <w:t>_</w:t>
            </w:r>
            <w:r>
              <w:rPr>
                <w:rFonts w:cs="Calibri"/>
                <w:color w:val="000000"/>
                <w:sz w:val="18"/>
                <w:szCs w:val="18"/>
              </w:rPr>
              <w:t>trz_gt_pes</w:t>
            </w:r>
          </w:p>
          <w:p w14:paraId="07DF3CDF" w14:textId="2B74973C" w:rsidR="00DD3EE1" w:rsidRPr="00D607B3" w:rsidRDefault="00C1555D" w:rsidP="00C1555D">
            <w:pPr>
              <w:rPr>
                <w:rFonts w:cs="Calibri"/>
                <w:color w:val="000000"/>
                <w:sz w:val="18"/>
                <w:szCs w:val="18"/>
              </w:rPr>
            </w:pPr>
            <w:r w:rsidRPr="00C1555D">
              <w:rPr>
                <w:rFonts w:cs="Calibri"/>
                <w:color w:val="000000"/>
                <w:sz w:val="18"/>
                <w:szCs w:val="18"/>
              </w:rPr>
              <w:t>cd_garantias.gt008_trz_gt_</w:t>
            </w:r>
            <w:r>
              <w:rPr>
                <w:rFonts w:cs="Calibri"/>
                <w:color w:val="000000"/>
                <w:sz w:val="18"/>
                <w:szCs w:val="18"/>
              </w:rPr>
              <w:t>imv</w:t>
            </w:r>
          </w:p>
        </w:tc>
        <w:tc>
          <w:tcPr>
            <w:tcW w:w="1134" w:type="dxa"/>
            <w:tcBorders>
              <w:top w:val="nil"/>
              <w:left w:val="single" w:sz="4" w:space="0" w:color="auto"/>
              <w:bottom w:val="single" w:sz="4" w:space="0" w:color="auto"/>
              <w:right w:val="single" w:sz="4" w:space="0" w:color="auto"/>
            </w:tcBorders>
          </w:tcPr>
          <w:p w14:paraId="03EC008B" w14:textId="0A7D66D9" w:rsidR="00DD3EE1" w:rsidRPr="00335137" w:rsidRDefault="00DD3EE1" w:rsidP="00DD3EE1">
            <w:pPr>
              <w:rPr>
                <w:rFonts w:cs="Calibri"/>
                <w:color w:val="000000"/>
                <w:sz w:val="18"/>
                <w:szCs w:val="18"/>
              </w:rPr>
            </w:pPr>
            <w:r w:rsidRPr="00D607B3">
              <w:rPr>
                <w:rFonts w:cs="Calibri"/>
                <w:color w:val="000000"/>
                <w:sz w:val="18"/>
                <w:szCs w:val="18"/>
              </w:rPr>
              <w:t>DFIM_REL_EFEC</w:t>
            </w:r>
          </w:p>
        </w:tc>
        <w:tc>
          <w:tcPr>
            <w:tcW w:w="2127" w:type="dxa"/>
            <w:tcBorders>
              <w:top w:val="nil"/>
              <w:left w:val="single" w:sz="4" w:space="0" w:color="auto"/>
              <w:bottom w:val="single" w:sz="4" w:space="0" w:color="auto"/>
              <w:right w:val="single" w:sz="4" w:space="0" w:color="auto"/>
            </w:tcBorders>
          </w:tcPr>
          <w:p w14:paraId="0815E22F" w14:textId="475BBA78" w:rsidR="00DD3EE1" w:rsidRPr="00D607B3" w:rsidRDefault="00C1555D" w:rsidP="00DD3EE1">
            <w:pPr>
              <w:rPr>
                <w:rFonts w:cs="Calibri"/>
                <w:color w:val="000000"/>
                <w:sz w:val="18"/>
                <w:szCs w:val="18"/>
              </w:rPr>
            </w:pPr>
            <w:r w:rsidRPr="00C1555D">
              <w:rPr>
                <w:rFonts w:cs="Calibri"/>
                <w:color w:val="000000"/>
                <w:sz w:val="18"/>
                <w:szCs w:val="18"/>
              </w:rPr>
              <w:t>least(gt001.dfim_rel_efec,nvl(gt003.dfim_rel_efec,nvl(gt007.dfim_rel_efec,gt008.dfim_rel_efec</w:t>
            </w:r>
          </w:p>
        </w:tc>
      </w:tr>
      <w:tr w:rsidR="00DD3EE1" w:rsidRPr="00C1555D" w14:paraId="6FACE048" w14:textId="7DE59EA3"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E7AA578" w14:textId="77777777" w:rsidR="00DD3EE1" w:rsidRPr="00500AFB" w:rsidRDefault="00DD3EE1" w:rsidP="00DD3EE1">
            <w:pPr>
              <w:rPr>
                <w:rFonts w:cs="Calibri"/>
                <w:color w:val="000000"/>
                <w:sz w:val="18"/>
                <w:szCs w:val="18"/>
              </w:rPr>
            </w:pPr>
            <w:r w:rsidRPr="00500AFB">
              <w:rPr>
                <w:rFonts w:cs="Calibri"/>
                <w:color w:val="000000"/>
                <w:sz w:val="18"/>
                <w:szCs w:val="18"/>
              </w:rPr>
              <w:t>dvencimp</w:t>
            </w:r>
          </w:p>
        </w:tc>
        <w:tc>
          <w:tcPr>
            <w:tcW w:w="5495" w:type="dxa"/>
            <w:tcBorders>
              <w:top w:val="nil"/>
              <w:left w:val="nil"/>
              <w:bottom w:val="single" w:sz="4" w:space="0" w:color="auto"/>
              <w:right w:val="single" w:sz="4" w:space="0" w:color="auto"/>
            </w:tcBorders>
            <w:shd w:val="clear" w:color="auto" w:fill="auto"/>
            <w:noWrap/>
            <w:hideMark/>
          </w:tcPr>
          <w:p w14:paraId="022AD44C" w14:textId="77777777" w:rsidR="00DD3EE1" w:rsidRPr="00500AFB" w:rsidRDefault="00DD3EE1" w:rsidP="00DD3EE1">
            <w:pPr>
              <w:rPr>
                <w:rFonts w:cs="Calibri"/>
                <w:color w:val="000000"/>
                <w:sz w:val="18"/>
                <w:szCs w:val="18"/>
              </w:rPr>
            </w:pPr>
            <w:r w:rsidRPr="00500AFB">
              <w:rPr>
                <w:rFonts w:cs="Calibri"/>
                <w:color w:val="000000"/>
                <w:sz w:val="18"/>
                <w:szCs w:val="18"/>
              </w:rPr>
              <w:t>Data de vencimento da relação responsabilidade – processo/caução (prevista):</w:t>
            </w:r>
          </w:p>
          <w:p w14:paraId="401F2A12" w14:textId="77777777" w:rsidR="00DD3EE1" w:rsidRPr="00500AFB" w:rsidRDefault="00DD3EE1" w:rsidP="00DD3EE1">
            <w:pPr>
              <w:pStyle w:val="ListParagraph"/>
              <w:numPr>
                <w:ilvl w:val="0"/>
                <w:numId w:val="18"/>
              </w:numPr>
              <w:rPr>
                <w:rFonts w:cs="Calibri"/>
                <w:color w:val="000000"/>
                <w:sz w:val="18"/>
                <w:szCs w:val="18"/>
              </w:rPr>
            </w:pPr>
            <w:r w:rsidRPr="00500AFB">
              <w:rPr>
                <w:rFonts w:cs="Calibri"/>
                <w:color w:val="000000"/>
                <w:sz w:val="18"/>
                <w:szCs w:val="18"/>
              </w:rPr>
              <w:t xml:space="preserve">O aprovisionamento deste campo é direto da tabela </w:t>
            </w:r>
            <w:r w:rsidRPr="00500AFB">
              <w:rPr>
                <w:rFonts w:cs="Calibri"/>
                <w:i/>
                <w:color w:val="000000"/>
                <w:sz w:val="18"/>
                <w:szCs w:val="18"/>
              </w:rPr>
              <w:t>cd_garantias.gt001_trz_rsp_gt</w:t>
            </w:r>
            <w:r w:rsidRPr="00500AFB">
              <w:rPr>
                <w:rFonts w:cs="Calibri"/>
                <w:color w:val="000000"/>
                <w:sz w:val="18"/>
                <w:szCs w:val="18"/>
              </w:rPr>
              <w:t>, do campo ‘dfim_rel_prev’, e corresponde à data prevista do vencimento da relação entre a responsabilidade e o processo/caução.</w:t>
            </w:r>
          </w:p>
        </w:tc>
        <w:tc>
          <w:tcPr>
            <w:tcW w:w="993" w:type="dxa"/>
            <w:tcBorders>
              <w:top w:val="nil"/>
              <w:left w:val="nil"/>
              <w:bottom w:val="single" w:sz="4" w:space="0" w:color="auto"/>
              <w:right w:val="single" w:sz="4" w:space="0" w:color="auto"/>
            </w:tcBorders>
            <w:shd w:val="clear" w:color="auto" w:fill="auto"/>
            <w:noWrap/>
            <w:hideMark/>
          </w:tcPr>
          <w:p w14:paraId="069DD2CE" w14:textId="77777777" w:rsidR="00DD3EE1" w:rsidRPr="00335137" w:rsidRDefault="00DD3EE1" w:rsidP="00DD3EE1">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3AA72D09" w14:textId="77777777" w:rsidR="00DD3EE1" w:rsidRDefault="00DD3EE1" w:rsidP="00DD3EE1">
            <w:pPr>
              <w:rPr>
                <w:rFonts w:cs="Calibri"/>
                <w:color w:val="000000"/>
                <w:sz w:val="18"/>
                <w:szCs w:val="18"/>
              </w:rPr>
            </w:pPr>
            <w:r>
              <w:rPr>
                <w:rFonts w:cs="Calibri"/>
                <w:color w:val="000000"/>
                <w:sz w:val="18"/>
                <w:szCs w:val="18"/>
              </w:rPr>
              <w:t>MUG</w:t>
            </w:r>
          </w:p>
          <w:p w14:paraId="7B757BA4" w14:textId="3A7774CE" w:rsidR="00DD3EE1" w:rsidRPr="00335137" w:rsidRDefault="00DD3EE1" w:rsidP="00DD3EE1">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4B8F8EF" w14:textId="77777777" w:rsidR="00C1555D" w:rsidRPr="00C1555D" w:rsidRDefault="00C1555D" w:rsidP="00C1555D">
            <w:pPr>
              <w:rPr>
                <w:rFonts w:cs="Calibri"/>
                <w:color w:val="000000"/>
                <w:sz w:val="18"/>
                <w:szCs w:val="18"/>
              </w:rPr>
            </w:pPr>
            <w:r>
              <w:rPr>
                <w:rFonts w:cs="Calibri"/>
                <w:color w:val="000000"/>
                <w:sz w:val="18"/>
                <w:szCs w:val="18"/>
              </w:rPr>
              <w:t>c</w:t>
            </w:r>
            <w:r w:rsidRPr="00C1555D">
              <w:rPr>
                <w:rFonts w:cs="Calibri"/>
                <w:color w:val="000000"/>
                <w:sz w:val="18"/>
                <w:szCs w:val="18"/>
              </w:rPr>
              <w:t>d_garantias.</w:t>
            </w:r>
            <w:r>
              <w:rPr>
                <w:rFonts w:cs="Calibri"/>
                <w:color w:val="000000"/>
                <w:sz w:val="18"/>
                <w:szCs w:val="18"/>
              </w:rPr>
              <w:t>gt001</w:t>
            </w:r>
            <w:r w:rsidRPr="00C1555D">
              <w:rPr>
                <w:rFonts w:cs="Calibri"/>
                <w:color w:val="000000"/>
                <w:sz w:val="18"/>
                <w:szCs w:val="18"/>
              </w:rPr>
              <w:t>_</w:t>
            </w:r>
            <w:r>
              <w:rPr>
                <w:rFonts w:cs="Calibri"/>
                <w:color w:val="000000"/>
                <w:sz w:val="18"/>
                <w:szCs w:val="18"/>
              </w:rPr>
              <w:t>trz_rsp_gt</w:t>
            </w:r>
          </w:p>
          <w:p w14:paraId="5732CE80" w14:textId="77777777" w:rsidR="00C1555D" w:rsidRPr="00C1555D" w:rsidRDefault="00C1555D" w:rsidP="00C1555D">
            <w:pPr>
              <w:rPr>
                <w:rFonts w:cs="Calibri"/>
                <w:color w:val="000000"/>
                <w:sz w:val="18"/>
                <w:szCs w:val="18"/>
              </w:rPr>
            </w:pPr>
            <w:r>
              <w:rPr>
                <w:rFonts w:cs="Calibri"/>
                <w:color w:val="000000"/>
                <w:sz w:val="18"/>
                <w:szCs w:val="18"/>
              </w:rPr>
              <w:t>c</w:t>
            </w:r>
            <w:r w:rsidRPr="00C1555D">
              <w:rPr>
                <w:rFonts w:cs="Calibri"/>
                <w:color w:val="000000"/>
                <w:sz w:val="18"/>
                <w:szCs w:val="18"/>
              </w:rPr>
              <w:t>d_garantias.</w:t>
            </w:r>
            <w:r>
              <w:rPr>
                <w:rFonts w:cs="Calibri"/>
                <w:color w:val="000000"/>
                <w:sz w:val="18"/>
                <w:szCs w:val="18"/>
              </w:rPr>
              <w:t>gt003</w:t>
            </w:r>
            <w:r w:rsidRPr="00C1555D">
              <w:rPr>
                <w:rFonts w:cs="Calibri"/>
                <w:color w:val="000000"/>
                <w:sz w:val="18"/>
                <w:szCs w:val="18"/>
              </w:rPr>
              <w:t>_</w:t>
            </w:r>
            <w:r>
              <w:rPr>
                <w:rFonts w:cs="Calibri"/>
                <w:color w:val="000000"/>
                <w:sz w:val="18"/>
                <w:szCs w:val="18"/>
              </w:rPr>
              <w:t>trz_gt_fin</w:t>
            </w:r>
          </w:p>
          <w:p w14:paraId="5328F0FF" w14:textId="77777777" w:rsidR="00C1555D" w:rsidRDefault="00C1555D" w:rsidP="00C1555D">
            <w:pPr>
              <w:rPr>
                <w:rFonts w:cs="Calibri"/>
                <w:color w:val="000000"/>
                <w:sz w:val="18"/>
                <w:szCs w:val="18"/>
              </w:rPr>
            </w:pPr>
            <w:r>
              <w:rPr>
                <w:rFonts w:cs="Calibri"/>
                <w:color w:val="000000"/>
                <w:sz w:val="18"/>
                <w:szCs w:val="18"/>
              </w:rPr>
              <w:t>c</w:t>
            </w:r>
            <w:r w:rsidRPr="00C1555D">
              <w:rPr>
                <w:rFonts w:cs="Calibri"/>
                <w:color w:val="000000"/>
                <w:sz w:val="18"/>
                <w:szCs w:val="18"/>
              </w:rPr>
              <w:t>d_garantias.</w:t>
            </w:r>
            <w:r>
              <w:rPr>
                <w:rFonts w:cs="Calibri"/>
                <w:color w:val="000000"/>
                <w:sz w:val="18"/>
                <w:szCs w:val="18"/>
              </w:rPr>
              <w:t>gt007</w:t>
            </w:r>
            <w:r w:rsidRPr="00C1555D">
              <w:rPr>
                <w:rFonts w:cs="Calibri"/>
                <w:color w:val="000000"/>
                <w:sz w:val="18"/>
                <w:szCs w:val="18"/>
              </w:rPr>
              <w:t>_</w:t>
            </w:r>
            <w:r>
              <w:rPr>
                <w:rFonts w:cs="Calibri"/>
                <w:color w:val="000000"/>
                <w:sz w:val="18"/>
                <w:szCs w:val="18"/>
              </w:rPr>
              <w:t>trz_gt_pes</w:t>
            </w:r>
          </w:p>
          <w:p w14:paraId="791C7DB3" w14:textId="64B24113" w:rsidR="00DD3EE1" w:rsidRPr="00D607B3" w:rsidRDefault="00C1555D" w:rsidP="00C1555D">
            <w:pPr>
              <w:rPr>
                <w:rFonts w:cs="Calibri"/>
                <w:color w:val="000000"/>
                <w:sz w:val="18"/>
                <w:szCs w:val="18"/>
              </w:rPr>
            </w:pPr>
            <w:r w:rsidRPr="00C1555D">
              <w:rPr>
                <w:rFonts w:cs="Calibri"/>
                <w:color w:val="000000"/>
                <w:sz w:val="18"/>
                <w:szCs w:val="18"/>
              </w:rPr>
              <w:t>cd_garantias.gt008_trz_gt_</w:t>
            </w:r>
            <w:r>
              <w:rPr>
                <w:rFonts w:cs="Calibri"/>
                <w:color w:val="000000"/>
                <w:sz w:val="18"/>
                <w:szCs w:val="18"/>
              </w:rPr>
              <w:t>imv</w:t>
            </w:r>
          </w:p>
        </w:tc>
        <w:tc>
          <w:tcPr>
            <w:tcW w:w="1134" w:type="dxa"/>
            <w:tcBorders>
              <w:top w:val="nil"/>
              <w:left w:val="single" w:sz="4" w:space="0" w:color="auto"/>
              <w:bottom w:val="single" w:sz="4" w:space="0" w:color="auto"/>
              <w:right w:val="single" w:sz="4" w:space="0" w:color="auto"/>
            </w:tcBorders>
          </w:tcPr>
          <w:p w14:paraId="2E030796" w14:textId="7404D997" w:rsidR="00DD3EE1" w:rsidRPr="00335137" w:rsidRDefault="00DD3EE1" w:rsidP="00DD3EE1">
            <w:pPr>
              <w:rPr>
                <w:rFonts w:cs="Calibri"/>
                <w:color w:val="000000"/>
                <w:sz w:val="18"/>
                <w:szCs w:val="18"/>
              </w:rPr>
            </w:pPr>
            <w:r w:rsidRPr="00D607B3">
              <w:rPr>
                <w:rFonts w:cs="Calibri"/>
                <w:color w:val="000000"/>
                <w:sz w:val="18"/>
                <w:szCs w:val="18"/>
              </w:rPr>
              <w:t>DFIM_REL_PREV</w:t>
            </w:r>
          </w:p>
        </w:tc>
        <w:tc>
          <w:tcPr>
            <w:tcW w:w="2127" w:type="dxa"/>
            <w:tcBorders>
              <w:top w:val="nil"/>
              <w:left w:val="single" w:sz="4" w:space="0" w:color="auto"/>
              <w:bottom w:val="single" w:sz="4" w:space="0" w:color="auto"/>
              <w:right w:val="single" w:sz="4" w:space="0" w:color="auto"/>
            </w:tcBorders>
          </w:tcPr>
          <w:p w14:paraId="6D03CBC6" w14:textId="253B4313" w:rsidR="00DD3EE1" w:rsidRPr="00D607B3" w:rsidRDefault="00C1555D" w:rsidP="00DD3EE1">
            <w:pPr>
              <w:rPr>
                <w:rFonts w:cs="Calibri"/>
                <w:color w:val="000000"/>
                <w:sz w:val="18"/>
                <w:szCs w:val="18"/>
              </w:rPr>
            </w:pPr>
            <w:r w:rsidRPr="00C1555D">
              <w:rPr>
                <w:rFonts w:cs="Calibri"/>
                <w:color w:val="000000"/>
                <w:sz w:val="18"/>
                <w:szCs w:val="18"/>
              </w:rPr>
              <w:t>least(gt001.dfim_rel_efec,nvl(gt003.dfim_rel_efec,nvl(gt007.dfim_rel_efec,gt008.dfim_rel_efec )</w:t>
            </w:r>
          </w:p>
        </w:tc>
      </w:tr>
      <w:tr w:rsidR="00C1555D" w:rsidRPr="00F07D1C" w14:paraId="4106D550" w14:textId="577E49C5"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62513E1" w14:textId="77777777" w:rsidR="00C1555D" w:rsidRPr="00500AFB" w:rsidRDefault="00C1555D" w:rsidP="00C1555D">
            <w:pPr>
              <w:rPr>
                <w:rFonts w:cs="Calibri"/>
                <w:color w:val="000000"/>
                <w:sz w:val="18"/>
                <w:szCs w:val="18"/>
              </w:rPr>
            </w:pPr>
            <w:r w:rsidRPr="00500AFB">
              <w:rPr>
                <w:rFonts w:cs="Calibri"/>
                <w:color w:val="000000"/>
                <w:sz w:val="18"/>
                <w:szCs w:val="18"/>
              </w:rPr>
              <w:t>tipgarbg</w:t>
            </w:r>
          </w:p>
        </w:tc>
        <w:tc>
          <w:tcPr>
            <w:tcW w:w="5495" w:type="dxa"/>
            <w:tcBorders>
              <w:top w:val="nil"/>
              <w:left w:val="nil"/>
              <w:bottom w:val="single" w:sz="4" w:space="0" w:color="auto"/>
              <w:right w:val="single" w:sz="4" w:space="0" w:color="auto"/>
            </w:tcBorders>
            <w:shd w:val="clear" w:color="auto" w:fill="auto"/>
            <w:noWrap/>
            <w:hideMark/>
          </w:tcPr>
          <w:p w14:paraId="677883F7" w14:textId="77777777" w:rsidR="00C1555D" w:rsidRPr="00500AFB" w:rsidRDefault="00C1555D" w:rsidP="00C1555D">
            <w:pPr>
              <w:rPr>
                <w:rFonts w:cs="Calibri"/>
                <w:color w:val="000000"/>
                <w:sz w:val="18"/>
                <w:szCs w:val="18"/>
              </w:rPr>
            </w:pPr>
            <w:r w:rsidRPr="00500AFB">
              <w:rPr>
                <w:rFonts w:cs="Calibri"/>
                <w:color w:val="000000"/>
                <w:sz w:val="18"/>
                <w:szCs w:val="18"/>
              </w:rPr>
              <w:t>Tipologia garantia (Hierarquia Completa):</w:t>
            </w:r>
          </w:p>
          <w:p w14:paraId="156B83C8" w14:textId="77777777" w:rsidR="00C1555D" w:rsidRPr="00500AFB" w:rsidRDefault="00C1555D" w:rsidP="00C1555D">
            <w:pPr>
              <w:pStyle w:val="ListParagraph"/>
              <w:numPr>
                <w:ilvl w:val="0"/>
                <w:numId w:val="18"/>
              </w:numPr>
              <w:rPr>
                <w:rFonts w:cs="Calibri"/>
                <w:color w:val="000000"/>
                <w:sz w:val="18"/>
                <w:szCs w:val="18"/>
              </w:rPr>
            </w:pPr>
            <w:r w:rsidRPr="00500AFB">
              <w:rPr>
                <w:rFonts w:cs="Calibri"/>
                <w:color w:val="000000"/>
                <w:sz w:val="18"/>
                <w:szCs w:val="18"/>
              </w:rPr>
              <w:t xml:space="preserve">Este campo equivale ao código das garantias (‘cgarant’), no entanto, é aprovisionado em concordância com os baremos globais. </w:t>
            </w:r>
          </w:p>
        </w:tc>
        <w:tc>
          <w:tcPr>
            <w:tcW w:w="993" w:type="dxa"/>
            <w:tcBorders>
              <w:top w:val="nil"/>
              <w:left w:val="nil"/>
              <w:bottom w:val="single" w:sz="4" w:space="0" w:color="auto"/>
              <w:right w:val="single" w:sz="4" w:space="0" w:color="auto"/>
            </w:tcBorders>
            <w:shd w:val="clear" w:color="auto" w:fill="auto"/>
            <w:noWrap/>
            <w:hideMark/>
          </w:tcPr>
          <w:p w14:paraId="58AB5C75"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3CF6F1DC" w14:textId="77777777" w:rsidR="00C1555D" w:rsidRDefault="00C1555D" w:rsidP="00C1555D">
            <w:pPr>
              <w:rPr>
                <w:rFonts w:cs="Calibri"/>
                <w:color w:val="000000"/>
                <w:sz w:val="18"/>
                <w:szCs w:val="18"/>
              </w:rPr>
            </w:pPr>
            <w:r>
              <w:rPr>
                <w:rFonts w:cs="Calibri"/>
                <w:color w:val="000000"/>
                <w:sz w:val="18"/>
                <w:szCs w:val="18"/>
              </w:rPr>
              <w:t>MUG</w:t>
            </w:r>
          </w:p>
          <w:p w14:paraId="086F5899" w14:textId="68A961E8"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B1943AD" w14:textId="1C197209" w:rsidR="00C1555D" w:rsidRPr="00D607B3" w:rsidRDefault="00C1555D" w:rsidP="00C1555D">
            <w:pPr>
              <w:rPr>
                <w:rFonts w:cs="Calibri"/>
                <w:color w:val="000000"/>
                <w:sz w:val="18"/>
                <w:szCs w:val="18"/>
              </w:rPr>
            </w:pPr>
            <w:r w:rsidRPr="00C1555D">
              <w:rPr>
                <w:rFonts w:cs="Calibri"/>
                <w:color w:val="000000"/>
                <w:sz w:val="18"/>
                <w:szCs w:val="18"/>
              </w:rPr>
              <w:t>tat91_tabelas (503)</w:t>
            </w:r>
          </w:p>
        </w:tc>
        <w:tc>
          <w:tcPr>
            <w:tcW w:w="1134" w:type="dxa"/>
            <w:tcBorders>
              <w:top w:val="nil"/>
              <w:left w:val="single" w:sz="4" w:space="0" w:color="auto"/>
              <w:bottom w:val="single" w:sz="4" w:space="0" w:color="auto"/>
              <w:right w:val="single" w:sz="4" w:space="0" w:color="auto"/>
            </w:tcBorders>
          </w:tcPr>
          <w:p w14:paraId="757006AC" w14:textId="31058056" w:rsidR="00C1555D" w:rsidRPr="00335137" w:rsidRDefault="00C1555D" w:rsidP="00C1555D">
            <w:pPr>
              <w:rPr>
                <w:rFonts w:cs="Calibri"/>
                <w:color w:val="000000"/>
                <w:sz w:val="18"/>
                <w:szCs w:val="18"/>
              </w:rPr>
            </w:pPr>
            <w:r w:rsidRPr="00D607B3">
              <w:rPr>
                <w:rFonts w:cs="Calibri"/>
                <w:color w:val="000000"/>
                <w:sz w:val="18"/>
                <w:szCs w:val="18"/>
              </w:rPr>
              <w:t>TAYD91C0_NELEMC03</w:t>
            </w:r>
          </w:p>
        </w:tc>
        <w:tc>
          <w:tcPr>
            <w:tcW w:w="2127" w:type="dxa"/>
            <w:tcBorders>
              <w:top w:val="nil"/>
              <w:left w:val="single" w:sz="4" w:space="0" w:color="auto"/>
              <w:bottom w:val="single" w:sz="4" w:space="0" w:color="auto"/>
              <w:right w:val="single" w:sz="4" w:space="0" w:color="auto"/>
            </w:tcBorders>
          </w:tcPr>
          <w:p w14:paraId="703F4487" w14:textId="77777777" w:rsidR="00C1555D" w:rsidRPr="00C1555D" w:rsidRDefault="00C1555D" w:rsidP="00C1555D">
            <w:pPr>
              <w:rPr>
                <w:rFonts w:cs="Calibri"/>
                <w:color w:val="000000"/>
                <w:sz w:val="18"/>
                <w:szCs w:val="18"/>
              </w:rPr>
            </w:pPr>
            <w:r w:rsidRPr="00C1555D">
              <w:rPr>
                <w:rFonts w:cs="Calibri"/>
                <w:color w:val="000000"/>
                <w:sz w:val="18"/>
                <w:szCs w:val="18"/>
              </w:rPr>
              <w:t>Obtido através do cruzamento:</w:t>
            </w:r>
          </w:p>
          <w:p w14:paraId="4634F28B" w14:textId="77777777" w:rsidR="00C1555D" w:rsidRPr="00C1555D" w:rsidRDefault="00C1555D" w:rsidP="00C1555D">
            <w:pPr>
              <w:rPr>
                <w:rFonts w:cs="Calibri"/>
                <w:color w:val="000000"/>
                <w:sz w:val="18"/>
                <w:szCs w:val="18"/>
              </w:rPr>
            </w:pPr>
            <w:r w:rsidRPr="00C1555D">
              <w:rPr>
                <w:rFonts w:cs="Calibri"/>
                <w:color w:val="000000"/>
                <w:sz w:val="18"/>
                <w:szCs w:val="18"/>
              </w:rPr>
              <w:t xml:space="preserve">celemtab = </w:t>
            </w:r>
          </w:p>
          <w:p w14:paraId="3923FB66" w14:textId="05F82637" w:rsidR="00C1555D" w:rsidRPr="00C1555D" w:rsidRDefault="00500AFB" w:rsidP="00C1555D">
            <w:pPr>
              <w:rPr>
                <w:rFonts w:cs="Calibri"/>
                <w:color w:val="000000"/>
                <w:sz w:val="18"/>
                <w:szCs w:val="18"/>
                <w:lang w:val="en-US"/>
              </w:rPr>
            </w:pPr>
            <w:r>
              <w:rPr>
                <w:rFonts w:cs="Calibri"/>
                <w:color w:val="000000"/>
                <w:sz w:val="18"/>
                <w:szCs w:val="18"/>
                <w:lang w:val="en-US"/>
              </w:rPr>
              <w:t xml:space="preserve">CONCAT( </w:t>
            </w:r>
            <w:r w:rsidR="00C1555D" w:rsidRPr="00C1555D">
              <w:rPr>
                <w:rFonts w:cs="Calibri"/>
                <w:color w:val="000000"/>
                <w:sz w:val="18"/>
                <w:szCs w:val="18"/>
                <w:lang w:val="en-US"/>
              </w:rPr>
              <w:t xml:space="preserve">CASE </w:t>
            </w:r>
          </w:p>
          <w:p w14:paraId="347052CB"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WHEN gt018.origem = 'FAC' THEN 'FAC026'</w:t>
            </w:r>
          </w:p>
          <w:p w14:paraId="54250E4F"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lastRenderedPageBreak/>
              <w:t xml:space="preserve">        WHEN gt018.origem = 'LEA' THEN 'LEA026'</w:t>
            </w:r>
          </w:p>
          <w:p w14:paraId="2CA2E15D"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ELSE 'BST026'</w:t>
            </w:r>
          </w:p>
          <w:p w14:paraId="22E0E083" w14:textId="4FE07C4C"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END, gt018.cgar</w:t>
            </w:r>
            <w:r w:rsidR="00D17FC3">
              <w:rPr>
                <w:rFonts w:cs="Calibri"/>
                <w:color w:val="000000"/>
                <w:sz w:val="18"/>
                <w:szCs w:val="18"/>
                <w:lang w:val="en-US"/>
              </w:rPr>
              <w:t>ant_rpt</w:t>
            </w:r>
            <w:r w:rsidRPr="00C1555D">
              <w:rPr>
                <w:rFonts w:cs="Calibri"/>
                <w:color w:val="000000"/>
                <w:sz w:val="18"/>
                <w:szCs w:val="18"/>
                <w:lang w:val="en-US"/>
              </w:rPr>
              <w:t>)</w:t>
            </w:r>
          </w:p>
        </w:tc>
      </w:tr>
      <w:tr w:rsidR="00C1555D" w:rsidRPr="00F07D1C" w14:paraId="51DE149F" w14:textId="2D3AA717"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E322B9D" w14:textId="77777777" w:rsidR="00C1555D" w:rsidRPr="00500AFB" w:rsidRDefault="00C1555D" w:rsidP="00C1555D">
            <w:pPr>
              <w:rPr>
                <w:rFonts w:cs="Calibri"/>
                <w:color w:val="000000"/>
                <w:sz w:val="18"/>
                <w:szCs w:val="18"/>
              </w:rPr>
            </w:pPr>
            <w:r w:rsidRPr="00500AFB">
              <w:rPr>
                <w:rFonts w:cs="Calibri"/>
                <w:color w:val="000000"/>
                <w:sz w:val="18"/>
                <w:szCs w:val="18"/>
              </w:rPr>
              <w:lastRenderedPageBreak/>
              <w:t>cgarantbl</w:t>
            </w:r>
          </w:p>
        </w:tc>
        <w:tc>
          <w:tcPr>
            <w:tcW w:w="5495" w:type="dxa"/>
            <w:tcBorders>
              <w:top w:val="nil"/>
              <w:left w:val="nil"/>
              <w:bottom w:val="single" w:sz="4" w:space="0" w:color="auto"/>
              <w:right w:val="single" w:sz="4" w:space="0" w:color="auto"/>
            </w:tcBorders>
            <w:shd w:val="clear" w:color="auto" w:fill="auto"/>
            <w:noWrap/>
            <w:hideMark/>
          </w:tcPr>
          <w:p w14:paraId="25BFFFCD" w14:textId="77777777" w:rsidR="00C1555D" w:rsidRPr="00500AFB" w:rsidRDefault="00C1555D" w:rsidP="00C1555D">
            <w:pPr>
              <w:rPr>
                <w:rFonts w:cs="Calibri"/>
                <w:color w:val="000000"/>
                <w:sz w:val="18"/>
                <w:szCs w:val="18"/>
              </w:rPr>
            </w:pPr>
            <w:r w:rsidRPr="00500AFB">
              <w:rPr>
                <w:rFonts w:cs="Calibri"/>
                <w:color w:val="000000"/>
                <w:sz w:val="18"/>
                <w:szCs w:val="18"/>
              </w:rPr>
              <w:t>Tipologia garantia (local):</w:t>
            </w:r>
          </w:p>
          <w:p w14:paraId="51C5262D" w14:textId="77777777" w:rsidR="00C1555D" w:rsidRPr="00500AFB" w:rsidRDefault="00C1555D" w:rsidP="00C1555D">
            <w:pPr>
              <w:pStyle w:val="ListParagraph"/>
              <w:numPr>
                <w:ilvl w:val="0"/>
                <w:numId w:val="11"/>
              </w:numPr>
              <w:jc w:val="both"/>
              <w:rPr>
                <w:rFonts w:cs="Calibri"/>
                <w:color w:val="000000"/>
                <w:sz w:val="18"/>
                <w:szCs w:val="18"/>
              </w:rPr>
            </w:pPr>
            <w:r w:rsidRPr="00500AFB">
              <w:rPr>
                <w:rFonts w:cs="Calibri"/>
                <w:color w:val="000000"/>
                <w:sz w:val="18"/>
                <w:szCs w:val="18"/>
              </w:rPr>
              <w:t>O código da garantia pode ser indicado diretamente na origem do registo ou criado através de uma combinação do produto e subproduto da garantia, como no caso das CS.</w:t>
            </w:r>
          </w:p>
          <w:p w14:paraId="135669DC" w14:textId="77777777" w:rsidR="00C1555D" w:rsidRPr="00500AFB" w:rsidRDefault="00C1555D" w:rsidP="00C1555D">
            <w:pPr>
              <w:pStyle w:val="ListParagraph"/>
              <w:numPr>
                <w:ilvl w:val="0"/>
                <w:numId w:val="11"/>
              </w:numPr>
              <w:rPr>
                <w:rFonts w:cs="Calibri"/>
                <w:color w:val="000000"/>
                <w:sz w:val="18"/>
                <w:szCs w:val="18"/>
              </w:rPr>
            </w:pPr>
            <w:r w:rsidRPr="00500AFB">
              <w:rPr>
                <w:rFonts w:cs="Calibri"/>
                <w:color w:val="000000"/>
                <w:sz w:val="18"/>
                <w:szCs w:val="18"/>
              </w:rPr>
              <w:t>Este campo permite obter mais detalhe acerca da garantia.</w:t>
            </w:r>
          </w:p>
          <w:p w14:paraId="7527EAC5" w14:textId="77777777" w:rsidR="00C1555D" w:rsidRPr="00500AFB" w:rsidRDefault="00C1555D" w:rsidP="00C1555D">
            <w:pPr>
              <w:pStyle w:val="ListParagraph"/>
              <w:numPr>
                <w:ilvl w:val="0"/>
                <w:numId w:val="11"/>
              </w:numPr>
              <w:rPr>
                <w:rFonts w:cs="Calibri"/>
                <w:color w:val="000000"/>
                <w:sz w:val="18"/>
                <w:szCs w:val="18"/>
              </w:rPr>
            </w:pPr>
            <w:r w:rsidRPr="00500AFB">
              <w:rPr>
                <w:rFonts w:cs="Calibri"/>
                <w:sz w:val="18"/>
                <w:szCs w:val="18"/>
              </w:rPr>
              <w:t xml:space="preserve">O significado dos códigos do campo ‘cgarant’ pode ser consultado na tabela </w:t>
            </w:r>
            <w:r w:rsidRPr="00500AFB">
              <w:rPr>
                <w:rFonts w:cs="Calibri"/>
                <w:i/>
                <w:sz w:val="18"/>
                <w:szCs w:val="18"/>
              </w:rPr>
              <w:t>cd_estruturais.tat91_tabelas</w:t>
            </w:r>
            <w:r w:rsidRPr="00500AFB">
              <w:rPr>
                <w:rFonts w:cs="Calibri"/>
                <w:sz w:val="18"/>
                <w:szCs w:val="18"/>
              </w:rPr>
              <w:t>, em que o campo ‘tayd91c0_celemtab’ corresponde ao código da garantia, e o ‘tayd91c0_gelemtab’ indica a designação do código da garantia respetiva. Ao atacar esta tabela, tem que se filtrar por 'tayd91c0_ctabela' = '251' e não esquecer de selecionar a 'data_date_part' relevante. Note-se que esta tabela só tem dados para os dias úteis.</w:t>
            </w:r>
          </w:p>
        </w:tc>
        <w:tc>
          <w:tcPr>
            <w:tcW w:w="993" w:type="dxa"/>
            <w:tcBorders>
              <w:top w:val="nil"/>
              <w:left w:val="nil"/>
              <w:bottom w:val="single" w:sz="4" w:space="0" w:color="auto"/>
              <w:right w:val="single" w:sz="4" w:space="0" w:color="auto"/>
            </w:tcBorders>
            <w:shd w:val="clear" w:color="auto" w:fill="auto"/>
            <w:noWrap/>
            <w:hideMark/>
          </w:tcPr>
          <w:p w14:paraId="17667D35"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30FF9D33" w14:textId="77777777" w:rsidR="00C1555D" w:rsidRDefault="00C1555D" w:rsidP="00C1555D">
            <w:pPr>
              <w:rPr>
                <w:rFonts w:cs="Calibri"/>
                <w:color w:val="000000"/>
                <w:sz w:val="18"/>
                <w:szCs w:val="18"/>
              </w:rPr>
            </w:pPr>
            <w:r>
              <w:rPr>
                <w:rFonts w:cs="Calibri"/>
                <w:color w:val="000000"/>
                <w:sz w:val="18"/>
                <w:szCs w:val="18"/>
              </w:rPr>
              <w:t>MUG</w:t>
            </w:r>
          </w:p>
          <w:p w14:paraId="139D3C45" w14:textId="593E78AE"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3ECA850" w14:textId="72138822" w:rsidR="00C1555D" w:rsidRPr="00D607B3" w:rsidRDefault="00C1555D" w:rsidP="00C1555D">
            <w:pPr>
              <w:rPr>
                <w:rFonts w:cs="Calibri"/>
                <w:color w:val="000000"/>
                <w:sz w:val="18"/>
                <w:szCs w:val="18"/>
              </w:rPr>
            </w:pPr>
            <w:r w:rsidRPr="00C1555D">
              <w:rPr>
                <w:rFonts w:cs="Calibri"/>
                <w:color w:val="000000"/>
                <w:sz w:val="18"/>
                <w:szCs w:val="18"/>
              </w:rPr>
              <w:t>tat91_tabelas (503)</w:t>
            </w:r>
          </w:p>
        </w:tc>
        <w:tc>
          <w:tcPr>
            <w:tcW w:w="1134" w:type="dxa"/>
            <w:tcBorders>
              <w:top w:val="nil"/>
              <w:left w:val="single" w:sz="4" w:space="0" w:color="auto"/>
              <w:bottom w:val="single" w:sz="4" w:space="0" w:color="auto"/>
              <w:right w:val="single" w:sz="4" w:space="0" w:color="auto"/>
            </w:tcBorders>
          </w:tcPr>
          <w:p w14:paraId="2E6A0145" w14:textId="2BEE66DB" w:rsidR="00C1555D" w:rsidRPr="00335137" w:rsidRDefault="00C1555D" w:rsidP="00C1555D">
            <w:pPr>
              <w:rPr>
                <w:rFonts w:cs="Calibri"/>
                <w:color w:val="000000"/>
                <w:sz w:val="18"/>
                <w:szCs w:val="18"/>
              </w:rPr>
            </w:pPr>
            <w:r w:rsidRPr="00D607B3">
              <w:rPr>
                <w:rFonts w:cs="Calibri"/>
                <w:color w:val="000000"/>
                <w:sz w:val="18"/>
                <w:szCs w:val="18"/>
              </w:rPr>
              <w:t>TAYD91C0_NELEMC02</w:t>
            </w:r>
          </w:p>
        </w:tc>
        <w:tc>
          <w:tcPr>
            <w:tcW w:w="2127" w:type="dxa"/>
            <w:tcBorders>
              <w:top w:val="nil"/>
              <w:left w:val="single" w:sz="4" w:space="0" w:color="auto"/>
              <w:bottom w:val="single" w:sz="4" w:space="0" w:color="auto"/>
              <w:right w:val="single" w:sz="4" w:space="0" w:color="auto"/>
            </w:tcBorders>
          </w:tcPr>
          <w:p w14:paraId="76132E2F" w14:textId="77777777" w:rsidR="00C1555D" w:rsidRPr="00C1555D" w:rsidRDefault="00C1555D" w:rsidP="00C1555D">
            <w:pPr>
              <w:rPr>
                <w:rFonts w:cs="Calibri"/>
                <w:color w:val="000000"/>
                <w:sz w:val="18"/>
                <w:szCs w:val="18"/>
              </w:rPr>
            </w:pPr>
            <w:r w:rsidRPr="00C1555D">
              <w:rPr>
                <w:rFonts w:cs="Calibri"/>
                <w:color w:val="000000"/>
                <w:sz w:val="18"/>
                <w:szCs w:val="18"/>
              </w:rPr>
              <w:t>Obtido através do cruzamento:</w:t>
            </w:r>
          </w:p>
          <w:p w14:paraId="58DFC279" w14:textId="77777777" w:rsidR="00C1555D" w:rsidRPr="00C1555D" w:rsidRDefault="00C1555D" w:rsidP="00C1555D">
            <w:pPr>
              <w:rPr>
                <w:rFonts w:cs="Calibri"/>
                <w:color w:val="000000"/>
                <w:sz w:val="18"/>
                <w:szCs w:val="18"/>
              </w:rPr>
            </w:pPr>
            <w:r w:rsidRPr="00C1555D">
              <w:rPr>
                <w:rFonts w:cs="Calibri"/>
                <w:color w:val="000000"/>
                <w:sz w:val="18"/>
                <w:szCs w:val="18"/>
              </w:rPr>
              <w:t xml:space="preserve">celemtab = </w:t>
            </w:r>
          </w:p>
          <w:p w14:paraId="4A9736BE" w14:textId="7FBDCDD6" w:rsidR="00C1555D" w:rsidRPr="00C1555D" w:rsidRDefault="00500AFB" w:rsidP="00C1555D">
            <w:pPr>
              <w:rPr>
                <w:rFonts w:cs="Calibri"/>
                <w:color w:val="000000"/>
                <w:sz w:val="18"/>
                <w:szCs w:val="18"/>
                <w:lang w:val="en-US"/>
              </w:rPr>
            </w:pPr>
            <w:r>
              <w:rPr>
                <w:rFonts w:cs="Calibri"/>
                <w:color w:val="000000"/>
                <w:sz w:val="18"/>
                <w:szCs w:val="18"/>
                <w:lang w:val="en-US"/>
              </w:rPr>
              <w:t>CONCAT(</w:t>
            </w:r>
            <w:r w:rsidR="00C1555D" w:rsidRPr="00C1555D">
              <w:rPr>
                <w:rFonts w:cs="Calibri"/>
                <w:color w:val="000000"/>
                <w:sz w:val="18"/>
                <w:szCs w:val="18"/>
                <w:lang w:val="en-US"/>
              </w:rPr>
              <w:t xml:space="preserve"> CASE </w:t>
            </w:r>
          </w:p>
          <w:p w14:paraId="261BE720"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WHEN gt018.origem = 'FAC' THEN 'FAC026'</w:t>
            </w:r>
          </w:p>
          <w:p w14:paraId="177E70C6"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WHEN gt018.origem = 'LEA' THEN 'LEA026'</w:t>
            </w:r>
          </w:p>
          <w:p w14:paraId="68B90D9B"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ELSE 'BST026'</w:t>
            </w:r>
          </w:p>
          <w:p w14:paraId="3E28E06B" w14:textId="00193E4B" w:rsidR="00C1555D" w:rsidRPr="00D17FC3" w:rsidRDefault="00D17FC3" w:rsidP="00C1555D">
            <w:pPr>
              <w:rPr>
                <w:rFonts w:cs="Calibri"/>
                <w:color w:val="000000"/>
                <w:sz w:val="18"/>
                <w:szCs w:val="18"/>
                <w:lang w:val="en-US"/>
              </w:rPr>
            </w:pPr>
            <w:r>
              <w:rPr>
                <w:rFonts w:cs="Calibri"/>
                <w:color w:val="000000"/>
                <w:sz w:val="18"/>
                <w:szCs w:val="18"/>
                <w:lang w:val="en-US"/>
              </w:rPr>
              <w:t xml:space="preserve">    END, gt018.cgarant_rpt</w:t>
            </w:r>
            <w:r w:rsidR="00C1555D" w:rsidRPr="00D17FC3">
              <w:rPr>
                <w:rFonts w:cs="Calibri"/>
                <w:color w:val="000000"/>
                <w:sz w:val="18"/>
                <w:szCs w:val="18"/>
                <w:lang w:val="en-US"/>
              </w:rPr>
              <w:t>)</w:t>
            </w:r>
          </w:p>
        </w:tc>
      </w:tr>
      <w:tr w:rsidR="00C1555D" w:rsidRPr="00335137" w14:paraId="0EDE0A86" w14:textId="39AFE1F0" w:rsidTr="00476F0E">
        <w:trPr>
          <w:trHeight w:val="800"/>
        </w:trPr>
        <w:tc>
          <w:tcPr>
            <w:tcW w:w="1871" w:type="dxa"/>
            <w:tcBorders>
              <w:top w:val="nil"/>
              <w:left w:val="single" w:sz="4" w:space="0" w:color="auto"/>
              <w:bottom w:val="single" w:sz="4" w:space="0" w:color="auto"/>
              <w:right w:val="single" w:sz="4" w:space="0" w:color="auto"/>
            </w:tcBorders>
            <w:shd w:val="clear" w:color="000000" w:fill="F2F2F2"/>
            <w:hideMark/>
          </w:tcPr>
          <w:p w14:paraId="4FCA04B5" w14:textId="77777777" w:rsidR="00C1555D" w:rsidRPr="00500AFB" w:rsidRDefault="00C1555D" w:rsidP="00C1555D">
            <w:pPr>
              <w:rPr>
                <w:rFonts w:cs="Calibri"/>
                <w:color w:val="000000"/>
                <w:sz w:val="18"/>
                <w:szCs w:val="18"/>
              </w:rPr>
            </w:pPr>
            <w:r w:rsidRPr="00500AFB">
              <w:rPr>
                <w:rFonts w:cs="Calibri"/>
                <w:color w:val="000000"/>
                <w:sz w:val="18"/>
                <w:szCs w:val="18"/>
              </w:rPr>
              <w:t>ctipoinstbl</w:t>
            </w:r>
          </w:p>
        </w:tc>
        <w:tc>
          <w:tcPr>
            <w:tcW w:w="5495" w:type="dxa"/>
            <w:tcBorders>
              <w:top w:val="nil"/>
              <w:left w:val="nil"/>
              <w:bottom w:val="single" w:sz="4" w:space="0" w:color="auto"/>
              <w:right w:val="single" w:sz="4" w:space="0" w:color="auto"/>
            </w:tcBorders>
            <w:shd w:val="clear" w:color="auto" w:fill="auto"/>
            <w:noWrap/>
            <w:hideMark/>
          </w:tcPr>
          <w:p w14:paraId="142371A4" w14:textId="77777777" w:rsidR="00C1555D" w:rsidRPr="00500AFB" w:rsidRDefault="00C1555D" w:rsidP="00C1555D">
            <w:pPr>
              <w:rPr>
                <w:rFonts w:cs="Calibri"/>
                <w:color w:val="000000"/>
                <w:sz w:val="18"/>
                <w:szCs w:val="18"/>
              </w:rPr>
            </w:pPr>
            <w:r w:rsidRPr="00500AFB">
              <w:rPr>
                <w:rFonts w:cs="Calibri"/>
                <w:color w:val="000000"/>
                <w:sz w:val="18"/>
                <w:szCs w:val="18"/>
              </w:rPr>
              <w:t>Tipo instrumentação:</w:t>
            </w:r>
          </w:p>
          <w:p w14:paraId="2ECB6AE9" w14:textId="77777777" w:rsidR="00C1555D" w:rsidRPr="00500AFB" w:rsidRDefault="00C1555D" w:rsidP="00C1555D">
            <w:pPr>
              <w:pStyle w:val="ListParagraph"/>
              <w:numPr>
                <w:ilvl w:val="0"/>
                <w:numId w:val="18"/>
              </w:numPr>
              <w:rPr>
                <w:rFonts w:cs="Calibri"/>
                <w:color w:val="000000"/>
                <w:sz w:val="18"/>
                <w:szCs w:val="18"/>
              </w:rPr>
            </w:pPr>
            <w:r w:rsidRPr="00500AFB">
              <w:rPr>
                <w:rFonts w:cs="Calibri"/>
                <w:color w:val="000000"/>
                <w:sz w:val="18"/>
                <w:szCs w:val="18"/>
              </w:rPr>
              <w:t>Está preenchido com o valor ‘00001’ para garantias de tipologia financeira e com ‘00000’ para garantias pessoais e imóveis</w:t>
            </w:r>
          </w:p>
        </w:tc>
        <w:tc>
          <w:tcPr>
            <w:tcW w:w="993" w:type="dxa"/>
            <w:tcBorders>
              <w:top w:val="nil"/>
              <w:left w:val="nil"/>
              <w:bottom w:val="single" w:sz="4" w:space="0" w:color="auto"/>
              <w:right w:val="single" w:sz="4" w:space="0" w:color="auto"/>
            </w:tcBorders>
            <w:shd w:val="clear" w:color="auto" w:fill="auto"/>
            <w:noWrap/>
            <w:hideMark/>
          </w:tcPr>
          <w:p w14:paraId="4CD12750"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0B49EA60" w14:textId="77777777" w:rsidR="00C1555D" w:rsidRDefault="00C1555D" w:rsidP="00C1555D">
            <w:pPr>
              <w:rPr>
                <w:rFonts w:cs="Calibri"/>
                <w:color w:val="000000"/>
                <w:sz w:val="18"/>
                <w:szCs w:val="18"/>
              </w:rPr>
            </w:pPr>
            <w:r>
              <w:rPr>
                <w:rFonts w:cs="Calibri"/>
                <w:color w:val="000000"/>
                <w:sz w:val="18"/>
                <w:szCs w:val="18"/>
              </w:rPr>
              <w:t>MUG</w:t>
            </w:r>
          </w:p>
          <w:p w14:paraId="6E9A8D41" w14:textId="2DB12072"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83CB89F" w14:textId="29D4FEF2" w:rsidR="00C1555D" w:rsidRPr="00D607B3" w:rsidRDefault="00C1555D" w:rsidP="00C1555D">
            <w:pPr>
              <w:rPr>
                <w:rFonts w:cs="Calibri"/>
                <w:color w:val="000000"/>
                <w:sz w:val="18"/>
                <w:szCs w:val="18"/>
              </w:rPr>
            </w:pPr>
            <w:r w:rsidRPr="00C1555D">
              <w:rPr>
                <w:rFonts w:cs="Calibri"/>
                <w:color w:val="000000"/>
                <w:sz w:val="18"/>
                <w:szCs w:val="18"/>
              </w:rPr>
              <w:t>tat91_tabelas (503)</w:t>
            </w:r>
          </w:p>
        </w:tc>
        <w:tc>
          <w:tcPr>
            <w:tcW w:w="1134" w:type="dxa"/>
            <w:tcBorders>
              <w:top w:val="nil"/>
              <w:left w:val="single" w:sz="4" w:space="0" w:color="auto"/>
              <w:bottom w:val="single" w:sz="4" w:space="0" w:color="auto"/>
              <w:right w:val="single" w:sz="4" w:space="0" w:color="auto"/>
            </w:tcBorders>
          </w:tcPr>
          <w:p w14:paraId="7E343B78" w14:textId="31C4DC1B" w:rsidR="00C1555D" w:rsidRPr="00335137" w:rsidRDefault="00C1555D" w:rsidP="00C1555D">
            <w:pPr>
              <w:rPr>
                <w:rFonts w:cs="Calibri"/>
                <w:color w:val="000000"/>
                <w:sz w:val="18"/>
                <w:szCs w:val="18"/>
              </w:rPr>
            </w:pPr>
            <w:r w:rsidRPr="00D607B3">
              <w:rPr>
                <w:rFonts w:cs="Calibri"/>
                <w:color w:val="000000"/>
                <w:sz w:val="18"/>
                <w:szCs w:val="18"/>
              </w:rPr>
              <w:t>TAYD91C0_NELEMC02</w:t>
            </w:r>
          </w:p>
        </w:tc>
        <w:tc>
          <w:tcPr>
            <w:tcW w:w="2127" w:type="dxa"/>
            <w:tcBorders>
              <w:top w:val="nil"/>
              <w:left w:val="single" w:sz="4" w:space="0" w:color="auto"/>
              <w:bottom w:val="single" w:sz="4" w:space="0" w:color="auto"/>
              <w:right w:val="single" w:sz="4" w:space="0" w:color="auto"/>
            </w:tcBorders>
          </w:tcPr>
          <w:p w14:paraId="0F85D384" w14:textId="77777777" w:rsidR="00C1555D" w:rsidRPr="00C1555D" w:rsidRDefault="00C1555D" w:rsidP="00C1555D">
            <w:pPr>
              <w:rPr>
                <w:rFonts w:cs="Calibri"/>
                <w:color w:val="000000"/>
                <w:sz w:val="18"/>
                <w:szCs w:val="18"/>
              </w:rPr>
            </w:pPr>
            <w:r w:rsidRPr="00C1555D">
              <w:rPr>
                <w:rFonts w:cs="Calibri"/>
                <w:color w:val="000000"/>
                <w:sz w:val="18"/>
                <w:szCs w:val="18"/>
              </w:rPr>
              <w:t>Obtido através do cruzamento:</w:t>
            </w:r>
          </w:p>
          <w:p w14:paraId="1C103490" w14:textId="77777777" w:rsidR="00C1555D" w:rsidRPr="00C1555D" w:rsidRDefault="00C1555D" w:rsidP="00C1555D">
            <w:pPr>
              <w:rPr>
                <w:rFonts w:cs="Calibri"/>
                <w:color w:val="000000"/>
                <w:sz w:val="18"/>
                <w:szCs w:val="18"/>
              </w:rPr>
            </w:pPr>
            <w:r w:rsidRPr="00C1555D">
              <w:rPr>
                <w:rFonts w:cs="Calibri"/>
                <w:color w:val="000000"/>
                <w:sz w:val="18"/>
                <w:szCs w:val="18"/>
              </w:rPr>
              <w:t xml:space="preserve">celemtab = </w:t>
            </w:r>
          </w:p>
          <w:p w14:paraId="5C8CE4C8" w14:textId="158C7CDD" w:rsidR="00C1555D" w:rsidRPr="00C1555D" w:rsidRDefault="00500AFB" w:rsidP="00C1555D">
            <w:pPr>
              <w:rPr>
                <w:rFonts w:cs="Calibri"/>
                <w:color w:val="000000"/>
                <w:sz w:val="18"/>
                <w:szCs w:val="18"/>
                <w:lang w:val="en-US"/>
              </w:rPr>
            </w:pPr>
            <w:r>
              <w:rPr>
                <w:rFonts w:cs="Calibri"/>
                <w:color w:val="000000"/>
                <w:sz w:val="18"/>
                <w:szCs w:val="18"/>
                <w:lang w:val="en-US"/>
              </w:rPr>
              <w:t>CONCAT(</w:t>
            </w:r>
            <w:r w:rsidR="00C1555D" w:rsidRPr="00C1555D">
              <w:rPr>
                <w:rFonts w:cs="Calibri"/>
                <w:color w:val="000000"/>
                <w:sz w:val="18"/>
                <w:szCs w:val="18"/>
                <w:lang w:val="en-US"/>
              </w:rPr>
              <w:t xml:space="preserve">  'BST532',</w:t>
            </w:r>
          </w:p>
          <w:p w14:paraId="2431A8D2"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CASE </w:t>
            </w:r>
          </w:p>
          <w:p w14:paraId="202643CD"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WHEN gt018.caplic IN ('DC','DP','FU','TT','SG') THEN '1'</w:t>
            </w:r>
          </w:p>
          <w:p w14:paraId="7703DC32" w14:textId="77777777" w:rsidR="00C1555D" w:rsidRPr="00C1555D" w:rsidRDefault="00C1555D" w:rsidP="00C1555D">
            <w:pPr>
              <w:rPr>
                <w:rFonts w:cs="Calibri"/>
                <w:color w:val="000000"/>
                <w:sz w:val="18"/>
                <w:szCs w:val="18"/>
              </w:rPr>
            </w:pPr>
            <w:r w:rsidRPr="00C1555D">
              <w:rPr>
                <w:rFonts w:cs="Calibri"/>
                <w:color w:val="000000"/>
                <w:sz w:val="18"/>
                <w:szCs w:val="18"/>
                <w:lang w:val="en-US"/>
              </w:rPr>
              <w:t xml:space="preserve">        </w:t>
            </w:r>
            <w:r w:rsidRPr="00C1555D">
              <w:rPr>
                <w:rFonts w:cs="Calibri"/>
                <w:color w:val="000000"/>
                <w:sz w:val="18"/>
                <w:szCs w:val="18"/>
              </w:rPr>
              <w:t>ELSE ''</w:t>
            </w:r>
          </w:p>
          <w:p w14:paraId="2B7B7C58" w14:textId="41C1197D" w:rsidR="00C1555D" w:rsidRPr="00D607B3" w:rsidRDefault="00500AFB" w:rsidP="00C1555D">
            <w:pPr>
              <w:rPr>
                <w:rFonts w:cs="Calibri"/>
                <w:color w:val="000000"/>
                <w:sz w:val="18"/>
                <w:szCs w:val="18"/>
              </w:rPr>
            </w:pPr>
            <w:r>
              <w:rPr>
                <w:rFonts w:cs="Calibri"/>
                <w:color w:val="000000"/>
                <w:sz w:val="18"/>
                <w:szCs w:val="18"/>
              </w:rPr>
              <w:t xml:space="preserve">    END</w:t>
            </w:r>
            <w:r w:rsidR="00C1555D" w:rsidRPr="00C1555D">
              <w:rPr>
                <w:rFonts w:cs="Calibri"/>
                <w:color w:val="000000"/>
                <w:sz w:val="18"/>
                <w:szCs w:val="18"/>
              </w:rPr>
              <w:t>)</w:t>
            </w:r>
          </w:p>
        </w:tc>
      </w:tr>
      <w:tr w:rsidR="00C1555D" w:rsidRPr="00335137" w14:paraId="223B6A41" w14:textId="0FF789E3"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7465DB7" w14:textId="77777777" w:rsidR="00C1555D" w:rsidRPr="00500AFB" w:rsidRDefault="00C1555D" w:rsidP="00C1555D">
            <w:pPr>
              <w:rPr>
                <w:rFonts w:cs="Calibri"/>
                <w:color w:val="000000"/>
                <w:sz w:val="18"/>
                <w:szCs w:val="18"/>
              </w:rPr>
            </w:pPr>
            <w:r w:rsidRPr="00500AFB">
              <w:rPr>
                <w:rFonts w:cs="Calibri"/>
                <w:color w:val="000000"/>
                <w:sz w:val="18"/>
                <w:szCs w:val="18"/>
              </w:rPr>
              <w:t>cpigreg</w:t>
            </w:r>
          </w:p>
        </w:tc>
        <w:tc>
          <w:tcPr>
            <w:tcW w:w="5495" w:type="dxa"/>
            <w:tcBorders>
              <w:top w:val="nil"/>
              <w:left w:val="nil"/>
              <w:bottom w:val="single" w:sz="4" w:space="0" w:color="auto"/>
              <w:right w:val="single" w:sz="4" w:space="0" w:color="auto"/>
            </w:tcBorders>
            <w:shd w:val="clear" w:color="auto" w:fill="auto"/>
            <w:noWrap/>
            <w:hideMark/>
          </w:tcPr>
          <w:p w14:paraId="618627AB" w14:textId="77777777" w:rsidR="00C1555D" w:rsidRPr="00500AFB" w:rsidRDefault="00C1555D" w:rsidP="00C1555D">
            <w:pPr>
              <w:rPr>
                <w:rFonts w:cs="Calibri"/>
                <w:color w:val="000000"/>
                <w:sz w:val="18"/>
                <w:szCs w:val="18"/>
              </w:rPr>
            </w:pPr>
            <w:r w:rsidRPr="00500AFB">
              <w:rPr>
                <w:rFonts w:cs="Calibri"/>
                <w:color w:val="000000"/>
                <w:sz w:val="18"/>
                <w:szCs w:val="18"/>
              </w:rPr>
              <w:t>Regra de penhor:</w:t>
            </w:r>
          </w:p>
          <w:p w14:paraId="72ACC46D" w14:textId="77777777" w:rsidR="00C1555D" w:rsidRPr="00500AFB" w:rsidRDefault="00C1555D" w:rsidP="00C1555D">
            <w:pPr>
              <w:pStyle w:val="ListParagraph"/>
              <w:numPr>
                <w:ilvl w:val="0"/>
                <w:numId w:val="18"/>
              </w:numPr>
              <w:rPr>
                <w:rFonts w:cs="Calibri"/>
                <w:color w:val="000000"/>
                <w:sz w:val="18"/>
                <w:szCs w:val="18"/>
              </w:rPr>
            </w:pPr>
            <w:r w:rsidRPr="00500AFB">
              <w:rPr>
                <w:rFonts w:cs="Calibri"/>
                <w:color w:val="000000"/>
                <w:sz w:val="18"/>
                <w:szCs w:val="18"/>
              </w:rPr>
              <w:t>Está preenchido com o valor ‘S’ para garantias de tipologia financeira e com ‘N’ para garantias pessoais e imóveis, sendo, por isso, aprovisionado tendo em consideração o campo ‘tipologia’..</w:t>
            </w:r>
          </w:p>
        </w:tc>
        <w:tc>
          <w:tcPr>
            <w:tcW w:w="993" w:type="dxa"/>
            <w:tcBorders>
              <w:top w:val="nil"/>
              <w:left w:val="nil"/>
              <w:bottom w:val="single" w:sz="4" w:space="0" w:color="auto"/>
              <w:right w:val="single" w:sz="4" w:space="0" w:color="auto"/>
            </w:tcBorders>
            <w:shd w:val="clear" w:color="auto" w:fill="auto"/>
            <w:noWrap/>
            <w:hideMark/>
          </w:tcPr>
          <w:p w14:paraId="68F88CB8"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3BA8794B" w14:textId="77777777" w:rsidR="00C1555D" w:rsidRDefault="00C1555D" w:rsidP="00C1555D">
            <w:pPr>
              <w:rPr>
                <w:rFonts w:cs="Calibri"/>
                <w:color w:val="000000"/>
                <w:sz w:val="18"/>
                <w:szCs w:val="18"/>
              </w:rPr>
            </w:pPr>
            <w:r>
              <w:rPr>
                <w:rFonts w:cs="Calibri"/>
                <w:color w:val="000000"/>
                <w:sz w:val="18"/>
                <w:szCs w:val="18"/>
              </w:rPr>
              <w:t>MUG</w:t>
            </w:r>
          </w:p>
          <w:p w14:paraId="012C9549" w14:textId="49421081"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43F23D9"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21DB04D" w14:textId="29686032"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26718855" w14:textId="72279764" w:rsidR="00C1555D" w:rsidRPr="00335137" w:rsidRDefault="00C1555D" w:rsidP="00C1555D">
            <w:pPr>
              <w:rPr>
                <w:rFonts w:cs="Calibri"/>
                <w:color w:val="000000"/>
                <w:sz w:val="18"/>
                <w:szCs w:val="18"/>
              </w:rPr>
            </w:pPr>
          </w:p>
        </w:tc>
      </w:tr>
      <w:tr w:rsidR="00C1555D" w:rsidRPr="00335137" w14:paraId="2085D91B" w14:textId="7BF39333"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C67F94F" w14:textId="77777777" w:rsidR="00C1555D" w:rsidRPr="00500AFB" w:rsidRDefault="00C1555D" w:rsidP="00C1555D">
            <w:pPr>
              <w:rPr>
                <w:rFonts w:cs="Calibri"/>
                <w:color w:val="000000"/>
                <w:sz w:val="18"/>
                <w:szCs w:val="18"/>
              </w:rPr>
            </w:pPr>
            <w:r w:rsidRPr="00500AFB">
              <w:rPr>
                <w:rFonts w:cs="Calibri"/>
                <w:color w:val="000000"/>
                <w:sz w:val="18"/>
                <w:szCs w:val="18"/>
              </w:rPr>
              <w:t>ctipoavalbg</w:t>
            </w:r>
          </w:p>
        </w:tc>
        <w:tc>
          <w:tcPr>
            <w:tcW w:w="5495" w:type="dxa"/>
            <w:tcBorders>
              <w:top w:val="nil"/>
              <w:left w:val="nil"/>
              <w:bottom w:val="single" w:sz="4" w:space="0" w:color="auto"/>
              <w:right w:val="single" w:sz="4" w:space="0" w:color="auto"/>
            </w:tcBorders>
            <w:shd w:val="clear" w:color="auto" w:fill="auto"/>
            <w:noWrap/>
            <w:hideMark/>
          </w:tcPr>
          <w:p w14:paraId="1BD4204C" w14:textId="77777777" w:rsidR="00C1555D" w:rsidRPr="00500AFB" w:rsidRDefault="00C1555D" w:rsidP="00C1555D">
            <w:pPr>
              <w:rPr>
                <w:rFonts w:cs="Calibri"/>
                <w:color w:val="000000"/>
                <w:sz w:val="18"/>
                <w:szCs w:val="18"/>
              </w:rPr>
            </w:pPr>
            <w:r w:rsidRPr="00500AFB">
              <w:rPr>
                <w:rFonts w:cs="Calibri"/>
                <w:color w:val="000000"/>
                <w:sz w:val="18"/>
                <w:szCs w:val="18"/>
              </w:rPr>
              <w:t>Tipo aval:</w:t>
            </w:r>
          </w:p>
          <w:p w14:paraId="33E7B9DC" w14:textId="77777777" w:rsidR="00C1555D" w:rsidRPr="00500AFB" w:rsidRDefault="00C1555D" w:rsidP="00C1555D">
            <w:pPr>
              <w:pStyle w:val="ListParagraph"/>
              <w:numPr>
                <w:ilvl w:val="0"/>
                <w:numId w:val="18"/>
              </w:numPr>
              <w:rPr>
                <w:rFonts w:cs="Calibri"/>
                <w:color w:val="000000"/>
                <w:sz w:val="18"/>
                <w:szCs w:val="18"/>
              </w:rPr>
            </w:pPr>
            <w:r w:rsidRPr="00500AFB">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5BD1F3E1"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523FD3F2" w14:textId="77777777" w:rsidR="00C1555D" w:rsidRDefault="00C1555D" w:rsidP="00C1555D">
            <w:pPr>
              <w:rPr>
                <w:rFonts w:cs="Calibri"/>
                <w:color w:val="000000"/>
                <w:sz w:val="18"/>
                <w:szCs w:val="18"/>
              </w:rPr>
            </w:pPr>
            <w:r>
              <w:rPr>
                <w:rFonts w:cs="Calibri"/>
                <w:color w:val="000000"/>
                <w:sz w:val="18"/>
                <w:szCs w:val="18"/>
              </w:rPr>
              <w:t>MUG</w:t>
            </w:r>
          </w:p>
          <w:p w14:paraId="298DB3B3" w14:textId="75B2DD07"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9172041"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DBDD193" w14:textId="2CCCD514"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4A630669" w14:textId="77777777" w:rsidR="00C1555D" w:rsidRPr="00335137" w:rsidRDefault="00C1555D" w:rsidP="00C1555D">
            <w:pPr>
              <w:rPr>
                <w:rFonts w:cs="Calibri"/>
                <w:color w:val="000000"/>
                <w:sz w:val="18"/>
                <w:szCs w:val="18"/>
              </w:rPr>
            </w:pPr>
          </w:p>
        </w:tc>
      </w:tr>
      <w:tr w:rsidR="00C1555D" w:rsidRPr="00335137" w14:paraId="07B5FA5E" w14:textId="303D4FDB"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9E69688" w14:textId="77777777" w:rsidR="00C1555D" w:rsidRPr="00500AFB" w:rsidRDefault="00C1555D" w:rsidP="00C1555D">
            <w:pPr>
              <w:rPr>
                <w:rFonts w:cs="Calibri"/>
                <w:color w:val="000000"/>
                <w:sz w:val="18"/>
                <w:szCs w:val="18"/>
              </w:rPr>
            </w:pPr>
            <w:r w:rsidRPr="00500AFB">
              <w:rPr>
                <w:rFonts w:cs="Calibri"/>
                <w:color w:val="000000"/>
                <w:sz w:val="18"/>
                <w:szCs w:val="18"/>
              </w:rPr>
              <w:lastRenderedPageBreak/>
              <w:t>ctipocsbg</w:t>
            </w:r>
          </w:p>
        </w:tc>
        <w:tc>
          <w:tcPr>
            <w:tcW w:w="5495" w:type="dxa"/>
            <w:tcBorders>
              <w:top w:val="nil"/>
              <w:left w:val="nil"/>
              <w:bottom w:val="single" w:sz="4" w:space="0" w:color="auto"/>
              <w:right w:val="single" w:sz="4" w:space="0" w:color="auto"/>
            </w:tcBorders>
            <w:shd w:val="clear" w:color="auto" w:fill="auto"/>
            <w:noWrap/>
            <w:hideMark/>
          </w:tcPr>
          <w:p w14:paraId="2E29C250" w14:textId="77777777" w:rsidR="00C1555D" w:rsidRPr="00500AFB" w:rsidRDefault="00C1555D" w:rsidP="00C1555D">
            <w:pPr>
              <w:rPr>
                <w:rFonts w:cs="Calibri"/>
                <w:color w:val="000000"/>
                <w:sz w:val="18"/>
                <w:szCs w:val="18"/>
              </w:rPr>
            </w:pPr>
            <w:r w:rsidRPr="00500AFB">
              <w:rPr>
                <w:rFonts w:cs="Calibri"/>
                <w:color w:val="000000"/>
                <w:sz w:val="18"/>
                <w:szCs w:val="18"/>
              </w:rPr>
              <w:t>Tipo cobertura:</w:t>
            </w:r>
          </w:p>
          <w:p w14:paraId="131047EA" w14:textId="77777777" w:rsidR="00C1555D" w:rsidRPr="00500AFB" w:rsidRDefault="00C1555D" w:rsidP="00C1555D">
            <w:pPr>
              <w:pStyle w:val="ListParagraph"/>
              <w:numPr>
                <w:ilvl w:val="0"/>
                <w:numId w:val="18"/>
              </w:numPr>
              <w:rPr>
                <w:rFonts w:cs="Calibri"/>
                <w:color w:val="000000"/>
                <w:sz w:val="18"/>
                <w:szCs w:val="18"/>
              </w:rPr>
            </w:pPr>
            <w:r w:rsidRPr="00500AFB">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72A38F1B"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38C52E35" w14:textId="77777777" w:rsidR="00C1555D" w:rsidRDefault="00C1555D" w:rsidP="00C1555D">
            <w:pPr>
              <w:rPr>
                <w:rFonts w:cs="Calibri"/>
                <w:color w:val="000000"/>
                <w:sz w:val="18"/>
                <w:szCs w:val="18"/>
              </w:rPr>
            </w:pPr>
            <w:r>
              <w:rPr>
                <w:rFonts w:cs="Calibri"/>
                <w:color w:val="000000"/>
                <w:sz w:val="18"/>
                <w:szCs w:val="18"/>
              </w:rPr>
              <w:t>MUG</w:t>
            </w:r>
          </w:p>
          <w:p w14:paraId="74D7AE11" w14:textId="7F8A7AA5"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EC95D71"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3F7D4D7" w14:textId="1F6F602D"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3B2D642B" w14:textId="77777777" w:rsidR="00C1555D" w:rsidRPr="00335137" w:rsidRDefault="00C1555D" w:rsidP="00C1555D">
            <w:pPr>
              <w:rPr>
                <w:rFonts w:cs="Calibri"/>
                <w:color w:val="000000"/>
                <w:sz w:val="18"/>
                <w:szCs w:val="18"/>
              </w:rPr>
            </w:pPr>
          </w:p>
        </w:tc>
      </w:tr>
      <w:tr w:rsidR="00C1555D" w:rsidRPr="00335137" w14:paraId="3D05E1F4" w14:textId="03D5E336"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B52AFDA" w14:textId="77777777" w:rsidR="00C1555D" w:rsidRPr="00500AFB" w:rsidRDefault="00C1555D" w:rsidP="00C1555D">
            <w:pPr>
              <w:rPr>
                <w:rFonts w:cs="Calibri"/>
                <w:color w:val="000000"/>
                <w:sz w:val="18"/>
                <w:szCs w:val="18"/>
              </w:rPr>
            </w:pPr>
            <w:r w:rsidRPr="00500AFB">
              <w:rPr>
                <w:rFonts w:cs="Calibri"/>
                <w:color w:val="000000"/>
                <w:sz w:val="18"/>
                <w:szCs w:val="18"/>
              </w:rPr>
              <w:t>cestgarbg</w:t>
            </w:r>
          </w:p>
        </w:tc>
        <w:tc>
          <w:tcPr>
            <w:tcW w:w="5495" w:type="dxa"/>
            <w:tcBorders>
              <w:top w:val="nil"/>
              <w:left w:val="nil"/>
              <w:bottom w:val="single" w:sz="4" w:space="0" w:color="auto"/>
              <w:right w:val="single" w:sz="4" w:space="0" w:color="auto"/>
            </w:tcBorders>
            <w:shd w:val="clear" w:color="auto" w:fill="auto"/>
            <w:noWrap/>
            <w:hideMark/>
          </w:tcPr>
          <w:p w14:paraId="5E3137E1" w14:textId="77777777" w:rsidR="00C1555D" w:rsidRPr="00500AFB" w:rsidRDefault="00C1555D" w:rsidP="00C1555D">
            <w:pPr>
              <w:rPr>
                <w:rFonts w:cs="Calibri"/>
                <w:color w:val="000000"/>
                <w:sz w:val="18"/>
                <w:szCs w:val="18"/>
              </w:rPr>
            </w:pPr>
            <w:r w:rsidRPr="00500AFB">
              <w:rPr>
                <w:rFonts w:cs="Calibri"/>
                <w:color w:val="000000"/>
                <w:sz w:val="18"/>
                <w:szCs w:val="18"/>
              </w:rPr>
              <w:t>Estado garantia:</w:t>
            </w:r>
          </w:p>
          <w:p w14:paraId="21398BFB" w14:textId="77777777" w:rsidR="00C1555D" w:rsidRPr="00500AFB" w:rsidRDefault="00C1555D" w:rsidP="00C1555D">
            <w:pPr>
              <w:pStyle w:val="ListParagraph"/>
              <w:numPr>
                <w:ilvl w:val="0"/>
                <w:numId w:val="18"/>
              </w:numPr>
              <w:rPr>
                <w:rFonts w:cs="Calibri"/>
                <w:color w:val="000000"/>
                <w:sz w:val="18"/>
                <w:szCs w:val="18"/>
              </w:rPr>
            </w:pPr>
            <w:r w:rsidRPr="00500AFB">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37BBDC79"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1BB0CCEC" w14:textId="77777777" w:rsidR="00C1555D" w:rsidRDefault="00C1555D" w:rsidP="00C1555D">
            <w:pPr>
              <w:rPr>
                <w:rFonts w:cs="Calibri"/>
                <w:color w:val="000000"/>
                <w:sz w:val="18"/>
                <w:szCs w:val="18"/>
              </w:rPr>
            </w:pPr>
            <w:r>
              <w:rPr>
                <w:rFonts w:cs="Calibri"/>
                <w:color w:val="000000"/>
                <w:sz w:val="18"/>
                <w:szCs w:val="18"/>
              </w:rPr>
              <w:t>MUG</w:t>
            </w:r>
          </w:p>
          <w:p w14:paraId="0380603F" w14:textId="68B22B7C"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1DE6728"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8A3FBBA" w14:textId="3C263C27"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3F7A3162" w14:textId="77777777" w:rsidR="00C1555D" w:rsidRPr="00335137" w:rsidRDefault="00C1555D" w:rsidP="00C1555D">
            <w:pPr>
              <w:rPr>
                <w:rFonts w:cs="Calibri"/>
                <w:color w:val="000000"/>
                <w:sz w:val="18"/>
                <w:szCs w:val="18"/>
              </w:rPr>
            </w:pPr>
          </w:p>
        </w:tc>
      </w:tr>
      <w:tr w:rsidR="00C1555D" w:rsidRPr="00335137" w14:paraId="7B92B9E6" w14:textId="518168DA"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5BA18DF" w14:textId="77777777" w:rsidR="00C1555D" w:rsidRPr="00500AFB" w:rsidRDefault="00C1555D" w:rsidP="00C1555D">
            <w:pPr>
              <w:rPr>
                <w:rFonts w:cs="Calibri"/>
                <w:color w:val="000000"/>
                <w:sz w:val="18"/>
                <w:szCs w:val="18"/>
              </w:rPr>
            </w:pPr>
            <w:r w:rsidRPr="00500AFB">
              <w:rPr>
                <w:rFonts w:cs="Calibri"/>
                <w:color w:val="000000"/>
                <w:sz w:val="18"/>
                <w:szCs w:val="18"/>
              </w:rPr>
              <w:t>pcobact</w:t>
            </w:r>
          </w:p>
        </w:tc>
        <w:tc>
          <w:tcPr>
            <w:tcW w:w="5495" w:type="dxa"/>
            <w:tcBorders>
              <w:top w:val="nil"/>
              <w:left w:val="nil"/>
              <w:bottom w:val="single" w:sz="4" w:space="0" w:color="auto"/>
              <w:right w:val="single" w:sz="4" w:space="0" w:color="auto"/>
            </w:tcBorders>
            <w:shd w:val="clear" w:color="auto" w:fill="auto"/>
            <w:noWrap/>
            <w:hideMark/>
          </w:tcPr>
          <w:p w14:paraId="6F58E492" w14:textId="77777777" w:rsidR="00C1555D" w:rsidRPr="00500AFB" w:rsidRDefault="00C1555D" w:rsidP="00C1555D">
            <w:pPr>
              <w:rPr>
                <w:rFonts w:cs="Calibri"/>
                <w:color w:val="000000"/>
                <w:sz w:val="18"/>
                <w:szCs w:val="18"/>
              </w:rPr>
            </w:pPr>
            <w:r w:rsidRPr="00500AFB">
              <w:rPr>
                <w:rFonts w:cs="Calibri"/>
                <w:color w:val="000000"/>
                <w:sz w:val="18"/>
                <w:szCs w:val="18"/>
              </w:rPr>
              <w:t>Percentagem cobertura atual:</w:t>
            </w:r>
          </w:p>
          <w:p w14:paraId="4045B2C5" w14:textId="77777777" w:rsidR="00C1555D" w:rsidRPr="00500AFB" w:rsidRDefault="00C1555D" w:rsidP="00C1555D">
            <w:pPr>
              <w:pStyle w:val="ListParagraph"/>
              <w:numPr>
                <w:ilvl w:val="0"/>
                <w:numId w:val="18"/>
              </w:numPr>
              <w:rPr>
                <w:rFonts w:cs="Calibri"/>
                <w:color w:val="000000"/>
                <w:sz w:val="18"/>
                <w:szCs w:val="18"/>
              </w:rPr>
            </w:pPr>
            <w:r w:rsidRPr="00500AFB">
              <w:rPr>
                <w:rFonts w:cs="Calibri"/>
                <w:color w:val="000000"/>
                <w:sz w:val="18"/>
                <w:szCs w:val="18"/>
              </w:rPr>
              <w:t>Representa a percentagem de cobertura da garantia para determinada responsabilidade, sendo calculada através da divisão do montante de avaliação rateado (‘mavaliaa’) pelo saldo real da responsabilidade (‘msldreal’), agregado por responsabilidade.</w:t>
            </w:r>
          </w:p>
        </w:tc>
        <w:tc>
          <w:tcPr>
            <w:tcW w:w="993" w:type="dxa"/>
            <w:tcBorders>
              <w:top w:val="nil"/>
              <w:left w:val="nil"/>
              <w:bottom w:val="single" w:sz="4" w:space="0" w:color="auto"/>
              <w:right w:val="single" w:sz="4" w:space="0" w:color="auto"/>
            </w:tcBorders>
            <w:shd w:val="clear" w:color="auto" w:fill="auto"/>
            <w:noWrap/>
            <w:hideMark/>
          </w:tcPr>
          <w:p w14:paraId="4CE8019D" w14:textId="77777777" w:rsidR="00C1555D" w:rsidRPr="00335137" w:rsidRDefault="00C1555D" w:rsidP="00C1555D">
            <w:pPr>
              <w:rPr>
                <w:rFonts w:cs="Calibri"/>
                <w:color w:val="000000"/>
                <w:sz w:val="18"/>
                <w:szCs w:val="18"/>
              </w:rPr>
            </w:pPr>
            <w:r w:rsidRPr="00335137">
              <w:rPr>
                <w:rFonts w:cs="Calibri"/>
                <w:color w:val="000000"/>
                <w:sz w:val="18"/>
                <w:szCs w:val="18"/>
              </w:rPr>
              <w:t>Decimal</w:t>
            </w:r>
          </w:p>
        </w:tc>
        <w:tc>
          <w:tcPr>
            <w:tcW w:w="1842" w:type="dxa"/>
            <w:tcBorders>
              <w:top w:val="nil"/>
              <w:left w:val="nil"/>
              <w:bottom w:val="single" w:sz="4" w:space="0" w:color="auto"/>
              <w:right w:val="single" w:sz="4" w:space="0" w:color="auto"/>
            </w:tcBorders>
          </w:tcPr>
          <w:p w14:paraId="4145A075" w14:textId="77777777" w:rsidR="00C1555D" w:rsidRDefault="00C1555D" w:rsidP="00C1555D">
            <w:pPr>
              <w:rPr>
                <w:rFonts w:cs="Calibri"/>
                <w:color w:val="000000"/>
                <w:sz w:val="18"/>
                <w:szCs w:val="18"/>
              </w:rPr>
            </w:pPr>
            <w:r>
              <w:rPr>
                <w:rFonts w:cs="Calibri"/>
                <w:color w:val="000000"/>
                <w:sz w:val="18"/>
                <w:szCs w:val="18"/>
              </w:rPr>
              <w:t>MUG</w:t>
            </w:r>
          </w:p>
          <w:p w14:paraId="2F465C42" w14:textId="272970D0"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74B64C9" w14:textId="1678C829" w:rsidR="00C1555D" w:rsidRPr="00D607B3" w:rsidRDefault="00C1555D" w:rsidP="00C1555D">
            <w:pPr>
              <w:rPr>
                <w:rFonts w:cs="Calibr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5FF0D44B" w14:textId="57B1B3CB" w:rsidR="00C1555D" w:rsidRPr="00D607B3" w:rsidRDefault="00C1555D" w:rsidP="00C1555D">
            <w:pPr>
              <w:rPr>
                <w:rFonts w:cs="Calibri"/>
                <w:color w:val="000000"/>
                <w:sz w:val="18"/>
                <w:szCs w:val="18"/>
              </w:rPr>
            </w:pPr>
            <w:r w:rsidRPr="00D607B3">
              <w:rPr>
                <w:rFonts w:cs="Calibri"/>
                <w:color w:val="000000"/>
                <w:sz w:val="18"/>
                <w:szCs w:val="18"/>
              </w:rPr>
              <w:t>mavaliaa</w:t>
            </w:r>
          </w:p>
          <w:p w14:paraId="76F8097B" w14:textId="350D1DA2" w:rsidR="00C1555D" w:rsidRPr="00335137" w:rsidRDefault="00C1555D" w:rsidP="00C1555D">
            <w:pPr>
              <w:rPr>
                <w:rFonts w:cs="Calibri"/>
                <w:color w:val="000000"/>
                <w:sz w:val="18"/>
                <w:szCs w:val="18"/>
              </w:rPr>
            </w:pPr>
            <w:r w:rsidRPr="00D607B3">
              <w:rPr>
                <w:rFonts w:cs="Calibri"/>
                <w:color w:val="000000"/>
                <w:sz w:val="18"/>
                <w:szCs w:val="18"/>
              </w:rPr>
              <w:t>msldreal</w:t>
            </w:r>
          </w:p>
        </w:tc>
        <w:tc>
          <w:tcPr>
            <w:tcW w:w="2127" w:type="dxa"/>
            <w:tcBorders>
              <w:top w:val="nil"/>
              <w:left w:val="single" w:sz="4" w:space="0" w:color="auto"/>
              <w:bottom w:val="single" w:sz="4" w:space="0" w:color="auto"/>
              <w:right w:val="single" w:sz="4" w:space="0" w:color="auto"/>
            </w:tcBorders>
          </w:tcPr>
          <w:p w14:paraId="6CA05101" w14:textId="16B60DDD" w:rsidR="00C1555D" w:rsidRPr="00D607B3" w:rsidRDefault="00C1555D" w:rsidP="00C1555D">
            <w:pPr>
              <w:rPr>
                <w:rFonts w:cs="Calibri"/>
                <w:color w:val="000000"/>
                <w:sz w:val="18"/>
                <w:szCs w:val="18"/>
              </w:rPr>
            </w:pPr>
            <w:r w:rsidRPr="00C1555D">
              <w:rPr>
                <w:rFonts w:cs="Calibri"/>
                <w:color w:val="000000"/>
                <w:sz w:val="18"/>
                <w:szCs w:val="18"/>
              </w:rPr>
              <w:t>mavaliaa/msldreal (msldreal agregado pela responsabilidade)</w:t>
            </w:r>
          </w:p>
        </w:tc>
      </w:tr>
      <w:tr w:rsidR="00C1555D" w:rsidRPr="00335137" w14:paraId="2822A24E" w14:textId="4AB83F65"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6F2B2E7" w14:textId="77777777" w:rsidR="00C1555D" w:rsidRPr="00500AFB" w:rsidRDefault="00C1555D" w:rsidP="00C1555D">
            <w:pPr>
              <w:rPr>
                <w:rFonts w:cs="Calibri"/>
                <w:color w:val="000000"/>
                <w:sz w:val="18"/>
                <w:szCs w:val="18"/>
              </w:rPr>
            </w:pPr>
            <w:r w:rsidRPr="00500AFB">
              <w:rPr>
                <w:rFonts w:cs="Calibri"/>
                <w:color w:val="000000"/>
                <w:sz w:val="18"/>
                <w:szCs w:val="18"/>
              </w:rPr>
              <w:t>pcobini</w:t>
            </w:r>
          </w:p>
        </w:tc>
        <w:tc>
          <w:tcPr>
            <w:tcW w:w="5495" w:type="dxa"/>
            <w:tcBorders>
              <w:top w:val="nil"/>
              <w:left w:val="nil"/>
              <w:bottom w:val="single" w:sz="4" w:space="0" w:color="auto"/>
              <w:right w:val="single" w:sz="4" w:space="0" w:color="auto"/>
            </w:tcBorders>
            <w:shd w:val="clear" w:color="auto" w:fill="auto"/>
            <w:noWrap/>
            <w:hideMark/>
          </w:tcPr>
          <w:p w14:paraId="67C6159E" w14:textId="77777777" w:rsidR="00C1555D" w:rsidRPr="00500AFB" w:rsidRDefault="00C1555D" w:rsidP="00C1555D">
            <w:pPr>
              <w:jc w:val="both"/>
              <w:rPr>
                <w:rStyle w:val="ui-provider"/>
                <w:rFonts w:cs="Calibri"/>
                <w:sz w:val="18"/>
                <w:szCs w:val="18"/>
              </w:rPr>
            </w:pPr>
            <w:r w:rsidRPr="00500AFB">
              <w:rPr>
                <w:rStyle w:val="ui-provider"/>
                <w:rFonts w:cs="Calibri"/>
                <w:sz w:val="18"/>
                <w:szCs w:val="18"/>
              </w:rPr>
              <w:t>Percentagem de cobertura inicial do processo/caução:</w:t>
            </w:r>
          </w:p>
          <w:p w14:paraId="3538361A" w14:textId="77777777" w:rsidR="00C1555D" w:rsidRPr="00500AFB" w:rsidRDefault="00C1555D" w:rsidP="00C1555D">
            <w:pPr>
              <w:pStyle w:val="ListParagraph"/>
              <w:numPr>
                <w:ilvl w:val="0"/>
                <w:numId w:val="18"/>
              </w:numPr>
              <w:rPr>
                <w:rStyle w:val="ui-provider"/>
                <w:rFonts w:cs="Calibri"/>
                <w:color w:val="000000"/>
                <w:sz w:val="18"/>
                <w:szCs w:val="18"/>
              </w:rPr>
            </w:pPr>
            <w:r w:rsidRPr="00500AFB">
              <w:rPr>
                <w:rStyle w:val="ui-provider"/>
                <w:rFonts w:cs="Calibri"/>
                <w:sz w:val="18"/>
                <w:szCs w:val="18"/>
              </w:rPr>
              <w:t>Percentagem de cobertura da responsabilidade pelo processo/caução, no momento de associação do processo/caução à responsabilidade.</w:t>
            </w:r>
          </w:p>
          <w:p w14:paraId="488045E8" w14:textId="77777777" w:rsidR="00C1555D" w:rsidRPr="00500AFB" w:rsidRDefault="00C1555D" w:rsidP="00C1555D">
            <w:pPr>
              <w:pStyle w:val="ListParagraph"/>
              <w:numPr>
                <w:ilvl w:val="0"/>
                <w:numId w:val="18"/>
              </w:numPr>
              <w:rPr>
                <w:rFonts w:cs="Calibri"/>
                <w:color w:val="000000"/>
                <w:sz w:val="18"/>
                <w:szCs w:val="18"/>
              </w:rPr>
            </w:pPr>
            <w:r w:rsidRPr="00500AFB">
              <w:rPr>
                <w:rStyle w:val="ui-provider"/>
                <w:rFonts w:cs="Calibri"/>
                <w:sz w:val="18"/>
                <w:szCs w:val="18"/>
              </w:rPr>
              <w:t>Este valor é 100.000000 por definição.</w:t>
            </w:r>
          </w:p>
        </w:tc>
        <w:tc>
          <w:tcPr>
            <w:tcW w:w="993" w:type="dxa"/>
            <w:tcBorders>
              <w:top w:val="nil"/>
              <w:left w:val="nil"/>
              <w:bottom w:val="single" w:sz="4" w:space="0" w:color="auto"/>
              <w:right w:val="single" w:sz="4" w:space="0" w:color="auto"/>
            </w:tcBorders>
            <w:shd w:val="clear" w:color="auto" w:fill="auto"/>
            <w:noWrap/>
            <w:hideMark/>
          </w:tcPr>
          <w:p w14:paraId="7C06B38A" w14:textId="77777777" w:rsidR="00C1555D" w:rsidRPr="00335137" w:rsidRDefault="00C1555D" w:rsidP="00C1555D">
            <w:pPr>
              <w:rPr>
                <w:rFonts w:cs="Calibri"/>
                <w:color w:val="000000"/>
                <w:sz w:val="18"/>
                <w:szCs w:val="18"/>
              </w:rPr>
            </w:pPr>
            <w:r w:rsidRPr="00335137">
              <w:rPr>
                <w:rFonts w:cs="Calibri"/>
                <w:color w:val="000000"/>
                <w:sz w:val="18"/>
                <w:szCs w:val="18"/>
              </w:rPr>
              <w:t>Decimal</w:t>
            </w:r>
          </w:p>
        </w:tc>
        <w:tc>
          <w:tcPr>
            <w:tcW w:w="1842" w:type="dxa"/>
            <w:tcBorders>
              <w:top w:val="nil"/>
              <w:left w:val="nil"/>
              <w:bottom w:val="single" w:sz="4" w:space="0" w:color="auto"/>
              <w:right w:val="single" w:sz="4" w:space="0" w:color="auto"/>
            </w:tcBorders>
          </w:tcPr>
          <w:p w14:paraId="7FD247E8" w14:textId="77777777" w:rsidR="00C1555D" w:rsidRDefault="00C1555D" w:rsidP="00C1555D">
            <w:pPr>
              <w:rPr>
                <w:rFonts w:cs="Calibri"/>
                <w:color w:val="000000"/>
                <w:sz w:val="18"/>
                <w:szCs w:val="18"/>
              </w:rPr>
            </w:pPr>
            <w:r>
              <w:rPr>
                <w:rFonts w:cs="Calibri"/>
                <w:color w:val="000000"/>
                <w:sz w:val="18"/>
                <w:szCs w:val="18"/>
              </w:rPr>
              <w:t>MUG</w:t>
            </w:r>
          </w:p>
          <w:p w14:paraId="7B11B0F5" w14:textId="411D85BE"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B4E0258"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586FF4D" w14:textId="2F661C07"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1964D2A5" w14:textId="77777777" w:rsidR="00C1555D" w:rsidRPr="00335137" w:rsidRDefault="00C1555D" w:rsidP="00C1555D">
            <w:pPr>
              <w:rPr>
                <w:rFonts w:cs="Calibri"/>
                <w:color w:val="000000"/>
                <w:sz w:val="18"/>
                <w:szCs w:val="18"/>
              </w:rPr>
            </w:pPr>
          </w:p>
        </w:tc>
      </w:tr>
      <w:tr w:rsidR="00C1555D" w:rsidRPr="00335137" w14:paraId="320A3952" w14:textId="0999F662"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3B956D6" w14:textId="77777777" w:rsidR="00C1555D" w:rsidRPr="00500AFB" w:rsidRDefault="00C1555D" w:rsidP="00C1555D">
            <w:pPr>
              <w:rPr>
                <w:rFonts w:cs="Calibri"/>
                <w:color w:val="000000"/>
                <w:sz w:val="18"/>
                <w:szCs w:val="18"/>
              </w:rPr>
            </w:pPr>
            <w:r w:rsidRPr="00500AFB">
              <w:rPr>
                <w:rFonts w:cs="Calibri"/>
                <w:color w:val="000000"/>
                <w:sz w:val="18"/>
                <w:szCs w:val="18"/>
              </w:rPr>
              <w:t>mavaliai</w:t>
            </w:r>
          </w:p>
        </w:tc>
        <w:tc>
          <w:tcPr>
            <w:tcW w:w="5495" w:type="dxa"/>
            <w:tcBorders>
              <w:top w:val="nil"/>
              <w:left w:val="nil"/>
              <w:bottom w:val="single" w:sz="4" w:space="0" w:color="auto"/>
              <w:right w:val="single" w:sz="4" w:space="0" w:color="auto"/>
            </w:tcBorders>
            <w:shd w:val="clear" w:color="auto" w:fill="auto"/>
            <w:noWrap/>
            <w:hideMark/>
          </w:tcPr>
          <w:p w14:paraId="08453B0B" w14:textId="77777777" w:rsidR="00C1555D" w:rsidRPr="00500AFB" w:rsidRDefault="00C1555D" w:rsidP="00C1555D">
            <w:pPr>
              <w:jc w:val="both"/>
              <w:rPr>
                <w:rFonts w:cs="Calibri"/>
                <w:color w:val="000000"/>
                <w:sz w:val="18"/>
                <w:szCs w:val="18"/>
              </w:rPr>
            </w:pPr>
            <w:r w:rsidRPr="00500AFB">
              <w:rPr>
                <w:rFonts w:cs="Calibri"/>
                <w:color w:val="000000"/>
                <w:sz w:val="18"/>
                <w:szCs w:val="18"/>
              </w:rPr>
              <w:t>Montante da avaliação inicial do processo/caução:</w:t>
            </w:r>
          </w:p>
          <w:p w14:paraId="31169463" w14:textId="6B5D99C1" w:rsidR="00C1555D" w:rsidRPr="00500AFB" w:rsidRDefault="00C1555D" w:rsidP="00500AFB">
            <w:pPr>
              <w:pStyle w:val="ListParagraph"/>
              <w:numPr>
                <w:ilvl w:val="0"/>
                <w:numId w:val="18"/>
              </w:numPr>
              <w:rPr>
                <w:rFonts w:cs="Calibri"/>
                <w:color w:val="000000"/>
                <w:sz w:val="18"/>
                <w:szCs w:val="18"/>
              </w:rPr>
            </w:pPr>
            <w:r w:rsidRPr="00500AFB">
              <w:rPr>
                <w:rFonts w:cs="Calibri"/>
                <w:color w:val="000000"/>
                <w:sz w:val="18"/>
                <w:szCs w:val="18"/>
              </w:rPr>
              <w:t>Montante de avaliação inicial do processo/caução rateado no momento em que ele foi associado à responsabilidade.</w:t>
            </w:r>
          </w:p>
        </w:tc>
        <w:tc>
          <w:tcPr>
            <w:tcW w:w="993" w:type="dxa"/>
            <w:tcBorders>
              <w:top w:val="nil"/>
              <w:left w:val="nil"/>
              <w:bottom w:val="single" w:sz="4" w:space="0" w:color="auto"/>
              <w:right w:val="single" w:sz="4" w:space="0" w:color="auto"/>
            </w:tcBorders>
            <w:shd w:val="clear" w:color="auto" w:fill="auto"/>
            <w:noWrap/>
            <w:hideMark/>
          </w:tcPr>
          <w:p w14:paraId="4A4772C1" w14:textId="77777777" w:rsidR="00C1555D" w:rsidRPr="00335137" w:rsidRDefault="00C1555D" w:rsidP="00C1555D">
            <w:pPr>
              <w:rPr>
                <w:rFonts w:cs="Calibri"/>
                <w:color w:val="000000"/>
                <w:sz w:val="18"/>
                <w:szCs w:val="18"/>
              </w:rPr>
            </w:pPr>
            <w:r w:rsidRPr="00335137">
              <w:rPr>
                <w:rFonts w:cs="Calibri"/>
                <w:color w:val="000000"/>
                <w:sz w:val="18"/>
                <w:szCs w:val="18"/>
              </w:rPr>
              <w:t>Decimal</w:t>
            </w:r>
          </w:p>
        </w:tc>
        <w:tc>
          <w:tcPr>
            <w:tcW w:w="1842" w:type="dxa"/>
            <w:tcBorders>
              <w:top w:val="nil"/>
              <w:left w:val="nil"/>
              <w:bottom w:val="single" w:sz="4" w:space="0" w:color="auto"/>
              <w:right w:val="single" w:sz="4" w:space="0" w:color="auto"/>
            </w:tcBorders>
          </w:tcPr>
          <w:p w14:paraId="5E39CEE9" w14:textId="77777777" w:rsidR="00C1555D" w:rsidRDefault="00C1555D" w:rsidP="00C1555D">
            <w:pPr>
              <w:rPr>
                <w:rFonts w:cs="Calibri"/>
                <w:color w:val="000000"/>
                <w:sz w:val="18"/>
                <w:szCs w:val="18"/>
              </w:rPr>
            </w:pPr>
            <w:r>
              <w:rPr>
                <w:rFonts w:cs="Calibri"/>
                <w:color w:val="000000"/>
                <w:sz w:val="18"/>
                <w:szCs w:val="18"/>
              </w:rPr>
              <w:t>MUG</w:t>
            </w:r>
          </w:p>
          <w:p w14:paraId="05674673" w14:textId="6AC3A186"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745959C" w14:textId="7254FD48" w:rsidR="00C1555D" w:rsidRPr="00D607B3" w:rsidRDefault="00C1555D" w:rsidP="00C1555D">
            <w:pPr>
              <w:rPr>
                <w:rFonts w:cs="Calibr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706954CB" w14:textId="3A0B1C33" w:rsidR="00C1555D" w:rsidRPr="00335137" w:rsidRDefault="00C1555D" w:rsidP="00C1555D">
            <w:pPr>
              <w:rPr>
                <w:rFonts w:cs="Calibri"/>
                <w:color w:val="000000"/>
                <w:sz w:val="18"/>
                <w:szCs w:val="18"/>
              </w:rPr>
            </w:pPr>
            <w:r w:rsidRPr="00D607B3">
              <w:rPr>
                <w:rFonts w:cs="Calibri"/>
                <w:color w:val="000000"/>
                <w:sz w:val="18"/>
                <w:szCs w:val="18"/>
              </w:rPr>
              <w:t>MAVALIAI_PROC</w:t>
            </w:r>
          </w:p>
        </w:tc>
        <w:tc>
          <w:tcPr>
            <w:tcW w:w="2127" w:type="dxa"/>
            <w:tcBorders>
              <w:top w:val="nil"/>
              <w:left w:val="single" w:sz="4" w:space="0" w:color="auto"/>
              <w:bottom w:val="single" w:sz="4" w:space="0" w:color="auto"/>
              <w:right w:val="single" w:sz="4" w:space="0" w:color="auto"/>
            </w:tcBorders>
          </w:tcPr>
          <w:p w14:paraId="728DD142" w14:textId="77777777" w:rsidR="00C1555D" w:rsidRPr="00D607B3" w:rsidRDefault="00C1555D" w:rsidP="00C1555D">
            <w:pPr>
              <w:rPr>
                <w:rFonts w:cs="Calibri"/>
                <w:color w:val="000000"/>
                <w:sz w:val="18"/>
                <w:szCs w:val="18"/>
              </w:rPr>
            </w:pPr>
          </w:p>
        </w:tc>
      </w:tr>
      <w:tr w:rsidR="00C1555D" w:rsidRPr="00335137" w14:paraId="48ADCA61" w14:textId="2DAF0C88"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D45C525" w14:textId="77777777" w:rsidR="00C1555D" w:rsidRPr="00500AFB" w:rsidRDefault="00C1555D" w:rsidP="00C1555D">
            <w:pPr>
              <w:rPr>
                <w:rFonts w:cs="Calibri"/>
                <w:color w:val="000000"/>
                <w:sz w:val="18"/>
                <w:szCs w:val="18"/>
              </w:rPr>
            </w:pPr>
            <w:r w:rsidRPr="00500AFB">
              <w:rPr>
                <w:rFonts w:cs="Calibri"/>
                <w:color w:val="000000"/>
                <w:sz w:val="18"/>
                <w:szCs w:val="18"/>
              </w:rPr>
              <w:t>mavaliaa</w:t>
            </w:r>
          </w:p>
        </w:tc>
        <w:tc>
          <w:tcPr>
            <w:tcW w:w="5495" w:type="dxa"/>
            <w:tcBorders>
              <w:top w:val="nil"/>
              <w:left w:val="nil"/>
              <w:bottom w:val="single" w:sz="4" w:space="0" w:color="auto"/>
              <w:right w:val="single" w:sz="4" w:space="0" w:color="auto"/>
            </w:tcBorders>
            <w:shd w:val="clear" w:color="auto" w:fill="auto"/>
            <w:noWrap/>
            <w:hideMark/>
          </w:tcPr>
          <w:p w14:paraId="08A90BCA" w14:textId="77777777" w:rsidR="00C1555D" w:rsidRPr="00500AFB" w:rsidRDefault="00C1555D" w:rsidP="00C1555D">
            <w:pPr>
              <w:rPr>
                <w:rFonts w:cs="Calibri"/>
                <w:color w:val="000000"/>
                <w:sz w:val="18"/>
                <w:szCs w:val="18"/>
              </w:rPr>
            </w:pPr>
            <w:r w:rsidRPr="00500AFB">
              <w:rPr>
                <w:rFonts w:cs="Calibri"/>
                <w:color w:val="000000"/>
                <w:sz w:val="18"/>
                <w:szCs w:val="18"/>
              </w:rPr>
              <w:t>Montante atual da avaliação do processo/caução:</w:t>
            </w:r>
          </w:p>
          <w:p w14:paraId="28F9CA07" w14:textId="65CB5E2F" w:rsidR="00C1555D" w:rsidRPr="00500AFB" w:rsidRDefault="00C1555D" w:rsidP="00500AFB">
            <w:pPr>
              <w:pStyle w:val="ListParagraph"/>
              <w:numPr>
                <w:ilvl w:val="0"/>
                <w:numId w:val="18"/>
              </w:numPr>
              <w:rPr>
                <w:rFonts w:cs="Calibri"/>
                <w:color w:val="000000"/>
                <w:sz w:val="18"/>
                <w:szCs w:val="18"/>
              </w:rPr>
            </w:pPr>
            <w:r w:rsidRPr="00500AFB">
              <w:rPr>
                <w:rFonts w:cs="Calibri"/>
                <w:color w:val="000000"/>
                <w:sz w:val="18"/>
                <w:szCs w:val="18"/>
              </w:rPr>
              <w:t>Montante de avaliação atual do processo/caução rateado no momento em que ele foi associado à responsabilidade.</w:t>
            </w:r>
          </w:p>
        </w:tc>
        <w:tc>
          <w:tcPr>
            <w:tcW w:w="993" w:type="dxa"/>
            <w:tcBorders>
              <w:top w:val="nil"/>
              <w:left w:val="nil"/>
              <w:bottom w:val="single" w:sz="4" w:space="0" w:color="auto"/>
              <w:right w:val="single" w:sz="4" w:space="0" w:color="auto"/>
            </w:tcBorders>
            <w:shd w:val="clear" w:color="auto" w:fill="auto"/>
            <w:noWrap/>
            <w:hideMark/>
          </w:tcPr>
          <w:p w14:paraId="11C83534" w14:textId="77777777" w:rsidR="00C1555D" w:rsidRPr="00335137" w:rsidRDefault="00C1555D" w:rsidP="00C1555D">
            <w:pPr>
              <w:rPr>
                <w:rFonts w:cs="Calibri"/>
                <w:color w:val="000000"/>
                <w:sz w:val="18"/>
                <w:szCs w:val="18"/>
              </w:rPr>
            </w:pPr>
            <w:r w:rsidRPr="00335137">
              <w:rPr>
                <w:rFonts w:cs="Calibri"/>
                <w:color w:val="000000"/>
                <w:sz w:val="18"/>
                <w:szCs w:val="18"/>
              </w:rPr>
              <w:t>Decimal</w:t>
            </w:r>
          </w:p>
        </w:tc>
        <w:tc>
          <w:tcPr>
            <w:tcW w:w="1842" w:type="dxa"/>
            <w:tcBorders>
              <w:top w:val="nil"/>
              <w:left w:val="nil"/>
              <w:bottom w:val="single" w:sz="4" w:space="0" w:color="auto"/>
              <w:right w:val="single" w:sz="4" w:space="0" w:color="auto"/>
            </w:tcBorders>
          </w:tcPr>
          <w:p w14:paraId="23ACCB91" w14:textId="77777777" w:rsidR="00C1555D" w:rsidRDefault="00C1555D" w:rsidP="00C1555D">
            <w:pPr>
              <w:rPr>
                <w:rFonts w:cs="Calibri"/>
                <w:color w:val="000000"/>
                <w:sz w:val="18"/>
                <w:szCs w:val="18"/>
              </w:rPr>
            </w:pPr>
            <w:r>
              <w:rPr>
                <w:rFonts w:cs="Calibri"/>
                <w:color w:val="000000"/>
                <w:sz w:val="18"/>
                <w:szCs w:val="18"/>
              </w:rPr>
              <w:t>MUG</w:t>
            </w:r>
          </w:p>
          <w:p w14:paraId="74D9C8F7" w14:textId="370A4A4D"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6772E3B" w14:textId="1F820349" w:rsidR="00C1555D" w:rsidRPr="00D607B3" w:rsidRDefault="00C1555D" w:rsidP="00C1555D">
            <w:pPr>
              <w:rPr>
                <w:rFonts w:cs="Calibr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409D4AA1" w14:textId="398A3745" w:rsidR="00C1555D" w:rsidRPr="00335137" w:rsidRDefault="00C1555D" w:rsidP="00C1555D">
            <w:pPr>
              <w:rPr>
                <w:rFonts w:cs="Calibri"/>
                <w:color w:val="000000"/>
                <w:sz w:val="18"/>
                <w:szCs w:val="18"/>
              </w:rPr>
            </w:pPr>
            <w:r w:rsidRPr="00D607B3">
              <w:rPr>
                <w:rFonts w:cs="Calibri"/>
                <w:color w:val="000000"/>
                <w:sz w:val="18"/>
                <w:szCs w:val="18"/>
              </w:rPr>
              <w:t>MAVALIAA</w:t>
            </w:r>
          </w:p>
        </w:tc>
        <w:tc>
          <w:tcPr>
            <w:tcW w:w="2127" w:type="dxa"/>
            <w:tcBorders>
              <w:top w:val="nil"/>
              <w:left w:val="single" w:sz="4" w:space="0" w:color="auto"/>
              <w:bottom w:val="single" w:sz="4" w:space="0" w:color="auto"/>
              <w:right w:val="single" w:sz="4" w:space="0" w:color="auto"/>
            </w:tcBorders>
          </w:tcPr>
          <w:p w14:paraId="2F8087A9" w14:textId="77777777" w:rsidR="00C1555D" w:rsidRPr="00D607B3" w:rsidRDefault="00C1555D" w:rsidP="00C1555D">
            <w:pPr>
              <w:rPr>
                <w:rFonts w:cs="Calibri"/>
                <w:color w:val="000000"/>
                <w:sz w:val="18"/>
                <w:szCs w:val="18"/>
              </w:rPr>
            </w:pPr>
          </w:p>
        </w:tc>
      </w:tr>
      <w:tr w:rsidR="00C1555D" w:rsidRPr="00335137" w14:paraId="415B9246" w14:textId="28C53DBB" w:rsidTr="00476F0E">
        <w:trPr>
          <w:trHeight w:val="600"/>
        </w:trPr>
        <w:tc>
          <w:tcPr>
            <w:tcW w:w="1871" w:type="dxa"/>
            <w:tcBorders>
              <w:top w:val="nil"/>
              <w:left w:val="single" w:sz="4" w:space="0" w:color="auto"/>
              <w:bottom w:val="single" w:sz="4" w:space="0" w:color="auto"/>
              <w:right w:val="single" w:sz="4" w:space="0" w:color="auto"/>
            </w:tcBorders>
            <w:shd w:val="clear" w:color="000000" w:fill="F2F2F2"/>
            <w:hideMark/>
          </w:tcPr>
          <w:p w14:paraId="4E39D7CF" w14:textId="77777777" w:rsidR="00C1555D" w:rsidRPr="00500AFB" w:rsidRDefault="00C1555D" w:rsidP="00C1555D">
            <w:pPr>
              <w:rPr>
                <w:rFonts w:cs="Calibri"/>
                <w:color w:val="000000"/>
                <w:sz w:val="18"/>
                <w:szCs w:val="18"/>
              </w:rPr>
            </w:pPr>
            <w:r w:rsidRPr="00500AFB">
              <w:rPr>
                <w:rFonts w:cs="Calibri"/>
                <w:color w:val="000000"/>
                <w:sz w:val="18"/>
                <w:szCs w:val="18"/>
              </w:rPr>
              <w:t>ctipcfletbg</w:t>
            </w:r>
          </w:p>
        </w:tc>
        <w:tc>
          <w:tcPr>
            <w:tcW w:w="5495" w:type="dxa"/>
            <w:tcBorders>
              <w:top w:val="nil"/>
              <w:left w:val="nil"/>
              <w:bottom w:val="single" w:sz="4" w:space="0" w:color="auto"/>
              <w:right w:val="single" w:sz="4" w:space="0" w:color="auto"/>
            </w:tcBorders>
            <w:shd w:val="clear" w:color="auto" w:fill="auto"/>
            <w:noWrap/>
            <w:hideMark/>
          </w:tcPr>
          <w:p w14:paraId="1C19019C" w14:textId="77777777" w:rsidR="00C1555D" w:rsidRPr="00500AFB" w:rsidRDefault="00C1555D" w:rsidP="00C1555D">
            <w:pPr>
              <w:jc w:val="both"/>
              <w:rPr>
                <w:rFonts w:cs="Calibri"/>
                <w:color w:val="000000"/>
                <w:sz w:val="18"/>
                <w:szCs w:val="18"/>
              </w:rPr>
            </w:pPr>
            <w:r w:rsidRPr="00500AFB">
              <w:rPr>
                <w:rFonts w:cs="Calibri"/>
                <w:color w:val="000000"/>
                <w:sz w:val="18"/>
                <w:szCs w:val="18"/>
              </w:rPr>
              <w:t xml:space="preserve">Código ID </w:t>
            </w:r>
            <w:r w:rsidRPr="00500AFB">
              <w:rPr>
                <w:rFonts w:cs="Calibri"/>
                <w:i/>
                <w:color w:val="000000"/>
                <w:sz w:val="18"/>
                <w:szCs w:val="18"/>
              </w:rPr>
              <w:t>confort letter</w:t>
            </w:r>
            <w:r w:rsidRPr="00500AFB">
              <w:rPr>
                <w:rFonts w:cs="Calibri"/>
                <w:color w:val="000000"/>
                <w:sz w:val="18"/>
                <w:szCs w:val="18"/>
              </w:rPr>
              <w:t>:</w:t>
            </w:r>
          </w:p>
          <w:p w14:paraId="065F763F" w14:textId="77777777" w:rsidR="00C1555D" w:rsidRPr="00500AFB" w:rsidRDefault="00C1555D" w:rsidP="00C1555D">
            <w:pPr>
              <w:pStyle w:val="ListParagraph"/>
              <w:numPr>
                <w:ilvl w:val="0"/>
                <w:numId w:val="19"/>
              </w:numPr>
              <w:rPr>
                <w:rFonts w:cs="Calibri"/>
                <w:color w:val="000000"/>
                <w:sz w:val="18"/>
                <w:szCs w:val="18"/>
              </w:rPr>
            </w:pPr>
            <w:r w:rsidRPr="00500AFB">
              <w:rPr>
                <w:rFonts w:cs="Calibri"/>
                <w:color w:val="000000"/>
                <w:sz w:val="18"/>
                <w:szCs w:val="18"/>
              </w:rPr>
              <w:t>Grau de confiança de uma carta de conforto, sendo preenchido com ‘00001’, ‘00002’, ‘00003’, ‘00004’, ‘99999’, de acordo com os códigos corporativos.</w:t>
            </w:r>
          </w:p>
        </w:tc>
        <w:tc>
          <w:tcPr>
            <w:tcW w:w="993" w:type="dxa"/>
            <w:tcBorders>
              <w:top w:val="nil"/>
              <w:left w:val="nil"/>
              <w:bottom w:val="single" w:sz="4" w:space="0" w:color="auto"/>
              <w:right w:val="single" w:sz="4" w:space="0" w:color="auto"/>
            </w:tcBorders>
            <w:shd w:val="clear" w:color="auto" w:fill="auto"/>
            <w:noWrap/>
            <w:hideMark/>
          </w:tcPr>
          <w:p w14:paraId="174807AF"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17049F24" w14:textId="77777777" w:rsidR="00C1555D" w:rsidRDefault="00C1555D" w:rsidP="00C1555D">
            <w:pPr>
              <w:rPr>
                <w:rFonts w:cs="Calibri"/>
                <w:color w:val="000000"/>
                <w:sz w:val="18"/>
                <w:szCs w:val="18"/>
              </w:rPr>
            </w:pPr>
            <w:r>
              <w:rPr>
                <w:rFonts w:cs="Calibri"/>
                <w:color w:val="000000"/>
                <w:sz w:val="18"/>
                <w:szCs w:val="18"/>
              </w:rPr>
              <w:t>MUG</w:t>
            </w:r>
          </w:p>
          <w:p w14:paraId="0A718541" w14:textId="2759DE41"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8C3938B" w14:textId="4B9895E9" w:rsidR="00C1555D" w:rsidRPr="00D607B3" w:rsidRDefault="00C1555D" w:rsidP="00C1555D">
            <w:pPr>
              <w:rPr>
                <w:rFonts w:cs="Calibri"/>
                <w:color w:val="000000"/>
                <w:sz w:val="18"/>
                <w:szCs w:val="18"/>
              </w:rPr>
            </w:pPr>
            <w:r w:rsidRPr="00C1555D">
              <w:rPr>
                <w:rFonts w:cs="Calibri"/>
                <w:color w:val="000000"/>
                <w:sz w:val="18"/>
                <w:szCs w:val="18"/>
              </w:rPr>
              <w:t>tat91_tabelas (503)</w:t>
            </w:r>
          </w:p>
        </w:tc>
        <w:tc>
          <w:tcPr>
            <w:tcW w:w="1134" w:type="dxa"/>
            <w:tcBorders>
              <w:top w:val="nil"/>
              <w:left w:val="single" w:sz="4" w:space="0" w:color="auto"/>
              <w:bottom w:val="single" w:sz="4" w:space="0" w:color="auto"/>
              <w:right w:val="single" w:sz="4" w:space="0" w:color="auto"/>
            </w:tcBorders>
          </w:tcPr>
          <w:p w14:paraId="08CEAD85" w14:textId="07440D6C" w:rsidR="00C1555D" w:rsidRPr="00335137" w:rsidRDefault="00C1555D" w:rsidP="00C1555D">
            <w:pPr>
              <w:rPr>
                <w:rFonts w:cs="Calibri"/>
                <w:color w:val="000000"/>
                <w:sz w:val="18"/>
                <w:szCs w:val="18"/>
              </w:rPr>
            </w:pPr>
            <w:r w:rsidRPr="00D607B3">
              <w:rPr>
                <w:rFonts w:cs="Calibri"/>
                <w:color w:val="000000"/>
                <w:sz w:val="18"/>
                <w:szCs w:val="18"/>
              </w:rPr>
              <w:t>TAYD91C0_NELEMC02</w:t>
            </w:r>
          </w:p>
        </w:tc>
        <w:tc>
          <w:tcPr>
            <w:tcW w:w="2127" w:type="dxa"/>
            <w:tcBorders>
              <w:top w:val="nil"/>
              <w:left w:val="single" w:sz="4" w:space="0" w:color="auto"/>
              <w:bottom w:val="single" w:sz="4" w:space="0" w:color="auto"/>
              <w:right w:val="single" w:sz="4" w:space="0" w:color="auto"/>
            </w:tcBorders>
          </w:tcPr>
          <w:p w14:paraId="1021B450" w14:textId="77777777" w:rsidR="00C1555D" w:rsidRPr="00C1555D" w:rsidRDefault="00C1555D" w:rsidP="00C1555D">
            <w:pPr>
              <w:rPr>
                <w:rFonts w:cs="Calibri"/>
                <w:color w:val="000000"/>
                <w:sz w:val="18"/>
                <w:szCs w:val="18"/>
              </w:rPr>
            </w:pPr>
            <w:r w:rsidRPr="00C1555D">
              <w:rPr>
                <w:rFonts w:cs="Calibri"/>
                <w:color w:val="000000"/>
                <w:sz w:val="18"/>
                <w:szCs w:val="18"/>
              </w:rPr>
              <w:t>Obtido através do cruzamento:</w:t>
            </w:r>
          </w:p>
          <w:p w14:paraId="780F1655" w14:textId="77777777" w:rsidR="00C1555D" w:rsidRPr="00C1555D" w:rsidRDefault="00C1555D" w:rsidP="00C1555D">
            <w:pPr>
              <w:rPr>
                <w:rFonts w:cs="Calibri"/>
                <w:color w:val="000000"/>
                <w:sz w:val="18"/>
                <w:szCs w:val="18"/>
              </w:rPr>
            </w:pPr>
            <w:r w:rsidRPr="00C1555D">
              <w:rPr>
                <w:rFonts w:cs="Calibri"/>
                <w:color w:val="000000"/>
                <w:sz w:val="18"/>
                <w:szCs w:val="18"/>
              </w:rPr>
              <w:t>celemtab =</w:t>
            </w:r>
          </w:p>
          <w:p w14:paraId="2B6FB6FB" w14:textId="53E53291" w:rsidR="00C1555D" w:rsidRPr="00C1555D" w:rsidRDefault="00C1555D" w:rsidP="00C1555D">
            <w:pPr>
              <w:rPr>
                <w:rFonts w:cs="Calibri"/>
                <w:color w:val="000000"/>
                <w:sz w:val="18"/>
                <w:szCs w:val="18"/>
                <w:lang w:val="en-US"/>
              </w:rPr>
            </w:pPr>
            <w:r w:rsidRPr="00C1555D">
              <w:rPr>
                <w:rFonts w:cs="Calibri"/>
                <w:color w:val="000000"/>
                <w:sz w:val="18"/>
                <w:szCs w:val="18"/>
                <w:lang w:val="en-US"/>
              </w:rPr>
              <w:t>CONCAT</w:t>
            </w:r>
            <w:r w:rsidR="00500AFB">
              <w:rPr>
                <w:rFonts w:cs="Calibri"/>
                <w:color w:val="000000"/>
                <w:sz w:val="18"/>
                <w:szCs w:val="18"/>
                <w:lang w:val="en-US"/>
              </w:rPr>
              <w:t xml:space="preserve"> </w:t>
            </w:r>
            <w:r w:rsidRPr="00C1555D">
              <w:rPr>
                <w:rFonts w:cs="Calibri"/>
                <w:color w:val="000000"/>
                <w:sz w:val="18"/>
                <w:szCs w:val="18"/>
                <w:lang w:val="en-US"/>
              </w:rPr>
              <w:t>(</w:t>
            </w:r>
            <w:r w:rsidR="00500AFB">
              <w:rPr>
                <w:rFonts w:cs="Calibri"/>
                <w:color w:val="000000"/>
                <w:sz w:val="18"/>
                <w:szCs w:val="18"/>
                <w:lang w:val="en-US"/>
              </w:rPr>
              <w:t xml:space="preserve"> </w:t>
            </w:r>
            <w:r w:rsidRPr="00C1555D">
              <w:rPr>
                <w:rFonts w:cs="Calibri"/>
                <w:color w:val="000000"/>
                <w:sz w:val="18"/>
                <w:szCs w:val="18"/>
                <w:lang w:val="en-US"/>
              </w:rPr>
              <w:t xml:space="preserve">'BST030',  </w:t>
            </w:r>
          </w:p>
          <w:p w14:paraId="77CB7DDE"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CASE</w:t>
            </w:r>
          </w:p>
          <w:p w14:paraId="54A8A0D0"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WHEN TRIM(gt007.ctipcflet) = '' THEN '00' </w:t>
            </w:r>
          </w:p>
          <w:p w14:paraId="642E2C71"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WHEN gt002.ckprodut = '083' AND </w:t>
            </w:r>
            <w:r w:rsidRPr="00C1555D">
              <w:rPr>
                <w:rFonts w:cs="Calibri"/>
                <w:color w:val="000000"/>
                <w:sz w:val="18"/>
                <w:szCs w:val="18"/>
                <w:lang w:val="en-US"/>
              </w:rPr>
              <w:lastRenderedPageBreak/>
              <w:t xml:space="preserve">gt002.cksubpro IN ('021', '009', '008', '004') THEN gt007.ctipcflet </w:t>
            </w:r>
          </w:p>
          <w:p w14:paraId="5A6BE5EF" w14:textId="77777777" w:rsidR="00C1555D" w:rsidRPr="00C1555D" w:rsidRDefault="00C1555D" w:rsidP="00C1555D">
            <w:pPr>
              <w:rPr>
                <w:rFonts w:cs="Calibri"/>
                <w:color w:val="000000"/>
                <w:sz w:val="18"/>
                <w:szCs w:val="18"/>
              </w:rPr>
            </w:pPr>
            <w:r w:rsidRPr="00C1555D">
              <w:rPr>
                <w:rFonts w:cs="Calibri"/>
                <w:color w:val="000000"/>
                <w:sz w:val="18"/>
                <w:szCs w:val="18"/>
                <w:lang w:val="en-US"/>
              </w:rPr>
              <w:t xml:space="preserve">        </w:t>
            </w:r>
            <w:r w:rsidRPr="00C1555D">
              <w:rPr>
                <w:rFonts w:cs="Calibri"/>
                <w:color w:val="000000"/>
                <w:sz w:val="18"/>
                <w:szCs w:val="18"/>
              </w:rPr>
              <w:t>ELSE '99'</w:t>
            </w:r>
          </w:p>
          <w:p w14:paraId="31DE0541" w14:textId="5BA9B1E4" w:rsidR="00C1555D" w:rsidRPr="00D607B3" w:rsidRDefault="00500AFB" w:rsidP="00C1555D">
            <w:pPr>
              <w:rPr>
                <w:rFonts w:cs="Calibri"/>
                <w:color w:val="000000"/>
                <w:sz w:val="18"/>
                <w:szCs w:val="18"/>
              </w:rPr>
            </w:pPr>
            <w:r>
              <w:rPr>
                <w:rFonts w:cs="Calibri"/>
                <w:color w:val="000000"/>
                <w:sz w:val="18"/>
                <w:szCs w:val="18"/>
              </w:rPr>
              <w:t xml:space="preserve">    END</w:t>
            </w:r>
            <w:r w:rsidR="00C1555D" w:rsidRPr="00C1555D">
              <w:rPr>
                <w:rFonts w:cs="Calibri"/>
                <w:color w:val="000000"/>
                <w:sz w:val="18"/>
                <w:szCs w:val="18"/>
              </w:rPr>
              <w:t>)</w:t>
            </w:r>
          </w:p>
        </w:tc>
      </w:tr>
      <w:tr w:rsidR="00C1555D" w:rsidRPr="00335137" w14:paraId="63B857C7" w14:textId="2E8D5DF0"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1076F21" w14:textId="77777777" w:rsidR="00C1555D" w:rsidRPr="00500AFB" w:rsidRDefault="00C1555D" w:rsidP="00C1555D">
            <w:pPr>
              <w:rPr>
                <w:rFonts w:cs="Calibri"/>
                <w:color w:val="000000"/>
                <w:sz w:val="18"/>
                <w:szCs w:val="18"/>
              </w:rPr>
            </w:pPr>
            <w:r w:rsidRPr="00500AFB">
              <w:rPr>
                <w:rFonts w:cs="Calibri"/>
                <w:color w:val="000000"/>
                <w:sz w:val="18"/>
                <w:szCs w:val="18"/>
              </w:rPr>
              <w:lastRenderedPageBreak/>
              <w:t>dultmod</w:t>
            </w:r>
          </w:p>
        </w:tc>
        <w:tc>
          <w:tcPr>
            <w:tcW w:w="5495" w:type="dxa"/>
            <w:tcBorders>
              <w:top w:val="nil"/>
              <w:left w:val="nil"/>
              <w:bottom w:val="single" w:sz="4" w:space="0" w:color="auto"/>
              <w:right w:val="single" w:sz="4" w:space="0" w:color="auto"/>
            </w:tcBorders>
            <w:shd w:val="clear" w:color="auto" w:fill="auto"/>
            <w:noWrap/>
            <w:hideMark/>
          </w:tcPr>
          <w:p w14:paraId="453F2DD0" w14:textId="77777777" w:rsidR="00C1555D" w:rsidRPr="00500AFB" w:rsidRDefault="00C1555D" w:rsidP="00C1555D">
            <w:pPr>
              <w:rPr>
                <w:rFonts w:cs="Calibri"/>
                <w:color w:val="000000"/>
                <w:sz w:val="18"/>
                <w:szCs w:val="18"/>
              </w:rPr>
            </w:pPr>
            <w:r w:rsidRPr="00500AFB">
              <w:rPr>
                <w:rFonts w:cs="Calibri"/>
                <w:color w:val="000000"/>
                <w:sz w:val="18"/>
                <w:szCs w:val="18"/>
              </w:rPr>
              <w:t>Data modificação:</w:t>
            </w:r>
          </w:p>
          <w:p w14:paraId="23CD62E6" w14:textId="77777777" w:rsidR="00C1555D" w:rsidRPr="00500AFB" w:rsidRDefault="00C1555D" w:rsidP="00C1555D">
            <w:pPr>
              <w:pStyle w:val="ListParagraph"/>
              <w:numPr>
                <w:ilvl w:val="0"/>
                <w:numId w:val="19"/>
              </w:numPr>
              <w:rPr>
                <w:rFonts w:cs="Calibri"/>
                <w:color w:val="000000"/>
                <w:sz w:val="18"/>
                <w:szCs w:val="18"/>
              </w:rPr>
            </w:pPr>
            <w:r w:rsidRPr="00500AFB">
              <w:rPr>
                <w:rFonts w:cs="Calibri"/>
                <w:color w:val="000000"/>
                <w:sz w:val="18"/>
                <w:szCs w:val="18"/>
              </w:rPr>
              <w:t>Este campo diz respeito à última data de modificação dos dados.</w:t>
            </w:r>
          </w:p>
          <w:p w14:paraId="1957DF55" w14:textId="77777777" w:rsidR="00C1555D" w:rsidRPr="00500AFB" w:rsidRDefault="00C1555D" w:rsidP="00C1555D">
            <w:pPr>
              <w:pStyle w:val="ListParagraph"/>
              <w:numPr>
                <w:ilvl w:val="0"/>
                <w:numId w:val="19"/>
              </w:numPr>
              <w:rPr>
                <w:rFonts w:cs="Calibri"/>
                <w:color w:val="000000"/>
                <w:sz w:val="18"/>
                <w:szCs w:val="18"/>
              </w:rPr>
            </w:pPr>
            <w:r w:rsidRPr="00500AFB">
              <w:rPr>
                <w:rFonts w:cs="Calibri"/>
                <w:color w:val="000000"/>
                <w:sz w:val="18"/>
                <w:szCs w:val="18"/>
              </w:rPr>
              <w:t>Neste caso, o campo será equivalente ao campo ‘ref_date’, uma vez que o MUG e os seus interfaces não são reprocessados, sendo a última data de modificação coincidente com a partição temporal da tabela.</w:t>
            </w:r>
          </w:p>
        </w:tc>
        <w:tc>
          <w:tcPr>
            <w:tcW w:w="993" w:type="dxa"/>
            <w:tcBorders>
              <w:top w:val="nil"/>
              <w:left w:val="nil"/>
              <w:bottom w:val="single" w:sz="4" w:space="0" w:color="auto"/>
              <w:right w:val="single" w:sz="4" w:space="0" w:color="auto"/>
            </w:tcBorders>
            <w:shd w:val="clear" w:color="auto" w:fill="auto"/>
            <w:noWrap/>
            <w:hideMark/>
          </w:tcPr>
          <w:p w14:paraId="5B1F882F"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69D058ED" w14:textId="77777777" w:rsidR="00C1555D" w:rsidRDefault="00C1555D" w:rsidP="00C1555D">
            <w:pPr>
              <w:rPr>
                <w:rFonts w:cs="Calibri"/>
                <w:color w:val="000000"/>
                <w:sz w:val="18"/>
                <w:szCs w:val="18"/>
              </w:rPr>
            </w:pPr>
            <w:r>
              <w:rPr>
                <w:rFonts w:cs="Calibri"/>
                <w:color w:val="000000"/>
                <w:sz w:val="18"/>
                <w:szCs w:val="18"/>
              </w:rPr>
              <w:t>MUG</w:t>
            </w:r>
          </w:p>
          <w:p w14:paraId="73DFDCD9" w14:textId="78F07C12"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AF0F510" w14:textId="484D374C" w:rsidR="00C1555D" w:rsidRPr="00D607B3" w:rsidRDefault="00C1555D" w:rsidP="00C1555D">
            <w:pPr>
              <w:rPr>
                <w:rFonts w:cs="Calibr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6CD034BC" w14:textId="5B29500D" w:rsidR="00C1555D" w:rsidRPr="00335137" w:rsidRDefault="00C1555D" w:rsidP="00C1555D">
            <w:pPr>
              <w:rPr>
                <w:rFonts w:cs="Calibri"/>
                <w:color w:val="000000"/>
                <w:sz w:val="18"/>
                <w:szCs w:val="18"/>
              </w:rPr>
            </w:pPr>
            <w:r w:rsidRPr="00D607B3">
              <w:rPr>
                <w:rFonts w:cs="Calibri"/>
                <w:color w:val="000000"/>
                <w:sz w:val="18"/>
                <w:szCs w:val="18"/>
              </w:rPr>
              <w:t>REF_DATE</w:t>
            </w:r>
          </w:p>
        </w:tc>
        <w:tc>
          <w:tcPr>
            <w:tcW w:w="2127" w:type="dxa"/>
            <w:tcBorders>
              <w:top w:val="nil"/>
              <w:left w:val="single" w:sz="4" w:space="0" w:color="auto"/>
              <w:bottom w:val="single" w:sz="4" w:space="0" w:color="auto"/>
              <w:right w:val="single" w:sz="4" w:space="0" w:color="auto"/>
            </w:tcBorders>
          </w:tcPr>
          <w:p w14:paraId="00599802" w14:textId="587736CD" w:rsidR="00C1555D" w:rsidRPr="00D607B3" w:rsidRDefault="00C1555D" w:rsidP="00C1555D">
            <w:pPr>
              <w:rPr>
                <w:rFonts w:cs="Calibri"/>
                <w:color w:val="000000"/>
                <w:sz w:val="18"/>
                <w:szCs w:val="18"/>
              </w:rPr>
            </w:pPr>
          </w:p>
        </w:tc>
      </w:tr>
      <w:tr w:rsidR="00C1555D" w:rsidRPr="00335137" w14:paraId="74172629" w14:textId="46FB4EA4"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20C4BEE" w14:textId="77777777" w:rsidR="00C1555D" w:rsidRPr="00500AFB" w:rsidRDefault="00C1555D" w:rsidP="00C1555D">
            <w:pPr>
              <w:rPr>
                <w:rFonts w:cs="Calibri"/>
                <w:color w:val="000000"/>
                <w:sz w:val="18"/>
                <w:szCs w:val="18"/>
              </w:rPr>
            </w:pPr>
            <w:r w:rsidRPr="00500AFB">
              <w:rPr>
                <w:rFonts w:cs="Calibri"/>
                <w:color w:val="000000"/>
                <w:sz w:val="18"/>
                <w:szCs w:val="18"/>
              </w:rPr>
              <w:t>cempresa</w:t>
            </w:r>
          </w:p>
        </w:tc>
        <w:tc>
          <w:tcPr>
            <w:tcW w:w="5495" w:type="dxa"/>
            <w:tcBorders>
              <w:top w:val="nil"/>
              <w:left w:val="nil"/>
              <w:bottom w:val="single" w:sz="4" w:space="0" w:color="auto"/>
              <w:right w:val="single" w:sz="4" w:space="0" w:color="auto"/>
            </w:tcBorders>
            <w:shd w:val="clear" w:color="auto" w:fill="auto"/>
            <w:noWrap/>
            <w:hideMark/>
          </w:tcPr>
          <w:p w14:paraId="1CC9ACC0" w14:textId="77777777" w:rsidR="00C1555D" w:rsidRPr="00500AFB" w:rsidRDefault="00C1555D" w:rsidP="00C1555D">
            <w:pPr>
              <w:jc w:val="both"/>
              <w:rPr>
                <w:rFonts w:cs="Calibri"/>
                <w:color w:val="000000"/>
                <w:sz w:val="18"/>
                <w:szCs w:val="18"/>
              </w:rPr>
            </w:pPr>
            <w:r w:rsidRPr="00500AFB">
              <w:rPr>
                <w:rFonts w:cs="Calibri"/>
                <w:color w:val="000000"/>
                <w:sz w:val="18"/>
                <w:szCs w:val="18"/>
              </w:rPr>
              <w:t>Empresa da empresa da responsabilidade:</w:t>
            </w:r>
          </w:p>
          <w:p w14:paraId="7FF4F991" w14:textId="77777777" w:rsidR="00C1555D" w:rsidRPr="00500AFB" w:rsidRDefault="00C1555D" w:rsidP="00C1555D">
            <w:pPr>
              <w:pStyle w:val="ListParagraph"/>
              <w:numPr>
                <w:ilvl w:val="0"/>
                <w:numId w:val="1"/>
              </w:numPr>
              <w:jc w:val="both"/>
              <w:rPr>
                <w:rFonts w:cs="Calibri"/>
                <w:color w:val="000000"/>
                <w:sz w:val="18"/>
                <w:szCs w:val="18"/>
              </w:rPr>
            </w:pPr>
            <w:r w:rsidRPr="00500AFB">
              <w:rPr>
                <w:rFonts w:cs="Calibri"/>
                <w:color w:val="000000"/>
                <w:sz w:val="18"/>
                <w:szCs w:val="18"/>
              </w:rPr>
              <w:t>Este campo integra a chave da responsabilidade, juntamente com os campos ‘ckbalcao’, ‘cknumcta’ e ‘zdeposit.</w:t>
            </w:r>
          </w:p>
          <w:p w14:paraId="74173C3D" w14:textId="77777777" w:rsidR="00C1555D" w:rsidRPr="00500AFB" w:rsidRDefault="00C1555D" w:rsidP="00C1555D">
            <w:pPr>
              <w:pStyle w:val="ListParagraph"/>
              <w:numPr>
                <w:ilvl w:val="0"/>
                <w:numId w:val="1"/>
              </w:numPr>
              <w:jc w:val="both"/>
              <w:rPr>
                <w:rFonts w:cs="Calibri"/>
                <w:color w:val="000000"/>
                <w:sz w:val="18"/>
                <w:szCs w:val="18"/>
              </w:rPr>
            </w:pPr>
            <w:r w:rsidRPr="00500AFB">
              <w:rPr>
                <w:rFonts w:cs="Calibri"/>
                <w:color w:val="000000"/>
                <w:sz w:val="18"/>
                <w:szCs w:val="18"/>
              </w:rPr>
              <w:t>Indica a entidade jurídica/ empresa operativa onde o contrato está registado.</w:t>
            </w:r>
          </w:p>
          <w:p w14:paraId="3A6EE712" w14:textId="77777777" w:rsidR="00C1555D" w:rsidRPr="00500AFB" w:rsidRDefault="00C1555D" w:rsidP="00C1555D">
            <w:pPr>
              <w:pStyle w:val="ListParagraph"/>
              <w:numPr>
                <w:ilvl w:val="0"/>
                <w:numId w:val="1"/>
              </w:numPr>
              <w:jc w:val="both"/>
              <w:rPr>
                <w:rFonts w:cs="Calibri"/>
                <w:color w:val="000000"/>
                <w:sz w:val="18"/>
                <w:szCs w:val="18"/>
              </w:rPr>
            </w:pPr>
            <w:r w:rsidRPr="00500AFB">
              <w:rPr>
                <w:rFonts w:cs="Calibri"/>
                <w:color w:val="000000"/>
                <w:sz w:val="18"/>
                <w:szCs w:val="18"/>
              </w:rPr>
              <w:t>Atualmente, e refletindo os dados nas origens, esta tabela integra apenas responsabilidades da empresa operativa BST ('31') e da empresa operativa IFIC, que inclui essencialmente Factoring (‘91’) e Leasing ('90').</w:t>
            </w:r>
          </w:p>
          <w:p w14:paraId="4BA38191" w14:textId="77777777" w:rsidR="00C1555D" w:rsidRPr="00500AFB" w:rsidRDefault="00C1555D" w:rsidP="00C1555D">
            <w:pPr>
              <w:pStyle w:val="ListParagraph"/>
              <w:numPr>
                <w:ilvl w:val="0"/>
                <w:numId w:val="1"/>
              </w:numPr>
              <w:jc w:val="both"/>
              <w:rPr>
                <w:rFonts w:cs="Calibri"/>
                <w:color w:val="000000"/>
                <w:sz w:val="18"/>
                <w:szCs w:val="18"/>
              </w:rPr>
            </w:pPr>
            <w:r w:rsidRPr="00500AFB">
              <w:rPr>
                <w:rFonts w:cs="Calibri"/>
                <w:color w:val="000000"/>
                <w:sz w:val="18"/>
                <w:szCs w:val="18"/>
              </w:rPr>
              <w:t>Existem outros modelos de dados para além das ICs, em que este campo da responsabilidade corresponde ao campo ‘cempcta’ ou ao campo ‘cempresp’.</w:t>
            </w:r>
          </w:p>
        </w:tc>
        <w:tc>
          <w:tcPr>
            <w:tcW w:w="993" w:type="dxa"/>
            <w:tcBorders>
              <w:top w:val="nil"/>
              <w:left w:val="nil"/>
              <w:bottom w:val="single" w:sz="4" w:space="0" w:color="auto"/>
              <w:right w:val="single" w:sz="4" w:space="0" w:color="auto"/>
            </w:tcBorders>
            <w:shd w:val="clear" w:color="auto" w:fill="auto"/>
            <w:noWrap/>
            <w:hideMark/>
          </w:tcPr>
          <w:p w14:paraId="5AAE8452"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63C55575" w14:textId="77777777" w:rsidR="00C1555D" w:rsidRDefault="00C1555D" w:rsidP="00C1555D">
            <w:pPr>
              <w:rPr>
                <w:rFonts w:cs="Calibri"/>
                <w:color w:val="000000"/>
                <w:sz w:val="18"/>
                <w:szCs w:val="18"/>
              </w:rPr>
            </w:pPr>
            <w:r>
              <w:rPr>
                <w:rFonts w:cs="Calibri"/>
                <w:color w:val="000000"/>
                <w:sz w:val="18"/>
                <w:szCs w:val="18"/>
              </w:rPr>
              <w:t>MUG</w:t>
            </w:r>
          </w:p>
          <w:p w14:paraId="29D81BA5" w14:textId="246C4D16"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A2FF437" w14:textId="4A2270BB" w:rsidR="00C1555D" w:rsidRPr="00335137" w:rsidRDefault="00C1555D" w:rsidP="00C1555D">
            <w:pPr>
              <w:rPr>
                <w:rFonts w:cs="Calibr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5778D2A5" w14:textId="5421A7D2"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3204B3A5" w14:textId="5167CA1B" w:rsidR="00C1555D" w:rsidRPr="00335137" w:rsidRDefault="00C1555D" w:rsidP="00C1555D">
            <w:pPr>
              <w:rPr>
                <w:rFonts w:cs="Calibri"/>
                <w:color w:val="000000"/>
                <w:sz w:val="18"/>
                <w:szCs w:val="18"/>
              </w:rPr>
            </w:pPr>
          </w:p>
        </w:tc>
      </w:tr>
      <w:tr w:rsidR="00C1555D" w:rsidRPr="00335137" w14:paraId="7B80D7B1" w14:textId="5F04E707"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71FF412" w14:textId="77777777" w:rsidR="00C1555D" w:rsidRPr="00500AFB" w:rsidRDefault="00C1555D" w:rsidP="00C1555D">
            <w:pPr>
              <w:rPr>
                <w:rFonts w:cs="Calibri"/>
                <w:color w:val="000000"/>
                <w:sz w:val="18"/>
                <w:szCs w:val="18"/>
              </w:rPr>
            </w:pPr>
            <w:r w:rsidRPr="00500AFB">
              <w:rPr>
                <w:rFonts w:cs="Calibri"/>
                <w:color w:val="000000"/>
                <w:sz w:val="18"/>
                <w:szCs w:val="18"/>
              </w:rPr>
              <w:t>ckbalcao</w:t>
            </w:r>
          </w:p>
        </w:tc>
        <w:tc>
          <w:tcPr>
            <w:tcW w:w="5495" w:type="dxa"/>
            <w:tcBorders>
              <w:top w:val="nil"/>
              <w:left w:val="nil"/>
              <w:bottom w:val="single" w:sz="4" w:space="0" w:color="auto"/>
              <w:right w:val="single" w:sz="4" w:space="0" w:color="auto"/>
            </w:tcBorders>
            <w:shd w:val="clear" w:color="auto" w:fill="auto"/>
            <w:noWrap/>
            <w:hideMark/>
          </w:tcPr>
          <w:p w14:paraId="5FE33612" w14:textId="77777777" w:rsidR="00C1555D" w:rsidRPr="00500AFB" w:rsidRDefault="00C1555D" w:rsidP="00C1555D">
            <w:pPr>
              <w:jc w:val="both"/>
              <w:rPr>
                <w:rFonts w:cs="Calibri"/>
                <w:color w:val="000000"/>
                <w:sz w:val="18"/>
                <w:szCs w:val="18"/>
              </w:rPr>
            </w:pPr>
            <w:r w:rsidRPr="00500AFB">
              <w:rPr>
                <w:rFonts w:cs="Calibri"/>
                <w:color w:val="000000"/>
                <w:sz w:val="18"/>
                <w:szCs w:val="18"/>
              </w:rPr>
              <w:t>Código do balcão da responsabilidade:</w:t>
            </w:r>
          </w:p>
          <w:p w14:paraId="2A9E4115" w14:textId="77777777" w:rsidR="00C1555D" w:rsidRPr="00500AFB" w:rsidRDefault="00C1555D" w:rsidP="00C1555D">
            <w:pPr>
              <w:pStyle w:val="ListParagraph"/>
              <w:numPr>
                <w:ilvl w:val="0"/>
                <w:numId w:val="2"/>
              </w:numPr>
              <w:jc w:val="both"/>
              <w:rPr>
                <w:rFonts w:cs="Calibri"/>
                <w:color w:val="000000"/>
                <w:sz w:val="18"/>
                <w:szCs w:val="18"/>
              </w:rPr>
            </w:pPr>
            <w:r w:rsidRPr="00500AFB">
              <w:rPr>
                <w:rFonts w:cs="Calibri"/>
                <w:color w:val="000000"/>
                <w:sz w:val="18"/>
                <w:szCs w:val="18"/>
              </w:rPr>
              <w:t>Este campo, juntamente com o ‘cempresa’, ‘cknumcta’ e ‘zdeposit, correspondem à chave única de cada responsabilidade de crédito no banco.</w:t>
            </w:r>
          </w:p>
          <w:p w14:paraId="143395BA" w14:textId="77777777" w:rsidR="00C1555D" w:rsidRPr="00500AFB" w:rsidRDefault="00C1555D" w:rsidP="00C1555D">
            <w:pPr>
              <w:pStyle w:val="ListParagraph"/>
              <w:numPr>
                <w:ilvl w:val="0"/>
                <w:numId w:val="2"/>
              </w:numPr>
              <w:jc w:val="both"/>
              <w:rPr>
                <w:rFonts w:cs="Calibri"/>
                <w:color w:val="000000"/>
                <w:sz w:val="18"/>
                <w:szCs w:val="18"/>
              </w:rPr>
            </w:pPr>
            <w:r w:rsidRPr="00500AFB">
              <w:rPr>
                <w:rFonts w:cs="Calibri"/>
                <w:color w:val="000000"/>
                <w:sz w:val="18"/>
                <w:szCs w:val="18"/>
              </w:rPr>
              <w:t>A chave é normalizada de acordo com as chaves contratuais da aplicação ICs da Contabilidade, com o ‘ckbalcao’ a corresponder nesse modelo ao campo ‘cbalcao’.</w:t>
            </w:r>
          </w:p>
          <w:p w14:paraId="1A03C4E8" w14:textId="77777777" w:rsidR="00C1555D" w:rsidRPr="00500AFB" w:rsidRDefault="00C1555D" w:rsidP="00C1555D">
            <w:pPr>
              <w:pStyle w:val="ListParagraph"/>
              <w:numPr>
                <w:ilvl w:val="0"/>
                <w:numId w:val="2"/>
              </w:numPr>
              <w:jc w:val="both"/>
              <w:rPr>
                <w:rFonts w:cs="Calibri"/>
                <w:color w:val="000000"/>
                <w:sz w:val="18"/>
                <w:szCs w:val="18"/>
              </w:rPr>
            </w:pPr>
            <w:r w:rsidRPr="00500AFB">
              <w:rPr>
                <w:rFonts w:cs="Calibri"/>
                <w:color w:val="000000"/>
                <w:sz w:val="18"/>
                <w:szCs w:val="18"/>
              </w:rPr>
              <w:t>Existem outros modelos de dados para além das ICs, em que este campo da responsabilidade corresponde ao campo ‘cbalcao’ ou ao campo ‘ckbalres’.</w:t>
            </w:r>
          </w:p>
        </w:tc>
        <w:tc>
          <w:tcPr>
            <w:tcW w:w="993" w:type="dxa"/>
            <w:tcBorders>
              <w:top w:val="nil"/>
              <w:left w:val="nil"/>
              <w:bottom w:val="single" w:sz="4" w:space="0" w:color="auto"/>
              <w:right w:val="single" w:sz="4" w:space="0" w:color="auto"/>
            </w:tcBorders>
            <w:shd w:val="clear" w:color="auto" w:fill="auto"/>
            <w:noWrap/>
            <w:hideMark/>
          </w:tcPr>
          <w:p w14:paraId="1DA5C4EF"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32E3ED3B" w14:textId="77777777" w:rsidR="00C1555D" w:rsidRDefault="00C1555D" w:rsidP="00C1555D">
            <w:pPr>
              <w:rPr>
                <w:rFonts w:cs="Calibri"/>
                <w:color w:val="000000"/>
                <w:sz w:val="18"/>
                <w:szCs w:val="18"/>
              </w:rPr>
            </w:pPr>
            <w:r>
              <w:rPr>
                <w:rFonts w:cs="Calibri"/>
                <w:color w:val="000000"/>
                <w:sz w:val="18"/>
                <w:szCs w:val="18"/>
              </w:rPr>
              <w:t>MUG</w:t>
            </w:r>
          </w:p>
          <w:p w14:paraId="1F0945D2" w14:textId="6D10C8C6"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83620BB" w14:textId="0A60A595" w:rsidR="00C1555D" w:rsidRPr="00D607B3" w:rsidRDefault="00C1555D" w:rsidP="00C1555D">
            <w:pPr>
              <w:rPr>
                <w:rFonts w:cs="Calibr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6C00C45B" w14:textId="4C98AD1D" w:rsidR="00C1555D" w:rsidRPr="00335137" w:rsidRDefault="00C1555D" w:rsidP="00C1555D">
            <w:pPr>
              <w:rPr>
                <w:rFonts w:cs="Calibri"/>
                <w:color w:val="000000"/>
                <w:sz w:val="18"/>
                <w:szCs w:val="18"/>
              </w:rPr>
            </w:pPr>
            <w:r w:rsidRPr="00D607B3">
              <w:rPr>
                <w:rFonts w:cs="Calibri"/>
                <w:color w:val="000000"/>
                <w:sz w:val="18"/>
                <w:szCs w:val="18"/>
              </w:rPr>
              <w:t>CKBALRES</w:t>
            </w:r>
          </w:p>
        </w:tc>
        <w:tc>
          <w:tcPr>
            <w:tcW w:w="2127" w:type="dxa"/>
            <w:tcBorders>
              <w:top w:val="nil"/>
              <w:left w:val="single" w:sz="4" w:space="0" w:color="auto"/>
              <w:bottom w:val="single" w:sz="4" w:space="0" w:color="auto"/>
              <w:right w:val="single" w:sz="4" w:space="0" w:color="auto"/>
            </w:tcBorders>
          </w:tcPr>
          <w:p w14:paraId="5A1FD6DA" w14:textId="77777777" w:rsidR="00C1555D" w:rsidRPr="00D607B3" w:rsidRDefault="00C1555D" w:rsidP="00C1555D">
            <w:pPr>
              <w:rPr>
                <w:rFonts w:cs="Calibri"/>
                <w:color w:val="000000"/>
                <w:sz w:val="18"/>
                <w:szCs w:val="18"/>
              </w:rPr>
            </w:pPr>
          </w:p>
        </w:tc>
      </w:tr>
      <w:tr w:rsidR="00C1555D" w:rsidRPr="00335137" w14:paraId="52F31826" w14:textId="10E9C152"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8DF9D76" w14:textId="77777777" w:rsidR="00C1555D" w:rsidRPr="00500AFB" w:rsidRDefault="00C1555D" w:rsidP="00C1555D">
            <w:pPr>
              <w:rPr>
                <w:rFonts w:cs="Calibri"/>
                <w:color w:val="000000"/>
                <w:sz w:val="18"/>
                <w:szCs w:val="18"/>
              </w:rPr>
            </w:pPr>
            <w:r w:rsidRPr="00500AFB">
              <w:rPr>
                <w:rFonts w:cs="Calibri"/>
                <w:color w:val="000000"/>
                <w:sz w:val="18"/>
                <w:szCs w:val="18"/>
              </w:rPr>
              <w:t>cknumcta</w:t>
            </w:r>
          </w:p>
        </w:tc>
        <w:tc>
          <w:tcPr>
            <w:tcW w:w="5495" w:type="dxa"/>
            <w:tcBorders>
              <w:top w:val="nil"/>
              <w:left w:val="nil"/>
              <w:bottom w:val="single" w:sz="4" w:space="0" w:color="auto"/>
              <w:right w:val="single" w:sz="4" w:space="0" w:color="auto"/>
            </w:tcBorders>
            <w:shd w:val="clear" w:color="auto" w:fill="auto"/>
            <w:noWrap/>
            <w:hideMark/>
          </w:tcPr>
          <w:p w14:paraId="55A86A98" w14:textId="77777777" w:rsidR="00C1555D" w:rsidRPr="00500AFB" w:rsidRDefault="00C1555D" w:rsidP="00C1555D">
            <w:pPr>
              <w:jc w:val="both"/>
              <w:rPr>
                <w:rFonts w:cs="Calibri"/>
                <w:color w:val="000000"/>
                <w:sz w:val="18"/>
                <w:szCs w:val="18"/>
              </w:rPr>
            </w:pPr>
            <w:r w:rsidRPr="00500AFB">
              <w:rPr>
                <w:rFonts w:cs="Calibri"/>
                <w:color w:val="000000"/>
                <w:sz w:val="18"/>
                <w:szCs w:val="18"/>
              </w:rPr>
              <w:t>Número de conta da responsabilidade:</w:t>
            </w:r>
          </w:p>
          <w:p w14:paraId="390E21EF" w14:textId="77777777" w:rsidR="00C1555D" w:rsidRPr="00500AFB" w:rsidRDefault="00C1555D" w:rsidP="00C1555D">
            <w:pPr>
              <w:pStyle w:val="ListParagraph"/>
              <w:numPr>
                <w:ilvl w:val="0"/>
                <w:numId w:val="4"/>
              </w:numPr>
              <w:jc w:val="both"/>
              <w:rPr>
                <w:rFonts w:cs="Calibri"/>
                <w:color w:val="000000"/>
                <w:sz w:val="18"/>
                <w:szCs w:val="18"/>
              </w:rPr>
            </w:pPr>
            <w:r w:rsidRPr="00500AFB">
              <w:rPr>
                <w:rFonts w:cs="Calibri"/>
                <w:color w:val="000000"/>
                <w:sz w:val="18"/>
                <w:szCs w:val="18"/>
              </w:rPr>
              <w:lastRenderedPageBreak/>
              <w:t>Este campo, juntamente com o ‘cempresa’, ‘ckbalcao’ e ‘zdeposit’, correspondem à chave única de cada responsabilidade de crédito no banco.</w:t>
            </w:r>
          </w:p>
          <w:p w14:paraId="6E38AA0F" w14:textId="77777777" w:rsidR="00C1555D" w:rsidRPr="00500AFB" w:rsidRDefault="00C1555D" w:rsidP="00C1555D">
            <w:pPr>
              <w:pStyle w:val="ListParagraph"/>
              <w:numPr>
                <w:ilvl w:val="0"/>
                <w:numId w:val="4"/>
              </w:numPr>
              <w:jc w:val="both"/>
              <w:rPr>
                <w:rFonts w:cs="Calibri"/>
                <w:color w:val="000000"/>
                <w:sz w:val="18"/>
                <w:szCs w:val="18"/>
              </w:rPr>
            </w:pPr>
            <w:r w:rsidRPr="00500AFB">
              <w:rPr>
                <w:rFonts w:cs="Calibri"/>
                <w:color w:val="000000"/>
                <w:sz w:val="18"/>
                <w:szCs w:val="18"/>
              </w:rPr>
              <w:t xml:space="preserve">A chave é normalizada de acordo com as chaves contratuais da aplicação ICs da Contabilidade, com o ‘cknumcta’ a corresponder nesse modelo ao campo ‘cnumecta’.  </w:t>
            </w:r>
          </w:p>
          <w:p w14:paraId="0EE0F24B" w14:textId="77777777" w:rsidR="00C1555D" w:rsidRPr="00500AFB" w:rsidRDefault="00C1555D" w:rsidP="00C1555D">
            <w:pPr>
              <w:pStyle w:val="ListParagraph"/>
              <w:numPr>
                <w:ilvl w:val="0"/>
                <w:numId w:val="4"/>
              </w:numPr>
              <w:jc w:val="both"/>
              <w:rPr>
                <w:rFonts w:cs="Calibri"/>
                <w:color w:val="000000"/>
                <w:sz w:val="18"/>
                <w:szCs w:val="18"/>
              </w:rPr>
            </w:pPr>
            <w:r w:rsidRPr="00500AFB">
              <w:rPr>
                <w:rFonts w:cs="Calibri"/>
                <w:color w:val="000000"/>
                <w:sz w:val="18"/>
                <w:szCs w:val="18"/>
              </w:rPr>
              <w:t>Existem outros modelos de dados para além das ICs, em que este campo da responsabilidade corresponde ao campo ‘cnumecta’ ou ao campo ‘ckctares’.</w:t>
            </w:r>
          </w:p>
        </w:tc>
        <w:tc>
          <w:tcPr>
            <w:tcW w:w="993" w:type="dxa"/>
            <w:tcBorders>
              <w:top w:val="nil"/>
              <w:left w:val="nil"/>
              <w:bottom w:val="single" w:sz="4" w:space="0" w:color="auto"/>
              <w:right w:val="single" w:sz="4" w:space="0" w:color="auto"/>
            </w:tcBorders>
            <w:shd w:val="clear" w:color="auto" w:fill="auto"/>
            <w:noWrap/>
            <w:hideMark/>
          </w:tcPr>
          <w:p w14:paraId="66BBF000" w14:textId="77777777" w:rsidR="00C1555D" w:rsidRPr="00335137" w:rsidRDefault="00C1555D" w:rsidP="00C1555D">
            <w:pPr>
              <w:rPr>
                <w:rFonts w:cs="Calibri"/>
                <w:color w:val="000000"/>
                <w:sz w:val="18"/>
                <w:szCs w:val="18"/>
              </w:rPr>
            </w:pPr>
            <w:r w:rsidRPr="00335137">
              <w:rPr>
                <w:rFonts w:cs="Calibri"/>
                <w:color w:val="000000"/>
                <w:sz w:val="18"/>
                <w:szCs w:val="18"/>
              </w:rPr>
              <w:lastRenderedPageBreak/>
              <w:t>String</w:t>
            </w:r>
          </w:p>
        </w:tc>
        <w:tc>
          <w:tcPr>
            <w:tcW w:w="1842" w:type="dxa"/>
            <w:tcBorders>
              <w:top w:val="nil"/>
              <w:left w:val="nil"/>
              <w:bottom w:val="single" w:sz="4" w:space="0" w:color="auto"/>
              <w:right w:val="single" w:sz="4" w:space="0" w:color="auto"/>
            </w:tcBorders>
          </w:tcPr>
          <w:p w14:paraId="6BB173A1" w14:textId="77777777" w:rsidR="00C1555D" w:rsidRDefault="00C1555D" w:rsidP="00C1555D">
            <w:pPr>
              <w:rPr>
                <w:rFonts w:cs="Calibri"/>
                <w:color w:val="000000"/>
                <w:sz w:val="18"/>
                <w:szCs w:val="18"/>
              </w:rPr>
            </w:pPr>
            <w:r>
              <w:rPr>
                <w:rFonts w:cs="Calibri"/>
                <w:color w:val="000000"/>
                <w:sz w:val="18"/>
                <w:szCs w:val="18"/>
              </w:rPr>
              <w:t>MUG</w:t>
            </w:r>
          </w:p>
          <w:p w14:paraId="088A1D59" w14:textId="11ADDD34"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01CBBFB" w14:textId="3D715B80" w:rsidR="00C1555D" w:rsidRPr="00D607B3" w:rsidRDefault="00C1555D" w:rsidP="00C1555D">
            <w:pPr>
              <w:rPr>
                <w:rFonts w:cs="Calibr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128B8652" w14:textId="1433BE6B" w:rsidR="00C1555D" w:rsidRPr="00335137" w:rsidRDefault="00C1555D" w:rsidP="00C1555D">
            <w:pPr>
              <w:rPr>
                <w:rFonts w:cs="Calibri"/>
                <w:color w:val="000000"/>
                <w:sz w:val="18"/>
                <w:szCs w:val="18"/>
              </w:rPr>
            </w:pPr>
            <w:r w:rsidRPr="00D607B3">
              <w:rPr>
                <w:rFonts w:cs="Calibri"/>
                <w:color w:val="000000"/>
                <w:sz w:val="18"/>
                <w:szCs w:val="18"/>
              </w:rPr>
              <w:t>CKCTARES</w:t>
            </w:r>
          </w:p>
        </w:tc>
        <w:tc>
          <w:tcPr>
            <w:tcW w:w="2127" w:type="dxa"/>
            <w:tcBorders>
              <w:top w:val="nil"/>
              <w:left w:val="single" w:sz="4" w:space="0" w:color="auto"/>
              <w:bottom w:val="single" w:sz="4" w:space="0" w:color="auto"/>
              <w:right w:val="single" w:sz="4" w:space="0" w:color="auto"/>
            </w:tcBorders>
          </w:tcPr>
          <w:p w14:paraId="72AA17A4" w14:textId="77777777" w:rsidR="00C1555D" w:rsidRPr="00D607B3" w:rsidRDefault="00C1555D" w:rsidP="00C1555D">
            <w:pPr>
              <w:rPr>
                <w:rFonts w:cs="Calibri"/>
                <w:color w:val="000000"/>
                <w:sz w:val="18"/>
                <w:szCs w:val="18"/>
              </w:rPr>
            </w:pPr>
          </w:p>
        </w:tc>
      </w:tr>
      <w:tr w:rsidR="00C1555D" w:rsidRPr="00335137" w14:paraId="5FA82D49" w14:textId="5AA4C7B4"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2F25613" w14:textId="77777777" w:rsidR="00C1555D" w:rsidRPr="00500AFB" w:rsidRDefault="00C1555D" w:rsidP="00C1555D">
            <w:pPr>
              <w:rPr>
                <w:rFonts w:cs="Calibri"/>
                <w:color w:val="000000"/>
                <w:sz w:val="18"/>
                <w:szCs w:val="18"/>
              </w:rPr>
            </w:pPr>
            <w:r w:rsidRPr="00500AFB">
              <w:rPr>
                <w:rFonts w:cs="Calibri"/>
                <w:color w:val="000000"/>
                <w:sz w:val="18"/>
                <w:szCs w:val="18"/>
              </w:rPr>
              <w:t>zdeposit</w:t>
            </w:r>
          </w:p>
        </w:tc>
        <w:tc>
          <w:tcPr>
            <w:tcW w:w="5495" w:type="dxa"/>
            <w:tcBorders>
              <w:top w:val="nil"/>
              <w:left w:val="nil"/>
              <w:bottom w:val="single" w:sz="4" w:space="0" w:color="auto"/>
              <w:right w:val="single" w:sz="4" w:space="0" w:color="auto"/>
            </w:tcBorders>
            <w:shd w:val="clear" w:color="auto" w:fill="auto"/>
            <w:noWrap/>
            <w:hideMark/>
          </w:tcPr>
          <w:p w14:paraId="35DD02CD" w14:textId="77777777" w:rsidR="00C1555D" w:rsidRPr="00500AFB" w:rsidRDefault="00C1555D" w:rsidP="00C1555D">
            <w:pPr>
              <w:rPr>
                <w:rFonts w:cs="Calibri"/>
                <w:color w:val="000000"/>
                <w:sz w:val="18"/>
                <w:szCs w:val="18"/>
              </w:rPr>
            </w:pPr>
            <w:r w:rsidRPr="00500AFB">
              <w:rPr>
                <w:rFonts w:cs="Calibri"/>
                <w:color w:val="000000"/>
                <w:sz w:val="18"/>
                <w:szCs w:val="18"/>
              </w:rPr>
              <w:t>Número de contrato da responsabilidade:</w:t>
            </w:r>
          </w:p>
          <w:p w14:paraId="7AC13B86" w14:textId="77777777" w:rsidR="00C1555D" w:rsidRPr="00500AFB" w:rsidRDefault="00C1555D" w:rsidP="00C1555D">
            <w:pPr>
              <w:pStyle w:val="ListParagraph"/>
              <w:numPr>
                <w:ilvl w:val="0"/>
                <w:numId w:val="3"/>
              </w:numPr>
              <w:jc w:val="both"/>
              <w:rPr>
                <w:rFonts w:cs="Calibri"/>
                <w:color w:val="000000"/>
                <w:sz w:val="18"/>
                <w:szCs w:val="18"/>
              </w:rPr>
            </w:pPr>
            <w:r w:rsidRPr="00500AFB">
              <w:rPr>
                <w:rFonts w:cs="Calibri"/>
                <w:color w:val="000000"/>
                <w:sz w:val="18"/>
                <w:szCs w:val="18"/>
              </w:rPr>
              <w:t>Estes campos, juntamente com o ‘cempresa’, ‘ckbalcao’ e ‘cknumcta’, correspondem à chave única de cada responsabilidade de crédito no banco.</w:t>
            </w:r>
          </w:p>
          <w:p w14:paraId="621587B4" w14:textId="77777777" w:rsidR="00C1555D" w:rsidRPr="00500AFB" w:rsidRDefault="00C1555D" w:rsidP="00C1555D">
            <w:pPr>
              <w:pStyle w:val="ListParagraph"/>
              <w:numPr>
                <w:ilvl w:val="0"/>
                <w:numId w:val="3"/>
              </w:numPr>
              <w:jc w:val="both"/>
              <w:rPr>
                <w:rFonts w:cs="Calibri"/>
                <w:color w:val="000000"/>
                <w:sz w:val="18"/>
                <w:szCs w:val="18"/>
              </w:rPr>
            </w:pPr>
            <w:r w:rsidRPr="00500AFB">
              <w:rPr>
                <w:rFonts w:cs="Calibri"/>
                <w:color w:val="000000"/>
                <w:sz w:val="18"/>
                <w:szCs w:val="18"/>
              </w:rPr>
              <w:t>A chave é normalizada de acordo com as chaves contratuais da aplicação ICs da Contabilidade, com o ‘zdeposit’ a corresponder nesse modelo ao campo ‘zdeposit’.</w:t>
            </w:r>
          </w:p>
          <w:p w14:paraId="6F03E053" w14:textId="77777777" w:rsidR="00C1555D" w:rsidRPr="00500AFB" w:rsidRDefault="00C1555D" w:rsidP="00C1555D">
            <w:pPr>
              <w:pStyle w:val="ListParagraph"/>
              <w:numPr>
                <w:ilvl w:val="0"/>
                <w:numId w:val="3"/>
              </w:numPr>
              <w:rPr>
                <w:rFonts w:cs="Calibri"/>
                <w:color w:val="000000"/>
                <w:sz w:val="18"/>
                <w:szCs w:val="18"/>
              </w:rPr>
            </w:pPr>
            <w:r w:rsidRPr="00500AFB">
              <w:rPr>
                <w:rFonts w:cs="Calibri"/>
                <w:color w:val="000000"/>
                <w:sz w:val="18"/>
                <w:szCs w:val="18"/>
              </w:rPr>
              <w:t>Existem outros modelos de dados para além das ICs, em que este campo da responsabilidade corresponde ao campo ‘creferencia’ ou ao campo ‘ckrefresp’.</w:t>
            </w:r>
          </w:p>
        </w:tc>
        <w:tc>
          <w:tcPr>
            <w:tcW w:w="993" w:type="dxa"/>
            <w:tcBorders>
              <w:top w:val="nil"/>
              <w:left w:val="nil"/>
              <w:bottom w:val="single" w:sz="4" w:space="0" w:color="auto"/>
              <w:right w:val="single" w:sz="4" w:space="0" w:color="auto"/>
            </w:tcBorders>
            <w:shd w:val="clear" w:color="auto" w:fill="auto"/>
            <w:noWrap/>
            <w:hideMark/>
          </w:tcPr>
          <w:p w14:paraId="02C1CB7D"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0E45B98D" w14:textId="77777777" w:rsidR="00C1555D" w:rsidRDefault="00C1555D" w:rsidP="00C1555D">
            <w:pPr>
              <w:rPr>
                <w:rFonts w:cs="Calibri"/>
                <w:color w:val="000000"/>
                <w:sz w:val="18"/>
                <w:szCs w:val="18"/>
              </w:rPr>
            </w:pPr>
            <w:r>
              <w:rPr>
                <w:rFonts w:cs="Calibri"/>
                <w:color w:val="000000"/>
                <w:sz w:val="18"/>
                <w:szCs w:val="18"/>
              </w:rPr>
              <w:t>MUG</w:t>
            </w:r>
          </w:p>
          <w:p w14:paraId="7581A5A9" w14:textId="23EC0521"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63945FF" w14:textId="4F67958A" w:rsidR="00C1555D" w:rsidRPr="00D607B3" w:rsidRDefault="00C1555D" w:rsidP="00C1555D">
            <w:pPr>
              <w:rPr>
                <w:rFonts w:cs="Calibri"/>
                <w:color w:val="000000"/>
                <w:sz w:val="18"/>
                <w:szCs w:val="18"/>
              </w:rPr>
            </w:pPr>
            <w:r w:rsidRPr="007D3B0E">
              <w:rPr>
                <w:rFonts w:cs="Calibri"/>
                <w:i/>
                <w:color w:val="000000"/>
                <w:sz w:val="18"/>
                <w:szCs w:val="18"/>
              </w:rPr>
              <w:t>gt018_rateio_aval</w:t>
            </w:r>
            <w:r>
              <w:rPr>
                <w:rFonts w:cs="Calibri"/>
                <w:i/>
                <w:color w:val="000000"/>
                <w:sz w:val="18"/>
                <w:szCs w:val="18"/>
              </w:rPr>
              <w:t xml:space="preserve">kt_chaves_gt </w:t>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1A1BDB51" w14:textId="3196EE1B" w:rsidR="00C1555D" w:rsidRPr="00D607B3" w:rsidRDefault="00C1555D" w:rsidP="00C1555D">
            <w:pPr>
              <w:rPr>
                <w:rFonts w:cs="Calibri"/>
                <w:color w:val="000000"/>
                <w:sz w:val="18"/>
                <w:szCs w:val="18"/>
              </w:rPr>
            </w:pPr>
            <w:r w:rsidRPr="00D607B3">
              <w:rPr>
                <w:rFonts w:cs="Calibri"/>
                <w:color w:val="000000"/>
                <w:sz w:val="18"/>
                <w:szCs w:val="18"/>
              </w:rPr>
              <w:t>CKREFRESP</w:t>
            </w:r>
          </w:p>
          <w:p w14:paraId="7A1E7F9B" w14:textId="39B967B3" w:rsidR="00C1555D" w:rsidRPr="00335137" w:rsidRDefault="00C1555D" w:rsidP="00C1555D">
            <w:pPr>
              <w:rPr>
                <w:rFonts w:cs="Calibri"/>
                <w:color w:val="000000"/>
                <w:sz w:val="18"/>
                <w:szCs w:val="18"/>
              </w:rPr>
            </w:pPr>
            <w:r w:rsidRPr="00D607B3">
              <w:rPr>
                <w:rFonts w:cs="Calibri"/>
                <w:color w:val="000000"/>
                <w:sz w:val="18"/>
                <w:szCs w:val="18"/>
              </w:rPr>
              <w:t>CKREFRESP_ORIG</w:t>
            </w:r>
          </w:p>
        </w:tc>
        <w:tc>
          <w:tcPr>
            <w:tcW w:w="2127" w:type="dxa"/>
            <w:tcBorders>
              <w:top w:val="nil"/>
              <w:left w:val="single" w:sz="4" w:space="0" w:color="auto"/>
              <w:bottom w:val="single" w:sz="4" w:space="0" w:color="auto"/>
              <w:right w:val="single" w:sz="4" w:space="0" w:color="auto"/>
            </w:tcBorders>
          </w:tcPr>
          <w:p w14:paraId="5E93C1FC"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WHEN gt018.origem ='FAC' THEN trad.ckrefresp_orig</w:t>
            </w:r>
          </w:p>
          <w:p w14:paraId="6585D7AE"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WHEN gt001.ckprdresp IN ('096', '097', '020') THEN '000000000000000'</w:t>
            </w:r>
          </w:p>
          <w:p w14:paraId="7E8E2B30" w14:textId="5AB02712" w:rsidR="00C1555D" w:rsidRPr="00D607B3" w:rsidRDefault="00C1555D" w:rsidP="00C1555D">
            <w:pPr>
              <w:rPr>
                <w:rFonts w:cs="Calibri"/>
                <w:color w:val="000000"/>
                <w:sz w:val="18"/>
                <w:szCs w:val="18"/>
              </w:rPr>
            </w:pPr>
            <w:r w:rsidRPr="00C1555D">
              <w:rPr>
                <w:rFonts w:cs="Calibri"/>
                <w:color w:val="000000"/>
                <w:sz w:val="18"/>
                <w:szCs w:val="18"/>
              </w:rPr>
              <w:t>ELSE gt018.ckrefresp</w:t>
            </w:r>
          </w:p>
        </w:tc>
      </w:tr>
      <w:tr w:rsidR="00C1555D" w:rsidRPr="00335137" w14:paraId="7DB8F833" w14:textId="3FC7FDB4"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1DE302C" w14:textId="77777777" w:rsidR="00C1555D" w:rsidRPr="00500AFB" w:rsidRDefault="00C1555D" w:rsidP="00C1555D">
            <w:pPr>
              <w:rPr>
                <w:rFonts w:cs="Calibri"/>
                <w:color w:val="000000"/>
                <w:sz w:val="18"/>
                <w:szCs w:val="18"/>
              </w:rPr>
            </w:pPr>
            <w:r w:rsidRPr="00500AFB">
              <w:rPr>
                <w:rFonts w:cs="Calibri"/>
                <w:color w:val="000000"/>
                <w:sz w:val="18"/>
                <w:szCs w:val="18"/>
              </w:rPr>
              <w:t>cbalcao</w:t>
            </w:r>
          </w:p>
        </w:tc>
        <w:tc>
          <w:tcPr>
            <w:tcW w:w="5495" w:type="dxa"/>
            <w:tcBorders>
              <w:top w:val="nil"/>
              <w:left w:val="nil"/>
              <w:bottom w:val="single" w:sz="4" w:space="0" w:color="auto"/>
              <w:right w:val="single" w:sz="4" w:space="0" w:color="auto"/>
            </w:tcBorders>
            <w:shd w:val="clear" w:color="auto" w:fill="auto"/>
            <w:noWrap/>
            <w:hideMark/>
          </w:tcPr>
          <w:p w14:paraId="53EAF2FB" w14:textId="77777777" w:rsidR="00C1555D" w:rsidRPr="00500AFB" w:rsidRDefault="00C1555D" w:rsidP="00C1555D">
            <w:pPr>
              <w:jc w:val="both"/>
              <w:rPr>
                <w:rFonts w:cs="Calibri"/>
                <w:color w:val="000000"/>
                <w:sz w:val="18"/>
                <w:szCs w:val="18"/>
              </w:rPr>
            </w:pPr>
            <w:r w:rsidRPr="00500AFB">
              <w:rPr>
                <w:rFonts w:cs="Calibri"/>
                <w:color w:val="000000"/>
                <w:sz w:val="18"/>
                <w:szCs w:val="18"/>
              </w:rPr>
              <w:t>Código da empresa da conta:</w:t>
            </w:r>
          </w:p>
          <w:p w14:paraId="77786FB5" w14:textId="77777777" w:rsidR="00C1555D" w:rsidRPr="00500AFB" w:rsidRDefault="00C1555D" w:rsidP="00C1555D">
            <w:pPr>
              <w:pStyle w:val="ListParagraph"/>
              <w:numPr>
                <w:ilvl w:val="0"/>
                <w:numId w:val="5"/>
              </w:numPr>
              <w:jc w:val="both"/>
              <w:rPr>
                <w:rFonts w:cs="Calibri"/>
                <w:color w:val="000000"/>
                <w:sz w:val="18"/>
                <w:szCs w:val="18"/>
              </w:rPr>
            </w:pPr>
            <w:r w:rsidRPr="00500AFB">
              <w:rPr>
                <w:rFonts w:cs="Calibri"/>
                <w:color w:val="000000"/>
                <w:sz w:val="18"/>
                <w:szCs w:val="18"/>
              </w:rPr>
              <w:t>Este campo, juntamente com o ‘cnumcta’ e ‘zcaucao’, constituem a chave única do segundo pilar do MUG e dos seus interfaces, ou seja, os processos/cauções.</w:t>
            </w:r>
          </w:p>
          <w:p w14:paraId="62625B80" w14:textId="77777777" w:rsidR="00C1555D" w:rsidRPr="00500AFB" w:rsidRDefault="00C1555D" w:rsidP="00C1555D">
            <w:pPr>
              <w:pStyle w:val="ListParagraph"/>
              <w:numPr>
                <w:ilvl w:val="0"/>
                <w:numId w:val="5"/>
              </w:numPr>
              <w:rPr>
                <w:rFonts w:cs="Calibri"/>
                <w:color w:val="000000"/>
                <w:sz w:val="18"/>
                <w:szCs w:val="18"/>
              </w:rPr>
            </w:pPr>
            <w:r w:rsidRPr="00500AFB">
              <w:rPr>
                <w:rFonts w:cs="Calibri"/>
                <w:color w:val="000000"/>
                <w:sz w:val="18"/>
                <w:szCs w:val="18"/>
              </w:rPr>
              <w:t>O conceito de processo/caução está apenas presente nas aplicações CS e GP, sendo, por uma questão de homogeneidade, criado pelo MUG no caso das aplicações que não o têm logo por raiz, nomeadamente Leasing, Factoring, EP, Partenon e Efeitos.</w:t>
            </w:r>
          </w:p>
        </w:tc>
        <w:tc>
          <w:tcPr>
            <w:tcW w:w="993" w:type="dxa"/>
            <w:tcBorders>
              <w:top w:val="nil"/>
              <w:left w:val="nil"/>
              <w:bottom w:val="single" w:sz="4" w:space="0" w:color="auto"/>
              <w:right w:val="single" w:sz="4" w:space="0" w:color="auto"/>
            </w:tcBorders>
            <w:shd w:val="clear" w:color="auto" w:fill="auto"/>
            <w:noWrap/>
            <w:hideMark/>
          </w:tcPr>
          <w:p w14:paraId="725D3B4D"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37A9C2A9" w14:textId="77777777" w:rsidR="00C1555D" w:rsidRDefault="00C1555D" w:rsidP="00C1555D">
            <w:pPr>
              <w:rPr>
                <w:rFonts w:cs="Calibri"/>
                <w:color w:val="000000"/>
                <w:sz w:val="18"/>
                <w:szCs w:val="18"/>
              </w:rPr>
            </w:pPr>
            <w:r>
              <w:rPr>
                <w:rFonts w:cs="Calibri"/>
                <w:color w:val="000000"/>
                <w:sz w:val="18"/>
                <w:szCs w:val="18"/>
              </w:rPr>
              <w:t>MUG</w:t>
            </w:r>
          </w:p>
          <w:p w14:paraId="6BF98DF1" w14:textId="069DA07E"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534C995"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5C50EEF" w14:textId="5D912B3E"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765CAE97" w14:textId="77777777" w:rsidR="00C1555D" w:rsidRPr="00335137" w:rsidRDefault="00C1555D" w:rsidP="00C1555D">
            <w:pPr>
              <w:rPr>
                <w:rFonts w:cs="Calibri"/>
                <w:color w:val="000000"/>
                <w:sz w:val="18"/>
                <w:szCs w:val="18"/>
              </w:rPr>
            </w:pPr>
          </w:p>
        </w:tc>
      </w:tr>
      <w:tr w:rsidR="00C1555D" w:rsidRPr="00335137" w14:paraId="651B68AF" w14:textId="296AFBDA"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C16A6DA" w14:textId="77777777" w:rsidR="00C1555D" w:rsidRPr="00500AFB" w:rsidRDefault="00C1555D" w:rsidP="00C1555D">
            <w:pPr>
              <w:rPr>
                <w:rFonts w:cs="Calibri"/>
                <w:color w:val="000000"/>
                <w:sz w:val="18"/>
                <w:szCs w:val="18"/>
              </w:rPr>
            </w:pPr>
            <w:r w:rsidRPr="00500AFB">
              <w:rPr>
                <w:rFonts w:cs="Calibri"/>
                <w:color w:val="000000"/>
                <w:sz w:val="18"/>
                <w:szCs w:val="18"/>
              </w:rPr>
              <w:t>cnumcta</w:t>
            </w:r>
          </w:p>
        </w:tc>
        <w:tc>
          <w:tcPr>
            <w:tcW w:w="5495" w:type="dxa"/>
            <w:tcBorders>
              <w:top w:val="nil"/>
              <w:left w:val="nil"/>
              <w:bottom w:val="single" w:sz="4" w:space="0" w:color="auto"/>
              <w:right w:val="single" w:sz="4" w:space="0" w:color="auto"/>
            </w:tcBorders>
            <w:shd w:val="clear" w:color="auto" w:fill="auto"/>
            <w:noWrap/>
            <w:hideMark/>
          </w:tcPr>
          <w:p w14:paraId="4C0BC971" w14:textId="77777777" w:rsidR="00C1555D" w:rsidRPr="00500AFB" w:rsidRDefault="00C1555D" w:rsidP="00C1555D">
            <w:pPr>
              <w:jc w:val="both"/>
              <w:rPr>
                <w:rFonts w:cs="Calibri"/>
                <w:color w:val="000000"/>
                <w:sz w:val="18"/>
                <w:szCs w:val="18"/>
              </w:rPr>
            </w:pPr>
            <w:r w:rsidRPr="00500AFB">
              <w:rPr>
                <w:rFonts w:cs="Calibri"/>
                <w:color w:val="000000"/>
                <w:sz w:val="18"/>
                <w:szCs w:val="18"/>
              </w:rPr>
              <w:t>Código do balcão da conta ID da garantia:</w:t>
            </w:r>
          </w:p>
          <w:p w14:paraId="7B3BE27E" w14:textId="77777777" w:rsidR="00C1555D" w:rsidRPr="00500AFB" w:rsidRDefault="00C1555D" w:rsidP="00C1555D">
            <w:pPr>
              <w:pStyle w:val="ListParagraph"/>
              <w:numPr>
                <w:ilvl w:val="0"/>
                <w:numId w:val="5"/>
              </w:numPr>
              <w:jc w:val="both"/>
              <w:rPr>
                <w:rFonts w:cs="Calibri"/>
                <w:color w:val="000000"/>
                <w:sz w:val="18"/>
                <w:szCs w:val="18"/>
              </w:rPr>
            </w:pPr>
            <w:r w:rsidRPr="00500AFB">
              <w:rPr>
                <w:rFonts w:cs="Calibri"/>
                <w:color w:val="000000"/>
                <w:sz w:val="18"/>
                <w:szCs w:val="18"/>
              </w:rPr>
              <w:t>Este campo, juntamente com o ‘cbalcao’ e ‘zcaucao’, constituem a chave única do segundo pilar do MUG e dos seus interfaces, ou seja, os processos/cauções.</w:t>
            </w:r>
          </w:p>
          <w:p w14:paraId="436CF1EF" w14:textId="77777777" w:rsidR="00C1555D" w:rsidRPr="00500AFB" w:rsidRDefault="00C1555D" w:rsidP="00C1555D">
            <w:pPr>
              <w:pStyle w:val="ListParagraph"/>
              <w:numPr>
                <w:ilvl w:val="0"/>
                <w:numId w:val="5"/>
              </w:numPr>
              <w:jc w:val="both"/>
              <w:rPr>
                <w:rFonts w:cs="Calibri"/>
                <w:color w:val="000000"/>
                <w:sz w:val="18"/>
                <w:szCs w:val="18"/>
              </w:rPr>
            </w:pPr>
            <w:r w:rsidRPr="00500AFB">
              <w:rPr>
                <w:rFonts w:cs="Calibri"/>
                <w:color w:val="000000"/>
                <w:sz w:val="18"/>
                <w:szCs w:val="18"/>
              </w:rPr>
              <w:t>O conceito de processo/caução está apenas presente nas aplicações CS e GP, sendo, por uma questão de homogeneidade, criado pelo próprio MUG no caso das aplicações que não o têm logo por raiz, nomeadamente Leasing, Factoring, EP, Partenon e Efeitos.</w:t>
            </w:r>
          </w:p>
        </w:tc>
        <w:tc>
          <w:tcPr>
            <w:tcW w:w="993" w:type="dxa"/>
            <w:tcBorders>
              <w:top w:val="nil"/>
              <w:left w:val="nil"/>
              <w:bottom w:val="single" w:sz="4" w:space="0" w:color="auto"/>
              <w:right w:val="single" w:sz="4" w:space="0" w:color="auto"/>
            </w:tcBorders>
            <w:shd w:val="clear" w:color="auto" w:fill="auto"/>
            <w:noWrap/>
            <w:hideMark/>
          </w:tcPr>
          <w:p w14:paraId="458A48E6"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41B0B8A5" w14:textId="77777777" w:rsidR="00C1555D" w:rsidRDefault="00C1555D" w:rsidP="00C1555D">
            <w:pPr>
              <w:rPr>
                <w:rFonts w:cs="Calibri"/>
                <w:color w:val="000000"/>
                <w:sz w:val="18"/>
                <w:szCs w:val="18"/>
              </w:rPr>
            </w:pPr>
            <w:r>
              <w:rPr>
                <w:rFonts w:cs="Calibri"/>
                <w:color w:val="000000"/>
                <w:sz w:val="18"/>
                <w:szCs w:val="18"/>
              </w:rPr>
              <w:t>MUG</w:t>
            </w:r>
          </w:p>
          <w:p w14:paraId="03E88897" w14:textId="33A8711A"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3480C40"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59FA580" w14:textId="3C3AB53F"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084C9ADD" w14:textId="77777777" w:rsidR="00C1555D" w:rsidRPr="00335137" w:rsidRDefault="00C1555D" w:rsidP="00C1555D">
            <w:pPr>
              <w:rPr>
                <w:rFonts w:cs="Calibri"/>
                <w:color w:val="000000"/>
                <w:sz w:val="18"/>
                <w:szCs w:val="18"/>
              </w:rPr>
            </w:pPr>
          </w:p>
        </w:tc>
      </w:tr>
      <w:tr w:rsidR="00C1555D" w:rsidRPr="00335137" w14:paraId="22CFFA8F" w14:textId="679583B8" w:rsidTr="00476F0E">
        <w:trPr>
          <w:trHeight w:val="600"/>
        </w:trPr>
        <w:tc>
          <w:tcPr>
            <w:tcW w:w="1871" w:type="dxa"/>
            <w:tcBorders>
              <w:top w:val="nil"/>
              <w:left w:val="single" w:sz="4" w:space="0" w:color="auto"/>
              <w:bottom w:val="single" w:sz="4" w:space="0" w:color="auto"/>
              <w:right w:val="single" w:sz="4" w:space="0" w:color="auto"/>
            </w:tcBorders>
            <w:shd w:val="clear" w:color="000000" w:fill="F2F2F2"/>
            <w:hideMark/>
          </w:tcPr>
          <w:p w14:paraId="678BE633" w14:textId="77777777" w:rsidR="00C1555D" w:rsidRPr="00500AFB" w:rsidRDefault="00C1555D" w:rsidP="00C1555D">
            <w:pPr>
              <w:rPr>
                <w:rFonts w:cs="Calibri"/>
                <w:color w:val="000000"/>
                <w:sz w:val="18"/>
                <w:szCs w:val="18"/>
              </w:rPr>
            </w:pPr>
            <w:r w:rsidRPr="00500AFB">
              <w:rPr>
                <w:rFonts w:cs="Calibri"/>
                <w:color w:val="000000"/>
                <w:sz w:val="18"/>
                <w:szCs w:val="18"/>
              </w:rPr>
              <w:lastRenderedPageBreak/>
              <w:t>zcaucao</w:t>
            </w:r>
          </w:p>
        </w:tc>
        <w:tc>
          <w:tcPr>
            <w:tcW w:w="5495" w:type="dxa"/>
            <w:tcBorders>
              <w:top w:val="nil"/>
              <w:left w:val="nil"/>
              <w:bottom w:val="single" w:sz="4" w:space="0" w:color="auto"/>
              <w:right w:val="single" w:sz="4" w:space="0" w:color="auto"/>
            </w:tcBorders>
            <w:shd w:val="clear" w:color="auto" w:fill="auto"/>
            <w:noWrap/>
            <w:hideMark/>
          </w:tcPr>
          <w:p w14:paraId="7D0B308E" w14:textId="77777777" w:rsidR="00C1555D" w:rsidRPr="00500AFB" w:rsidRDefault="00C1555D" w:rsidP="00C1555D">
            <w:pPr>
              <w:jc w:val="both"/>
              <w:rPr>
                <w:rFonts w:cs="Calibri"/>
                <w:color w:val="000000"/>
                <w:sz w:val="18"/>
                <w:szCs w:val="18"/>
              </w:rPr>
            </w:pPr>
            <w:r w:rsidRPr="00500AFB">
              <w:rPr>
                <w:rFonts w:cs="Calibri"/>
                <w:color w:val="000000"/>
                <w:sz w:val="18"/>
                <w:szCs w:val="18"/>
              </w:rPr>
              <w:t>Número de conta ID da caução:</w:t>
            </w:r>
          </w:p>
          <w:p w14:paraId="3152A55B" w14:textId="77777777" w:rsidR="00C1555D" w:rsidRPr="00500AFB" w:rsidRDefault="00C1555D" w:rsidP="00C1555D">
            <w:pPr>
              <w:pStyle w:val="ListParagraph"/>
              <w:numPr>
                <w:ilvl w:val="0"/>
                <w:numId w:val="5"/>
              </w:numPr>
              <w:jc w:val="both"/>
              <w:rPr>
                <w:rFonts w:cs="Calibri"/>
                <w:color w:val="000000"/>
                <w:sz w:val="18"/>
                <w:szCs w:val="18"/>
              </w:rPr>
            </w:pPr>
            <w:r w:rsidRPr="00500AFB">
              <w:rPr>
                <w:rFonts w:cs="Calibri"/>
                <w:color w:val="000000"/>
                <w:sz w:val="18"/>
                <w:szCs w:val="18"/>
              </w:rPr>
              <w:t>Este campo, juntamente com o ‘cbalcao’ e ‘cnumcta’, constituem a chave única do segundo pilar do MUG e dos seus interfaces, ou seja, os processos/cauções.</w:t>
            </w:r>
          </w:p>
          <w:p w14:paraId="4A9E71F2" w14:textId="77777777" w:rsidR="00C1555D" w:rsidRPr="00500AFB" w:rsidRDefault="00C1555D" w:rsidP="00C1555D">
            <w:pPr>
              <w:pStyle w:val="ListParagraph"/>
              <w:numPr>
                <w:ilvl w:val="0"/>
                <w:numId w:val="5"/>
              </w:numPr>
              <w:rPr>
                <w:rFonts w:cs="Calibri"/>
                <w:color w:val="000000"/>
                <w:sz w:val="18"/>
                <w:szCs w:val="18"/>
              </w:rPr>
            </w:pPr>
            <w:r w:rsidRPr="00500AFB">
              <w:rPr>
                <w:rFonts w:cs="Calibri"/>
                <w:color w:val="000000"/>
                <w:sz w:val="18"/>
                <w:szCs w:val="18"/>
              </w:rPr>
              <w:t>O conceito de processo/caução está apenas presente nas aplicações CS e GP, sendo, por uma questão de homogeneidade, criado pelo próprio MUG no caso das aplicações que não o têm logo por raiz, nomeadamente Leasing, Factoring, EP, Partenon e Efeitos.</w:t>
            </w:r>
          </w:p>
        </w:tc>
        <w:tc>
          <w:tcPr>
            <w:tcW w:w="993" w:type="dxa"/>
            <w:tcBorders>
              <w:top w:val="nil"/>
              <w:left w:val="nil"/>
              <w:bottom w:val="single" w:sz="4" w:space="0" w:color="auto"/>
              <w:right w:val="single" w:sz="4" w:space="0" w:color="auto"/>
            </w:tcBorders>
            <w:shd w:val="clear" w:color="auto" w:fill="auto"/>
            <w:noWrap/>
            <w:hideMark/>
          </w:tcPr>
          <w:p w14:paraId="3B861B3E"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5D9ADD8B" w14:textId="77777777" w:rsidR="00C1555D" w:rsidRDefault="00C1555D" w:rsidP="00C1555D">
            <w:pPr>
              <w:rPr>
                <w:rFonts w:cs="Calibri"/>
                <w:color w:val="000000"/>
                <w:sz w:val="18"/>
                <w:szCs w:val="18"/>
              </w:rPr>
            </w:pPr>
            <w:r>
              <w:rPr>
                <w:rFonts w:cs="Calibri"/>
                <w:color w:val="000000"/>
                <w:sz w:val="18"/>
                <w:szCs w:val="18"/>
              </w:rPr>
              <w:t>MUG</w:t>
            </w:r>
          </w:p>
          <w:p w14:paraId="7A75ACDA" w14:textId="193200DB"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D839B21"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D558E43" w14:textId="1922F7A8"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6DEB1CEE" w14:textId="77777777" w:rsidR="00C1555D" w:rsidRPr="00335137" w:rsidRDefault="00C1555D" w:rsidP="00C1555D">
            <w:pPr>
              <w:rPr>
                <w:rFonts w:cs="Calibri"/>
                <w:color w:val="000000"/>
                <w:sz w:val="18"/>
                <w:szCs w:val="18"/>
              </w:rPr>
            </w:pPr>
          </w:p>
        </w:tc>
      </w:tr>
      <w:tr w:rsidR="00C1555D" w:rsidRPr="00335137" w14:paraId="3AF66B28" w14:textId="2B5A7A4C"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FCBFC0B" w14:textId="77777777" w:rsidR="00C1555D" w:rsidRPr="00500AFB" w:rsidRDefault="00C1555D" w:rsidP="00C1555D">
            <w:pPr>
              <w:rPr>
                <w:rFonts w:cs="Calibri"/>
                <w:color w:val="000000"/>
                <w:sz w:val="18"/>
                <w:szCs w:val="18"/>
              </w:rPr>
            </w:pPr>
            <w:r w:rsidRPr="00500AFB">
              <w:rPr>
                <w:rFonts w:cs="Calibri"/>
                <w:color w:val="000000"/>
                <w:sz w:val="18"/>
                <w:szCs w:val="18"/>
              </w:rPr>
              <w:t>tipgargbl</w:t>
            </w:r>
          </w:p>
        </w:tc>
        <w:tc>
          <w:tcPr>
            <w:tcW w:w="5495" w:type="dxa"/>
            <w:tcBorders>
              <w:top w:val="nil"/>
              <w:left w:val="nil"/>
              <w:bottom w:val="single" w:sz="4" w:space="0" w:color="auto"/>
              <w:right w:val="single" w:sz="4" w:space="0" w:color="auto"/>
            </w:tcBorders>
            <w:shd w:val="clear" w:color="auto" w:fill="auto"/>
            <w:noWrap/>
            <w:hideMark/>
          </w:tcPr>
          <w:p w14:paraId="6F90FF65" w14:textId="77777777" w:rsidR="00C1555D" w:rsidRPr="00500AFB" w:rsidRDefault="00C1555D" w:rsidP="00C1555D">
            <w:pPr>
              <w:rPr>
                <w:rFonts w:cs="Calibri"/>
                <w:color w:val="000000"/>
                <w:sz w:val="18"/>
                <w:szCs w:val="18"/>
              </w:rPr>
            </w:pPr>
            <w:r w:rsidRPr="00500AFB">
              <w:rPr>
                <w:rFonts w:cs="Calibri"/>
                <w:color w:val="000000"/>
                <w:sz w:val="18"/>
                <w:szCs w:val="18"/>
              </w:rPr>
              <w:t>Tipo Garantia:</w:t>
            </w:r>
          </w:p>
          <w:p w14:paraId="28A2B7E2" w14:textId="77777777" w:rsidR="00C1555D" w:rsidRPr="00500AFB" w:rsidRDefault="00C1555D" w:rsidP="00C1555D">
            <w:pPr>
              <w:pStyle w:val="ListParagraph"/>
              <w:numPr>
                <w:ilvl w:val="0"/>
                <w:numId w:val="18"/>
              </w:numPr>
              <w:rPr>
                <w:rFonts w:cs="Calibri"/>
                <w:color w:val="000000"/>
                <w:sz w:val="18"/>
                <w:szCs w:val="18"/>
              </w:rPr>
            </w:pPr>
            <w:r w:rsidRPr="00500AFB">
              <w:rPr>
                <w:rFonts w:cs="Calibri"/>
                <w:color w:val="000000"/>
                <w:sz w:val="18"/>
                <w:szCs w:val="18"/>
              </w:rPr>
              <w:t>Identifica se a garantia associada é uma garantia pessoal ou uma garantia real (imobiliária ou financeira).</w:t>
            </w:r>
          </w:p>
          <w:p w14:paraId="05752C0D" w14:textId="77777777" w:rsidR="00C1555D" w:rsidRPr="00500AFB" w:rsidRDefault="00C1555D" w:rsidP="00C1555D">
            <w:pPr>
              <w:pStyle w:val="ListParagraph"/>
              <w:numPr>
                <w:ilvl w:val="0"/>
                <w:numId w:val="18"/>
              </w:numPr>
              <w:rPr>
                <w:rFonts w:cs="Calibri"/>
                <w:color w:val="000000"/>
                <w:sz w:val="18"/>
                <w:szCs w:val="18"/>
              </w:rPr>
            </w:pPr>
            <w:r w:rsidRPr="00500AFB">
              <w:rPr>
                <w:rFonts w:cs="Calibri"/>
                <w:color w:val="000000"/>
                <w:sz w:val="18"/>
                <w:szCs w:val="18"/>
              </w:rPr>
              <w:t>Está preenchido com ‘00001’ para garantias pessoais e ‘00002’ para garantias reais.</w:t>
            </w:r>
          </w:p>
        </w:tc>
        <w:tc>
          <w:tcPr>
            <w:tcW w:w="993" w:type="dxa"/>
            <w:tcBorders>
              <w:top w:val="nil"/>
              <w:left w:val="nil"/>
              <w:bottom w:val="single" w:sz="4" w:space="0" w:color="auto"/>
              <w:right w:val="single" w:sz="4" w:space="0" w:color="auto"/>
            </w:tcBorders>
            <w:shd w:val="clear" w:color="auto" w:fill="auto"/>
            <w:noWrap/>
            <w:hideMark/>
          </w:tcPr>
          <w:p w14:paraId="7B27A51E"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1027666F" w14:textId="77777777" w:rsidR="00C1555D" w:rsidRDefault="00C1555D" w:rsidP="00C1555D">
            <w:pPr>
              <w:rPr>
                <w:rFonts w:cs="Calibri"/>
                <w:color w:val="000000"/>
                <w:sz w:val="18"/>
                <w:szCs w:val="18"/>
              </w:rPr>
            </w:pPr>
            <w:r>
              <w:rPr>
                <w:rFonts w:cs="Calibri"/>
                <w:color w:val="000000"/>
                <w:sz w:val="18"/>
                <w:szCs w:val="18"/>
              </w:rPr>
              <w:t>MUG</w:t>
            </w:r>
          </w:p>
          <w:p w14:paraId="1910E9A1" w14:textId="52917376"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77E2D75" w14:textId="77777777" w:rsidR="00C1555D" w:rsidRDefault="00C1555D" w:rsidP="00C1555D">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2ABCA6C0" w14:textId="2A25AD1E" w:rsidR="00C1555D" w:rsidRPr="008B7782" w:rsidRDefault="00C1555D" w:rsidP="00C1555D">
            <w:pPr>
              <w:rPr>
                <w:rFonts w:cs="Calibri"/>
                <w:color w:val="000000"/>
                <w:sz w:val="18"/>
                <w:szCs w:val="18"/>
              </w:rPr>
            </w:pPr>
            <w:r w:rsidRPr="008B7782">
              <w:rPr>
                <w:rFonts w:cs="Calibri"/>
                <w:i/>
                <w:color w:val="000000"/>
                <w:sz w:val="18"/>
                <w:szCs w:val="18"/>
              </w:rPr>
              <w:t>cd_garantias.gt002_grnt_prc</w:t>
            </w:r>
            <w:r w:rsidRPr="008B7782">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26DF5502" w14:textId="7EE82411" w:rsidR="00C1555D" w:rsidRPr="008B7782"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49BC2B2C"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CASE</w:t>
            </w:r>
          </w:p>
          <w:p w14:paraId="52D1068F"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WHEN gt018.tipologia = 'IMO' THEN '00002' </w:t>
            </w:r>
          </w:p>
          <w:p w14:paraId="37F5720B"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ELSE </w:t>
            </w:r>
          </w:p>
          <w:p w14:paraId="5E24DE85"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CASE</w:t>
            </w:r>
          </w:p>
          <w:p w14:paraId="47797BF1"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WHEN gt018.ckprodut = '080' THEN '00002'</w:t>
            </w:r>
          </w:p>
          <w:p w14:paraId="1A94AE69" w14:textId="77777777" w:rsidR="00C1555D" w:rsidRPr="00C1555D" w:rsidRDefault="00C1555D" w:rsidP="00C1555D">
            <w:pPr>
              <w:rPr>
                <w:rFonts w:cs="Calibri"/>
                <w:color w:val="000000"/>
                <w:sz w:val="18"/>
                <w:szCs w:val="18"/>
              </w:rPr>
            </w:pPr>
            <w:r w:rsidRPr="00C1555D">
              <w:rPr>
                <w:rFonts w:cs="Calibri"/>
                <w:color w:val="000000"/>
                <w:sz w:val="18"/>
                <w:szCs w:val="18"/>
                <w:lang w:val="en-US"/>
              </w:rPr>
              <w:t xml:space="preserve">            </w:t>
            </w:r>
            <w:r w:rsidRPr="00C1555D">
              <w:rPr>
                <w:rFonts w:cs="Calibri"/>
                <w:color w:val="000000"/>
                <w:sz w:val="18"/>
                <w:szCs w:val="18"/>
              </w:rPr>
              <w:t>ELSE '00001'</w:t>
            </w:r>
          </w:p>
          <w:p w14:paraId="54F3AE29" w14:textId="77777777" w:rsidR="00C1555D" w:rsidRPr="00C1555D" w:rsidRDefault="00C1555D" w:rsidP="00C1555D">
            <w:pPr>
              <w:rPr>
                <w:rFonts w:cs="Calibri"/>
                <w:color w:val="000000"/>
                <w:sz w:val="18"/>
                <w:szCs w:val="18"/>
              </w:rPr>
            </w:pPr>
            <w:r w:rsidRPr="00C1555D">
              <w:rPr>
                <w:rFonts w:cs="Calibri"/>
                <w:color w:val="000000"/>
                <w:sz w:val="18"/>
                <w:szCs w:val="18"/>
              </w:rPr>
              <w:t xml:space="preserve">        END</w:t>
            </w:r>
          </w:p>
          <w:p w14:paraId="491286C2" w14:textId="236D47B1" w:rsidR="00C1555D" w:rsidRPr="00335137" w:rsidRDefault="00C1555D" w:rsidP="00C1555D">
            <w:pPr>
              <w:rPr>
                <w:rFonts w:cs="Calibri"/>
                <w:color w:val="000000"/>
                <w:sz w:val="18"/>
                <w:szCs w:val="18"/>
              </w:rPr>
            </w:pPr>
            <w:r w:rsidRPr="00C1555D">
              <w:rPr>
                <w:rFonts w:cs="Calibri"/>
                <w:color w:val="000000"/>
                <w:sz w:val="18"/>
                <w:szCs w:val="18"/>
              </w:rPr>
              <w:t>END</w:t>
            </w:r>
          </w:p>
        </w:tc>
      </w:tr>
      <w:tr w:rsidR="00C1555D" w:rsidRPr="00335137" w14:paraId="14C990C5" w14:textId="64D08953"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A79AFBB" w14:textId="77777777" w:rsidR="00C1555D" w:rsidRPr="00500AFB" w:rsidRDefault="00C1555D" w:rsidP="00C1555D">
            <w:pPr>
              <w:rPr>
                <w:rFonts w:cs="Calibri"/>
                <w:color w:val="000000"/>
                <w:sz w:val="18"/>
                <w:szCs w:val="18"/>
              </w:rPr>
            </w:pPr>
            <w:r w:rsidRPr="00500AFB">
              <w:rPr>
                <w:rFonts w:cs="Calibri"/>
                <w:color w:val="000000"/>
                <w:sz w:val="18"/>
                <w:szCs w:val="18"/>
              </w:rPr>
              <w:t>ckprodut</w:t>
            </w:r>
          </w:p>
        </w:tc>
        <w:tc>
          <w:tcPr>
            <w:tcW w:w="5495" w:type="dxa"/>
            <w:tcBorders>
              <w:top w:val="nil"/>
              <w:left w:val="nil"/>
              <w:bottom w:val="single" w:sz="4" w:space="0" w:color="auto"/>
              <w:right w:val="single" w:sz="4" w:space="0" w:color="auto"/>
            </w:tcBorders>
            <w:shd w:val="clear" w:color="auto" w:fill="auto"/>
            <w:noWrap/>
            <w:hideMark/>
          </w:tcPr>
          <w:p w14:paraId="49575660" w14:textId="77777777" w:rsidR="00C1555D" w:rsidRPr="00500AFB" w:rsidRDefault="00C1555D" w:rsidP="00C1555D">
            <w:pPr>
              <w:rPr>
                <w:rFonts w:cs="Calibri"/>
                <w:color w:val="000000"/>
                <w:sz w:val="18"/>
                <w:szCs w:val="18"/>
              </w:rPr>
            </w:pPr>
            <w:r w:rsidRPr="00500AFB">
              <w:rPr>
                <w:rFonts w:cs="Calibri"/>
                <w:color w:val="000000"/>
                <w:sz w:val="18"/>
                <w:szCs w:val="18"/>
              </w:rPr>
              <w:t>Código produto responsabilidade:</w:t>
            </w:r>
          </w:p>
          <w:p w14:paraId="0BF6BCD1" w14:textId="77777777" w:rsidR="00500AFB" w:rsidRPr="00500AFB" w:rsidRDefault="00C1555D" w:rsidP="00500AFB">
            <w:pPr>
              <w:pStyle w:val="ListParagraph"/>
              <w:numPr>
                <w:ilvl w:val="0"/>
                <w:numId w:val="6"/>
              </w:numPr>
              <w:rPr>
                <w:rFonts w:cs="Calibri"/>
                <w:color w:val="000000"/>
                <w:sz w:val="18"/>
                <w:szCs w:val="18"/>
              </w:rPr>
            </w:pPr>
            <w:r w:rsidRPr="00500AFB">
              <w:rPr>
                <w:rFonts w:cs="Calibri"/>
                <w:color w:val="000000"/>
                <w:sz w:val="18"/>
                <w:szCs w:val="18"/>
              </w:rPr>
              <w:t>Este campo representa o produto da responsabilidade através de um código de 3 dígitos. Em complemento com o campo ‘cksubpresp’ (subproduto da responsabilidade), é possível obter mais detalhe acerca da operação de crédito.</w:t>
            </w:r>
          </w:p>
          <w:p w14:paraId="15C46C9F" w14:textId="03B32DF5" w:rsidR="00C1555D" w:rsidRPr="00500AFB" w:rsidRDefault="00500AFB" w:rsidP="00500AFB">
            <w:pPr>
              <w:pStyle w:val="ListParagraph"/>
              <w:numPr>
                <w:ilvl w:val="0"/>
                <w:numId w:val="6"/>
              </w:numPr>
              <w:rPr>
                <w:rFonts w:cs="Calibri"/>
                <w:color w:val="000000"/>
                <w:sz w:val="18"/>
                <w:szCs w:val="18"/>
              </w:rPr>
            </w:pPr>
            <w:r w:rsidRPr="00500AFB">
              <w:rPr>
                <w:rFonts w:cs="Calibri"/>
                <w:sz w:val="18"/>
                <w:szCs w:val="18"/>
              </w:rPr>
              <w:t xml:space="preserve"> </w:t>
            </w:r>
            <w:r w:rsidR="00C1555D" w:rsidRPr="00500AFB">
              <w:rPr>
                <w:rFonts w:cs="Calibri"/>
                <w:sz w:val="18"/>
                <w:szCs w:val="18"/>
              </w:rPr>
              <w:t xml:space="preserve">O dicionário de produtos e subprodutos pode ser consultado na tabela </w:t>
            </w:r>
            <w:r w:rsidR="00C1555D" w:rsidRPr="00500AFB">
              <w:rPr>
                <w:rFonts w:cs="Calibri"/>
                <w:i/>
                <w:sz w:val="18"/>
                <w:szCs w:val="18"/>
              </w:rPr>
              <w:t>cd_estruturais.tat91_tabelas</w:t>
            </w:r>
            <w:r w:rsidR="00C1555D" w:rsidRPr="00500AFB">
              <w:rPr>
                <w:rFonts w:cs="Calibri"/>
                <w:sz w:val="18"/>
                <w:szCs w:val="18"/>
              </w:rPr>
              <w:t>, em que o campo ‘tayd91c0_celemtab’ corresponde à concatenação do produto e subproduto, e o ‘tayd91c0_gelemtab’ indica a designação do produto/subproduto respetivo. Ao atacar esta tabela, tem que se filtrar por 'tayd91c0_ctabela' = '925' e não esquecer de selecionar a 'data_date_part' relevante. Note-se que esta tabela só tem dados para os dias úteis.</w:t>
            </w:r>
          </w:p>
        </w:tc>
        <w:tc>
          <w:tcPr>
            <w:tcW w:w="993" w:type="dxa"/>
            <w:tcBorders>
              <w:top w:val="nil"/>
              <w:left w:val="nil"/>
              <w:bottom w:val="single" w:sz="4" w:space="0" w:color="auto"/>
              <w:right w:val="single" w:sz="4" w:space="0" w:color="auto"/>
            </w:tcBorders>
            <w:shd w:val="clear" w:color="auto" w:fill="auto"/>
            <w:noWrap/>
            <w:hideMark/>
          </w:tcPr>
          <w:p w14:paraId="2B87D380"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2D266FDD" w14:textId="77777777" w:rsidR="00C1555D" w:rsidRDefault="00C1555D" w:rsidP="00C1555D">
            <w:pPr>
              <w:rPr>
                <w:rFonts w:cs="Calibri"/>
                <w:color w:val="000000"/>
                <w:sz w:val="18"/>
                <w:szCs w:val="18"/>
              </w:rPr>
            </w:pPr>
            <w:r>
              <w:rPr>
                <w:rFonts w:cs="Calibri"/>
                <w:color w:val="000000"/>
                <w:sz w:val="18"/>
                <w:szCs w:val="18"/>
              </w:rPr>
              <w:t>MUG</w:t>
            </w:r>
          </w:p>
          <w:p w14:paraId="3A9F964F" w14:textId="369E4355"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0E1C740" w14:textId="71120080" w:rsidR="00C1555D" w:rsidRPr="00492A1B" w:rsidRDefault="00C1555D" w:rsidP="00492A1B">
            <w:pPr>
              <w:rPr>
                <w:rFonts w:cs="Calibri"/>
                <w:color w:val="000000"/>
                <w:sz w:val="18"/>
                <w:szCs w:val="18"/>
              </w:rPr>
            </w:pPr>
            <w:r w:rsidRPr="00492A1B">
              <w:rPr>
                <w:rFonts w:cs="Calibri"/>
                <w:i/>
                <w:color w:val="000000"/>
                <w:sz w:val="18"/>
                <w:szCs w:val="18"/>
              </w:rPr>
              <w:t>cd_garantias.gt0</w:t>
            </w:r>
            <w:r w:rsidR="00492A1B" w:rsidRPr="00492A1B">
              <w:rPr>
                <w:rFonts w:cs="Calibri"/>
                <w:i/>
                <w:color w:val="000000"/>
                <w:sz w:val="18"/>
                <w:szCs w:val="18"/>
              </w:rPr>
              <w:t>01</w:t>
            </w:r>
            <w:r w:rsidRPr="00492A1B">
              <w:rPr>
                <w:rFonts w:cs="Calibri"/>
                <w:i/>
                <w:color w:val="000000"/>
                <w:sz w:val="18"/>
                <w:szCs w:val="18"/>
              </w:rPr>
              <w:t>_</w:t>
            </w:r>
            <w:r w:rsidR="00492A1B" w:rsidRPr="00492A1B">
              <w:rPr>
                <w:rFonts w:cs="Calibri"/>
                <w:i/>
                <w:color w:val="000000"/>
                <w:sz w:val="18"/>
                <w:szCs w:val="18"/>
              </w:rPr>
              <w:t>trz_rsp</w:t>
            </w:r>
            <w:r w:rsidR="00492A1B">
              <w:rPr>
                <w:rFonts w:cs="Calibri"/>
                <w:i/>
                <w:color w:val="000000"/>
                <w:sz w:val="18"/>
                <w:szCs w:val="18"/>
              </w:rPr>
              <w:t>_gt</w:t>
            </w:r>
          </w:p>
        </w:tc>
        <w:tc>
          <w:tcPr>
            <w:tcW w:w="1134" w:type="dxa"/>
            <w:tcBorders>
              <w:top w:val="nil"/>
              <w:left w:val="single" w:sz="4" w:space="0" w:color="auto"/>
              <w:bottom w:val="single" w:sz="4" w:space="0" w:color="auto"/>
              <w:right w:val="single" w:sz="4" w:space="0" w:color="auto"/>
            </w:tcBorders>
          </w:tcPr>
          <w:p w14:paraId="44A55FA5" w14:textId="5D71C6BA" w:rsidR="00C1555D" w:rsidRPr="00335137" w:rsidRDefault="00C1555D" w:rsidP="00C1555D">
            <w:pPr>
              <w:rPr>
                <w:rFonts w:cs="Calibri"/>
                <w:color w:val="000000"/>
                <w:sz w:val="18"/>
                <w:szCs w:val="18"/>
              </w:rPr>
            </w:pPr>
            <w:r w:rsidRPr="00D607B3">
              <w:rPr>
                <w:rFonts w:cs="Calibri"/>
                <w:color w:val="000000"/>
                <w:sz w:val="18"/>
                <w:szCs w:val="18"/>
              </w:rPr>
              <w:t>CKPRDRESP</w:t>
            </w:r>
          </w:p>
        </w:tc>
        <w:tc>
          <w:tcPr>
            <w:tcW w:w="2127" w:type="dxa"/>
            <w:tcBorders>
              <w:top w:val="nil"/>
              <w:left w:val="single" w:sz="4" w:space="0" w:color="auto"/>
              <w:bottom w:val="single" w:sz="4" w:space="0" w:color="auto"/>
              <w:right w:val="single" w:sz="4" w:space="0" w:color="auto"/>
            </w:tcBorders>
          </w:tcPr>
          <w:p w14:paraId="0966C998"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WHEN NVL(TRIM(ckprdresp), '') = '' THEN '000'</w:t>
            </w:r>
          </w:p>
          <w:p w14:paraId="2F3119C8" w14:textId="47508A2F" w:rsidR="00C1555D" w:rsidRPr="00D607B3" w:rsidRDefault="00C1555D" w:rsidP="00C1555D">
            <w:pPr>
              <w:rPr>
                <w:rFonts w:cs="Calibri"/>
                <w:color w:val="000000"/>
                <w:sz w:val="18"/>
                <w:szCs w:val="18"/>
              </w:rPr>
            </w:pPr>
            <w:r w:rsidRPr="00C1555D">
              <w:rPr>
                <w:rFonts w:cs="Calibri"/>
                <w:color w:val="000000"/>
                <w:sz w:val="18"/>
                <w:szCs w:val="18"/>
              </w:rPr>
              <w:t>ELSE ckprdresp</w:t>
            </w:r>
          </w:p>
        </w:tc>
      </w:tr>
      <w:tr w:rsidR="00C1555D" w:rsidRPr="00335137" w14:paraId="45218FA8" w14:textId="342013C3"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3C3A30C" w14:textId="77777777" w:rsidR="00C1555D" w:rsidRPr="00500AFB" w:rsidRDefault="00C1555D" w:rsidP="00C1555D">
            <w:pPr>
              <w:rPr>
                <w:rFonts w:cs="Calibri"/>
                <w:color w:val="000000"/>
                <w:sz w:val="18"/>
                <w:szCs w:val="18"/>
              </w:rPr>
            </w:pPr>
            <w:r w:rsidRPr="00500AFB">
              <w:rPr>
                <w:rFonts w:cs="Calibri"/>
                <w:color w:val="000000"/>
                <w:sz w:val="18"/>
                <w:szCs w:val="18"/>
              </w:rPr>
              <w:t>cksubpro</w:t>
            </w:r>
          </w:p>
        </w:tc>
        <w:tc>
          <w:tcPr>
            <w:tcW w:w="5495" w:type="dxa"/>
            <w:tcBorders>
              <w:top w:val="nil"/>
              <w:left w:val="nil"/>
              <w:bottom w:val="single" w:sz="4" w:space="0" w:color="auto"/>
              <w:right w:val="single" w:sz="4" w:space="0" w:color="auto"/>
            </w:tcBorders>
            <w:shd w:val="clear" w:color="auto" w:fill="auto"/>
            <w:noWrap/>
            <w:hideMark/>
          </w:tcPr>
          <w:p w14:paraId="5352AFCA" w14:textId="77777777" w:rsidR="00C1555D" w:rsidRPr="00500AFB" w:rsidRDefault="00C1555D" w:rsidP="00C1555D">
            <w:pPr>
              <w:rPr>
                <w:rFonts w:cs="Calibri"/>
                <w:color w:val="000000"/>
                <w:sz w:val="18"/>
                <w:szCs w:val="18"/>
              </w:rPr>
            </w:pPr>
            <w:r w:rsidRPr="00500AFB">
              <w:rPr>
                <w:rFonts w:cs="Calibri"/>
                <w:color w:val="000000"/>
                <w:sz w:val="18"/>
                <w:szCs w:val="18"/>
              </w:rPr>
              <w:t>Código subproduto responsabilidade:</w:t>
            </w:r>
          </w:p>
          <w:p w14:paraId="262ECD93" w14:textId="77777777" w:rsidR="00C1555D" w:rsidRPr="00500AFB" w:rsidRDefault="00C1555D" w:rsidP="00C1555D">
            <w:pPr>
              <w:pStyle w:val="ListParagraph"/>
              <w:numPr>
                <w:ilvl w:val="0"/>
                <w:numId w:val="20"/>
              </w:numPr>
              <w:rPr>
                <w:rFonts w:cs="Calibri"/>
                <w:color w:val="000000"/>
                <w:sz w:val="18"/>
                <w:szCs w:val="18"/>
              </w:rPr>
            </w:pPr>
            <w:r w:rsidRPr="00500AFB">
              <w:rPr>
                <w:rFonts w:cs="Calibri"/>
                <w:color w:val="000000"/>
                <w:sz w:val="18"/>
                <w:szCs w:val="18"/>
              </w:rPr>
              <w:t>Este campo representa o subproduto da responsabilidade através de um código de 3 dígitos. Em complemento com o campo ‘ckprdresp’ (produto da responsabilidade), é possível obter mais detalhe acerca da operação de crédito.</w:t>
            </w:r>
          </w:p>
          <w:p w14:paraId="6C91372C" w14:textId="77777777" w:rsidR="00C1555D" w:rsidRPr="00500AFB" w:rsidRDefault="00C1555D" w:rsidP="00C1555D">
            <w:pPr>
              <w:pStyle w:val="ListParagraph"/>
              <w:numPr>
                <w:ilvl w:val="0"/>
                <w:numId w:val="20"/>
              </w:numPr>
              <w:rPr>
                <w:rFonts w:cs="Calibri"/>
                <w:color w:val="000000"/>
                <w:sz w:val="18"/>
                <w:szCs w:val="18"/>
              </w:rPr>
            </w:pPr>
            <w:r w:rsidRPr="00500AFB">
              <w:rPr>
                <w:rFonts w:cs="Calibri"/>
                <w:color w:val="000000"/>
                <w:sz w:val="18"/>
                <w:szCs w:val="18"/>
              </w:rPr>
              <w:lastRenderedPageBreak/>
              <w:t xml:space="preserve">O aprovisionamento deste campo é direto do campo ‘cksubpresp’ da tabela </w:t>
            </w:r>
            <w:r w:rsidRPr="00500AFB">
              <w:rPr>
                <w:rFonts w:cs="Calibri"/>
                <w:i/>
                <w:color w:val="000000"/>
                <w:sz w:val="18"/>
                <w:szCs w:val="18"/>
              </w:rPr>
              <w:t>cd_garantias.gt001_trz_rsp_gt</w:t>
            </w:r>
            <w:r w:rsidRPr="00500AFB">
              <w:rPr>
                <w:rFonts w:cs="Calibri"/>
                <w:color w:val="000000"/>
                <w:sz w:val="18"/>
                <w:szCs w:val="18"/>
              </w:rPr>
              <w:t xml:space="preserve"> do MUG.</w:t>
            </w:r>
          </w:p>
          <w:p w14:paraId="19FE8AB9" w14:textId="77777777" w:rsidR="00C1555D" w:rsidRPr="00500AFB" w:rsidRDefault="00C1555D" w:rsidP="00C1555D">
            <w:pPr>
              <w:pStyle w:val="ListParagraph"/>
              <w:numPr>
                <w:ilvl w:val="0"/>
                <w:numId w:val="20"/>
              </w:numPr>
              <w:rPr>
                <w:rFonts w:cs="Calibri"/>
                <w:color w:val="000000"/>
                <w:sz w:val="18"/>
                <w:szCs w:val="18"/>
              </w:rPr>
            </w:pPr>
            <w:r w:rsidRPr="00500AFB">
              <w:rPr>
                <w:rFonts w:cs="Calibri"/>
                <w:sz w:val="18"/>
                <w:szCs w:val="18"/>
              </w:rPr>
              <w:t xml:space="preserve">O dicionário de produtos e subprodutos pode ser consultado na tabela </w:t>
            </w:r>
            <w:r w:rsidRPr="00500AFB">
              <w:rPr>
                <w:rFonts w:cs="Calibri"/>
                <w:i/>
                <w:sz w:val="18"/>
                <w:szCs w:val="18"/>
              </w:rPr>
              <w:t>cd_estruturais.tat91_tabelas</w:t>
            </w:r>
            <w:r w:rsidRPr="00500AFB">
              <w:rPr>
                <w:rFonts w:cs="Calibri"/>
                <w:sz w:val="18"/>
                <w:szCs w:val="18"/>
              </w:rPr>
              <w:t>, em que o campo ‘tayd91c0_celemtab’ corresponde à concatenação do produto e subproduto, e o ‘tayd91c0_gelemtab’ indica a designação do produto/subproduto respetivo. Ao atacar esta tabela, tem que se filtrar por 'tayd91c0_ctabela' = '925' e não esquecer de selecionar a 'data_date_part' relevante. Note-se que esta tabela só tem dados para os dias úteis.</w:t>
            </w:r>
          </w:p>
        </w:tc>
        <w:tc>
          <w:tcPr>
            <w:tcW w:w="993" w:type="dxa"/>
            <w:tcBorders>
              <w:top w:val="nil"/>
              <w:left w:val="nil"/>
              <w:bottom w:val="single" w:sz="4" w:space="0" w:color="auto"/>
              <w:right w:val="single" w:sz="4" w:space="0" w:color="auto"/>
            </w:tcBorders>
            <w:shd w:val="clear" w:color="auto" w:fill="auto"/>
            <w:noWrap/>
            <w:hideMark/>
          </w:tcPr>
          <w:p w14:paraId="551C98DF" w14:textId="77777777" w:rsidR="00C1555D" w:rsidRPr="00335137" w:rsidRDefault="00C1555D" w:rsidP="00C1555D">
            <w:pPr>
              <w:rPr>
                <w:rFonts w:cs="Calibri"/>
                <w:color w:val="000000"/>
                <w:sz w:val="18"/>
                <w:szCs w:val="18"/>
              </w:rPr>
            </w:pPr>
            <w:r w:rsidRPr="00335137">
              <w:rPr>
                <w:rFonts w:cs="Calibri"/>
                <w:color w:val="000000"/>
                <w:sz w:val="18"/>
                <w:szCs w:val="18"/>
              </w:rPr>
              <w:lastRenderedPageBreak/>
              <w:t>String</w:t>
            </w:r>
          </w:p>
        </w:tc>
        <w:tc>
          <w:tcPr>
            <w:tcW w:w="1842" w:type="dxa"/>
            <w:tcBorders>
              <w:top w:val="nil"/>
              <w:left w:val="nil"/>
              <w:bottom w:val="single" w:sz="4" w:space="0" w:color="auto"/>
              <w:right w:val="single" w:sz="4" w:space="0" w:color="auto"/>
            </w:tcBorders>
          </w:tcPr>
          <w:p w14:paraId="72ED42C9" w14:textId="77777777" w:rsidR="00C1555D" w:rsidRDefault="00C1555D" w:rsidP="00C1555D">
            <w:pPr>
              <w:rPr>
                <w:rFonts w:cs="Calibri"/>
                <w:color w:val="000000"/>
                <w:sz w:val="18"/>
                <w:szCs w:val="18"/>
              </w:rPr>
            </w:pPr>
            <w:r>
              <w:rPr>
                <w:rFonts w:cs="Calibri"/>
                <w:color w:val="000000"/>
                <w:sz w:val="18"/>
                <w:szCs w:val="18"/>
              </w:rPr>
              <w:t>MUG</w:t>
            </w:r>
          </w:p>
          <w:p w14:paraId="45950207" w14:textId="13281CAC"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BD53022" w14:textId="77777777" w:rsidR="00C1555D" w:rsidRPr="00D607B3"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470586C" w14:textId="369E8EB3" w:rsidR="00C1555D" w:rsidRPr="00335137" w:rsidRDefault="00C1555D" w:rsidP="00C1555D">
            <w:pPr>
              <w:rPr>
                <w:rFonts w:cs="Calibri"/>
                <w:color w:val="000000"/>
                <w:sz w:val="18"/>
                <w:szCs w:val="18"/>
              </w:rPr>
            </w:pPr>
            <w:r w:rsidRPr="00D607B3">
              <w:rPr>
                <w:rFonts w:cs="Calibri"/>
                <w:color w:val="000000"/>
                <w:sz w:val="18"/>
                <w:szCs w:val="18"/>
              </w:rPr>
              <w:t>CKSUBPRESP</w:t>
            </w:r>
          </w:p>
        </w:tc>
        <w:tc>
          <w:tcPr>
            <w:tcW w:w="2127" w:type="dxa"/>
            <w:tcBorders>
              <w:top w:val="nil"/>
              <w:left w:val="single" w:sz="4" w:space="0" w:color="auto"/>
              <w:bottom w:val="single" w:sz="4" w:space="0" w:color="auto"/>
              <w:right w:val="single" w:sz="4" w:space="0" w:color="auto"/>
            </w:tcBorders>
          </w:tcPr>
          <w:p w14:paraId="4DA2E333" w14:textId="77777777" w:rsidR="00C1555D" w:rsidRPr="00D607B3" w:rsidRDefault="00C1555D" w:rsidP="00C1555D">
            <w:pPr>
              <w:rPr>
                <w:rFonts w:cs="Calibri"/>
                <w:color w:val="000000"/>
                <w:sz w:val="18"/>
                <w:szCs w:val="18"/>
              </w:rPr>
            </w:pPr>
          </w:p>
        </w:tc>
      </w:tr>
      <w:tr w:rsidR="00C1555D" w:rsidRPr="00335137" w14:paraId="4A9553FE" w14:textId="42680F3E"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3910868" w14:textId="77777777" w:rsidR="00C1555D" w:rsidRPr="00500AFB" w:rsidRDefault="00C1555D" w:rsidP="00C1555D">
            <w:pPr>
              <w:rPr>
                <w:rFonts w:cs="Calibri"/>
                <w:color w:val="000000"/>
                <w:sz w:val="18"/>
                <w:szCs w:val="18"/>
              </w:rPr>
            </w:pPr>
            <w:r w:rsidRPr="00500AFB">
              <w:rPr>
                <w:rFonts w:cs="Calibri"/>
                <w:color w:val="000000"/>
                <w:sz w:val="18"/>
                <w:szCs w:val="18"/>
              </w:rPr>
              <w:t>cproduto</w:t>
            </w:r>
          </w:p>
        </w:tc>
        <w:tc>
          <w:tcPr>
            <w:tcW w:w="5495" w:type="dxa"/>
            <w:tcBorders>
              <w:top w:val="nil"/>
              <w:left w:val="nil"/>
              <w:bottom w:val="single" w:sz="4" w:space="0" w:color="auto"/>
              <w:right w:val="single" w:sz="4" w:space="0" w:color="auto"/>
            </w:tcBorders>
            <w:shd w:val="clear" w:color="auto" w:fill="auto"/>
            <w:noWrap/>
            <w:hideMark/>
          </w:tcPr>
          <w:p w14:paraId="5DFC5898" w14:textId="77777777" w:rsidR="00C1555D" w:rsidRPr="00500AFB" w:rsidRDefault="00C1555D" w:rsidP="00C1555D">
            <w:pPr>
              <w:jc w:val="both"/>
              <w:rPr>
                <w:rFonts w:cs="Calibri"/>
                <w:color w:val="000000"/>
                <w:sz w:val="18"/>
                <w:szCs w:val="18"/>
              </w:rPr>
            </w:pPr>
            <w:r w:rsidRPr="00500AFB">
              <w:rPr>
                <w:rFonts w:cs="Calibri"/>
                <w:color w:val="000000"/>
                <w:sz w:val="18"/>
                <w:szCs w:val="18"/>
              </w:rPr>
              <w:t>Código produto do processo/caução:</w:t>
            </w:r>
          </w:p>
          <w:p w14:paraId="34DF9EC1" w14:textId="77777777" w:rsidR="00C1555D" w:rsidRPr="00500AFB" w:rsidRDefault="00C1555D" w:rsidP="00C1555D">
            <w:pPr>
              <w:pStyle w:val="ListParagraph"/>
              <w:numPr>
                <w:ilvl w:val="0"/>
                <w:numId w:val="3"/>
              </w:numPr>
              <w:rPr>
                <w:rFonts w:cs="Calibri"/>
                <w:color w:val="000000"/>
                <w:sz w:val="18"/>
                <w:szCs w:val="18"/>
              </w:rPr>
            </w:pPr>
            <w:r w:rsidRPr="00500AFB">
              <w:rPr>
                <w:rFonts w:cs="Calibri"/>
                <w:color w:val="000000"/>
                <w:sz w:val="18"/>
                <w:szCs w:val="18"/>
              </w:rPr>
              <w:t>Este campo do produto (‘ckprodut’) em complemento com o campo do subproduto (‘cksubpro’) informa o tipo de garantia, nomeadamente se é imobiliária, financeira ou pessoal.</w:t>
            </w:r>
          </w:p>
          <w:p w14:paraId="01DA1C4C" w14:textId="77777777" w:rsidR="00C1555D" w:rsidRPr="00500AFB" w:rsidRDefault="00C1555D" w:rsidP="00C1555D">
            <w:pPr>
              <w:pStyle w:val="ListParagraph"/>
              <w:numPr>
                <w:ilvl w:val="0"/>
                <w:numId w:val="3"/>
              </w:numPr>
              <w:rPr>
                <w:rFonts w:cs="Calibri"/>
                <w:color w:val="000000"/>
                <w:sz w:val="18"/>
                <w:szCs w:val="18"/>
              </w:rPr>
            </w:pPr>
            <w:r w:rsidRPr="00500AFB">
              <w:rPr>
                <w:rFonts w:cs="Calibri"/>
                <w:color w:val="000000"/>
                <w:sz w:val="18"/>
                <w:szCs w:val="18"/>
              </w:rPr>
              <w:t xml:space="preserve">O aprovisionamento deste campo é direto do campo ‘ckprodut’ da tabela </w:t>
            </w:r>
            <w:r w:rsidRPr="00500AFB">
              <w:rPr>
                <w:rFonts w:cs="Calibri"/>
                <w:i/>
                <w:color w:val="000000"/>
                <w:sz w:val="18"/>
                <w:szCs w:val="18"/>
              </w:rPr>
              <w:t>cd_garantias.gt002_grnt_proc</w:t>
            </w:r>
            <w:r w:rsidRPr="00500AFB">
              <w:rPr>
                <w:rFonts w:cs="Calibri"/>
                <w:color w:val="000000"/>
                <w:sz w:val="18"/>
                <w:szCs w:val="18"/>
              </w:rPr>
              <w:t xml:space="preserve"> do MUG.</w:t>
            </w:r>
          </w:p>
          <w:p w14:paraId="277C3C58" w14:textId="77777777" w:rsidR="00C1555D" w:rsidRPr="00500AFB" w:rsidRDefault="00C1555D" w:rsidP="00C1555D">
            <w:pPr>
              <w:pStyle w:val="ListParagraph"/>
              <w:numPr>
                <w:ilvl w:val="0"/>
                <w:numId w:val="3"/>
              </w:numPr>
              <w:rPr>
                <w:rFonts w:cs="Calibri"/>
                <w:color w:val="000000"/>
                <w:sz w:val="18"/>
                <w:szCs w:val="18"/>
              </w:rPr>
            </w:pPr>
            <w:r w:rsidRPr="00500AFB">
              <w:rPr>
                <w:rFonts w:cs="Calibri"/>
                <w:sz w:val="18"/>
                <w:szCs w:val="18"/>
              </w:rPr>
              <w:t xml:space="preserve">O dicionário de produtos e subprodutos pode ser consultado na tabela </w:t>
            </w:r>
            <w:r w:rsidRPr="00500AFB">
              <w:rPr>
                <w:rFonts w:cs="Calibri"/>
                <w:i/>
                <w:sz w:val="18"/>
                <w:szCs w:val="18"/>
              </w:rPr>
              <w:t>cd_estruturais.tat91_tabelas</w:t>
            </w:r>
            <w:r w:rsidRPr="00500AFB">
              <w:rPr>
                <w:rFonts w:cs="Calibri"/>
                <w:sz w:val="18"/>
                <w:szCs w:val="18"/>
              </w:rPr>
              <w:t>, em que o campo ‘tayd91c0_celemtab’ corresponde à concatenação do produto e subproduto, e o ‘tayd91c0_gelemtab’ indica a designação do produto/subproduto respetivo. Ao atacar esta tabela, tem que se filtrar por 'tayd91c0_ctabela' = '925' e não esquecer de selecionar a 'data_date_part' relevante. Note-se que esta tabela só tem dados para os dias úteis.</w:t>
            </w:r>
          </w:p>
        </w:tc>
        <w:tc>
          <w:tcPr>
            <w:tcW w:w="993" w:type="dxa"/>
            <w:tcBorders>
              <w:top w:val="nil"/>
              <w:left w:val="nil"/>
              <w:bottom w:val="single" w:sz="4" w:space="0" w:color="auto"/>
              <w:right w:val="single" w:sz="4" w:space="0" w:color="auto"/>
            </w:tcBorders>
            <w:shd w:val="clear" w:color="auto" w:fill="auto"/>
            <w:noWrap/>
            <w:hideMark/>
          </w:tcPr>
          <w:p w14:paraId="6423C04E"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6371262B" w14:textId="77777777" w:rsidR="00C1555D" w:rsidRDefault="00C1555D" w:rsidP="00C1555D">
            <w:pPr>
              <w:rPr>
                <w:rFonts w:cs="Calibri"/>
                <w:color w:val="000000"/>
                <w:sz w:val="18"/>
                <w:szCs w:val="18"/>
              </w:rPr>
            </w:pPr>
            <w:r>
              <w:rPr>
                <w:rFonts w:cs="Calibri"/>
                <w:color w:val="000000"/>
                <w:sz w:val="18"/>
                <w:szCs w:val="18"/>
              </w:rPr>
              <w:t>MUG</w:t>
            </w:r>
          </w:p>
          <w:p w14:paraId="2E057839" w14:textId="06D23543"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904E5B1"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56A83CF" w14:textId="2A08A73F"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2D1DA4ED" w14:textId="77777777" w:rsidR="00C1555D" w:rsidRPr="00335137" w:rsidRDefault="00C1555D" w:rsidP="00C1555D">
            <w:pPr>
              <w:rPr>
                <w:rFonts w:cs="Calibri"/>
                <w:color w:val="000000"/>
                <w:sz w:val="18"/>
                <w:szCs w:val="18"/>
              </w:rPr>
            </w:pPr>
          </w:p>
        </w:tc>
      </w:tr>
      <w:tr w:rsidR="00C1555D" w:rsidRPr="00335137" w14:paraId="3E98A306" w14:textId="489D8D1E"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DC40114" w14:textId="77777777" w:rsidR="00C1555D" w:rsidRPr="00500AFB" w:rsidRDefault="00C1555D" w:rsidP="00C1555D">
            <w:pPr>
              <w:rPr>
                <w:rFonts w:cs="Calibri"/>
                <w:color w:val="000000"/>
                <w:sz w:val="18"/>
                <w:szCs w:val="18"/>
              </w:rPr>
            </w:pPr>
            <w:r w:rsidRPr="00500AFB">
              <w:rPr>
                <w:rFonts w:cs="Calibri"/>
                <w:color w:val="000000"/>
                <w:sz w:val="18"/>
                <w:szCs w:val="18"/>
              </w:rPr>
              <w:t>csubprod</w:t>
            </w:r>
          </w:p>
        </w:tc>
        <w:tc>
          <w:tcPr>
            <w:tcW w:w="5495" w:type="dxa"/>
            <w:tcBorders>
              <w:top w:val="nil"/>
              <w:left w:val="nil"/>
              <w:bottom w:val="single" w:sz="4" w:space="0" w:color="auto"/>
              <w:right w:val="single" w:sz="4" w:space="0" w:color="auto"/>
            </w:tcBorders>
            <w:shd w:val="clear" w:color="auto" w:fill="auto"/>
            <w:noWrap/>
            <w:hideMark/>
          </w:tcPr>
          <w:p w14:paraId="436A32E2" w14:textId="77777777" w:rsidR="00C1555D" w:rsidRPr="00500AFB" w:rsidRDefault="00C1555D" w:rsidP="00C1555D">
            <w:pPr>
              <w:jc w:val="both"/>
              <w:rPr>
                <w:rFonts w:cs="Calibri"/>
                <w:color w:val="000000"/>
                <w:sz w:val="18"/>
                <w:szCs w:val="18"/>
              </w:rPr>
            </w:pPr>
            <w:r w:rsidRPr="00500AFB">
              <w:rPr>
                <w:rFonts w:cs="Calibri"/>
                <w:color w:val="000000"/>
                <w:sz w:val="18"/>
                <w:szCs w:val="18"/>
              </w:rPr>
              <w:t>Código subproduto do processo/caução:</w:t>
            </w:r>
          </w:p>
          <w:p w14:paraId="5C2EE10A" w14:textId="77777777" w:rsidR="00C1555D" w:rsidRPr="00500AFB" w:rsidRDefault="00C1555D" w:rsidP="00C1555D">
            <w:pPr>
              <w:pStyle w:val="ListParagraph"/>
              <w:numPr>
                <w:ilvl w:val="0"/>
                <w:numId w:val="9"/>
              </w:numPr>
              <w:rPr>
                <w:rFonts w:cs="Calibri"/>
                <w:color w:val="000000"/>
                <w:sz w:val="18"/>
                <w:szCs w:val="18"/>
              </w:rPr>
            </w:pPr>
            <w:r w:rsidRPr="00500AFB">
              <w:rPr>
                <w:rFonts w:cs="Calibri"/>
                <w:color w:val="000000"/>
                <w:sz w:val="18"/>
                <w:szCs w:val="18"/>
              </w:rPr>
              <w:t xml:space="preserve">Como referido no ponto anterior, o subproduto complementa a informação do produto com o detalhe necessário para compreender se a garantia é financeira, imobiliária ou pessoal. </w:t>
            </w:r>
          </w:p>
          <w:p w14:paraId="0D7C2DC7" w14:textId="77777777" w:rsidR="00C1555D" w:rsidRPr="00500AFB" w:rsidRDefault="00C1555D" w:rsidP="00C1555D">
            <w:pPr>
              <w:pStyle w:val="ListParagraph"/>
              <w:numPr>
                <w:ilvl w:val="0"/>
                <w:numId w:val="9"/>
              </w:numPr>
              <w:rPr>
                <w:rFonts w:cs="Calibri"/>
                <w:color w:val="000000"/>
                <w:sz w:val="18"/>
                <w:szCs w:val="18"/>
              </w:rPr>
            </w:pPr>
            <w:r w:rsidRPr="00500AFB">
              <w:rPr>
                <w:rFonts w:cs="Calibri"/>
                <w:color w:val="000000"/>
                <w:sz w:val="18"/>
                <w:szCs w:val="18"/>
              </w:rPr>
              <w:t xml:space="preserve">O aprovisionamento deste campo é direto do campo ‘cksubpro’ da tabela </w:t>
            </w:r>
            <w:r w:rsidRPr="00500AFB">
              <w:rPr>
                <w:rFonts w:cs="Calibri"/>
                <w:i/>
                <w:color w:val="000000"/>
                <w:sz w:val="18"/>
                <w:szCs w:val="18"/>
              </w:rPr>
              <w:t>cd_garantias.gt002_grnt_proc</w:t>
            </w:r>
            <w:r w:rsidRPr="00500AFB">
              <w:rPr>
                <w:rFonts w:cs="Calibri"/>
                <w:color w:val="000000"/>
                <w:sz w:val="18"/>
                <w:szCs w:val="18"/>
              </w:rPr>
              <w:t xml:space="preserve"> do MUG.</w:t>
            </w:r>
          </w:p>
          <w:p w14:paraId="6FF4E968" w14:textId="77777777" w:rsidR="00C1555D" w:rsidRPr="00500AFB" w:rsidRDefault="00C1555D" w:rsidP="00C1555D">
            <w:pPr>
              <w:pStyle w:val="ListParagraph"/>
              <w:numPr>
                <w:ilvl w:val="0"/>
                <w:numId w:val="9"/>
              </w:numPr>
              <w:rPr>
                <w:rFonts w:cs="Calibri"/>
                <w:color w:val="000000"/>
                <w:sz w:val="18"/>
                <w:szCs w:val="18"/>
              </w:rPr>
            </w:pPr>
            <w:r w:rsidRPr="00500AFB">
              <w:rPr>
                <w:rFonts w:cs="Calibri"/>
                <w:sz w:val="18"/>
                <w:szCs w:val="18"/>
              </w:rPr>
              <w:t xml:space="preserve">O dicionário de produtos e subprodutos pode ser consultado na tabela </w:t>
            </w:r>
            <w:r w:rsidRPr="00500AFB">
              <w:rPr>
                <w:rFonts w:cs="Calibri"/>
                <w:i/>
                <w:sz w:val="18"/>
                <w:szCs w:val="18"/>
              </w:rPr>
              <w:t>cd_estruturais.tat91_tabelas</w:t>
            </w:r>
            <w:r w:rsidRPr="00500AFB">
              <w:rPr>
                <w:rFonts w:cs="Calibri"/>
                <w:sz w:val="18"/>
                <w:szCs w:val="18"/>
              </w:rPr>
              <w:t xml:space="preserve">, em que o campo ‘tayd91c0_celemtab’ corresponde à concatenação do produto e subproduto, e o ‘tayd91c0_gelemtab’ indica a designação do produto/subproduto respetivo. Ao atacar esta tabela, tem que se filtrar por 'tayd91c0_ctabela' = '925' e não esquecer de </w:t>
            </w:r>
            <w:r w:rsidRPr="00500AFB">
              <w:rPr>
                <w:rFonts w:cs="Calibri"/>
                <w:sz w:val="18"/>
                <w:szCs w:val="18"/>
              </w:rPr>
              <w:lastRenderedPageBreak/>
              <w:t>selecionar a 'data_date_part' relevante. Note-se que esta tabela só tem dados para os dias úteis.</w:t>
            </w:r>
          </w:p>
        </w:tc>
        <w:tc>
          <w:tcPr>
            <w:tcW w:w="993" w:type="dxa"/>
            <w:tcBorders>
              <w:top w:val="nil"/>
              <w:left w:val="nil"/>
              <w:bottom w:val="single" w:sz="4" w:space="0" w:color="auto"/>
              <w:right w:val="single" w:sz="4" w:space="0" w:color="auto"/>
            </w:tcBorders>
            <w:shd w:val="clear" w:color="auto" w:fill="auto"/>
            <w:noWrap/>
            <w:hideMark/>
          </w:tcPr>
          <w:p w14:paraId="21AB2AE0" w14:textId="77777777" w:rsidR="00C1555D" w:rsidRPr="00335137" w:rsidRDefault="00C1555D" w:rsidP="00C1555D">
            <w:pPr>
              <w:rPr>
                <w:rFonts w:cs="Calibri"/>
                <w:color w:val="000000"/>
                <w:sz w:val="18"/>
                <w:szCs w:val="18"/>
              </w:rPr>
            </w:pPr>
            <w:r w:rsidRPr="00335137">
              <w:rPr>
                <w:rFonts w:cs="Calibri"/>
                <w:color w:val="000000"/>
                <w:sz w:val="18"/>
                <w:szCs w:val="18"/>
              </w:rPr>
              <w:lastRenderedPageBreak/>
              <w:t>String</w:t>
            </w:r>
          </w:p>
        </w:tc>
        <w:tc>
          <w:tcPr>
            <w:tcW w:w="1842" w:type="dxa"/>
            <w:tcBorders>
              <w:top w:val="nil"/>
              <w:left w:val="nil"/>
              <w:bottom w:val="single" w:sz="4" w:space="0" w:color="auto"/>
              <w:right w:val="single" w:sz="4" w:space="0" w:color="auto"/>
            </w:tcBorders>
          </w:tcPr>
          <w:p w14:paraId="5DBA0FA6" w14:textId="77777777" w:rsidR="00C1555D" w:rsidRDefault="00C1555D" w:rsidP="00C1555D">
            <w:pPr>
              <w:rPr>
                <w:rFonts w:cs="Calibri"/>
                <w:color w:val="000000"/>
                <w:sz w:val="18"/>
                <w:szCs w:val="18"/>
              </w:rPr>
            </w:pPr>
            <w:r>
              <w:rPr>
                <w:rFonts w:cs="Calibri"/>
                <w:color w:val="000000"/>
                <w:sz w:val="18"/>
                <w:szCs w:val="18"/>
              </w:rPr>
              <w:t>MUG</w:t>
            </w:r>
          </w:p>
          <w:p w14:paraId="264187EC" w14:textId="45F73C94"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60AB8BD"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4D42D14" w14:textId="01C24CD8"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5F3B9269" w14:textId="77777777" w:rsidR="00C1555D" w:rsidRPr="00335137" w:rsidRDefault="00C1555D" w:rsidP="00C1555D">
            <w:pPr>
              <w:rPr>
                <w:rFonts w:cs="Calibri"/>
                <w:color w:val="000000"/>
                <w:sz w:val="18"/>
                <w:szCs w:val="18"/>
              </w:rPr>
            </w:pPr>
          </w:p>
        </w:tc>
      </w:tr>
      <w:tr w:rsidR="00C1555D" w:rsidRPr="00335137" w14:paraId="1A6420A5" w14:textId="54A88E1E"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0B2FA3F" w14:textId="77777777" w:rsidR="00C1555D" w:rsidRPr="00500AFB" w:rsidRDefault="00C1555D" w:rsidP="00C1555D">
            <w:pPr>
              <w:rPr>
                <w:rFonts w:cs="Calibri"/>
                <w:color w:val="000000"/>
                <w:sz w:val="18"/>
                <w:szCs w:val="18"/>
              </w:rPr>
            </w:pPr>
            <w:r w:rsidRPr="00500AFB">
              <w:rPr>
                <w:rFonts w:cs="Calibri"/>
                <w:color w:val="000000"/>
                <w:sz w:val="18"/>
                <w:szCs w:val="18"/>
              </w:rPr>
              <w:t>cgarant</w:t>
            </w:r>
          </w:p>
        </w:tc>
        <w:tc>
          <w:tcPr>
            <w:tcW w:w="5495" w:type="dxa"/>
            <w:tcBorders>
              <w:top w:val="nil"/>
              <w:left w:val="nil"/>
              <w:bottom w:val="single" w:sz="4" w:space="0" w:color="auto"/>
              <w:right w:val="single" w:sz="4" w:space="0" w:color="auto"/>
            </w:tcBorders>
            <w:shd w:val="clear" w:color="auto" w:fill="auto"/>
            <w:noWrap/>
            <w:hideMark/>
          </w:tcPr>
          <w:p w14:paraId="6D36E6ED" w14:textId="77777777" w:rsidR="00C1555D" w:rsidRPr="00500AFB" w:rsidRDefault="00C1555D" w:rsidP="00C1555D">
            <w:pPr>
              <w:rPr>
                <w:rFonts w:cs="Calibri"/>
                <w:color w:val="000000"/>
                <w:sz w:val="18"/>
                <w:szCs w:val="18"/>
              </w:rPr>
            </w:pPr>
            <w:r w:rsidRPr="00500AFB">
              <w:rPr>
                <w:rFonts w:cs="Calibri"/>
                <w:color w:val="000000"/>
                <w:sz w:val="18"/>
                <w:szCs w:val="18"/>
              </w:rPr>
              <w:t>Tipologia garantia - local (nativo):</w:t>
            </w:r>
          </w:p>
          <w:p w14:paraId="6E45FA19" w14:textId="77777777" w:rsidR="00C1555D" w:rsidRPr="00500AFB" w:rsidRDefault="00C1555D" w:rsidP="00C1555D">
            <w:pPr>
              <w:pStyle w:val="ListParagraph"/>
              <w:numPr>
                <w:ilvl w:val="0"/>
                <w:numId w:val="11"/>
              </w:numPr>
              <w:jc w:val="both"/>
              <w:rPr>
                <w:rFonts w:cs="Calibri"/>
                <w:color w:val="000000"/>
                <w:sz w:val="18"/>
                <w:szCs w:val="18"/>
              </w:rPr>
            </w:pPr>
            <w:r w:rsidRPr="00500AFB">
              <w:rPr>
                <w:rFonts w:cs="Calibri"/>
                <w:color w:val="000000"/>
                <w:sz w:val="18"/>
                <w:szCs w:val="18"/>
              </w:rPr>
              <w:t>O código da garantia pode ser dado diretamente pela origem do registo ou criado através de uma combinação do produto e subproduto da garantia, como no caso das CS.</w:t>
            </w:r>
          </w:p>
          <w:p w14:paraId="0D987AF6" w14:textId="77777777" w:rsidR="00C1555D" w:rsidRPr="00500AFB" w:rsidRDefault="00C1555D" w:rsidP="00C1555D">
            <w:pPr>
              <w:pStyle w:val="ListParagraph"/>
              <w:numPr>
                <w:ilvl w:val="0"/>
                <w:numId w:val="11"/>
              </w:numPr>
              <w:jc w:val="both"/>
              <w:rPr>
                <w:rFonts w:cs="Calibri"/>
                <w:color w:val="000000"/>
                <w:sz w:val="18"/>
                <w:szCs w:val="18"/>
              </w:rPr>
            </w:pPr>
            <w:r w:rsidRPr="00500AFB">
              <w:rPr>
                <w:rFonts w:cs="Calibri"/>
                <w:color w:val="000000"/>
                <w:sz w:val="18"/>
                <w:szCs w:val="18"/>
              </w:rPr>
              <w:t>Este campo permite obter mais detalhe acerca da garantia.</w:t>
            </w:r>
          </w:p>
        </w:tc>
        <w:tc>
          <w:tcPr>
            <w:tcW w:w="993" w:type="dxa"/>
            <w:tcBorders>
              <w:top w:val="nil"/>
              <w:left w:val="nil"/>
              <w:bottom w:val="single" w:sz="4" w:space="0" w:color="auto"/>
              <w:right w:val="single" w:sz="4" w:space="0" w:color="auto"/>
            </w:tcBorders>
            <w:shd w:val="clear" w:color="auto" w:fill="auto"/>
            <w:noWrap/>
            <w:hideMark/>
          </w:tcPr>
          <w:p w14:paraId="2DB1D5CF"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4A54B808" w14:textId="77777777" w:rsidR="00C1555D" w:rsidRDefault="00C1555D" w:rsidP="00C1555D">
            <w:pPr>
              <w:rPr>
                <w:rFonts w:cs="Calibri"/>
                <w:color w:val="000000"/>
                <w:sz w:val="18"/>
                <w:szCs w:val="18"/>
              </w:rPr>
            </w:pPr>
            <w:r>
              <w:rPr>
                <w:rFonts w:cs="Calibri"/>
                <w:color w:val="000000"/>
                <w:sz w:val="18"/>
                <w:szCs w:val="18"/>
              </w:rPr>
              <w:t>MUG</w:t>
            </w:r>
          </w:p>
          <w:p w14:paraId="4A835ABD" w14:textId="2F24EAAA"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DD3BC76" w14:textId="77777777" w:rsidR="00492A1B" w:rsidRDefault="00492A1B" w:rsidP="00492A1B">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4B32D0D6" w14:textId="44459E39" w:rsidR="00C1555D" w:rsidRPr="00D607B3"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93534ED" w14:textId="311D46D3" w:rsidR="00C1555D" w:rsidRPr="00D607B3" w:rsidRDefault="00C1555D" w:rsidP="00C1555D">
            <w:pPr>
              <w:rPr>
                <w:rFonts w:cs="Calibri"/>
                <w:color w:val="000000"/>
                <w:sz w:val="18"/>
                <w:szCs w:val="18"/>
              </w:rPr>
            </w:pPr>
            <w:r w:rsidRPr="00D607B3">
              <w:rPr>
                <w:rFonts w:cs="Calibri"/>
                <w:color w:val="000000"/>
                <w:sz w:val="18"/>
                <w:szCs w:val="18"/>
              </w:rPr>
              <w:t>GARANT_BEM</w:t>
            </w:r>
          </w:p>
          <w:p w14:paraId="1C3307F9" w14:textId="293C3593" w:rsidR="00C1555D" w:rsidRPr="00335137" w:rsidRDefault="00C1555D" w:rsidP="00C1555D">
            <w:pPr>
              <w:rPr>
                <w:rFonts w:cs="Calibri"/>
                <w:color w:val="000000"/>
                <w:sz w:val="18"/>
                <w:szCs w:val="18"/>
              </w:rPr>
            </w:pPr>
            <w:r w:rsidRPr="00D607B3">
              <w:rPr>
                <w:rFonts w:cs="Calibri"/>
                <w:color w:val="000000"/>
                <w:sz w:val="18"/>
                <w:szCs w:val="18"/>
              </w:rPr>
              <w:t>CGARANT_RPT</w:t>
            </w:r>
          </w:p>
        </w:tc>
        <w:tc>
          <w:tcPr>
            <w:tcW w:w="2127" w:type="dxa"/>
            <w:tcBorders>
              <w:top w:val="nil"/>
              <w:left w:val="single" w:sz="4" w:space="0" w:color="auto"/>
              <w:bottom w:val="single" w:sz="4" w:space="0" w:color="auto"/>
              <w:right w:val="single" w:sz="4" w:space="0" w:color="auto"/>
            </w:tcBorders>
          </w:tcPr>
          <w:p w14:paraId="6160E751" w14:textId="55AD3C9C" w:rsidR="00C1555D" w:rsidRPr="00D607B3" w:rsidRDefault="00492A1B" w:rsidP="00C1555D">
            <w:pPr>
              <w:rPr>
                <w:rFonts w:cs="Calibri"/>
                <w:color w:val="000000"/>
                <w:sz w:val="18"/>
                <w:szCs w:val="18"/>
              </w:rPr>
            </w:pPr>
            <w:r w:rsidRPr="00492A1B">
              <w:rPr>
                <w:rFonts w:cs="Calibri"/>
                <w:color w:val="000000"/>
                <w:sz w:val="18"/>
                <w:szCs w:val="18"/>
              </w:rPr>
              <w:t>COALESCE(gt018.cgarant_bem, gt018.cgarant_rpt)</w:t>
            </w:r>
          </w:p>
        </w:tc>
      </w:tr>
      <w:tr w:rsidR="00C1555D" w:rsidRPr="00335137" w14:paraId="7C9F1476" w14:textId="52D98938" w:rsidTr="00476F0E">
        <w:trPr>
          <w:trHeight w:val="400"/>
        </w:trPr>
        <w:tc>
          <w:tcPr>
            <w:tcW w:w="1871" w:type="dxa"/>
            <w:tcBorders>
              <w:top w:val="nil"/>
              <w:left w:val="single" w:sz="4" w:space="0" w:color="auto"/>
              <w:bottom w:val="single" w:sz="4" w:space="0" w:color="auto"/>
              <w:right w:val="single" w:sz="4" w:space="0" w:color="auto"/>
            </w:tcBorders>
            <w:shd w:val="clear" w:color="000000" w:fill="F2F2F2"/>
            <w:hideMark/>
          </w:tcPr>
          <w:p w14:paraId="0E45277F" w14:textId="77777777" w:rsidR="00C1555D" w:rsidRPr="00500AFB" w:rsidRDefault="00C1555D" w:rsidP="00C1555D">
            <w:pPr>
              <w:rPr>
                <w:rFonts w:cs="Calibri"/>
                <w:color w:val="000000"/>
                <w:sz w:val="18"/>
                <w:szCs w:val="18"/>
              </w:rPr>
            </w:pPr>
            <w:r w:rsidRPr="00500AFB">
              <w:rPr>
                <w:rFonts w:cs="Calibri"/>
                <w:color w:val="000000"/>
                <w:sz w:val="18"/>
                <w:szCs w:val="18"/>
              </w:rPr>
              <w:t>ctipoinst</w:t>
            </w:r>
          </w:p>
        </w:tc>
        <w:tc>
          <w:tcPr>
            <w:tcW w:w="5495" w:type="dxa"/>
            <w:tcBorders>
              <w:top w:val="nil"/>
              <w:left w:val="nil"/>
              <w:bottom w:val="single" w:sz="4" w:space="0" w:color="auto"/>
              <w:right w:val="single" w:sz="4" w:space="0" w:color="auto"/>
            </w:tcBorders>
            <w:shd w:val="clear" w:color="auto" w:fill="auto"/>
            <w:noWrap/>
            <w:hideMark/>
          </w:tcPr>
          <w:p w14:paraId="0E08E68A" w14:textId="77777777" w:rsidR="00C1555D" w:rsidRPr="00500AFB" w:rsidRDefault="00C1555D" w:rsidP="00C1555D">
            <w:pPr>
              <w:rPr>
                <w:rFonts w:cs="Calibri"/>
                <w:color w:val="000000"/>
                <w:sz w:val="18"/>
                <w:szCs w:val="18"/>
              </w:rPr>
            </w:pPr>
            <w:r w:rsidRPr="00500AFB">
              <w:rPr>
                <w:rFonts w:cs="Calibri"/>
                <w:color w:val="000000"/>
                <w:sz w:val="18"/>
                <w:szCs w:val="18"/>
              </w:rPr>
              <w:t>Tipo instrumentação (nativo):</w:t>
            </w:r>
          </w:p>
          <w:p w14:paraId="068106D7" w14:textId="77777777" w:rsidR="00C1555D" w:rsidRPr="00500AFB" w:rsidRDefault="00C1555D" w:rsidP="00C1555D">
            <w:pPr>
              <w:pStyle w:val="ListParagraph"/>
              <w:numPr>
                <w:ilvl w:val="0"/>
                <w:numId w:val="21"/>
              </w:numPr>
              <w:rPr>
                <w:rFonts w:cs="Calibri"/>
                <w:color w:val="000000"/>
                <w:sz w:val="18"/>
                <w:szCs w:val="18"/>
              </w:rPr>
            </w:pPr>
            <w:r w:rsidRPr="00500AFB">
              <w:rPr>
                <w:rFonts w:cs="Calibri"/>
                <w:color w:val="000000"/>
                <w:sz w:val="18"/>
                <w:szCs w:val="18"/>
              </w:rPr>
              <w:t>Está preenchido com o valor ‘1’ para garantias de tipologia financeira e vazio para garantias pessoais e imóveis.</w:t>
            </w:r>
          </w:p>
        </w:tc>
        <w:tc>
          <w:tcPr>
            <w:tcW w:w="993" w:type="dxa"/>
            <w:tcBorders>
              <w:top w:val="nil"/>
              <w:left w:val="nil"/>
              <w:bottom w:val="single" w:sz="4" w:space="0" w:color="auto"/>
              <w:right w:val="single" w:sz="4" w:space="0" w:color="auto"/>
            </w:tcBorders>
            <w:shd w:val="clear" w:color="auto" w:fill="auto"/>
            <w:noWrap/>
            <w:hideMark/>
          </w:tcPr>
          <w:p w14:paraId="1EF01D41"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45D8B4FF" w14:textId="77777777" w:rsidR="00C1555D" w:rsidRDefault="00C1555D" w:rsidP="00C1555D">
            <w:pPr>
              <w:rPr>
                <w:rFonts w:cs="Calibri"/>
                <w:color w:val="000000"/>
                <w:sz w:val="18"/>
                <w:szCs w:val="18"/>
              </w:rPr>
            </w:pPr>
            <w:r>
              <w:rPr>
                <w:rFonts w:cs="Calibri"/>
                <w:color w:val="000000"/>
                <w:sz w:val="18"/>
                <w:szCs w:val="18"/>
              </w:rPr>
              <w:t>MUG</w:t>
            </w:r>
          </w:p>
          <w:p w14:paraId="5F6EFFD7" w14:textId="25A4627F"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2CC0BEC" w14:textId="77777777" w:rsidR="00C1555D" w:rsidRPr="00335137" w:rsidRDefault="00C1555D" w:rsidP="00492A1B">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481F83A" w14:textId="3AF1A176"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5C47FF22" w14:textId="77777777" w:rsidR="00492A1B" w:rsidRPr="00492A1B" w:rsidRDefault="00492A1B" w:rsidP="00492A1B">
            <w:pPr>
              <w:rPr>
                <w:rFonts w:cs="Calibri"/>
                <w:color w:val="000000"/>
                <w:sz w:val="18"/>
                <w:szCs w:val="18"/>
              </w:rPr>
            </w:pPr>
            <w:r w:rsidRPr="00492A1B">
              <w:rPr>
                <w:rFonts w:cs="Calibri"/>
                <w:color w:val="000000"/>
                <w:sz w:val="18"/>
                <w:szCs w:val="18"/>
              </w:rPr>
              <w:t>Se caplic = DC/DP/FU/TT/SG então 1</w:t>
            </w:r>
          </w:p>
          <w:p w14:paraId="7E71F877" w14:textId="51139617" w:rsidR="00C1555D" w:rsidRPr="00335137" w:rsidRDefault="00492A1B" w:rsidP="00492A1B">
            <w:pPr>
              <w:rPr>
                <w:rFonts w:cs="Calibri"/>
                <w:color w:val="000000"/>
                <w:sz w:val="18"/>
                <w:szCs w:val="18"/>
              </w:rPr>
            </w:pPr>
            <w:r w:rsidRPr="00492A1B">
              <w:rPr>
                <w:rFonts w:cs="Calibri"/>
                <w:color w:val="000000"/>
                <w:sz w:val="18"/>
                <w:szCs w:val="18"/>
              </w:rPr>
              <w:t>Senão vazio</w:t>
            </w:r>
          </w:p>
        </w:tc>
      </w:tr>
      <w:tr w:rsidR="00C1555D" w:rsidRPr="00F07D1C" w14:paraId="3AE65B41" w14:textId="5D031677" w:rsidTr="00476F0E">
        <w:trPr>
          <w:trHeight w:val="400"/>
        </w:trPr>
        <w:tc>
          <w:tcPr>
            <w:tcW w:w="1871" w:type="dxa"/>
            <w:tcBorders>
              <w:top w:val="nil"/>
              <w:left w:val="single" w:sz="4" w:space="0" w:color="auto"/>
              <w:bottom w:val="single" w:sz="4" w:space="0" w:color="auto"/>
              <w:right w:val="single" w:sz="4" w:space="0" w:color="auto"/>
            </w:tcBorders>
            <w:shd w:val="clear" w:color="000000" w:fill="F2F2F2"/>
            <w:hideMark/>
          </w:tcPr>
          <w:p w14:paraId="7DE0E880" w14:textId="77777777" w:rsidR="00C1555D" w:rsidRPr="00500AFB" w:rsidRDefault="00C1555D" w:rsidP="00C1555D">
            <w:pPr>
              <w:rPr>
                <w:rFonts w:cs="Calibri"/>
                <w:color w:val="000000"/>
                <w:sz w:val="18"/>
                <w:szCs w:val="18"/>
              </w:rPr>
            </w:pPr>
            <w:r w:rsidRPr="00500AFB">
              <w:rPr>
                <w:rFonts w:cs="Calibri"/>
                <w:color w:val="000000"/>
                <w:sz w:val="18"/>
                <w:szCs w:val="18"/>
              </w:rPr>
              <w:t>ctipoaval</w:t>
            </w:r>
          </w:p>
        </w:tc>
        <w:tc>
          <w:tcPr>
            <w:tcW w:w="5495" w:type="dxa"/>
            <w:tcBorders>
              <w:top w:val="nil"/>
              <w:left w:val="nil"/>
              <w:bottom w:val="single" w:sz="4" w:space="0" w:color="auto"/>
              <w:right w:val="single" w:sz="4" w:space="0" w:color="auto"/>
            </w:tcBorders>
            <w:shd w:val="clear" w:color="auto" w:fill="auto"/>
            <w:noWrap/>
            <w:hideMark/>
          </w:tcPr>
          <w:p w14:paraId="38447D99" w14:textId="77777777" w:rsidR="00C1555D" w:rsidRPr="00500AFB" w:rsidRDefault="00C1555D" w:rsidP="00C1555D">
            <w:pPr>
              <w:rPr>
                <w:rFonts w:cs="Calibri"/>
                <w:color w:val="000000"/>
                <w:sz w:val="18"/>
                <w:szCs w:val="18"/>
              </w:rPr>
            </w:pPr>
            <w:r w:rsidRPr="00500AFB">
              <w:rPr>
                <w:rFonts w:cs="Calibri"/>
                <w:color w:val="000000"/>
                <w:sz w:val="18"/>
                <w:szCs w:val="18"/>
              </w:rPr>
              <w:t>Código ID tipo de aval subjacente á garantia (nativo):</w:t>
            </w:r>
          </w:p>
          <w:p w14:paraId="36931D3E" w14:textId="77777777" w:rsidR="00C1555D" w:rsidRPr="00500AFB" w:rsidRDefault="00C1555D" w:rsidP="00C1555D">
            <w:pPr>
              <w:pStyle w:val="ListParagraph"/>
              <w:numPr>
                <w:ilvl w:val="0"/>
                <w:numId w:val="21"/>
              </w:numPr>
              <w:rPr>
                <w:rFonts w:cs="Calibri"/>
                <w:color w:val="000000"/>
                <w:sz w:val="18"/>
                <w:szCs w:val="18"/>
              </w:rPr>
            </w:pPr>
            <w:r w:rsidRPr="00500AFB">
              <w:rPr>
                <w:rFonts w:cs="Calibri"/>
                <w:color w:val="000000"/>
                <w:sz w:val="18"/>
                <w:szCs w:val="18"/>
              </w:rPr>
              <w:t>Equivale ao campo ‘ctipaval’ do MUG em código corporativo, estando preenchido com:</w:t>
            </w:r>
          </w:p>
          <w:p w14:paraId="44D59203" w14:textId="77777777" w:rsidR="00C1555D" w:rsidRPr="00500AFB" w:rsidRDefault="00C1555D" w:rsidP="00C1555D">
            <w:pPr>
              <w:pStyle w:val="ListParagraph"/>
              <w:numPr>
                <w:ilvl w:val="1"/>
                <w:numId w:val="21"/>
              </w:numPr>
              <w:rPr>
                <w:rFonts w:cs="Calibri"/>
                <w:color w:val="000000"/>
                <w:sz w:val="18"/>
                <w:szCs w:val="18"/>
              </w:rPr>
            </w:pPr>
            <w:r w:rsidRPr="00500AFB">
              <w:rPr>
                <w:rFonts w:cs="Calibri"/>
                <w:color w:val="000000"/>
                <w:sz w:val="18"/>
                <w:szCs w:val="18"/>
              </w:rPr>
              <w:t>‘0’: Não informado</w:t>
            </w:r>
          </w:p>
          <w:p w14:paraId="504F69A9" w14:textId="77777777" w:rsidR="00C1555D" w:rsidRPr="00500AFB" w:rsidRDefault="00C1555D" w:rsidP="00C1555D">
            <w:pPr>
              <w:pStyle w:val="ListParagraph"/>
              <w:numPr>
                <w:ilvl w:val="1"/>
                <w:numId w:val="21"/>
              </w:numPr>
              <w:rPr>
                <w:rFonts w:cs="Calibri"/>
                <w:color w:val="000000"/>
                <w:sz w:val="18"/>
                <w:szCs w:val="18"/>
              </w:rPr>
            </w:pPr>
            <w:r w:rsidRPr="00500AFB">
              <w:rPr>
                <w:rFonts w:cs="Calibri"/>
                <w:color w:val="000000"/>
                <w:sz w:val="18"/>
                <w:szCs w:val="18"/>
              </w:rPr>
              <w:t>‘1’: Pleno</w:t>
            </w:r>
          </w:p>
          <w:p w14:paraId="119559CE" w14:textId="77777777" w:rsidR="00C1555D" w:rsidRPr="00500AFB" w:rsidRDefault="00C1555D" w:rsidP="00C1555D">
            <w:pPr>
              <w:pStyle w:val="ListParagraph"/>
              <w:numPr>
                <w:ilvl w:val="1"/>
                <w:numId w:val="21"/>
              </w:numPr>
              <w:rPr>
                <w:rFonts w:cs="Calibri"/>
                <w:color w:val="000000"/>
                <w:sz w:val="18"/>
                <w:szCs w:val="18"/>
              </w:rPr>
            </w:pPr>
            <w:r w:rsidRPr="00500AFB">
              <w:rPr>
                <w:rFonts w:cs="Calibri"/>
                <w:color w:val="000000"/>
                <w:sz w:val="18"/>
                <w:szCs w:val="18"/>
              </w:rPr>
              <w:t>‘2’: Condicionado</w:t>
            </w:r>
          </w:p>
          <w:p w14:paraId="29A2EC69" w14:textId="77777777" w:rsidR="00C1555D" w:rsidRPr="00500AFB" w:rsidRDefault="00C1555D" w:rsidP="00C1555D">
            <w:pPr>
              <w:pStyle w:val="ListParagraph"/>
              <w:numPr>
                <w:ilvl w:val="1"/>
                <w:numId w:val="21"/>
              </w:numPr>
              <w:rPr>
                <w:rFonts w:cs="Calibri"/>
                <w:color w:val="000000"/>
                <w:sz w:val="18"/>
                <w:szCs w:val="18"/>
              </w:rPr>
            </w:pPr>
            <w:r w:rsidRPr="00500AFB">
              <w:rPr>
                <w:rFonts w:cs="Calibri"/>
                <w:color w:val="000000"/>
                <w:sz w:val="18"/>
                <w:szCs w:val="18"/>
              </w:rPr>
              <w:t>‘9’: Não aplicável</w:t>
            </w:r>
          </w:p>
        </w:tc>
        <w:tc>
          <w:tcPr>
            <w:tcW w:w="993" w:type="dxa"/>
            <w:tcBorders>
              <w:top w:val="nil"/>
              <w:left w:val="nil"/>
              <w:bottom w:val="single" w:sz="4" w:space="0" w:color="auto"/>
              <w:right w:val="single" w:sz="4" w:space="0" w:color="auto"/>
            </w:tcBorders>
            <w:shd w:val="clear" w:color="auto" w:fill="auto"/>
            <w:noWrap/>
            <w:hideMark/>
          </w:tcPr>
          <w:p w14:paraId="6A5430F0"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08FBA464" w14:textId="77777777" w:rsidR="00C1555D" w:rsidRDefault="00C1555D" w:rsidP="00C1555D">
            <w:pPr>
              <w:rPr>
                <w:rFonts w:cs="Calibri"/>
                <w:color w:val="000000"/>
                <w:sz w:val="18"/>
                <w:szCs w:val="18"/>
              </w:rPr>
            </w:pPr>
            <w:r>
              <w:rPr>
                <w:rFonts w:cs="Calibri"/>
                <w:color w:val="000000"/>
                <w:sz w:val="18"/>
                <w:szCs w:val="18"/>
              </w:rPr>
              <w:t>MUG</w:t>
            </w:r>
          </w:p>
          <w:p w14:paraId="5E9B0EB9" w14:textId="38DE4A06"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314B693" w14:textId="77777777" w:rsidR="00492A1B" w:rsidRDefault="00492A1B" w:rsidP="00492A1B">
            <w:pPr>
              <w:rPr>
                <w:rFonts w:cs="Calibri"/>
                <w:i/>
                <w:color w:val="000000"/>
                <w:sz w:val="18"/>
                <w:szCs w:val="18"/>
              </w:rPr>
            </w:pPr>
            <w:r w:rsidRPr="007D3B0E">
              <w:rPr>
                <w:rFonts w:cs="Calibri"/>
                <w:i/>
                <w:color w:val="000000"/>
                <w:sz w:val="18"/>
                <w:szCs w:val="18"/>
              </w:rPr>
              <w:t>cd_garantias.gt0</w:t>
            </w:r>
            <w:r>
              <w:rPr>
                <w:rFonts w:cs="Calibri"/>
                <w:i/>
                <w:color w:val="000000"/>
                <w:sz w:val="18"/>
                <w:szCs w:val="18"/>
              </w:rPr>
              <w:t>07</w:t>
            </w:r>
            <w:r w:rsidRPr="007D3B0E">
              <w:rPr>
                <w:rFonts w:cs="Calibri"/>
                <w:i/>
                <w:color w:val="000000"/>
                <w:sz w:val="18"/>
                <w:szCs w:val="18"/>
              </w:rPr>
              <w:t>_</w:t>
            </w:r>
            <w:r>
              <w:rPr>
                <w:rFonts w:cs="Calibri"/>
                <w:i/>
                <w:color w:val="000000"/>
                <w:sz w:val="18"/>
                <w:szCs w:val="18"/>
              </w:rPr>
              <w:t xml:space="preserve">trz_gt_pes </w:t>
            </w:r>
          </w:p>
          <w:p w14:paraId="0E769E19" w14:textId="77777777" w:rsidR="00C1555D" w:rsidRPr="00D607B3"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0214F38" w14:textId="6A8BC0F6" w:rsidR="00C1555D" w:rsidRPr="00335137" w:rsidRDefault="00C1555D" w:rsidP="00C1555D">
            <w:pPr>
              <w:rPr>
                <w:rFonts w:cs="Calibri"/>
                <w:color w:val="000000"/>
                <w:sz w:val="18"/>
                <w:szCs w:val="18"/>
              </w:rPr>
            </w:pPr>
            <w:r w:rsidRPr="00D607B3">
              <w:rPr>
                <w:rFonts w:cs="Calibri"/>
                <w:color w:val="000000"/>
                <w:sz w:val="18"/>
                <w:szCs w:val="18"/>
              </w:rPr>
              <w:t>ctipaval</w:t>
            </w:r>
          </w:p>
        </w:tc>
        <w:tc>
          <w:tcPr>
            <w:tcW w:w="2127" w:type="dxa"/>
            <w:tcBorders>
              <w:top w:val="nil"/>
              <w:left w:val="single" w:sz="4" w:space="0" w:color="auto"/>
              <w:bottom w:val="single" w:sz="4" w:space="0" w:color="auto"/>
              <w:right w:val="single" w:sz="4" w:space="0" w:color="auto"/>
            </w:tcBorders>
          </w:tcPr>
          <w:p w14:paraId="0C6E676F"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WHEN gt018.tipologia = 'PES' THEN </w:t>
            </w:r>
          </w:p>
          <w:p w14:paraId="0282D6C2"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CASE</w:t>
            </w:r>
          </w:p>
          <w:p w14:paraId="70758440"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gt007.ckprodut = '081' THEN gt007.ctipaval</w:t>
            </w:r>
          </w:p>
          <w:p w14:paraId="675F78CC" w14:textId="77777777" w:rsidR="00492A1B" w:rsidRPr="008B7782" w:rsidRDefault="00492A1B" w:rsidP="00492A1B">
            <w:pPr>
              <w:rPr>
                <w:rFonts w:cs="Calibri"/>
                <w:color w:val="000000"/>
                <w:sz w:val="18"/>
                <w:szCs w:val="18"/>
                <w:lang w:val="en-US"/>
              </w:rPr>
            </w:pPr>
            <w:r w:rsidRPr="00492A1B">
              <w:rPr>
                <w:rFonts w:cs="Calibri"/>
                <w:color w:val="000000"/>
                <w:sz w:val="18"/>
                <w:szCs w:val="18"/>
                <w:lang w:val="en-US"/>
              </w:rPr>
              <w:t xml:space="preserve">        </w:t>
            </w:r>
            <w:r w:rsidRPr="008B7782">
              <w:rPr>
                <w:rFonts w:cs="Calibri"/>
                <w:color w:val="000000"/>
                <w:sz w:val="18"/>
                <w:szCs w:val="18"/>
                <w:lang w:val="en-US"/>
              </w:rPr>
              <w:t xml:space="preserve">ELSE '0' </w:t>
            </w:r>
          </w:p>
          <w:p w14:paraId="54AA0A17" w14:textId="77777777" w:rsidR="00492A1B" w:rsidRPr="008B7782" w:rsidRDefault="00492A1B" w:rsidP="00492A1B">
            <w:pPr>
              <w:rPr>
                <w:rFonts w:cs="Calibri"/>
                <w:color w:val="000000"/>
                <w:sz w:val="18"/>
                <w:szCs w:val="18"/>
                <w:lang w:val="en-US"/>
              </w:rPr>
            </w:pPr>
            <w:r w:rsidRPr="008B7782">
              <w:rPr>
                <w:rFonts w:cs="Calibri"/>
                <w:color w:val="000000"/>
                <w:sz w:val="18"/>
                <w:szCs w:val="18"/>
                <w:lang w:val="en-US"/>
              </w:rPr>
              <w:t xml:space="preserve">    END</w:t>
            </w:r>
          </w:p>
          <w:p w14:paraId="5A81CD23" w14:textId="1A520859" w:rsidR="00C1555D" w:rsidRPr="008B7782" w:rsidRDefault="00492A1B" w:rsidP="00492A1B">
            <w:pPr>
              <w:rPr>
                <w:rFonts w:cs="Calibri"/>
                <w:color w:val="000000"/>
                <w:sz w:val="18"/>
                <w:szCs w:val="18"/>
                <w:lang w:val="en-US"/>
              </w:rPr>
            </w:pPr>
            <w:r w:rsidRPr="008B7782">
              <w:rPr>
                <w:rFonts w:cs="Calibri"/>
                <w:color w:val="000000"/>
                <w:sz w:val="18"/>
                <w:szCs w:val="18"/>
                <w:lang w:val="en-US"/>
              </w:rPr>
              <w:t>ELSE '9'</w:t>
            </w:r>
          </w:p>
        </w:tc>
      </w:tr>
      <w:tr w:rsidR="00C1555D" w:rsidRPr="00335137" w14:paraId="00B39BC6" w14:textId="6B57C3BC" w:rsidTr="00476F0E">
        <w:trPr>
          <w:trHeight w:val="400"/>
        </w:trPr>
        <w:tc>
          <w:tcPr>
            <w:tcW w:w="1871" w:type="dxa"/>
            <w:tcBorders>
              <w:top w:val="nil"/>
              <w:left w:val="single" w:sz="4" w:space="0" w:color="auto"/>
              <w:bottom w:val="single" w:sz="4" w:space="0" w:color="auto"/>
              <w:right w:val="single" w:sz="4" w:space="0" w:color="auto"/>
            </w:tcBorders>
            <w:shd w:val="clear" w:color="000000" w:fill="F2F2F2"/>
            <w:hideMark/>
          </w:tcPr>
          <w:p w14:paraId="32478DF4" w14:textId="77777777" w:rsidR="00C1555D" w:rsidRPr="00500AFB" w:rsidRDefault="00C1555D" w:rsidP="00C1555D">
            <w:pPr>
              <w:rPr>
                <w:rFonts w:cs="Calibri"/>
                <w:color w:val="000000"/>
                <w:sz w:val="18"/>
                <w:szCs w:val="18"/>
              </w:rPr>
            </w:pPr>
            <w:r w:rsidRPr="00500AFB">
              <w:rPr>
                <w:rFonts w:cs="Calibri"/>
                <w:color w:val="000000"/>
                <w:sz w:val="18"/>
                <w:szCs w:val="18"/>
              </w:rPr>
              <w:t>ctipocs</w:t>
            </w:r>
          </w:p>
        </w:tc>
        <w:tc>
          <w:tcPr>
            <w:tcW w:w="5495" w:type="dxa"/>
            <w:tcBorders>
              <w:top w:val="nil"/>
              <w:left w:val="nil"/>
              <w:bottom w:val="single" w:sz="4" w:space="0" w:color="auto"/>
              <w:right w:val="single" w:sz="4" w:space="0" w:color="auto"/>
            </w:tcBorders>
            <w:shd w:val="clear" w:color="auto" w:fill="auto"/>
            <w:noWrap/>
            <w:hideMark/>
          </w:tcPr>
          <w:p w14:paraId="7E1D8C19" w14:textId="77777777" w:rsidR="00C1555D" w:rsidRPr="00500AFB" w:rsidRDefault="00C1555D" w:rsidP="00C1555D">
            <w:pPr>
              <w:rPr>
                <w:rFonts w:cs="Calibri"/>
                <w:color w:val="000000"/>
                <w:sz w:val="18"/>
                <w:szCs w:val="18"/>
              </w:rPr>
            </w:pPr>
            <w:r w:rsidRPr="00500AFB">
              <w:rPr>
                <w:rFonts w:cs="Calibri"/>
                <w:color w:val="000000"/>
                <w:sz w:val="18"/>
                <w:szCs w:val="18"/>
              </w:rPr>
              <w:t>Tipo cobertura:</w:t>
            </w:r>
          </w:p>
          <w:p w14:paraId="4E949FB4" w14:textId="754B3F09" w:rsidR="00C1555D" w:rsidRPr="00500AFB" w:rsidRDefault="00C1555D" w:rsidP="00C1555D">
            <w:pPr>
              <w:pStyle w:val="ListParagraph"/>
              <w:numPr>
                <w:ilvl w:val="0"/>
                <w:numId w:val="21"/>
              </w:numPr>
              <w:rPr>
                <w:rFonts w:cs="Calibri"/>
                <w:color w:val="000000"/>
                <w:sz w:val="18"/>
                <w:szCs w:val="18"/>
              </w:rPr>
            </w:pPr>
            <w:r w:rsidRPr="00500AFB">
              <w:rPr>
                <w:rFonts w:cs="Calibri"/>
                <w:color w:val="000000"/>
                <w:sz w:val="18"/>
                <w:szCs w:val="18"/>
              </w:rPr>
              <w:t xml:space="preserve">O tipo de cobertura está preenchido com o código ‘B’ para todas as garantias de tipologia pessoal e com ‘F’ para todas as garantias reais imobiliárias. </w:t>
            </w:r>
          </w:p>
          <w:p w14:paraId="36BFA9B6" w14:textId="77777777" w:rsidR="00C1555D" w:rsidRPr="00500AFB" w:rsidRDefault="00C1555D" w:rsidP="00C1555D">
            <w:pPr>
              <w:pStyle w:val="ListParagraph"/>
              <w:numPr>
                <w:ilvl w:val="0"/>
                <w:numId w:val="10"/>
              </w:numPr>
              <w:jc w:val="both"/>
              <w:rPr>
                <w:rFonts w:cs="Calibri"/>
                <w:color w:val="000000"/>
                <w:sz w:val="18"/>
                <w:szCs w:val="18"/>
              </w:rPr>
            </w:pPr>
            <w:r w:rsidRPr="00500AFB">
              <w:rPr>
                <w:rFonts w:cs="Calibri"/>
                <w:color w:val="000000"/>
                <w:sz w:val="18"/>
                <w:szCs w:val="18"/>
              </w:rPr>
              <w:t>O campo ‘ctipocs’ no MUG indica se uma caução pode ou não ser associada a mais do que uma responsabilidade. As cauções específicas (‘E’) apenas podem ser associadas a uma responsabilidade. Por outro lado, as cauções genéricas (‘G’) podem estar associadas a uma ou múltiplas responsabilidades simultaneamente.</w:t>
            </w:r>
          </w:p>
        </w:tc>
        <w:tc>
          <w:tcPr>
            <w:tcW w:w="993" w:type="dxa"/>
            <w:tcBorders>
              <w:top w:val="nil"/>
              <w:left w:val="nil"/>
              <w:bottom w:val="single" w:sz="4" w:space="0" w:color="auto"/>
              <w:right w:val="single" w:sz="4" w:space="0" w:color="auto"/>
            </w:tcBorders>
            <w:shd w:val="clear" w:color="auto" w:fill="auto"/>
            <w:noWrap/>
            <w:hideMark/>
          </w:tcPr>
          <w:p w14:paraId="71DE857A"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3547FC23" w14:textId="77777777" w:rsidR="00C1555D" w:rsidRDefault="00C1555D" w:rsidP="00C1555D">
            <w:pPr>
              <w:rPr>
                <w:rFonts w:cs="Calibri"/>
                <w:color w:val="000000"/>
                <w:sz w:val="18"/>
                <w:szCs w:val="18"/>
              </w:rPr>
            </w:pPr>
            <w:r>
              <w:rPr>
                <w:rFonts w:cs="Calibri"/>
                <w:color w:val="000000"/>
                <w:sz w:val="18"/>
                <w:szCs w:val="18"/>
              </w:rPr>
              <w:t>MUG</w:t>
            </w:r>
          </w:p>
          <w:p w14:paraId="7CCAFCD9" w14:textId="25A09A5E"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236947B" w14:textId="34B8DF87" w:rsidR="00C1555D" w:rsidRPr="00D607B3" w:rsidRDefault="00492A1B" w:rsidP="00C1555D">
            <w:pPr>
              <w:rPr>
                <w:rFonts w:cs="Calibri"/>
                <w:color w:val="000000"/>
                <w:sz w:val="18"/>
                <w:szCs w:val="18"/>
              </w:rPr>
            </w:pPr>
            <w:r w:rsidRPr="00C1555D">
              <w:rPr>
                <w:rFonts w:cs="Calibri"/>
                <w:i/>
                <w:color w:val="000000"/>
                <w:sz w:val="18"/>
                <w:szCs w:val="18"/>
                <w:lang w:val="en-US"/>
              </w:rPr>
              <w:t>cd_garantias.gt002_grnt_prc</w:t>
            </w:r>
          </w:p>
        </w:tc>
        <w:tc>
          <w:tcPr>
            <w:tcW w:w="1134" w:type="dxa"/>
            <w:tcBorders>
              <w:top w:val="nil"/>
              <w:left w:val="single" w:sz="4" w:space="0" w:color="auto"/>
              <w:bottom w:val="single" w:sz="4" w:space="0" w:color="auto"/>
              <w:right w:val="single" w:sz="4" w:space="0" w:color="auto"/>
            </w:tcBorders>
          </w:tcPr>
          <w:p w14:paraId="49042BF8" w14:textId="180490E0" w:rsidR="00C1555D" w:rsidRPr="00335137" w:rsidRDefault="00C1555D" w:rsidP="00C1555D">
            <w:pPr>
              <w:rPr>
                <w:rFonts w:cs="Calibri"/>
                <w:color w:val="000000"/>
                <w:sz w:val="18"/>
                <w:szCs w:val="18"/>
              </w:rPr>
            </w:pPr>
            <w:r w:rsidRPr="00D607B3">
              <w:rPr>
                <w:rFonts w:cs="Calibri"/>
                <w:color w:val="000000"/>
                <w:sz w:val="18"/>
                <w:szCs w:val="18"/>
              </w:rPr>
              <w:t>CTIPOCS</w:t>
            </w:r>
          </w:p>
        </w:tc>
        <w:tc>
          <w:tcPr>
            <w:tcW w:w="2127" w:type="dxa"/>
            <w:tcBorders>
              <w:top w:val="nil"/>
              <w:left w:val="single" w:sz="4" w:space="0" w:color="auto"/>
              <w:bottom w:val="single" w:sz="4" w:space="0" w:color="auto"/>
              <w:right w:val="single" w:sz="4" w:space="0" w:color="auto"/>
            </w:tcBorders>
          </w:tcPr>
          <w:p w14:paraId="0D3C62D9"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WHEN gt018.tipologia = 'FIN' THEN gt002.ctipocs</w:t>
            </w:r>
          </w:p>
          <w:p w14:paraId="60A8D59A"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WHEN gt018.tipologia = 'PES' THEN 'B'</w:t>
            </w:r>
          </w:p>
          <w:p w14:paraId="20FCEA53" w14:textId="48176CAE" w:rsidR="00C1555D" w:rsidRPr="00D607B3" w:rsidRDefault="00492A1B" w:rsidP="00492A1B">
            <w:pPr>
              <w:rPr>
                <w:rFonts w:cs="Calibri"/>
                <w:color w:val="000000"/>
                <w:sz w:val="18"/>
                <w:szCs w:val="18"/>
              </w:rPr>
            </w:pPr>
            <w:r w:rsidRPr="00492A1B">
              <w:rPr>
                <w:rFonts w:cs="Calibri"/>
                <w:color w:val="000000"/>
                <w:sz w:val="18"/>
                <w:szCs w:val="18"/>
              </w:rPr>
              <w:t>ELSE 'F'</w:t>
            </w:r>
          </w:p>
        </w:tc>
      </w:tr>
      <w:tr w:rsidR="00C1555D" w:rsidRPr="00335137" w14:paraId="6264723B" w14:textId="227772DD"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56BB78D" w14:textId="77777777" w:rsidR="00C1555D" w:rsidRPr="00500AFB" w:rsidRDefault="00C1555D" w:rsidP="00C1555D">
            <w:pPr>
              <w:rPr>
                <w:rFonts w:cs="Calibri"/>
                <w:color w:val="000000"/>
                <w:sz w:val="18"/>
                <w:szCs w:val="18"/>
              </w:rPr>
            </w:pPr>
            <w:r w:rsidRPr="00500AFB">
              <w:rPr>
                <w:rFonts w:cs="Calibri"/>
                <w:color w:val="000000"/>
                <w:sz w:val="18"/>
                <w:szCs w:val="18"/>
              </w:rPr>
              <w:t>cestgar</w:t>
            </w:r>
          </w:p>
        </w:tc>
        <w:tc>
          <w:tcPr>
            <w:tcW w:w="5495" w:type="dxa"/>
            <w:tcBorders>
              <w:top w:val="nil"/>
              <w:left w:val="nil"/>
              <w:bottom w:val="single" w:sz="4" w:space="0" w:color="auto"/>
              <w:right w:val="single" w:sz="4" w:space="0" w:color="auto"/>
            </w:tcBorders>
            <w:shd w:val="clear" w:color="auto" w:fill="auto"/>
            <w:noWrap/>
            <w:hideMark/>
          </w:tcPr>
          <w:p w14:paraId="106D4DAE" w14:textId="77777777" w:rsidR="00C1555D" w:rsidRPr="00500AFB" w:rsidRDefault="00C1555D" w:rsidP="00C1555D">
            <w:pPr>
              <w:rPr>
                <w:rFonts w:cs="Calibri"/>
                <w:color w:val="000000"/>
                <w:sz w:val="18"/>
                <w:szCs w:val="18"/>
              </w:rPr>
            </w:pPr>
            <w:r w:rsidRPr="00500AFB">
              <w:rPr>
                <w:rFonts w:cs="Calibri"/>
                <w:color w:val="000000"/>
                <w:sz w:val="18"/>
                <w:szCs w:val="18"/>
              </w:rPr>
              <w:t>Estado garantia:</w:t>
            </w:r>
          </w:p>
          <w:p w14:paraId="4C49C6B0" w14:textId="77777777" w:rsidR="00C1555D" w:rsidRPr="00500AFB" w:rsidRDefault="00C1555D" w:rsidP="00C1555D">
            <w:pPr>
              <w:pStyle w:val="ListParagraph"/>
              <w:numPr>
                <w:ilvl w:val="0"/>
                <w:numId w:val="10"/>
              </w:numPr>
              <w:rPr>
                <w:rFonts w:cs="Calibri"/>
                <w:color w:val="000000"/>
                <w:sz w:val="18"/>
                <w:szCs w:val="18"/>
              </w:rPr>
            </w:pPr>
            <w:r w:rsidRPr="00500AFB">
              <w:rPr>
                <w:rFonts w:cs="Calibri"/>
                <w:color w:val="000000"/>
                <w:sz w:val="18"/>
                <w:szCs w:val="18"/>
              </w:rPr>
              <w:t>O campo do estado da garantia está preenchido com o código ‘00001’ para todos os registos, indicando que a garantia está em vigor.</w:t>
            </w:r>
          </w:p>
        </w:tc>
        <w:tc>
          <w:tcPr>
            <w:tcW w:w="993" w:type="dxa"/>
            <w:tcBorders>
              <w:top w:val="nil"/>
              <w:left w:val="nil"/>
              <w:bottom w:val="single" w:sz="4" w:space="0" w:color="auto"/>
              <w:right w:val="single" w:sz="4" w:space="0" w:color="auto"/>
            </w:tcBorders>
            <w:shd w:val="clear" w:color="auto" w:fill="auto"/>
            <w:noWrap/>
            <w:hideMark/>
          </w:tcPr>
          <w:p w14:paraId="45582A88"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5B4112FD" w14:textId="77777777" w:rsidR="00C1555D" w:rsidRDefault="00C1555D" w:rsidP="00C1555D">
            <w:pPr>
              <w:rPr>
                <w:rFonts w:cs="Calibri"/>
                <w:color w:val="000000"/>
                <w:sz w:val="18"/>
                <w:szCs w:val="18"/>
              </w:rPr>
            </w:pPr>
            <w:r>
              <w:rPr>
                <w:rFonts w:cs="Calibri"/>
                <w:color w:val="000000"/>
                <w:sz w:val="18"/>
                <w:szCs w:val="18"/>
              </w:rPr>
              <w:t>MUG</w:t>
            </w:r>
          </w:p>
          <w:p w14:paraId="0E2B3B68" w14:textId="6A82485A"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1574398" w14:textId="77777777" w:rsidR="00492A1B" w:rsidRPr="00492A1B" w:rsidRDefault="00492A1B" w:rsidP="00C1555D">
            <w:pPr>
              <w:rPr>
                <w:rFonts w:cs="Calibri"/>
                <w:i/>
                <w:color w:val="000000"/>
                <w:sz w:val="18"/>
                <w:szCs w:val="18"/>
              </w:rPr>
            </w:pPr>
          </w:p>
          <w:p w14:paraId="3F55A024" w14:textId="6AAC205E" w:rsidR="00492A1B" w:rsidRPr="00335137" w:rsidRDefault="00492A1B"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67D83F77" w14:textId="5CB8F9D7"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5B7E4E6B" w14:textId="01CFE5B9" w:rsidR="00C1555D" w:rsidRPr="00335137" w:rsidRDefault="00C1555D" w:rsidP="00492A1B">
            <w:pPr>
              <w:rPr>
                <w:rFonts w:cs="Calibri"/>
                <w:color w:val="000000"/>
                <w:sz w:val="18"/>
                <w:szCs w:val="18"/>
              </w:rPr>
            </w:pPr>
          </w:p>
        </w:tc>
      </w:tr>
      <w:tr w:rsidR="00C1555D" w:rsidRPr="00335137" w14:paraId="4D77C115" w14:textId="5947C0E5"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27F1E92" w14:textId="77777777" w:rsidR="00C1555D" w:rsidRPr="00500AFB" w:rsidRDefault="00C1555D" w:rsidP="00C1555D">
            <w:pPr>
              <w:rPr>
                <w:rFonts w:cs="Calibri"/>
                <w:color w:val="000000"/>
                <w:sz w:val="18"/>
                <w:szCs w:val="18"/>
              </w:rPr>
            </w:pPr>
            <w:r w:rsidRPr="00500AFB">
              <w:rPr>
                <w:rFonts w:cs="Calibri"/>
                <w:color w:val="000000"/>
                <w:sz w:val="18"/>
                <w:szCs w:val="18"/>
              </w:rPr>
              <w:t>ctipcflet</w:t>
            </w:r>
          </w:p>
        </w:tc>
        <w:tc>
          <w:tcPr>
            <w:tcW w:w="5495" w:type="dxa"/>
            <w:tcBorders>
              <w:top w:val="nil"/>
              <w:left w:val="nil"/>
              <w:bottom w:val="single" w:sz="4" w:space="0" w:color="auto"/>
              <w:right w:val="single" w:sz="4" w:space="0" w:color="auto"/>
            </w:tcBorders>
            <w:shd w:val="clear" w:color="auto" w:fill="auto"/>
            <w:noWrap/>
            <w:hideMark/>
          </w:tcPr>
          <w:p w14:paraId="21C4986A" w14:textId="77777777" w:rsidR="00C1555D" w:rsidRPr="00500AFB" w:rsidRDefault="00C1555D" w:rsidP="00C1555D">
            <w:pPr>
              <w:jc w:val="both"/>
              <w:rPr>
                <w:rFonts w:cs="Calibri"/>
                <w:color w:val="000000"/>
                <w:sz w:val="18"/>
                <w:szCs w:val="18"/>
              </w:rPr>
            </w:pPr>
            <w:r w:rsidRPr="00500AFB">
              <w:rPr>
                <w:rFonts w:cs="Calibri"/>
                <w:color w:val="000000"/>
                <w:sz w:val="18"/>
                <w:szCs w:val="18"/>
              </w:rPr>
              <w:t xml:space="preserve">Cod. ID </w:t>
            </w:r>
            <w:r w:rsidRPr="00500AFB">
              <w:rPr>
                <w:rFonts w:cs="Calibri"/>
                <w:i/>
                <w:color w:val="000000"/>
                <w:sz w:val="18"/>
                <w:szCs w:val="18"/>
              </w:rPr>
              <w:t>confort letter</w:t>
            </w:r>
            <w:r w:rsidRPr="00500AFB">
              <w:rPr>
                <w:rFonts w:cs="Calibri"/>
                <w:color w:val="000000"/>
                <w:sz w:val="18"/>
                <w:szCs w:val="18"/>
              </w:rPr>
              <w:t>:</w:t>
            </w:r>
          </w:p>
          <w:p w14:paraId="0E17D807" w14:textId="77777777" w:rsidR="00C1555D" w:rsidRPr="00500AFB" w:rsidRDefault="00C1555D" w:rsidP="00C1555D">
            <w:pPr>
              <w:pStyle w:val="ListParagraph"/>
              <w:numPr>
                <w:ilvl w:val="0"/>
                <w:numId w:val="10"/>
              </w:numPr>
              <w:rPr>
                <w:rFonts w:cs="Calibri"/>
                <w:color w:val="000000"/>
                <w:sz w:val="18"/>
                <w:szCs w:val="18"/>
              </w:rPr>
            </w:pPr>
            <w:r w:rsidRPr="00500AFB">
              <w:rPr>
                <w:rFonts w:cs="Calibri"/>
                <w:color w:val="000000"/>
                <w:sz w:val="18"/>
                <w:szCs w:val="18"/>
              </w:rPr>
              <w:t>Grau de confiança de uma carta de conforto, sendo classificada de ‘01’ - fraco - até ‘04’ - muito forte.</w:t>
            </w:r>
          </w:p>
        </w:tc>
        <w:tc>
          <w:tcPr>
            <w:tcW w:w="993" w:type="dxa"/>
            <w:tcBorders>
              <w:top w:val="nil"/>
              <w:left w:val="nil"/>
              <w:bottom w:val="single" w:sz="4" w:space="0" w:color="auto"/>
              <w:right w:val="single" w:sz="4" w:space="0" w:color="auto"/>
            </w:tcBorders>
            <w:shd w:val="clear" w:color="auto" w:fill="auto"/>
            <w:noWrap/>
            <w:hideMark/>
          </w:tcPr>
          <w:p w14:paraId="43C73CE4"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0F034744" w14:textId="77777777" w:rsidR="00C1555D" w:rsidRDefault="00C1555D" w:rsidP="00C1555D">
            <w:pPr>
              <w:rPr>
                <w:rFonts w:cs="Calibri"/>
                <w:color w:val="000000"/>
                <w:sz w:val="18"/>
                <w:szCs w:val="18"/>
              </w:rPr>
            </w:pPr>
            <w:r>
              <w:rPr>
                <w:rFonts w:cs="Calibri"/>
                <w:color w:val="000000"/>
                <w:sz w:val="18"/>
                <w:szCs w:val="18"/>
              </w:rPr>
              <w:t>MUG</w:t>
            </w:r>
          </w:p>
          <w:p w14:paraId="365BD31F" w14:textId="0BD1BB52"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6299800" w14:textId="77777777" w:rsidR="00492A1B" w:rsidRDefault="00492A1B" w:rsidP="00492A1B">
            <w:pPr>
              <w:rPr>
                <w:rFonts w:cs="Calibri"/>
                <w:i/>
                <w:color w:val="000000"/>
                <w:sz w:val="18"/>
                <w:szCs w:val="18"/>
                <w:lang w:val="en-US"/>
              </w:rPr>
            </w:pPr>
            <w:r w:rsidRPr="00C1555D">
              <w:rPr>
                <w:rFonts w:cs="Calibri"/>
                <w:i/>
                <w:color w:val="000000"/>
                <w:sz w:val="18"/>
                <w:szCs w:val="18"/>
                <w:lang w:val="en-US"/>
              </w:rPr>
              <w:t>cd_garantias.gt002_grnt_prc</w:t>
            </w:r>
          </w:p>
          <w:p w14:paraId="54B8F1C5" w14:textId="77777777" w:rsidR="00492A1B" w:rsidRDefault="00492A1B" w:rsidP="00492A1B">
            <w:pPr>
              <w:rPr>
                <w:rFonts w:cs="Calibri"/>
                <w:i/>
                <w:color w:val="000000"/>
                <w:sz w:val="18"/>
                <w:szCs w:val="18"/>
              </w:rPr>
            </w:pPr>
            <w:r w:rsidRPr="007D3B0E">
              <w:rPr>
                <w:rFonts w:cs="Calibri"/>
                <w:i/>
                <w:color w:val="000000"/>
                <w:sz w:val="18"/>
                <w:szCs w:val="18"/>
              </w:rPr>
              <w:t>cd_garantias.gt0</w:t>
            </w:r>
            <w:r>
              <w:rPr>
                <w:rFonts w:cs="Calibri"/>
                <w:i/>
                <w:color w:val="000000"/>
                <w:sz w:val="18"/>
                <w:szCs w:val="18"/>
              </w:rPr>
              <w:t>07</w:t>
            </w:r>
            <w:r w:rsidRPr="007D3B0E">
              <w:rPr>
                <w:rFonts w:cs="Calibri"/>
                <w:i/>
                <w:color w:val="000000"/>
                <w:sz w:val="18"/>
                <w:szCs w:val="18"/>
              </w:rPr>
              <w:t>_</w:t>
            </w:r>
            <w:r>
              <w:rPr>
                <w:rFonts w:cs="Calibri"/>
                <w:i/>
                <w:color w:val="000000"/>
                <w:sz w:val="18"/>
                <w:szCs w:val="18"/>
              </w:rPr>
              <w:t xml:space="preserve">trz_gt_pes </w:t>
            </w:r>
          </w:p>
          <w:p w14:paraId="19A2A61F" w14:textId="77777777" w:rsidR="00C1555D" w:rsidRPr="00335137" w:rsidRDefault="00C1555D" w:rsidP="00492A1B">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E7F50AE" w14:textId="4F26AC09"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71EBAE99"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WHEN gt002.ckprodut = '083' AND gt002.cksubpro IN ('021', '009', '008', '004') </w:t>
            </w:r>
            <w:r w:rsidRPr="00492A1B">
              <w:rPr>
                <w:rFonts w:cs="Calibri"/>
                <w:color w:val="000000"/>
                <w:sz w:val="18"/>
                <w:szCs w:val="18"/>
                <w:lang w:val="en-US"/>
              </w:rPr>
              <w:lastRenderedPageBreak/>
              <w:t xml:space="preserve">AND TRIM(gt007.ctipcflet) = '' THEN '00' </w:t>
            </w:r>
          </w:p>
          <w:p w14:paraId="79960FA0"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WHEN gt002.ckprodut = '083' AND gt002.cksubpro IN ('021', '009', '008', '004') THEN gt007.ctipcflet </w:t>
            </w:r>
          </w:p>
          <w:p w14:paraId="30C008C7" w14:textId="0CE26AA2" w:rsidR="00C1555D" w:rsidRPr="00335137" w:rsidRDefault="00492A1B" w:rsidP="00492A1B">
            <w:pPr>
              <w:rPr>
                <w:rFonts w:cs="Calibri"/>
                <w:color w:val="000000"/>
                <w:sz w:val="18"/>
                <w:szCs w:val="18"/>
              </w:rPr>
            </w:pPr>
            <w:r w:rsidRPr="00492A1B">
              <w:rPr>
                <w:rFonts w:cs="Calibri"/>
                <w:color w:val="000000"/>
                <w:sz w:val="18"/>
                <w:szCs w:val="18"/>
              </w:rPr>
              <w:t>ELSE '99'</w:t>
            </w:r>
          </w:p>
        </w:tc>
      </w:tr>
      <w:tr w:rsidR="00C1555D" w:rsidRPr="00335137" w14:paraId="7BCE072D" w14:textId="5A352D56"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6371CB2" w14:textId="77777777" w:rsidR="00C1555D" w:rsidRPr="00500AFB" w:rsidRDefault="00C1555D" w:rsidP="00C1555D">
            <w:pPr>
              <w:rPr>
                <w:rFonts w:cs="Calibri"/>
                <w:color w:val="000000"/>
                <w:sz w:val="18"/>
                <w:szCs w:val="18"/>
              </w:rPr>
            </w:pPr>
            <w:r w:rsidRPr="00500AFB">
              <w:rPr>
                <w:rFonts w:cs="Calibri"/>
                <w:color w:val="000000"/>
                <w:sz w:val="18"/>
                <w:szCs w:val="18"/>
              </w:rPr>
              <w:lastRenderedPageBreak/>
              <w:t>zcliente</w:t>
            </w:r>
          </w:p>
        </w:tc>
        <w:tc>
          <w:tcPr>
            <w:tcW w:w="5495" w:type="dxa"/>
            <w:tcBorders>
              <w:top w:val="nil"/>
              <w:left w:val="nil"/>
              <w:bottom w:val="single" w:sz="4" w:space="0" w:color="auto"/>
              <w:right w:val="single" w:sz="4" w:space="0" w:color="auto"/>
            </w:tcBorders>
            <w:shd w:val="clear" w:color="auto" w:fill="auto"/>
            <w:noWrap/>
            <w:hideMark/>
          </w:tcPr>
          <w:p w14:paraId="0B5498E2" w14:textId="77777777" w:rsidR="00C1555D" w:rsidRPr="00500AFB" w:rsidRDefault="00C1555D" w:rsidP="00C1555D">
            <w:pPr>
              <w:jc w:val="both"/>
              <w:rPr>
                <w:rFonts w:cs="Calibri"/>
                <w:color w:val="000000"/>
                <w:sz w:val="18"/>
                <w:szCs w:val="18"/>
              </w:rPr>
            </w:pPr>
            <w:r w:rsidRPr="00500AFB">
              <w:rPr>
                <w:rFonts w:cs="Calibri"/>
                <w:color w:val="000000"/>
                <w:sz w:val="18"/>
                <w:szCs w:val="18"/>
              </w:rPr>
              <w:t>Cliente garante:</w:t>
            </w:r>
          </w:p>
          <w:p w14:paraId="4779BCC4" w14:textId="77777777" w:rsidR="00C1555D" w:rsidRPr="00500AFB" w:rsidRDefault="00C1555D" w:rsidP="00C1555D">
            <w:pPr>
              <w:pStyle w:val="ListParagraph"/>
              <w:numPr>
                <w:ilvl w:val="0"/>
                <w:numId w:val="14"/>
              </w:numPr>
              <w:jc w:val="both"/>
              <w:rPr>
                <w:rFonts w:cs="Calibri"/>
                <w:color w:val="000000"/>
                <w:sz w:val="18"/>
                <w:szCs w:val="18"/>
              </w:rPr>
            </w:pPr>
            <w:r w:rsidRPr="00500AFB">
              <w:rPr>
                <w:rFonts w:cs="Calibri"/>
                <w:color w:val="000000"/>
                <w:sz w:val="18"/>
                <w:szCs w:val="18"/>
              </w:rPr>
              <w:t>Este campo reflete o código do cliente garante, ou seja, o avalista/ fiador, no caso das garantias pessoais.</w:t>
            </w:r>
          </w:p>
          <w:p w14:paraId="244B7A8E" w14:textId="77777777" w:rsidR="00C1555D" w:rsidRPr="00500AFB" w:rsidRDefault="00C1555D" w:rsidP="00C1555D">
            <w:pPr>
              <w:pStyle w:val="ListParagraph"/>
              <w:numPr>
                <w:ilvl w:val="0"/>
                <w:numId w:val="14"/>
              </w:numPr>
              <w:jc w:val="both"/>
              <w:rPr>
                <w:rFonts w:cs="Calibri"/>
                <w:color w:val="000000"/>
                <w:sz w:val="18"/>
                <w:szCs w:val="18"/>
              </w:rPr>
            </w:pPr>
            <w:r w:rsidRPr="00500AFB">
              <w:rPr>
                <w:rFonts w:cs="Calibri"/>
                <w:color w:val="000000"/>
                <w:sz w:val="18"/>
                <w:szCs w:val="18"/>
              </w:rPr>
              <w:t>Para garantias reais, o código indicado é do cliente titular da responsabilidade.</w:t>
            </w:r>
          </w:p>
          <w:p w14:paraId="7EA95AC5" w14:textId="77777777" w:rsidR="00C1555D" w:rsidRPr="00500AFB" w:rsidRDefault="00C1555D" w:rsidP="00C1555D">
            <w:pPr>
              <w:pStyle w:val="ListParagraph"/>
              <w:numPr>
                <w:ilvl w:val="0"/>
                <w:numId w:val="14"/>
              </w:numPr>
              <w:jc w:val="both"/>
              <w:rPr>
                <w:rFonts w:cs="Calibri"/>
                <w:color w:val="000000"/>
                <w:sz w:val="18"/>
                <w:szCs w:val="18"/>
              </w:rPr>
            </w:pPr>
            <w:r w:rsidRPr="00500AFB">
              <w:rPr>
                <w:rFonts w:cs="Calibri"/>
                <w:color w:val="000000"/>
                <w:sz w:val="18"/>
                <w:szCs w:val="18"/>
              </w:rPr>
              <w:t>Corresponde ao código de cliente Sintra/Altamira no Banco. Note-se que, para além dos verdadeiros clientes, inclui também entidades que, de facto, não são clientes do Banco, mas sim contrapartes ou pessoas com outro tipo de relações com o Banco, nomeadamente outras instituições de crédito.</w:t>
            </w:r>
          </w:p>
          <w:p w14:paraId="420C38D1" w14:textId="77777777" w:rsidR="00C1555D" w:rsidRPr="00500AFB" w:rsidRDefault="00C1555D" w:rsidP="00C1555D">
            <w:pPr>
              <w:pStyle w:val="ListParagraph"/>
              <w:numPr>
                <w:ilvl w:val="0"/>
                <w:numId w:val="14"/>
              </w:numPr>
              <w:jc w:val="both"/>
              <w:rPr>
                <w:rFonts w:cs="Calibri"/>
                <w:color w:val="000000"/>
                <w:sz w:val="18"/>
                <w:szCs w:val="18"/>
              </w:rPr>
            </w:pPr>
            <w:r w:rsidRPr="00500AFB">
              <w:rPr>
                <w:rFonts w:cs="Calibri"/>
                <w:color w:val="000000"/>
                <w:sz w:val="18"/>
                <w:szCs w:val="18"/>
              </w:rPr>
              <w:t xml:space="preserve">Este campo pode ser cruzado com o campo ‘zcliente’ da tabela </w:t>
            </w:r>
            <w:r w:rsidRPr="00500AFB">
              <w:rPr>
                <w:rFonts w:cs="Calibri"/>
                <w:i/>
                <w:color w:val="000000"/>
                <w:sz w:val="18"/>
                <w:szCs w:val="18"/>
              </w:rPr>
              <w:t>cd_captools.ct003_univ_cli</w:t>
            </w:r>
            <w:r w:rsidRPr="00500AFB">
              <w:rPr>
                <w:rFonts w:cs="Calibri"/>
                <w:color w:val="000000"/>
                <w:sz w:val="18"/>
                <w:szCs w:val="18"/>
              </w:rPr>
              <w:t xml:space="preserve"> para obter uma variedade significativo de dados de clientes.</w:t>
            </w:r>
          </w:p>
          <w:p w14:paraId="69EC9080" w14:textId="77777777" w:rsidR="00C1555D" w:rsidRPr="00500AFB" w:rsidRDefault="00C1555D" w:rsidP="00C1555D">
            <w:pPr>
              <w:pStyle w:val="ListParagraph"/>
              <w:numPr>
                <w:ilvl w:val="0"/>
                <w:numId w:val="14"/>
              </w:numPr>
              <w:rPr>
                <w:rFonts w:cs="Calibri"/>
                <w:color w:val="000000"/>
                <w:sz w:val="18"/>
                <w:szCs w:val="18"/>
              </w:rPr>
            </w:pPr>
            <w:r w:rsidRPr="00500AFB">
              <w:rPr>
                <w:rFonts w:cs="Calibri"/>
                <w:color w:val="000000"/>
                <w:sz w:val="18"/>
                <w:szCs w:val="18"/>
              </w:rPr>
              <w:t>No caso de registos de origem Factoring, este campo indica o cliente devedor das faturas associadas ao contrato de Factoring.</w:t>
            </w:r>
          </w:p>
        </w:tc>
        <w:tc>
          <w:tcPr>
            <w:tcW w:w="993" w:type="dxa"/>
            <w:tcBorders>
              <w:top w:val="nil"/>
              <w:left w:val="nil"/>
              <w:bottom w:val="single" w:sz="4" w:space="0" w:color="auto"/>
              <w:right w:val="single" w:sz="4" w:space="0" w:color="auto"/>
            </w:tcBorders>
            <w:shd w:val="clear" w:color="auto" w:fill="auto"/>
            <w:noWrap/>
            <w:hideMark/>
          </w:tcPr>
          <w:p w14:paraId="337071E4"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27D124D1" w14:textId="77777777" w:rsidR="00C1555D" w:rsidRDefault="00C1555D" w:rsidP="00C1555D">
            <w:pPr>
              <w:rPr>
                <w:rFonts w:cs="Calibri"/>
                <w:color w:val="000000"/>
                <w:sz w:val="18"/>
                <w:szCs w:val="18"/>
              </w:rPr>
            </w:pPr>
            <w:r>
              <w:rPr>
                <w:rFonts w:cs="Calibri"/>
                <w:color w:val="000000"/>
                <w:sz w:val="18"/>
                <w:szCs w:val="18"/>
              </w:rPr>
              <w:t>MUG</w:t>
            </w:r>
          </w:p>
          <w:p w14:paraId="40D16B1B" w14:textId="1D7E361A"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D7078C6" w14:textId="3C69991A" w:rsidR="00492A1B" w:rsidRDefault="00492A1B" w:rsidP="00492A1B">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301CAE2C" w14:textId="1AE6FACA" w:rsidR="00492A1B" w:rsidRDefault="00492A1B" w:rsidP="00492A1B">
            <w:pPr>
              <w:rPr>
                <w:rFonts w:cs="Calibri"/>
                <w:i/>
                <w:color w:val="000000"/>
                <w:sz w:val="18"/>
                <w:szCs w:val="18"/>
              </w:rPr>
            </w:pPr>
            <w:r w:rsidRPr="007D3B0E">
              <w:rPr>
                <w:rFonts w:cs="Calibri"/>
                <w:i/>
                <w:color w:val="000000"/>
                <w:sz w:val="18"/>
                <w:szCs w:val="18"/>
              </w:rPr>
              <w:t>cd_garantias.gt0</w:t>
            </w:r>
            <w:r>
              <w:rPr>
                <w:rFonts w:cs="Calibri"/>
                <w:i/>
                <w:color w:val="000000"/>
                <w:sz w:val="18"/>
                <w:szCs w:val="18"/>
              </w:rPr>
              <w:t>01</w:t>
            </w:r>
            <w:r w:rsidRPr="007D3B0E">
              <w:rPr>
                <w:rFonts w:cs="Calibri"/>
                <w:i/>
                <w:color w:val="000000"/>
                <w:sz w:val="18"/>
                <w:szCs w:val="18"/>
              </w:rPr>
              <w:t>_</w:t>
            </w:r>
            <w:r>
              <w:rPr>
                <w:rFonts w:cs="Calibri"/>
                <w:i/>
                <w:color w:val="000000"/>
                <w:sz w:val="18"/>
                <w:szCs w:val="18"/>
              </w:rPr>
              <w:t xml:space="preserve">interv_cto </w:t>
            </w:r>
          </w:p>
          <w:p w14:paraId="3A23423A" w14:textId="77777777" w:rsidR="00492A1B" w:rsidRDefault="00492A1B" w:rsidP="00492A1B">
            <w:pPr>
              <w:rPr>
                <w:rFonts w:cs="Calibri"/>
                <w:i/>
                <w:color w:val="000000"/>
                <w:sz w:val="18"/>
                <w:szCs w:val="18"/>
              </w:rPr>
            </w:pPr>
          </w:p>
          <w:p w14:paraId="78B49446" w14:textId="77777777" w:rsidR="00C1555D" w:rsidRPr="00D607B3"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9363BF5" w14:textId="0776EED2" w:rsidR="00C1555D" w:rsidRPr="00D607B3" w:rsidRDefault="00C1555D" w:rsidP="00C1555D">
            <w:pPr>
              <w:rPr>
                <w:rFonts w:cs="Calibri"/>
                <w:color w:val="000000"/>
                <w:sz w:val="18"/>
                <w:szCs w:val="18"/>
              </w:rPr>
            </w:pPr>
            <w:r w:rsidRPr="00D607B3">
              <w:rPr>
                <w:rFonts w:cs="Calibri"/>
                <w:color w:val="000000"/>
                <w:sz w:val="18"/>
                <w:szCs w:val="18"/>
              </w:rPr>
              <w:t>zcliente</w:t>
            </w:r>
          </w:p>
          <w:p w14:paraId="620310CC" w14:textId="20A6F774" w:rsidR="00C1555D" w:rsidRPr="00335137" w:rsidRDefault="00C1555D" w:rsidP="00C1555D">
            <w:pPr>
              <w:rPr>
                <w:rFonts w:cs="Calibri"/>
                <w:color w:val="000000"/>
                <w:sz w:val="18"/>
                <w:szCs w:val="18"/>
              </w:rPr>
            </w:pPr>
            <w:r w:rsidRPr="00D607B3">
              <w:rPr>
                <w:rFonts w:cs="Calibri"/>
                <w:color w:val="000000"/>
                <w:sz w:val="18"/>
                <w:szCs w:val="18"/>
              </w:rPr>
              <w:t>zcliente_garante</w:t>
            </w:r>
          </w:p>
        </w:tc>
        <w:tc>
          <w:tcPr>
            <w:tcW w:w="2127" w:type="dxa"/>
            <w:tcBorders>
              <w:top w:val="nil"/>
              <w:left w:val="single" w:sz="4" w:space="0" w:color="auto"/>
              <w:bottom w:val="single" w:sz="4" w:space="0" w:color="auto"/>
              <w:right w:val="single" w:sz="4" w:space="0" w:color="auto"/>
            </w:tcBorders>
          </w:tcPr>
          <w:p w14:paraId="3874AC1D"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CASE </w:t>
            </w:r>
          </w:p>
          <w:p w14:paraId="6EFBA874"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gt018.tipologia = 'PES' THEN gt018.zcliente_garante</w:t>
            </w:r>
          </w:p>
          <w:p w14:paraId="477A54C3"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gt018.tipologia = 'FIN' THEN cl001.zcliente</w:t>
            </w:r>
          </w:p>
          <w:p w14:paraId="3B12A8F6" w14:textId="77777777" w:rsidR="00492A1B" w:rsidRPr="00492A1B" w:rsidRDefault="00492A1B" w:rsidP="00492A1B">
            <w:pPr>
              <w:rPr>
                <w:rFonts w:cs="Calibri"/>
                <w:color w:val="000000"/>
                <w:sz w:val="18"/>
                <w:szCs w:val="18"/>
              </w:rPr>
            </w:pPr>
            <w:r w:rsidRPr="00492A1B">
              <w:rPr>
                <w:rFonts w:cs="Calibri"/>
                <w:color w:val="000000"/>
                <w:sz w:val="18"/>
                <w:szCs w:val="18"/>
                <w:lang w:val="en-US"/>
              </w:rPr>
              <w:t xml:space="preserve">                  </w:t>
            </w:r>
            <w:r w:rsidRPr="00492A1B">
              <w:rPr>
                <w:rFonts w:cs="Calibri"/>
                <w:color w:val="000000"/>
                <w:sz w:val="18"/>
                <w:szCs w:val="18"/>
              </w:rPr>
              <w:t>WHEN gt018.tipologia = 'IMO' THEN cl001.zcliente</w:t>
            </w:r>
          </w:p>
          <w:p w14:paraId="55E8C354" w14:textId="77777777" w:rsidR="00492A1B" w:rsidRPr="00492A1B" w:rsidRDefault="00492A1B" w:rsidP="00492A1B">
            <w:pPr>
              <w:rPr>
                <w:rFonts w:cs="Calibri"/>
                <w:color w:val="000000"/>
                <w:sz w:val="18"/>
                <w:szCs w:val="18"/>
              </w:rPr>
            </w:pPr>
            <w:r w:rsidRPr="00492A1B">
              <w:rPr>
                <w:rFonts w:cs="Calibri"/>
                <w:color w:val="000000"/>
                <w:sz w:val="18"/>
                <w:szCs w:val="18"/>
              </w:rPr>
              <w:t>END</w:t>
            </w:r>
          </w:p>
          <w:p w14:paraId="5D9A3ED0" w14:textId="77777777" w:rsidR="00492A1B" w:rsidRPr="00492A1B" w:rsidRDefault="00492A1B" w:rsidP="00492A1B">
            <w:pPr>
              <w:rPr>
                <w:rFonts w:cs="Calibri"/>
                <w:color w:val="000000"/>
                <w:sz w:val="18"/>
                <w:szCs w:val="18"/>
              </w:rPr>
            </w:pPr>
          </w:p>
          <w:p w14:paraId="45193387" w14:textId="01688E7A" w:rsidR="00C1555D" w:rsidRPr="00D607B3" w:rsidRDefault="00492A1B" w:rsidP="00492A1B">
            <w:pPr>
              <w:rPr>
                <w:rFonts w:cs="Calibri"/>
                <w:color w:val="000000"/>
                <w:sz w:val="18"/>
                <w:szCs w:val="18"/>
              </w:rPr>
            </w:pPr>
            <w:r w:rsidRPr="00492A1B">
              <w:rPr>
                <w:rFonts w:cs="Calibri"/>
                <w:color w:val="000000"/>
                <w:sz w:val="18"/>
                <w:szCs w:val="18"/>
              </w:rPr>
              <w:t>Em casos financeiros, o cruzamento com CL001 é feito por chave de bem. Em casos imóveis, pela chave da responsabilidade</w:t>
            </w:r>
          </w:p>
        </w:tc>
      </w:tr>
      <w:tr w:rsidR="00C1555D" w:rsidRPr="00335137" w14:paraId="2C01EDD2" w14:textId="086131DA"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9F630E6" w14:textId="77777777" w:rsidR="00C1555D" w:rsidRPr="00500AFB" w:rsidRDefault="00C1555D" w:rsidP="00C1555D">
            <w:pPr>
              <w:rPr>
                <w:rFonts w:cs="Calibri"/>
                <w:color w:val="000000"/>
                <w:sz w:val="18"/>
                <w:szCs w:val="18"/>
              </w:rPr>
            </w:pPr>
            <w:r w:rsidRPr="00500AFB">
              <w:rPr>
                <w:rFonts w:cs="Calibri"/>
                <w:color w:val="000000"/>
                <w:sz w:val="18"/>
                <w:szCs w:val="18"/>
              </w:rPr>
              <w:t>centidad</w:t>
            </w:r>
          </w:p>
        </w:tc>
        <w:tc>
          <w:tcPr>
            <w:tcW w:w="5495" w:type="dxa"/>
            <w:tcBorders>
              <w:top w:val="nil"/>
              <w:left w:val="nil"/>
              <w:bottom w:val="single" w:sz="4" w:space="0" w:color="auto"/>
              <w:right w:val="single" w:sz="4" w:space="0" w:color="auto"/>
            </w:tcBorders>
            <w:shd w:val="clear" w:color="auto" w:fill="auto"/>
            <w:noWrap/>
            <w:hideMark/>
          </w:tcPr>
          <w:p w14:paraId="64BEC297" w14:textId="77777777" w:rsidR="00C1555D" w:rsidRPr="00500AFB" w:rsidRDefault="00C1555D" w:rsidP="00C1555D">
            <w:pPr>
              <w:rPr>
                <w:rFonts w:cs="Calibri"/>
                <w:color w:val="000000"/>
                <w:sz w:val="18"/>
                <w:szCs w:val="18"/>
              </w:rPr>
            </w:pPr>
            <w:r w:rsidRPr="00500AFB">
              <w:rPr>
                <w:rFonts w:cs="Calibri"/>
                <w:color w:val="000000"/>
                <w:sz w:val="18"/>
                <w:szCs w:val="18"/>
              </w:rPr>
              <w:t>Entidade a que respeita a informação:</w:t>
            </w:r>
          </w:p>
          <w:p w14:paraId="053C0F4C" w14:textId="77777777" w:rsidR="00C1555D" w:rsidRPr="00500AFB" w:rsidRDefault="00C1555D" w:rsidP="00C1555D">
            <w:pPr>
              <w:pStyle w:val="ListParagraph"/>
              <w:numPr>
                <w:ilvl w:val="0"/>
                <w:numId w:val="22"/>
              </w:numPr>
              <w:rPr>
                <w:rFonts w:cs="Calibri"/>
                <w:color w:val="000000"/>
                <w:sz w:val="18"/>
                <w:szCs w:val="18"/>
              </w:rPr>
            </w:pPr>
            <w:r w:rsidRPr="00500AFB">
              <w:rPr>
                <w:rFonts w:cs="Calibri"/>
                <w:color w:val="000000"/>
                <w:sz w:val="18"/>
                <w:szCs w:val="18"/>
              </w:rPr>
              <w:t>Todos os registos dizem respeito à entidade Banco Santander Totta, estando, por esse motivo, uniformemente preenchidos com o código ‘BST’.</w:t>
            </w:r>
          </w:p>
        </w:tc>
        <w:tc>
          <w:tcPr>
            <w:tcW w:w="993" w:type="dxa"/>
            <w:tcBorders>
              <w:top w:val="nil"/>
              <w:left w:val="nil"/>
              <w:bottom w:val="single" w:sz="4" w:space="0" w:color="auto"/>
              <w:right w:val="single" w:sz="4" w:space="0" w:color="auto"/>
            </w:tcBorders>
            <w:shd w:val="clear" w:color="auto" w:fill="auto"/>
            <w:noWrap/>
            <w:hideMark/>
          </w:tcPr>
          <w:p w14:paraId="6C23946C"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72D43683" w14:textId="77777777" w:rsidR="00C1555D" w:rsidRDefault="00C1555D" w:rsidP="00C1555D">
            <w:pPr>
              <w:rPr>
                <w:rFonts w:cs="Calibri"/>
                <w:color w:val="000000"/>
                <w:sz w:val="18"/>
                <w:szCs w:val="18"/>
              </w:rPr>
            </w:pPr>
            <w:r>
              <w:rPr>
                <w:rFonts w:cs="Calibri"/>
                <w:color w:val="000000"/>
                <w:sz w:val="18"/>
                <w:szCs w:val="18"/>
              </w:rPr>
              <w:t>MUG</w:t>
            </w:r>
          </w:p>
          <w:p w14:paraId="3A7F0469" w14:textId="523C2B90"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6D7A13B"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7F207002" w14:textId="02FEDFAD"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13C2289A" w14:textId="3FFDEA42" w:rsidR="00C1555D" w:rsidRPr="00335137" w:rsidRDefault="00C1555D" w:rsidP="00C1555D">
            <w:pPr>
              <w:rPr>
                <w:rFonts w:cs="Calibri"/>
                <w:color w:val="000000"/>
                <w:sz w:val="18"/>
                <w:szCs w:val="18"/>
              </w:rPr>
            </w:pPr>
          </w:p>
        </w:tc>
      </w:tr>
      <w:tr w:rsidR="00C1555D" w:rsidRPr="00F07D1C" w14:paraId="0792C3D3" w14:textId="72A19DA5"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10D4B0F" w14:textId="77777777" w:rsidR="00C1555D" w:rsidRPr="00500AFB" w:rsidRDefault="00C1555D" w:rsidP="00C1555D">
            <w:pPr>
              <w:rPr>
                <w:rFonts w:cs="Calibri"/>
                <w:color w:val="000000"/>
                <w:sz w:val="18"/>
                <w:szCs w:val="18"/>
              </w:rPr>
            </w:pPr>
            <w:r w:rsidRPr="00500AFB">
              <w:rPr>
                <w:rFonts w:cs="Calibri"/>
                <w:color w:val="000000"/>
                <w:sz w:val="18"/>
                <w:szCs w:val="18"/>
              </w:rPr>
              <w:t>caplic</w:t>
            </w:r>
          </w:p>
        </w:tc>
        <w:tc>
          <w:tcPr>
            <w:tcW w:w="5495" w:type="dxa"/>
            <w:tcBorders>
              <w:top w:val="nil"/>
              <w:left w:val="nil"/>
              <w:bottom w:val="single" w:sz="4" w:space="0" w:color="auto"/>
              <w:right w:val="single" w:sz="4" w:space="0" w:color="auto"/>
            </w:tcBorders>
            <w:shd w:val="clear" w:color="auto" w:fill="auto"/>
            <w:noWrap/>
            <w:hideMark/>
          </w:tcPr>
          <w:p w14:paraId="56055A03" w14:textId="77777777" w:rsidR="00C1555D" w:rsidRPr="00500AFB" w:rsidRDefault="00C1555D" w:rsidP="00C1555D">
            <w:pPr>
              <w:rPr>
                <w:rFonts w:cs="Calibri"/>
                <w:color w:val="000000"/>
                <w:sz w:val="18"/>
                <w:szCs w:val="18"/>
              </w:rPr>
            </w:pPr>
            <w:r w:rsidRPr="00500AFB">
              <w:rPr>
                <w:rFonts w:cs="Calibri"/>
                <w:color w:val="000000"/>
                <w:sz w:val="18"/>
                <w:szCs w:val="18"/>
              </w:rPr>
              <w:t>Aplicação fonte da informação:</w:t>
            </w:r>
          </w:p>
          <w:p w14:paraId="265AFD95" w14:textId="77777777" w:rsidR="00C1555D" w:rsidRPr="00500AFB" w:rsidRDefault="00C1555D" w:rsidP="00C1555D">
            <w:pPr>
              <w:pStyle w:val="ListParagraph"/>
              <w:numPr>
                <w:ilvl w:val="0"/>
                <w:numId w:val="22"/>
              </w:numPr>
              <w:rPr>
                <w:rFonts w:cs="Calibri"/>
                <w:color w:val="000000"/>
                <w:sz w:val="18"/>
                <w:szCs w:val="18"/>
              </w:rPr>
            </w:pPr>
            <w:r w:rsidRPr="00500AFB">
              <w:rPr>
                <w:rFonts w:cs="Calibri"/>
                <w:color w:val="000000"/>
                <w:sz w:val="18"/>
                <w:szCs w:val="18"/>
              </w:rPr>
              <w:t>Este campo indica a fonte de informação e está preenchido com o código:</w:t>
            </w:r>
          </w:p>
          <w:p w14:paraId="0BBF0477" w14:textId="77777777" w:rsidR="00C1555D" w:rsidRPr="00500AFB" w:rsidRDefault="00C1555D" w:rsidP="00C1555D">
            <w:pPr>
              <w:pStyle w:val="ListParagraph"/>
              <w:numPr>
                <w:ilvl w:val="1"/>
                <w:numId w:val="22"/>
              </w:numPr>
              <w:rPr>
                <w:rFonts w:cs="Calibri"/>
                <w:color w:val="000000"/>
                <w:sz w:val="18"/>
                <w:szCs w:val="18"/>
              </w:rPr>
            </w:pPr>
            <w:r w:rsidRPr="00500AFB">
              <w:rPr>
                <w:rFonts w:cs="Calibri"/>
                <w:color w:val="000000"/>
                <w:sz w:val="18"/>
                <w:szCs w:val="18"/>
              </w:rPr>
              <w:t>‘TT’ para os títulos</w:t>
            </w:r>
          </w:p>
          <w:p w14:paraId="3A1AF9B6" w14:textId="77777777" w:rsidR="00C1555D" w:rsidRPr="00500AFB" w:rsidRDefault="00C1555D" w:rsidP="00C1555D">
            <w:pPr>
              <w:pStyle w:val="ListParagraph"/>
              <w:numPr>
                <w:ilvl w:val="1"/>
                <w:numId w:val="22"/>
              </w:numPr>
              <w:rPr>
                <w:rFonts w:cs="Calibri"/>
                <w:color w:val="000000"/>
                <w:sz w:val="18"/>
                <w:szCs w:val="18"/>
              </w:rPr>
            </w:pPr>
            <w:r w:rsidRPr="00500AFB">
              <w:rPr>
                <w:rFonts w:cs="Calibri"/>
                <w:color w:val="000000"/>
                <w:sz w:val="18"/>
                <w:szCs w:val="18"/>
              </w:rPr>
              <w:t>‘SG’ para seguros</w:t>
            </w:r>
          </w:p>
          <w:p w14:paraId="37EA8299" w14:textId="77777777" w:rsidR="00C1555D" w:rsidRPr="00500AFB" w:rsidRDefault="00C1555D" w:rsidP="00C1555D">
            <w:pPr>
              <w:pStyle w:val="ListParagraph"/>
              <w:numPr>
                <w:ilvl w:val="1"/>
                <w:numId w:val="22"/>
              </w:numPr>
              <w:rPr>
                <w:rFonts w:cs="Calibri"/>
                <w:color w:val="000000"/>
                <w:sz w:val="18"/>
                <w:szCs w:val="18"/>
              </w:rPr>
            </w:pPr>
            <w:r w:rsidRPr="00500AFB">
              <w:rPr>
                <w:rFonts w:cs="Calibri"/>
                <w:color w:val="000000"/>
                <w:sz w:val="18"/>
                <w:szCs w:val="18"/>
              </w:rPr>
              <w:t>‘FU’ para fundos</w:t>
            </w:r>
          </w:p>
          <w:p w14:paraId="3AA10C5C" w14:textId="77777777" w:rsidR="00C1555D" w:rsidRPr="00500AFB" w:rsidRDefault="00C1555D" w:rsidP="00C1555D">
            <w:pPr>
              <w:pStyle w:val="ListParagraph"/>
              <w:numPr>
                <w:ilvl w:val="1"/>
                <w:numId w:val="22"/>
              </w:numPr>
              <w:rPr>
                <w:rFonts w:cs="Calibri"/>
                <w:color w:val="000000"/>
                <w:sz w:val="18"/>
                <w:szCs w:val="18"/>
              </w:rPr>
            </w:pPr>
            <w:r w:rsidRPr="00500AFB">
              <w:rPr>
                <w:rFonts w:cs="Calibri"/>
                <w:color w:val="000000"/>
                <w:sz w:val="18"/>
                <w:szCs w:val="18"/>
              </w:rPr>
              <w:t>‘DP’ para depósitos a prazo</w:t>
            </w:r>
          </w:p>
          <w:p w14:paraId="4F640B06" w14:textId="77777777" w:rsidR="00C1555D" w:rsidRPr="00500AFB" w:rsidRDefault="00C1555D" w:rsidP="00C1555D">
            <w:pPr>
              <w:pStyle w:val="ListParagraph"/>
              <w:numPr>
                <w:ilvl w:val="1"/>
                <w:numId w:val="22"/>
              </w:numPr>
              <w:rPr>
                <w:rFonts w:cs="Calibri"/>
                <w:color w:val="000000"/>
                <w:sz w:val="18"/>
                <w:szCs w:val="18"/>
              </w:rPr>
            </w:pPr>
            <w:r w:rsidRPr="00500AFB">
              <w:rPr>
                <w:rFonts w:cs="Calibri"/>
                <w:color w:val="000000"/>
                <w:sz w:val="18"/>
                <w:szCs w:val="18"/>
              </w:rPr>
              <w:t>‘DC’ para contas de depósito à ordem</w:t>
            </w:r>
          </w:p>
          <w:p w14:paraId="4C07CAB5" w14:textId="77777777" w:rsidR="00C1555D" w:rsidRPr="00500AFB" w:rsidRDefault="00C1555D" w:rsidP="00C1555D">
            <w:pPr>
              <w:pStyle w:val="ListParagraph"/>
              <w:numPr>
                <w:ilvl w:val="1"/>
                <w:numId w:val="22"/>
              </w:numPr>
              <w:rPr>
                <w:rFonts w:cs="Calibri"/>
                <w:color w:val="000000"/>
                <w:sz w:val="18"/>
                <w:szCs w:val="18"/>
              </w:rPr>
            </w:pPr>
            <w:r w:rsidRPr="00500AFB">
              <w:rPr>
                <w:rFonts w:cs="Calibri"/>
                <w:color w:val="000000"/>
                <w:sz w:val="18"/>
                <w:szCs w:val="18"/>
              </w:rPr>
              <w:lastRenderedPageBreak/>
              <w:t>‘CLI’ para garantias pessoais com origem nas aplicações Efeitos, Partenon, EP e GP</w:t>
            </w:r>
          </w:p>
          <w:p w14:paraId="61F86050" w14:textId="77777777" w:rsidR="00C1555D" w:rsidRPr="00500AFB" w:rsidRDefault="00C1555D" w:rsidP="00C1555D">
            <w:pPr>
              <w:pStyle w:val="ListParagraph"/>
              <w:numPr>
                <w:ilvl w:val="1"/>
                <w:numId w:val="22"/>
              </w:numPr>
              <w:rPr>
                <w:rFonts w:cs="Calibri"/>
                <w:color w:val="000000"/>
                <w:sz w:val="18"/>
                <w:szCs w:val="18"/>
              </w:rPr>
            </w:pPr>
            <w:r w:rsidRPr="00500AFB">
              <w:rPr>
                <w:rFonts w:cs="Calibri"/>
                <w:color w:val="000000"/>
                <w:sz w:val="18"/>
                <w:szCs w:val="18"/>
              </w:rPr>
              <w:t>‘LEA’ para garantias pessoais e garantias reais imobiliárias de origem Leasing</w:t>
            </w:r>
          </w:p>
          <w:p w14:paraId="1093BFBF" w14:textId="77777777" w:rsidR="00C1555D" w:rsidRPr="00500AFB" w:rsidRDefault="00C1555D" w:rsidP="00C1555D">
            <w:pPr>
              <w:pStyle w:val="ListParagraph"/>
              <w:numPr>
                <w:ilvl w:val="1"/>
                <w:numId w:val="22"/>
              </w:numPr>
              <w:rPr>
                <w:rFonts w:cs="Calibri"/>
                <w:color w:val="000000"/>
                <w:sz w:val="18"/>
                <w:szCs w:val="18"/>
              </w:rPr>
            </w:pPr>
            <w:r w:rsidRPr="00500AFB">
              <w:rPr>
                <w:rFonts w:cs="Calibri"/>
                <w:color w:val="000000"/>
                <w:sz w:val="18"/>
                <w:szCs w:val="18"/>
              </w:rPr>
              <w:t>‘FAC’ para garantias pessoais de origem Factoring</w:t>
            </w:r>
          </w:p>
          <w:p w14:paraId="0F2FBE55" w14:textId="77777777" w:rsidR="00C1555D" w:rsidRPr="00500AFB" w:rsidRDefault="00C1555D" w:rsidP="00C1555D">
            <w:pPr>
              <w:pStyle w:val="ListParagraph"/>
              <w:numPr>
                <w:ilvl w:val="1"/>
                <w:numId w:val="22"/>
              </w:numPr>
              <w:rPr>
                <w:rFonts w:cs="Calibri"/>
                <w:color w:val="000000"/>
                <w:sz w:val="18"/>
                <w:szCs w:val="18"/>
              </w:rPr>
            </w:pPr>
            <w:r w:rsidRPr="00500AFB">
              <w:rPr>
                <w:rFonts w:cs="Calibri"/>
                <w:color w:val="000000"/>
                <w:sz w:val="18"/>
                <w:szCs w:val="18"/>
              </w:rPr>
              <w:t>‘GP’ para garantias imóveis de origem GP</w:t>
            </w:r>
          </w:p>
          <w:p w14:paraId="35A58258" w14:textId="77777777" w:rsidR="00C1555D" w:rsidRPr="00500AFB" w:rsidRDefault="00C1555D" w:rsidP="00C1555D">
            <w:pPr>
              <w:pStyle w:val="ListParagraph"/>
              <w:numPr>
                <w:ilvl w:val="1"/>
                <w:numId w:val="22"/>
              </w:numPr>
              <w:rPr>
                <w:rFonts w:cs="Calibri"/>
                <w:color w:val="000000"/>
                <w:sz w:val="18"/>
                <w:szCs w:val="18"/>
              </w:rPr>
            </w:pPr>
            <w:r w:rsidRPr="00500AFB">
              <w:rPr>
                <w:rFonts w:cs="Calibri"/>
                <w:color w:val="000000"/>
                <w:sz w:val="18"/>
                <w:szCs w:val="18"/>
              </w:rPr>
              <w:t>‘CS’ para garantias imóveis de origem CS</w:t>
            </w:r>
          </w:p>
          <w:p w14:paraId="29863E0A" w14:textId="77777777" w:rsidR="00C1555D" w:rsidRPr="00500AFB" w:rsidRDefault="00C1555D" w:rsidP="00C1555D">
            <w:pPr>
              <w:pStyle w:val="ListParagraph"/>
              <w:numPr>
                <w:ilvl w:val="1"/>
                <w:numId w:val="22"/>
              </w:numPr>
              <w:rPr>
                <w:rFonts w:cs="Calibri"/>
                <w:color w:val="000000"/>
                <w:sz w:val="18"/>
                <w:szCs w:val="18"/>
              </w:rPr>
            </w:pPr>
            <w:r w:rsidRPr="00500AFB">
              <w:rPr>
                <w:rFonts w:cs="Calibri"/>
                <w:color w:val="000000"/>
                <w:sz w:val="18"/>
                <w:szCs w:val="18"/>
              </w:rPr>
              <w:t>‘CSA’ para garantias pessoais de origem CS.</w:t>
            </w:r>
          </w:p>
        </w:tc>
        <w:tc>
          <w:tcPr>
            <w:tcW w:w="993" w:type="dxa"/>
            <w:tcBorders>
              <w:top w:val="nil"/>
              <w:left w:val="nil"/>
              <w:bottom w:val="single" w:sz="4" w:space="0" w:color="auto"/>
              <w:right w:val="single" w:sz="4" w:space="0" w:color="auto"/>
            </w:tcBorders>
            <w:shd w:val="clear" w:color="auto" w:fill="auto"/>
            <w:noWrap/>
            <w:hideMark/>
          </w:tcPr>
          <w:p w14:paraId="1E06D7D5" w14:textId="77777777" w:rsidR="00C1555D" w:rsidRPr="00335137" w:rsidRDefault="00C1555D" w:rsidP="00C1555D">
            <w:pPr>
              <w:rPr>
                <w:rFonts w:cs="Calibri"/>
                <w:color w:val="000000"/>
                <w:sz w:val="18"/>
                <w:szCs w:val="18"/>
              </w:rPr>
            </w:pPr>
            <w:r w:rsidRPr="00335137">
              <w:rPr>
                <w:rFonts w:cs="Calibri"/>
                <w:color w:val="000000"/>
                <w:sz w:val="18"/>
                <w:szCs w:val="18"/>
              </w:rPr>
              <w:lastRenderedPageBreak/>
              <w:t>String</w:t>
            </w:r>
          </w:p>
        </w:tc>
        <w:tc>
          <w:tcPr>
            <w:tcW w:w="1842" w:type="dxa"/>
            <w:tcBorders>
              <w:top w:val="nil"/>
              <w:left w:val="nil"/>
              <w:bottom w:val="single" w:sz="4" w:space="0" w:color="auto"/>
              <w:right w:val="single" w:sz="4" w:space="0" w:color="auto"/>
            </w:tcBorders>
          </w:tcPr>
          <w:p w14:paraId="11F7DD55" w14:textId="2A1AC63F" w:rsidR="00C1555D" w:rsidRDefault="00C1555D" w:rsidP="00C1555D">
            <w:pPr>
              <w:rPr>
                <w:rFonts w:cs="Calibri"/>
                <w:color w:val="000000"/>
                <w:sz w:val="18"/>
                <w:szCs w:val="18"/>
              </w:rPr>
            </w:pPr>
            <w:r>
              <w:rPr>
                <w:rFonts w:cs="Calibri"/>
                <w:color w:val="000000"/>
                <w:sz w:val="18"/>
                <w:szCs w:val="18"/>
              </w:rPr>
              <w:t>MUG</w:t>
            </w:r>
          </w:p>
          <w:p w14:paraId="3627D9A2" w14:textId="60409ED9"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5D67DFF" w14:textId="77777777" w:rsidR="00492A1B" w:rsidRDefault="00492A1B" w:rsidP="00492A1B">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30AC6FBC" w14:textId="09A6F35E" w:rsidR="00492A1B" w:rsidRDefault="00492A1B" w:rsidP="00492A1B">
            <w:pPr>
              <w:rPr>
                <w:rFonts w:cs="Calibri"/>
                <w:i/>
                <w:color w:val="000000"/>
                <w:sz w:val="18"/>
                <w:szCs w:val="18"/>
              </w:rPr>
            </w:pPr>
            <w:r w:rsidRPr="007D3B0E">
              <w:rPr>
                <w:rFonts w:cs="Calibri"/>
                <w:i/>
                <w:color w:val="000000"/>
                <w:sz w:val="18"/>
                <w:szCs w:val="18"/>
              </w:rPr>
              <w:t>cd_garantias.gt0</w:t>
            </w:r>
            <w:r>
              <w:rPr>
                <w:rFonts w:cs="Calibri"/>
                <w:i/>
                <w:color w:val="000000"/>
                <w:sz w:val="18"/>
                <w:szCs w:val="18"/>
              </w:rPr>
              <w:t>02</w:t>
            </w:r>
            <w:r w:rsidRPr="007D3B0E">
              <w:rPr>
                <w:rFonts w:cs="Calibri"/>
                <w:i/>
                <w:color w:val="000000"/>
                <w:sz w:val="18"/>
                <w:szCs w:val="18"/>
              </w:rPr>
              <w:t>_</w:t>
            </w:r>
            <w:r>
              <w:rPr>
                <w:rFonts w:cs="Calibri"/>
                <w:i/>
                <w:color w:val="000000"/>
                <w:sz w:val="18"/>
                <w:szCs w:val="18"/>
              </w:rPr>
              <w:t>grnt_prc</w:t>
            </w:r>
          </w:p>
          <w:p w14:paraId="663C5DE2" w14:textId="53E2F394" w:rsidR="00492A1B" w:rsidRDefault="00492A1B" w:rsidP="00492A1B">
            <w:pPr>
              <w:rPr>
                <w:rFonts w:cs="Calibri"/>
                <w:i/>
                <w:color w:val="000000"/>
                <w:sz w:val="18"/>
                <w:szCs w:val="18"/>
              </w:rPr>
            </w:pPr>
            <w:r w:rsidRPr="007D3B0E">
              <w:rPr>
                <w:rFonts w:cs="Calibri"/>
                <w:i/>
                <w:color w:val="000000"/>
                <w:sz w:val="18"/>
                <w:szCs w:val="18"/>
              </w:rPr>
              <w:t>cd_garantias.gt0</w:t>
            </w:r>
            <w:r>
              <w:rPr>
                <w:rFonts w:cs="Calibri"/>
                <w:i/>
                <w:color w:val="000000"/>
                <w:sz w:val="18"/>
                <w:szCs w:val="18"/>
              </w:rPr>
              <w:t>03</w:t>
            </w:r>
            <w:r w:rsidRPr="007D3B0E">
              <w:rPr>
                <w:rFonts w:cs="Calibri"/>
                <w:i/>
                <w:color w:val="000000"/>
                <w:sz w:val="18"/>
                <w:szCs w:val="18"/>
              </w:rPr>
              <w:t>_</w:t>
            </w:r>
            <w:r>
              <w:rPr>
                <w:rFonts w:cs="Calibri"/>
                <w:i/>
                <w:color w:val="000000"/>
                <w:sz w:val="18"/>
                <w:szCs w:val="18"/>
              </w:rPr>
              <w:t xml:space="preserve">trz_gt_fingt </w:t>
            </w:r>
          </w:p>
          <w:p w14:paraId="64D323E1" w14:textId="77777777" w:rsidR="00492A1B" w:rsidRDefault="00492A1B" w:rsidP="00492A1B">
            <w:pPr>
              <w:rPr>
                <w:rFonts w:cs="Calibri"/>
                <w:i/>
                <w:color w:val="000000"/>
                <w:sz w:val="18"/>
                <w:szCs w:val="18"/>
              </w:rPr>
            </w:pPr>
          </w:p>
          <w:p w14:paraId="4C080745" w14:textId="77777777" w:rsidR="00C1555D" w:rsidRPr="00D607B3"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CE01566" w14:textId="187E9ADE" w:rsidR="00C1555D" w:rsidRPr="00D607B3" w:rsidRDefault="00C1555D" w:rsidP="00C1555D">
            <w:pPr>
              <w:rPr>
                <w:rFonts w:cs="Calibri"/>
                <w:color w:val="000000"/>
                <w:sz w:val="18"/>
                <w:szCs w:val="18"/>
              </w:rPr>
            </w:pPr>
            <w:r w:rsidRPr="00D607B3">
              <w:rPr>
                <w:rFonts w:cs="Calibri"/>
                <w:color w:val="000000"/>
                <w:sz w:val="18"/>
                <w:szCs w:val="18"/>
              </w:rPr>
              <w:t>origem</w:t>
            </w:r>
          </w:p>
          <w:p w14:paraId="7BA1BFB2" w14:textId="77777777" w:rsidR="00C1555D" w:rsidRPr="00D607B3" w:rsidRDefault="00C1555D" w:rsidP="00C1555D">
            <w:pPr>
              <w:rPr>
                <w:rFonts w:cs="Calibri"/>
                <w:color w:val="000000"/>
                <w:sz w:val="18"/>
                <w:szCs w:val="18"/>
              </w:rPr>
            </w:pPr>
            <w:r w:rsidRPr="00D607B3">
              <w:rPr>
                <w:rFonts w:cs="Calibri"/>
                <w:color w:val="000000"/>
                <w:sz w:val="18"/>
                <w:szCs w:val="18"/>
              </w:rPr>
              <w:t>tipologia</w:t>
            </w:r>
          </w:p>
          <w:p w14:paraId="0744011C" w14:textId="77777777" w:rsidR="00C1555D" w:rsidRPr="00D607B3" w:rsidRDefault="00C1555D" w:rsidP="00C1555D">
            <w:pPr>
              <w:rPr>
                <w:rFonts w:cs="Calibri"/>
                <w:color w:val="000000"/>
                <w:sz w:val="18"/>
                <w:szCs w:val="18"/>
              </w:rPr>
            </w:pPr>
            <w:r w:rsidRPr="00D607B3">
              <w:rPr>
                <w:rFonts w:cs="Calibri"/>
                <w:color w:val="000000"/>
                <w:sz w:val="18"/>
                <w:szCs w:val="18"/>
              </w:rPr>
              <w:t>ctratcta</w:t>
            </w:r>
          </w:p>
          <w:p w14:paraId="75B59CC6" w14:textId="56EB42F2" w:rsidR="00C1555D" w:rsidRPr="00335137" w:rsidRDefault="00C1555D" w:rsidP="00C1555D">
            <w:pPr>
              <w:rPr>
                <w:rFonts w:cs="Calibri"/>
                <w:color w:val="000000"/>
                <w:sz w:val="18"/>
                <w:szCs w:val="18"/>
              </w:rPr>
            </w:pPr>
            <w:r w:rsidRPr="00D607B3">
              <w:rPr>
                <w:rFonts w:cs="Calibri"/>
                <w:color w:val="000000"/>
                <w:sz w:val="18"/>
                <w:szCs w:val="18"/>
              </w:rPr>
              <w:t>ckprodut</w:t>
            </w:r>
          </w:p>
        </w:tc>
        <w:tc>
          <w:tcPr>
            <w:tcW w:w="2127" w:type="dxa"/>
            <w:tcBorders>
              <w:top w:val="nil"/>
              <w:left w:val="single" w:sz="4" w:space="0" w:color="auto"/>
              <w:bottom w:val="single" w:sz="4" w:space="0" w:color="auto"/>
              <w:right w:val="single" w:sz="4" w:space="0" w:color="auto"/>
            </w:tcBorders>
          </w:tcPr>
          <w:p w14:paraId="2D5C8022"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CASE </w:t>
            </w:r>
          </w:p>
          <w:p w14:paraId="50AC580A"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gt018.origem = 'LEA' THEN 'LEA' </w:t>
            </w:r>
          </w:p>
          <w:p w14:paraId="7EBA609B"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gt018.origem = 'FAC' THEN 'FAC'</w:t>
            </w:r>
          </w:p>
          <w:p w14:paraId="4F190681"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gt018.tipologia = 'FIN' THEN </w:t>
            </w:r>
          </w:p>
          <w:p w14:paraId="0E1B67CC"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CASE </w:t>
            </w:r>
          </w:p>
          <w:p w14:paraId="4C69A3EC"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lastRenderedPageBreak/>
              <w:t xml:space="preserve">            WHEN gt003.ctratcta = '01' THEN 'DC'</w:t>
            </w:r>
          </w:p>
          <w:p w14:paraId="0BC27206"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gt003.ctratcta = '03' THEN 'DP'</w:t>
            </w:r>
          </w:p>
          <w:p w14:paraId="3D9D0920"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gt003.ctratcta = '07' THEN 'FU'</w:t>
            </w:r>
          </w:p>
          <w:p w14:paraId="4C73EC43"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gt003.ctratcta = '10' THEN 'TT'</w:t>
            </w:r>
          </w:p>
          <w:p w14:paraId="163BA5CD"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gt003.ctratcta = '12' THEN 'SG'</w:t>
            </w:r>
          </w:p>
          <w:p w14:paraId="09546CB0"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END </w:t>
            </w:r>
          </w:p>
          <w:p w14:paraId="06DA4CCB"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gt018.tipologia = 'IMO'  THEN</w:t>
            </w:r>
          </w:p>
          <w:p w14:paraId="7FC0CBB4"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CASE </w:t>
            </w:r>
          </w:p>
          <w:p w14:paraId="2253AEEE"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gt018.ckprodut IN ('080') THEN 'CS'</w:t>
            </w:r>
          </w:p>
          <w:p w14:paraId="7F6AA1B8"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ELSE 'GP' </w:t>
            </w:r>
          </w:p>
          <w:p w14:paraId="38CB1810"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END </w:t>
            </w:r>
          </w:p>
          <w:p w14:paraId="62670057"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gt018.tipologia = 'PES' THEN</w:t>
            </w:r>
          </w:p>
          <w:p w14:paraId="24850457"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CASE </w:t>
            </w:r>
          </w:p>
          <w:p w14:paraId="1E044550"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gt002.ckprodut IN ('081', '082', '083') THEN 'CSA' </w:t>
            </w:r>
          </w:p>
          <w:p w14:paraId="24E3E162" w14:textId="77777777" w:rsidR="00492A1B" w:rsidRPr="008B7782" w:rsidRDefault="00492A1B" w:rsidP="00492A1B">
            <w:pPr>
              <w:rPr>
                <w:rFonts w:cs="Calibri"/>
                <w:color w:val="000000"/>
                <w:sz w:val="18"/>
                <w:szCs w:val="18"/>
                <w:lang w:val="en-US"/>
              </w:rPr>
            </w:pPr>
            <w:r w:rsidRPr="00492A1B">
              <w:rPr>
                <w:rFonts w:cs="Calibri"/>
                <w:color w:val="000000"/>
                <w:sz w:val="18"/>
                <w:szCs w:val="18"/>
                <w:lang w:val="en-US"/>
              </w:rPr>
              <w:t xml:space="preserve">        </w:t>
            </w:r>
            <w:r w:rsidRPr="008B7782">
              <w:rPr>
                <w:rFonts w:cs="Calibri"/>
                <w:color w:val="000000"/>
                <w:sz w:val="18"/>
                <w:szCs w:val="18"/>
                <w:lang w:val="en-US"/>
              </w:rPr>
              <w:t>ELSE 'CLI'</w:t>
            </w:r>
          </w:p>
          <w:p w14:paraId="554A45D7" w14:textId="77777777" w:rsidR="00492A1B" w:rsidRPr="008B7782" w:rsidRDefault="00492A1B" w:rsidP="00492A1B">
            <w:pPr>
              <w:rPr>
                <w:rFonts w:cs="Calibri"/>
                <w:color w:val="000000"/>
                <w:sz w:val="18"/>
                <w:szCs w:val="18"/>
                <w:lang w:val="en-US"/>
              </w:rPr>
            </w:pPr>
            <w:r w:rsidRPr="008B7782">
              <w:rPr>
                <w:rFonts w:cs="Calibri"/>
                <w:color w:val="000000"/>
                <w:sz w:val="18"/>
                <w:szCs w:val="18"/>
                <w:lang w:val="en-US"/>
              </w:rPr>
              <w:t xml:space="preserve">    END </w:t>
            </w:r>
          </w:p>
          <w:p w14:paraId="1D662FC2" w14:textId="77777777" w:rsidR="00492A1B" w:rsidRPr="008B7782" w:rsidRDefault="00492A1B" w:rsidP="00492A1B">
            <w:pPr>
              <w:rPr>
                <w:rFonts w:cs="Calibri"/>
                <w:color w:val="000000"/>
                <w:sz w:val="18"/>
                <w:szCs w:val="18"/>
                <w:lang w:val="en-US"/>
              </w:rPr>
            </w:pPr>
            <w:r w:rsidRPr="008B7782">
              <w:rPr>
                <w:rFonts w:cs="Calibri"/>
                <w:color w:val="000000"/>
                <w:sz w:val="18"/>
                <w:szCs w:val="18"/>
                <w:lang w:val="en-US"/>
              </w:rPr>
              <w:t xml:space="preserve">    ELSE ''</w:t>
            </w:r>
          </w:p>
          <w:p w14:paraId="3D29AC11" w14:textId="7442F978" w:rsidR="00C1555D" w:rsidRPr="008B7782" w:rsidRDefault="00492A1B" w:rsidP="00492A1B">
            <w:pPr>
              <w:rPr>
                <w:rFonts w:cs="Calibri"/>
                <w:color w:val="000000"/>
                <w:sz w:val="18"/>
                <w:szCs w:val="18"/>
                <w:lang w:val="en-US"/>
              </w:rPr>
            </w:pPr>
            <w:r w:rsidRPr="008B7782">
              <w:rPr>
                <w:rFonts w:cs="Calibri"/>
                <w:color w:val="000000"/>
                <w:sz w:val="18"/>
                <w:szCs w:val="18"/>
                <w:lang w:val="en-US"/>
              </w:rPr>
              <w:t>END</w:t>
            </w:r>
          </w:p>
        </w:tc>
      </w:tr>
      <w:tr w:rsidR="00C1555D" w:rsidRPr="00335137" w14:paraId="24B7F341" w14:textId="3267DEC4" w:rsidTr="00476F0E">
        <w:trPr>
          <w:trHeight w:val="400"/>
        </w:trPr>
        <w:tc>
          <w:tcPr>
            <w:tcW w:w="1871" w:type="dxa"/>
            <w:tcBorders>
              <w:top w:val="nil"/>
              <w:left w:val="single" w:sz="4" w:space="0" w:color="auto"/>
              <w:bottom w:val="single" w:sz="4" w:space="0" w:color="auto"/>
              <w:right w:val="single" w:sz="4" w:space="0" w:color="auto"/>
            </w:tcBorders>
            <w:shd w:val="clear" w:color="000000" w:fill="F2F2F2"/>
            <w:hideMark/>
          </w:tcPr>
          <w:p w14:paraId="246F2708" w14:textId="77777777" w:rsidR="00C1555D" w:rsidRPr="00500AFB" w:rsidRDefault="00C1555D" w:rsidP="00C1555D">
            <w:pPr>
              <w:rPr>
                <w:rFonts w:cs="Calibri"/>
                <w:color w:val="000000"/>
                <w:sz w:val="18"/>
                <w:szCs w:val="18"/>
              </w:rPr>
            </w:pPr>
            <w:r w:rsidRPr="00500AFB">
              <w:rPr>
                <w:rFonts w:cs="Calibri"/>
                <w:color w:val="000000"/>
                <w:sz w:val="18"/>
                <w:szCs w:val="18"/>
              </w:rPr>
              <w:lastRenderedPageBreak/>
              <w:t>cisin</w:t>
            </w:r>
          </w:p>
        </w:tc>
        <w:tc>
          <w:tcPr>
            <w:tcW w:w="5495" w:type="dxa"/>
            <w:tcBorders>
              <w:top w:val="nil"/>
              <w:left w:val="nil"/>
              <w:bottom w:val="single" w:sz="4" w:space="0" w:color="auto"/>
              <w:right w:val="single" w:sz="4" w:space="0" w:color="auto"/>
            </w:tcBorders>
            <w:shd w:val="clear" w:color="auto" w:fill="auto"/>
            <w:noWrap/>
            <w:hideMark/>
          </w:tcPr>
          <w:p w14:paraId="57392C48" w14:textId="77777777" w:rsidR="00C1555D" w:rsidRPr="00500AFB" w:rsidRDefault="00C1555D" w:rsidP="00C1555D">
            <w:pPr>
              <w:rPr>
                <w:rFonts w:cs="Calibri"/>
                <w:color w:val="000000"/>
                <w:sz w:val="18"/>
                <w:szCs w:val="18"/>
              </w:rPr>
            </w:pPr>
            <w:r w:rsidRPr="00500AFB">
              <w:rPr>
                <w:rFonts w:cs="Calibri"/>
                <w:color w:val="000000"/>
                <w:sz w:val="18"/>
                <w:szCs w:val="18"/>
              </w:rPr>
              <w:t>Código de Emissão (ISIN, ISINREF):</w:t>
            </w:r>
          </w:p>
          <w:p w14:paraId="47649FD8" w14:textId="77777777" w:rsidR="00C1555D" w:rsidRPr="00500AFB" w:rsidRDefault="00C1555D" w:rsidP="00C1555D">
            <w:pPr>
              <w:pStyle w:val="ListParagraph"/>
              <w:numPr>
                <w:ilvl w:val="0"/>
                <w:numId w:val="22"/>
              </w:numPr>
              <w:rPr>
                <w:rFonts w:cs="Calibri"/>
                <w:color w:val="000000"/>
                <w:sz w:val="18"/>
                <w:szCs w:val="18"/>
              </w:rPr>
            </w:pPr>
            <w:r w:rsidRPr="00500AFB">
              <w:rPr>
                <w:rFonts w:cs="Calibri"/>
                <w:color w:val="000000"/>
                <w:sz w:val="18"/>
                <w:szCs w:val="18"/>
                <w:lang w:val="en-US"/>
              </w:rPr>
              <w:t>ISIN significa “</w:t>
            </w:r>
            <w:r w:rsidRPr="00500AFB">
              <w:rPr>
                <w:rFonts w:cs="Calibri"/>
                <w:i/>
                <w:color w:val="000000"/>
                <w:sz w:val="18"/>
                <w:szCs w:val="18"/>
                <w:lang w:val="en-US"/>
              </w:rPr>
              <w:t>International Securities Identification Number”</w:t>
            </w:r>
            <w:r w:rsidRPr="00500AFB">
              <w:rPr>
                <w:rFonts w:cs="Calibri"/>
                <w:color w:val="000000"/>
                <w:sz w:val="18"/>
                <w:szCs w:val="18"/>
                <w:lang w:val="en-US"/>
              </w:rPr>
              <w:t xml:space="preserve">. </w:t>
            </w:r>
            <w:r w:rsidRPr="00500AFB">
              <w:rPr>
                <w:rFonts w:cs="Calibri"/>
                <w:color w:val="000000"/>
                <w:sz w:val="18"/>
                <w:szCs w:val="18"/>
              </w:rPr>
              <w:t>Este código é o número de identificação internacional atribuído a títulos e fundos, de acordo com a norma ISO 6166.</w:t>
            </w:r>
          </w:p>
          <w:p w14:paraId="7A550B90" w14:textId="77777777" w:rsidR="00C1555D" w:rsidRPr="00500AFB" w:rsidRDefault="00C1555D" w:rsidP="00C1555D">
            <w:pPr>
              <w:pStyle w:val="ListParagraph"/>
              <w:numPr>
                <w:ilvl w:val="0"/>
                <w:numId w:val="22"/>
              </w:numPr>
              <w:rPr>
                <w:rFonts w:cs="Calibri"/>
                <w:color w:val="000000"/>
                <w:sz w:val="18"/>
                <w:szCs w:val="18"/>
              </w:rPr>
            </w:pPr>
            <w:r w:rsidRPr="00500AFB">
              <w:rPr>
                <w:rFonts w:cs="Calibri"/>
                <w:color w:val="000000"/>
                <w:sz w:val="18"/>
                <w:szCs w:val="18"/>
              </w:rPr>
              <w:lastRenderedPageBreak/>
              <w:t>Este código está apenas preenchido para garantias reais financeiras do tipo fundos e títulos.</w:t>
            </w:r>
          </w:p>
        </w:tc>
        <w:tc>
          <w:tcPr>
            <w:tcW w:w="993" w:type="dxa"/>
            <w:tcBorders>
              <w:top w:val="nil"/>
              <w:left w:val="nil"/>
              <w:bottom w:val="single" w:sz="4" w:space="0" w:color="auto"/>
              <w:right w:val="single" w:sz="4" w:space="0" w:color="auto"/>
            </w:tcBorders>
            <w:shd w:val="clear" w:color="auto" w:fill="auto"/>
            <w:noWrap/>
            <w:hideMark/>
          </w:tcPr>
          <w:p w14:paraId="2BA99B4F" w14:textId="77777777" w:rsidR="00C1555D" w:rsidRPr="00335137" w:rsidRDefault="00C1555D" w:rsidP="00C1555D">
            <w:pPr>
              <w:rPr>
                <w:rFonts w:cs="Calibri"/>
                <w:color w:val="000000"/>
                <w:sz w:val="18"/>
                <w:szCs w:val="18"/>
              </w:rPr>
            </w:pPr>
            <w:r w:rsidRPr="00335137">
              <w:rPr>
                <w:rFonts w:cs="Calibri"/>
                <w:color w:val="000000"/>
                <w:sz w:val="18"/>
                <w:szCs w:val="18"/>
              </w:rPr>
              <w:lastRenderedPageBreak/>
              <w:t>String</w:t>
            </w:r>
          </w:p>
        </w:tc>
        <w:tc>
          <w:tcPr>
            <w:tcW w:w="1842" w:type="dxa"/>
            <w:tcBorders>
              <w:top w:val="nil"/>
              <w:left w:val="nil"/>
              <w:bottom w:val="single" w:sz="4" w:space="0" w:color="auto"/>
              <w:right w:val="single" w:sz="4" w:space="0" w:color="auto"/>
            </w:tcBorders>
          </w:tcPr>
          <w:p w14:paraId="2022E954" w14:textId="77777777" w:rsidR="00C1555D" w:rsidRDefault="00C1555D" w:rsidP="00C1555D">
            <w:pPr>
              <w:rPr>
                <w:rFonts w:cs="Calibri"/>
                <w:color w:val="000000"/>
                <w:sz w:val="18"/>
                <w:szCs w:val="18"/>
              </w:rPr>
            </w:pPr>
            <w:r w:rsidRPr="000E5989">
              <w:rPr>
                <w:rFonts w:cs="Calibri"/>
                <w:color w:val="000000"/>
                <w:sz w:val="18"/>
                <w:szCs w:val="18"/>
              </w:rPr>
              <w:t>Títulos (APMT0100022484)</w:t>
            </w:r>
          </w:p>
          <w:p w14:paraId="0838BD03" w14:textId="77777777" w:rsidR="00C1555D" w:rsidRDefault="00C1555D" w:rsidP="00C1555D">
            <w:pPr>
              <w:rPr>
                <w:rFonts w:cs="Calibri"/>
                <w:color w:val="000000"/>
                <w:sz w:val="18"/>
                <w:szCs w:val="18"/>
              </w:rPr>
            </w:pPr>
            <w:r w:rsidRPr="000E5989">
              <w:rPr>
                <w:rFonts w:cs="Calibri"/>
                <w:color w:val="000000"/>
                <w:sz w:val="18"/>
                <w:szCs w:val="18"/>
              </w:rPr>
              <w:t>Fundos (APMT0100021345)</w:t>
            </w:r>
          </w:p>
          <w:p w14:paraId="364883E4" w14:textId="4EF3D160" w:rsidR="00C1555D" w:rsidRPr="00335137" w:rsidRDefault="00C1555D" w:rsidP="00C1555D">
            <w:pPr>
              <w:rPr>
                <w:rFonts w:cs="Calibri"/>
                <w:color w:val="000000"/>
                <w:sz w:val="18"/>
                <w:szCs w:val="18"/>
              </w:rPr>
            </w:pPr>
            <w:r w:rsidRPr="000E5989">
              <w:rPr>
                <w:rFonts w:cs="Calibri"/>
                <w:color w:val="000000"/>
                <w:sz w:val="18"/>
                <w:szCs w:val="18"/>
              </w:rPr>
              <w:lastRenderedPageBreak/>
              <w:t>Estruturais (APMT0100050994)</w:t>
            </w:r>
          </w:p>
        </w:tc>
        <w:tc>
          <w:tcPr>
            <w:tcW w:w="1701" w:type="dxa"/>
            <w:tcBorders>
              <w:top w:val="single" w:sz="4" w:space="0" w:color="auto"/>
              <w:left w:val="nil"/>
              <w:bottom w:val="single" w:sz="4" w:space="0" w:color="auto"/>
              <w:right w:val="single" w:sz="4" w:space="0" w:color="auto"/>
            </w:tcBorders>
          </w:tcPr>
          <w:p w14:paraId="48F0D65A" w14:textId="1A376AD0" w:rsidR="00492A1B" w:rsidRPr="00020F9F" w:rsidRDefault="00020F9F" w:rsidP="00492A1B">
            <w:pPr>
              <w:rPr>
                <w:rFonts w:cs="Calibri"/>
                <w:i/>
                <w:color w:val="000000"/>
                <w:sz w:val="18"/>
                <w:szCs w:val="18"/>
              </w:rPr>
            </w:pPr>
            <w:r w:rsidRPr="00020F9F">
              <w:rPr>
                <w:rFonts w:cs="Calibri"/>
                <w:i/>
                <w:color w:val="000000"/>
                <w:sz w:val="18"/>
                <w:szCs w:val="18"/>
              </w:rPr>
              <w:lastRenderedPageBreak/>
              <w:t>cd_mercados.</w:t>
            </w:r>
            <w:r w:rsidR="00492A1B" w:rsidRPr="00020F9F">
              <w:rPr>
                <w:rFonts w:cs="Calibri"/>
                <w:i/>
                <w:color w:val="000000"/>
                <w:sz w:val="18"/>
                <w:szCs w:val="18"/>
              </w:rPr>
              <w:t>ttt35_titlgru</w:t>
            </w:r>
          </w:p>
          <w:p w14:paraId="4D4AEEBA" w14:textId="77777777" w:rsidR="00020F9F" w:rsidRPr="00020F9F" w:rsidRDefault="00020F9F" w:rsidP="00492A1B">
            <w:pPr>
              <w:rPr>
                <w:rFonts w:cs="Calibri"/>
                <w:i/>
                <w:color w:val="000000"/>
                <w:sz w:val="18"/>
                <w:szCs w:val="18"/>
              </w:rPr>
            </w:pPr>
            <w:r w:rsidRPr="00020F9F">
              <w:rPr>
                <w:rFonts w:cs="Calibri"/>
                <w:i/>
                <w:color w:val="000000"/>
                <w:sz w:val="18"/>
                <w:szCs w:val="18"/>
              </w:rPr>
              <w:t>cd_mercados.fut02_contasfu</w:t>
            </w:r>
          </w:p>
          <w:p w14:paraId="486A551A" w14:textId="5ACB8B68" w:rsidR="00C1555D" w:rsidRPr="00335137" w:rsidRDefault="00020F9F" w:rsidP="00492A1B">
            <w:pPr>
              <w:rPr>
                <w:rFonts w:cs="Calibri"/>
                <w:color w:val="000000"/>
                <w:sz w:val="18"/>
                <w:szCs w:val="18"/>
              </w:rPr>
            </w:pPr>
            <w:r w:rsidRPr="00020F9F">
              <w:rPr>
                <w:rFonts w:cs="Calibri"/>
                <w:i/>
                <w:color w:val="000000"/>
                <w:sz w:val="18"/>
                <w:szCs w:val="18"/>
              </w:rPr>
              <w:lastRenderedPageBreak/>
              <w:t>cd_estruturais.</w:t>
            </w:r>
            <w:r w:rsidR="00492A1B" w:rsidRPr="00020F9F">
              <w:rPr>
                <w:rFonts w:cs="Calibri"/>
                <w:i/>
                <w:color w:val="000000"/>
                <w:sz w:val="18"/>
                <w:szCs w:val="18"/>
              </w:rPr>
              <w:t>cat34_fuparam</w:t>
            </w:r>
          </w:p>
        </w:tc>
        <w:tc>
          <w:tcPr>
            <w:tcW w:w="1134" w:type="dxa"/>
            <w:tcBorders>
              <w:top w:val="nil"/>
              <w:left w:val="single" w:sz="4" w:space="0" w:color="auto"/>
              <w:bottom w:val="single" w:sz="4" w:space="0" w:color="auto"/>
              <w:right w:val="single" w:sz="4" w:space="0" w:color="auto"/>
            </w:tcBorders>
          </w:tcPr>
          <w:p w14:paraId="2E4252C6" w14:textId="7C93AD3F"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6E32F0B9" w14:textId="2C9EA188" w:rsidR="00492A1B" w:rsidRPr="00492A1B" w:rsidRDefault="00492A1B" w:rsidP="00492A1B">
            <w:pPr>
              <w:rPr>
                <w:rFonts w:cs="Calibri"/>
                <w:color w:val="000000"/>
                <w:sz w:val="18"/>
                <w:szCs w:val="18"/>
                <w:lang w:val="en-US"/>
              </w:rPr>
            </w:pPr>
            <w:r>
              <w:rPr>
                <w:rFonts w:cs="Calibri"/>
                <w:color w:val="000000"/>
                <w:sz w:val="18"/>
                <w:szCs w:val="18"/>
                <w:lang w:val="en-US"/>
              </w:rPr>
              <w:t>C</w:t>
            </w:r>
            <w:r w:rsidRPr="00492A1B">
              <w:rPr>
                <w:rFonts w:cs="Calibri"/>
                <w:color w:val="000000"/>
                <w:sz w:val="18"/>
                <w:szCs w:val="18"/>
                <w:lang w:val="en-US"/>
              </w:rPr>
              <w:t>ASE</w:t>
            </w:r>
          </w:p>
          <w:p w14:paraId="3349EA16"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caplic = "TT" THEN</w:t>
            </w:r>
          </w:p>
          <w:p w14:paraId="35A611A7"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CASE</w:t>
            </w:r>
          </w:p>
          <w:p w14:paraId="3F000E55"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lastRenderedPageBreak/>
              <w:t xml:space="preserve">        WHEN trim(ttt35.ctitisin) &lt;&gt; "" THEN ttt35.ctitisin</w:t>
            </w:r>
          </w:p>
          <w:p w14:paraId="0032A47B"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trim(ttt35.cisinref) &lt;&gt; "" THEN ttt35.cisinref</w:t>
            </w:r>
          </w:p>
          <w:p w14:paraId="31DCAEBE"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ELSE ""</w:t>
            </w:r>
          </w:p>
          <w:p w14:paraId="7A28815E"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END</w:t>
            </w:r>
          </w:p>
          <w:p w14:paraId="7EF7F346"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caplic = 'FU' THEN trim( nvl( fut.ccodisin, '' ) )</w:t>
            </w:r>
          </w:p>
          <w:p w14:paraId="093CB5A6" w14:textId="77777777" w:rsidR="00492A1B" w:rsidRPr="00492A1B" w:rsidRDefault="00492A1B" w:rsidP="00492A1B">
            <w:pPr>
              <w:rPr>
                <w:rFonts w:cs="Calibri"/>
                <w:color w:val="000000"/>
                <w:sz w:val="18"/>
                <w:szCs w:val="18"/>
              </w:rPr>
            </w:pPr>
            <w:r w:rsidRPr="00492A1B">
              <w:rPr>
                <w:rFonts w:cs="Calibri"/>
                <w:color w:val="000000"/>
                <w:sz w:val="18"/>
                <w:szCs w:val="18"/>
                <w:lang w:val="en-US"/>
              </w:rPr>
              <w:t xml:space="preserve">    </w:t>
            </w:r>
            <w:r w:rsidRPr="00492A1B">
              <w:rPr>
                <w:rFonts w:cs="Calibri"/>
                <w:color w:val="000000"/>
                <w:sz w:val="18"/>
                <w:szCs w:val="18"/>
              </w:rPr>
              <w:t>ELSE ""</w:t>
            </w:r>
          </w:p>
          <w:p w14:paraId="55D9CC75" w14:textId="79116676" w:rsidR="00C1555D" w:rsidRPr="00335137" w:rsidRDefault="00492A1B" w:rsidP="00492A1B">
            <w:pPr>
              <w:rPr>
                <w:rFonts w:cs="Calibri"/>
                <w:color w:val="000000"/>
                <w:sz w:val="18"/>
                <w:szCs w:val="18"/>
              </w:rPr>
            </w:pPr>
            <w:r w:rsidRPr="00492A1B">
              <w:rPr>
                <w:rFonts w:cs="Calibri"/>
                <w:color w:val="000000"/>
                <w:sz w:val="18"/>
                <w:szCs w:val="18"/>
              </w:rPr>
              <w:t>END</w:t>
            </w:r>
          </w:p>
        </w:tc>
      </w:tr>
      <w:tr w:rsidR="00C1555D" w:rsidRPr="00335137" w14:paraId="53A6031B" w14:textId="61D27C87"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FFBB804" w14:textId="77777777" w:rsidR="00C1555D" w:rsidRPr="00500AFB" w:rsidRDefault="00C1555D" w:rsidP="00C1555D">
            <w:pPr>
              <w:rPr>
                <w:rFonts w:cs="Calibri"/>
                <w:color w:val="000000"/>
                <w:sz w:val="18"/>
                <w:szCs w:val="18"/>
              </w:rPr>
            </w:pPr>
            <w:r w:rsidRPr="00500AFB">
              <w:rPr>
                <w:rFonts w:cs="Calibri"/>
                <w:color w:val="000000"/>
                <w:sz w:val="18"/>
                <w:szCs w:val="18"/>
              </w:rPr>
              <w:lastRenderedPageBreak/>
              <w:t>zcliant</w:t>
            </w:r>
          </w:p>
        </w:tc>
        <w:tc>
          <w:tcPr>
            <w:tcW w:w="5495" w:type="dxa"/>
            <w:tcBorders>
              <w:top w:val="nil"/>
              <w:left w:val="nil"/>
              <w:bottom w:val="single" w:sz="4" w:space="0" w:color="auto"/>
              <w:right w:val="single" w:sz="4" w:space="0" w:color="auto"/>
            </w:tcBorders>
            <w:shd w:val="clear" w:color="auto" w:fill="auto"/>
            <w:noWrap/>
            <w:hideMark/>
          </w:tcPr>
          <w:p w14:paraId="36CF3C28" w14:textId="77777777" w:rsidR="00C1555D" w:rsidRPr="00500AFB" w:rsidRDefault="00C1555D" w:rsidP="00C1555D">
            <w:pPr>
              <w:rPr>
                <w:rFonts w:cs="Calibri"/>
                <w:color w:val="000000"/>
                <w:sz w:val="18"/>
                <w:szCs w:val="18"/>
              </w:rPr>
            </w:pPr>
            <w:r w:rsidRPr="00500AFB">
              <w:rPr>
                <w:rFonts w:cs="Calibri"/>
                <w:color w:val="000000"/>
                <w:sz w:val="18"/>
                <w:szCs w:val="18"/>
              </w:rPr>
              <w:t>Número cliente antigo:</w:t>
            </w:r>
          </w:p>
          <w:p w14:paraId="4743A80B" w14:textId="77777777" w:rsidR="00C1555D" w:rsidRPr="00500AFB" w:rsidRDefault="00C1555D" w:rsidP="00C1555D">
            <w:pPr>
              <w:pStyle w:val="ListParagraph"/>
              <w:numPr>
                <w:ilvl w:val="0"/>
                <w:numId w:val="35"/>
              </w:numPr>
              <w:rPr>
                <w:rFonts w:cs="Calibri"/>
                <w:color w:val="000000"/>
                <w:sz w:val="18"/>
                <w:szCs w:val="18"/>
              </w:rPr>
            </w:pPr>
            <w:r w:rsidRPr="00500AFB">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09927BDA"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33EF0446" w14:textId="0FEA8E49" w:rsidR="00C1555D" w:rsidRDefault="00C1555D" w:rsidP="00C1555D">
            <w:pPr>
              <w:rPr>
                <w:rFonts w:cs="Calibri"/>
                <w:color w:val="000000"/>
                <w:sz w:val="18"/>
                <w:szCs w:val="18"/>
              </w:rPr>
            </w:pPr>
            <w:r>
              <w:rPr>
                <w:rFonts w:cs="Calibri"/>
                <w:color w:val="000000"/>
                <w:sz w:val="18"/>
                <w:szCs w:val="18"/>
              </w:rPr>
              <w:t>MUG</w:t>
            </w:r>
          </w:p>
          <w:p w14:paraId="420D6C8A" w14:textId="6771B2F0"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E3E581F" w14:textId="77777777" w:rsidR="00C1555D" w:rsidRPr="00D607B3"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A943864" w14:textId="307687A3" w:rsidR="00C1555D" w:rsidRPr="00D607B3" w:rsidRDefault="00C1555D" w:rsidP="00C1555D">
            <w:pPr>
              <w:rPr>
                <w:rFonts w:cs="Calibri"/>
                <w:color w:val="000000"/>
                <w:sz w:val="18"/>
                <w:szCs w:val="18"/>
              </w:rPr>
            </w:pPr>
            <w:r w:rsidRPr="00D607B3">
              <w:rPr>
                <w:rFonts w:cs="Calibri"/>
                <w:color w:val="000000"/>
                <w:sz w:val="18"/>
                <w:szCs w:val="18"/>
              </w:rPr>
              <w:t>ctitisin/cisinref</w:t>
            </w:r>
          </w:p>
          <w:p w14:paraId="0C9EB809" w14:textId="03442867" w:rsidR="00C1555D" w:rsidRPr="00335137" w:rsidRDefault="00C1555D" w:rsidP="00C1555D">
            <w:pPr>
              <w:rPr>
                <w:rFonts w:cs="Calibri"/>
                <w:color w:val="000000"/>
                <w:sz w:val="18"/>
                <w:szCs w:val="18"/>
              </w:rPr>
            </w:pPr>
            <w:r w:rsidRPr="00D607B3">
              <w:rPr>
                <w:rFonts w:cs="Calibri"/>
                <w:color w:val="000000"/>
                <w:sz w:val="18"/>
                <w:szCs w:val="18"/>
              </w:rPr>
              <w:t>ccodisin</w:t>
            </w:r>
          </w:p>
        </w:tc>
        <w:tc>
          <w:tcPr>
            <w:tcW w:w="2127" w:type="dxa"/>
            <w:tcBorders>
              <w:top w:val="nil"/>
              <w:left w:val="single" w:sz="4" w:space="0" w:color="auto"/>
              <w:bottom w:val="single" w:sz="4" w:space="0" w:color="auto"/>
              <w:right w:val="single" w:sz="4" w:space="0" w:color="auto"/>
            </w:tcBorders>
          </w:tcPr>
          <w:p w14:paraId="6300302A" w14:textId="77777777" w:rsidR="00C1555D" w:rsidRPr="00D607B3" w:rsidRDefault="00C1555D" w:rsidP="00C1555D">
            <w:pPr>
              <w:rPr>
                <w:rFonts w:cs="Calibri"/>
                <w:color w:val="000000"/>
                <w:sz w:val="18"/>
                <w:szCs w:val="18"/>
              </w:rPr>
            </w:pPr>
          </w:p>
        </w:tc>
      </w:tr>
      <w:tr w:rsidR="00C1555D" w:rsidRPr="00335137" w14:paraId="56B8F34D" w14:textId="31F45961"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2D20365" w14:textId="77777777" w:rsidR="00C1555D" w:rsidRPr="00500AFB" w:rsidRDefault="00C1555D" w:rsidP="00C1555D">
            <w:pPr>
              <w:rPr>
                <w:rFonts w:cs="Calibri"/>
                <w:color w:val="000000"/>
                <w:sz w:val="18"/>
                <w:szCs w:val="18"/>
              </w:rPr>
            </w:pPr>
            <w:r w:rsidRPr="00500AFB">
              <w:rPr>
                <w:rFonts w:cs="Calibri"/>
                <w:color w:val="000000"/>
                <w:sz w:val="18"/>
                <w:szCs w:val="18"/>
              </w:rPr>
              <w:t>zcligrupo</w:t>
            </w:r>
          </w:p>
        </w:tc>
        <w:tc>
          <w:tcPr>
            <w:tcW w:w="5495" w:type="dxa"/>
            <w:tcBorders>
              <w:top w:val="nil"/>
              <w:left w:val="nil"/>
              <w:bottom w:val="single" w:sz="4" w:space="0" w:color="auto"/>
              <w:right w:val="single" w:sz="4" w:space="0" w:color="auto"/>
            </w:tcBorders>
            <w:shd w:val="clear" w:color="auto" w:fill="auto"/>
            <w:noWrap/>
            <w:hideMark/>
          </w:tcPr>
          <w:p w14:paraId="6DD8F256" w14:textId="77777777" w:rsidR="00C1555D" w:rsidRPr="00500AFB" w:rsidRDefault="00C1555D" w:rsidP="00C1555D">
            <w:pPr>
              <w:rPr>
                <w:rFonts w:cs="Calibri"/>
                <w:color w:val="000000"/>
                <w:sz w:val="18"/>
                <w:szCs w:val="18"/>
              </w:rPr>
            </w:pPr>
            <w:r w:rsidRPr="00500AFB">
              <w:rPr>
                <w:rFonts w:cs="Calibri"/>
                <w:color w:val="000000"/>
                <w:sz w:val="18"/>
                <w:szCs w:val="18"/>
              </w:rPr>
              <w:t>Número cliente no grupo:</w:t>
            </w:r>
          </w:p>
          <w:p w14:paraId="36D5B35F" w14:textId="77777777" w:rsidR="00C1555D" w:rsidRPr="00500AFB" w:rsidRDefault="00C1555D" w:rsidP="00C1555D">
            <w:pPr>
              <w:pStyle w:val="ListParagraph"/>
              <w:numPr>
                <w:ilvl w:val="0"/>
                <w:numId w:val="35"/>
              </w:numPr>
              <w:rPr>
                <w:rFonts w:cs="Calibri"/>
                <w:color w:val="000000"/>
                <w:sz w:val="18"/>
                <w:szCs w:val="18"/>
              </w:rPr>
            </w:pPr>
            <w:r w:rsidRPr="00500AFB">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3F4F0D2B"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34F7A24A" w14:textId="5BDDCF97" w:rsidR="00C1555D" w:rsidRDefault="00C1555D" w:rsidP="00C1555D">
            <w:pPr>
              <w:rPr>
                <w:rFonts w:cs="Calibri"/>
                <w:color w:val="000000"/>
                <w:sz w:val="18"/>
                <w:szCs w:val="18"/>
              </w:rPr>
            </w:pPr>
            <w:r>
              <w:rPr>
                <w:rFonts w:cs="Calibri"/>
                <w:color w:val="000000"/>
                <w:sz w:val="18"/>
                <w:szCs w:val="18"/>
              </w:rPr>
              <w:t>MUG</w:t>
            </w:r>
          </w:p>
          <w:p w14:paraId="494759E5" w14:textId="71BF8853"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5DD1304"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9EDECFE" w14:textId="622F264C"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0615B47C" w14:textId="77777777" w:rsidR="00C1555D" w:rsidRPr="00335137" w:rsidRDefault="00C1555D" w:rsidP="00C1555D">
            <w:pPr>
              <w:rPr>
                <w:rFonts w:cs="Calibri"/>
                <w:color w:val="000000"/>
                <w:sz w:val="18"/>
                <w:szCs w:val="18"/>
              </w:rPr>
            </w:pPr>
          </w:p>
        </w:tc>
      </w:tr>
      <w:tr w:rsidR="00C1555D" w:rsidRPr="00335137" w14:paraId="49E94221" w14:textId="76966A41"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05AB228" w14:textId="77777777" w:rsidR="00C1555D" w:rsidRPr="00500AFB" w:rsidRDefault="00C1555D" w:rsidP="00C1555D">
            <w:pPr>
              <w:rPr>
                <w:rFonts w:cs="Calibri"/>
                <w:color w:val="000000"/>
                <w:sz w:val="18"/>
                <w:szCs w:val="18"/>
              </w:rPr>
            </w:pPr>
            <w:r w:rsidRPr="00500AFB">
              <w:rPr>
                <w:rFonts w:cs="Calibri"/>
                <w:color w:val="000000"/>
                <w:sz w:val="18"/>
                <w:szCs w:val="18"/>
              </w:rPr>
              <w:t>msldact</w:t>
            </w:r>
          </w:p>
        </w:tc>
        <w:tc>
          <w:tcPr>
            <w:tcW w:w="5495" w:type="dxa"/>
            <w:tcBorders>
              <w:top w:val="nil"/>
              <w:left w:val="nil"/>
              <w:bottom w:val="single" w:sz="4" w:space="0" w:color="auto"/>
              <w:right w:val="single" w:sz="4" w:space="0" w:color="auto"/>
            </w:tcBorders>
            <w:shd w:val="clear" w:color="auto" w:fill="auto"/>
            <w:noWrap/>
            <w:hideMark/>
          </w:tcPr>
          <w:p w14:paraId="02717291" w14:textId="77777777" w:rsidR="00C1555D" w:rsidRPr="00500AFB" w:rsidRDefault="00C1555D" w:rsidP="00C1555D">
            <w:pPr>
              <w:rPr>
                <w:rFonts w:cs="Calibri"/>
                <w:color w:val="000000"/>
                <w:sz w:val="18"/>
                <w:szCs w:val="18"/>
              </w:rPr>
            </w:pPr>
            <w:r w:rsidRPr="00500AFB">
              <w:rPr>
                <w:rFonts w:cs="Calibri"/>
                <w:color w:val="000000"/>
                <w:sz w:val="18"/>
                <w:szCs w:val="18"/>
              </w:rPr>
              <w:t>Saldo conta Responsabilidade:</w:t>
            </w:r>
          </w:p>
          <w:p w14:paraId="5544C378" w14:textId="77777777" w:rsidR="00C1555D" w:rsidRPr="00500AFB" w:rsidRDefault="00C1555D" w:rsidP="00C1555D">
            <w:pPr>
              <w:pStyle w:val="ListParagraph"/>
              <w:numPr>
                <w:ilvl w:val="0"/>
                <w:numId w:val="15"/>
              </w:numPr>
              <w:jc w:val="both"/>
              <w:rPr>
                <w:rFonts w:cs="Calibri"/>
                <w:color w:val="000000"/>
                <w:sz w:val="18"/>
                <w:szCs w:val="18"/>
              </w:rPr>
            </w:pPr>
            <w:r w:rsidRPr="00500AFB">
              <w:rPr>
                <w:rFonts w:cs="Calibri"/>
                <w:color w:val="000000"/>
                <w:sz w:val="18"/>
                <w:szCs w:val="18"/>
              </w:rPr>
              <w:t>Este campo corresponde ao valor da responsabilidade do cliente perante o Banco, ou seja, ao saldo real da responsabilidade, herdado a partir do saldo do universo contabilístico.</w:t>
            </w:r>
          </w:p>
          <w:p w14:paraId="40A5FBAD" w14:textId="531153E2" w:rsidR="00C1555D" w:rsidRPr="00500AFB" w:rsidRDefault="00C1555D" w:rsidP="00500AFB">
            <w:pPr>
              <w:pStyle w:val="ListParagraph"/>
              <w:numPr>
                <w:ilvl w:val="0"/>
                <w:numId w:val="15"/>
              </w:numPr>
              <w:rPr>
                <w:rFonts w:cs="Calibri"/>
                <w:color w:val="000000"/>
                <w:sz w:val="18"/>
                <w:szCs w:val="18"/>
              </w:rPr>
            </w:pPr>
            <w:r w:rsidRPr="00500AFB">
              <w:rPr>
                <w:rFonts w:cs="Calibri"/>
                <w:color w:val="000000"/>
                <w:sz w:val="18"/>
                <w:szCs w:val="18"/>
              </w:rPr>
              <w:t>Este saldo é calculado através do somatório do saldo associado às contas contabilísticas de capital, juros e extrapatrimonial.</w:t>
            </w:r>
          </w:p>
        </w:tc>
        <w:tc>
          <w:tcPr>
            <w:tcW w:w="993" w:type="dxa"/>
            <w:tcBorders>
              <w:top w:val="nil"/>
              <w:left w:val="nil"/>
              <w:bottom w:val="single" w:sz="4" w:space="0" w:color="auto"/>
              <w:right w:val="single" w:sz="4" w:space="0" w:color="auto"/>
            </w:tcBorders>
            <w:shd w:val="clear" w:color="auto" w:fill="auto"/>
            <w:noWrap/>
            <w:hideMark/>
          </w:tcPr>
          <w:p w14:paraId="3AB4ECB2" w14:textId="77777777" w:rsidR="00C1555D" w:rsidRPr="00335137" w:rsidRDefault="00C1555D" w:rsidP="00C1555D">
            <w:pPr>
              <w:rPr>
                <w:rFonts w:cs="Calibri"/>
                <w:color w:val="000000"/>
                <w:sz w:val="18"/>
                <w:szCs w:val="18"/>
              </w:rPr>
            </w:pPr>
            <w:r w:rsidRPr="00335137">
              <w:rPr>
                <w:rFonts w:cs="Calibri"/>
                <w:color w:val="000000"/>
                <w:sz w:val="18"/>
                <w:szCs w:val="18"/>
              </w:rPr>
              <w:t>Decimal</w:t>
            </w:r>
          </w:p>
        </w:tc>
        <w:tc>
          <w:tcPr>
            <w:tcW w:w="1842" w:type="dxa"/>
            <w:tcBorders>
              <w:top w:val="nil"/>
              <w:left w:val="nil"/>
              <w:bottom w:val="single" w:sz="4" w:space="0" w:color="auto"/>
              <w:right w:val="single" w:sz="4" w:space="0" w:color="auto"/>
            </w:tcBorders>
          </w:tcPr>
          <w:p w14:paraId="05DF8C9A" w14:textId="03305F2A" w:rsidR="00C1555D" w:rsidRDefault="00C1555D" w:rsidP="00C1555D">
            <w:pPr>
              <w:rPr>
                <w:rFonts w:cs="Calibri"/>
                <w:color w:val="000000"/>
                <w:sz w:val="18"/>
                <w:szCs w:val="18"/>
              </w:rPr>
            </w:pPr>
            <w:r>
              <w:rPr>
                <w:rFonts w:cs="Calibri"/>
                <w:color w:val="000000"/>
                <w:sz w:val="18"/>
                <w:szCs w:val="18"/>
              </w:rPr>
              <w:t>MUG</w:t>
            </w:r>
          </w:p>
          <w:p w14:paraId="387332E9" w14:textId="266EC961"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7498235" w14:textId="77777777" w:rsidR="004D7C73" w:rsidRDefault="004D7C73" w:rsidP="004D7C73">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26BAE4DB"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DC2034F" w14:textId="0554F154"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03774151" w14:textId="79F824BF" w:rsidR="00C1555D" w:rsidRPr="00335137" w:rsidRDefault="00C1555D" w:rsidP="00500AFB">
            <w:pPr>
              <w:rPr>
                <w:rFonts w:cs="Calibri"/>
                <w:color w:val="000000"/>
                <w:sz w:val="18"/>
                <w:szCs w:val="18"/>
              </w:rPr>
            </w:pPr>
          </w:p>
        </w:tc>
      </w:tr>
      <w:tr w:rsidR="00C1555D" w:rsidRPr="00335137" w14:paraId="21D3F3E6" w14:textId="26DC70A1"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49AC12F" w14:textId="77777777" w:rsidR="00C1555D" w:rsidRPr="00500AFB" w:rsidRDefault="00C1555D" w:rsidP="00C1555D">
            <w:pPr>
              <w:rPr>
                <w:rFonts w:cs="Calibri"/>
                <w:color w:val="000000"/>
                <w:sz w:val="18"/>
                <w:szCs w:val="18"/>
              </w:rPr>
            </w:pPr>
            <w:r w:rsidRPr="00500AFB">
              <w:rPr>
                <w:rFonts w:cs="Calibri"/>
                <w:color w:val="000000"/>
                <w:sz w:val="18"/>
                <w:szCs w:val="18"/>
              </w:rPr>
              <w:t>nrsegur</w:t>
            </w:r>
          </w:p>
        </w:tc>
        <w:tc>
          <w:tcPr>
            <w:tcW w:w="5495" w:type="dxa"/>
            <w:tcBorders>
              <w:top w:val="nil"/>
              <w:left w:val="nil"/>
              <w:bottom w:val="single" w:sz="4" w:space="0" w:color="auto"/>
              <w:right w:val="single" w:sz="4" w:space="0" w:color="auto"/>
            </w:tcBorders>
            <w:shd w:val="clear" w:color="auto" w:fill="auto"/>
            <w:noWrap/>
            <w:hideMark/>
          </w:tcPr>
          <w:p w14:paraId="0FF1EFB5" w14:textId="77777777" w:rsidR="00C1555D" w:rsidRPr="00500AFB" w:rsidRDefault="00C1555D" w:rsidP="00C1555D">
            <w:pPr>
              <w:rPr>
                <w:rFonts w:cs="Calibri"/>
                <w:color w:val="000000"/>
                <w:sz w:val="18"/>
                <w:szCs w:val="18"/>
              </w:rPr>
            </w:pPr>
            <w:r w:rsidRPr="00500AFB">
              <w:rPr>
                <w:rFonts w:cs="Calibri"/>
                <w:color w:val="000000"/>
                <w:sz w:val="18"/>
                <w:szCs w:val="18"/>
              </w:rPr>
              <w:t>Número de Assegurados:</w:t>
            </w:r>
          </w:p>
          <w:p w14:paraId="4F85BF1B" w14:textId="77777777" w:rsidR="00C1555D" w:rsidRPr="00500AFB" w:rsidRDefault="00C1555D" w:rsidP="00C1555D">
            <w:pPr>
              <w:pStyle w:val="ListParagraph"/>
              <w:numPr>
                <w:ilvl w:val="0"/>
                <w:numId w:val="36"/>
              </w:numPr>
              <w:rPr>
                <w:rFonts w:cs="Calibri"/>
                <w:color w:val="000000"/>
                <w:sz w:val="18"/>
                <w:szCs w:val="18"/>
              </w:rPr>
            </w:pPr>
            <w:r w:rsidRPr="00500AFB">
              <w:rPr>
                <w:rFonts w:cs="Calibri"/>
                <w:color w:val="000000"/>
                <w:sz w:val="18"/>
                <w:szCs w:val="18"/>
              </w:rPr>
              <w:t>Este campo encontra-se preenchido com o valor ‘00000’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59014C2B"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5D62FA68" w14:textId="572AF7BC" w:rsidR="00C1555D" w:rsidRDefault="00C1555D" w:rsidP="00C1555D">
            <w:pPr>
              <w:rPr>
                <w:rFonts w:cs="Calibri"/>
                <w:color w:val="000000"/>
                <w:sz w:val="18"/>
                <w:szCs w:val="18"/>
              </w:rPr>
            </w:pPr>
            <w:r>
              <w:rPr>
                <w:rFonts w:cs="Calibri"/>
                <w:color w:val="000000"/>
                <w:sz w:val="18"/>
                <w:szCs w:val="18"/>
              </w:rPr>
              <w:t>MUG</w:t>
            </w:r>
          </w:p>
          <w:p w14:paraId="69B4E125" w14:textId="7F9D78A9"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45F6912" w14:textId="77777777" w:rsidR="00C1555D" w:rsidRPr="00D607B3"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3A25AA0" w14:textId="0D49D43A" w:rsidR="00C1555D" w:rsidRPr="00335137" w:rsidRDefault="00C1555D" w:rsidP="00C1555D">
            <w:pPr>
              <w:rPr>
                <w:rFonts w:cs="Calibri"/>
                <w:color w:val="000000"/>
                <w:sz w:val="18"/>
                <w:szCs w:val="18"/>
              </w:rPr>
            </w:pPr>
            <w:r w:rsidRPr="00D607B3">
              <w:rPr>
                <w:rFonts w:cs="Calibri"/>
                <w:color w:val="000000"/>
                <w:sz w:val="18"/>
                <w:szCs w:val="18"/>
              </w:rPr>
              <w:t>MSLDREAL</w:t>
            </w:r>
          </w:p>
        </w:tc>
        <w:tc>
          <w:tcPr>
            <w:tcW w:w="2127" w:type="dxa"/>
            <w:tcBorders>
              <w:top w:val="nil"/>
              <w:left w:val="single" w:sz="4" w:space="0" w:color="auto"/>
              <w:bottom w:val="single" w:sz="4" w:space="0" w:color="auto"/>
              <w:right w:val="single" w:sz="4" w:space="0" w:color="auto"/>
            </w:tcBorders>
          </w:tcPr>
          <w:p w14:paraId="71D9A2E8" w14:textId="77777777" w:rsidR="00C1555D" w:rsidRPr="00D607B3" w:rsidRDefault="00C1555D" w:rsidP="00C1555D">
            <w:pPr>
              <w:rPr>
                <w:rFonts w:cs="Calibri"/>
                <w:color w:val="000000"/>
                <w:sz w:val="18"/>
                <w:szCs w:val="18"/>
              </w:rPr>
            </w:pPr>
          </w:p>
        </w:tc>
      </w:tr>
      <w:tr w:rsidR="00C1555D" w:rsidRPr="00500AFB" w14:paraId="3D59FC48" w14:textId="293B0B0A"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B409612" w14:textId="77777777" w:rsidR="00C1555D" w:rsidRPr="00500AFB" w:rsidRDefault="00C1555D" w:rsidP="00C1555D">
            <w:pPr>
              <w:rPr>
                <w:rFonts w:cs="Calibri"/>
                <w:color w:val="000000"/>
                <w:sz w:val="18"/>
                <w:szCs w:val="18"/>
              </w:rPr>
            </w:pPr>
            <w:r w:rsidRPr="00500AFB">
              <w:rPr>
                <w:rFonts w:cs="Calibri"/>
                <w:color w:val="000000"/>
                <w:sz w:val="18"/>
                <w:szCs w:val="18"/>
              </w:rPr>
              <w:t>cmoeda</w:t>
            </w:r>
          </w:p>
        </w:tc>
        <w:tc>
          <w:tcPr>
            <w:tcW w:w="5495" w:type="dxa"/>
            <w:tcBorders>
              <w:top w:val="nil"/>
              <w:left w:val="nil"/>
              <w:bottom w:val="single" w:sz="4" w:space="0" w:color="auto"/>
              <w:right w:val="single" w:sz="4" w:space="0" w:color="auto"/>
            </w:tcBorders>
            <w:shd w:val="clear" w:color="auto" w:fill="auto"/>
            <w:noWrap/>
            <w:hideMark/>
          </w:tcPr>
          <w:p w14:paraId="57CA105F" w14:textId="77777777" w:rsidR="00C1555D" w:rsidRPr="00500AFB" w:rsidRDefault="00C1555D" w:rsidP="00C1555D">
            <w:pPr>
              <w:jc w:val="both"/>
              <w:rPr>
                <w:rFonts w:cs="Calibri"/>
                <w:color w:val="000000"/>
                <w:sz w:val="18"/>
                <w:szCs w:val="18"/>
              </w:rPr>
            </w:pPr>
            <w:r w:rsidRPr="00500AFB">
              <w:rPr>
                <w:rFonts w:cs="Calibri"/>
                <w:color w:val="000000"/>
                <w:sz w:val="18"/>
                <w:szCs w:val="18"/>
              </w:rPr>
              <w:t>Código de moeda:</w:t>
            </w:r>
          </w:p>
          <w:p w14:paraId="7DE2F290" w14:textId="77777777" w:rsidR="00C1555D" w:rsidRPr="00500AFB" w:rsidRDefault="00C1555D" w:rsidP="00C1555D">
            <w:pPr>
              <w:pStyle w:val="ListParagraph"/>
              <w:numPr>
                <w:ilvl w:val="0"/>
                <w:numId w:val="11"/>
              </w:numPr>
              <w:jc w:val="both"/>
              <w:rPr>
                <w:rFonts w:cs="Calibri"/>
                <w:color w:val="000000"/>
                <w:sz w:val="18"/>
                <w:szCs w:val="18"/>
              </w:rPr>
            </w:pPr>
            <w:r w:rsidRPr="00500AFB">
              <w:rPr>
                <w:rFonts w:cs="Calibri"/>
                <w:color w:val="000000"/>
                <w:sz w:val="18"/>
                <w:szCs w:val="18"/>
              </w:rPr>
              <w:t>Corresponde ao código da moeda de denominação do contrato.</w:t>
            </w:r>
          </w:p>
          <w:p w14:paraId="0680674A" w14:textId="77777777" w:rsidR="00C1555D" w:rsidRPr="00500AFB" w:rsidRDefault="00C1555D" w:rsidP="00C1555D">
            <w:pPr>
              <w:pStyle w:val="ListParagraph"/>
              <w:numPr>
                <w:ilvl w:val="0"/>
                <w:numId w:val="11"/>
              </w:numPr>
              <w:rPr>
                <w:rFonts w:cs="Calibri"/>
                <w:color w:val="000000"/>
                <w:sz w:val="18"/>
                <w:szCs w:val="18"/>
              </w:rPr>
            </w:pPr>
            <w:r w:rsidRPr="00500AFB">
              <w:rPr>
                <w:rFonts w:cs="Calibri"/>
                <w:color w:val="000000"/>
                <w:sz w:val="18"/>
                <w:szCs w:val="18"/>
              </w:rPr>
              <w:lastRenderedPageBreak/>
              <w:t>Neste caso, todos os registos estão preenchido com ‘EUR’, indicando que a divisa associada ao contrato é o Euro.</w:t>
            </w:r>
          </w:p>
        </w:tc>
        <w:tc>
          <w:tcPr>
            <w:tcW w:w="993" w:type="dxa"/>
            <w:tcBorders>
              <w:top w:val="nil"/>
              <w:left w:val="nil"/>
              <w:bottom w:val="single" w:sz="4" w:space="0" w:color="auto"/>
              <w:right w:val="single" w:sz="4" w:space="0" w:color="auto"/>
            </w:tcBorders>
            <w:shd w:val="clear" w:color="auto" w:fill="auto"/>
            <w:noWrap/>
            <w:hideMark/>
          </w:tcPr>
          <w:p w14:paraId="070747CB" w14:textId="77777777" w:rsidR="00C1555D" w:rsidRPr="00335137" w:rsidRDefault="00C1555D" w:rsidP="00C1555D">
            <w:pPr>
              <w:rPr>
                <w:rFonts w:cs="Calibri"/>
                <w:color w:val="000000"/>
                <w:sz w:val="18"/>
                <w:szCs w:val="18"/>
              </w:rPr>
            </w:pPr>
            <w:r w:rsidRPr="00335137">
              <w:rPr>
                <w:rFonts w:cs="Calibri"/>
                <w:color w:val="000000"/>
                <w:sz w:val="18"/>
                <w:szCs w:val="18"/>
              </w:rPr>
              <w:lastRenderedPageBreak/>
              <w:t>String</w:t>
            </w:r>
          </w:p>
        </w:tc>
        <w:tc>
          <w:tcPr>
            <w:tcW w:w="1842" w:type="dxa"/>
            <w:tcBorders>
              <w:top w:val="nil"/>
              <w:left w:val="nil"/>
              <w:bottom w:val="single" w:sz="4" w:space="0" w:color="auto"/>
              <w:right w:val="single" w:sz="4" w:space="0" w:color="auto"/>
            </w:tcBorders>
          </w:tcPr>
          <w:p w14:paraId="44BC1D6C" w14:textId="515D33EA" w:rsidR="00C1555D" w:rsidRDefault="00C1555D" w:rsidP="00C1555D">
            <w:pPr>
              <w:rPr>
                <w:rFonts w:cs="Calibri"/>
                <w:color w:val="000000"/>
                <w:sz w:val="18"/>
                <w:szCs w:val="18"/>
              </w:rPr>
            </w:pPr>
            <w:r>
              <w:rPr>
                <w:rFonts w:cs="Calibri"/>
                <w:color w:val="000000"/>
                <w:sz w:val="18"/>
                <w:szCs w:val="18"/>
              </w:rPr>
              <w:t>MUG</w:t>
            </w:r>
          </w:p>
          <w:p w14:paraId="1297D2CF" w14:textId="251FD5E3"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B2EE095"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86C9469" w14:textId="2831D7C1"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592349C9" w14:textId="77777777" w:rsidR="00C1555D" w:rsidRPr="00500AFB" w:rsidRDefault="00C1555D" w:rsidP="00C1555D">
            <w:pPr>
              <w:rPr>
                <w:rFonts w:cs="Calibri"/>
                <w:color w:val="000000"/>
                <w:sz w:val="18"/>
                <w:szCs w:val="18"/>
              </w:rPr>
            </w:pPr>
          </w:p>
        </w:tc>
      </w:tr>
      <w:tr w:rsidR="00C1555D" w:rsidRPr="00500AFB" w14:paraId="059EA43B" w14:textId="424A1639"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0301F36" w14:textId="77777777" w:rsidR="00C1555D" w:rsidRPr="00500AFB" w:rsidRDefault="00C1555D" w:rsidP="00C1555D">
            <w:pPr>
              <w:rPr>
                <w:rFonts w:cs="Calibri"/>
                <w:color w:val="000000"/>
                <w:sz w:val="18"/>
                <w:szCs w:val="18"/>
              </w:rPr>
            </w:pPr>
            <w:r w:rsidRPr="00500AFB">
              <w:rPr>
                <w:rFonts w:cs="Calibri"/>
                <w:color w:val="000000"/>
                <w:sz w:val="18"/>
                <w:szCs w:val="18"/>
              </w:rPr>
              <w:t>idcliente</w:t>
            </w:r>
          </w:p>
        </w:tc>
        <w:tc>
          <w:tcPr>
            <w:tcW w:w="5495" w:type="dxa"/>
            <w:tcBorders>
              <w:top w:val="nil"/>
              <w:left w:val="nil"/>
              <w:bottom w:val="single" w:sz="4" w:space="0" w:color="auto"/>
              <w:right w:val="single" w:sz="4" w:space="0" w:color="auto"/>
            </w:tcBorders>
            <w:shd w:val="clear" w:color="auto" w:fill="auto"/>
            <w:noWrap/>
            <w:hideMark/>
          </w:tcPr>
          <w:p w14:paraId="112A3848" w14:textId="77777777" w:rsidR="00C1555D" w:rsidRPr="00500AFB" w:rsidRDefault="00C1555D" w:rsidP="00C1555D">
            <w:pPr>
              <w:rPr>
                <w:rFonts w:cs="Calibri"/>
                <w:color w:val="000000"/>
                <w:sz w:val="18"/>
                <w:szCs w:val="18"/>
              </w:rPr>
            </w:pPr>
            <w:r w:rsidRPr="00500AFB">
              <w:rPr>
                <w:rFonts w:cs="Calibri"/>
                <w:color w:val="000000"/>
                <w:sz w:val="18"/>
                <w:szCs w:val="18"/>
              </w:rPr>
              <w:t>Identificador cliente:</w:t>
            </w:r>
          </w:p>
          <w:p w14:paraId="1BBDD795" w14:textId="77777777" w:rsidR="00C1555D" w:rsidRPr="00500AFB" w:rsidRDefault="00C1555D" w:rsidP="00C1555D">
            <w:pPr>
              <w:pStyle w:val="ListParagraph"/>
              <w:numPr>
                <w:ilvl w:val="0"/>
                <w:numId w:val="37"/>
              </w:numPr>
              <w:rPr>
                <w:rFonts w:cs="Calibri"/>
                <w:color w:val="000000"/>
                <w:sz w:val="18"/>
                <w:szCs w:val="18"/>
              </w:rPr>
            </w:pPr>
            <w:r w:rsidRPr="00500AFB">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5D043629"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5BE1C166" w14:textId="0A421B59" w:rsidR="00C1555D" w:rsidRDefault="00C1555D" w:rsidP="00C1555D">
            <w:pPr>
              <w:rPr>
                <w:rFonts w:cs="Calibri"/>
                <w:color w:val="000000"/>
                <w:sz w:val="18"/>
                <w:szCs w:val="18"/>
              </w:rPr>
            </w:pPr>
            <w:r>
              <w:rPr>
                <w:rFonts w:cs="Calibri"/>
                <w:color w:val="000000"/>
                <w:sz w:val="18"/>
                <w:szCs w:val="18"/>
              </w:rPr>
              <w:t>MUG</w:t>
            </w:r>
          </w:p>
          <w:p w14:paraId="12871CB5" w14:textId="664BEFF9"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577ED0F"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BF81BEB" w14:textId="4674AF5A"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2F435429" w14:textId="77777777" w:rsidR="00C1555D" w:rsidRPr="00500AFB" w:rsidRDefault="00C1555D" w:rsidP="00C1555D">
            <w:pPr>
              <w:rPr>
                <w:rFonts w:cs="Calibri"/>
                <w:color w:val="000000"/>
                <w:sz w:val="18"/>
                <w:szCs w:val="18"/>
              </w:rPr>
            </w:pPr>
          </w:p>
        </w:tc>
      </w:tr>
      <w:tr w:rsidR="00C1555D" w:rsidRPr="00500AFB" w14:paraId="6970260C" w14:textId="37A36167" w:rsidTr="00476F0E">
        <w:trPr>
          <w:trHeight w:val="400"/>
        </w:trPr>
        <w:tc>
          <w:tcPr>
            <w:tcW w:w="1871" w:type="dxa"/>
            <w:tcBorders>
              <w:top w:val="nil"/>
              <w:left w:val="single" w:sz="4" w:space="0" w:color="auto"/>
              <w:bottom w:val="single" w:sz="4" w:space="0" w:color="auto"/>
              <w:right w:val="single" w:sz="4" w:space="0" w:color="auto"/>
            </w:tcBorders>
            <w:shd w:val="clear" w:color="000000" w:fill="F2F2F2"/>
            <w:hideMark/>
          </w:tcPr>
          <w:p w14:paraId="320F1D0A" w14:textId="77777777" w:rsidR="00C1555D" w:rsidRPr="00500AFB" w:rsidRDefault="00C1555D" w:rsidP="00C1555D">
            <w:pPr>
              <w:rPr>
                <w:rFonts w:cs="Calibri"/>
                <w:color w:val="000000"/>
                <w:sz w:val="18"/>
                <w:szCs w:val="18"/>
              </w:rPr>
            </w:pPr>
            <w:r w:rsidRPr="00500AFB">
              <w:rPr>
                <w:rFonts w:cs="Calibri"/>
                <w:color w:val="000000"/>
                <w:sz w:val="18"/>
                <w:szCs w:val="18"/>
              </w:rPr>
              <w:t>idbloqueio</w:t>
            </w:r>
          </w:p>
        </w:tc>
        <w:tc>
          <w:tcPr>
            <w:tcW w:w="5495" w:type="dxa"/>
            <w:tcBorders>
              <w:top w:val="nil"/>
              <w:left w:val="nil"/>
              <w:bottom w:val="single" w:sz="4" w:space="0" w:color="auto"/>
              <w:right w:val="single" w:sz="4" w:space="0" w:color="auto"/>
            </w:tcBorders>
            <w:shd w:val="clear" w:color="auto" w:fill="auto"/>
            <w:noWrap/>
            <w:hideMark/>
          </w:tcPr>
          <w:p w14:paraId="08D9C58E" w14:textId="77777777" w:rsidR="00C1555D" w:rsidRPr="00500AFB" w:rsidRDefault="00C1555D" w:rsidP="00C1555D">
            <w:pPr>
              <w:rPr>
                <w:rFonts w:cs="Calibri"/>
                <w:color w:val="000000"/>
                <w:sz w:val="18"/>
                <w:szCs w:val="18"/>
              </w:rPr>
            </w:pPr>
            <w:r w:rsidRPr="00500AFB">
              <w:rPr>
                <w:rFonts w:cs="Calibri"/>
                <w:color w:val="000000"/>
                <w:sz w:val="18"/>
                <w:szCs w:val="18"/>
              </w:rPr>
              <w:t>Identificador bloqueio:</w:t>
            </w:r>
          </w:p>
          <w:p w14:paraId="257C7F8D" w14:textId="77777777" w:rsidR="00C1555D" w:rsidRPr="00500AFB" w:rsidRDefault="00C1555D" w:rsidP="00C1555D">
            <w:pPr>
              <w:pStyle w:val="ListParagraph"/>
              <w:numPr>
                <w:ilvl w:val="0"/>
                <w:numId w:val="23"/>
              </w:numPr>
              <w:rPr>
                <w:rFonts w:cs="Calibri"/>
                <w:color w:val="000000"/>
                <w:sz w:val="18"/>
                <w:szCs w:val="18"/>
              </w:rPr>
            </w:pPr>
            <w:r w:rsidRPr="00500AFB">
              <w:rPr>
                <w:rFonts w:cs="Calibri"/>
                <w:color w:val="000000"/>
                <w:sz w:val="18"/>
                <w:szCs w:val="18"/>
              </w:rPr>
              <w:t>Identifica se existe algum valor cativo associado ao contrato.</w:t>
            </w:r>
          </w:p>
          <w:p w14:paraId="34360915" w14:textId="77777777" w:rsidR="00C1555D" w:rsidRPr="00500AFB" w:rsidRDefault="00C1555D" w:rsidP="00C1555D">
            <w:pPr>
              <w:pStyle w:val="ListParagraph"/>
              <w:numPr>
                <w:ilvl w:val="0"/>
                <w:numId w:val="23"/>
              </w:numPr>
              <w:rPr>
                <w:rFonts w:cs="Calibri"/>
                <w:color w:val="000000"/>
                <w:sz w:val="18"/>
                <w:szCs w:val="18"/>
              </w:rPr>
            </w:pPr>
            <w:r w:rsidRPr="00500AFB">
              <w:rPr>
                <w:rFonts w:cs="Calibri"/>
                <w:color w:val="000000"/>
                <w:sz w:val="18"/>
                <w:szCs w:val="18"/>
              </w:rPr>
              <w:t>Neste caso, apenas existem garantias cativas no caso de garantias reais financeiras. Por esse motivo, este campo é preenchido com ‘S’ para todos os registos associados a garantias financeiras e ‘N’ para as restantes tipologias de garantias.</w:t>
            </w:r>
          </w:p>
        </w:tc>
        <w:tc>
          <w:tcPr>
            <w:tcW w:w="993" w:type="dxa"/>
            <w:tcBorders>
              <w:top w:val="nil"/>
              <w:left w:val="nil"/>
              <w:bottom w:val="single" w:sz="4" w:space="0" w:color="auto"/>
              <w:right w:val="single" w:sz="4" w:space="0" w:color="auto"/>
            </w:tcBorders>
            <w:shd w:val="clear" w:color="auto" w:fill="auto"/>
            <w:noWrap/>
            <w:hideMark/>
          </w:tcPr>
          <w:p w14:paraId="180741B3"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6BD1A976" w14:textId="00EB84A2" w:rsidR="00C1555D" w:rsidRDefault="00C1555D" w:rsidP="00C1555D">
            <w:pPr>
              <w:rPr>
                <w:rFonts w:cs="Calibri"/>
                <w:color w:val="000000"/>
                <w:sz w:val="18"/>
                <w:szCs w:val="18"/>
              </w:rPr>
            </w:pPr>
            <w:r>
              <w:rPr>
                <w:rFonts w:cs="Calibri"/>
                <w:color w:val="000000"/>
                <w:sz w:val="18"/>
                <w:szCs w:val="18"/>
              </w:rPr>
              <w:t>MUG</w:t>
            </w:r>
          </w:p>
          <w:p w14:paraId="188F3C4A" w14:textId="4F8A1F9C"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B57A0E3"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E13489F" w14:textId="22E58CCF"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0155873F" w14:textId="77777777" w:rsidR="004D7C73" w:rsidRPr="00500AFB" w:rsidRDefault="004D7C73" w:rsidP="004D7C73">
            <w:pPr>
              <w:rPr>
                <w:rFonts w:cs="Calibri"/>
                <w:color w:val="000000"/>
                <w:sz w:val="18"/>
                <w:szCs w:val="18"/>
                <w:lang w:val="en-US"/>
              </w:rPr>
            </w:pPr>
            <w:r w:rsidRPr="00500AFB">
              <w:rPr>
                <w:rFonts w:cs="Calibri"/>
                <w:color w:val="000000"/>
                <w:sz w:val="18"/>
                <w:szCs w:val="18"/>
                <w:lang w:val="en-US"/>
              </w:rPr>
              <w:t>WHEN caplic IN ('TT','FU','DC','DP','SG') THEN 'S'</w:t>
            </w:r>
          </w:p>
          <w:p w14:paraId="11DC9027" w14:textId="49323C2D" w:rsidR="00C1555D" w:rsidRPr="00500AFB" w:rsidRDefault="004D7C73" w:rsidP="004D7C73">
            <w:pPr>
              <w:rPr>
                <w:rFonts w:cs="Calibri"/>
                <w:color w:val="000000"/>
                <w:sz w:val="18"/>
                <w:szCs w:val="18"/>
              </w:rPr>
            </w:pPr>
            <w:r w:rsidRPr="00500AFB">
              <w:rPr>
                <w:rFonts w:cs="Calibri"/>
                <w:color w:val="000000"/>
                <w:sz w:val="18"/>
                <w:szCs w:val="18"/>
              </w:rPr>
              <w:t>ELSE 'N'</w:t>
            </w:r>
          </w:p>
        </w:tc>
      </w:tr>
      <w:tr w:rsidR="00C1555D" w:rsidRPr="00500AFB" w14:paraId="54827240" w14:textId="6C1EC5A7"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E709924" w14:textId="77777777" w:rsidR="00C1555D" w:rsidRPr="00500AFB" w:rsidRDefault="00C1555D" w:rsidP="00C1555D">
            <w:pPr>
              <w:rPr>
                <w:rFonts w:cs="Calibri"/>
                <w:color w:val="000000"/>
                <w:sz w:val="18"/>
                <w:szCs w:val="18"/>
              </w:rPr>
            </w:pPr>
            <w:r w:rsidRPr="00500AFB">
              <w:rPr>
                <w:rFonts w:cs="Calibri"/>
                <w:color w:val="000000"/>
                <w:sz w:val="18"/>
                <w:szCs w:val="18"/>
              </w:rPr>
              <w:t>idriesgsobe</w:t>
            </w:r>
          </w:p>
        </w:tc>
        <w:tc>
          <w:tcPr>
            <w:tcW w:w="5495" w:type="dxa"/>
            <w:tcBorders>
              <w:top w:val="nil"/>
              <w:left w:val="nil"/>
              <w:bottom w:val="single" w:sz="4" w:space="0" w:color="auto"/>
              <w:right w:val="single" w:sz="4" w:space="0" w:color="auto"/>
            </w:tcBorders>
            <w:shd w:val="clear" w:color="auto" w:fill="auto"/>
            <w:noWrap/>
            <w:hideMark/>
          </w:tcPr>
          <w:p w14:paraId="10AFBA72" w14:textId="77777777" w:rsidR="00C1555D" w:rsidRPr="00500AFB" w:rsidRDefault="00C1555D" w:rsidP="00C1555D">
            <w:pPr>
              <w:rPr>
                <w:rFonts w:cs="Calibri"/>
                <w:color w:val="000000"/>
                <w:sz w:val="18"/>
                <w:szCs w:val="18"/>
              </w:rPr>
            </w:pPr>
            <w:r w:rsidRPr="00500AFB">
              <w:rPr>
                <w:rFonts w:cs="Calibri"/>
                <w:color w:val="000000"/>
                <w:sz w:val="18"/>
                <w:szCs w:val="18"/>
              </w:rPr>
              <w:t>Identificador de risco soberano:</w:t>
            </w:r>
          </w:p>
          <w:p w14:paraId="40905C04" w14:textId="77777777" w:rsidR="00C1555D" w:rsidRPr="00500AFB" w:rsidRDefault="00C1555D" w:rsidP="00C1555D">
            <w:pPr>
              <w:pStyle w:val="ListParagraph"/>
              <w:numPr>
                <w:ilvl w:val="0"/>
                <w:numId w:val="24"/>
              </w:numPr>
              <w:rPr>
                <w:rFonts w:cs="Calibri"/>
                <w:color w:val="000000"/>
                <w:sz w:val="18"/>
                <w:szCs w:val="18"/>
              </w:rPr>
            </w:pPr>
            <w:r w:rsidRPr="00500AFB">
              <w:rPr>
                <w:rFonts w:cs="Calibri"/>
                <w:color w:val="000000"/>
                <w:sz w:val="18"/>
                <w:szCs w:val="18"/>
              </w:rPr>
              <w:t>Todos os registos são preenchidos com ‘N’, identificando a ausência de risco soberano.</w:t>
            </w:r>
          </w:p>
        </w:tc>
        <w:tc>
          <w:tcPr>
            <w:tcW w:w="993" w:type="dxa"/>
            <w:tcBorders>
              <w:top w:val="nil"/>
              <w:left w:val="nil"/>
              <w:bottom w:val="single" w:sz="4" w:space="0" w:color="auto"/>
              <w:right w:val="single" w:sz="4" w:space="0" w:color="auto"/>
            </w:tcBorders>
            <w:shd w:val="clear" w:color="auto" w:fill="auto"/>
            <w:noWrap/>
            <w:hideMark/>
          </w:tcPr>
          <w:p w14:paraId="7D26CC8F"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0949B29C" w14:textId="17AFD4F9" w:rsidR="00C1555D" w:rsidRDefault="00C1555D" w:rsidP="00C1555D">
            <w:pPr>
              <w:rPr>
                <w:rFonts w:cs="Calibri"/>
                <w:color w:val="000000"/>
                <w:sz w:val="18"/>
                <w:szCs w:val="18"/>
              </w:rPr>
            </w:pPr>
            <w:r>
              <w:rPr>
                <w:rFonts w:cs="Calibri"/>
                <w:color w:val="000000"/>
                <w:sz w:val="18"/>
                <w:szCs w:val="18"/>
              </w:rPr>
              <w:t>MUG</w:t>
            </w:r>
          </w:p>
          <w:p w14:paraId="2B9B79A1" w14:textId="4667D053"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C2F6C15"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89F164D" w14:textId="4B385C08"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73918549" w14:textId="77777777" w:rsidR="00C1555D" w:rsidRPr="00500AFB" w:rsidRDefault="00C1555D" w:rsidP="00C1555D">
            <w:pPr>
              <w:rPr>
                <w:rFonts w:cs="Calibri"/>
                <w:color w:val="000000"/>
                <w:sz w:val="18"/>
                <w:szCs w:val="18"/>
              </w:rPr>
            </w:pPr>
          </w:p>
        </w:tc>
      </w:tr>
      <w:tr w:rsidR="00C1555D" w:rsidRPr="00500AFB" w14:paraId="0DC1FFD4" w14:textId="33D4026F"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B65D519" w14:textId="77777777" w:rsidR="00C1555D" w:rsidRPr="00500AFB" w:rsidRDefault="00C1555D" w:rsidP="00C1555D">
            <w:pPr>
              <w:rPr>
                <w:rFonts w:cs="Calibri"/>
                <w:color w:val="000000"/>
                <w:sz w:val="18"/>
                <w:szCs w:val="18"/>
              </w:rPr>
            </w:pPr>
            <w:r w:rsidRPr="00500AFB">
              <w:rPr>
                <w:rFonts w:cs="Calibri"/>
                <w:color w:val="000000"/>
                <w:sz w:val="18"/>
                <w:szCs w:val="18"/>
              </w:rPr>
              <w:t>idcoberperf</w:t>
            </w:r>
          </w:p>
        </w:tc>
        <w:tc>
          <w:tcPr>
            <w:tcW w:w="5495" w:type="dxa"/>
            <w:tcBorders>
              <w:top w:val="nil"/>
              <w:left w:val="nil"/>
              <w:bottom w:val="single" w:sz="4" w:space="0" w:color="auto"/>
              <w:right w:val="single" w:sz="4" w:space="0" w:color="auto"/>
            </w:tcBorders>
            <w:shd w:val="clear" w:color="auto" w:fill="auto"/>
            <w:noWrap/>
            <w:hideMark/>
          </w:tcPr>
          <w:p w14:paraId="7CACDD5F" w14:textId="77777777" w:rsidR="00C1555D" w:rsidRPr="00500AFB" w:rsidRDefault="00C1555D" w:rsidP="00C1555D">
            <w:pPr>
              <w:rPr>
                <w:rFonts w:cs="Calibri"/>
                <w:color w:val="000000"/>
                <w:sz w:val="18"/>
                <w:szCs w:val="18"/>
              </w:rPr>
            </w:pPr>
            <w:r w:rsidRPr="00500AFB">
              <w:rPr>
                <w:rFonts w:cs="Calibri"/>
                <w:color w:val="000000"/>
                <w:sz w:val="18"/>
                <w:szCs w:val="18"/>
              </w:rPr>
              <w:t>Identificador de cobertura perfeita:</w:t>
            </w:r>
          </w:p>
          <w:p w14:paraId="0EB575AF" w14:textId="77777777" w:rsidR="00C1555D" w:rsidRPr="00500AFB" w:rsidRDefault="00C1555D" w:rsidP="00C1555D">
            <w:pPr>
              <w:pStyle w:val="ListParagraph"/>
              <w:numPr>
                <w:ilvl w:val="0"/>
                <w:numId w:val="24"/>
              </w:numPr>
              <w:rPr>
                <w:rFonts w:cs="Calibri"/>
                <w:color w:val="000000"/>
                <w:sz w:val="18"/>
                <w:szCs w:val="18"/>
              </w:rPr>
            </w:pPr>
            <w:r w:rsidRPr="00500AFB">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62706AE7"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50D16AB8" w14:textId="20B477E2" w:rsidR="00C1555D" w:rsidRDefault="00C1555D" w:rsidP="00C1555D">
            <w:pPr>
              <w:rPr>
                <w:rFonts w:cs="Calibri"/>
                <w:color w:val="000000"/>
                <w:sz w:val="18"/>
                <w:szCs w:val="18"/>
              </w:rPr>
            </w:pPr>
            <w:r>
              <w:rPr>
                <w:rFonts w:cs="Calibri"/>
                <w:color w:val="000000"/>
                <w:sz w:val="18"/>
                <w:szCs w:val="18"/>
              </w:rPr>
              <w:t>MUG</w:t>
            </w:r>
          </w:p>
          <w:p w14:paraId="5700E96B" w14:textId="75859510"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BDC8E45"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FD75AE1" w14:textId="357BDD10"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676E1B56" w14:textId="77777777" w:rsidR="00C1555D" w:rsidRPr="00500AFB" w:rsidRDefault="00C1555D" w:rsidP="00C1555D">
            <w:pPr>
              <w:rPr>
                <w:rFonts w:cs="Calibri"/>
                <w:color w:val="000000"/>
                <w:sz w:val="18"/>
                <w:szCs w:val="18"/>
              </w:rPr>
            </w:pPr>
          </w:p>
        </w:tc>
      </w:tr>
      <w:tr w:rsidR="00C1555D" w:rsidRPr="00500AFB" w14:paraId="7991D106" w14:textId="758AF1D4"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6802EAC" w14:textId="77777777" w:rsidR="00C1555D" w:rsidRPr="00500AFB" w:rsidRDefault="00C1555D" w:rsidP="00C1555D">
            <w:pPr>
              <w:rPr>
                <w:rFonts w:cs="Calibri"/>
                <w:color w:val="000000"/>
                <w:sz w:val="18"/>
                <w:szCs w:val="18"/>
              </w:rPr>
            </w:pPr>
            <w:r w:rsidRPr="00500AFB">
              <w:rPr>
                <w:rFonts w:cs="Calibri"/>
                <w:color w:val="000000"/>
                <w:sz w:val="18"/>
                <w:szCs w:val="18"/>
              </w:rPr>
              <w:t>valasesojur</w:t>
            </w:r>
          </w:p>
        </w:tc>
        <w:tc>
          <w:tcPr>
            <w:tcW w:w="5495" w:type="dxa"/>
            <w:tcBorders>
              <w:top w:val="nil"/>
              <w:left w:val="nil"/>
              <w:bottom w:val="single" w:sz="4" w:space="0" w:color="auto"/>
              <w:right w:val="single" w:sz="4" w:space="0" w:color="auto"/>
            </w:tcBorders>
            <w:shd w:val="clear" w:color="auto" w:fill="auto"/>
            <w:noWrap/>
            <w:hideMark/>
          </w:tcPr>
          <w:p w14:paraId="5E8B6156" w14:textId="77777777" w:rsidR="00C1555D" w:rsidRPr="00500AFB" w:rsidRDefault="00C1555D" w:rsidP="00C1555D">
            <w:pPr>
              <w:rPr>
                <w:rFonts w:cs="Calibri"/>
                <w:color w:val="000000"/>
                <w:sz w:val="18"/>
                <w:szCs w:val="18"/>
              </w:rPr>
            </w:pPr>
            <w:r w:rsidRPr="00500AFB">
              <w:rPr>
                <w:rFonts w:cs="Calibri"/>
                <w:color w:val="000000"/>
                <w:sz w:val="18"/>
                <w:szCs w:val="18"/>
              </w:rPr>
              <w:t>Validação de assessoria jurídica:</w:t>
            </w:r>
          </w:p>
          <w:p w14:paraId="24220CD1" w14:textId="77777777" w:rsidR="00C1555D" w:rsidRPr="00500AFB" w:rsidRDefault="00C1555D" w:rsidP="00C1555D">
            <w:pPr>
              <w:pStyle w:val="ListParagraph"/>
              <w:numPr>
                <w:ilvl w:val="0"/>
                <w:numId w:val="24"/>
              </w:numPr>
              <w:rPr>
                <w:rFonts w:cs="Calibri"/>
                <w:b/>
                <w:color w:val="000000"/>
                <w:sz w:val="18"/>
                <w:szCs w:val="18"/>
              </w:rPr>
            </w:pPr>
            <w:r w:rsidRPr="00500AFB">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495268F8"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351FD9B4" w14:textId="64E9B9B1" w:rsidR="00C1555D" w:rsidRDefault="00C1555D" w:rsidP="00C1555D">
            <w:pPr>
              <w:rPr>
                <w:rFonts w:cs="Calibri"/>
                <w:color w:val="000000"/>
                <w:sz w:val="18"/>
                <w:szCs w:val="18"/>
              </w:rPr>
            </w:pPr>
            <w:r>
              <w:rPr>
                <w:rFonts w:cs="Calibri"/>
                <w:color w:val="000000"/>
                <w:sz w:val="18"/>
                <w:szCs w:val="18"/>
              </w:rPr>
              <w:t>MUG</w:t>
            </w:r>
          </w:p>
          <w:p w14:paraId="35C90EFC" w14:textId="1FED1274"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A20929A"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13330AA" w14:textId="2941BDF1"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6E6C3F09" w14:textId="77777777" w:rsidR="00C1555D" w:rsidRPr="00500AFB" w:rsidRDefault="00C1555D" w:rsidP="00C1555D">
            <w:pPr>
              <w:rPr>
                <w:rFonts w:cs="Calibri"/>
                <w:color w:val="000000"/>
                <w:sz w:val="18"/>
                <w:szCs w:val="18"/>
              </w:rPr>
            </w:pPr>
          </w:p>
        </w:tc>
      </w:tr>
      <w:tr w:rsidR="00C1555D" w:rsidRPr="00500AFB" w14:paraId="104B1D99" w14:textId="24A7AC8D"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A0CD8B3" w14:textId="77777777" w:rsidR="00C1555D" w:rsidRPr="00500AFB" w:rsidRDefault="00C1555D" w:rsidP="00C1555D">
            <w:pPr>
              <w:rPr>
                <w:rFonts w:cs="Calibri"/>
                <w:color w:val="000000"/>
                <w:sz w:val="18"/>
                <w:szCs w:val="18"/>
              </w:rPr>
            </w:pPr>
            <w:r w:rsidRPr="00500AFB">
              <w:rPr>
                <w:rFonts w:cs="Calibri"/>
                <w:color w:val="000000"/>
                <w:sz w:val="18"/>
                <w:szCs w:val="18"/>
              </w:rPr>
              <w:t>perreparto</w:t>
            </w:r>
          </w:p>
        </w:tc>
        <w:tc>
          <w:tcPr>
            <w:tcW w:w="5495" w:type="dxa"/>
            <w:tcBorders>
              <w:top w:val="nil"/>
              <w:left w:val="nil"/>
              <w:bottom w:val="single" w:sz="4" w:space="0" w:color="auto"/>
              <w:right w:val="single" w:sz="4" w:space="0" w:color="auto"/>
            </w:tcBorders>
            <w:shd w:val="clear" w:color="auto" w:fill="auto"/>
            <w:noWrap/>
            <w:hideMark/>
          </w:tcPr>
          <w:p w14:paraId="09E23F3F" w14:textId="77777777" w:rsidR="00C1555D" w:rsidRPr="00500AFB" w:rsidRDefault="00C1555D" w:rsidP="00C1555D">
            <w:pPr>
              <w:rPr>
                <w:rFonts w:cs="Calibri"/>
                <w:color w:val="000000"/>
                <w:sz w:val="18"/>
                <w:szCs w:val="18"/>
              </w:rPr>
            </w:pPr>
            <w:r w:rsidRPr="00500AFB">
              <w:rPr>
                <w:rFonts w:cs="Calibri"/>
                <w:color w:val="000000"/>
                <w:sz w:val="18"/>
                <w:szCs w:val="18"/>
              </w:rPr>
              <w:t>Percentagem de distribuição:</w:t>
            </w:r>
          </w:p>
          <w:p w14:paraId="47A0FCCC" w14:textId="77777777" w:rsidR="00C1555D" w:rsidRPr="00500AFB" w:rsidRDefault="00C1555D" w:rsidP="00C1555D">
            <w:pPr>
              <w:pStyle w:val="ListParagraph"/>
              <w:numPr>
                <w:ilvl w:val="0"/>
                <w:numId w:val="16"/>
              </w:numPr>
              <w:jc w:val="both"/>
              <w:rPr>
                <w:rFonts w:cs="Calibri"/>
                <w:color w:val="000000"/>
                <w:sz w:val="18"/>
                <w:szCs w:val="18"/>
              </w:rPr>
            </w:pPr>
            <w:r w:rsidRPr="00500AFB">
              <w:rPr>
                <w:rFonts w:cs="Calibri"/>
                <w:color w:val="000000"/>
                <w:sz w:val="18"/>
                <w:szCs w:val="18"/>
              </w:rPr>
              <w:t xml:space="preserve">Este campo é aprovisionado de forma direta pelo campo ‘per_cobert’ da tabela </w:t>
            </w:r>
            <w:r w:rsidRPr="00500AFB">
              <w:rPr>
                <w:rFonts w:cs="Calibri"/>
                <w:i/>
                <w:color w:val="000000"/>
                <w:sz w:val="18"/>
                <w:szCs w:val="18"/>
              </w:rPr>
              <w:t>cd_garantias.gt018_rateio_aval</w:t>
            </w:r>
            <w:r w:rsidRPr="00500AFB">
              <w:rPr>
                <w:rFonts w:cs="Calibri"/>
                <w:color w:val="000000"/>
                <w:sz w:val="18"/>
                <w:szCs w:val="18"/>
              </w:rPr>
              <w:t>.</w:t>
            </w:r>
          </w:p>
          <w:p w14:paraId="060EFEB2" w14:textId="77777777" w:rsidR="00C1555D" w:rsidRPr="00500AFB" w:rsidRDefault="00C1555D" w:rsidP="00C1555D">
            <w:pPr>
              <w:pStyle w:val="ListParagraph"/>
              <w:numPr>
                <w:ilvl w:val="0"/>
                <w:numId w:val="16"/>
              </w:numPr>
              <w:jc w:val="both"/>
              <w:rPr>
                <w:rFonts w:cs="Calibri"/>
                <w:color w:val="000000"/>
                <w:sz w:val="18"/>
                <w:szCs w:val="18"/>
              </w:rPr>
            </w:pPr>
            <w:r w:rsidRPr="00500AFB">
              <w:rPr>
                <w:rFonts w:cs="Calibri"/>
                <w:color w:val="000000"/>
                <w:sz w:val="18"/>
                <w:szCs w:val="18"/>
              </w:rPr>
              <w:t>O total da dívida coberta por um determinado bem é calculado no MUG e utilizado para a determinação desta percentagem. A divisão do saldo de cada responsabilidade pelo total da dívida permite obter uma percentagem de distribuição do total da dívida pelos diferentes saldos de responsabilidade inerentes a um mesmo bem.</w:t>
            </w:r>
          </w:p>
          <w:p w14:paraId="084DAB50" w14:textId="77777777" w:rsidR="00C1555D" w:rsidRPr="00500AFB" w:rsidRDefault="00C1555D" w:rsidP="00C1555D">
            <w:pPr>
              <w:pStyle w:val="ListParagraph"/>
              <w:numPr>
                <w:ilvl w:val="0"/>
                <w:numId w:val="16"/>
              </w:numPr>
              <w:rPr>
                <w:rFonts w:cs="Calibri"/>
                <w:color w:val="000000"/>
                <w:sz w:val="18"/>
                <w:szCs w:val="18"/>
              </w:rPr>
            </w:pPr>
            <w:r w:rsidRPr="00500AFB">
              <w:rPr>
                <w:rFonts w:cs="Calibri"/>
                <w:color w:val="000000"/>
                <w:sz w:val="18"/>
                <w:szCs w:val="18"/>
              </w:rPr>
              <w:lastRenderedPageBreak/>
              <w:t>No caso de garantias pessoais, esta percentagem é sempre 100%.</w:t>
            </w:r>
          </w:p>
        </w:tc>
        <w:tc>
          <w:tcPr>
            <w:tcW w:w="993" w:type="dxa"/>
            <w:tcBorders>
              <w:top w:val="nil"/>
              <w:left w:val="nil"/>
              <w:bottom w:val="single" w:sz="4" w:space="0" w:color="auto"/>
              <w:right w:val="single" w:sz="4" w:space="0" w:color="auto"/>
            </w:tcBorders>
            <w:shd w:val="clear" w:color="auto" w:fill="auto"/>
            <w:noWrap/>
            <w:hideMark/>
          </w:tcPr>
          <w:p w14:paraId="26B1DBD4" w14:textId="77777777" w:rsidR="00C1555D" w:rsidRPr="00335137" w:rsidRDefault="00C1555D" w:rsidP="00C1555D">
            <w:pPr>
              <w:rPr>
                <w:rFonts w:cs="Calibri"/>
                <w:color w:val="000000"/>
                <w:sz w:val="18"/>
                <w:szCs w:val="18"/>
              </w:rPr>
            </w:pPr>
            <w:r w:rsidRPr="00335137">
              <w:rPr>
                <w:rFonts w:cs="Calibri"/>
                <w:color w:val="000000"/>
                <w:sz w:val="18"/>
                <w:szCs w:val="18"/>
              </w:rPr>
              <w:lastRenderedPageBreak/>
              <w:t>String</w:t>
            </w:r>
          </w:p>
        </w:tc>
        <w:tc>
          <w:tcPr>
            <w:tcW w:w="1842" w:type="dxa"/>
            <w:tcBorders>
              <w:top w:val="nil"/>
              <w:left w:val="nil"/>
              <w:bottom w:val="single" w:sz="4" w:space="0" w:color="auto"/>
              <w:right w:val="single" w:sz="4" w:space="0" w:color="auto"/>
            </w:tcBorders>
          </w:tcPr>
          <w:p w14:paraId="47B6F724" w14:textId="566FF3E9" w:rsidR="00C1555D" w:rsidRDefault="00C1555D" w:rsidP="00C1555D">
            <w:pPr>
              <w:rPr>
                <w:rFonts w:cs="Calibri"/>
                <w:color w:val="000000"/>
                <w:sz w:val="18"/>
                <w:szCs w:val="18"/>
              </w:rPr>
            </w:pPr>
            <w:r>
              <w:rPr>
                <w:rFonts w:cs="Calibri"/>
                <w:color w:val="000000"/>
                <w:sz w:val="18"/>
                <w:szCs w:val="18"/>
              </w:rPr>
              <w:t>MUG</w:t>
            </w:r>
          </w:p>
          <w:p w14:paraId="71D3DE01" w14:textId="624399CB"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9E9EE9B" w14:textId="77777777" w:rsidR="004D7C73" w:rsidRDefault="004D7C73" w:rsidP="004D7C73">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3064B072" w14:textId="77777777" w:rsidR="00C1555D" w:rsidRDefault="00C1555D" w:rsidP="00C1555D">
            <w:pPr>
              <w:rPr>
                <w:color w:val="000000"/>
                <w:szCs w:val="22"/>
              </w:rPr>
            </w:pPr>
          </w:p>
        </w:tc>
        <w:tc>
          <w:tcPr>
            <w:tcW w:w="1134" w:type="dxa"/>
            <w:tcBorders>
              <w:top w:val="nil"/>
              <w:left w:val="single" w:sz="4" w:space="0" w:color="auto"/>
              <w:bottom w:val="single" w:sz="4" w:space="0" w:color="auto"/>
              <w:right w:val="single" w:sz="4" w:space="0" w:color="auto"/>
            </w:tcBorders>
          </w:tcPr>
          <w:p w14:paraId="1D71BBAD" w14:textId="19B0D83F" w:rsidR="00C1555D" w:rsidRDefault="00C1555D" w:rsidP="00C1555D">
            <w:pPr>
              <w:rPr>
                <w:color w:val="000000"/>
                <w:szCs w:val="22"/>
              </w:rPr>
            </w:pPr>
            <w:r>
              <w:rPr>
                <w:color w:val="000000"/>
                <w:szCs w:val="22"/>
              </w:rPr>
              <w:t>PERC_RATEIO</w:t>
            </w:r>
          </w:p>
          <w:p w14:paraId="5243737C" w14:textId="068FC696"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1BC9EB7F" w14:textId="77777777" w:rsidR="004D7C73" w:rsidRPr="00500AFB" w:rsidRDefault="004D7C73" w:rsidP="004D7C73">
            <w:pPr>
              <w:rPr>
                <w:color w:val="000000"/>
                <w:sz w:val="18"/>
                <w:szCs w:val="18"/>
                <w:lang w:val="en-US"/>
              </w:rPr>
            </w:pPr>
            <w:r w:rsidRPr="00500AFB">
              <w:rPr>
                <w:color w:val="000000"/>
                <w:sz w:val="18"/>
                <w:szCs w:val="18"/>
                <w:lang w:val="en-US"/>
              </w:rPr>
              <w:t xml:space="preserve">WHEN CAST(SUM(gt018.perc_rateio) AS DECIMAL(17,2)) &gt; 100 THEN 100 </w:t>
            </w:r>
          </w:p>
          <w:p w14:paraId="4F93520C" w14:textId="2C5C23C1" w:rsidR="00C1555D" w:rsidRPr="00500AFB" w:rsidRDefault="004D7C73" w:rsidP="004D7C73">
            <w:pPr>
              <w:rPr>
                <w:color w:val="000000"/>
                <w:sz w:val="18"/>
                <w:szCs w:val="18"/>
              </w:rPr>
            </w:pPr>
            <w:r w:rsidRPr="00500AFB">
              <w:rPr>
                <w:color w:val="000000"/>
                <w:sz w:val="18"/>
                <w:szCs w:val="18"/>
              </w:rPr>
              <w:t>ELSE CAST(SUM(gt018.perc_rateio) AS DECIMAL(17,2))</w:t>
            </w:r>
          </w:p>
        </w:tc>
      </w:tr>
      <w:tr w:rsidR="00C1555D" w:rsidRPr="00335137" w14:paraId="0FCD860E" w14:textId="1E004AC0"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CBB384C" w14:textId="77777777" w:rsidR="00C1555D" w:rsidRPr="00500AFB" w:rsidRDefault="00C1555D" w:rsidP="00C1555D">
            <w:pPr>
              <w:rPr>
                <w:rFonts w:cs="Calibri"/>
                <w:color w:val="000000"/>
                <w:sz w:val="18"/>
                <w:szCs w:val="18"/>
              </w:rPr>
            </w:pPr>
            <w:r w:rsidRPr="00500AFB">
              <w:rPr>
                <w:rFonts w:cs="Calibri"/>
                <w:color w:val="000000"/>
                <w:sz w:val="18"/>
                <w:szCs w:val="18"/>
              </w:rPr>
              <w:t>ordenprelgar</w:t>
            </w:r>
          </w:p>
        </w:tc>
        <w:tc>
          <w:tcPr>
            <w:tcW w:w="5495" w:type="dxa"/>
            <w:tcBorders>
              <w:top w:val="nil"/>
              <w:left w:val="nil"/>
              <w:bottom w:val="single" w:sz="4" w:space="0" w:color="auto"/>
              <w:right w:val="single" w:sz="4" w:space="0" w:color="auto"/>
            </w:tcBorders>
            <w:shd w:val="clear" w:color="auto" w:fill="auto"/>
            <w:noWrap/>
            <w:hideMark/>
          </w:tcPr>
          <w:p w14:paraId="256B7A8D" w14:textId="77777777" w:rsidR="00C1555D" w:rsidRPr="00500AFB" w:rsidRDefault="00C1555D" w:rsidP="00C1555D">
            <w:pPr>
              <w:rPr>
                <w:rFonts w:cs="Calibri"/>
                <w:color w:val="000000"/>
                <w:sz w:val="18"/>
                <w:szCs w:val="18"/>
              </w:rPr>
            </w:pPr>
            <w:r w:rsidRPr="00500AFB">
              <w:rPr>
                <w:rFonts w:cs="Calibri"/>
                <w:color w:val="000000"/>
                <w:sz w:val="18"/>
                <w:szCs w:val="18"/>
              </w:rPr>
              <w:t>Ordem prioridade garantia:</w:t>
            </w:r>
          </w:p>
          <w:p w14:paraId="27493CE1" w14:textId="77777777" w:rsidR="00C1555D" w:rsidRPr="00500AFB" w:rsidRDefault="00C1555D" w:rsidP="00C1555D">
            <w:pPr>
              <w:pStyle w:val="ListParagraph"/>
              <w:numPr>
                <w:ilvl w:val="0"/>
                <w:numId w:val="38"/>
              </w:numPr>
              <w:rPr>
                <w:rFonts w:cs="Calibri"/>
                <w:color w:val="000000"/>
                <w:sz w:val="18"/>
                <w:szCs w:val="18"/>
              </w:rPr>
            </w:pPr>
            <w:r w:rsidRPr="00500AFB">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3FB14C6B"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7B9711B4" w14:textId="7FA118DC" w:rsidR="00C1555D" w:rsidRDefault="00C1555D" w:rsidP="00C1555D">
            <w:pPr>
              <w:rPr>
                <w:rFonts w:cs="Calibri"/>
                <w:color w:val="000000"/>
                <w:sz w:val="18"/>
                <w:szCs w:val="18"/>
              </w:rPr>
            </w:pPr>
            <w:r>
              <w:rPr>
                <w:rFonts w:cs="Calibri"/>
                <w:color w:val="000000"/>
                <w:sz w:val="18"/>
                <w:szCs w:val="18"/>
              </w:rPr>
              <w:t>MUG</w:t>
            </w:r>
          </w:p>
          <w:p w14:paraId="276DCD8B" w14:textId="1C979E50"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FE2D883"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11C467D" w14:textId="12D7E7C3"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0C405A7B" w14:textId="77777777" w:rsidR="00C1555D" w:rsidRPr="00335137" w:rsidRDefault="00C1555D" w:rsidP="00C1555D">
            <w:pPr>
              <w:rPr>
                <w:rFonts w:cs="Calibri"/>
                <w:color w:val="000000"/>
                <w:sz w:val="18"/>
                <w:szCs w:val="18"/>
              </w:rPr>
            </w:pPr>
          </w:p>
        </w:tc>
      </w:tr>
      <w:tr w:rsidR="00C1555D" w:rsidRPr="00335137" w14:paraId="74818866" w14:textId="228731B5"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A9C911D" w14:textId="77777777" w:rsidR="00C1555D" w:rsidRPr="00500AFB" w:rsidRDefault="00C1555D" w:rsidP="00C1555D">
            <w:pPr>
              <w:rPr>
                <w:rFonts w:cs="Calibri"/>
                <w:color w:val="000000"/>
                <w:sz w:val="18"/>
                <w:szCs w:val="18"/>
              </w:rPr>
            </w:pPr>
            <w:r w:rsidRPr="00500AFB">
              <w:rPr>
                <w:rFonts w:cs="Calibri"/>
                <w:color w:val="000000"/>
                <w:sz w:val="18"/>
                <w:szCs w:val="18"/>
              </w:rPr>
              <w:t>tangohipotec</w:t>
            </w:r>
          </w:p>
        </w:tc>
        <w:tc>
          <w:tcPr>
            <w:tcW w:w="5495" w:type="dxa"/>
            <w:tcBorders>
              <w:top w:val="nil"/>
              <w:left w:val="nil"/>
              <w:bottom w:val="single" w:sz="4" w:space="0" w:color="auto"/>
              <w:right w:val="single" w:sz="4" w:space="0" w:color="auto"/>
            </w:tcBorders>
            <w:shd w:val="clear" w:color="auto" w:fill="auto"/>
            <w:noWrap/>
            <w:hideMark/>
          </w:tcPr>
          <w:p w14:paraId="4377F10F" w14:textId="77777777" w:rsidR="00C1555D" w:rsidRPr="00500AFB" w:rsidRDefault="00C1555D" w:rsidP="00C1555D">
            <w:pPr>
              <w:rPr>
                <w:rFonts w:cs="Calibri"/>
                <w:color w:val="000000"/>
                <w:sz w:val="18"/>
                <w:szCs w:val="18"/>
              </w:rPr>
            </w:pPr>
            <w:r w:rsidRPr="00500AFB">
              <w:rPr>
                <w:rFonts w:cs="Calibri"/>
                <w:color w:val="000000"/>
                <w:sz w:val="18"/>
                <w:szCs w:val="18"/>
              </w:rPr>
              <w:t>Rango hipotecário:</w:t>
            </w:r>
          </w:p>
          <w:p w14:paraId="6B679906" w14:textId="77777777" w:rsidR="00C1555D" w:rsidRPr="00500AFB" w:rsidRDefault="00C1555D" w:rsidP="00C1555D">
            <w:pPr>
              <w:pStyle w:val="ListParagraph"/>
              <w:numPr>
                <w:ilvl w:val="0"/>
                <w:numId w:val="38"/>
              </w:numPr>
              <w:rPr>
                <w:rFonts w:cs="Calibri"/>
                <w:color w:val="000000"/>
                <w:sz w:val="18"/>
                <w:szCs w:val="18"/>
              </w:rPr>
            </w:pPr>
            <w:r w:rsidRPr="00500AFB">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00666D73"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53E99D94" w14:textId="15D1618A" w:rsidR="00C1555D" w:rsidRDefault="00C1555D" w:rsidP="00C1555D">
            <w:pPr>
              <w:rPr>
                <w:rFonts w:cs="Calibri"/>
                <w:color w:val="000000"/>
                <w:sz w:val="18"/>
                <w:szCs w:val="18"/>
              </w:rPr>
            </w:pPr>
            <w:r>
              <w:rPr>
                <w:rFonts w:cs="Calibri"/>
                <w:color w:val="000000"/>
                <w:sz w:val="18"/>
                <w:szCs w:val="18"/>
              </w:rPr>
              <w:t>MUG</w:t>
            </w:r>
          </w:p>
          <w:p w14:paraId="676C81FE" w14:textId="0CE05960"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E61F883"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5538D7F" w14:textId="06607B2C"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378AB55C" w14:textId="77777777" w:rsidR="00C1555D" w:rsidRPr="00335137" w:rsidRDefault="00C1555D" w:rsidP="00C1555D">
            <w:pPr>
              <w:rPr>
                <w:rFonts w:cs="Calibri"/>
                <w:color w:val="000000"/>
                <w:sz w:val="18"/>
                <w:szCs w:val="18"/>
              </w:rPr>
            </w:pPr>
          </w:p>
        </w:tc>
      </w:tr>
      <w:tr w:rsidR="00C1555D" w:rsidRPr="00335137" w14:paraId="008D81EE" w14:textId="2FC1CDEF"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85AB708" w14:textId="77777777" w:rsidR="00C1555D" w:rsidRPr="00500AFB" w:rsidRDefault="00C1555D" w:rsidP="00C1555D">
            <w:pPr>
              <w:rPr>
                <w:rFonts w:cs="Calibri"/>
                <w:color w:val="000000"/>
                <w:sz w:val="18"/>
                <w:szCs w:val="18"/>
              </w:rPr>
            </w:pPr>
            <w:r w:rsidRPr="00500AFB">
              <w:rPr>
                <w:rFonts w:cs="Calibri"/>
                <w:color w:val="000000"/>
                <w:sz w:val="18"/>
                <w:szCs w:val="18"/>
              </w:rPr>
              <w:t>nimpago</w:t>
            </w:r>
          </w:p>
        </w:tc>
        <w:tc>
          <w:tcPr>
            <w:tcW w:w="5495" w:type="dxa"/>
            <w:tcBorders>
              <w:top w:val="nil"/>
              <w:left w:val="nil"/>
              <w:bottom w:val="single" w:sz="4" w:space="0" w:color="auto"/>
              <w:right w:val="single" w:sz="4" w:space="0" w:color="auto"/>
            </w:tcBorders>
            <w:shd w:val="clear" w:color="auto" w:fill="auto"/>
            <w:noWrap/>
            <w:hideMark/>
          </w:tcPr>
          <w:p w14:paraId="3B2C6714" w14:textId="77777777" w:rsidR="00C1555D" w:rsidRPr="00500AFB" w:rsidRDefault="00C1555D" w:rsidP="00C1555D">
            <w:pPr>
              <w:rPr>
                <w:rFonts w:cs="Calibri"/>
                <w:color w:val="000000"/>
                <w:sz w:val="18"/>
                <w:szCs w:val="18"/>
              </w:rPr>
            </w:pPr>
            <w:r w:rsidRPr="00500AFB">
              <w:rPr>
                <w:rFonts w:cs="Calibri"/>
                <w:color w:val="000000"/>
                <w:sz w:val="18"/>
                <w:szCs w:val="18"/>
              </w:rPr>
              <w:t>N-ésimo impago:</w:t>
            </w:r>
          </w:p>
          <w:p w14:paraId="317B3472" w14:textId="77777777" w:rsidR="00C1555D" w:rsidRPr="00500AFB" w:rsidRDefault="00C1555D" w:rsidP="00C1555D">
            <w:pPr>
              <w:pStyle w:val="ListParagraph"/>
              <w:numPr>
                <w:ilvl w:val="0"/>
                <w:numId w:val="38"/>
              </w:numPr>
              <w:rPr>
                <w:rFonts w:cs="Calibri"/>
                <w:color w:val="000000"/>
                <w:sz w:val="18"/>
                <w:szCs w:val="18"/>
              </w:rPr>
            </w:pPr>
            <w:r w:rsidRPr="00500AFB">
              <w:rPr>
                <w:rFonts w:cs="Calibri"/>
                <w:color w:val="000000"/>
                <w:sz w:val="18"/>
                <w:szCs w:val="18"/>
              </w:rPr>
              <w:t>Este campo encontra-se preenchido com o valor ‘0.00000’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5E97CC82" w14:textId="77777777" w:rsidR="00C1555D" w:rsidRPr="00335137" w:rsidRDefault="00C1555D" w:rsidP="00C1555D">
            <w:pPr>
              <w:rPr>
                <w:rFonts w:cs="Calibri"/>
                <w:color w:val="000000"/>
                <w:sz w:val="18"/>
                <w:szCs w:val="18"/>
              </w:rPr>
            </w:pPr>
            <w:r w:rsidRPr="00335137">
              <w:rPr>
                <w:rFonts w:cs="Calibri"/>
                <w:color w:val="000000"/>
                <w:sz w:val="18"/>
                <w:szCs w:val="18"/>
              </w:rPr>
              <w:t>Decimal</w:t>
            </w:r>
          </w:p>
        </w:tc>
        <w:tc>
          <w:tcPr>
            <w:tcW w:w="1842" w:type="dxa"/>
            <w:tcBorders>
              <w:top w:val="nil"/>
              <w:left w:val="nil"/>
              <w:bottom w:val="single" w:sz="4" w:space="0" w:color="auto"/>
              <w:right w:val="single" w:sz="4" w:space="0" w:color="auto"/>
            </w:tcBorders>
          </w:tcPr>
          <w:p w14:paraId="775B93DF" w14:textId="2D6EC09F" w:rsidR="00C1555D" w:rsidRDefault="00C1555D" w:rsidP="00C1555D">
            <w:pPr>
              <w:rPr>
                <w:rFonts w:cs="Calibri"/>
                <w:color w:val="000000"/>
                <w:sz w:val="18"/>
                <w:szCs w:val="18"/>
              </w:rPr>
            </w:pPr>
            <w:r>
              <w:rPr>
                <w:rFonts w:cs="Calibri"/>
                <w:color w:val="000000"/>
                <w:sz w:val="18"/>
                <w:szCs w:val="18"/>
              </w:rPr>
              <w:t>MUG</w:t>
            </w:r>
          </w:p>
          <w:p w14:paraId="4B59286B" w14:textId="2C53FF1D"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7816370"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68C4D5D6" w14:textId="3B452AA2"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39061A13" w14:textId="77777777" w:rsidR="00C1555D" w:rsidRPr="00335137" w:rsidRDefault="00C1555D" w:rsidP="00C1555D">
            <w:pPr>
              <w:rPr>
                <w:rFonts w:cs="Calibri"/>
                <w:color w:val="000000"/>
                <w:sz w:val="18"/>
                <w:szCs w:val="18"/>
              </w:rPr>
            </w:pPr>
          </w:p>
        </w:tc>
      </w:tr>
      <w:tr w:rsidR="00C1555D" w:rsidRPr="00335137" w14:paraId="73DA34F6" w14:textId="761EA3F7"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FBE2DC0" w14:textId="77777777" w:rsidR="00C1555D" w:rsidRPr="00500AFB" w:rsidRDefault="00C1555D" w:rsidP="00C1555D">
            <w:pPr>
              <w:rPr>
                <w:rFonts w:cs="Calibri"/>
                <w:color w:val="000000"/>
                <w:sz w:val="18"/>
                <w:szCs w:val="18"/>
              </w:rPr>
            </w:pPr>
            <w:r w:rsidRPr="00500AFB">
              <w:rPr>
                <w:rFonts w:cs="Calibri"/>
                <w:color w:val="000000"/>
                <w:sz w:val="18"/>
                <w:szCs w:val="18"/>
              </w:rPr>
              <w:t>iact_gp</w:t>
            </w:r>
          </w:p>
        </w:tc>
        <w:tc>
          <w:tcPr>
            <w:tcW w:w="5495" w:type="dxa"/>
            <w:tcBorders>
              <w:top w:val="nil"/>
              <w:left w:val="nil"/>
              <w:bottom w:val="single" w:sz="4" w:space="0" w:color="auto"/>
              <w:right w:val="single" w:sz="4" w:space="0" w:color="auto"/>
            </w:tcBorders>
            <w:shd w:val="clear" w:color="auto" w:fill="auto"/>
            <w:noWrap/>
            <w:hideMark/>
          </w:tcPr>
          <w:p w14:paraId="4DEDF19F" w14:textId="77777777" w:rsidR="00C1555D" w:rsidRPr="00500AFB" w:rsidRDefault="00C1555D" w:rsidP="00C1555D">
            <w:pPr>
              <w:rPr>
                <w:rFonts w:cs="Calibri"/>
                <w:color w:val="000000"/>
                <w:sz w:val="18"/>
                <w:szCs w:val="18"/>
              </w:rPr>
            </w:pPr>
            <w:r w:rsidRPr="00500AFB">
              <w:rPr>
                <w:rFonts w:cs="Calibri"/>
                <w:color w:val="000000"/>
                <w:sz w:val="18"/>
                <w:szCs w:val="18"/>
              </w:rPr>
              <w:t>Indicador dos dados avaliação:</w:t>
            </w:r>
          </w:p>
          <w:p w14:paraId="3C5B4205" w14:textId="77777777" w:rsidR="00C1555D" w:rsidRPr="00500AFB" w:rsidRDefault="00C1555D" w:rsidP="00C1555D">
            <w:pPr>
              <w:pStyle w:val="ListParagraph"/>
              <w:numPr>
                <w:ilvl w:val="0"/>
                <w:numId w:val="38"/>
              </w:numPr>
              <w:rPr>
                <w:rFonts w:cs="Calibri"/>
                <w:color w:val="000000"/>
                <w:sz w:val="18"/>
                <w:szCs w:val="18"/>
              </w:rPr>
            </w:pPr>
            <w:r w:rsidRPr="00500AFB">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14008AD1"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7EEF1141" w14:textId="5543FD29" w:rsidR="00C1555D" w:rsidRDefault="00C1555D" w:rsidP="00C1555D">
            <w:pPr>
              <w:rPr>
                <w:rFonts w:cs="Calibri"/>
                <w:color w:val="000000"/>
                <w:sz w:val="18"/>
                <w:szCs w:val="18"/>
              </w:rPr>
            </w:pPr>
            <w:r>
              <w:rPr>
                <w:rFonts w:cs="Calibri"/>
                <w:color w:val="000000"/>
                <w:sz w:val="18"/>
                <w:szCs w:val="18"/>
              </w:rPr>
              <w:t>MUG</w:t>
            </w:r>
          </w:p>
          <w:p w14:paraId="05FC3D2D" w14:textId="7EF9EE9D"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89381E4"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65C4B11C" w14:textId="35AC9316"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10852342" w14:textId="77777777" w:rsidR="00C1555D" w:rsidRPr="00335137" w:rsidRDefault="00C1555D" w:rsidP="00C1555D">
            <w:pPr>
              <w:rPr>
                <w:rFonts w:cs="Calibri"/>
                <w:color w:val="000000"/>
                <w:sz w:val="18"/>
                <w:szCs w:val="18"/>
              </w:rPr>
            </w:pPr>
          </w:p>
        </w:tc>
      </w:tr>
      <w:tr w:rsidR="00C1555D" w:rsidRPr="00335137" w14:paraId="553C955F" w14:textId="61E28415"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tcPr>
          <w:p w14:paraId="7338B37B" w14:textId="45A6A256" w:rsidR="00C1555D" w:rsidRPr="00500AFB" w:rsidRDefault="00C1555D" w:rsidP="00C1555D">
            <w:pPr>
              <w:rPr>
                <w:rFonts w:cs="Calibri"/>
                <w:color w:val="000000"/>
                <w:sz w:val="18"/>
                <w:szCs w:val="18"/>
              </w:rPr>
            </w:pPr>
            <w:r w:rsidRPr="00500AFB">
              <w:rPr>
                <w:rFonts w:cs="Calibri"/>
                <w:color w:val="000000"/>
                <w:sz w:val="18"/>
                <w:szCs w:val="18"/>
              </w:rPr>
              <w:t>ckbalbem</w:t>
            </w:r>
          </w:p>
        </w:tc>
        <w:tc>
          <w:tcPr>
            <w:tcW w:w="5495" w:type="dxa"/>
            <w:tcBorders>
              <w:top w:val="nil"/>
              <w:left w:val="nil"/>
              <w:bottom w:val="single" w:sz="4" w:space="0" w:color="auto"/>
              <w:right w:val="single" w:sz="4" w:space="0" w:color="auto"/>
            </w:tcBorders>
            <w:shd w:val="clear" w:color="auto" w:fill="auto"/>
            <w:noWrap/>
          </w:tcPr>
          <w:p w14:paraId="11CD45AD" w14:textId="77777777" w:rsidR="00C1555D" w:rsidRPr="00500AFB" w:rsidRDefault="00C1555D" w:rsidP="00C1555D">
            <w:pPr>
              <w:jc w:val="both"/>
              <w:rPr>
                <w:rFonts w:cs="Calibri"/>
                <w:color w:val="000000"/>
                <w:sz w:val="18"/>
                <w:szCs w:val="18"/>
              </w:rPr>
            </w:pPr>
            <w:r w:rsidRPr="00500AFB">
              <w:rPr>
                <w:rFonts w:cs="Calibri"/>
                <w:color w:val="000000"/>
                <w:sz w:val="18"/>
                <w:szCs w:val="18"/>
              </w:rPr>
              <w:t>Código do balcão da garantia:</w:t>
            </w:r>
          </w:p>
          <w:p w14:paraId="614A610E" w14:textId="0AF6B154" w:rsidR="00C1555D" w:rsidRPr="00500AFB" w:rsidRDefault="00C1555D" w:rsidP="00C1555D">
            <w:pPr>
              <w:pStyle w:val="ListParagraph"/>
              <w:numPr>
                <w:ilvl w:val="0"/>
                <w:numId w:val="38"/>
              </w:numPr>
              <w:rPr>
                <w:rFonts w:cs="Calibri"/>
                <w:color w:val="000000"/>
                <w:sz w:val="18"/>
                <w:szCs w:val="18"/>
              </w:rPr>
            </w:pPr>
            <w:r w:rsidRPr="00500AFB">
              <w:rPr>
                <w:rFonts w:cs="Calibri"/>
                <w:color w:val="000000"/>
                <w:sz w:val="18"/>
                <w:szCs w:val="18"/>
              </w:rPr>
              <w:t>Este campo juntamente com o ‘cempbem’, ‘ckctabem’ e ‘ckrefbem’ constituem a chave única do terceiro pilar do MUG, os bens/ garantias.</w:t>
            </w:r>
          </w:p>
        </w:tc>
        <w:tc>
          <w:tcPr>
            <w:tcW w:w="993" w:type="dxa"/>
            <w:tcBorders>
              <w:top w:val="nil"/>
              <w:left w:val="nil"/>
              <w:bottom w:val="single" w:sz="4" w:space="0" w:color="auto"/>
              <w:right w:val="single" w:sz="4" w:space="0" w:color="auto"/>
            </w:tcBorders>
            <w:shd w:val="clear" w:color="auto" w:fill="auto"/>
            <w:noWrap/>
          </w:tcPr>
          <w:p w14:paraId="7D7A3B29" w14:textId="487A3A9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6CAA4E51" w14:textId="6A6D5244" w:rsidR="00C1555D" w:rsidRDefault="00C1555D" w:rsidP="00C1555D">
            <w:pPr>
              <w:rPr>
                <w:rFonts w:cs="Calibri"/>
                <w:color w:val="000000"/>
                <w:sz w:val="18"/>
                <w:szCs w:val="18"/>
              </w:rPr>
            </w:pPr>
            <w:r>
              <w:rPr>
                <w:rFonts w:cs="Calibri"/>
                <w:color w:val="000000"/>
                <w:sz w:val="18"/>
                <w:szCs w:val="18"/>
              </w:rPr>
              <w:t>MUG</w:t>
            </w:r>
          </w:p>
          <w:p w14:paraId="4D370993" w14:textId="33F573EE"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4A87522" w14:textId="77777777" w:rsidR="004D7C73" w:rsidRDefault="004D7C73" w:rsidP="004D7C73">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63D927B8" w14:textId="77777777" w:rsidR="00C1555D" w:rsidRPr="00D607B3" w:rsidRDefault="00C1555D" w:rsidP="00C1555D">
            <w:pPr>
              <w:rPr>
                <w:color w:val="000000"/>
                <w:sz w:val="18"/>
                <w:szCs w:val="18"/>
              </w:rPr>
            </w:pPr>
          </w:p>
        </w:tc>
        <w:tc>
          <w:tcPr>
            <w:tcW w:w="1134" w:type="dxa"/>
            <w:tcBorders>
              <w:top w:val="nil"/>
              <w:left w:val="single" w:sz="4" w:space="0" w:color="auto"/>
              <w:bottom w:val="single" w:sz="4" w:space="0" w:color="auto"/>
              <w:right w:val="single" w:sz="4" w:space="0" w:color="auto"/>
            </w:tcBorders>
          </w:tcPr>
          <w:p w14:paraId="100B201E" w14:textId="651EA628" w:rsidR="00C1555D" w:rsidRPr="00D607B3" w:rsidRDefault="00C1555D" w:rsidP="00C1555D">
            <w:pPr>
              <w:rPr>
                <w:color w:val="000000"/>
                <w:sz w:val="18"/>
                <w:szCs w:val="18"/>
              </w:rPr>
            </w:pPr>
            <w:r w:rsidRPr="00D607B3">
              <w:rPr>
                <w:color w:val="000000"/>
                <w:sz w:val="18"/>
                <w:szCs w:val="18"/>
              </w:rPr>
              <w:t>ckbalbem</w:t>
            </w:r>
          </w:p>
          <w:p w14:paraId="39BD1318" w14:textId="76A1F8F1" w:rsidR="00C1555D" w:rsidRPr="00D607B3" w:rsidRDefault="00C1555D" w:rsidP="00C1555D">
            <w:pPr>
              <w:rPr>
                <w:rFonts w:cs="Calibri"/>
                <w:color w:val="000000"/>
                <w:szCs w:val="22"/>
              </w:rPr>
            </w:pPr>
          </w:p>
        </w:tc>
        <w:tc>
          <w:tcPr>
            <w:tcW w:w="2127" w:type="dxa"/>
            <w:tcBorders>
              <w:top w:val="nil"/>
              <w:left w:val="single" w:sz="4" w:space="0" w:color="auto"/>
              <w:bottom w:val="single" w:sz="4" w:space="0" w:color="auto"/>
              <w:right w:val="single" w:sz="4" w:space="0" w:color="auto"/>
            </w:tcBorders>
          </w:tcPr>
          <w:p w14:paraId="49F20C6B" w14:textId="77777777" w:rsidR="00C1555D" w:rsidRPr="00D607B3" w:rsidRDefault="00C1555D" w:rsidP="00C1555D">
            <w:pPr>
              <w:rPr>
                <w:color w:val="000000"/>
                <w:sz w:val="18"/>
                <w:szCs w:val="18"/>
              </w:rPr>
            </w:pPr>
          </w:p>
        </w:tc>
      </w:tr>
      <w:tr w:rsidR="00C1555D" w:rsidRPr="00335137" w14:paraId="597B3BBD" w14:textId="64491077"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tcPr>
          <w:p w14:paraId="63C8F9DB" w14:textId="7457634E" w:rsidR="00C1555D" w:rsidRPr="00500AFB" w:rsidRDefault="00C1555D" w:rsidP="00C1555D">
            <w:pPr>
              <w:rPr>
                <w:rFonts w:cs="Calibri"/>
                <w:color w:val="000000"/>
                <w:sz w:val="18"/>
                <w:szCs w:val="18"/>
              </w:rPr>
            </w:pPr>
            <w:r w:rsidRPr="00500AFB">
              <w:rPr>
                <w:rFonts w:cs="Calibri"/>
                <w:color w:val="000000"/>
                <w:sz w:val="18"/>
                <w:szCs w:val="18"/>
              </w:rPr>
              <w:t>ckctabem</w:t>
            </w:r>
          </w:p>
        </w:tc>
        <w:tc>
          <w:tcPr>
            <w:tcW w:w="5495" w:type="dxa"/>
            <w:tcBorders>
              <w:top w:val="nil"/>
              <w:left w:val="nil"/>
              <w:bottom w:val="single" w:sz="4" w:space="0" w:color="auto"/>
              <w:right w:val="single" w:sz="4" w:space="0" w:color="auto"/>
            </w:tcBorders>
            <w:shd w:val="clear" w:color="auto" w:fill="auto"/>
            <w:noWrap/>
          </w:tcPr>
          <w:p w14:paraId="40317230" w14:textId="77777777" w:rsidR="00C1555D" w:rsidRPr="00500AFB" w:rsidRDefault="00C1555D" w:rsidP="00C1555D">
            <w:pPr>
              <w:jc w:val="both"/>
              <w:rPr>
                <w:rFonts w:cs="Calibri"/>
                <w:color w:val="000000"/>
                <w:sz w:val="18"/>
                <w:szCs w:val="18"/>
              </w:rPr>
            </w:pPr>
            <w:r w:rsidRPr="00500AFB">
              <w:rPr>
                <w:rFonts w:cs="Calibri"/>
                <w:color w:val="000000"/>
                <w:sz w:val="18"/>
                <w:szCs w:val="18"/>
              </w:rPr>
              <w:t>Número de Conta da garantia:</w:t>
            </w:r>
          </w:p>
          <w:p w14:paraId="30263CA6" w14:textId="43F6658B" w:rsidR="00C1555D" w:rsidRPr="00500AFB" w:rsidRDefault="00C1555D" w:rsidP="00C1555D">
            <w:pPr>
              <w:pStyle w:val="ListParagraph"/>
              <w:numPr>
                <w:ilvl w:val="0"/>
                <w:numId w:val="38"/>
              </w:numPr>
              <w:rPr>
                <w:rFonts w:cs="Calibri"/>
                <w:color w:val="000000"/>
                <w:sz w:val="18"/>
                <w:szCs w:val="18"/>
              </w:rPr>
            </w:pPr>
            <w:r w:rsidRPr="00500AFB">
              <w:rPr>
                <w:rFonts w:cs="Calibri"/>
                <w:color w:val="000000"/>
                <w:sz w:val="18"/>
                <w:szCs w:val="18"/>
              </w:rPr>
              <w:t>Este campo juntamente com o ‘cempbem’, ‘ckbalbem’ e ‘ckrefbem’ constituem a chave única do terceiro pilar do MUG, os bens/ garantias.</w:t>
            </w:r>
          </w:p>
        </w:tc>
        <w:tc>
          <w:tcPr>
            <w:tcW w:w="993" w:type="dxa"/>
            <w:tcBorders>
              <w:top w:val="nil"/>
              <w:left w:val="nil"/>
              <w:bottom w:val="single" w:sz="4" w:space="0" w:color="auto"/>
              <w:right w:val="single" w:sz="4" w:space="0" w:color="auto"/>
            </w:tcBorders>
            <w:shd w:val="clear" w:color="auto" w:fill="auto"/>
            <w:noWrap/>
          </w:tcPr>
          <w:p w14:paraId="45F169F8" w14:textId="086E1E23"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13E2D6F8" w14:textId="45F06F95" w:rsidR="00C1555D" w:rsidRDefault="00C1555D" w:rsidP="00C1555D">
            <w:pPr>
              <w:rPr>
                <w:rFonts w:cs="Calibri"/>
                <w:color w:val="000000"/>
                <w:sz w:val="18"/>
                <w:szCs w:val="18"/>
              </w:rPr>
            </w:pPr>
            <w:r>
              <w:rPr>
                <w:rFonts w:cs="Calibri"/>
                <w:color w:val="000000"/>
                <w:sz w:val="18"/>
                <w:szCs w:val="18"/>
              </w:rPr>
              <w:t>MUG</w:t>
            </w:r>
          </w:p>
          <w:p w14:paraId="45B66791" w14:textId="4C6B2828"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41683C6" w14:textId="77777777" w:rsidR="004D7C73" w:rsidRDefault="004D7C73" w:rsidP="004D7C73">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5DBBFFE6" w14:textId="77777777" w:rsidR="00C1555D" w:rsidRPr="00D607B3"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55282CE" w14:textId="3F0FD71B" w:rsidR="00C1555D" w:rsidRPr="00335137" w:rsidRDefault="00C1555D" w:rsidP="00C1555D">
            <w:pPr>
              <w:rPr>
                <w:rFonts w:cs="Calibri"/>
                <w:color w:val="000000"/>
                <w:sz w:val="18"/>
                <w:szCs w:val="18"/>
              </w:rPr>
            </w:pPr>
            <w:r w:rsidRPr="00D607B3">
              <w:rPr>
                <w:rFonts w:cs="Calibri"/>
                <w:color w:val="000000"/>
                <w:sz w:val="18"/>
                <w:szCs w:val="18"/>
              </w:rPr>
              <w:t>ckctabem</w:t>
            </w:r>
          </w:p>
        </w:tc>
        <w:tc>
          <w:tcPr>
            <w:tcW w:w="2127" w:type="dxa"/>
            <w:tcBorders>
              <w:top w:val="nil"/>
              <w:left w:val="single" w:sz="4" w:space="0" w:color="auto"/>
              <w:bottom w:val="single" w:sz="4" w:space="0" w:color="auto"/>
              <w:right w:val="single" w:sz="4" w:space="0" w:color="auto"/>
            </w:tcBorders>
          </w:tcPr>
          <w:p w14:paraId="6209819E" w14:textId="77777777" w:rsidR="00C1555D" w:rsidRPr="00D607B3" w:rsidRDefault="00C1555D" w:rsidP="00C1555D">
            <w:pPr>
              <w:rPr>
                <w:rFonts w:cs="Calibri"/>
                <w:color w:val="000000"/>
                <w:sz w:val="18"/>
                <w:szCs w:val="18"/>
              </w:rPr>
            </w:pPr>
          </w:p>
        </w:tc>
      </w:tr>
      <w:tr w:rsidR="00C1555D" w:rsidRPr="00335137" w14:paraId="7E8D38C2" w14:textId="2F9B6DD9"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tcPr>
          <w:p w14:paraId="1CE7710A" w14:textId="300A6738" w:rsidR="00C1555D" w:rsidRPr="00500AFB" w:rsidRDefault="00C1555D" w:rsidP="00C1555D">
            <w:pPr>
              <w:rPr>
                <w:rFonts w:cs="Calibri"/>
                <w:color w:val="000000"/>
                <w:sz w:val="18"/>
                <w:szCs w:val="18"/>
              </w:rPr>
            </w:pPr>
            <w:r w:rsidRPr="00500AFB">
              <w:rPr>
                <w:rFonts w:cs="Calibri"/>
                <w:color w:val="000000"/>
                <w:sz w:val="18"/>
                <w:szCs w:val="18"/>
              </w:rPr>
              <w:t>ckrefbem</w:t>
            </w:r>
          </w:p>
        </w:tc>
        <w:tc>
          <w:tcPr>
            <w:tcW w:w="5495" w:type="dxa"/>
            <w:tcBorders>
              <w:top w:val="nil"/>
              <w:left w:val="nil"/>
              <w:bottom w:val="single" w:sz="4" w:space="0" w:color="auto"/>
              <w:right w:val="single" w:sz="4" w:space="0" w:color="auto"/>
            </w:tcBorders>
            <w:shd w:val="clear" w:color="auto" w:fill="auto"/>
            <w:noWrap/>
          </w:tcPr>
          <w:p w14:paraId="5EA2519F" w14:textId="77777777" w:rsidR="00C1555D" w:rsidRPr="00500AFB" w:rsidRDefault="00C1555D" w:rsidP="00C1555D">
            <w:pPr>
              <w:jc w:val="both"/>
              <w:rPr>
                <w:rFonts w:cs="Calibri"/>
                <w:color w:val="000000"/>
                <w:sz w:val="18"/>
                <w:szCs w:val="18"/>
              </w:rPr>
            </w:pPr>
            <w:r w:rsidRPr="00500AFB">
              <w:rPr>
                <w:rFonts w:cs="Calibri"/>
                <w:color w:val="000000"/>
                <w:sz w:val="18"/>
                <w:szCs w:val="18"/>
              </w:rPr>
              <w:t>Número depósito da garantia:</w:t>
            </w:r>
          </w:p>
          <w:p w14:paraId="75E83C0F" w14:textId="14222F95" w:rsidR="00C1555D" w:rsidRPr="00500AFB" w:rsidRDefault="00C1555D" w:rsidP="00C1555D">
            <w:pPr>
              <w:pStyle w:val="ListParagraph"/>
              <w:numPr>
                <w:ilvl w:val="0"/>
                <w:numId w:val="38"/>
              </w:numPr>
              <w:rPr>
                <w:rFonts w:cs="Calibri"/>
                <w:color w:val="000000"/>
                <w:sz w:val="18"/>
                <w:szCs w:val="18"/>
              </w:rPr>
            </w:pPr>
            <w:r w:rsidRPr="00500AFB">
              <w:rPr>
                <w:rFonts w:cs="Calibri"/>
                <w:color w:val="000000"/>
                <w:sz w:val="18"/>
                <w:szCs w:val="18"/>
              </w:rPr>
              <w:t>Este campo juntamente com o ‘cempbem’, ‘ckbalbem’ e ‘ckctabem’ constituem a chave única do terceiro pilar do MUG, os bens/ garantias.</w:t>
            </w:r>
          </w:p>
        </w:tc>
        <w:tc>
          <w:tcPr>
            <w:tcW w:w="993" w:type="dxa"/>
            <w:tcBorders>
              <w:top w:val="nil"/>
              <w:left w:val="nil"/>
              <w:bottom w:val="single" w:sz="4" w:space="0" w:color="auto"/>
              <w:right w:val="single" w:sz="4" w:space="0" w:color="auto"/>
            </w:tcBorders>
            <w:shd w:val="clear" w:color="auto" w:fill="auto"/>
            <w:noWrap/>
          </w:tcPr>
          <w:p w14:paraId="69550AD3" w14:textId="786256E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64406E82" w14:textId="1C2B83C7" w:rsidR="00C1555D" w:rsidRDefault="00C1555D" w:rsidP="00C1555D">
            <w:pPr>
              <w:rPr>
                <w:rFonts w:cs="Calibri"/>
                <w:color w:val="000000"/>
                <w:sz w:val="18"/>
                <w:szCs w:val="18"/>
              </w:rPr>
            </w:pPr>
            <w:r>
              <w:rPr>
                <w:rFonts w:cs="Calibri"/>
                <w:color w:val="000000"/>
                <w:sz w:val="18"/>
                <w:szCs w:val="18"/>
              </w:rPr>
              <w:t>MUG</w:t>
            </w:r>
          </w:p>
          <w:p w14:paraId="5388BAB9" w14:textId="3CDD9861"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EDC7284" w14:textId="77777777" w:rsidR="004D7C73" w:rsidRDefault="004D7C73" w:rsidP="004D7C73">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008B3689" w14:textId="77777777" w:rsidR="00C1555D" w:rsidRPr="00D607B3"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6F0360F5" w14:textId="3B31CCD1" w:rsidR="00C1555D" w:rsidRPr="00335137" w:rsidRDefault="00C1555D" w:rsidP="00C1555D">
            <w:pPr>
              <w:rPr>
                <w:rFonts w:cs="Calibri"/>
                <w:color w:val="000000"/>
                <w:sz w:val="18"/>
                <w:szCs w:val="18"/>
              </w:rPr>
            </w:pPr>
            <w:r w:rsidRPr="00D607B3">
              <w:rPr>
                <w:rFonts w:cs="Calibri"/>
                <w:color w:val="000000"/>
                <w:sz w:val="18"/>
                <w:szCs w:val="18"/>
              </w:rPr>
              <w:t>ckrefbem</w:t>
            </w:r>
          </w:p>
        </w:tc>
        <w:tc>
          <w:tcPr>
            <w:tcW w:w="2127" w:type="dxa"/>
            <w:tcBorders>
              <w:top w:val="nil"/>
              <w:left w:val="single" w:sz="4" w:space="0" w:color="auto"/>
              <w:bottom w:val="single" w:sz="4" w:space="0" w:color="auto"/>
              <w:right w:val="single" w:sz="4" w:space="0" w:color="auto"/>
            </w:tcBorders>
          </w:tcPr>
          <w:p w14:paraId="78D1E4F0" w14:textId="77777777" w:rsidR="00C1555D" w:rsidRPr="00D607B3" w:rsidRDefault="00C1555D" w:rsidP="00C1555D">
            <w:pPr>
              <w:rPr>
                <w:rFonts w:cs="Calibri"/>
                <w:color w:val="000000"/>
                <w:sz w:val="18"/>
                <w:szCs w:val="18"/>
              </w:rPr>
            </w:pPr>
          </w:p>
        </w:tc>
      </w:tr>
      <w:tr w:rsidR="00C1555D" w:rsidRPr="00335137" w14:paraId="39F9B7EB" w14:textId="36031F45"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52EB4AF" w14:textId="77777777" w:rsidR="00C1555D" w:rsidRPr="00500AFB" w:rsidRDefault="00C1555D" w:rsidP="00C1555D">
            <w:pPr>
              <w:rPr>
                <w:rFonts w:cs="Calibri"/>
                <w:color w:val="000000"/>
                <w:sz w:val="18"/>
                <w:szCs w:val="18"/>
              </w:rPr>
            </w:pPr>
            <w:r w:rsidRPr="00500AFB">
              <w:rPr>
                <w:rFonts w:cs="Calibri"/>
                <w:color w:val="000000"/>
                <w:sz w:val="18"/>
                <w:szCs w:val="18"/>
              </w:rPr>
              <w:t>ref_date</w:t>
            </w:r>
          </w:p>
        </w:tc>
        <w:tc>
          <w:tcPr>
            <w:tcW w:w="5495" w:type="dxa"/>
            <w:tcBorders>
              <w:top w:val="nil"/>
              <w:left w:val="nil"/>
              <w:bottom w:val="single" w:sz="4" w:space="0" w:color="auto"/>
              <w:right w:val="single" w:sz="4" w:space="0" w:color="auto"/>
            </w:tcBorders>
            <w:shd w:val="clear" w:color="auto" w:fill="auto"/>
            <w:noWrap/>
            <w:hideMark/>
          </w:tcPr>
          <w:p w14:paraId="3BD66608" w14:textId="77777777" w:rsidR="00C1555D" w:rsidRPr="00500AFB" w:rsidRDefault="00C1555D" w:rsidP="00C1555D">
            <w:pPr>
              <w:jc w:val="both"/>
              <w:rPr>
                <w:rFonts w:cs="Calibri"/>
                <w:color w:val="000000"/>
                <w:sz w:val="18"/>
                <w:szCs w:val="18"/>
              </w:rPr>
            </w:pPr>
            <w:r w:rsidRPr="00500AFB">
              <w:rPr>
                <w:rFonts w:cs="Calibri"/>
                <w:color w:val="000000"/>
                <w:sz w:val="18"/>
                <w:szCs w:val="18"/>
              </w:rPr>
              <w:t>Data de referência dos dados:</w:t>
            </w:r>
          </w:p>
          <w:p w14:paraId="2B150D2F" w14:textId="77777777" w:rsidR="00C1555D" w:rsidRPr="00500AFB" w:rsidRDefault="00C1555D" w:rsidP="00C1555D">
            <w:pPr>
              <w:pStyle w:val="ListParagraph"/>
              <w:numPr>
                <w:ilvl w:val="0"/>
                <w:numId w:val="7"/>
              </w:numPr>
              <w:jc w:val="both"/>
              <w:rPr>
                <w:rFonts w:cs="Calibri"/>
                <w:color w:val="000000"/>
                <w:sz w:val="18"/>
                <w:szCs w:val="18"/>
              </w:rPr>
            </w:pPr>
            <w:r w:rsidRPr="00500AFB">
              <w:rPr>
                <w:rFonts w:cs="Calibri"/>
                <w:color w:val="000000"/>
                <w:sz w:val="18"/>
                <w:szCs w:val="18"/>
              </w:rPr>
              <w:t xml:space="preserve">Todas as tabelas de output dos motores incluem sempre o campo ‘ref_date’ que reflete a data de referência dos dados. </w:t>
            </w:r>
          </w:p>
          <w:p w14:paraId="61A79A77" w14:textId="77777777" w:rsidR="00C1555D" w:rsidRPr="00500AFB" w:rsidRDefault="00C1555D" w:rsidP="00C1555D">
            <w:pPr>
              <w:pStyle w:val="ListParagraph"/>
              <w:numPr>
                <w:ilvl w:val="0"/>
                <w:numId w:val="7"/>
              </w:numPr>
              <w:jc w:val="both"/>
              <w:rPr>
                <w:rFonts w:cs="Calibri"/>
                <w:color w:val="000000"/>
                <w:sz w:val="18"/>
                <w:szCs w:val="18"/>
              </w:rPr>
            </w:pPr>
            <w:r w:rsidRPr="00500AFB">
              <w:rPr>
                <w:rFonts w:cs="Calibri"/>
                <w:color w:val="000000"/>
                <w:sz w:val="18"/>
                <w:szCs w:val="18"/>
              </w:rPr>
              <w:lastRenderedPageBreak/>
              <w:t>Dado que as tabelas de interface do MUG são mensais, este campo informará o último dia útil a que respeitam todos os dados dessa partição temporal. Note-se que, no caso do último dia de calendário do mês não ser um dia útil, o será criada automaticamente uma partição temporal com referência ao último dia de calendário do mês, e preencherá essa partição com os dados registados no último dia útil desse mês.</w:t>
            </w:r>
          </w:p>
          <w:p w14:paraId="75DDB1A0" w14:textId="77777777" w:rsidR="00C1555D" w:rsidRPr="00500AFB" w:rsidRDefault="00C1555D" w:rsidP="00C1555D">
            <w:pPr>
              <w:pStyle w:val="ListParagraph"/>
              <w:numPr>
                <w:ilvl w:val="0"/>
                <w:numId w:val="7"/>
              </w:numPr>
              <w:rPr>
                <w:rFonts w:cs="Calibri"/>
                <w:color w:val="000000"/>
                <w:sz w:val="18"/>
                <w:szCs w:val="18"/>
              </w:rPr>
            </w:pPr>
            <w:r w:rsidRPr="00500AFB">
              <w:rPr>
                <w:rFonts w:cs="Calibri"/>
                <w:color w:val="000000"/>
                <w:sz w:val="18"/>
                <w:szCs w:val="18"/>
              </w:rPr>
              <w:t>Todas as datas no modelo respeitam o formato  ‘aaaa-mm-dd’.</w:t>
            </w:r>
          </w:p>
        </w:tc>
        <w:tc>
          <w:tcPr>
            <w:tcW w:w="993" w:type="dxa"/>
            <w:tcBorders>
              <w:top w:val="nil"/>
              <w:left w:val="nil"/>
              <w:bottom w:val="single" w:sz="4" w:space="0" w:color="auto"/>
              <w:right w:val="single" w:sz="4" w:space="0" w:color="auto"/>
            </w:tcBorders>
            <w:shd w:val="clear" w:color="auto" w:fill="auto"/>
            <w:noWrap/>
            <w:hideMark/>
          </w:tcPr>
          <w:p w14:paraId="54F444A1" w14:textId="77777777" w:rsidR="00C1555D" w:rsidRPr="00335137" w:rsidRDefault="00C1555D" w:rsidP="00C1555D">
            <w:pPr>
              <w:rPr>
                <w:rFonts w:cs="Calibri"/>
                <w:color w:val="000000"/>
                <w:sz w:val="18"/>
                <w:szCs w:val="18"/>
              </w:rPr>
            </w:pPr>
            <w:r w:rsidRPr="00335137">
              <w:rPr>
                <w:rFonts w:cs="Calibri"/>
                <w:color w:val="000000"/>
                <w:sz w:val="18"/>
                <w:szCs w:val="18"/>
              </w:rPr>
              <w:lastRenderedPageBreak/>
              <w:t>String</w:t>
            </w:r>
          </w:p>
        </w:tc>
        <w:tc>
          <w:tcPr>
            <w:tcW w:w="1842" w:type="dxa"/>
            <w:tcBorders>
              <w:top w:val="nil"/>
              <w:left w:val="nil"/>
              <w:bottom w:val="single" w:sz="4" w:space="0" w:color="auto"/>
              <w:right w:val="single" w:sz="4" w:space="0" w:color="auto"/>
            </w:tcBorders>
          </w:tcPr>
          <w:p w14:paraId="744469E6" w14:textId="07755F81" w:rsidR="00C1555D" w:rsidRDefault="00C1555D" w:rsidP="00C1555D">
            <w:pPr>
              <w:rPr>
                <w:rFonts w:cs="Calibri"/>
                <w:color w:val="000000"/>
                <w:sz w:val="18"/>
                <w:szCs w:val="18"/>
              </w:rPr>
            </w:pPr>
            <w:r>
              <w:rPr>
                <w:rFonts w:cs="Calibri"/>
                <w:color w:val="000000"/>
                <w:sz w:val="18"/>
                <w:szCs w:val="18"/>
              </w:rPr>
              <w:t>MUG</w:t>
            </w:r>
          </w:p>
          <w:p w14:paraId="654B4584" w14:textId="1F5127ED"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3A5CECC" w14:textId="77777777" w:rsidR="00C1555D"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6CC3FB8A" w14:textId="0470B4D0"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30D363DF" w14:textId="34E60801" w:rsidR="00C1555D" w:rsidRDefault="00C1555D" w:rsidP="004D7C73">
            <w:pPr>
              <w:rPr>
                <w:rFonts w:cs="Calibri"/>
                <w:color w:val="000000"/>
                <w:sz w:val="18"/>
                <w:szCs w:val="18"/>
              </w:rPr>
            </w:pPr>
          </w:p>
        </w:tc>
      </w:tr>
    </w:tbl>
    <w:p w14:paraId="1E1D097F" w14:textId="77777777" w:rsidR="009379A8" w:rsidRDefault="009379A8" w:rsidP="009379A8">
      <w:pPr>
        <w:rPr>
          <w:rFonts w:cs="Calibri"/>
        </w:rPr>
        <w:sectPr w:rsidR="009379A8" w:rsidSect="009379A8">
          <w:pgSz w:w="16838" w:h="11906" w:orient="landscape"/>
          <w:pgMar w:top="1440" w:right="1440" w:bottom="1440" w:left="1440" w:header="709" w:footer="709" w:gutter="0"/>
          <w:cols w:space="708"/>
          <w:docGrid w:linePitch="360"/>
        </w:sectPr>
      </w:pPr>
    </w:p>
    <w:p w14:paraId="37060A62" w14:textId="59DC8127" w:rsidR="009379A8" w:rsidRDefault="009379A8" w:rsidP="00B1143C"/>
    <w:p w14:paraId="530799E3" w14:textId="1BFFBBBA" w:rsidR="009379A8" w:rsidRPr="00986F5C" w:rsidRDefault="009379A8" w:rsidP="009379A8">
      <w:pPr>
        <w:pStyle w:val="Heading4"/>
      </w:pPr>
      <w:r>
        <w:tab/>
      </w:r>
      <w:bookmarkStart w:id="66" w:name="_Toc168671636"/>
      <w:r w:rsidRPr="00986F5C">
        <w:t xml:space="preserve">Tabela de processos/cauções de bens reais: </w:t>
      </w:r>
      <w:r w:rsidRPr="00986F5C">
        <w:rPr>
          <w:i/>
        </w:rPr>
        <w:t>cd_garantias. gt02</w:t>
      </w:r>
      <w:r w:rsidR="004806C5" w:rsidRPr="00986F5C">
        <w:rPr>
          <w:i/>
        </w:rPr>
        <w:t>0</w:t>
      </w:r>
      <w:r w:rsidRPr="00986F5C">
        <w:rPr>
          <w:i/>
        </w:rPr>
        <w:t>_report_biyr9510</w:t>
      </w:r>
      <w:bookmarkEnd w:id="66"/>
    </w:p>
    <w:p w14:paraId="65A77BB2" w14:textId="77777777" w:rsidR="009379A8" w:rsidRPr="009C499D" w:rsidRDefault="009379A8" w:rsidP="009379A8">
      <w:pPr>
        <w:pStyle w:val="Heading5"/>
      </w:pPr>
      <w:bookmarkStart w:id="67" w:name="_Toc168671637"/>
      <w:r w:rsidRPr="009C499D">
        <w:t>Visão Geral</w:t>
      </w:r>
      <w:bookmarkEnd w:id="67"/>
    </w:p>
    <w:p w14:paraId="23370594" w14:textId="3B73E679" w:rsidR="0032750F" w:rsidRDefault="0032750F" w:rsidP="009379A8">
      <w:pPr>
        <w:spacing w:after="160" w:line="259" w:lineRule="auto"/>
        <w:jc w:val="both"/>
        <w:rPr>
          <w:rFonts w:eastAsiaTheme="minorHAnsi" w:cstheme="minorBidi"/>
          <w:szCs w:val="22"/>
          <w:lang w:eastAsia="en-US"/>
        </w:rPr>
      </w:pPr>
      <w:r>
        <w:rPr>
          <w:rFonts w:eastAsiaTheme="minorHAnsi" w:cstheme="minorBidi"/>
          <w:szCs w:val="22"/>
          <w:lang w:eastAsia="en-US"/>
        </w:rPr>
        <w:t>A</w:t>
      </w:r>
      <w:r w:rsidRPr="00720567">
        <w:rPr>
          <w:rFonts w:eastAsiaTheme="minorHAnsi" w:cstheme="minorBidi"/>
          <w:szCs w:val="22"/>
          <w:lang w:eastAsia="en-US"/>
        </w:rPr>
        <w:t xml:space="preserve"> tabela </w:t>
      </w:r>
      <w:r w:rsidRPr="00720567">
        <w:rPr>
          <w:rFonts w:eastAsiaTheme="minorHAnsi" w:cstheme="minorBidi"/>
          <w:i/>
          <w:szCs w:val="22"/>
          <w:lang w:eastAsia="en-US"/>
        </w:rPr>
        <w:t>c</w:t>
      </w:r>
      <w:r>
        <w:rPr>
          <w:rFonts w:eastAsiaTheme="minorHAnsi" w:cstheme="minorBidi"/>
          <w:i/>
          <w:szCs w:val="22"/>
          <w:lang w:eastAsia="en-US"/>
        </w:rPr>
        <w:t>d_garantias.gt020</w:t>
      </w:r>
      <w:r w:rsidRPr="00720567">
        <w:rPr>
          <w:rFonts w:eastAsiaTheme="minorHAnsi" w:cstheme="minorBidi"/>
          <w:i/>
          <w:szCs w:val="22"/>
          <w:lang w:eastAsia="en-US"/>
        </w:rPr>
        <w:t>_report_b</w:t>
      </w:r>
      <w:r>
        <w:rPr>
          <w:rFonts w:eastAsiaTheme="minorHAnsi" w:cstheme="minorBidi"/>
          <w:i/>
          <w:szCs w:val="22"/>
          <w:lang w:eastAsia="en-US"/>
        </w:rPr>
        <w:t>iyr951</w:t>
      </w:r>
      <w:r w:rsidRPr="00720567">
        <w:rPr>
          <w:rFonts w:eastAsiaTheme="minorHAnsi" w:cstheme="minorBidi"/>
          <w:i/>
          <w:szCs w:val="22"/>
          <w:lang w:eastAsia="en-US"/>
        </w:rPr>
        <w:t>0</w:t>
      </w:r>
      <w:r>
        <w:rPr>
          <w:rFonts w:eastAsiaTheme="minorHAnsi" w:cstheme="minorBidi"/>
          <w:szCs w:val="22"/>
          <w:lang w:eastAsia="en-US"/>
        </w:rPr>
        <w:t xml:space="preserve"> assegura a continuidade das tabelas anteriores, somente com alteração a nível da granularidade, que passa agora a estar a nível do Bem. </w:t>
      </w:r>
    </w:p>
    <w:p w14:paraId="65413A85" w14:textId="7CB1BC69"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004806C5">
        <w:rPr>
          <w:rFonts w:eastAsiaTheme="minorHAnsi" w:cstheme="minorBidi"/>
          <w:i/>
          <w:szCs w:val="22"/>
          <w:lang w:eastAsia="en-US"/>
        </w:rPr>
        <w:t>cd_garantias.gt020</w:t>
      </w:r>
      <w:r w:rsidRPr="00720567">
        <w:rPr>
          <w:rFonts w:eastAsiaTheme="minorHAnsi" w:cstheme="minorBidi"/>
          <w:i/>
          <w:szCs w:val="22"/>
          <w:lang w:eastAsia="en-US"/>
        </w:rPr>
        <w:t>_report_biyr9510</w:t>
      </w:r>
      <w:r w:rsidRPr="00720567">
        <w:rPr>
          <w:rFonts w:eastAsiaTheme="minorHAnsi" w:cstheme="minorBidi"/>
          <w:szCs w:val="22"/>
          <w:lang w:eastAsia="en-US"/>
        </w:rPr>
        <w:t xml:space="preserve"> é uma tabela de interface entre o MUG e os seus casos de uso</w:t>
      </w:r>
      <w:r w:rsidRPr="0032750F">
        <w:rPr>
          <w:rFonts w:eastAsiaTheme="minorHAnsi" w:cstheme="minorBidi"/>
          <w:szCs w:val="22"/>
          <w:lang w:eastAsia="en-US"/>
        </w:rPr>
        <w:t xml:space="preserve">. Apesar de respeitar as mesmas condições da </w:t>
      </w:r>
      <w:r w:rsidRPr="0032750F">
        <w:rPr>
          <w:rFonts w:eastAsiaTheme="minorHAnsi" w:cstheme="minorBidi"/>
          <w:i/>
          <w:szCs w:val="22"/>
          <w:lang w:eastAsia="en-US"/>
        </w:rPr>
        <w:t>cd_garantias.gt01</w:t>
      </w:r>
      <w:r w:rsidR="004806C5" w:rsidRPr="0032750F">
        <w:rPr>
          <w:rFonts w:eastAsiaTheme="minorHAnsi" w:cstheme="minorBidi"/>
          <w:i/>
          <w:szCs w:val="22"/>
          <w:lang w:eastAsia="en-US"/>
        </w:rPr>
        <w:t>9</w:t>
      </w:r>
      <w:r w:rsidRPr="0032750F">
        <w:rPr>
          <w:rFonts w:eastAsiaTheme="minorHAnsi" w:cstheme="minorBidi"/>
          <w:i/>
          <w:szCs w:val="22"/>
          <w:lang w:eastAsia="en-US"/>
        </w:rPr>
        <w:t>_report_biyr9500</w:t>
      </w:r>
      <w:r w:rsidRPr="0032750F">
        <w:rPr>
          <w:rFonts w:eastAsiaTheme="minorHAnsi" w:cstheme="minorBidi"/>
          <w:szCs w:val="22"/>
          <w:lang w:eastAsia="en-US"/>
        </w:rPr>
        <w:t xml:space="preserve">, descritas no capítulo </w:t>
      </w:r>
      <w:r w:rsidR="0032750F" w:rsidRPr="0032750F">
        <w:rPr>
          <w:rFonts w:eastAsiaTheme="minorHAnsi" w:cstheme="minorBidi"/>
          <w:szCs w:val="22"/>
          <w:lang w:eastAsia="en-US"/>
        </w:rPr>
        <w:t>2.2.1.4.1.</w:t>
      </w:r>
      <w:r w:rsidRPr="0032750F">
        <w:rPr>
          <w:rFonts w:eastAsiaTheme="minorHAnsi" w:cstheme="minorBidi"/>
          <w:szCs w:val="22"/>
          <w:lang w:eastAsia="en-US"/>
        </w:rPr>
        <w:t xml:space="preserve">, esta tabela tem como objetivo apresentar os atributos dos </w:t>
      </w:r>
      <w:r w:rsidR="004806C5" w:rsidRPr="0032750F">
        <w:rPr>
          <w:rFonts w:eastAsiaTheme="minorHAnsi" w:cstheme="minorBidi"/>
          <w:szCs w:val="22"/>
          <w:lang w:eastAsia="en-US"/>
        </w:rPr>
        <w:t>bens</w:t>
      </w:r>
      <w:r w:rsidRPr="0032750F">
        <w:rPr>
          <w:rFonts w:eastAsiaTheme="minorHAnsi" w:cstheme="minorBidi"/>
          <w:szCs w:val="22"/>
          <w:lang w:eastAsia="en-US"/>
        </w:rPr>
        <w:t xml:space="preserve"> associados a garantias reais. Assim, a</w:t>
      </w:r>
      <w:r w:rsidRPr="00720567">
        <w:rPr>
          <w:rFonts w:eastAsiaTheme="minorHAnsi" w:cstheme="minorBidi"/>
          <w:szCs w:val="22"/>
          <w:lang w:eastAsia="en-US"/>
        </w:rPr>
        <w:t xml:space="preserve"> </w:t>
      </w:r>
      <w:r w:rsidR="004806C5">
        <w:rPr>
          <w:rFonts w:eastAsiaTheme="minorHAnsi" w:cstheme="minorBidi"/>
          <w:i/>
          <w:szCs w:val="22"/>
          <w:lang w:eastAsia="en-US"/>
        </w:rPr>
        <w:t>cd_garantias.gt020</w:t>
      </w:r>
      <w:r w:rsidRPr="00720567">
        <w:rPr>
          <w:rFonts w:eastAsiaTheme="minorHAnsi" w:cstheme="minorBidi"/>
          <w:i/>
          <w:szCs w:val="22"/>
          <w:lang w:eastAsia="en-US"/>
        </w:rPr>
        <w:t>_report_biyr9510</w:t>
      </w:r>
      <w:r w:rsidRPr="00720567">
        <w:rPr>
          <w:rFonts w:eastAsiaTheme="minorHAnsi" w:cstheme="minorBidi"/>
          <w:szCs w:val="22"/>
          <w:lang w:eastAsia="en-US"/>
        </w:rPr>
        <w:t xml:space="preserve"> contém </w:t>
      </w:r>
      <w:r w:rsidR="0032750F">
        <w:rPr>
          <w:rFonts w:eastAsiaTheme="minorHAnsi" w:cstheme="minorBidi"/>
          <w:szCs w:val="22"/>
          <w:lang w:eastAsia="en-US"/>
        </w:rPr>
        <w:t>todos os</w:t>
      </w:r>
      <w:r w:rsidRPr="00720567">
        <w:rPr>
          <w:rFonts w:eastAsiaTheme="minorHAnsi" w:cstheme="minorBidi"/>
          <w:szCs w:val="22"/>
          <w:lang w:eastAsia="en-US"/>
        </w:rPr>
        <w:t xml:space="preserve"> </w:t>
      </w:r>
      <w:r w:rsidR="0032750F">
        <w:rPr>
          <w:rFonts w:eastAsiaTheme="minorHAnsi" w:cstheme="minorBidi"/>
          <w:szCs w:val="22"/>
          <w:lang w:eastAsia="en-US"/>
        </w:rPr>
        <w:t>bens</w:t>
      </w:r>
      <w:r w:rsidR="00986F5C">
        <w:rPr>
          <w:rFonts w:eastAsiaTheme="minorHAnsi" w:cstheme="minorBidi"/>
          <w:szCs w:val="22"/>
          <w:lang w:eastAsia="en-US"/>
        </w:rPr>
        <w:t xml:space="preserve"> </w:t>
      </w:r>
      <w:r w:rsidRPr="00720567">
        <w:rPr>
          <w:rFonts w:eastAsiaTheme="minorHAnsi" w:cstheme="minorBidi"/>
          <w:szCs w:val="22"/>
          <w:lang w:eastAsia="en-US"/>
        </w:rPr>
        <w:t>associados a garantias imobiliárias e financeiras, sendo excluídos deste universo todos os registos de garantias pessoais.</w:t>
      </w:r>
    </w:p>
    <w:p w14:paraId="126EFEE0" w14:textId="13C10BA1" w:rsidR="0032750F"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reforçar que o universo desta tabela provém dos módulos base e consolidado do MUG, havendo uma transformação da chave dos pilares em causa, passível de rasteio através do tradutor de chaves </w:t>
      </w:r>
      <w:r w:rsidRPr="00720567">
        <w:rPr>
          <w:rFonts w:eastAsiaTheme="minorHAnsi" w:cstheme="minorBidi"/>
          <w:i/>
          <w:szCs w:val="22"/>
          <w:lang w:eastAsia="en-US"/>
        </w:rPr>
        <w:t>cd_garantias.kt_chaves_intrf_grts_biyr</w:t>
      </w:r>
      <w:r w:rsidR="0032750F">
        <w:rPr>
          <w:rFonts w:eastAsiaTheme="minorHAnsi" w:cstheme="minorBidi"/>
          <w:szCs w:val="22"/>
          <w:lang w:eastAsia="en-US"/>
        </w:rPr>
        <w:t>_bem.</w:t>
      </w:r>
    </w:p>
    <w:p w14:paraId="448AB22F" w14:textId="539CC56B" w:rsidR="0032750F" w:rsidRPr="00720567" w:rsidRDefault="0032750F" w:rsidP="009379A8">
      <w:pPr>
        <w:spacing w:after="160" w:line="259" w:lineRule="auto"/>
        <w:jc w:val="both"/>
        <w:rPr>
          <w:rFonts w:eastAsiaTheme="minorHAnsi" w:cstheme="minorBidi"/>
          <w:szCs w:val="22"/>
          <w:lang w:eastAsia="en-US"/>
        </w:rPr>
      </w:pPr>
      <w:r>
        <w:rPr>
          <w:rFonts w:eastAsiaTheme="minorHAnsi" w:cstheme="minorBidi"/>
          <w:szCs w:val="22"/>
          <w:lang w:eastAsia="en-US"/>
        </w:rPr>
        <w:t>Ademais, é possível encontrar campos que ficam a vazio, uma vez que é impotante garantir que a estrutura da tabela se mantem inalterável, para os casos de uso.</w:t>
      </w:r>
    </w:p>
    <w:p w14:paraId="473482D5" w14:textId="77777777" w:rsidR="009379A8" w:rsidRDefault="009379A8" w:rsidP="009379A8">
      <w:pPr>
        <w:pStyle w:val="Heading5"/>
      </w:pPr>
      <w:bookmarkStart w:id="68" w:name="_Toc168671638"/>
      <w:r w:rsidRPr="00E07147">
        <w:t>Granularidade e chave</w:t>
      </w:r>
      <w:bookmarkEnd w:id="68"/>
    </w:p>
    <w:p w14:paraId="448C0CB4" w14:textId="73F2A94B"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granularidade da tabela </w:t>
      </w:r>
      <w:r w:rsidRPr="00720567">
        <w:rPr>
          <w:rFonts w:eastAsiaTheme="minorHAnsi" w:cstheme="minorBidi"/>
          <w:i/>
          <w:szCs w:val="22"/>
          <w:lang w:eastAsia="en-US"/>
        </w:rPr>
        <w:t>cd_garantias.g</w:t>
      </w:r>
      <w:r w:rsidR="004806C5">
        <w:rPr>
          <w:rFonts w:eastAsiaTheme="minorHAnsi" w:cstheme="minorBidi"/>
          <w:i/>
          <w:szCs w:val="22"/>
          <w:lang w:eastAsia="en-US"/>
        </w:rPr>
        <w:t>t020</w:t>
      </w:r>
      <w:r w:rsidRPr="00720567">
        <w:rPr>
          <w:rFonts w:eastAsiaTheme="minorHAnsi" w:cstheme="minorBidi"/>
          <w:i/>
          <w:szCs w:val="22"/>
          <w:lang w:eastAsia="en-US"/>
        </w:rPr>
        <w:t>_report_biyr9510</w:t>
      </w:r>
      <w:r w:rsidRPr="00720567">
        <w:rPr>
          <w:rFonts w:eastAsiaTheme="minorHAnsi" w:cstheme="minorBidi"/>
          <w:szCs w:val="22"/>
          <w:lang w:eastAsia="en-US"/>
        </w:rPr>
        <w:t xml:space="preserve"> é variável consoante a tipologia da garantia apresentada, tendo uma chave primária para garantias reais imobiliárias e outra para garantias reais financeiras. </w:t>
      </w:r>
    </w:p>
    <w:p w14:paraId="4BD041BD" w14:textId="37E35A34"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Para garantias reais imobiliárias</w:t>
      </w:r>
      <w:r w:rsidR="00337C95">
        <w:rPr>
          <w:rFonts w:eastAsiaTheme="minorHAnsi" w:cstheme="minorBidi"/>
          <w:szCs w:val="22"/>
          <w:lang w:eastAsia="en-US"/>
        </w:rPr>
        <w:t xml:space="preserve"> e financeiras</w:t>
      </w:r>
      <w:r w:rsidRPr="00720567">
        <w:rPr>
          <w:rFonts w:eastAsiaTheme="minorHAnsi" w:cstheme="minorBidi"/>
          <w:szCs w:val="22"/>
          <w:lang w:eastAsia="en-US"/>
        </w:rPr>
        <w:t>, a chave completa da tabela é constituída</w:t>
      </w:r>
      <w:r w:rsidR="004806C5">
        <w:rPr>
          <w:rFonts w:eastAsiaTheme="minorHAnsi" w:cstheme="minorBidi"/>
          <w:szCs w:val="22"/>
          <w:lang w:eastAsia="en-US"/>
        </w:rPr>
        <w:t xml:space="preserve"> pelos campos identificativos </w:t>
      </w:r>
      <w:r w:rsidR="004806C5" w:rsidRPr="00720567">
        <w:rPr>
          <w:rFonts w:eastAsiaTheme="minorHAnsi" w:cstheme="minorBidi"/>
          <w:szCs w:val="22"/>
          <w:lang w:eastAsia="en-US"/>
        </w:rPr>
        <w:t xml:space="preserve">do </w:t>
      </w:r>
      <w:r w:rsidR="004806C5">
        <w:rPr>
          <w:rFonts w:eastAsiaTheme="minorHAnsi" w:cstheme="minorBidi"/>
          <w:szCs w:val="22"/>
          <w:lang w:eastAsia="en-US"/>
        </w:rPr>
        <w:t xml:space="preserve">bem (‘ckbalbem’, ‘ckctabem’, </w:t>
      </w:r>
      <w:r w:rsidR="00241D06">
        <w:rPr>
          <w:rFonts w:eastAsiaTheme="minorHAnsi" w:cstheme="minorBidi"/>
          <w:szCs w:val="22"/>
          <w:lang w:eastAsia="en-US"/>
        </w:rPr>
        <w:t>c</w:t>
      </w:r>
      <w:r w:rsidR="004806C5">
        <w:rPr>
          <w:rFonts w:eastAsiaTheme="minorHAnsi" w:cstheme="minorBidi"/>
          <w:szCs w:val="22"/>
          <w:lang w:eastAsia="en-US"/>
        </w:rPr>
        <w:t>krefbem’).</w:t>
      </w:r>
    </w:p>
    <w:p w14:paraId="591D5C31" w14:textId="14A99C7B" w:rsidR="009379A8" w:rsidRPr="00E07147" w:rsidRDefault="009379A8" w:rsidP="009379A8">
      <w:pPr>
        <w:pStyle w:val="Heading5"/>
      </w:pPr>
      <w:bookmarkStart w:id="69" w:name="_Toc168671639"/>
      <w:r w:rsidRPr="00E07147">
        <w:t>Periodicidade</w:t>
      </w:r>
      <w:bookmarkEnd w:id="69"/>
    </w:p>
    <w:p w14:paraId="5666A1D6" w14:textId="3E66EBE6"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004806C5">
        <w:rPr>
          <w:rFonts w:eastAsiaTheme="minorHAnsi" w:cstheme="minorBidi"/>
          <w:i/>
          <w:szCs w:val="22"/>
          <w:lang w:eastAsia="en-US"/>
        </w:rPr>
        <w:t>cd_garantias.gt020</w:t>
      </w:r>
      <w:r w:rsidRPr="00720567">
        <w:rPr>
          <w:rFonts w:eastAsiaTheme="minorHAnsi" w:cstheme="minorBidi"/>
          <w:i/>
          <w:szCs w:val="22"/>
          <w:lang w:eastAsia="en-US"/>
        </w:rPr>
        <w:t>_report_biyr9510</w:t>
      </w:r>
      <w:r w:rsidRPr="00720567">
        <w:rPr>
          <w:rFonts w:eastAsiaTheme="minorHAnsi" w:cstheme="minorBidi"/>
          <w:szCs w:val="22"/>
          <w:lang w:eastAsia="en-US"/>
        </w:rPr>
        <w:t xml:space="preserve"> é mensal e gerada automaticamente no último dia útil de cada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‘ref_date’ do dia 31. </w:t>
      </w:r>
    </w:p>
    <w:p w14:paraId="3A5B6702" w14:textId="157748E0"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Só se devem considerar como oficiais os valores constantes nes</w:t>
      </w:r>
      <w:r w:rsidR="00EB2EEA">
        <w:rPr>
          <w:rFonts w:eastAsiaTheme="minorHAnsi" w:cstheme="minorBidi"/>
          <w:szCs w:val="22"/>
          <w:lang w:eastAsia="en-US"/>
        </w:rPr>
        <w:t>ta tabela desde, e incluindo, 30</w:t>
      </w:r>
      <w:r w:rsidR="004806C5">
        <w:rPr>
          <w:rFonts w:eastAsiaTheme="minorHAnsi" w:cstheme="minorBidi"/>
          <w:szCs w:val="22"/>
          <w:lang w:eastAsia="en-US"/>
        </w:rPr>
        <w:t xml:space="preserve"> de abril de 2024.</w:t>
      </w:r>
    </w:p>
    <w:p w14:paraId="5F8B9084" w14:textId="77777777" w:rsidR="009379A8" w:rsidRPr="00E07147" w:rsidRDefault="009379A8" w:rsidP="009379A8">
      <w:pPr>
        <w:pStyle w:val="Heading5"/>
      </w:pPr>
      <w:bookmarkStart w:id="70" w:name="_Toc168671640"/>
      <w:r w:rsidRPr="00E07147">
        <w:t>Aprovisionamento</w:t>
      </w:r>
      <w:bookmarkEnd w:id="70"/>
    </w:p>
    <w:p w14:paraId="0833FB29" w14:textId="1609203A" w:rsidR="009379A8"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aprovisionamento da tabela </w:t>
      </w:r>
      <w:r w:rsidRPr="00720567">
        <w:rPr>
          <w:rFonts w:eastAsiaTheme="minorHAnsi" w:cstheme="minorBidi"/>
          <w:i/>
          <w:szCs w:val="22"/>
          <w:lang w:eastAsia="en-US"/>
        </w:rPr>
        <w:t>cd_garantias.gt</w:t>
      </w:r>
      <w:r w:rsidR="004806C5">
        <w:rPr>
          <w:rFonts w:eastAsiaTheme="minorHAnsi" w:cstheme="minorBidi"/>
          <w:i/>
          <w:szCs w:val="22"/>
          <w:lang w:eastAsia="en-US"/>
        </w:rPr>
        <w:t>020</w:t>
      </w:r>
      <w:r w:rsidRPr="00720567">
        <w:rPr>
          <w:rFonts w:eastAsiaTheme="minorHAnsi" w:cstheme="minorBidi"/>
          <w:i/>
          <w:szCs w:val="22"/>
          <w:lang w:eastAsia="en-US"/>
        </w:rPr>
        <w:t>_report_biyr9510</w:t>
      </w:r>
      <w:r w:rsidRPr="00720567">
        <w:rPr>
          <w:rFonts w:eastAsiaTheme="minorHAnsi" w:cstheme="minorBidi"/>
          <w:szCs w:val="22"/>
          <w:lang w:eastAsia="en-US"/>
        </w:rPr>
        <w:t xml:space="preserve"> é, sem nenhuma exceção, concordante com os princípios funcionais e as regras de definição de universo descritas nos capítulos 2.2.2. e 2.2.3., respetivamente, da documentação funcional do MUG. Os dados desta tabela provêm essencialmente do módulo base e do módulo consolidado do MUG, sendo esta informação </w:t>
      </w:r>
      <w:r w:rsidR="0032750F">
        <w:rPr>
          <w:rFonts w:eastAsiaTheme="minorHAnsi" w:cstheme="minorBidi"/>
          <w:szCs w:val="22"/>
          <w:lang w:eastAsia="en-US"/>
        </w:rPr>
        <w:t>o</w:t>
      </w:r>
      <w:r w:rsidRPr="00720567">
        <w:rPr>
          <w:rFonts w:eastAsiaTheme="minorHAnsi" w:cstheme="minorBidi"/>
          <w:szCs w:val="22"/>
          <w:lang w:eastAsia="en-US"/>
        </w:rPr>
        <w:t xml:space="preserve">completada com recurso a tabelas externas ao modelo. Desta forma, o aprovisionamento é realizado exclusivamente a partir das seguintes tabelas: </w:t>
      </w:r>
    </w:p>
    <w:p w14:paraId="77260032" w14:textId="77777777" w:rsidR="006F3501" w:rsidRPr="00720567" w:rsidRDefault="006F3501" w:rsidP="009379A8">
      <w:pPr>
        <w:spacing w:after="160" w:line="259" w:lineRule="auto"/>
        <w:jc w:val="both"/>
        <w:rPr>
          <w:rFonts w:eastAsiaTheme="minorHAnsi" w:cstheme="minorBidi"/>
          <w:szCs w:val="22"/>
          <w:lang w:eastAsia="en-US"/>
        </w:rPr>
      </w:pPr>
    </w:p>
    <w:p w14:paraId="4D371A40" w14:textId="15A55271" w:rsidR="009379A8" w:rsidRPr="00BE2C12" w:rsidRDefault="00BE2C12" w:rsidP="00BE2C12">
      <w:pPr>
        <w:pStyle w:val="Caption"/>
        <w:jc w:val="center"/>
        <w:rPr>
          <w:rFonts w:cs="Calibri"/>
          <w:b/>
          <w:color w:val="000000" w:themeColor="text1"/>
          <w:sz w:val="22"/>
          <w:szCs w:val="22"/>
        </w:rPr>
      </w:pPr>
      <w:bookmarkStart w:id="71" w:name="_Toc168413848"/>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486242">
        <w:rPr>
          <w:b/>
          <w:noProof/>
          <w:color w:val="000000" w:themeColor="text1"/>
          <w:sz w:val="22"/>
          <w:szCs w:val="22"/>
        </w:rPr>
        <w:t>10</w:t>
      </w:r>
      <w:r w:rsidRPr="00BE2C12">
        <w:rPr>
          <w:b/>
          <w:color w:val="000000" w:themeColor="text1"/>
          <w:sz w:val="22"/>
          <w:szCs w:val="22"/>
        </w:rPr>
        <w:fldChar w:fldCharType="end"/>
      </w:r>
      <w:r w:rsidRPr="00BE2C12">
        <w:rPr>
          <w:b/>
          <w:color w:val="000000" w:themeColor="text1"/>
          <w:sz w:val="22"/>
          <w:szCs w:val="22"/>
        </w:rPr>
        <w:t>: Informação das tabelas de aprovisionamento da cd_garantias.gt020_report_biyr9510</w:t>
      </w:r>
      <w:bookmarkEnd w:id="7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9379A8" w:rsidRPr="00E07147" w14:paraId="28F36861" w14:textId="77777777" w:rsidTr="004806C5">
        <w:trPr>
          <w:trHeight w:val="290"/>
        </w:trPr>
        <w:tc>
          <w:tcPr>
            <w:tcW w:w="1701" w:type="dxa"/>
            <w:shd w:val="clear" w:color="000000" w:fill="FF0000"/>
          </w:tcPr>
          <w:p w14:paraId="55F6F898" w14:textId="77777777" w:rsidR="009379A8" w:rsidRPr="00E07147" w:rsidRDefault="009379A8" w:rsidP="004806C5">
            <w:pPr>
              <w:rPr>
                <w:rFonts w:cs="Calibri"/>
                <w:b/>
                <w:bCs/>
                <w:color w:val="FFFFFF"/>
                <w:sz w:val="18"/>
                <w:szCs w:val="18"/>
              </w:rPr>
            </w:pPr>
            <w:r w:rsidRPr="00E07147">
              <w:rPr>
                <w:rFonts w:cs="Calibri"/>
                <w:b/>
                <w:bCs/>
                <w:color w:val="FFFFFF"/>
                <w:sz w:val="18"/>
                <w:szCs w:val="18"/>
              </w:rPr>
              <w:lastRenderedPageBreak/>
              <w:t>Aplicação Origem</w:t>
            </w:r>
          </w:p>
        </w:tc>
        <w:tc>
          <w:tcPr>
            <w:tcW w:w="3288" w:type="dxa"/>
            <w:shd w:val="clear" w:color="000000" w:fill="FF0000"/>
            <w:noWrap/>
            <w:hideMark/>
          </w:tcPr>
          <w:p w14:paraId="7EABB5E8" w14:textId="77777777" w:rsidR="009379A8" w:rsidRPr="00E07147" w:rsidRDefault="009379A8" w:rsidP="004806C5">
            <w:pPr>
              <w:rPr>
                <w:rFonts w:cs="Calibri"/>
                <w:b/>
                <w:bCs/>
                <w:color w:val="FFFFFF"/>
                <w:sz w:val="18"/>
                <w:szCs w:val="18"/>
              </w:rPr>
            </w:pPr>
            <w:r w:rsidRPr="00E07147">
              <w:rPr>
                <w:rFonts w:cs="Calibri"/>
                <w:b/>
                <w:bCs/>
                <w:color w:val="FFFFFF"/>
                <w:sz w:val="18"/>
                <w:szCs w:val="18"/>
              </w:rPr>
              <w:t>Nome da Tabela na Aplicação Origem</w:t>
            </w:r>
          </w:p>
        </w:tc>
        <w:tc>
          <w:tcPr>
            <w:tcW w:w="2041" w:type="dxa"/>
            <w:shd w:val="clear" w:color="000000" w:fill="FF0000"/>
            <w:noWrap/>
            <w:hideMark/>
          </w:tcPr>
          <w:p w14:paraId="1C6E8B8E" w14:textId="77777777" w:rsidR="009379A8" w:rsidRPr="00E07147" w:rsidRDefault="009379A8" w:rsidP="004806C5">
            <w:pPr>
              <w:rPr>
                <w:rFonts w:cs="Calibri"/>
                <w:b/>
                <w:bCs/>
                <w:color w:val="FFFFFF"/>
                <w:sz w:val="18"/>
                <w:szCs w:val="18"/>
              </w:rPr>
            </w:pPr>
            <w:r w:rsidRPr="00E07147">
              <w:rPr>
                <w:rFonts w:cs="Calibri"/>
                <w:b/>
                <w:bCs/>
                <w:color w:val="FFFFFF"/>
                <w:sz w:val="18"/>
                <w:szCs w:val="18"/>
              </w:rPr>
              <w:t xml:space="preserve">Nome da Base de Dados no Data Lake </w:t>
            </w:r>
          </w:p>
        </w:tc>
        <w:tc>
          <w:tcPr>
            <w:tcW w:w="2041" w:type="dxa"/>
            <w:shd w:val="clear" w:color="000000" w:fill="FF0000"/>
            <w:noWrap/>
            <w:hideMark/>
          </w:tcPr>
          <w:p w14:paraId="57EC8D3E" w14:textId="77777777" w:rsidR="009379A8" w:rsidRPr="00E07147" w:rsidRDefault="009379A8" w:rsidP="004806C5">
            <w:pPr>
              <w:rPr>
                <w:rFonts w:cs="Calibri"/>
                <w:b/>
                <w:bCs/>
                <w:color w:val="FFFFFF"/>
                <w:sz w:val="18"/>
                <w:szCs w:val="18"/>
              </w:rPr>
            </w:pPr>
            <w:r w:rsidRPr="00E07147">
              <w:rPr>
                <w:rFonts w:cs="Calibri"/>
                <w:b/>
                <w:bCs/>
                <w:color w:val="FFFFFF"/>
                <w:sz w:val="18"/>
                <w:szCs w:val="18"/>
              </w:rPr>
              <w:t>Nome da Tabela no Data Lake</w:t>
            </w:r>
          </w:p>
        </w:tc>
      </w:tr>
      <w:tr w:rsidR="009379A8" w:rsidRPr="00E07147" w14:paraId="242AFB4C" w14:textId="77777777" w:rsidTr="004806C5">
        <w:trPr>
          <w:trHeight w:val="290"/>
        </w:trPr>
        <w:tc>
          <w:tcPr>
            <w:tcW w:w="1701" w:type="dxa"/>
          </w:tcPr>
          <w:p w14:paraId="1CF81773" w14:textId="77777777" w:rsidR="009379A8" w:rsidRPr="00E07147" w:rsidRDefault="009379A8" w:rsidP="004806C5">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74A851D1" w14:textId="77777777" w:rsidR="009379A8" w:rsidRPr="00E07147" w:rsidRDefault="009379A8" w:rsidP="004806C5">
            <w:pPr>
              <w:rPr>
                <w:rFonts w:cs="Calibri"/>
                <w:color w:val="000000"/>
                <w:sz w:val="18"/>
                <w:szCs w:val="18"/>
              </w:rPr>
            </w:pPr>
            <w:r w:rsidRPr="00E07147">
              <w:rPr>
                <w:rFonts w:cs="Calibri"/>
                <w:color w:val="000000"/>
                <w:sz w:val="18"/>
                <w:szCs w:val="18"/>
              </w:rPr>
              <w:t>gt018_rateio_aval</w:t>
            </w:r>
          </w:p>
        </w:tc>
        <w:tc>
          <w:tcPr>
            <w:tcW w:w="2041" w:type="dxa"/>
            <w:shd w:val="clear" w:color="auto" w:fill="auto"/>
            <w:noWrap/>
          </w:tcPr>
          <w:p w14:paraId="7857C438" w14:textId="77777777" w:rsidR="009379A8" w:rsidRPr="00E07147" w:rsidRDefault="009379A8" w:rsidP="004806C5">
            <w:pPr>
              <w:rPr>
                <w:rFonts w:cs="Calibri"/>
                <w:color w:val="000000"/>
                <w:sz w:val="18"/>
                <w:szCs w:val="18"/>
              </w:rPr>
            </w:pPr>
            <w:r w:rsidRPr="00E07147">
              <w:rPr>
                <w:rFonts w:cs="Calibri"/>
                <w:color w:val="000000"/>
                <w:sz w:val="18"/>
                <w:szCs w:val="18"/>
              </w:rPr>
              <w:t>cd_garantias</w:t>
            </w:r>
          </w:p>
        </w:tc>
        <w:tc>
          <w:tcPr>
            <w:tcW w:w="2041" w:type="dxa"/>
            <w:shd w:val="clear" w:color="auto" w:fill="auto"/>
            <w:noWrap/>
            <w:hideMark/>
          </w:tcPr>
          <w:p w14:paraId="5A0F9DF1" w14:textId="77777777" w:rsidR="009379A8" w:rsidRPr="0085235D" w:rsidRDefault="009379A8" w:rsidP="004806C5">
            <w:pPr>
              <w:rPr>
                <w:rFonts w:cs="Calibri"/>
                <w:color w:val="000000"/>
                <w:sz w:val="18"/>
                <w:szCs w:val="18"/>
              </w:rPr>
            </w:pPr>
            <w:r w:rsidRPr="0085235D">
              <w:rPr>
                <w:rFonts w:cs="Calibri"/>
                <w:color w:val="000000"/>
                <w:sz w:val="18"/>
                <w:szCs w:val="18"/>
              </w:rPr>
              <w:t>gt018_rateio_aval</w:t>
            </w:r>
          </w:p>
        </w:tc>
      </w:tr>
      <w:tr w:rsidR="009379A8" w:rsidRPr="00E07147" w14:paraId="5161BB6F" w14:textId="77777777" w:rsidTr="004806C5">
        <w:trPr>
          <w:trHeight w:val="290"/>
        </w:trPr>
        <w:tc>
          <w:tcPr>
            <w:tcW w:w="1701" w:type="dxa"/>
          </w:tcPr>
          <w:p w14:paraId="56C84782" w14:textId="77777777" w:rsidR="009379A8" w:rsidRPr="00E07147" w:rsidRDefault="009379A8" w:rsidP="004806C5">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5C6C22D6" w14:textId="77777777" w:rsidR="009379A8" w:rsidRPr="00E07147" w:rsidRDefault="009379A8" w:rsidP="004806C5">
            <w:pPr>
              <w:rPr>
                <w:rFonts w:cs="Calibri"/>
                <w:color w:val="000000"/>
                <w:sz w:val="18"/>
                <w:szCs w:val="18"/>
              </w:rPr>
            </w:pPr>
            <w:r w:rsidRPr="00E07147">
              <w:rPr>
                <w:rFonts w:cs="Calibri"/>
                <w:color w:val="000000"/>
                <w:sz w:val="18"/>
                <w:szCs w:val="18"/>
              </w:rPr>
              <w:t>gt002_grnt_prc</w:t>
            </w:r>
          </w:p>
        </w:tc>
        <w:tc>
          <w:tcPr>
            <w:tcW w:w="2041" w:type="dxa"/>
            <w:shd w:val="clear" w:color="auto" w:fill="auto"/>
            <w:noWrap/>
          </w:tcPr>
          <w:p w14:paraId="3B815910" w14:textId="77777777" w:rsidR="009379A8" w:rsidRPr="00E07147" w:rsidRDefault="009379A8" w:rsidP="004806C5">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6C42952C" w14:textId="77777777" w:rsidR="009379A8" w:rsidRPr="0085235D" w:rsidRDefault="009379A8" w:rsidP="004806C5">
            <w:pPr>
              <w:rPr>
                <w:rFonts w:cs="Calibri"/>
                <w:color w:val="000000"/>
                <w:sz w:val="18"/>
                <w:szCs w:val="18"/>
              </w:rPr>
            </w:pPr>
            <w:r w:rsidRPr="0085235D">
              <w:rPr>
                <w:rFonts w:cs="Calibri"/>
                <w:color w:val="000000"/>
                <w:sz w:val="18"/>
                <w:szCs w:val="18"/>
              </w:rPr>
              <w:t>gt002_grnt_prc</w:t>
            </w:r>
          </w:p>
        </w:tc>
      </w:tr>
      <w:tr w:rsidR="009379A8" w:rsidRPr="00E07147" w14:paraId="0A105528" w14:textId="77777777" w:rsidTr="004806C5">
        <w:trPr>
          <w:trHeight w:val="290"/>
        </w:trPr>
        <w:tc>
          <w:tcPr>
            <w:tcW w:w="1701" w:type="dxa"/>
          </w:tcPr>
          <w:p w14:paraId="2D60744E" w14:textId="77777777" w:rsidR="009379A8" w:rsidRPr="00E07147" w:rsidRDefault="009379A8" w:rsidP="004806C5">
            <w:pPr>
              <w:jc w:val="both"/>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685AAC26" w14:textId="77777777" w:rsidR="009379A8" w:rsidRPr="00E07147" w:rsidRDefault="009379A8" w:rsidP="004806C5">
            <w:pPr>
              <w:jc w:val="both"/>
              <w:rPr>
                <w:rFonts w:cs="Calibri"/>
                <w:color w:val="000000"/>
                <w:sz w:val="18"/>
                <w:szCs w:val="18"/>
                <w:lang w:val="en-US"/>
              </w:rPr>
            </w:pPr>
            <w:r w:rsidRPr="00E07147">
              <w:rPr>
                <w:rFonts w:cs="Calibri"/>
                <w:color w:val="000000"/>
                <w:sz w:val="18"/>
                <w:szCs w:val="18"/>
                <w:lang w:val="en-US"/>
              </w:rPr>
              <w:t>gt003_trz_gt_fin</w:t>
            </w:r>
          </w:p>
        </w:tc>
        <w:tc>
          <w:tcPr>
            <w:tcW w:w="2041" w:type="dxa"/>
            <w:shd w:val="clear" w:color="auto" w:fill="auto"/>
            <w:noWrap/>
          </w:tcPr>
          <w:p w14:paraId="798B2982" w14:textId="77777777" w:rsidR="009379A8" w:rsidRPr="00E07147" w:rsidRDefault="009379A8" w:rsidP="004806C5">
            <w:pPr>
              <w:jc w:val="both"/>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6AC45C28" w14:textId="77777777" w:rsidR="009379A8" w:rsidRPr="0085235D" w:rsidRDefault="009379A8" w:rsidP="004806C5">
            <w:pPr>
              <w:jc w:val="both"/>
              <w:rPr>
                <w:rFonts w:cs="Calibri"/>
                <w:sz w:val="18"/>
                <w:szCs w:val="18"/>
              </w:rPr>
            </w:pPr>
            <w:r w:rsidRPr="0085235D">
              <w:rPr>
                <w:rFonts w:cs="Calibri"/>
                <w:sz w:val="18"/>
                <w:szCs w:val="18"/>
              </w:rPr>
              <w:t>gt003_trz_gt_fin</w:t>
            </w:r>
          </w:p>
        </w:tc>
      </w:tr>
      <w:tr w:rsidR="009379A8" w:rsidRPr="00E07147" w14:paraId="184E675E" w14:textId="77777777" w:rsidTr="004806C5">
        <w:trPr>
          <w:trHeight w:val="290"/>
        </w:trPr>
        <w:tc>
          <w:tcPr>
            <w:tcW w:w="1701" w:type="dxa"/>
          </w:tcPr>
          <w:p w14:paraId="2F9FA54A" w14:textId="77777777" w:rsidR="009379A8" w:rsidRPr="00E07147" w:rsidRDefault="009379A8" w:rsidP="004806C5">
            <w:pPr>
              <w:jc w:val="both"/>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1A94E5D8" w14:textId="77777777" w:rsidR="009379A8" w:rsidRPr="00E07147" w:rsidRDefault="009379A8" w:rsidP="004806C5">
            <w:pPr>
              <w:jc w:val="both"/>
              <w:rPr>
                <w:rFonts w:cs="Calibri"/>
                <w:color w:val="000000"/>
                <w:sz w:val="18"/>
                <w:szCs w:val="18"/>
                <w:lang w:val="en-US"/>
              </w:rPr>
            </w:pPr>
            <w:r>
              <w:rPr>
                <w:rFonts w:cs="Calibri"/>
                <w:color w:val="000000"/>
                <w:sz w:val="18"/>
                <w:szCs w:val="18"/>
                <w:lang w:val="en-US"/>
              </w:rPr>
              <w:t>kt_chaves_gt</w:t>
            </w:r>
          </w:p>
        </w:tc>
        <w:tc>
          <w:tcPr>
            <w:tcW w:w="2041" w:type="dxa"/>
            <w:shd w:val="clear" w:color="auto" w:fill="auto"/>
            <w:noWrap/>
          </w:tcPr>
          <w:p w14:paraId="5D4260C4" w14:textId="77777777" w:rsidR="009379A8" w:rsidRPr="00E07147" w:rsidRDefault="009379A8" w:rsidP="004806C5">
            <w:pPr>
              <w:jc w:val="both"/>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56871C1D" w14:textId="77777777" w:rsidR="009379A8" w:rsidRPr="0085235D" w:rsidRDefault="009379A8" w:rsidP="004806C5">
            <w:pPr>
              <w:jc w:val="both"/>
              <w:rPr>
                <w:rFonts w:cs="Calibri"/>
                <w:sz w:val="18"/>
                <w:szCs w:val="18"/>
              </w:rPr>
            </w:pPr>
            <w:r w:rsidRPr="0085235D">
              <w:rPr>
                <w:rFonts w:cs="Calibri"/>
                <w:color w:val="000000"/>
                <w:sz w:val="18"/>
                <w:szCs w:val="18"/>
                <w:lang w:val="en-US"/>
              </w:rPr>
              <w:t>kt_chaves_gt</w:t>
            </w:r>
          </w:p>
        </w:tc>
      </w:tr>
      <w:tr w:rsidR="0085235D" w:rsidRPr="00E07147" w14:paraId="4146F25B" w14:textId="77777777" w:rsidTr="004806C5">
        <w:trPr>
          <w:trHeight w:val="290"/>
        </w:trPr>
        <w:tc>
          <w:tcPr>
            <w:tcW w:w="1701" w:type="dxa"/>
          </w:tcPr>
          <w:p w14:paraId="62E6CCED" w14:textId="232A6B58" w:rsidR="0085235D" w:rsidRPr="00E07147" w:rsidRDefault="0085235D" w:rsidP="0085235D">
            <w:pPr>
              <w:jc w:val="both"/>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4B507BCF" w14:textId="763EA88C" w:rsidR="0085235D" w:rsidRDefault="0085235D" w:rsidP="0085235D">
            <w:pPr>
              <w:jc w:val="both"/>
              <w:rPr>
                <w:rFonts w:cs="Calibri"/>
                <w:color w:val="000000"/>
                <w:sz w:val="18"/>
                <w:szCs w:val="18"/>
                <w:lang w:val="en-US"/>
              </w:rPr>
            </w:pPr>
            <w:r w:rsidRPr="0085235D">
              <w:rPr>
                <w:rFonts w:cs="Calibri"/>
                <w:color w:val="000000"/>
                <w:sz w:val="18"/>
                <w:szCs w:val="18"/>
              </w:rPr>
              <w:t>cst08_caucbem</w:t>
            </w:r>
          </w:p>
        </w:tc>
        <w:tc>
          <w:tcPr>
            <w:tcW w:w="2041" w:type="dxa"/>
            <w:shd w:val="clear" w:color="auto" w:fill="auto"/>
            <w:noWrap/>
          </w:tcPr>
          <w:p w14:paraId="69AA9AA0" w14:textId="2C743ECE" w:rsidR="0085235D" w:rsidRPr="00E07147" w:rsidRDefault="0085235D" w:rsidP="0085235D">
            <w:pPr>
              <w:jc w:val="both"/>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50FAD194" w14:textId="5A986368" w:rsidR="0085235D" w:rsidRPr="0085235D" w:rsidRDefault="0085235D" w:rsidP="0085235D">
            <w:pPr>
              <w:jc w:val="both"/>
              <w:rPr>
                <w:rFonts w:cs="Calibri"/>
                <w:color w:val="000000"/>
                <w:sz w:val="18"/>
                <w:szCs w:val="18"/>
                <w:highlight w:val="yellow"/>
                <w:lang w:val="en-US"/>
              </w:rPr>
            </w:pPr>
            <w:r w:rsidRPr="0085235D">
              <w:rPr>
                <w:rFonts w:cs="Calibri"/>
                <w:color w:val="000000"/>
                <w:sz w:val="18"/>
                <w:szCs w:val="18"/>
              </w:rPr>
              <w:t>cst08_caucbem</w:t>
            </w:r>
          </w:p>
        </w:tc>
      </w:tr>
      <w:tr w:rsidR="0085235D" w:rsidRPr="00E07147" w14:paraId="606730A7" w14:textId="77777777" w:rsidTr="004806C5">
        <w:trPr>
          <w:trHeight w:val="290"/>
        </w:trPr>
        <w:tc>
          <w:tcPr>
            <w:tcW w:w="1701" w:type="dxa"/>
          </w:tcPr>
          <w:p w14:paraId="12E04B08" w14:textId="51EBB555" w:rsidR="0085235D" w:rsidRPr="00E07147" w:rsidRDefault="0085235D" w:rsidP="0085235D">
            <w:pPr>
              <w:jc w:val="both"/>
              <w:rPr>
                <w:rFonts w:cs="Calibri"/>
                <w:color w:val="000000"/>
                <w:sz w:val="18"/>
                <w:szCs w:val="18"/>
              </w:rPr>
            </w:pPr>
            <w:r w:rsidRPr="000E5989">
              <w:rPr>
                <w:rFonts w:cs="Calibri"/>
                <w:color w:val="000000"/>
                <w:sz w:val="18"/>
                <w:szCs w:val="18"/>
              </w:rPr>
              <w:t>Estruturais (APMT0100050994)</w:t>
            </w:r>
          </w:p>
        </w:tc>
        <w:tc>
          <w:tcPr>
            <w:tcW w:w="3288" w:type="dxa"/>
            <w:shd w:val="clear" w:color="auto" w:fill="auto"/>
            <w:noWrap/>
          </w:tcPr>
          <w:p w14:paraId="41AB2921" w14:textId="15ABF5DC" w:rsidR="0085235D" w:rsidRPr="00E07147" w:rsidRDefault="0085235D" w:rsidP="0085235D">
            <w:pPr>
              <w:jc w:val="both"/>
              <w:rPr>
                <w:rFonts w:cs="Calibri"/>
                <w:color w:val="000000"/>
                <w:sz w:val="18"/>
                <w:szCs w:val="18"/>
                <w:lang w:val="en-US"/>
              </w:rPr>
            </w:pPr>
            <w:r>
              <w:rPr>
                <w:rFonts w:cs="Calibri"/>
                <w:color w:val="000000"/>
                <w:sz w:val="18"/>
                <w:szCs w:val="18"/>
              </w:rPr>
              <w:t>tat91_tabelas</w:t>
            </w:r>
          </w:p>
        </w:tc>
        <w:tc>
          <w:tcPr>
            <w:tcW w:w="2041" w:type="dxa"/>
            <w:shd w:val="clear" w:color="auto" w:fill="auto"/>
            <w:noWrap/>
          </w:tcPr>
          <w:p w14:paraId="5E55ABCE" w14:textId="06BFC24C" w:rsidR="0085235D" w:rsidRPr="00E07147" w:rsidRDefault="0085235D" w:rsidP="0085235D">
            <w:pPr>
              <w:jc w:val="both"/>
              <w:rPr>
                <w:rFonts w:cs="Calibri"/>
                <w:color w:val="000000"/>
                <w:sz w:val="18"/>
                <w:szCs w:val="18"/>
              </w:rPr>
            </w:pPr>
            <w:r w:rsidRPr="00E07147">
              <w:rPr>
                <w:rFonts w:cs="Calibri"/>
                <w:color w:val="000000"/>
                <w:sz w:val="18"/>
                <w:szCs w:val="18"/>
              </w:rPr>
              <w:t>cd_</w:t>
            </w:r>
            <w:r>
              <w:rPr>
                <w:rFonts w:cs="Calibri"/>
                <w:color w:val="000000"/>
                <w:sz w:val="18"/>
                <w:szCs w:val="18"/>
              </w:rPr>
              <w:t>estruturais</w:t>
            </w:r>
          </w:p>
        </w:tc>
        <w:tc>
          <w:tcPr>
            <w:tcW w:w="2041" w:type="dxa"/>
            <w:shd w:val="clear" w:color="auto" w:fill="auto"/>
            <w:noWrap/>
          </w:tcPr>
          <w:p w14:paraId="17ACEF5B" w14:textId="6DC24C08" w:rsidR="0085235D" w:rsidRPr="00E07147" w:rsidRDefault="0085235D" w:rsidP="0085235D">
            <w:pPr>
              <w:jc w:val="both"/>
              <w:rPr>
                <w:rFonts w:cs="Calibri"/>
                <w:sz w:val="18"/>
                <w:szCs w:val="18"/>
              </w:rPr>
            </w:pPr>
            <w:r>
              <w:rPr>
                <w:rFonts w:cs="Calibri"/>
                <w:color w:val="000000"/>
                <w:sz w:val="18"/>
                <w:szCs w:val="18"/>
              </w:rPr>
              <w:t>tat91_tabelas</w:t>
            </w:r>
          </w:p>
        </w:tc>
      </w:tr>
      <w:tr w:rsidR="0085235D" w:rsidRPr="00E07147" w14:paraId="507FD1DE" w14:textId="77777777" w:rsidTr="0085235D">
        <w:trPr>
          <w:trHeight w:val="290"/>
        </w:trPr>
        <w:tc>
          <w:tcPr>
            <w:tcW w:w="1701" w:type="dxa"/>
            <w:tcBorders>
              <w:top w:val="single" w:sz="4" w:space="0" w:color="auto"/>
              <w:left w:val="single" w:sz="4" w:space="0" w:color="auto"/>
              <w:bottom w:val="single" w:sz="4" w:space="0" w:color="auto"/>
              <w:right w:val="single" w:sz="4" w:space="0" w:color="auto"/>
            </w:tcBorders>
          </w:tcPr>
          <w:p w14:paraId="5E8B0972" w14:textId="7483578A" w:rsidR="0085235D" w:rsidRPr="00E07147" w:rsidRDefault="0085235D" w:rsidP="0085235D">
            <w:pPr>
              <w:jc w:val="both"/>
              <w:rPr>
                <w:rFonts w:cs="Calibri"/>
                <w:color w:val="000000"/>
                <w:sz w:val="18"/>
                <w:szCs w:val="18"/>
              </w:rPr>
            </w:pPr>
            <w:r w:rsidRPr="000E5989">
              <w:rPr>
                <w:rFonts w:cs="Calibri"/>
                <w:color w:val="000000"/>
                <w:sz w:val="18"/>
                <w:szCs w:val="18"/>
              </w:rPr>
              <w:t>Títulos (APMT0100022484)</w:t>
            </w:r>
          </w:p>
        </w:tc>
        <w:tc>
          <w:tcPr>
            <w:tcW w:w="3288" w:type="dxa"/>
            <w:tcBorders>
              <w:top w:val="single" w:sz="4" w:space="0" w:color="auto"/>
              <w:left w:val="single" w:sz="4" w:space="0" w:color="auto"/>
              <w:bottom w:val="single" w:sz="4" w:space="0" w:color="auto"/>
              <w:right w:val="single" w:sz="4" w:space="0" w:color="auto"/>
            </w:tcBorders>
            <w:shd w:val="clear" w:color="auto" w:fill="auto"/>
            <w:noWrap/>
          </w:tcPr>
          <w:p w14:paraId="16F6378E" w14:textId="77777777" w:rsidR="0085235D" w:rsidRPr="0085235D" w:rsidRDefault="0085235D" w:rsidP="0085235D">
            <w:pPr>
              <w:jc w:val="both"/>
              <w:rPr>
                <w:rFonts w:cs="Calibri"/>
                <w:color w:val="000000"/>
                <w:sz w:val="18"/>
                <w:szCs w:val="18"/>
                <w:lang w:val="en-US"/>
              </w:rPr>
            </w:pPr>
            <w:r w:rsidRPr="0085235D">
              <w:rPr>
                <w:rFonts w:cs="Calibri"/>
                <w:color w:val="000000"/>
                <w:sz w:val="18"/>
                <w:szCs w:val="18"/>
                <w:lang w:val="en-US"/>
              </w:rPr>
              <w:t>ttt35_titlgru</w:t>
            </w:r>
          </w:p>
        </w:tc>
        <w:tc>
          <w:tcPr>
            <w:tcW w:w="2041" w:type="dxa"/>
            <w:tcBorders>
              <w:top w:val="single" w:sz="4" w:space="0" w:color="auto"/>
              <w:left w:val="single" w:sz="4" w:space="0" w:color="auto"/>
              <w:bottom w:val="single" w:sz="4" w:space="0" w:color="auto"/>
              <w:right w:val="single" w:sz="4" w:space="0" w:color="auto"/>
            </w:tcBorders>
            <w:shd w:val="clear" w:color="auto" w:fill="auto"/>
            <w:noWrap/>
          </w:tcPr>
          <w:p w14:paraId="7EBDED97" w14:textId="77777777" w:rsidR="0085235D" w:rsidRPr="00E07147" w:rsidRDefault="0085235D" w:rsidP="0085235D">
            <w:pPr>
              <w:jc w:val="both"/>
              <w:rPr>
                <w:rFonts w:cs="Calibri"/>
                <w:color w:val="000000"/>
                <w:sz w:val="18"/>
                <w:szCs w:val="18"/>
              </w:rPr>
            </w:pPr>
            <w:r w:rsidRPr="00E07147">
              <w:rPr>
                <w:rFonts w:cs="Calibri"/>
                <w:color w:val="000000"/>
                <w:sz w:val="18"/>
                <w:szCs w:val="18"/>
              </w:rPr>
              <w:t>cd_mercados</w:t>
            </w:r>
          </w:p>
        </w:tc>
        <w:tc>
          <w:tcPr>
            <w:tcW w:w="2041" w:type="dxa"/>
            <w:tcBorders>
              <w:top w:val="single" w:sz="4" w:space="0" w:color="auto"/>
              <w:left w:val="single" w:sz="4" w:space="0" w:color="auto"/>
              <w:bottom w:val="single" w:sz="4" w:space="0" w:color="auto"/>
              <w:right w:val="single" w:sz="4" w:space="0" w:color="auto"/>
            </w:tcBorders>
            <w:shd w:val="clear" w:color="auto" w:fill="auto"/>
            <w:noWrap/>
          </w:tcPr>
          <w:p w14:paraId="5750C419" w14:textId="2AE028A0" w:rsidR="0085235D" w:rsidRPr="0085235D" w:rsidRDefault="0085235D" w:rsidP="0085235D">
            <w:pPr>
              <w:jc w:val="both"/>
              <w:rPr>
                <w:rFonts w:cs="Calibri"/>
                <w:color w:val="000000"/>
                <w:sz w:val="18"/>
                <w:szCs w:val="18"/>
              </w:rPr>
            </w:pPr>
            <w:r w:rsidRPr="0085235D">
              <w:rPr>
                <w:rFonts w:cs="Calibri"/>
                <w:color w:val="000000"/>
                <w:sz w:val="18"/>
                <w:szCs w:val="18"/>
              </w:rPr>
              <w:t>ttt35_titlgru</w:t>
            </w:r>
          </w:p>
        </w:tc>
      </w:tr>
      <w:tr w:rsidR="0085235D" w:rsidRPr="00E07147" w14:paraId="1CEF3B51" w14:textId="77777777" w:rsidTr="0085235D">
        <w:trPr>
          <w:trHeight w:val="290"/>
        </w:trPr>
        <w:tc>
          <w:tcPr>
            <w:tcW w:w="1701" w:type="dxa"/>
            <w:tcBorders>
              <w:top w:val="single" w:sz="4" w:space="0" w:color="auto"/>
              <w:left w:val="single" w:sz="4" w:space="0" w:color="auto"/>
              <w:bottom w:val="single" w:sz="4" w:space="0" w:color="auto"/>
              <w:right w:val="single" w:sz="4" w:space="0" w:color="auto"/>
            </w:tcBorders>
          </w:tcPr>
          <w:p w14:paraId="52A302DF" w14:textId="5817FA0A" w:rsidR="0085235D" w:rsidRPr="00E07147" w:rsidRDefault="0085235D" w:rsidP="0085235D">
            <w:pPr>
              <w:jc w:val="both"/>
              <w:rPr>
                <w:rFonts w:cs="Calibri"/>
                <w:color w:val="000000"/>
                <w:sz w:val="18"/>
                <w:szCs w:val="18"/>
              </w:rPr>
            </w:pPr>
            <w:r w:rsidRPr="000E5989">
              <w:rPr>
                <w:rFonts w:cs="Calibri"/>
                <w:color w:val="000000"/>
                <w:sz w:val="18"/>
                <w:szCs w:val="18"/>
              </w:rPr>
              <w:t>Fundos (APMT0100021345)</w:t>
            </w:r>
          </w:p>
        </w:tc>
        <w:tc>
          <w:tcPr>
            <w:tcW w:w="3288" w:type="dxa"/>
            <w:tcBorders>
              <w:top w:val="single" w:sz="4" w:space="0" w:color="auto"/>
              <w:left w:val="single" w:sz="4" w:space="0" w:color="auto"/>
              <w:bottom w:val="single" w:sz="4" w:space="0" w:color="auto"/>
              <w:right w:val="single" w:sz="4" w:space="0" w:color="auto"/>
            </w:tcBorders>
            <w:shd w:val="clear" w:color="auto" w:fill="auto"/>
            <w:noWrap/>
          </w:tcPr>
          <w:p w14:paraId="52B1FAF4" w14:textId="77777777" w:rsidR="0085235D" w:rsidRPr="0085235D" w:rsidRDefault="0085235D" w:rsidP="0085235D">
            <w:pPr>
              <w:jc w:val="both"/>
              <w:rPr>
                <w:rFonts w:cs="Calibri"/>
                <w:color w:val="000000"/>
                <w:sz w:val="18"/>
                <w:szCs w:val="18"/>
                <w:lang w:val="en-US"/>
              </w:rPr>
            </w:pPr>
            <w:r w:rsidRPr="0085235D">
              <w:rPr>
                <w:rFonts w:cs="Calibri"/>
                <w:color w:val="000000"/>
                <w:sz w:val="18"/>
                <w:szCs w:val="18"/>
                <w:lang w:val="en-US"/>
              </w:rPr>
              <w:t>fut02_contasfu</w:t>
            </w:r>
          </w:p>
        </w:tc>
        <w:tc>
          <w:tcPr>
            <w:tcW w:w="2041" w:type="dxa"/>
            <w:tcBorders>
              <w:top w:val="single" w:sz="4" w:space="0" w:color="auto"/>
              <w:left w:val="single" w:sz="4" w:space="0" w:color="auto"/>
              <w:bottom w:val="single" w:sz="4" w:space="0" w:color="auto"/>
              <w:right w:val="single" w:sz="4" w:space="0" w:color="auto"/>
            </w:tcBorders>
            <w:shd w:val="clear" w:color="auto" w:fill="auto"/>
            <w:noWrap/>
          </w:tcPr>
          <w:p w14:paraId="10F54998" w14:textId="77777777" w:rsidR="0085235D" w:rsidRPr="00E07147" w:rsidRDefault="0085235D" w:rsidP="0085235D">
            <w:pPr>
              <w:jc w:val="both"/>
              <w:rPr>
                <w:rFonts w:cs="Calibri"/>
                <w:color w:val="000000"/>
                <w:sz w:val="18"/>
                <w:szCs w:val="18"/>
              </w:rPr>
            </w:pPr>
            <w:r w:rsidRPr="00E07147">
              <w:rPr>
                <w:rFonts w:cs="Calibri"/>
                <w:color w:val="000000"/>
                <w:sz w:val="18"/>
                <w:szCs w:val="18"/>
              </w:rPr>
              <w:t>cd_mercados</w:t>
            </w:r>
          </w:p>
        </w:tc>
        <w:tc>
          <w:tcPr>
            <w:tcW w:w="2041" w:type="dxa"/>
            <w:tcBorders>
              <w:top w:val="single" w:sz="4" w:space="0" w:color="auto"/>
              <w:left w:val="single" w:sz="4" w:space="0" w:color="auto"/>
              <w:bottom w:val="single" w:sz="4" w:space="0" w:color="auto"/>
              <w:right w:val="single" w:sz="4" w:space="0" w:color="auto"/>
            </w:tcBorders>
            <w:shd w:val="clear" w:color="auto" w:fill="auto"/>
            <w:noWrap/>
          </w:tcPr>
          <w:p w14:paraId="2D1515BA" w14:textId="79BCB927" w:rsidR="0085235D" w:rsidRPr="00E07147" w:rsidRDefault="0085235D" w:rsidP="0085235D">
            <w:pPr>
              <w:jc w:val="both"/>
              <w:rPr>
                <w:rFonts w:cs="Calibri"/>
                <w:color w:val="000000"/>
                <w:sz w:val="18"/>
                <w:szCs w:val="18"/>
              </w:rPr>
            </w:pPr>
            <w:r w:rsidRPr="00E07147">
              <w:rPr>
                <w:rFonts w:cs="Calibri"/>
                <w:color w:val="000000"/>
                <w:sz w:val="18"/>
                <w:szCs w:val="18"/>
              </w:rPr>
              <w:t>fut02_contasfu</w:t>
            </w:r>
          </w:p>
        </w:tc>
      </w:tr>
      <w:tr w:rsidR="0085235D" w:rsidRPr="00E07147" w14:paraId="2BEF5994" w14:textId="77777777" w:rsidTr="0085235D">
        <w:trPr>
          <w:trHeight w:val="290"/>
        </w:trPr>
        <w:tc>
          <w:tcPr>
            <w:tcW w:w="1701" w:type="dxa"/>
            <w:tcBorders>
              <w:top w:val="single" w:sz="4" w:space="0" w:color="auto"/>
              <w:left w:val="single" w:sz="4" w:space="0" w:color="auto"/>
              <w:bottom w:val="single" w:sz="4" w:space="0" w:color="auto"/>
              <w:right w:val="single" w:sz="4" w:space="0" w:color="auto"/>
            </w:tcBorders>
          </w:tcPr>
          <w:p w14:paraId="20C3557D" w14:textId="03E16A6E" w:rsidR="0085235D" w:rsidRPr="00E07147" w:rsidRDefault="0085235D" w:rsidP="0085235D">
            <w:pPr>
              <w:jc w:val="both"/>
              <w:rPr>
                <w:rFonts w:cs="Calibri"/>
                <w:color w:val="000000"/>
                <w:sz w:val="18"/>
                <w:szCs w:val="18"/>
              </w:rPr>
            </w:pPr>
            <w:r w:rsidRPr="000E5989">
              <w:rPr>
                <w:rFonts w:cs="Calibri"/>
                <w:color w:val="000000"/>
                <w:sz w:val="18"/>
                <w:szCs w:val="18"/>
              </w:rPr>
              <w:t>Estruturais (APMT0100050994)</w:t>
            </w:r>
          </w:p>
        </w:tc>
        <w:tc>
          <w:tcPr>
            <w:tcW w:w="3288" w:type="dxa"/>
            <w:tcBorders>
              <w:top w:val="single" w:sz="4" w:space="0" w:color="auto"/>
              <w:left w:val="single" w:sz="4" w:space="0" w:color="auto"/>
              <w:bottom w:val="single" w:sz="4" w:space="0" w:color="auto"/>
              <w:right w:val="single" w:sz="4" w:space="0" w:color="auto"/>
            </w:tcBorders>
            <w:shd w:val="clear" w:color="auto" w:fill="auto"/>
            <w:noWrap/>
          </w:tcPr>
          <w:p w14:paraId="00B365B2" w14:textId="77777777" w:rsidR="0085235D" w:rsidRPr="0085235D" w:rsidRDefault="0085235D" w:rsidP="0085235D">
            <w:pPr>
              <w:jc w:val="both"/>
              <w:rPr>
                <w:rFonts w:cs="Calibri"/>
                <w:color w:val="000000"/>
                <w:sz w:val="18"/>
                <w:szCs w:val="18"/>
                <w:lang w:val="en-US"/>
              </w:rPr>
            </w:pPr>
            <w:r w:rsidRPr="0085235D">
              <w:rPr>
                <w:rFonts w:cs="Calibri"/>
                <w:color w:val="000000"/>
                <w:sz w:val="18"/>
                <w:szCs w:val="18"/>
                <w:lang w:val="en-US"/>
              </w:rPr>
              <w:t>cat34_fuparam</w:t>
            </w:r>
          </w:p>
        </w:tc>
        <w:tc>
          <w:tcPr>
            <w:tcW w:w="2041" w:type="dxa"/>
            <w:tcBorders>
              <w:top w:val="single" w:sz="4" w:space="0" w:color="auto"/>
              <w:left w:val="single" w:sz="4" w:space="0" w:color="auto"/>
              <w:bottom w:val="single" w:sz="4" w:space="0" w:color="auto"/>
              <w:right w:val="single" w:sz="4" w:space="0" w:color="auto"/>
            </w:tcBorders>
            <w:shd w:val="clear" w:color="auto" w:fill="auto"/>
            <w:noWrap/>
          </w:tcPr>
          <w:p w14:paraId="7D510380" w14:textId="77777777" w:rsidR="0085235D" w:rsidRPr="00E07147" w:rsidRDefault="0085235D" w:rsidP="0085235D">
            <w:pPr>
              <w:jc w:val="both"/>
              <w:rPr>
                <w:rFonts w:cs="Calibri"/>
                <w:color w:val="000000"/>
                <w:sz w:val="18"/>
                <w:szCs w:val="18"/>
              </w:rPr>
            </w:pPr>
            <w:r w:rsidRPr="00E07147">
              <w:rPr>
                <w:rFonts w:cs="Calibri"/>
                <w:color w:val="000000"/>
                <w:sz w:val="18"/>
                <w:szCs w:val="18"/>
              </w:rPr>
              <w:t>cd_estruturais</w:t>
            </w:r>
          </w:p>
        </w:tc>
        <w:tc>
          <w:tcPr>
            <w:tcW w:w="2041" w:type="dxa"/>
            <w:tcBorders>
              <w:top w:val="single" w:sz="4" w:space="0" w:color="auto"/>
              <w:left w:val="single" w:sz="4" w:space="0" w:color="auto"/>
              <w:bottom w:val="single" w:sz="4" w:space="0" w:color="auto"/>
              <w:right w:val="single" w:sz="4" w:space="0" w:color="auto"/>
            </w:tcBorders>
            <w:shd w:val="clear" w:color="auto" w:fill="auto"/>
            <w:noWrap/>
          </w:tcPr>
          <w:p w14:paraId="28003B4A" w14:textId="28D16376" w:rsidR="0085235D" w:rsidRPr="00E07147" w:rsidRDefault="0085235D" w:rsidP="0085235D">
            <w:pPr>
              <w:jc w:val="both"/>
              <w:rPr>
                <w:rFonts w:cs="Calibri"/>
                <w:color w:val="000000"/>
                <w:sz w:val="18"/>
                <w:szCs w:val="18"/>
              </w:rPr>
            </w:pPr>
            <w:r w:rsidRPr="00E07147">
              <w:rPr>
                <w:rFonts w:cs="Calibri"/>
                <w:color w:val="000000"/>
                <w:sz w:val="18"/>
                <w:szCs w:val="18"/>
              </w:rPr>
              <w:t>cat34_fuparam</w:t>
            </w:r>
          </w:p>
        </w:tc>
      </w:tr>
    </w:tbl>
    <w:p w14:paraId="551B9933" w14:textId="77777777" w:rsidR="009379A8" w:rsidRPr="00E07147" w:rsidRDefault="009379A8" w:rsidP="009379A8">
      <w:pPr>
        <w:rPr>
          <w:rFonts w:cs="Calibri"/>
        </w:rPr>
      </w:pPr>
      <w:r w:rsidRPr="00E07147">
        <w:rPr>
          <w:rFonts w:cs="Calibri"/>
        </w:rPr>
        <w:br w:type="page"/>
      </w:r>
    </w:p>
    <w:p w14:paraId="1ED12F9E" w14:textId="77777777" w:rsidR="009379A8" w:rsidRPr="00E07147" w:rsidRDefault="009379A8" w:rsidP="009379A8">
      <w:pPr>
        <w:pStyle w:val="Heading5"/>
        <w:numPr>
          <w:ilvl w:val="4"/>
          <w:numId w:val="12"/>
        </w:numPr>
        <w:rPr>
          <w:rFonts w:cs="Calibri"/>
        </w:rPr>
        <w:sectPr w:rsidR="009379A8" w:rsidRPr="00E07147" w:rsidSect="002E643E">
          <w:pgSz w:w="11906" w:h="16838"/>
          <w:pgMar w:top="1440" w:right="1440" w:bottom="1440" w:left="1440" w:header="709" w:footer="709" w:gutter="0"/>
          <w:cols w:space="708"/>
          <w:docGrid w:linePitch="360"/>
        </w:sectPr>
      </w:pPr>
    </w:p>
    <w:p w14:paraId="5A1C7E10" w14:textId="77777777" w:rsidR="009379A8" w:rsidRPr="00E07147" w:rsidRDefault="009379A8" w:rsidP="009379A8">
      <w:pPr>
        <w:pStyle w:val="Heading5"/>
      </w:pPr>
      <w:bookmarkStart w:id="72" w:name="_Toc168671641"/>
      <w:r w:rsidRPr="00E07147">
        <w:lastRenderedPageBreak/>
        <w:t>Detalhe dos Campos</w:t>
      </w:r>
      <w:bookmarkEnd w:id="72"/>
    </w:p>
    <w:p w14:paraId="121D1876" w14:textId="2E6086BD"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apresentam-se todos os campos da </w:t>
      </w:r>
      <w:r w:rsidRPr="00720567">
        <w:rPr>
          <w:rFonts w:eastAsiaTheme="minorHAnsi" w:cstheme="minorBidi"/>
          <w:i/>
          <w:szCs w:val="22"/>
          <w:lang w:eastAsia="en-US"/>
        </w:rPr>
        <w:t>c</w:t>
      </w:r>
      <w:r w:rsidR="00500AFB">
        <w:rPr>
          <w:rFonts w:eastAsiaTheme="minorHAnsi" w:cstheme="minorBidi"/>
          <w:i/>
          <w:szCs w:val="22"/>
          <w:lang w:eastAsia="en-US"/>
        </w:rPr>
        <w:t>d_garantias.gt0</w:t>
      </w:r>
      <w:r w:rsidRPr="00720567">
        <w:rPr>
          <w:rFonts w:eastAsiaTheme="minorHAnsi" w:cstheme="minorBidi"/>
          <w:i/>
          <w:szCs w:val="22"/>
          <w:lang w:eastAsia="en-US"/>
        </w:rPr>
        <w:t>2</w:t>
      </w:r>
      <w:r w:rsidR="00500AFB">
        <w:rPr>
          <w:rFonts w:eastAsiaTheme="minorHAnsi" w:cstheme="minorBidi"/>
          <w:i/>
          <w:szCs w:val="22"/>
          <w:lang w:eastAsia="en-US"/>
        </w:rPr>
        <w:t>0</w:t>
      </w:r>
      <w:r w:rsidRPr="00720567">
        <w:rPr>
          <w:rFonts w:eastAsiaTheme="minorHAnsi" w:cstheme="minorBidi"/>
          <w:i/>
          <w:szCs w:val="22"/>
          <w:lang w:eastAsia="en-US"/>
        </w:rPr>
        <w:t>_grnt_prc</w:t>
      </w:r>
      <w:r w:rsidRPr="00720567">
        <w:rPr>
          <w:rFonts w:eastAsiaTheme="minorHAnsi" w:cstheme="minorBidi"/>
          <w:szCs w:val="22"/>
          <w:lang w:eastAsia="en-US"/>
        </w:rPr>
        <w:t>, tabela relativa ao detalhe de informação dos processos/cauções. Além de listar os campos, a tabela infra indica o significado dos mesmos, bem como o formato e, em caso de códigos, as respetivas descodificações e valores elegíveis.</w:t>
      </w:r>
    </w:p>
    <w:p w14:paraId="014028E2" w14:textId="2009BF9C" w:rsidR="009379A8" w:rsidRPr="00BE2C12" w:rsidRDefault="00BE2C12" w:rsidP="00BE2C12">
      <w:pPr>
        <w:pStyle w:val="Caption"/>
        <w:jc w:val="center"/>
        <w:rPr>
          <w:rFonts w:cs="Calibri"/>
          <w:b/>
          <w:color w:val="000000" w:themeColor="text1"/>
          <w:sz w:val="22"/>
          <w:szCs w:val="22"/>
        </w:rPr>
      </w:pPr>
      <w:bookmarkStart w:id="73" w:name="_Toc168413849"/>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486242">
        <w:rPr>
          <w:b/>
          <w:noProof/>
          <w:color w:val="000000" w:themeColor="text1"/>
          <w:sz w:val="22"/>
          <w:szCs w:val="22"/>
        </w:rPr>
        <w:t>11</w:t>
      </w:r>
      <w:r w:rsidRPr="00BE2C12">
        <w:rPr>
          <w:b/>
          <w:color w:val="000000" w:themeColor="text1"/>
          <w:sz w:val="22"/>
          <w:szCs w:val="22"/>
        </w:rPr>
        <w:fldChar w:fldCharType="end"/>
      </w:r>
      <w:r w:rsidRPr="00BE2C12">
        <w:rPr>
          <w:b/>
          <w:color w:val="000000" w:themeColor="text1"/>
          <w:sz w:val="22"/>
          <w:szCs w:val="22"/>
        </w:rPr>
        <w:t>: Detalhe dos campos da cd_garantias.gt020_report_biyr9510</w:t>
      </w:r>
      <w:bookmarkEnd w:id="73"/>
    </w:p>
    <w:tbl>
      <w:tblPr>
        <w:tblW w:w="15161" w:type="dxa"/>
        <w:tblLayout w:type="fixed"/>
        <w:tblCellMar>
          <w:left w:w="70" w:type="dxa"/>
          <w:right w:w="70" w:type="dxa"/>
        </w:tblCellMar>
        <w:tblLook w:val="04A0" w:firstRow="1" w:lastRow="0" w:firstColumn="1" w:lastColumn="0" w:noHBand="0" w:noVBand="1"/>
      </w:tblPr>
      <w:tblGrid>
        <w:gridCol w:w="1871"/>
        <w:gridCol w:w="5494"/>
        <w:gridCol w:w="992"/>
        <w:gridCol w:w="1843"/>
        <w:gridCol w:w="1701"/>
        <w:gridCol w:w="1134"/>
        <w:gridCol w:w="2126"/>
      </w:tblGrid>
      <w:tr w:rsidR="00B91595" w:rsidRPr="00212559" w14:paraId="55942A93" w14:textId="31FF077B" w:rsidTr="00934F34">
        <w:trPr>
          <w:trHeight w:val="290"/>
          <w:tblHeader/>
        </w:trPr>
        <w:tc>
          <w:tcPr>
            <w:tcW w:w="1871" w:type="dxa"/>
            <w:tcBorders>
              <w:top w:val="single" w:sz="4" w:space="0" w:color="auto"/>
              <w:left w:val="single" w:sz="4" w:space="0" w:color="auto"/>
              <w:bottom w:val="single" w:sz="4" w:space="0" w:color="auto"/>
              <w:right w:val="single" w:sz="4" w:space="0" w:color="auto"/>
            </w:tcBorders>
            <w:shd w:val="clear" w:color="000000" w:fill="FF0000"/>
            <w:noWrap/>
            <w:hideMark/>
          </w:tcPr>
          <w:p w14:paraId="156D1A8E" w14:textId="13F9500E" w:rsidR="00B91595" w:rsidRPr="00212559" w:rsidRDefault="00E24A6F" w:rsidP="00B91595">
            <w:pPr>
              <w:rPr>
                <w:rFonts w:cs="Calibri"/>
                <w:b/>
                <w:bCs/>
                <w:color w:val="FFFFFF"/>
                <w:sz w:val="18"/>
                <w:szCs w:val="18"/>
              </w:rPr>
            </w:pPr>
            <w:r>
              <w:rPr>
                <w:rFonts w:cs="Calibri"/>
                <w:b/>
                <w:bCs/>
                <w:color w:val="FFFFFF"/>
                <w:sz w:val="18"/>
                <w:szCs w:val="18"/>
              </w:rPr>
              <w:t>Campos</w:t>
            </w:r>
            <w:r w:rsidR="00B91595" w:rsidRPr="00212559">
              <w:rPr>
                <w:rFonts w:cs="Calibri"/>
                <w:b/>
                <w:bCs/>
                <w:color w:val="FFFFFF"/>
                <w:sz w:val="18"/>
                <w:szCs w:val="18"/>
              </w:rPr>
              <w:t xml:space="preserve"> da tabela</w:t>
            </w:r>
          </w:p>
          <w:p w14:paraId="15A072C3" w14:textId="3682C8D2" w:rsidR="00B91595" w:rsidRPr="00212559" w:rsidRDefault="00B91595" w:rsidP="00B91595">
            <w:pPr>
              <w:rPr>
                <w:rFonts w:cs="Calibri"/>
                <w:b/>
                <w:bCs/>
                <w:color w:val="FFFFFF"/>
                <w:sz w:val="18"/>
                <w:szCs w:val="18"/>
              </w:rPr>
            </w:pPr>
            <w:r w:rsidRPr="00212559">
              <w:rPr>
                <w:rFonts w:cs="Calibri"/>
                <w:b/>
                <w:bCs/>
                <w:color w:val="FFFFFF"/>
                <w:sz w:val="18"/>
                <w:szCs w:val="18"/>
              </w:rPr>
              <w:t>gt0</w:t>
            </w:r>
            <w:r>
              <w:rPr>
                <w:rFonts w:cs="Calibri"/>
                <w:b/>
                <w:bCs/>
                <w:color w:val="FFFFFF"/>
                <w:sz w:val="18"/>
                <w:szCs w:val="18"/>
              </w:rPr>
              <w:t>20</w:t>
            </w:r>
            <w:r w:rsidRPr="00212559">
              <w:rPr>
                <w:rFonts w:cs="Calibri"/>
                <w:b/>
                <w:bCs/>
                <w:color w:val="FFFFFF"/>
                <w:sz w:val="18"/>
                <w:szCs w:val="18"/>
              </w:rPr>
              <w:t>_report_biyr9510</w:t>
            </w:r>
          </w:p>
        </w:tc>
        <w:tc>
          <w:tcPr>
            <w:tcW w:w="5494" w:type="dxa"/>
            <w:tcBorders>
              <w:top w:val="single" w:sz="4" w:space="0" w:color="auto"/>
              <w:left w:val="nil"/>
              <w:bottom w:val="single" w:sz="4" w:space="0" w:color="auto"/>
              <w:right w:val="single" w:sz="4" w:space="0" w:color="auto"/>
            </w:tcBorders>
            <w:shd w:val="clear" w:color="000000" w:fill="FF0000"/>
            <w:noWrap/>
            <w:hideMark/>
          </w:tcPr>
          <w:p w14:paraId="475F5228" w14:textId="77777777" w:rsidR="00B91595" w:rsidRPr="00212559" w:rsidRDefault="00B91595" w:rsidP="00B91595">
            <w:pPr>
              <w:rPr>
                <w:rFonts w:cs="Calibri"/>
                <w:b/>
                <w:bCs/>
                <w:color w:val="FFFFFF"/>
                <w:sz w:val="18"/>
                <w:szCs w:val="18"/>
              </w:rPr>
            </w:pPr>
            <w:r w:rsidRPr="00212559">
              <w:rPr>
                <w:rFonts w:cs="Calibri"/>
                <w:b/>
                <w:bCs/>
                <w:color w:val="FFFFFF"/>
                <w:sz w:val="18"/>
                <w:szCs w:val="18"/>
              </w:rPr>
              <w:t>Significado do campo</w:t>
            </w:r>
          </w:p>
        </w:tc>
        <w:tc>
          <w:tcPr>
            <w:tcW w:w="992" w:type="dxa"/>
            <w:tcBorders>
              <w:top w:val="single" w:sz="4" w:space="0" w:color="auto"/>
              <w:left w:val="nil"/>
              <w:bottom w:val="single" w:sz="4" w:space="0" w:color="auto"/>
              <w:right w:val="single" w:sz="4" w:space="0" w:color="auto"/>
            </w:tcBorders>
            <w:shd w:val="clear" w:color="000000" w:fill="FF0000"/>
            <w:noWrap/>
            <w:hideMark/>
          </w:tcPr>
          <w:p w14:paraId="2EDFAA47" w14:textId="77777777" w:rsidR="00B91595" w:rsidRPr="00212559" w:rsidRDefault="00B91595" w:rsidP="00B91595">
            <w:pPr>
              <w:rPr>
                <w:rFonts w:cs="Calibri"/>
                <w:b/>
                <w:bCs/>
                <w:color w:val="FFFFFF"/>
                <w:sz w:val="18"/>
                <w:szCs w:val="18"/>
              </w:rPr>
            </w:pPr>
            <w:r w:rsidRPr="00212559">
              <w:rPr>
                <w:rFonts w:cs="Calibri"/>
                <w:b/>
                <w:bCs/>
                <w:color w:val="FFFFFF"/>
                <w:sz w:val="18"/>
                <w:szCs w:val="18"/>
              </w:rPr>
              <w:t>Formato</w:t>
            </w:r>
          </w:p>
        </w:tc>
        <w:tc>
          <w:tcPr>
            <w:tcW w:w="1843" w:type="dxa"/>
            <w:tcBorders>
              <w:top w:val="single" w:sz="4" w:space="0" w:color="auto"/>
              <w:left w:val="nil"/>
              <w:bottom w:val="single" w:sz="4" w:space="0" w:color="auto"/>
              <w:right w:val="single" w:sz="4" w:space="0" w:color="auto"/>
            </w:tcBorders>
            <w:shd w:val="clear" w:color="000000" w:fill="FF0000"/>
          </w:tcPr>
          <w:p w14:paraId="5566CC05" w14:textId="54D66490" w:rsidR="00B91595" w:rsidRPr="00212559" w:rsidRDefault="00B91595" w:rsidP="00B91595">
            <w:pPr>
              <w:rPr>
                <w:rFonts w:cs="Calibri"/>
                <w:b/>
                <w:bCs/>
                <w:color w:val="FFFFFF"/>
                <w:sz w:val="18"/>
                <w:szCs w:val="18"/>
              </w:rPr>
            </w:pPr>
            <w:r>
              <w:rPr>
                <w:rFonts w:cs="Calibri"/>
                <w:b/>
                <w:bCs/>
                <w:color w:val="FFFFFF"/>
                <w:sz w:val="18"/>
                <w:szCs w:val="18"/>
              </w:rPr>
              <w:t xml:space="preserve">Aplicação na Origem </w:t>
            </w:r>
          </w:p>
        </w:tc>
        <w:tc>
          <w:tcPr>
            <w:tcW w:w="1701" w:type="dxa"/>
            <w:tcBorders>
              <w:top w:val="single" w:sz="4" w:space="0" w:color="auto"/>
              <w:left w:val="nil"/>
              <w:bottom w:val="single" w:sz="4" w:space="0" w:color="auto"/>
              <w:right w:val="single" w:sz="4" w:space="0" w:color="auto"/>
            </w:tcBorders>
            <w:shd w:val="clear" w:color="000000" w:fill="FF0000"/>
          </w:tcPr>
          <w:p w14:paraId="7EC73A4B" w14:textId="2E9E1936" w:rsidR="00B91595" w:rsidRDefault="00E24A6F" w:rsidP="00E24A6F">
            <w:pPr>
              <w:rPr>
                <w:rFonts w:cs="Calibri"/>
                <w:b/>
                <w:bCs/>
                <w:color w:val="FFFFFF"/>
                <w:sz w:val="18"/>
                <w:szCs w:val="18"/>
              </w:rPr>
            </w:pPr>
            <w:r>
              <w:rPr>
                <w:rFonts w:cs="Calibri"/>
                <w:b/>
                <w:bCs/>
                <w:color w:val="FFFFFF"/>
                <w:sz w:val="18"/>
                <w:szCs w:val="18"/>
              </w:rPr>
              <w:t>Tabela</w:t>
            </w:r>
            <w:r w:rsidR="00B91595">
              <w:rPr>
                <w:rFonts w:cs="Calibri"/>
                <w:b/>
                <w:bCs/>
                <w:color w:val="FFFFFF"/>
                <w:sz w:val="18"/>
                <w:szCs w:val="18"/>
              </w:rPr>
              <w:t xml:space="preserve"> no Data Lake </w:t>
            </w:r>
          </w:p>
        </w:tc>
        <w:tc>
          <w:tcPr>
            <w:tcW w:w="1134" w:type="dxa"/>
            <w:tcBorders>
              <w:top w:val="single" w:sz="4" w:space="0" w:color="auto"/>
              <w:left w:val="single" w:sz="4" w:space="0" w:color="auto"/>
              <w:bottom w:val="single" w:sz="4" w:space="0" w:color="auto"/>
              <w:right w:val="single" w:sz="4" w:space="0" w:color="auto"/>
            </w:tcBorders>
            <w:shd w:val="clear" w:color="000000" w:fill="FF0000"/>
          </w:tcPr>
          <w:p w14:paraId="3FB553CD" w14:textId="516B820E" w:rsidR="00B91595" w:rsidRDefault="00B91595" w:rsidP="00E24A6F">
            <w:pPr>
              <w:rPr>
                <w:rFonts w:cs="Calibri"/>
                <w:b/>
                <w:bCs/>
                <w:color w:val="FFFFFF"/>
                <w:sz w:val="18"/>
                <w:szCs w:val="18"/>
              </w:rPr>
            </w:pPr>
            <w:r>
              <w:rPr>
                <w:rFonts w:cs="Calibri"/>
                <w:b/>
                <w:bCs/>
                <w:color w:val="FFFFFF"/>
                <w:sz w:val="18"/>
                <w:szCs w:val="18"/>
              </w:rPr>
              <w:t xml:space="preserve">Campo </w:t>
            </w:r>
          </w:p>
        </w:tc>
        <w:tc>
          <w:tcPr>
            <w:tcW w:w="2126" w:type="dxa"/>
            <w:tcBorders>
              <w:top w:val="single" w:sz="4" w:space="0" w:color="auto"/>
              <w:left w:val="nil"/>
              <w:bottom w:val="single" w:sz="4" w:space="0" w:color="auto"/>
              <w:right w:val="single" w:sz="4" w:space="0" w:color="auto"/>
            </w:tcBorders>
            <w:shd w:val="clear" w:color="000000" w:fill="FF0000"/>
          </w:tcPr>
          <w:p w14:paraId="1FCED70C" w14:textId="0B044F63" w:rsidR="00B91595" w:rsidRDefault="00B91595" w:rsidP="00B91595">
            <w:pPr>
              <w:rPr>
                <w:rFonts w:cs="Calibri"/>
                <w:b/>
                <w:bCs/>
                <w:color w:val="FFFFFF"/>
                <w:sz w:val="18"/>
                <w:szCs w:val="18"/>
              </w:rPr>
            </w:pPr>
            <w:r>
              <w:rPr>
                <w:rFonts w:cs="Calibri"/>
                <w:b/>
                <w:bCs/>
                <w:color w:val="FFFFFF"/>
                <w:sz w:val="18"/>
                <w:szCs w:val="18"/>
              </w:rPr>
              <w:t>Condição</w:t>
            </w:r>
          </w:p>
        </w:tc>
      </w:tr>
      <w:tr w:rsidR="00B91595" w:rsidRPr="00212559" w14:paraId="0863F3AB" w14:textId="44ECC6BF"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0323FDE" w14:textId="77777777" w:rsidR="00B91595" w:rsidRPr="00212559" w:rsidRDefault="00B91595" w:rsidP="00B91595">
            <w:pPr>
              <w:rPr>
                <w:rFonts w:cs="Calibri"/>
                <w:color w:val="000000"/>
                <w:sz w:val="18"/>
                <w:szCs w:val="18"/>
              </w:rPr>
            </w:pPr>
            <w:r w:rsidRPr="00212559">
              <w:rPr>
                <w:rFonts w:cs="Calibri"/>
                <w:color w:val="000000"/>
                <w:sz w:val="18"/>
                <w:szCs w:val="18"/>
              </w:rPr>
              <w:t>tipologia</w:t>
            </w:r>
          </w:p>
        </w:tc>
        <w:tc>
          <w:tcPr>
            <w:tcW w:w="5494" w:type="dxa"/>
            <w:tcBorders>
              <w:top w:val="nil"/>
              <w:left w:val="nil"/>
              <w:bottom w:val="single" w:sz="4" w:space="0" w:color="auto"/>
              <w:right w:val="single" w:sz="4" w:space="0" w:color="auto"/>
            </w:tcBorders>
            <w:shd w:val="clear" w:color="auto" w:fill="auto"/>
            <w:noWrap/>
            <w:hideMark/>
          </w:tcPr>
          <w:p w14:paraId="12C8E1CC" w14:textId="77777777" w:rsidR="00B91595" w:rsidRPr="00212559" w:rsidRDefault="00B91595" w:rsidP="00B91595">
            <w:pPr>
              <w:rPr>
                <w:rFonts w:cs="Calibri"/>
                <w:color w:val="000000"/>
                <w:sz w:val="18"/>
                <w:szCs w:val="18"/>
              </w:rPr>
            </w:pPr>
            <w:r w:rsidRPr="00212559">
              <w:rPr>
                <w:rFonts w:cs="Calibri"/>
                <w:color w:val="000000"/>
                <w:sz w:val="18"/>
                <w:szCs w:val="18"/>
              </w:rPr>
              <w:t>Código que identifica a tipologia de garantia:</w:t>
            </w:r>
          </w:p>
          <w:p w14:paraId="52AA0944" w14:textId="0E952D03" w:rsidR="00E24A6F" w:rsidRPr="00E24A6F" w:rsidRDefault="00B91595" w:rsidP="00E24A6F">
            <w:pPr>
              <w:pStyle w:val="ListParagraph"/>
              <w:numPr>
                <w:ilvl w:val="0"/>
                <w:numId w:val="26"/>
              </w:numPr>
              <w:rPr>
                <w:rFonts w:cs="Calibri"/>
                <w:color w:val="000000"/>
                <w:sz w:val="18"/>
                <w:szCs w:val="18"/>
              </w:rPr>
            </w:pPr>
            <w:r w:rsidRPr="00212559">
              <w:rPr>
                <w:rFonts w:cs="Calibri"/>
                <w:color w:val="000000"/>
                <w:sz w:val="18"/>
                <w:szCs w:val="18"/>
              </w:rPr>
              <w:t xml:space="preserve">Esta tabela de interface inclui </w:t>
            </w:r>
            <w:r>
              <w:rPr>
                <w:rFonts w:cs="Calibri"/>
                <w:color w:val="000000"/>
                <w:sz w:val="18"/>
                <w:szCs w:val="18"/>
              </w:rPr>
              <w:t>processos/cauções</w:t>
            </w:r>
            <w:r w:rsidRPr="00212559">
              <w:rPr>
                <w:rFonts w:cs="Calibri"/>
                <w:color w:val="000000"/>
                <w:sz w:val="18"/>
                <w:szCs w:val="18"/>
              </w:rPr>
              <w:t xml:space="preserve"> de garantias reais. As garantias reais podem ser financeiras ou imobiliárias e são identificadas pelo código ‘FIN’ e ‘IMO’, respetivamente.</w:t>
            </w:r>
          </w:p>
        </w:tc>
        <w:tc>
          <w:tcPr>
            <w:tcW w:w="992" w:type="dxa"/>
            <w:tcBorders>
              <w:top w:val="nil"/>
              <w:left w:val="nil"/>
              <w:bottom w:val="single" w:sz="4" w:space="0" w:color="auto"/>
              <w:right w:val="single" w:sz="4" w:space="0" w:color="auto"/>
            </w:tcBorders>
            <w:shd w:val="clear" w:color="auto" w:fill="auto"/>
            <w:noWrap/>
            <w:hideMark/>
          </w:tcPr>
          <w:p w14:paraId="60326545"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7C8B9DD5" w14:textId="77777777" w:rsidR="00B91595" w:rsidRDefault="00B91595" w:rsidP="00B91595">
            <w:pPr>
              <w:rPr>
                <w:rFonts w:cs="Calibri"/>
                <w:color w:val="000000"/>
                <w:sz w:val="18"/>
                <w:szCs w:val="18"/>
              </w:rPr>
            </w:pPr>
            <w:r>
              <w:rPr>
                <w:rFonts w:cs="Calibri"/>
                <w:color w:val="000000"/>
                <w:sz w:val="18"/>
                <w:szCs w:val="18"/>
              </w:rPr>
              <w:t>MUG</w:t>
            </w:r>
          </w:p>
          <w:p w14:paraId="5713FAFA" w14:textId="133300CC"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69FB24B"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3FD1D3CF"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F3A1209" w14:textId="0F8CA296" w:rsidR="00B91595" w:rsidRDefault="00C0082F" w:rsidP="00B91595">
            <w:pPr>
              <w:rPr>
                <w:rFonts w:cs="Calibri"/>
                <w:color w:val="000000"/>
                <w:sz w:val="18"/>
                <w:szCs w:val="18"/>
              </w:rPr>
            </w:pPr>
            <w:r w:rsidRPr="00C0082F">
              <w:rPr>
                <w:rFonts w:cs="Calibri"/>
                <w:color w:val="000000"/>
                <w:sz w:val="18"/>
                <w:szCs w:val="18"/>
              </w:rPr>
              <w:t>tipologia</w:t>
            </w:r>
          </w:p>
        </w:tc>
        <w:tc>
          <w:tcPr>
            <w:tcW w:w="2126" w:type="dxa"/>
            <w:tcBorders>
              <w:top w:val="nil"/>
              <w:left w:val="nil"/>
              <w:bottom w:val="single" w:sz="4" w:space="0" w:color="auto"/>
              <w:right w:val="single" w:sz="4" w:space="0" w:color="auto"/>
            </w:tcBorders>
          </w:tcPr>
          <w:p w14:paraId="4A917370" w14:textId="77777777" w:rsidR="00B91595" w:rsidRDefault="00B91595" w:rsidP="00B91595">
            <w:pPr>
              <w:rPr>
                <w:rFonts w:cs="Calibri"/>
                <w:color w:val="000000"/>
                <w:sz w:val="18"/>
                <w:szCs w:val="18"/>
              </w:rPr>
            </w:pPr>
          </w:p>
        </w:tc>
      </w:tr>
      <w:tr w:rsidR="00B91595" w:rsidRPr="00212559" w14:paraId="039D12F4" w14:textId="4A0EA0C9"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D87944D" w14:textId="77777777" w:rsidR="00B91595" w:rsidRPr="00212559" w:rsidRDefault="00B91595" w:rsidP="00B91595">
            <w:pPr>
              <w:rPr>
                <w:rFonts w:cs="Calibri"/>
                <w:color w:val="000000"/>
                <w:sz w:val="18"/>
                <w:szCs w:val="18"/>
              </w:rPr>
            </w:pPr>
            <w:r w:rsidRPr="00212559">
              <w:rPr>
                <w:rFonts w:cs="Calibri"/>
                <w:color w:val="000000"/>
                <w:sz w:val="18"/>
                <w:szCs w:val="18"/>
              </w:rPr>
              <w:t>origem</w:t>
            </w:r>
          </w:p>
        </w:tc>
        <w:tc>
          <w:tcPr>
            <w:tcW w:w="5494" w:type="dxa"/>
            <w:tcBorders>
              <w:top w:val="nil"/>
              <w:left w:val="nil"/>
              <w:bottom w:val="single" w:sz="4" w:space="0" w:color="auto"/>
              <w:right w:val="single" w:sz="4" w:space="0" w:color="auto"/>
            </w:tcBorders>
            <w:shd w:val="clear" w:color="auto" w:fill="auto"/>
            <w:noWrap/>
            <w:hideMark/>
          </w:tcPr>
          <w:p w14:paraId="55513C1E" w14:textId="77777777" w:rsidR="00B91595" w:rsidRPr="00212559" w:rsidRDefault="00B91595" w:rsidP="00B91595">
            <w:pPr>
              <w:rPr>
                <w:rFonts w:cs="Calibri"/>
                <w:color w:val="000000"/>
                <w:sz w:val="18"/>
                <w:szCs w:val="18"/>
              </w:rPr>
            </w:pPr>
            <w:r w:rsidRPr="00212559">
              <w:rPr>
                <w:rFonts w:cs="Calibri"/>
                <w:color w:val="000000"/>
                <w:sz w:val="18"/>
                <w:szCs w:val="18"/>
              </w:rPr>
              <w:t>Código ID sistema origem da garantia (CS, GP, Lease):</w:t>
            </w:r>
          </w:p>
          <w:p w14:paraId="287C2557" w14:textId="77777777" w:rsidR="00B91595" w:rsidRPr="00212559" w:rsidRDefault="00B91595" w:rsidP="00B91595">
            <w:pPr>
              <w:pStyle w:val="ListParagraph"/>
              <w:numPr>
                <w:ilvl w:val="0"/>
                <w:numId w:val="8"/>
              </w:numPr>
              <w:rPr>
                <w:rFonts w:cs="Calibri"/>
                <w:color w:val="000000"/>
                <w:sz w:val="18"/>
                <w:szCs w:val="18"/>
              </w:rPr>
            </w:pPr>
            <w:r w:rsidRPr="00212559">
              <w:rPr>
                <w:rFonts w:cs="Calibri"/>
                <w:color w:val="000000"/>
                <w:sz w:val="18"/>
                <w:szCs w:val="18"/>
              </w:rPr>
              <w:t xml:space="preserve">Campo que indica a aplicação de origem do registo. </w:t>
            </w:r>
          </w:p>
          <w:p w14:paraId="52A33D65" w14:textId="02DFD1D7" w:rsidR="00B91595" w:rsidRPr="00212559" w:rsidRDefault="00B91595" w:rsidP="00E24A6F">
            <w:pPr>
              <w:pStyle w:val="ListParagraph"/>
              <w:numPr>
                <w:ilvl w:val="0"/>
                <w:numId w:val="8"/>
              </w:numPr>
              <w:rPr>
                <w:rFonts w:cs="Calibri"/>
                <w:color w:val="000000"/>
                <w:sz w:val="18"/>
                <w:szCs w:val="18"/>
              </w:rPr>
            </w:pPr>
            <w:r w:rsidRPr="00212559">
              <w:rPr>
                <w:rFonts w:cs="Calibri"/>
                <w:color w:val="000000"/>
                <w:sz w:val="18"/>
                <w:szCs w:val="18"/>
              </w:rPr>
              <w:t>Esta tabela de interface contempla registos das origens: CS, GP, Leasing (provenientes da aplicação Lease e identificados com ‘LEA’).</w:t>
            </w:r>
          </w:p>
        </w:tc>
        <w:tc>
          <w:tcPr>
            <w:tcW w:w="992" w:type="dxa"/>
            <w:tcBorders>
              <w:top w:val="nil"/>
              <w:left w:val="nil"/>
              <w:bottom w:val="single" w:sz="4" w:space="0" w:color="auto"/>
              <w:right w:val="single" w:sz="4" w:space="0" w:color="auto"/>
            </w:tcBorders>
            <w:shd w:val="clear" w:color="auto" w:fill="auto"/>
            <w:noWrap/>
            <w:hideMark/>
          </w:tcPr>
          <w:p w14:paraId="5B771CEA"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4E5E7F5E" w14:textId="77777777" w:rsidR="00B91595" w:rsidRDefault="00B91595" w:rsidP="00B91595">
            <w:pPr>
              <w:rPr>
                <w:rFonts w:cs="Calibri"/>
                <w:color w:val="000000"/>
                <w:sz w:val="18"/>
                <w:szCs w:val="18"/>
              </w:rPr>
            </w:pPr>
            <w:r>
              <w:rPr>
                <w:rFonts w:cs="Calibri"/>
                <w:color w:val="000000"/>
                <w:sz w:val="18"/>
                <w:szCs w:val="18"/>
              </w:rPr>
              <w:t>MUG</w:t>
            </w:r>
          </w:p>
          <w:p w14:paraId="41AD24CF" w14:textId="1A4929EB"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E9A3D68"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22F9665F"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471AF1F" w14:textId="7AEF2BC3" w:rsidR="00B91595" w:rsidRDefault="00C0082F" w:rsidP="00B91595">
            <w:pPr>
              <w:rPr>
                <w:rFonts w:cs="Calibri"/>
                <w:color w:val="000000"/>
                <w:sz w:val="18"/>
                <w:szCs w:val="18"/>
              </w:rPr>
            </w:pPr>
            <w:r>
              <w:rPr>
                <w:rFonts w:cs="Calibri"/>
                <w:color w:val="000000"/>
                <w:sz w:val="18"/>
                <w:szCs w:val="18"/>
              </w:rPr>
              <w:t xml:space="preserve">Origem </w:t>
            </w:r>
          </w:p>
        </w:tc>
        <w:tc>
          <w:tcPr>
            <w:tcW w:w="2126" w:type="dxa"/>
            <w:tcBorders>
              <w:top w:val="nil"/>
              <w:left w:val="nil"/>
              <w:bottom w:val="single" w:sz="4" w:space="0" w:color="auto"/>
              <w:right w:val="single" w:sz="4" w:space="0" w:color="auto"/>
            </w:tcBorders>
          </w:tcPr>
          <w:p w14:paraId="2E3B0C32" w14:textId="1FED59B6" w:rsidR="00B91595" w:rsidRDefault="00B91595" w:rsidP="00B91595">
            <w:pPr>
              <w:rPr>
                <w:rFonts w:cs="Calibri"/>
                <w:color w:val="000000"/>
                <w:sz w:val="18"/>
                <w:szCs w:val="18"/>
              </w:rPr>
            </w:pPr>
          </w:p>
        </w:tc>
      </w:tr>
      <w:tr w:rsidR="00B91595" w:rsidRPr="00212559" w14:paraId="7E49E0D6" w14:textId="08B3A5A2"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BECDB3B" w14:textId="77777777" w:rsidR="00B91595" w:rsidRPr="00212559" w:rsidRDefault="00B91595" w:rsidP="00B91595">
            <w:pPr>
              <w:rPr>
                <w:rFonts w:cs="Calibri"/>
                <w:color w:val="000000"/>
                <w:sz w:val="18"/>
                <w:szCs w:val="18"/>
              </w:rPr>
            </w:pPr>
            <w:r w:rsidRPr="00212559">
              <w:rPr>
                <w:rFonts w:cs="Calibri"/>
                <w:color w:val="000000"/>
                <w:sz w:val="18"/>
                <w:szCs w:val="18"/>
              </w:rPr>
              <w:t>datdados</w:t>
            </w:r>
          </w:p>
        </w:tc>
        <w:tc>
          <w:tcPr>
            <w:tcW w:w="5494" w:type="dxa"/>
            <w:tcBorders>
              <w:top w:val="nil"/>
              <w:left w:val="nil"/>
              <w:bottom w:val="single" w:sz="4" w:space="0" w:color="auto"/>
              <w:right w:val="single" w:sz="4" w:space="0" w:color="auto"/>
            </w:tcBorders>
            <w:shd w:val="clear" w:color="auto" w:fill="auto"/>
            <w:noWrap/>
            <w:hideMark/>
          </w:tcPr>
          <w:p w14:paraId="08A32FF1" w14:textId="77777777" w:rsidR="00B91595" w:rsidRPr="00212559" w:rsidRDefault="00B91595" w:rsidP="00B91595">
            <w:pPr>
              <w:rPr>
                <w:rFonts w:cs="Calibri"/>
                <w:color w:val="000000"/>
                <w:sz w:val="18"/>
                <w:szCs w:val="18"/>
              </w:rPr>
            </w:pPr>
            <w:r w:rsidRPr="00212559">
              <w:rPr>
                <w:rFonts w:cs="Calibri"/>
                <w:color w:val="000000"/>
                <w:sz w:val="18"/>
                <w:szCs w:val="18"/>
              </w:rPr>
              <w:t>Data dos dados:</w:t>
            </w:r>
          </w:p>
          <w:p w14:paraId="7772EB4B" w14:textId="77777777" w:rsidR="00B91595" w:rsidRPr="00212559" w:rsidRDefault="00B91595" w:rsidP="00B91595">
            <w:pPr>
              <w:pStyle w:val="ListParagraph"/>
              <w:numPr>
                <w:ilvl w:val="0"/>
                <w:numId w:val="8"/>
              </w:numPr>
              <w:rPr>
                <w:rFonts w:cs="Calibri"/>
                <w:color w:val="000000"/>
                <w:sz w:val="18"/>
                <w:szCs w:val="18"/>
              </w:rPr>
            </w:pPr>
            <w:r w:rsidRPr="00212559">
              <w:rPr>
                <w:rFonts w:cs="Calibri"/>
                <w:color w:val="000000"/>
                <w:sz w:val="18"/>
                <w:szCs w:val="18"/>
              </w:rPr>
              <w:t xml:space="preserve">Este campo refere-se à data dos dados que, por norma, é equivalente à partição temporal da tabela (‘ref_date’). No entanto, quando o último dia do mês não é útil, é criada uma cópia da tabela </w:t>
            </w:r>
            <w:r w:rsidRPr="006101D0">
              <w:rPr>
                <w:rFonts w:cs="Calibri"/>
                <w:i/>
                <w:color w:val="000000"/>
                <w:sz w:val="18"/>
                <w:szCs w:val="18"/>
              </w:rPr>
              <w:t>cd_garantias.</w:t>
            </w:r>
            <w:r w:rsidRPr="006101D0">
              <w:rPr>
                <w:rFonts w:cs="Calibri"/>
                <w:i/>
                <w:sz w:val="18"/>
                <w:szCs w:val="18"/>
              </w:rPr>
              <w:t>gt016_report_biyr9510</w:t>
            </w:r>
            <w:r w:rsidRPr="00212559">
              <w:rPr>
                <w:rFonts w:cs="Calibri"/>
                <w:sz w:val="18"/>
                <w:szCs w:val="18"/>
              </w:rPr>
              <w:t xml:space="preserve"> no </w:t>
            </w:r>
            <w:r w:rsidRPr="00212559">
              <w:rPr>
                <w:rFonts w:cs="Calibri"/>
                <w:color w:val="000000"/>
                <w:sz w:val="18"/>
                <w:szCs w:val="18"/>
              </w:rPr>
              <w:t>último dia útil do mês e é atribuída a partição temporal do último dia do mês. Nestes casos, é possível verificar que o campo ‘datdados’ indica a data de referência do último dia útil e a ‘ref_date’ indica o último dia do mês.</w:t>
            </w:r>
            <w:r w:rsidRPr="00212559">
              <w:rPr>
                <w:rFonts w:cs="Calibri"/>
                <w:color w:val="FF5A5A" w:themeColor="accent1" w:themeTint="99"/>
                <w:sz w:val="18"/>
                <w:szCs w:val="18"/>
              </w:rPr>
              <w:t xml:space="preserve"> </w:t>
            </w:r>
          </w:p>
        </w:tc>
        <w:tc>
          <w:tcPr>
            <w:tcW w:w="992" w:type="dxa"/>
            <w:tcBorders>
              <w:top w:val="nil"/>
              <w:left w:val="nil"/>
              <w:bottom w:val="single" w:sz="4" w:space="0" w:color="auto"/>
              <w:right w:val="single" w:sz="4" w:space="0" w:color="auto"/>
            </w:tcBorders>
            <w:shd w:val="clear" w:color="auto" w:fill="auto"/>
            <w:noWrap/>
            <w:hideMark/>
          </w:tcPr>
          <w:p w14:paraId="0EB985AC"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34D09BF9" w14:textId="77777777" w:rsidR="00B91595" w:rsidRDefault="00B91595" w:rsidP="00B91595">
            <w:pPr>
              <w:rPr>
                <w:rFonts w:cs="Calibri"/>
                <w:color w:val="000000"/>
                <w:sz w:val="18"/>
                <w:szCs w:val="18"/>
              </w:rPr>
            </w:pPr>
            <w:r>
              <w:rPr>
                <w:rFonts w:cs="Calibri"/>
                <w:color w:val="000000"/>
                <w:sz w:val="18"/>
                <w:szCs w:val="18"/>
              </w:rPr>
              <w:t>MUG</w:t>
            </w:r>
          </w:p>
          <w:p w14:paraId="19A21896" w14:textId="41FC5E9F"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BCDD0A4"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6FB4F5D" w14:textId="7BEF6092"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6EE5F0F2" w14:textId="67888023" w:rsidR="00B91595" w:rsidRDefault="0024639D" w:rsidP="00B91595">
            <w:pPr>
              <w:rPr>
                <w:rFonts w:cs="Calibri"/>
                <w:color w:val="000000"/>
                <w:sz w:val="18"/>
                <w:szCs w:val="18"/>
              </w:rPr>
            </w:pPr>
            <w:r w:rsidRPr="0024639D">
              <w:rPr>
                <w:rFonts w:cs="Calibri"/>
                <w:color w:val="000000"/>
                <w:sz w:val="18"/>
                <w:szCs w:val="18"/>
              </w:rPr>
              <w:t>ref_date</w:t>
            </w:r>
          </w:p>
        </w:tc>
      </w:tr>
      <w:tr w:rsidR="00B91595" w:rsidRPr="00212559" w14:paraId="6B73BD98" w14:textId="7E1ED351"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3436B46" w14:textId="77777777" w:rsidR="00B91595" w:rsidRPr="00212559" w:rsidRDefault="00B91595" w:rsidP="00B91595">
            <w:pPr>
              <w:rPr>
                <w:rFonts w:cs="Calibri"/>
                <w:color w:val="000000"/>
                <w:sz w:val="18"/>
                <w:szCs w:val="18"/>
              </w:rPr>
            </w:pPr>
            <w:r w:rsidRPr="00212559">
              <w:rPr>
                <w:rFonts w:cs="Calibri"/>
                <w:color w:val="000000"/>
                <w:sz w:val="18"/>
                <w:szCs w:val="18"/>
              </w:rPr>
              <w:t>empresabg</w:t>
            </w:r>
          </w:p>
        </w:tc>
        <w:tc>
          <w:tcPr>
            <w:tcW w:w="5494" w:type="dxa"/>
            <w:tcBorders>
              <w:top w:val="nil"/>
              <w:left w:val="nil"/>
              <w:bottom w:val="single" w:sz="4" w:space="0" w:color="auto"/>
              <w:right w:val="single" w:sz="4" w:space="0" w:color="auto"/>
            </w:tcBorders>
            <w:shd w:val="clear" w:color="auto" w:fill="auto"/>
            <w:noWrap/>
            <w:hideMark/>
          </w:tcPr>
          <w:p w14:paraId="7C774E3E" w14:textId="77777777" w:rsidR="00B91595" w:rsidRPr="00212559" w:rsidRDefault="00B91595" w:rsidP="00B91595">
            <w:pPr>
              <w:rPr>
                <w:rFonts w:cs="Calibri"/>
                <w:color w:val="000000"/>
                <w:sz w:val="18"/>
                <w:szCs w:val="18"/>
              </w:rPr>
            </w:pPr>
            <w:r w:rsidRPr="00212559">
              <w:rPr>
                <w:rFonts w:cs="Calibri"/>
                <w:color w:val="000000"/>
                <w:sz w:val="18"/>
                <w:szCs w:val="18"/>
              </w:rPr>
              <w:t>Empresa BG:</w:t>
            </w:r>
          </w:p>
          <w:p w14:paraId="08019D6F" w14:textId="77777777" w:rsidR="00B91595" w:rsidRPr="00212559" w:rsidRDefault="00B91595" w:rsidP="00B91595">
            <w:pPr>
              <w:pStyle w:val="ListParagraph"/>
              <w:numPr>
                <w:ilvl w:val="0"/>
                <w:numId w:val="8"/>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41015702"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65192758" w14:textId="77777777" w:rsidR="00B91595" w:rsidRDefault="00B91595" w:rsidP="00B91595">
            <w:pPr>
              <w:rPr>
                <w:rFonts w:cs="Calibri"/>
                <w:color w:val="000000"/>
                <w:sz w:val="18"/>
                <w:szCs w:val="18"/>
              </w:rPr>
            </w:pPr>
            <w:r>
              <w:rPr>
                <w:rFonts w:cs="Calibri"/>
                <w:color w:val="000000"/>
                <w:sz w:val="18"/>
                <w:szCs w:val="18"/>
              </w:rPr>
              <w:t>MUG</w:t>
            </w:r>
          </w:p>
          <w:p w14:paraId="15D0E1BE" w14:textId="11075386"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CC2BA79"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7BB7C8E" w14:textId="27A8AB5C"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7F9DBCD6" w14:textId="77777777" w:rsidR="00B91595" w:rsidRDefault="00B91595" w:rsidP="00B91595">
            <w:pPr>
              <w:rPr>
                <w:rFonts w:cs="Calibri"/>
                <w:color w:val="000000"/>
                <w:sz w:val="18"/>
                <w:szCs w:val="18"/>
              </w:rPr>
            </w:pPr>
          </w:p>
        </w:tc>
      </w:tr>
      <w:tr w:rsidR="00B91595" w:rsidRPr="00212559" w14:paraId="415B1A68" w14:textId="38B29D33"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23D5033" w14:textId="77777777" w:rsidR="00B91595" w:rsidRPr="00212559" w:rsidRDefault="00B91595" w:rsidP="00B91595">
            <w:pPr>
              <w:rPr>
                <w:rFonts w:cs="Calibri"/>
                <w:color w:val="000000"/>
                <w:sz w:val="18"/>
                <w:szCs w:val="18"/>
              </w:rPr>
            </w:pPr>
            <w:r w:rsidRPr="00212559">
              <w:rPr>
                <w:rFonts w:cs="Calibri"/>
                <w:color w:val="000000"/>
                <w:sz w:val="18"/>
                <w:szCs w:val="18"/>
              </w:rPr>
              <w:t>cglobgar</w:t>
            </w:r>
          </w:p>
        </w:tc>
        <w:tc>
          <w:tcPr>
            <w:tcW w:w="5494" w:type="dxa"/>
            <w:tcBorders>
              <w:top w:val="nil"/>
              <w:left w:val="nil"/>
              <w:bottom w:val="single" w:sz="4" w:space="0" w:color="auto"/>
              <w:right w:val="single" w:sz="4" w:space="0" w:color="auto"/>
            </w:tcBorders>
            <w:shd w:val="clear" w:color="auto" w:fill="auto"/>
            <w:noWrap/>
            <w:hideMark/>
          </w:tcPr>
          <w:p w14:paraId="153AA898" w14:textId="77777777" w:rsidR="00B91595" w:rsidRPr="00212559" w:rsidRDefault="00B91595" w:rsidP="00B91595">
            <w:pPr>
              <w:rPr>
                <w:rFonts w:cs="Calibri"/>
                <w:color w:val="000000"/>
                <w:sz w:val="18"/>
                <w:szCs w:val="18"/>
              </w:rPr>
            </w:pPr>
            <w:r w:rsidRPr="00212559">
              <w:rPr>
                <w:rFonts w:cs="Calibri"/>
                <w:color w:val="000000"/>
                <w:sz w:val="18"/>
                <w:szCs w:val="18"/>
              </w:rPr>
              <w:t>Código global garantia:</w:t>
            </w:r>
          </w:p>
          <w:p w14:paraId="0662908F" w14:textId="77777777" w:rsidR="00B91595" w:rsidRPr="00212559" w:rsidRDefault="00B91595" w:rsidP="00B91595">
            <w:pPr>
              <w:pStyle w:val="ListParagraph"/>
              <w:numPr>
                <w:ilvl w:val="0"/>
                <w:numId w:val="8"/>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0E50806A"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7472EFA5" w14:textId="77777777" w:rsidR="00B91595" w:rsidRDefault="00B91595" w:rsidP="00B91595">
            <w:pPr>
              <w:rPr>
                <w:rFonts w:cs="Calibri"/>
                <w:color w:val="000000"/>
                <w:sz w:val="18"/>
                <w:szCs w:val="18"/>
              </w:rPr>
            </w:pPr>
            <w:r>
              <w:rPr>
                <w:rFonts w:cs="Calibri"/>
                <w:color w:val="000000"/>
                <w:sz w:val="18"/>
                <w:szCs w:val="18"/>
              </w:rPr>
              <w:t>MUG</w:t>
            </w:r>
          </w:p>
          <w:p w14:paraId="133F3130" w14:textId="78607F21"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8065E05"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09CDAD8" w14:textId="27F7C9D3"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37457157" w14:textId="77777777" w:rsidR="00B91595" w:rsidRDefault="00B91595" w:rsidP="00B91595">
            <w:pPr>
              <w:rPr>
                <w:rFonts w:cs="Calibri"/>
                <w:color w:val="000000"/>
                <w:sz w:val="18"/>
                <w:szCs w:val="18"/>
              </w:rPr>
            </w:pPr>
          </w:p>
        </w:tc>
      </w:tr>
      <w:tr w:rsidR="00B91595" w:rsidRPr="00212559" w14:paraId="5FADCAEE" w14:textId="6D2034E5"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F10CE96" w14:textId="77777777" w:rsidR="00B91595" w:rsidRPr="00212559" w:rsidRDefault="00B91595" w:rsidP="00B91595">
            <w:pPr>
              <w:rPr>
                <w:rFonts w:cs="Calibri"/>
                <w:color w:val="000000"/>
                <w:sz w:val="18"/>
                <w:szCs w:val="18"/>
              </w:rPr>
            </w:pPr>
            <w:r w:rsidRPr="00212559">
              <w:rPr>
                <w:rFonts w:cs="Calibri"/>
                <w:color w:val="000000"/>
                <w:sz w:val="18"/>
                <w:szCs w:val="18"/>
              </w:rPr>
              <w:t>codcontr</w:t>
            </w:r>
          </w:p>
        </w:tc>
        <w:tc>
          <w:tcPr>
            <w:tcW w:w="5494" w:type="dxa"/>
            <w:tcBorders>
              <w:top w:val="nil"/>
              <w:left w:val="nil"/>
              <w:bottom w:val="single" w:sz="4" w:space="0" w:color="auto"/>
              <w:right w:val="single" w:sz="4" w:space="0" w:color="auto"/>
            </w:tcBorders>
            <w:shd w:val="clear" w:color="auto" w:fill="auto"/>
            <w:noWrap/>
            <w:hideMark/>
          </w:tcPr>
          <w:p w14:paraId="22D24349" w14:textId="77777777" w:rsidR="00B91595" w:rsidRPr="00212559" w:rsidRDefault="00B91595" w:rsidP="00B91595">
            <w:pPr>
              <w:rPr>
                <w:rFonts w:cs="Calibri"/>
                <w:color w:val="000000"/>
                <w:sz w:val="18"/>
                <w:szCs w:val="18"/>
              </w:rPr>
            </w:pPr>
            <w:r w:rsidRPr="00212559">
              <w:rPr>
                <w:rFonts w:cs="Calibri"/>
                <w:color w:val="000000"/>
                <w:sz w:val="18"/>
                <w:szCs w:val="18"/>
              </w:rPr>
              <w:t>Código contrato:</w:t>
            </w:r>
          </w:p>
          <w:p w14:paraId="776C057B" w14:textId="77777777" w:rsidR="00B91595" w:rsidRPr="00212559" w:rsidRDefault="00B91595" w:rsidP="00B91595">
            <w:pPr>
              <w:pStyle w:val="ListParagraph"/>
              <w:numPr>
                <w:ilvl w:val="0"/>
                <w:numId w:val="8"/>
              </w:numPr>
              <w:rPr>
                <w:rFonts w:cs="Calibri"/>
                <w:color w:val="000000"/>
                <w:sz w:val="18"/>
                <w:szCs w:val="18"/>
              </w:rPr>
            </w:pPr>
            <w:r w:rsidRPr="00212559">
              <w:rPr>
                <w:rFonts w:cs="Calibri"/>
                <w:color w:val="000000"/>
                <w:sz w:val="18"/>
                <w:szCs w:val="18"/>
              </w:rPr>
              <w:t xml:space="preserve">Este campo encontra-se preenchido com o valor ‘0’ para todos os registos da tabela, uma vez que a sua informação não é </w:t>
            </w:r>
            <w:r w:rsidRPr="00212559">
              <w:rPr>
                <w:rFonts w:cs="Calibri"/>
                <w:color w:val="000000"/>
                <w:sz w:val="18"/>
                <w:szCs w:val="18"/>
              </w:rPr>
              <w:lastRenderedPageBreak/>
              <w:t>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061B4835"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7BD07800" w14:textId="77777777" w:rsidR="00B91595" w:rsidRDefault="00B91595" w:rsidP="00B91595">
            <w:pPr>
              <w:rPr>
                <w:rFonts w:cs="Calibri"/>
                <w:color w:val="000000"/>
                <w:sz w:val="18"/>
                <w:szCs w:val="18"/>
              </w:rPr>
            </w:pPr>
            <w:r>
              <w:rPr>
                <w:rFonts w:cs="Calibri"/>
                <w:color w:val="000000"/>
                <w:sz w:val="18"/>
                <w:szCs w:val="18"/>
              </w:rPr>
              <w:t>MUG</w:t>
            </w:r>
          </w:p>
          <w:p w14:paraId="0418189A" w14:textId="07988194"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8FD1D97"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4F33944" w14:textId="5DFE89E6"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079A2DD4" w14:textId="77777777" w:rsidR="00B91595" w:rsidRDefault="00B91595" w:rsidP="00B91595">
            <w:pPr>
              <w:rPr>
                <w:rFonts w:cs="Calibri"/>
                <w:color w:val="000000"/>
                <w:sz w:val="18"/>
                <w:szCs w:val="18"/>
              </w:rPr>
            </w:pPr>
          </w:p>
        </w:tc>
      </w:tr>
      <w:tr w:rsidR="00B91595" w:rsidRPr="00212559" w14:paraId="6C1F8C5E" w14:textId="43975DE0"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94EF6B6" w14:textId="77777777" w:rsidR="00B91595" w:rsidRPr="00212559" w:rsidRDefault="00B91595" w:rsidP="00B91595">
            <w:pPr>
              <w:rPr>
                <w:rFonts w:cs="Calibri"/>
                <w:color w:val="000000"/>
                <w:sz w:val="18"/>
                <w:szCs w:val="18"/>
              </w:rPr>
            </w:pPr>
            <w:r w:rsidRPr="00212559">
              <w:rPr>
                <w:rFonts w:cs="Calibri"/>
                <w:color w:val="000000"/>
                <w:sz w:val="18"/>
                <w:szCs w:val="18"/>
              </w:rPr>
              <w:t>produtobg</w:t>
            </w:r>
          </w:p>
        </w:tc>
        <w:tc>
          <w:tcPr>
            <w:tcW w:w="5494" w:type="dxa"/>
            <w:tcBorders>
              <w:top w:val="nil"/>
              <w:left w:val="nil"/>
              <w:bottom w:val="single" w:sz="4" w:space="0" w:color="auto"/>
              <w:right w:val="single" w:sz="4" w:space="0" w:color="auto"/>
            </w:tcBorders>
            <w:shd w:val="clear" w:color="auto" w:fill="auto"/>
            <w:noWrap/>
            <w:hideMark/>
          </w:tcPr>
          <w:p w14:paraId="555B6D52" w14:textId="77777777" w:rsidR="00B91595" w:rsidRPr="00212559" w:rsidRDefault="00B91595" w:rsidP="00B91595">
            <w:pPr>
              <w:rPr>
                <w:rFonts w:cs="Calibri"/>
                <w:color w:val="000000"/>
                <w:sz w:val="18"/>
                <w:szCs w:val="18"/>
              </w:rPr>
            </w:pPr>
            <w:r w:rsidRPr="00212559">
              <w:rPr>
                <w:rFonts w:cs="Calibri"/>
                <w:color w:val="000000"/>
                <w:sz w:val="18"/>
                <w:szCs w:val="18"/>
              </w:rPr>
              <w:t>Produto do contrato:</w:t>
            </w:r>
          </w:p>
          <w:p w14:paraId="2F7DCE63" w14:textId="77777777" w:rsidR="00B91595" w:rsidRPr="00212559" w:rsidRDefault="00B91595" w:rsidP="00B91595">
            <w:pPr>
              <w:pStyle w:val="ListParagraph"/>
              <w:numPr>
                <w:ilvl w:val="0"/>
                <w:numId w:val="8"/>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08637F83"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16B5E7BE" w14:textId="77777777" w:rsidR="00B91595" w:rsidRDefault="00B91595" w:rsidP="00B91595">
            <w:pPr>
              <w:rPr>
                <w:rFonts w:cs="Calibri"/>
                <w:color w:val="000000"/>
                <w:sz w:val="18"/>
                <w:szCs w:val="18"/>
              </w:rPr>
            </w:pPr>
            <w:r>
              <w:rPr>
                <w:rFonts w:cs="Calibri"/>
                <w:color w:val="000000"/>
                <w:sz w:val="18"/>
                <w:szCs w:val="18"/>
              </w:rPr>
              <w:t>MUG</w:t>
            </w:r>
          </w:p>
          <w:p w14:paraId="6C801A5E" w14:textId="5B88243C"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E69DD73"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D7F8151" w14:textId="2A7AA71D"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20F9315E" w14:textId="77777777" w:rsidR="00B91595" w:rsidRDefault="00B91595" w:rsidP="00B91595">
            <w:pPr>
              <w:rPr>
                <w:rFonts w:cs="Calibri"/>
                <w:color w:val="000000"/>
                <w:sz w:val="18"/>
                <w:szCs w:val="18"/>
              </w:rPr>
            </w:pPr>
          </w:p>
        </w:tc>
      </w:tr>
      <w:tr w:rsidR="00B91595" w:rsidRPr="00F07D1C" w14:paraId="4271F979" w14:textId="4BD750F8"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158F2CE" w14:textId="77777777" w:rsidR="00B91595" w:rsidRPr="00212559" w:rsidRDefault="00B91595" w:rsidP="00B91595">
            <w:pPr>
              <w:rPr>
                <w:rFonts w:cs="Calibri"/>
                <w:color w:val="000000"/>
                <w:sz w:val="18"/>
                <w:szCs w:val="18"/>
              </w:rPr>
            </w:pPr>
            <w:r w:rsidRPr="00212559">
              <w:rPr>
                <w:rFonts w:cs="Calibri"/>
                <w:color w:val="000000"/>
                <w:sz w:val="18"/>
                <w:szCs w:val="18"/>
              </w:rPr>
              <w:t>tipobembl</w:t>
            </w:r>
          </w:p>
        </w:tc>
        <w:tc>
          <w:tcPr>
            <w:tcW w:w="5494" w:type="dxa"/>
            <w:tcBorders>
              <w:top w:val="nil"/>
              <w:left w:val="nil"/>
              <w:bottom w:val="single" w:sz="4" w:space="0" w:color="auto"/>
              <w:right w:val="single" w:sz="4" w:space="0" w:color="auto"/>
            </w:tcBorders>
            <w:shd w:val="clear" w:color="auto" w:fill="auto"/>
            <w:noWrap/>
            <w:hideMark/>
          </w:tcPr>
          <w:p w14:paraId="1C6777AB" w14:textId="77777777" w:rsidR="00B91595" w:rsidRPr="009B603B" w:rsidRDefault="00B91595" w:rsidP="00B91595">
            <w:pPr>
              <w:rPr>
                <w:rFonts w:cs="Calibri"/>
                <w:color w:val="000000"/>
                <w:sz w:val="18"/>
                <w:szCs w:val="18"/>
              </w:rPr>
            </w:pPr>
            <w:r w:rsidRPr="009B603B">
              <w:rPr>
                <w:rFonts w:cs="Calibri"/>
                <w:color w:val="000000"/>
                <w:sz w:val="18"/>
                <w:szCs w:val="18"/>
              </w:rPr>
              <w:t>Código indicador de tipo de bem:</w:t>
            </w:r>
          </w:p>
          <w:p w14:paraId="4866A2C1" w14:textId="77777777" w:rsidR="00B91595" w:rsidRPr="009B603B" w:rsidRDefault="00B91595" w:rsidP="00B91595">
            <w:pPr>
              <w:pStyle w:val="ListParagraph"/>
              <w:numPr>
                <w:ilvl w:val="0"/>
                <w:numId w:val="25"/>
              </w:numPr>
              <w:rPr>
                <w:rFonts w:cs="Calibri"/>
                <w:color w:val="000000"/>
                <w:sz w:val="18"/>
                <w:szCs w:val="18"/>
              </w:rPr>
            </w:pPr>
            <w:r w:rsidRPr="009B603B">
              <w:rPr>
                <w:rFonts w:cs="Calibri"/>
                <w:color w:val="000000"/>
                <w:sz w:val="18"/>
                <w:szCs w:val="18"/>
              </w:rPr>
              <w:t>Indica o tipo de bem imóvel, como por exemplo: fracionável, moradia, terreno, fração, etc.</w:t>
            </w:r>
          </w:p>
          <w:p w14:paraId="247E9278" w14:textId="77777777" w:rsidR="00B91595" w:rsidRDefault="00B91595" w:rsidP="00B91595">
            <w:pPr>
              <w:pStyle w:val="ListParagraph"/>
              <w:numPr>
                <w:ilvl w:val="0"/>
                <w:numId w:val="25"/>
              </w:numPr>
              <w:rPr>
                <w:rFonts w:cs="Calibri"/>
                <w:color w:val="000000"/>
                <w:sz w:val="18"/>
                <w:szCs w:val="18"/>
              </w:rPr>
            </w:pPr>
            <w:r w:rsidRPr="009B603B">
              <w:rPr>
                <w:rFonts w:cs="Calibri"/>
                <w:color w:val="000000"/>
                <w:sz w:val="18"/>
                <w:szCs w:val="18"/>
              </w:rPr>
              <w:t>Apenas aplicável a garantias reais do tipo ‘IMO’</w:t>
            </w:r>
            <w:r>
              <w:rPr>
                <w:rFonts w:cs="Calibri"/>
                <w:color w:val="000000"/>
                <w:sz w:val="18"/>
                <w:szCs w:val="18"/>
              </w:rPr>
              <w:t>, estando refletida através dos códigos locais de acordo com a aplicação BDR:</w:t>
            </w:r>
          </w:p>
          <w:p w14:paraId="26C5BC98" w14:textId="77777777" w:rsidR="00B91595" w:rsidRDefault="00B91595" w:rsidP="00B91595">
            <w:pPr>
              <w:pStyle w:val="ListParagraph"/>
              <w:numPr>
                <w:ilvl w:val="1"/>
                <w:numId w:val="25"/>
              </w:numPr>
              <w:rPr>
                <w:rFonts w:cs="Calibri"/>
                <w:color w:val="000000"/>
                <w:sz w:val="18"/>
                <w:szCs w:val="18"/>
              </w:rPr>
            </w:pPr>
            <w:r>
              <w:rPr>
                <w:rFonts w:cs="Calibri"/>
                <w:color w:val="000000"/>
                <w:sz w:val="18"/>
                <w:szCs w:val="18"/>
              </w:rPr>
              <w:t>‘00001’ – Moradia</w:t>
            </w:r>
          </w:p>
          <w:p w14:paraId="0AE0D323" w14:textId="77777777" w:rsidR="00B91595" w:rsidRDefault="00B91595" w:rsidP="00B91595">
            <w:pPr>
              <w:pStyle w:val="ListParagraph"/>
              <w:numPr>
                <w:ilvl w:val="1"/>
                <w:numId w:val="25"/>
              </w:numPr>
              <w:rPr>
                <w:rFonts w:cs="Calibri"/>
                <w:color w:val="000000"/>
                <w:sz w:val="18"/>
                <w:szCs w:val="18"/>
              </w:rPr>
            </w:pPr>
            <w:r>
              <w:rPr>
                <w:rFonts w:cs="Calibri"/>
                <w:color w:val="000000"/>
                <w:sz w:val="18"/>
                <w:szCs w:val="18"/>
              </w:rPr>
              <w:t>‘00002’ – Prédio/ fração</w:t>
            </w:r>
          </w:p>
          <w:p w14:paraId="6E1096DE" w14:textId="77777777" w:rsidR="00B91595" w:rsidRDefault="00B91595" w:rsidP="00B91595">
            <w:pPr>
              <w:pStyle w:val="ListParagraph"/>
              <w:numPr>
                <w:ilvl w:val="1"/>
                <w:numId w:val="25"/>
              </w:numPr>
              <w:rPr>
                <w:rFonts w:cs="Calibri"/>
                <w:color w:val="000000"/>
                <w:sz w:val="18"/>
                <w:szCs w:val="18"/>
              </w:rPr>
            </w:pPr>
            <w:r>
              <w:rPr>
                <w:rFonts w:cs="Calibri"/>
                <w:color w:val="000000"/>
                <w:sz w:val="18"/>
                <w:szCs w:val="18"/>
              </w:rPr>
              <w:t>‘00003’ – Fração</w:t>
            </w:r>
          </w:p>
          <w:p w14:paraId="0D78A27C" w14:textId="77777777" w:rsidR="00B91595" w:rsidRDefault="00B91595" w:rsidP="00B91595">
            <w:pPr>
              <w:pStyle w:val="ListParagraph"/>
              <w:numPr>
                <w:ilvl w:val="1"/>
                <w:numId w:val="25"/>
              </w:numPr>
              <w:rPr>
                <w:rFonts w:cs="Calibri"/>
                <w:color w:val="000000"/>
                <w:sz w:val="18"/>
                <w:szCs w:val="18"/>
              </w:rPr>
            </w:pPr>
            <w:r>
              <w:rPr>
                <w:rFonts w:cs="Calibri"/>
                <w:color w:val="000000"/>
                <w:sz w:val="18"/>
                <w:szCs w:val="18"/>
              </w:rPr>
              <w:t>‘00004’ – Lote Terreno</w:t>
            </w:r>
          </w:p>
          <w:p w14:paraId="67FE2ECF" w14:textId="77777777" w:rsidR="00B91595" w:rsidRPr="009B603B" w:rsidRDefault="00B91595" w:rsidP="00B91595">
            <w:pPr>
              <w:pStyle w:val="ListParagraph"/>
              <w:numPr>
                <w:ilvl w:val="1"/>
                <w:numId w:val="25"/>
              </w:numPr>
              <w:rPr>
                <w:rFonts w:cs="Calibri"/>
                <w:color w:val="000000"/>
                <w:sz w:val="18"/>
                <w:szCs w:val="18"/>
              </w:rPr>
            </w:pPr>
            <w:r>
              <w:rPr>
                <w:rFonts w:cs="Calibri"/>
                <w:color w:val="000000"/>
                <w:sz w:val="18"/>
                <w:szCs w:val="18"/>
              </w:rPr>
              <w:t>‘00005’ – Outros Não Fracionáveis</w:t>
            </w:r>
          </w:p>
          <w:p w14:paraId="1D56AB25" w14:textId="77777777" w:rsidR="00B91595" w:rsidRPr="009B603B" w:rsidRDefault="00B91595" w:rsidP="00B91595">
            <w:pPr>
              <w:pStyle w:val="ListParagraph"/>
              <w:numPr>
                <w:ilvl w:val="1"/>
                <w:numId w:val="25"/>
              </w:numPr>
              <w:rPr>
                <w:rFonts w:cs="Calibri"/>
                <w:color w:val="000000"/>
                <w:sz w:val="18"/>
                <w:szCs w:val="18"/>
              </w:rPr>
            </w:pPr>
            <w:r>
              <w:rPr>
                <w:rFonts w:cs="Calibri"/>
                <w:color w:val="000000"/>
                <w:sz w:val="18"/>
                <w:szCs w:val="18"/>
              </w:rPr>
              <w:t>‘00006’ – Outros Fracionáveis</w:t>
            </w:r>
          </w:p>
        </w:tc>
        <w:tc>
          <w:tcPr>
            <w:tcW w:w="992" w:type="dxa"/>
            <w:tcBorders>
              <w:top w:val="nil"/>
              <w:left w:val="nil"/>
              <w:bottom w:val="single" w:sz="4" w:space="0" w:color="auto"/>
              <w:right w:val="single" w:sz="4" w:space="0" w:color="auto"/>
            </w:tcBorders>
            <w:shd w:val="clear" w:color="auto" w:fill="auto"/>
            <w:noWrap/>
            <w:hideMark/>
          </w:tcPr>
          <w:p w14:paraId="20F06C28"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69FCBCF7" w14:textId="77777777" w:rsidR="00B91595" w:rsidRDefault="00B91595" w:rsidP="00B91595">
            <w:pPr>
              <w:rPr>
                <w:rFonts w:cs="Calibri"/>
                <w:color w:val="000000"/>
                <w:sz w:val="18"/>
                <w:szCs w:val="18"/>
              </w:rPr>
            </w:pPr>
            <w:r>
              <w:rPr>
                <w:rFonts w:cs="Calibri"/>
                <w:color w:val="000000"/>
                <w:sz w:val="18"/>
                <w:szCs w:val="18"/>
              </w:rPr>
              <w:t>MUG</w:t>
            </w:r>
          </w:p>
          <w:p w14:paraId="7A418063" w14:textId="1FEA3B08"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F7A4143" w14:textId="7D63DD01" w:rsidR="00B91595" w:rsidRDefault="00C0082F" w:rsidP="00B91595">
            <w:pPr>
              <w:rPr>
                <w:rFonts w:cs="Calibri"/>
                <w:color w:val="000000"/>
                <w:sz w:val="18"/>
                <w:szCs w:val="18"/>
              </w:rPr>
            </w:pPr>
            <w:r w:rsidRPr="00C0082F">
              <w:rPr>
                <w:rFonts w:cs="Calibri"/>
                <w:color w:val="000000"/>
                <w:sz w:val="18"/>
                <w:szCs w:val="18"/>
              </w:rPr>
              <w:t>tat91_tabelas (503)</w:t>
            </w:r>
          </w:p>
        </w:tc>
        <w:tc>
          <w:tcPr>
            <w:tcW w:w="1134" w:type="dxa"/>
            <w:tcBorders>
              <w:top w:val="nil"/>
              <w:left w:val="single" w:sz="4" w:space="0" w:color="auto"/>
              <w:bottom w:val="single" w:sz="4" w:space="0" w:color="auto"/>
              <w:right w:val="single" w:sz="4" w:space="0" w:color="auto"/>
            </w:tcBorders>
          </w:tcPr>
          <w:p w14:paraId="60BCFA19" w14:textId="67CA149C" w:rsidR="00B91595" w:rsidRDefault="00C0082F" w:rsidP="00B91595">
            <w:pPr>
              <w:rPr>
                <w:rFonts w:cs="Calibri"/>
                <w:color w:val="000000"/>
                <w:sz w:val="18"/>
                <w:szCs w:val="18"/>
              </w:rPr>
            </w:pPr>
            <w:r w:rsidRPr="00C0082F">
              <w:rPr>
                <w:rFonts w:cs="Calibri"/>
                <w:color w:val="000000"/>
                <w:sz w:val="18"/>
                <w:szCs w:val="18"/>
              </w:rPr>
              <w:t>tayd91c0_nelemc02</w:t>
            </w:r>
          </w:p>
        </w:tc>
        <w:tc>
          <w:tcPr>
            <w:tcW w:w="2126" w:type="dxa"/>
            <w:tcBorders>
              <w:top w:val="nil"/>
              <w:left w:val="nil"/>
              <w:bottom w:val="single" w:sz="4" w:space="0" w:color="auto"/>
              <w:right w:val="single" w:sz="4" w:space="0" w:color="auto"/>
            </w:tcBorders>
          </w:tcPr>
          <w:p w14:paraId="73E47316" w14:textId="77777777" w:rsidR="0024639D" w:rsidRPr="0024639D" w:rsidRDefault="0024639D" w:rsidP="0024639D">
            <w:pPr>
              <w:rPr>
                <w:rFonts w:cs="Calibri"/>
                <w:color w:val="000000"/>
                <w:sz w:val="18"/>
                <w:szCs w:val="18"/>
              </w:rPr>
            </w:pPr>
            <w:r w:rsidRPr="0024639D">
              <w:rPr>
                <w:rFonts w:cs="Calibri"/>
                <w:color w:val="000000"/>
                <w:sz w:val="18"/>
                <w:szCs w:val="18"/>
              </w:rPr>
              <w:t>Obtido através do cruzamento:</w:t>
            </w:r>
          </w:p>
          <w:p w14:paraId="1E1FF992" w14:textId="77777777" w:rsidR="0024639D" w:rsidRPr="0024639D" w:rsidRDefault="0024639D" w:rsidP="0024639D">
            <w:pPr>
              <w:rPr>
                <w:rFonts w:cs="Calibri"/>
                <w:color w:val="000000"/>
                <w:sz w:val="18"/>
                <w:szCs w:val="18"/>
              </w:rPr>
            </w:pPr>
            <w:r w:rsidRPr="0024639D">
              <w:rPr>
                <w:rFonts w:cs="Calibri"/>
                <w:color w:val="000000"/>
                <w:sz w:val="18"/>
                <w:szCs w:val="18"/>
              </w:rPr>
              <w:t>celemtab =</w:t>
            </w:r>
          </w:p>
          <w:p w14:paraId="1E4A1895" w14:textId="4BB62324" w:rsidR="00B91595" w:rsidRPr="0024639D" w:rsidRDefault="0024639D" w:rsidP="0024639D">
            <w:pPr>
              <w:rPr>
                <w:rFonts w:cs="Calibri"/>
                <w:color w:val="000000"/>
                <w:sz w:val="18"/>
                <w:szCs w:val="18"/>
                <w:lang w:val="en-US"/>
              </w:rPr>
            </w:pPr>
            <w:r w:rsidRPr="0024639D">
              <w:rPr>
                <w:rFonts w:cs="Calibri"/>
                <w:color w:val="000000"/>
                <w:sz w:val="18"/>
                <w:szCs w:val="18"/>
                <w:lang w:val="en-US"/>
              </w:rPr>
              <w:t>CONCAT('BST508', CAST(gt018.ctipbem AS string))</w:t>
            </w:r>
          </w:p>
        </w:tc>
      </w:tr>
      <w:tr w:rsidR="00B91595" w:rsidRPr="00212559" w14:paraId="1818C18B" w14:textId="3BAAC3D7"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97C609D" w14:textId="77777777" w:rsidR="00B91595" w:rsidRPr="00212559" w:rsidRDefault="00B91595" w:rsidP="00B91595">
            <w:pPr>
              <w:rPr>
                <w:rFonts w:cs="Calibri"/>
                <w:color w:val="000000"/>
                <w:sz w:val="18"/>
                <w:szCs w:val="18"/>
              </w:rPr>
            </w:pPr>
            <w:r w:rsidRPr="00212559">
              <w:rPr>
                <w:rFonts w:cs="Calibri"/>
                <w:color w:val="000000"/>
                <w:sz w:val="18"/>
                <w:szCs w:val="18"/>
              </w:rPr>
              <w:t>entdep</w:t>
            </w:r>
          </w:p>
        </w:tc>
        <w:tc>
          <w:tcPr>
            <w:tcW w:w="5494" w:type="dxa"/>
            <w:tcBorders>
              <w:top w:val="nil"/>
              <w:left w:val="nil"/>
              <w:bottom w:val="single" w:sz="4" w:space="0" w:color="auto"/>
              <w:right w:val="single" w:sz="4" w:space="0" w:color="auto"/>
            </w:tcBorders>
            <w:shd w:val="clear" w:color="auto" w:fill="auto"/>
            <w:noWrap/>
            <w:hideMark/>
          </w:tcPr>
          <w:p w14:paraId="23932FB8" w14:textId="77777777" w:rsidR="00B91595" w:rsidRPr="00212559" w:rsidRDefault="00B91595" w:rsidP="00B91595">
            <w:pPr>
              <w:rPr>
                <w:rFonts w:cs="Calibri"/>
                <w:color w:val="000000"/>
                <w:sz w:val="18"/>
                <w:szCs w:val="18"/>
              </w:rPr>
            </w:pPr>
            <w:r w:rsidRPr="00212559">
              <w:rPr>
                <w:rFonts w:cs="Calibri"/>
                <w:color w:val="000000"/>
                <w:sz w:val="18"/>
                <w:szCs w:val="18"/>
              </w:rPr>
              <w:t>Entidade depositária:</w:t>
            </w:r>
          </w:p>
          <w:p w14:paraId="609A60A9" w14:textId="77777777" w:rsidR="00B91595" w:rsidRPr="00212559" w:rsidRDefault="00B91595" w:rsidP="00B91595">
            <w:pPr>
              <w:pStyle w:val="ListParagraph"/>
              <w:numPr>
                <w:ilvl w:val="0"/>
                <w:numId w:val="8"/>
              </w:numPr>
              <w:rPr>
                <w:rFonts w:cs="Calibri"/>
                <w:sz w:val="18"/>
                <w:szCs w:val="18"/>
              </w:rPr>
            </w:pPr>
            <w:r w:rsidRPr="00212559">
              <w:rPr>
                <w:rFonts w:cs="Calibri"/>
                <w:sz w:val="18"/>
                <w:szCs w:val="18"/>
              </w:rPr>
              <w:t>Nesta tabela, o campo encontra-se aprovisionado com o código ‘999’ para todos os títulos e fundos, estando vazio nos restantes registos.</w:t>
            </w:r>
          </w:p>
        </w:tc>
        <w:tc>
          <w:tcPr>
            <w:tcW w:w="992" w:type="dxa"/>
            <w:tcBorders>
              <w:top w:val="nil"/>
              <w:left w:val="nil"/>
              <w:bottom w:val="single" w:sz="4" w:space="0" w:color="auto"/>
              <w:right w:val="single" w:sz="4" w:space="0" w:color="auto"/>
            </w:tcBorders>
            <w:shd w:val="clear" w:color="auto" w:fill="auto"/>
            <w:noWrap/>
            <w:hideMark/>
          </w:tcPr>
          <w:p w14:paraId="1D7B23CA"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D38F022" w14:textId="77777777" w:rsidR="00B91595" w:rsidRDefault="00B91595" w:rsidP="00B91595">
            <w:pPr>
              <w:rPr>
                <w:rFonts w:cs="Calibri"/>
                <w:color w:val="000000"/>
                <w:sz w:val="18"/>
                <w:szCs w:val="18"/>
              </w:rPr>
            </w:pPr>
            <w:r>
              <w:rPr>
                <w:rFonts w:cs="Calibri"/>
                <w:color w:val="000000"/>
                <w:sz w:val="18"/>
                <w:szCs w:val="18"/>
              </w:rPr>
              <w:t>MUG</w:t>
            </w:r>
          </w:p>
          <w:p w14:paraId="553550B6" w14:textId="5C60EDD0"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79240C7"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C9A8CF0" w14:textId="0F8DA226"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26D6C6B8"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CASE </w:t>
            </w:r>
          </w:p>
          <w:p w14:paraId="1892422F"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gt018.caplic ='FU' THEN '999'</w:t>
            </w:r>
          </w:p>
          <w:p w14:paraId="3E01C789"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gt018.caplic ='TT' THEN '999'</w:t>
            </w:r>
          </w:p>
          <w:p w14:paraId="6550B107" w14:textId="77777777" w:rsidR="0024639D" w:rsidRPr="0024639D" w:rsidRDefault="0024639D" w:rsidP="0024639D">
            <w:pPr>
              <w:rPr>
                <w:rFonts w:cs="Calibri"/>
                <w:color w:val="000000"/>
                <w:sz w:val="18"/>
                <w:szCs w:val="18"/>
              </w:rPr>
            </w:pPr>
            <w:r w:rsidRPr="0024639D">
              <w:rPr>
                <w:rFonts w:cs="Calibri"/>
                <w:color w:val="000000"/>
                <w:sz w:val="18"/>
                <w:szCs w:val="18"/>
                <w:lang w:val="en-US"/>
              </w:rPr>
              <w:t xml:space="preserve">    </w:t>
            </w:r>
            <w:r w:rsidRPr="0024639D">
              <w:rPr>
                <w:rFonts w:cs="Calibri"/>
                <w:color w:val="000000"/>
                <w:sz w:val="18"/>
                <w:szCs w:val="18"/>
              </w:rPr>
              <w:t>ELSE ''</w:t>
            </w:r>
          </w:p>
          <w:p w14:paraId="2127E6B3" w14:textId="63A446B6" w:rsidR="00B91595" w:rsidRDefault="0024639D" w:rsidP="0024639D">
            <w:pPr>
              <w:rPr>
                <w:rFonts w:cs="Calibri"/>
                <w:color w:val="000000"/>
                <w:sz w:val="18"/>
                <w:szCs w:val="18"/>
              </w:rPr>
            </w:pPr>
            <w:r w:rsidRPr="0024639D">
              <w:rPr>
                <w:rFonts w:cs="Calibri"/>
                <w:color w:val="000000"/>
                <w:sz w:val="18"/>
                <w:szCs w:val="18"/>
              </w:rPr>
              <w:t>END</w:t>
            </w:r>
          </w:p>
        </w:tc>
      </w:tr>
      <w:tr w:rsidR="00B91595" w:rsidRPr="00212559" w14:paraId="398C192F" w14:textId="1E76723F"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8C5BE14" w14:textId="77777777" w:rsidR="00B91595" w:rsidRPr="00212559" w:rsidRDefault="00B91595" w:rsidP="00B91595">
            <w:pPr>
              <w:rPr>
                <w:rFonts w:cs="Calibri"/>
                <w:color w:val="000000"/>
                <w:sz w:val="18"/>
                <w:szCs w:val="18"/>
              </w:rPr>
            </w:pPr>
            <w:r w:rsidRPr="00212559">
              <w:rPr>
                <w:rFonts w:cs="Calibri"/>
                <w:color w:val="000000"/>
                <w:sz w:val="18"/>
                <w:szCs w:val="18"/>
              </w:rPr>
              <w:t>cindprin</w:t>
            </w:r>
          </w:p>
        </w:tc>
        <w:tc>
          <w:tcPr>
            <w:tcW w:w="5494" w:type="dxa"/>
            <w:tcBorders>
              <w:top w:val="nil"/>
              <w:left w:val="nil"/>
              <w:bottom w:val="single" w:sz="4" w:space="0" w:color="auto"/>
              <w:right w:val="single" w:sz="4" w:space="0" w:color="auto"/>
            </w:tcBorders>
            <w:shd w:val="clear" w:color="auto" w:fill="auto"/>
            <w:noWrap/>
            <w:hideMark/>
          </w:tcPr>
          <w:p w14:paraId="2519AACF" w14:textId="77777777" w:rsidR="00B91595" w:rsidRPr="00212559" w:rsidRDefault="00B91595" w:rsidP="00B91595">
            <w:pPr>
              <w:rPr>
                <w:rFonts w:cs="Calibri"/>
                <w:color w:val="000000"/>
                <w:sz w:val="18"/>
                <w:szCs w:val="18"/>
              </w:rPr>
            </w:pPr>
            <w:r w:rsidRPr="00212559">
              <w:rPr>
                <w:rFonts w:cs="Calibri"/>
                <w:color w:val="000000"/>
                <w:sz w:val="18"/>
                <w:szCs w:val="18"/>
              </w:rPr>
              <w:t>Indicador:</w:t>
            </w:r>
          </w:p>
          <w:p w14:paraId="64BA7ABF" w14:textId="77777777" w:rsidR="00B91595" w:rsidRPr="00212559" w:rsidRDefault="00B91595" w:rsidP="00B91595">
            <w:pPr>
              <w:pStyle w:val="ListParagraph"/>
              <w:numPr>
                <w:ilvl w:val="0"/>
                <w:numId w:val="8"/>
              </w:numPr>
              <w:rPr>
                <w:rFonts w:cs="Calibri"/>
                <w:color w:val="000000"/>
                <w:sz w:val="18"/>
                <w:szCs w:val="18"/>
              </w:rPr>
            </w:pPr>
            <w:r w:rsidRPr="00212559">
              <w:rPr>
                <w:rFonts w:cs="Calibri"/>
                <w:color w:val="000000"/>
                <w:sz w:val="18"/>
                <w:szCs w:val="18"/>
              </w:rPr>
              <w:t xml:space="preserve">Marca identificativa do contrato que constitui a garantia (Dívida Pública, fundos de investimento, outros bens identificativos, reservas de propriedade…), se está ou não cotado em mercados secundários. No caso de fazer parte de um mercado secundário, este campo deve ser reportado com ‘S’, caso contrário, ‘N’. </w:t>
            </w:r>
          </w:p>
          <w:p w14:paraId="6103F063" w14:textId="77777777" w:rsidR="00B91595" w:rsidRPr="00212559" w:rsidRDefault="00B91595" w:rsidP="00B91595">
            <w:pPr>
              <w:pStyle w:val="ListParagraph"/>
              <w:numPr>
                <w:ilvl w:val="0"/>
                <w:numId w:val="8"/>
              </w:numPr>
              <w:rPr>
                <w:rFonts w:cs="Calibri"/>
                <w:color w:val="000000"/>
                <w:sz w:val="18"/>
                <w:szCs w:val="18"/>
              </w:rPr>
            </w:pPr>
            <w:r w:rsidRPr="00212559">
              <w:rPr>
                <w:rFonts w:cs="Calibri"/>
                <w:color w:val="000000"/>
                <w:sz w:val="18"/>
                <w:szCs w:val="18"/>
              </w:rPr>
              <w:t>Este campo encontra-se preenchido com ‘N’ para todos os registos.</w:t>
            </w:r>
          </w:p>
        </w:tc>
        <w:tc>
          <w:tcPr>
            <w:tcW w:w="992" w:type="dxa"/>
            <w:tcBorders>
              <w:top w:val="nil"/>
              <w:left w:val="nil"/>
              <w:bottom w:val="single" w:sz="4" w:space="0" w:color="auto"/>
              <w:right w:val="single" w:sz="4" w:space="0" w:color="auto"/>
            </w:tcBorders>
            <w:shd w:val="clear" w:color="auto" w:fill="auto"/>
            <w:noWrap/>
            <w:hideMark/>
          </w:tcPr>
          <w:p w14:paraId="6F2A0198"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6E0E0BFA" w14:textId="77777777" w:rsidR="00B91595" w:rsidRDefault="00B91595" w:rsidP="00B91595">
            <w:pPr>
              <w:rPr>
                <w:rFonts w:cs="Calibri"/>
                <w:color w:val="000000"/>
                <w:sz w:val="18"/>
                <w:szCs w:val="18"/>
              </w:rPr>
            </w:pPr>
            <w:r>
              <w:rPr>
                <w:rFonts w:cs="Calibri"/>
                <w:color w:val="000000"/>
                <w:sz w:val="18"/>
                <w:szCs w:val="18"/>
              </w:rPr>
              <w:t>MUG</w:t>
            </w:r>
          </w:p>
          <w:p w14:paraId="418F05EE" w14:textId="2BEE592D"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7C0C3DC"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E47D740" w14:textId="47C6FC10"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41099D59" w14:textId="77777777" w:rsidR="00B91595" w:rsidRDefault="00B91595" w:rsidP="00B91595">
            <w:pPr>
              <w:rPr>
                <w:rFonts w:cs="Calibri"/>
                <w:color w:val="000000"/>
                <w:sz w:val="18"/>
                <w:szCs w:val="18"/>
              </w:rPr>
            </w:pPr>
          </w:p>
        </w:tc>
      </w:tr>
      <w:tr w:rsidR="00B91595" w:rsidRPr="00F07D1C" w14:paraId="539202F5" w14:textId="58DB53F8"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EAEE861" w14:textId="77777777" w:rsidR="00B91595" w:rsidRPr="00212559" w:rsidRDefault="00B91595" w:rsidP="00B91595">
            <w:pPr>
              <w:rPr>
                <w:rFonts w:cs="Calibri"/>
                <w:color w:val="000000"/>
                <w:sz w:val="18"/>
                <w:szCs w:val="18"/>
              </w:rPr>
            </w:pPr>
            <w:r w:rsidRPr="00212559">
              <w:rPr>
                <w:rFonts w:cs="Calibri"/>
                <w:color w:val="000000"/>
                <w:sz w:val="18"/>
                <w:szCs w:val="18"/>
              </w:rPr>
              <w:t>cindtms</w:t>
            </w:r>
          </w:p>
        </w:tc>
        <w:tc>
          <w:tcPr>
            <w:tcW w:w="5494" w:type="dxa"/>
            <w:tcBorders>
              <w:top w:val="nil"/>
              <w:left w:val="nil"/>
              <w:bottom w:val="single" w:sz="4" w:space="0" w:color="auto"/>
              <w:right w:val="single" w:sz="4" w:space="0" w:color="auto"/>
            </w:tcBorders>
            <w:shd w:val="clear" w:color="auto" w:fill="auto"/>
            <w:noWrap/>
            <w:hideMark/>
          </w:tcPr>
          <w:p w14:paraId="2715B5F2" w14:textId="77777777" w:rsidR="00B91595" w:rsidRPr="00212559" w:rsidRDefault="00B91595" w:rsidP="00B91595">
            <w:pPr>
              <w:rPr>
                <w:rFonts w:cs="Calibri"/>
                <w:sz w:val="18"/>
                <w:szCs w:val="18"/>
              </w:rPr>
            </w:pPr>
            <w:r w:rsidRPr="00212559">
              <w:rPr>
                <w:rFonts w:cs="Calibri"/>
                <w:sz w:val="18"/>
                <w:szCs w:val="18"/>
              </w:rPr>
              <w:t>Indicador Principal:</w:t>
            </w:r>
          </w:p>
          <w:p w14:paraId="06F1BD30" w14:textId="77777777" w:rsidR="00B91595" w:rsidRPr="00212559" w:rsidRDefault="00B91595" w:rsidP="00B91595">
            <w:pPr>
              <w:pStyle w:val="ListParagraph"/>
              <w:numPr>
                <w:ilvl w:val="0"/>
                <w:numId w:val="25"/>
              </w:numPr>
              <w:rPr>
                <w:rFonts w:cs="Calibri"/>
                <w:sz w:val="18"/>
                <w:szCs w:val="18"/>
              </w:rPr>
            </w:pPr>
            <w:r w:rsidRPr="00212559">
              <w:rPr>
                <w:rFonts w:cs="Calibri"/>
                <w:sz w:val="18"/>
                <w:szCs w:val="18"/>
              </w:rPr>
              <w:lastRenderedPageBreak/>
              <w:t xml:space="preserve">Indica se o ativo que constitui a garantia, no caso de ações ou outros ativos cotados, fazem parte de um índice principal (IBEX 35, FTSE 100…). </w:t>
            </w:r>
          </w:p>
          <w:p w14:paraId="02F39DBA" w14:textId="77777777" w:rsidR="00B91595" w:rsidRPr="00212559" w:rsidRDefault="00B91595" w:rsidP="00B91595">
            <w:pPr>
              <w:pStyle w:val="ListParagraph"/>
              <w:numPr>
                <w:ilvl w:val="0"/>
                <w:numId w:val="25"/>
              </w:numPr>
              <w:rPr>
                <w:rFonts w:cs="Calibri"/>
                <w:sz w:val="18"/>
                <w:szCs w:val="18"/>
              </w:rPr>
            </w:pPr>
            <w:r w:rsidRPr="00212559">
              <w:rPr>
                <w:rFonts w:cs="Calibri"/>
                <w:sz w:val="18"/>
                <w:szCs w:val="18"/>
              </w:rPr>
              <w:t>No caso de fazer parte de um índice principal, este campo deve ser reportado com “S”, caso contrário, ‘N’.</w:t>
            </w:r>
          </w:p>
          <w:p w14:paraId="56F6A064" w14:textId="77777777" w:rsidR="00B91595" w:rsidRPr="00212559" w:rsidRDefault="00B91595" w:rsidP="00B91595">
            <w:pPr>
              <w:pStyle w:val="ListParagraph"/>
              <w:numPr>
                <w:ilvl w:val="0"/>
                <w:numId w:val="25"/>
              </w:numPr>
              <w:rPr>
                <w:rFonts w:cs="Calibri"/>
                <w:sz w:val="18"/>
                <w:szCs w:val="18"/>
              </w:rPr>
            </w:pPr>
            <w:r w:rsidRPr="00212559">
              <w:rPr>
                <w:rFonts w:cs="Calibri"/>
                <w:sz w:val="18"/>
                <w:szCs w:val="18"/>
              </w:rPr>
              <w:t xml:space="preserve">Nesta tabela o campo encontra-se preenchido com ‘S’ para todos os fundos e títulos cotados, ‘9’ para títulos não cotados e ‘N’ para os restantes registos. </w:t>
            </w:r>
          </w:p>
        </w:tc>
        <w:tc>
          <w:tcPr>
            <w:tcW w:w="992" w:type="dxa"/>
            <w:tcBorders>
              <w:top w:val="nil"/>
              <w:left w:val="nil"/>
              <w:bottom w:val="single" w:sz="4" w:space="0" w:color="auto"/>
              <w:right w:val="single" w:sz="4" w:space="0" w:color="auto"/>
            </w:tcBorders>
            <w:shd w:val="clear" w:color="auto" w:fill="auto"/>
            <w:noWrap/>
            <w:hideMark/>
          </w:tcPr>
          <w:p w14:paraId="4E740288"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7391AF50" w14:textId="77777777" w:rsidR="00B91595" w:rsidRDefault="00B91595" w:rsidP="00B91595">
            <w:pPr>
              <w:rPr>
                <w:rFonts w:cs="Calibri"/>
                <w:color w:val="000000"/>
                <w:sz w:val="18"/>
                <w:szCs w:val="18"/>
              </w:rPr>
            </w:pPr>
            <w:r>
              <w:rPr>
                <w:rFonts w:cs="Calibri"/>
                <w:color w:val="000000"/>
                <w:sz w:val="18"/>
                <w:szCs w:val="18"/>
              </w:rPr>
              <w:t>MUG</w:t>
            </w:r>
          </w:p>
          <w:p w14:paraId="7B7D7C55" w14:textId="36FF7AE9"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5B62488"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5EDCAA2" w14:textId="63B018D9"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26581E0D"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CASE</w:t>
            </w:r>
          </w:p>
          <w:p w14:paraId="1D859903"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caplic = 'FU' THEN 'S'</w:t>
            </w:r>
          </w:p>
          <w:p w14:paraId="294BDC16"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lastRenderedPageBreak/>
              <w:t xml:space="preserve">    WHEN caplic = 'TT' THEN</w:t>
            </w:r>
          </w:p>
          <w:p w14:paraId="5E470338"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CASE</w:t>
            </w:r>
          </w:p>
          <w:p w14:paraId="65536344"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ttt35.ICOTACAO ='S' THEN 'N'</w:t>
            </w:r>
          </w:p>
          <w:p w14:paraId="4B14256F" w14:textId="77777777" w:rsidR="0024639D" w:rsidRPr="00631B84" w:rsidRDefault="0024639D" w:rsidP="0024639D">
            <w:pPr>
              <w:rPr>
                <w:rFonts w:cs="Calibri"/>
                <w:color w:val="000000"/>
                <w:sz w:val="18"/>
                <w:szCs w:val="18"/>
                <w:lang w:val="en-US"/>
              </w:rPr>
            </w:pPr>
            <w:r w:rsidRPr="0024639D">
              <w:rPr>
                <w:rFonts w:cs="Calibri"/>
                <w:color w:val="000000"/>
                <w:sz w:val="18"/>
                <w:szCs w:val="18"/>
                <w:lang w:val="en-US"/>
              </w:rPr>
              <w:t xml:space="preserve">        </w:t>
            </w:r>
            <w:r w:rsidRPr="00631B84">
              <w:rPr>
                <w:rFonts w:cs="Calibri"/>
                <w:color w:val="000000"/>
                <w:sz w:val="18"/>
                <w:szCs w:val="18"/>
                <w:lang w:val="en-US"/>
              </w:rPr>
              <w:t>ELSE '9'</w:t>
            </w:r>
          </w:p>
          <w:p w14:paraId="5EECE538" w14:textId="77777777" w:rsidR="0024639D" w:rsidRPr="00631B84" w:rsidRDefault="0024639D" w:rsidP="0024639D">
            <w:pPr>
              <w:rPr>
                <w:rFonts w:cs="Calibri"/>
                <w:color w:val="000000"/>
                <w:sz w:val="18"/>
                <w:szCs w:val="18"/>
                <w:lang w:val="en-US"/>
              </w:rPr>
            </w:pPr>
            <w:r w:rsidRPr="00631B84">
              <w:rPr>
                <w:rFonts w:cs="Calibri"/>
                <w:color w:val="000000"/>
                <w:sz w:val="18"/>
                <w:szCs w:val="18"/>
                <w:lang w:val="en-US"/>
              </w:rPr>
              <w:t xml:space="preserve">    END</w:t>
            </w:r>
          </w:p>
          <w:p w14:paraId="412283A3" w14:textId="77777777" w:rsidR="0024639D" w:rsidRPr="00631B84" w:rsidRDefault="0024639D" w:rsidP="0024639D">
            <w:pPr>
              <w:rPr>
                <w:rFonts w:cs="Calibri"/>
                <w:color w:val="000000"/>
                <w:sz w:val="18"/>
                <w:szCs w:val="18"/>
                <w:lang w:val="en-US"/>
              </w:rPr>
            </w:pPr>
            <w:r w:rsidRPr="00631B84">
              <w:rPr>
                <w:rFonts w:cs="Calibri"/>
                <w:color w:val="000000"/>
                <w:sz w:val="18"/>
                <w:szCs w:val="18"/>
                <w:lang w:val="en-US"/>
              </w:rPr>
              <w:t xml:space="preserve">    ELSE 'N'</w:t>
            </w:r>
          </w:p>
          <w:p w14:paraId="7131356C" w14:textId="6420EC70" w:rsidR="00B91595" w:rsidRPr="00631B84" w:rsidRDefault="0024639D" w:rsidP="0024639D">
            <w:pPr>
              <w:rPr>
                <w:rFonts w:cs="Calibri"/>
                <w:color w:val="000000"/>
                <w:sz w:val="18"/>
                <w:szCs w:val="18"/>
                <w:lang w:val="en-US"/>
              </w:rPr>
            </w:pPr>
            <w:r w:rsidRPr="00631B84">
              <w:rPr>
                <w:rFonts w:cs="Calibri"/>
                <w:color w:val="000000"/>
                <w:sz w:val="18"/>
                <w:szCs w:val="18"/>
                <w:lang w:val="en-US"/>
              </w:rPr>
              <w:t>END</w:t>
            </w:r>
          </w:p>
        </w:tc>
      </w:tr>
      <w:tr w:rsidR="00B91595" w:rsidRPr="00212559" w14:paraId="05ED4769" w14:textId="5A6C6665"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3884BE5"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ctipdvpbbg</w:t>
            </w:r>
          </w:p>
        </w:tc>
        <w:tc>
          <w:tcPr>
            <w:tcW w:w="5494" w:type="dxa"/>
            <w:tcBorders>
              <w:top w:val="nil"/>
              <w:left w:val="nil"/>
              <w:bottom w:val="single" w:sz="4" w:space="0" w:color="auto"/>
              <w:right w:val="single" w:sz="4" w:space="0" w:color="auto"/>
            </w:tcBorders>
            <w:shd w:val="clear" w:color="auto" w:fill="auto"/>
            <w:noWrap/>
            <w:hideMark/>
          </w:tcPr>
          <w:p w14:paraId="3ED45055" w14:textId="77777777" w:rsidR="00B91595" w:rsidRPr="00212559" w:rsidRDefault="00B91595" w:rsidP="00B91595">
            <w:pPr>
              <w:rPr>
                <w:rFonts w:cs="Calibri"/>
                <w:sz w:val="18"/>
                <w:szCs w:val="18"/>
              </w:rPr>
            </w:pPr>
            <w:r w:rsidRPr="00212559">
              <w:rPr>
                <w:rFonts w:cs="Calibri"/>
                <w:sz w:val="18"/>
                <w:szCs w:val="18"/>
              </w:rPr>
              <w:t>Tipo dívida pública:</w:t>
            </w:r>
          </w:p>
          <w:p w14:paraId="721A92EF" w14:textId="77777777" w:rsidR="00B91595" w:rsidRPr="00212559" w:rsidRDefault="00B91595" w:rsidP="00B91595">
            <w:pPr>
              <w:pStyle w:val="ListParagraph"/>
              <w:numPr>
                <w:ilvl w:val="0"/>
                <w:numId w:val="25"/>
              </w:numPr>
              <w:rPr>
                <w:rFonts w:cs="Calibri"/>
                <w:sz w:val="18"/>
                <w:szCs w:val="18"/>
              </w:rPr>
            </w:pPr>
            <w:r w:rsidRPr="00212559">
              <w:rPr>
                <w:rFonts w:cs="Calibri"/>
                <w:sz w:val="18"/>
                <w:szCs w:val="18"/>
              </w:rPr>
              <w:t xml:space="preserve">Campo que identifica o tipo de dívida Pública: Governo, Regional ou Local. </w:t>
            </w:r>
          </w:p>
          <w:p w14:paraId="0083D4A9" w14:textId="77777777" w:rsidR="00B91595" w:rsidRPr="00212559" w:rsidRDefault="00B91595" w:rsidP="00B91595">
            <w:pPr>
              <w:pStyle w:val="ListParagraph"/>
              <w:numPr>
                <w:ilvl w:val="0"/>
                <w:numId w:val="25"/>
              </w:numPr>
              <w:rPr>
                <w:rFonts w:cs="Calibri"/>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5C82185B"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4ED0739A" w14:textId="77777777" w:rsidR="00B91595" w:rsidRDefault="00B91595" w:rsidP="00B91595">
            <w:pPr>
              <w:rPr>
                <w:rFonts w:cs="Calibri"/>
                <w:color w:val="000000"/>
                <w:sz w:val="18"/>
                <w:szCs w:val="18"/>
              </w:rPr>
            </w:pPr>
            <w:r>
              <w:rPr>
                <w:rFonts w:cs="Calibri"/>
                <w:color w:val="000000"/>
                <w:sz w:val="18"/>
                <w:szCs w:val="18"/>
              </w:rPr>
              <w:t>MUG</w:t>
            </w:r>
          </w:p>
          <w:p w14:paraId="58390FF3" w14:textId="2DEFC412"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11E1247"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3794CE5" w14:textId="065EE259"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0BA12043" w14:textId="77777777" w:rsidR="00B91595" w:rsidRDefault="00B91595" w:rsidP="00B91595">
            <w:pPr>
              <w:rPr>
                <w:rFonts w:cs="Calibri"/>
                <w:color w:val="000000"/>
                <w:sz w:val="18"/>
                <w:szCs w:val="18"/>
              </w:rPr>
            </w:pPr>
          </w:p>
        </w:tc>
      </w:tr>
      <w:tr w:rsidR="00B91595" w:rsidRPr="00212559" w14:paraId="362C2FA3" w14:textId="2B178B0F"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AD938BE" w14:textId="77777777" w:rsidR="00B91595" w:rsidRPr="00212559" w:rsidRDefault="00B91595" w:rsidP="00B91595">
            <w:pPr>
              <w:rPr>
                <w:rFonts w:cs="Calibri"/>
                <w:color w:val="000000"/>
                <w:sz w:val="18"/>
                <w:szCs w:val="18"/>
              </w:rPr>
            </w:pPr>
            <w:r w:rsidRPr="00212559">
              <w:rPr>
                <w:rFonts w:cs="Calibri"/>
                <w:color w:val="000000"/>
                <w:sz w:val="18"/>
                <w:szCs w:val="18"/>
              </w:rPr>
              <w:t>cinddvpbbg</w:t>
            </w:r>
          </w:p>
        </w:tc>
        <w:tc>
          <w:tcPr>
            <w:tcW w:w="5494" w:type="dxa"/>
            <w:tcBorders>
              <w:top w:val="nil"/>
              <w:left w:val="nil"/>
              <w:bottom w:val="single" w:sz="4" w:space="0" w:color="auto"/>
              <w:right w:val="single" w:sz="4" w:space="0" w:color="auto"/>
            </w:tcBorders>
            <w:shd w:val="clear" w:color="auto" w:fill="auto"/>
            <w:noWrap/>
            <w:hideMark/>
          </w:tcPr>
          <w:p w14:paraId="7A62DAAA" w14:textId="77777777" w:rsidR="00B91595" w:rsidRPr="00212559" w:rsidRDefault="00B91595" w:rsidP="00B91595">
            <w:pPr>
              <w:rPr>
                <w:rFonts w:cs="Calibri"/>
                <w:color w:val="000000"/>
                <w:sz w:val="18"/>
                <w:szCs w:val="18"/>
              </w:rPr>
            </w:pPr>
            <w:r w:rsidRPr="00212559">
              <w:rPr>
                <w:rFonts w:cs="Calibri"/>
                <w:color w:val="000000"/>
                <w:sz w:val="18"/>
                <w:szCs w:val="18"/>
              </w:rPr>
              <w:t>Identificador dívida pública:</w:t>
            </w:r>
          </w:p>
          <w:p w14:paraId="3D6B9F86"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themeColor="text1"/>
                <w:sz w:val="18"/>
                <w:szCs w:val="18"/>
              </w:rPr>
              <w:t xml:space="preserve">Este campo tem em consideração a dívida pública (Sénior, Subordinada). </w:t>
            </w:r>
          </w:p>
          <w:p w14:paraId="64D3A395"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2637650B"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307CE8DD" w14:textId="77777777" w:rsidR="00B91595" w:rsidRDefault="00B91595" w:rsidP="00B91595">
            <w:pPr>
              <w:rPr>
                <w:rFonts w:cs="Calibri"/>
                <w:color w:val="000000"/>
                <w:sz w:val="18"/>
                <w:szCs w:val="18"/>
              </w:rPr>
            </w:pPr>
            <w:r>
              <w:rPr>
                <w:rFonts w:cs="Calibri"/>
                <w:color w:val="000000"/>
                <w:sz w:val="18"/>
                <w:szCs w:val="18"/>
              </w:rPr>
              <w:t>MUG</w:t>
            </w:r>
          </w:p>
          <w:p w14:paraId="3B83BDA4" w14:textId="42FE3E53"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6708360"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3925BF9" w14:textId="1B9962D0"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413E98BD" w14:textId="77777777" w:rsidR="00B91595" w:rsidRDefault="00B91595" w:rsidP="00B91595">
            <w:pPr>
              <w:rPr>
                <w:rFonts w:cs="Calibri"/>
                <w:color w:val="000000"/>
                <w:sz w:val="18"/>
                <w:szCs w:val="18"/>
              </w:rPr>
            </w:pPr>
          </w:p>
        </w:tc>
      </w:tr>
      <w:tr w:rsidR="00B91595" w:rsidRPr="00212559" w14:paraId="13B68A8C" w14:textId="1427E644"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82C557B" w14:textId="77777777" w:rsidR="00B91595" w:rsidRPr="00212559" w:rsidRDefault="00B91595" w:rsidP="00B91595">
            <w:pPr>
              <w:rPr>
                <w:rFonts w:cs="Calibri"/>
                <w:color w:val="000000"/>
                <w:sz w:val="18"/>
                <w:szCs w:val="18"/>
              </w:rPr>
            </w:pPr>
            <w:r w:rsidRPr="00212559">
              <w:rPr>
                <w:rFonts w:cs="Calibri"/>
                <w:color w:val="000000"/>
                <w:sz w:val="18"/>
                <w:szCs w:val="18"/>
              </w:rPr>
              <w:t>cfvalcotbg</w:t>
            </w:r>
          </w:p>
        </w:tc>
        <w:tc>
          <w:tcPr>
            <w:tcW w:w="5494" w:type="dxa"/>
            <w:tcBorders>
              <w:top w:val="nil"/>
              <w:left w:val="nil"/>
              <w:bottom w:val="single" w:sz="4" w:space="0" w:color="auto"/>
              <w:right w:val="single" w:sz="4" w:space="0" w:color="auto"/>
            </w:tcBorders>
            <w:shd w:val="clear" w:color="auto" w:fill="auto"/>
            <w:noWrap/>
            <w:hideMark/>
          </w:tcPr>
          <w:p w14:paraId="37D844A6" w14:textId="77777777" w:rsidR="00B91595" w:rsidRPr="00212559" w:rsidRDefault="00B91595" w:rsidP="00B91595">
            <w:pPr>
              <w:rPr>
                <w:rFonts w:cs="Calibri"/>
                <w:color w:val="000000"/>
                <w:sz w:val="18"/>
                <w:szCs w:val="18"/>
              </w:rPr>
            </w:pPr>
            <w:r w:rsidRPr="00212559">
              <w:rPr>
                <w:rFonts w:cs="Calibri"/>
                <w:color w:val="000000"/>
                <w:sz w:val="18"/>
                <w:szCs w:val="18"/>
              </w:rPr>
              <w:t>Frequência valorização/cotação:</w:t>
            </w:r>
          </w:p>
          <w:p w14:paraId="7ECE5C88"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Campo identificativo da frequência (diária, semanal…) com que se produzem cotações do bem que constitui a garantia (ações, rendas privadas fixas, futuros, outros ativos financeiros).</w:t>
            </w:r>
          </w:p>
          <w:p w14:paraId="4DC0D181"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793224B1"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7EF079D7" w14:textId="77777777" w:rsidR="00B91595" w:rsidRDefault="00B91595" w:rsidP="00B91595">
            <w:pPr>
              <w:rPr>
                <w:rFonts w:cs="Calibri"/>
                <w:color w:val="000000"/>
                <w:sz w:val="18"/>
                <w:szCs w:val="18"/>
              </w:rPr>
            </w:pPr>
            <w:r>
              <w:rPr>
                <w:rFonts w:cs="Calibri"/>
                <w:color w:val="000000"/>
                <w:sz w:val="18"/>
                <w:szCs w:val="18"/>
              </w:rPr>
              <w:t>MUG</w:t>
            </w:r>
          </w:p>
          <w:p w14:paraId="4C66812F" w14:textId="6A7F16FA"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BCE3EC9"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AA1B06D" w14:textId="3750A4C7"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59B97579" w14:textId="77777777" w:rsidR="00B91595" w:rsidRDefault="00B91595" w:rsidP="00B91595">
            <w:pPr>
              <w:rPr>
                <w:rFonts w:cs="Calibri"/>
                <w:color w:val="000000"/>
                <w:sz w:val="18"/>
                <w:szCs w:val="18"/>
              </w:rPr>
            </w:pPr>
          </w:p>
        </w:tc>
      </w:tr>
      <w:tr w:rsidR="00B91595" w:rsidRPr="00212559" w14:paraId="4BB9BE19" w14:textId="4D082F6B"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CEDD43B" w14:textId="77777777" w:rsidR="00B91595" w:rsidRPr="00212559" w:rsidRDefault="00B91595" w:rsidP="00B91595">
            <w:pPr>
              <w:rPr>
                <w:rFonts w:cs="Calibri"/>
                <w:color w:val="000000"/>
                <w:sz w:val="18"/>
                <w:szCs w:val="18"/>
              </w:rPr>
            </w:pPr>
            <w:r w:rsidRPr="00212559">
              <w:rPr>
                <w:rFonts w:cs="Calibri"/>
                <w:color w:val="000000"/>
                <w:sz w:val="18"/>
                <w:szCs w:val="18"/>
              </w:rPr>
              <w:t>cpzcotval</w:t>
            </w:r>
          </w:p>
        </w:tc>
        <w:tc>
          <w:tcPr>
            <w:tcW w:w="5494" w:type="dxa"/>
            <w:tcBorders>
              <w:top w:val="nil"/>
              <w:left w:val="nil"/>
              <w:bottom w:val="single" w:sz="4" w:space="0" w:color="auto"/>
              <w:right w:val="single" w:sz="4" w:space="0" w:color="auto"/>
            </w:tcBorders>
            <w:shd w:val="clear" w:color="auto" w:fill="auto"/>
            <w:noWrap/>
            <w:hideMark/>
          </w:tcPr>
          <w:p w14:paraId="2AF3BE31" w14:textId="77777777" w:rsidR="00B91595" w:rsidRPr="00212559" w:rsidRDefault="00B91595" w:rsidP="00B91595">
            <w:pPr>
              <w:rPr>
                <w:rFonts w:cs="Calibri"/>
                <w:color w:val="000000"/>
                <w:sz w:val="18"/>
                <w:szCs w:val="18"/>
              </w:rPr>
            </w:pPr>
            <w:r w:rsidRPr="00212559">
              <w:rPr>
                <w:rFonts w:cs="Calibri"/>
                <w:color w:val="000000"/>
                <w:sz w:val="18"/>
                <w:szCs w:val="18"/>
              </w:rPr>
              <w:t>Prazo cotação/valorização:</w:t>
            </w:r>
          </w:p>
          <w:p w14:paraId="63D420B6"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Este campo encontra-se preenchido com o valor ‘0.000000’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5BF7C7D3" w14:textId="77777777" w:rsidR="00B91595" w:rsidRPr="00212559" w:rsidRDefault="00B91595" w:rsidP="00B91595">
            <w:pPr>
              <w:rPr>
                <w:rFonts w:cs="Calibri"/>
                <w:color w:val="000000"/>
                <w:sz w:val="18"/>
                <w:szCs w:val="18"/>
              </w:rPr>
            </w:pPr>
            <w:r w:rsidRPr="00212559">
              <w:rPr>
                <w:rFonts w:cs="Calibri"/>
                <w:color w:val="000000"/>
                <w:sz w:val="18"/>
                <w:szCs w:val="18"/>
              </w:rPr>
              <w:t>Decimal</w:t>
            </w:r>
          </w:p>
        </w:tc>
        <w:tc>
          <w:tcPr>
            <w:tcW w:w="1843" w:type="dxa"/>
            <w:tcBorders>
              <w:top w:val="nil"/>
              <w:left w:val="nil"/>
              <w:bottom w:val="single" w:sz="4" w:space="0" w:color="auto"/>
              <w:right w:val="single" w:sz="4" w:space="0" w:color="auto"/>
            </w:tcBorders>
          </w:tcPr>
          <w:p w14:paraId="7DD30766" w14:textId="77777777" w:rsidR="00B91595" w:rsidRDefault="00B91595" w:rsidP="00B91595">
            <w:pPr>
              <w:rPr>
                <w:rFonts w:cs="Calibri"/>
                <w:color w:val="000000"/>
                <w:sz w:val="18"/>
                <w:szCs w:val="18"/>
              </w:rPr>
            </w:pPr>
            <w:r>
              <w:rPr>
                <w:rFonts w:cs="Calibri"/>
                <w:color w:val="000000"/>
                <w:sz w:val="18"/>
                <w:szCs w:val="18"/>
              </w:rPr>
              <w:t>MUG</w:t>
            </w:r>
          </w:p>
          <w:p w14:paraId="0C06A8A8" w14:textId="23CFCC18"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D7533D1"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49EBFB4" w14:textId="0BF7689E"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4E100C7D" w14:textId="77777777" w:rsidR="00B91595" w:rsidRDefault="00B91595" w:rsidP="00B91595">
            <w:pPr>
              <w:rPr>
                <w:rFonts w:cs="Calibri"/>
                <w:color w:val="000000"/>
                <w:sz w:val="18"/>
                <w:szCs w:val="18"/>
              </w:rPr>
            </w:pPr>
          </w:p>
        </w:tc>
      </w:tr>
      <w:tr w:rsidR="00B91595" w:rsidRPr="00F07D1C" w14:paraId="5A6D746E" w14:textId="4C1475CC"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FBE93C2" w14:textId="77777777" w:rsidR="00B91595" w:rsidRPr="00212559" w:rsidRDefault="00B91595" w:rsidP="00B91595">
            <w:pPr>
              <w:rPr>
                <w:rFonts w:cs="Calibri"/>
                <w:color w:val="000000"/>
                <w:sz w:val="18"/>
                <w:szCs w:val="18"/>
              </w:rPr>
            </w:pPr>
            <w:r w:rsidRPr="00212559">
              <w:rPr>
                <w:rFonts w:cs="Calibri"/>
                <w:color w:val="000000"/>
                <w:sz w:val="18"/>
                <w:szCs w:val="18"/>
              </w:rPr>
              <w:t>iafecexp</w:t>
            </w:r>
          </w:p>
        </w:tc>
        <w:tc>
          <w:tcPr>
            <w:tcW w:w="5494" w:type="dxa"/>
            <w:tcBorders>
              <w:top w:val="nil"/>
              <w:left w:val="nil"/>
              <w:bottom w:val="single" w:sz="4" w:space="0" w:color="auto"/>
              <w:right w:val="single" w:sz="4" w:space="0" w:color="auto"/>
            </w:tcBorders>
            <w:shd w:val="clear" w:color="auto" w:fill="auto"/>
            <w:noWrap/>
            <w:hideMark/>
          </w:tcPr>
          <w:p w14:paraId="3D3748AD" w14:textId="77777777" w:rsidR="00B91595" w:rsidRPr="00212559" w:rsidRDefault="00B91595" w:rsidP="00B91595">
            <w:pPr>
              <w:rPr>
                <w:rFonts w:cs="Calibri"/>
                <w:color w:val="000000"/>
                <w:sz w:val="18"/>
                <w:szCs w:val="18"/>
              </w:rPr>
            </w:pPr>
            <w:r w:rsidRPr="00212559">
              <w:rPr>
                <w:rFonts w:cs="Calibri"/>
                <w:color w:val="000000"/>
                <w:sz w:val="18"/>
                <w:szCs w:val="18"/>
              </w:rPr>
              <w:t>Indicador afeto exploração:</w:t>
            </w:r>
          </w:p>
          <w:p w14:paraId="0CEBEE77"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lastRenderedPageBreak/>
              <w:t xml:space="preserve">Campo indicativo de que o bem dado como garantia, no caso de uma hipoteca imobiliária ou Leasing, está afeto à exploração. No caso de estar afeto, este campo deve ser reportado com “S”, caso contrário, “N”. </w:t>
            </w:r>
          </w:p>
          <w:p w14:paraId="522807FF"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 xml:space="preserve">Este campo está preenchido com o valor </w:t>
            </w:r>
            <w:r w:rsidRPr="00212559">
              <w:rPr>
                <w:rFonts w:cs="Calibri"/>
                <w:i/>
                <w:color w:val="000000"/>
                <w:sz w:val="18"/>
                <w:szCs w:val="18"/>
              </w:rPr>
              <w:t>default</w:t>
            </w:r>
            <w:r w:rsidRPr="00212559">
              <w:rPr>
                <w:rFonts w:cs="Calibri"/>
                <w:color w:val="000000"/>
                <w:sz w:val="18"/>
                <w:szCs w:val="18"/>
              </w:rPr>
              <w:t xml:space="preserve"> ‘N’ para todos os registos, uma vez que o acesso a este tipo de informação é limitado.</w:t>
            </w:r>
          </w:p>
        </w:tc>
        <w:tc>
          <w:tcPr>
            <w:tcW w:w="992" w:type="dxa"/>
            <w:tcBorders>
              <w:top w:val="nil"/>
              <w:left w:val="nil"/>
              <w:bottom w:val="single" w:sz="4" w:space="0" w:color="auto"/>
              <w:right w:val="single" w:sz="4" w:space="0" w:color="auto"/>
            </w:tcBorders>
            <w:shd w:val="clear" w:color="auto" w:fill="auto"/>
            <w:noWrap/>
            <w:hideMark/>
          </w:tcPr>
          <w:p w14:paraId="64C7A763"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33DE65EA" w14:textId="77777777" w:rsidR="00B91595" w:rsidRDefault="00B91595" w:rsidP="00B91595">
            <w:pPr>
              <w:rPr>
                <w:rFonts w:cs="Calibri"/>
                <w:color w:val="000000"/>
                <w:sz w:val="18"/>
                <w:szCs w:val="18"/>
              </w:rPr>
            </w:pPr>
            <w:r>
              <w:rPr>
                <w:rFonts w:cs="Calibri"/>
                <w:color w:val="000000"/>
                <w:sz w:val="18"/>
                <w:szCs w:val="18"/>
              </w:rPr>
              <w:t>MUG</w:t>
            </w:r>
          </w:p>
          <w:p w14:paraId="5A8E9116" w14:textId="75F8A450"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427A172"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7B13A5E7" w14:textId="538BC594"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1AE967A2"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CASE</w:t>
            </w:r>
          </w:p>
          <w:p w14:paraId="0739785D"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lastRenderedPageBreak/>
              <w:t xml:space="preserve">    WHEN gt002.ckprodut = '080' THEN </w:t>
            </w:r>
          </w:p>
          <w:p w14:paraId="42CB3857"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CASE</w:t>
            </w:r>
          </w:p>
          <w:p w14:paraId="093D300F"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gt018.tipologia = 'PES' AND gt002.cksubpro IN ('079', '094') AND cst08.IAFECEXP &lt;&gt; '' THEN cst08.IAFECEXP</w:t>
            </w:r>
          </w:p>
          <w:p w14:paraId="0B6969BF"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gt018.tipologia = 'FIN' AND gt002.cksubpro &gt; '078' AND cst08.IAFECEXP &lt;&gt; '' THEN cst08.IAFECEXP</w:t>
            </w:r>
          </w:p>
          <w:p w14:paraId="660A8400" w14:textId="77777777" w:rsidR="0024639D" w:rsidRPr="00631B84" w:rsidRDefault="0024639D" w:rsidP="0024639D">
            <w:pPr>
              <w:rPr>
                <w:rFonts w:cs="Calibri"/>
                <w:color w:val="000000"/>
                <w:sz w:val="18"/>
                <w:szCs w:val="18"/>
                <w:lang w:val="en-US"/>
              </w:rPr>
            </w:pPr>
            <w:r w:rsidRPr="0024639D">
              <w:rPr>
                <w:rFonts w:cs="Calibri"/>
                <w:color w:val="000000"/>
                <w:sz w:val="18"/>
                <w:szCs w:val="18"/>
                <w:lang w:val="en-US"/>
              </w:rPr>
              <w:t xml:space="preserve">    </w:t>
            </w:r>
            <w:r w:rsidRPr="00631B84">
              <w:rPr>
                <w:rFonts w:cs="Calibri"/>
                <w:color w:val="000000"/>
                <w:sz w:val="18"/>
                <w:szCs w:val="18"/>
                <w:lang w:val="en-US"/>
              </w:rPr>
              <w:t>ELSE 'N'</w:t>
            </w:r>
          </w:p>
          <w:p w14:paraId="3C76D602" w14:textId="77777777" w:rsidR="0024639D" w:rsidRPr="00631B84" w:rsidRDefault="0024639D" w:rsidP="0024639D">
            <w:pPr>
              <w:rPr>
                <w:rFonts w:cs="Calibri"/>
                <w:color w:val="000000"/>
                <w:sz w:val="18"/>
                <w:szCs w:val="18"/>
                <w:lang w:val="en-US"/>
              </w:rPr>
            </w:pPr>
            <w:r w:rsidRPr="00631B84">
              <w:rPr>
                <w:rFonts w:cs="Calibri"/>
                <w:color w:val="000000"/>
                <w:sz w:val="18"/>
                <w:szCs w:val="18"/>
                <w:lang w:val="en-US"/>
              </w:rPr>
              <w:t xml:space="preserve">    END</w:t>
            </w:r>
          </w:p>
          <w:p w14:paraId="35FCD4AF" w14:textId="77777777" w:rsidR="0024639D" w:rsidRPr="00631B84" w:rsidRDefault="0024639D" w:rsidP="0024639D">
            <w:pPr>
              <w:rPr>
                <w:rFonts w:cs="Calibri"/>
                <w:color w:val="000000"/>
                <w:sz w:val="18"/>
                <w:szCs w:val="18"/>
                <w:lang w:val="en-US"/>
              </w:rPr>
            </w:pPr>
            <w:r w:rsidRPr="00631B84">
              <w:rPr>
                <w:rFonts w:cs="Calibri"/>
                <w:color w:val="000000"/>
                <w:sz w:val="18"/>
                <w:szCs w:val="18"/>
                <w:lang w:val="en-US"/>
              </w:rPr>
              <w:t xml:space="preserve">    ELSE 'N'</w:t>
            </w:r>
          </w:p>
          <w:p w14:paraId="47F7E275" w14:textId="3F77FBC4" w:rsidR="00B91595" w:rsidRPr="00631B84" w:rsidRDefault="0024639D" w:rsidP="0024639D">
            <w:pPr>
              <w:rPr>
                <w:rFonts w:cs="Calibri"/>
                <w:color w:val="000000"/>
                <w:sz w:val="18"/>
                <w:szCs w:val="18"/>
                <w:lang w:val="en-US"/>
              </w:rPr>
            </w:pPr>
            <w:r w:rsidRPr="00631B84">
              <w:rPr>
                <w:rFonts w:cs="Calibri"/>
                <w:color w:val="000000"/>
                <w:sz w:val="18"/>
                <w:szCs w:val="18"/>
                <w:lang w:val="en-US"/>
              </w:rPr>
              <w:t>END</w:t>
            </w:r>
          </w:p>
        </w:tc>
      </w:tr>
      <w:tr w:rsidR="00B91595" w:rsidRPr="00212559" w14:paraId="1D09DB0F" w14:textId="51AFD7F5"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4187648"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cbembl</w:t>
            </w:r>
          </w:p>
        </w:tc>
        <w:tc>
          <w:tcPr>
            <w:tcW w:w="5494" w:type="dxa"/>
            <w:tcBorders>
              <w:top w:val="nil"/>
              <w:left w:val="nil"/>
              <w:bottom w:val="single" w:sz="4" w:space="0" w:color="auto"/>
              <w:right w:val="single" w:sz="4" w:space="0" w:color="auto"/>
            </w:tcBorders>
            <w:shd w:val="clear" w:color="auto" w:fill="auto"/>
            <w:noWrap/>
            <w:hideMark/>
          </w:tcPr>
          <w:p w14:paraId="297E6539" w14:textId="77777777" w:rsidR="00B91595" w:rsidRPr="00212559" w:rsidRDefault="00B91595" w:rsidP="00B91595">
            <w:pPr>
              <w:rPr>
                <w:rFonts w:cs="Calibri"/>
                <w:color w:val="000000"/>
                <w:sz w:val="18"/>
                <w:szCs w:val="18"/>
              </w:rPr>
            </w:pPr>
            <w:r w:rsidRPr="00212559">
              <w:rPr>
                <w:rFonts w:cs="Calibri"/>
                <w:color w:val="000000"/>
                <w:sz w:val="18"/>
                <w:szCs w:val="18"/>
              </w:rPr>
              <w:t>Classe bem</w:t>
            </w:r>
          </w:p>
          <w:p w14:paraId="70FE16F8"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Este campo indica a classe do bem associado à garantia. Implica uma maior desagregação da informação em função do tipo de bem. O código a introduzir neste campo será o correspondente à escala padrão local que tenha sido designada em cada entidade para identificar os diferentes tipos de bens.</w:t>
            </w:r>
          </w:p>
          <w:p w14:paraId="5EC40B13"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21E9AFCC"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731469C0" w14:textId="77777777" w:rsidR="00B91595" w:rsidRDefault="00B91595" w:rsidP="00B91595">
            <w:pPr>
              <w:rPr>
                <w:rFonts w:cs="Calibri"/>
                <w:color w:val="000000"/>
                <w:sz w:val="18"/>
                <w:szCs w:val="18"/>
              </w:rPr>
            </w:pPr>
            <w:r>
              <w:rPr>
                <w:rFonts w:cs="Calibri"/>
                <w:color w:val="000000"/>
                <w:sz w:val="18"/>
                <w:szCs w:val="18"/>
              </w:rPr>
              <w:t>MUG</w:t>
            </w:r>
          </w:p>
          <w:p w14:paraId="1BF1216E" w14:textId="7129EF5F"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A1467A8"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EACD365" w14:textId="5B1A46A1"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61FCBE6C" w14:textId="77777777" w:rsidR="00B91595" w:rsidRDefault="00B91595" w:rsidP="00B91595">
            <w:pPr>
              <w:rPr>
                <w:rFonts w:cs="Calibri"/>
                <w:color w:val="000000"/>
                <w:sz w:val="18"/>
                <w:szCs w:val="18"/>
              </w:rPr>
            </w:pPr>
          </w:p>
        </w:tc>
      </w:tr>
      <w:tr w:rsidR="00B91595" w:rsidRPr="00212559" w14:paraId="6D5DD3FD" w14:textId="1B53091C"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E259FE6" w14:textId="77777777" w:rsidR="00B91595" w:rsidRPr="00212559" w:rsidRDefault="00B91595" w:rsidP="00B91595">
            <w:pPr>
              <w:rPr>
                <w:rFonts w:cs="Calibri"/>
                <w:color w:val="000000"/>
                <w:sz w:val="18"/>
                <w:szCs w:val="18"/>
              </w:rPr>
            </w:pPr>
            <w:r w:rsidRPr="00212559">
              <w:rPr>
                <w:rFonts w:cs="Calibri"/>
                <w:color w:val="000000"/>
                <w:sz w:val="18"/>
                <w:szCs w:val="18"/>
              </w:rPr>
              <w:t>cpaisbg</w:t>
            </w:r>
          </w:p>
        </w:tc>
        <w:tc>
          <w:tcPr>
            <w:tcW w:w="5494" w:type="dxa"/>
            <w:tcBorders>
              <w:top w:val="nil"/>
              <w:left w:val="nil"/>
              <w:bottom w:val="single" w:sz="4" w:space="0" w:color="auto"/>
              <w:right w:val="single" w:sz="4" w:space="0" w:color="auto"/>
            </w:tcBorders>
            <w:shd w:val="clear" w:color="auto" w:fill="auto"/>
            <w:noWrap/>
            <w:hideMark/>
          </w:tcPr>
          <w:p w14:paraId="2473FF0B" w14:textId="77777777" w:rsidR="00B91595" w:rsidRPr="00212559" w:rsidRDefault="00B91595" w:rsidP="00B91595">
            <w:pPr>
              <w:rPr>
                <w:rFonts w:cs="Calibri"/>
                <w:color w:val="000000"/>
                <w:sz w:val="18"/>
                <w:szCs w:val="18"/>
              </w:rPr>
            </w:pPr>
            <w:r w:rsidRPr="00212559">
              <w:rPr>
                <w:rFonts w:cs="Calibri"/>
                <w:color w:val="000000"/>
                <w:sz w:val="18"/>
                <w:szCs w:val="18"/>
              </w:rPr>
              <w:t>Código do País:</w:t>
            </w:r>
          </w:p>
          <w:p w14:paraId="110BFD39" w14:textId="77777777" w:rsidR="00B91595" w:rsidRPr="00212559" w:rsidRDefault="00B91595" w:rsidP="00B91595">
            <w:pPr>
              <w:pStyle w:val="ListParagraph"/>
              <w:numPr>
                <w:ilvl w:val="0"/>
                <w:numId w:val="27"/>
              </w:numPr>
              <w:rPr>
                <w:rFonts w:cs="Calibri"/>
                <w:color w:val="000000"/>
                <w:sz w:val="18"/>
                <w:szCs w:val="18"/>
              </w:rPr>
            </w:pPr>
            <w:r w:rsidRPr="00212559">
              <w:rPr>
                <w:rFonts w:cs="Calibri"/>
                <w:color w:val="000000"/>
                <w:sz w:val="18"/>
                <w:szCs w:val="18"/>
              </w:rPr>
              <w:t xml:space="preserve">Este campo indica o país onde o imóvel está localizado. </w:t>
            </w:r>
          </w:p>
          <w:p w14:paraId="13FE3E57" w14:textId="77777777" w:rsidR="00B91595" w:rsidRPr="00212559" w:rsidRDefault="00B91595" w:rsidP="00B91595">
            <w:pPr>
              <w:pStyle w:val="ListParagraph"/>
              <w:numPr>
                <w:ilvl w:val="0"/>
                <w:numId w:val="27"/>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1BAA3FC9"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FD74FA4" w14:textId="77777777" w:rsidR="00B91595" w:rsidRDefault="00B91595" w:rsidP="00B91595">
            <w:pPr>
              <w:rPr>
                <w:rFonts w:cs="Calibri"/>
                <w:color w:val="000000"/>
                <w:sz w:val="18"/>
                <w:szCs w:val="18"/>
              </w:rPr>
            </w:pPr>
            <w:r>
              <w:rPr>
                <w:rFonts w:cs="Calibri"/>
                <w:color w:val="000000"/>
                <w:sz w:val="18"/>
                <w:szCs w:val="18"/>
              </w:rPr>
              <w:t>MUG</w:t>
            </w:r>
          </w:p>
          <w:p w14:paraId="4DAB4DBC" w14:textId="5216FA6D"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9CFB507"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5A637A3" w14:textId="19A2136B"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5B91258D" w14:textId="77777777" w:rsidR="00B91595" w:rsidRDefault="00B91595" w:rsidP="00B91595">
            <w:pPr>
              <w:rPr>
                <w:rFonts w:cs="Calibri"/>
                <w:color w:val="000000"/>
                <w:sz w:val="18"/>
                <w:szCs w:val="18"/>
              </w:rPr>
            </w:pPr>
          </w:p>
        </w:tc>
      </w:tr>
      <w:tr w:rsidR="00B91595" w:rsidRPr="00F07D1C" w14:paraId="310D27D4" w14:textId="17E1730F"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39A862C" w14:textId="77777777" w:rsidR="00B91595" w:rsidRPr="00212559" w:rsidRDefault="00B91595" w:rsidP="00B91595">
            <w:pPr>
              <w:rPr>
                <w:rFonts w:cs="Calibri"/>
                <w:color w:val="000000"/>
                <w:sz w:val="18"/>
                <w:szCs w:val="18"/>
              </w:rPr>
            </w:pPr>
            <w:r w:rsidRPr="00212559">
              <w:rPr>
                <w:rFonts w:cs="Calibri"/>
                <w:color w:val="000000"/>
                <w:sz w:val="18"/>
                <w:szCs w:val="18"/>
              </w:rPr>
              <w:t>ordhipot</w:t>
            </w:r>
          </w:p>
        </w:tc>
        <w:tc>
          <w:tcPr>
            <w:tcW w:w="5494" w:type="dxa"/>
            <w:tcBorders>
              <w:top w:val="nil"/>
              <w:left w:val="nil"/>
              <w:bottom w:val="single" w:sz="4" w:space="0" w:color="auto"/>
              <w:right w:val="single" w:sz="4" w:space="0" w:color="auto"/>
            </w:tcBorders>
            <w:shd w:val="clear" w:color="auto" w:fill="auto"/>
            <w:noWrap/>
            <w:hideMark/>
          </w:tcPr>
          <w:p w14:paraId="1A1A2A2B" w14:textId="77777777" w:rsidR="00B91595" w:rsidRPr="00212559" w:rsidRDefault="00B91595" w:rsidP="00B91595">
            <w:pPr>
              <w:rPr>
                <w:rFonts w:cs="Calibri"/>
                <w:color w:val="000000"/>
                <w:sz w:val="18"/>
                <w:szCs w:val="18"/>
              </w:rPr>
            </w:pPr>
            <w:r w:rsidRPr="00212559">
              <w:rPr>
                <w:rFonts w:cs="Calibri"/>
                <w:color w:val="000000"/>
                <w:sz w:val="18"/>
                <w:szCs w:val="18"/>
              </w:rPr>
              <w:t>Ordem de hipoteca:</w:t>
            </w:r>
          </w:p>
          <w:p w14:paraId="78D06179" w14:textId="77777777" w:rsidR="00B91595" w:rsidRPr="00212559" w:rsidRDefault="00B91595" w:rsidP="00B91595">
            <w:pPr>
              <w:pStyle w:val="ListParagraph"/>
              <w:numPr>
                <w:ilvl w:val="0"/>
                <w:numId w:val="27"/>
              </w:numPr>
              <w:rPr>
                <w:rFonts w:cs="Calibri"/>
                <w:color w:val="000000"/>
                <w:sz w:val="18"/>
                <w:szCs w:val="18"/>
              </w:rPr>
            </w:pPr>
            <w:r w:rsidRPr="00212559">
              <w:rPr>
                <w:rFonts w:cs="Calibri"/>
                <w:color w:val="000000"/>
                <w:sz w:val="18"/>
                <w:szCs w:val="18"/>
              </w:rPr>
              <w:t>Campo identificativo do número da ordem de hipoteca (primeira, segunda…).</w:t>
            </w:r>
          </w:p>
          <w:p w14:paraId="6D386573" w14:textId="77777777" w:rsidR="00B91595" w:rsidRPr="00212559" w:rsidRDefault="00B91595" w:rsidP="00B91595">
            <w:pPr>
              <w:pStyle w:val="ListParagraph"/>
              <w:numPr>
                <w:ilvl w:val="0"/>
                <w:numId w:val="27"/>
              </w:numPr>
              <w:rPr>
                <w:rFonts w:cs="Calibri"/>
                <w:color w:val="000000"/>
                <w:sz w:val="18"/>
                <w:szCs w:val="18"/>
              </w:rPr>
            </w:pPr>
            <w:r w:rsidRPr="00212559">
              <w:rPr>
                <w:rFonts w:cs="Calibri"/>
                <w:color w:val="000000"/>
                <w:sz w:val="18"/>
                <w:szCs w:val="18"/>
              </w:rPr>
              <w:lastRenderedPageBreak/>
              <w:t>A informação relativa à ordem de hipoteca é limitada, pelo que é assumido que todas as garantias imóveis são primeiras hipotecas e, por esse motivo, encontram-se preenchidas com ‘1.000000’. Para as restantes tipologias de garantias, o campo é aprovisionado com o valor ‘0.000000’.</w:t>
            </w:r>
          </w:p>
        </w:tc>
        <w:tc>
          <w:tcPr>
            <w:tcW w:w="992" w:type="dxa"/>
            <w:tcBorders>
              <w:top w:val="nil"/>
              <w:left w:val="nil"/>
              <w:bottom w:val="single" w:sz="4" w:space="0" w:color="auto"/>
              <w:right w:val="single" w:sz="4" w:space="0" w:color="auto"/>
            </w:tcBorders>
            <w:shd w:val="clear" w:color="auto" w:fill="auto"/>
            <w:noWrap/>
            <w:hideMark/>
          </w:tcPr>
          <w:p w14:paraId="2798EEC8"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Decimal</w:t>
            </w:r>
          </w:p>
        </w:tc>
        <w:tc>
          <w:tcPr>
            <w:tcW w:w="1843" w:type="dxa"/>
            <w:tcBorders>
              <w:top w:val="nil"/>
              <w:left w:val="nil"/>
              <w:bottom w:val="single" w:sz="4" w:space="0" w:color="auto"/>
              <w:right w:val="single" w:sz="4" w:space="0" w:color="auto"/>
            </w:tcBorders>
          </w:tcPr>
          <w:p w14:paraId="4DEDD3F2" w14:textId="77777777" w:rsidR="00B91595" w:rsidRDefault="00B91595" w:rsidP="00B91595">
            <w:pPr>
              <w:rPr>
                <w:rFonts w:cs="Calibri"/>
                <w:color w:val="000000"/>
                <w:sz w:val="18"/>
                <w:szCs w:val="18"/>
              </w:rPr>
            </w:pPr>
            <w:r>
              <w:rPr>
                <w:rFonts w:cs="Calibri"/>
                <w:color w:val="000000"/>
                <w:sz w:val="18"/>
                <w:szCs w:val="18"/>
              </w:rPr>
              <w:t>MUG</w:t>
            </w:r>
          </w:p>
          <w:p w14:paraId="1FD008D6" w14:textId="37E8BBC3"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604D83A"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708B4B1B" w14:textId="4793A3EF"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0A930727" w14:textId="77777777" w:rsidR="0024639D" w:rsidRPr="00631B84" w:rsidRDefault="0024639D" w:rsidP="0024639D">
            <w:pPr>
              <w:rPr>
                <w:rFonts w:cs="Calibri"/>
                <w:color w:val="000000"/>
                <w:sz w:val="18"/>
                <w:szCs w:val="18"/>
                <w:lang w:val="en-US"/>
              </w:rPr>
            </w:pPr>
            <w:r w:rsidRPr="00631B84">
              <w:rPr>
                <w:rFonts w:cs="Calibri"/>
                <w:color w:val="000000"/>
                <w:sz w:val="18"/>
                <w:szCs w:val="18"/>
                <w:lang w:val="en-US"/>
              </w:rPr>
              <w:t>WHEN gt018.tipologia = 'IMO' THEN 1</w:t>
            </w:r>
          </w:p>
          <w:p w14:paraId="3F07B521" w14:textId="458626C1" w:rsidR="00B91595" w:rsidRPr="00631B84" w:rsidRDefault="0024639D" w:rsidP="0024639D">
            <w:pPr>
              <w:rPr>
                <w:rFonts w:cs="Calibri"/>
                <w:color w:val="000000"/>
                <w:sz w:val="18"/>
                <w:szCs w:val="18"/>
                <w:lang w:val="en-US"/>
              </w:rPr>
            </w:pPr>
            <w:r w:rsidRPr="00631B84">
              <w:rPr>
                <w:rFonts w:cs="Calibri"/>
                <w:color w:val="000000"/>
                <w:sz w:val="18"/>
                <w:szCs w:val="18"/>
                <w:lang w:val="en-US"/>
              </w:rPr>
              <w:t>ELSE 0</w:t>
            </w:r>
          </w:p>
        </w:tc>
      </w:tr>
      <w:tr w:rsidR="00B91595" w:rsidRPr="00212559" w14:paraId="7FAA0973" w14:textId="21D7F841"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0BDBA31" w14:textId="77777777" w:rsidR="00B91595" w:rsidRPr="00212559" w:rsidRDefault="00B91595" w:rsidP="00B91595">
            <w:pPr>
              <w:rPr>
                <w:rFonts w:cs="Calibri"/>
                <w:color w:val="000000"/>
                <w:sz w:val="18"/>
                <w:szCs w:val="18"/>
              </w:rPr>
            </w:pPr>
            <w:r w:rsidRPr="00212559">
              <w:rPr>
                <w:rFonts w:cs="Calibri"/>
                <w:color w:val="000000"/>
                <w:sz w:val="18"/>
                <w:szCs w:val="18"/>
              </w:rPr>
              <w:t>cmoeorigbg</w:t>
            </w:r>
          </w:p>
        </w:tc>
        <w:tc>
          <w:tcPr>
            <w:tcW w:w="5494" w:type="dxa"/>
            <w:tcBorders>
              <w:top w:val="nil"/>
              <w:left w:val="nil"/>
              <w:bottom w:val="single" w:sz="4" w:space="0" w:color="auto"/>
              <w:right w:val="single" w:sz="4" w:space="0" w:color="auto"/>
            </w:tcBorders>
            <w:shd w:val="clear" w:color="auto" w:fill="auto"/>
            <w:noWrap/>
            <w:hideMark/>
          </w:tcPr>
          <w:p w14:paraId="699CE342" w14:textId="77777777" w:rsidR="00B91595" w:rsidRPr="00212559" w:rsidRDefault="00B91595" w:rsidP="00B91595">
            <w:pPr>
              <w:rPr>
                <w:rFonts w:cs="Calibri"/>
                <w:color w:val="000000"/>
                <w:sz w:val="18"/>
                <w:szCs w:val="18"/>
              </w:rPr>
            </w:pPr>
            <w:r w:rsidRPr="00212559">
              <w:rPr>
                <w:rFonts w:cs="Calibri"/>
                <w:color w:val="000000"/>
                <w:sz w:val="18"/>
                <w:szCs w:val="18"/>
              </w:rPr>
              <w:t>Moeda original:</w:t>
            </w:r>
          </w:p>
          <w:p w14:paraId="42C745AD" w14:textId="77777777" w:rsidR="00B91595" w:rsidRPr="00212559" w:rsidRDefault="00B91595" w:rsidP="00B91595">
            <w:pPr>
              <w:pStyle w:val="ListParagraph"/>
              <w:numPr>
                <w:ilvl w:val="0"/>
                <w:numId w:val="11"/>
              </w:numPr>
              <w:rPr>
                <w:rFonts w:cs="Calibri"/>
                <w:color w:val="000000"/>
                <w:sz w:val="18"/>
                <w:szCs w:val="18"/>
              </w:rPr>
            </w:pPr>
            <w:r w:rsidRPr="00212559">
              <w:rPr>
                <w:rFonts w:cs="Calibri"/>
                <w:color w:val="000000"/>
                <w:sz w:val="18"/>
                <w:szCs w:val="18"/>
              </w:rPr>
              <w:t>Corresponde ao código da moeda original de denominação do contrato.</w:t>
            </w:r>
          </w:p>
          <w:p w14:paraId="71C8CA7F" w14:textId="77777777" w:rsidR="00B91595" w:rsidRPr="00212559" w:rsidRDefault="00B91595" w:rsidP="00B91595">
            <w:pPr>
              <w:pStyle w:val="ListParagraph"/>
              <w:numPr>
                <w:ilvl w:val="0"/>
                <w:numId w:val="11"/>
              </w:numPr>
              <w:rPr>
                <w:rFonts w:cs="Calibri"/>
                <w:color w:val="000000"/>
                <w:sz w:val="18"/>
                <w:szCs w:val="18"/>
              </w:rPr>
            </w:pPr>
            <w:r w:rsidRPr="00212559">
              <w:rPr>
                <w:rFonts w:cs="Calibri"/>
                <w:color w:val="000000"/>
                <w:sz w:val="18"/>
                <w:szCs w:val="18"/>
              </w:rPr>
              <w:t>Neste caso, todos os contratos da tabela estão preenchidos com o código ‘EUR’, correspondente à moeda euro.</w:t>
            </w:r>
          </w:p>
        </w:tc>
        <w:tc>
          <w:tcPr>
            <w:tcW w:w="992" w:type="dxa"/>
            <w:tcBorders>
              <w:top w:val="nil"/>
              <w:left w:val="nil"/>
              <w:bottom w:val="single" w:sz="4" w:space="0" w:color="auto"/>
              <w:right w:val="single" w:sz="4" w:space="0" w:color="auto"/>
            </w:tcBorders>
            <w:shd w:val="clear" w:color="auto" w:fill="auto"/>
            <w:noWrap/>
            <w:hideMark/>
          </w:tcPr>
          <w:p w14:paraId="3F0D635F"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A3CA2C2" w14:textId="77777777" w:rsidR="00B91595" w:rsidRDefault="00B91595" w:rsidP="00B91595">
            <w:pPr>
              <w:rPr>
                <w:rFonts w:cs="Calibri"/>
                <w:color w:val="000000"/>
                <w:sz w:val="18"/>
                <w:szCs w:val="18"/>
              </w:rPr>
            </w:pPr>
            <w:r>
              <w:rPr>
                <w:rFonts w:cs="Calibri"/>
                <w:color w:val="000000"/>
                <w:sz w:val="18"/>
                <w:szCs w:val="18"/>
              </w:rPr>
              <w:t>MUG</w:t>
            </w:r>
          </w:p>
          <w:p w14:paraId="61646841" w14:textId="533C9F21"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83206FF"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B2AA6BA" w14:textId="1C20FA60"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755B9C91" w14:textId="77777777" w:rsidR="00B91595" w:rsidRDefault="00B91595" w:rsidP="00B91595">
            <w:pPr>
              <w:rPr>
                <w:rFonts w:cs="Calibri"/>
                <w:color w:val="000000"/>
                <w:sz w:val="18"/>
                <w:szCs w:val="18"/>
              </w:rPr>
            </w:pPr>
          </w:p>
        </w:tc>
      </w:tr>
      <w:tr w:rsidR="00B91595" w:rsidRPr="00212559" w14:paraId="5FA0F085" w14:textId="0F8D1583"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9398E18" w14:textId="77777777" w:rsidR="00B91595" w:rsidRPr="00212559" w:rsidRDefault="00B91595" w:rsidP="00B91595">
            <w:pPr>
              <w:rPr>
                <w:rFonts w:cs="Calibri"/>
                <w:color w:val="000000"/>
                <w:sz w:val="18"/>
                <w:szCs w:val="18"/>
              </w:rPr>
            </w:pPr>
            <w:r w:rsidRPr="00212559">
              <w:rPr>
                <w:rFonts w:cs="Calibri"/>
                <w:color w:val="000000"/>
                <w:sz w:val="18"/>
                <w:szCs w:val="18"/>
              </w:rPr>
              <w:t>dtvencim</w:t>
            </w:r>
          </w:p>
        </w:tc>
        <w:tc>
          <w:tcPr>
            <w:tcW w:w="5494" w:type="dxa"/>
            <w:tcBorders>
              <w:top w:val="nil"/>
              <w:left w:val="nil"/>
              <w:bottom w:val="single" w:sz="4" w:space="0" w:color="auto"/>
              <w:right w:val="single" w:sz="4" w:space="0" w:color="auto"/>
            </w:tcBorders>
            <w:shd w:val="clear" w:color="auto" w:fill="auto"/>
            <w:noWrap/>
            <w:hideMark/>
          </w:tcPr>
          <w:p w14:paraId="700CF85F" w14:textId="77777777" w:rsidR="00B91595" w:rsidRDefault="00B91595" w:rsidP="00B91595">
            <w:pPr>
              <w:rPr>
                <w:rFonts w:cs="Calibri"/>
                <w:color w:val="000000"/>
                <w:sz w:val="18"/>
                <w:szCs w:val="18"/>
              </w:rPr>
            </w:pPr>
            <w:r w:rsidRPr="00212559">
              <w:rPr>
                <w:rFonts w:cs="Calibri"/>
                <w:color w:val="000000"/>
                <w:sz w:val="18"/>
                <w:szCs w:val="18"/>
              </w:rPr>
              <w:t>Data de vencime</w:t>
            </w:r>
            <w:r>
              <w:rPr>
                <w:rFonts w:cs="Calibri"/>
                <w:color w:val="000000"/>
                <w:sz w:val="18"/>
                <w:szCs w:val="18"/>
              </w:rPr>
              <w:t>nto da relação responsabilidade – processo/caução</w:t>
            </w:r>
            <w:r w:rsidRPr="00212559">
              <w:rPr>
                <w:rFonts w:cs="Calibri"/>
                <w:color w:val="000000"/>
                <w:sz w:val="18"/>
                <w:szCs w:val="18"/>
              </w:rPr>
              <w:t xml:space="preserve"> (prevista):</w:t>
            </w:r>
          </w:p>
          <w:p w14:paraId="3CA1438E" w14:textId="77777777" w:rsidR="00B91595" w:rsidRDefault="00B91595" w:rsidP="00B91595">
            <w:pPr>
              <w:pStyle w:val="ListParagraph"/>
              <w:numPr>
                <w:ilvl w:val="0"/>
                <w:numId w:val="11"/>
              </w:numPr>
              <w:rPr>
                <w:rFonts w:cs="Calibri"/>
                <w:color w:val="000000"/>
                <w:sz w:val="18"/>
                <w:szCs w:val="18"/>
              </w:rPr>
            </w:pPr>
            <w:r>
              <w:rPr>
                <w:rFonts w:cs="Calibri"/>
                <w:color w:val="000000"/>
                <w:sz w:val="18"/>
                <w:szCs w:val="18"/>
              </w:rPr>
              <w:t xml:space="preserve">Este campo </w:t>
            </w:r>
            <w:r w:rsidRPr="00212559">
              <w:rPr>
                <w:rFonts w:cs="Calibri"/>
                <w:color w:val="000000"/>
                <w:sz w:val="18"/>
                <w:szCs w:val="18"/>
              </w:rPr>
              <w:t xml:space="preserve">corresponde à data prevista do vencimento da relação entre a responsabilidade e o </w:t>
            </w:r>
            <w:r>
              <w:rPr>
                <w:rFonts w:cs="Calibri"/>
                <w:color w:val="000000"/>
                <w:sz w:val="18"/>
                <w:szCs w:val="18"/>
              </w:rPr>
              <w:t>processo/caução</w:t>
            </w:r>
            <w:r w:rsidRPr="00212559">
              <w:rPr>
                <w:rFonts w:cs="Calibri"/>
                <w:color w:val="000000"/>
                <w:sz w:val="18"/>
                <w:szCs w:val="18"/>
              </w:rPr>
              <w:t>.</w:t>
            </w:r>
          </w:p>
          <w:p w14:paraId="11A97FEC" w14:textId="77777777" w:rsidR="00B91595" w:rsidRPr="00E13974" w:rsidRDefault="00B91595" w:rsidP="00B91595">
            <w:pPr>
              <w:pStyle w:val="ListParagraph"/>
              <w:numPr>
                <w:ilvl w:val="0"/>
                <w:numId w:val="11"/>
              </w:numPr>
              <w:rPr>
                <w:rFonts w:cs="Calibri"/>
                <w:color w:val="000000"/>
                <w:sz w:val="18"/>
                <w:szCs w:val="18"/>
              </w:rPr>
            </w:pPr>
            <w:r>
              <w:rPr>
                <w:rFonts w:cs="Calibri"/>
                <w:color w:val="000000"/>
                <w:sz w:val="18"/>
                <w:szCs w:val="18"/>
              </w:rPr>
              <w:t xml:space="preserve">Quando a aplicação fonte é GP, o campo é aprovisionado diretamente do campo ‘dfim_rel_prev’ da tabela </w:t>
            </w:r>
            <w:r w:rsidRPr="00987B5A">
              <w:rPr>
                <w:rFonts w:cs="Calibri"/>
                <w:i/>
                <w:color w:val="000000"/>
                <w:sz w:val="18"/>
                <w:szCs w:val="18"/>
              </w:rPr>
              <w:t>cd_garantias.gt001_trz_rsp_gt</w:t>
            </w:r>
            <w:r>
              <w:rPr>
                <w:rFonts w:cs="Calibri"/>
                <w:color w:val="000000"/>
                <w:sz w:val="18"/>
                <w:szCs w:val="18"/>
              </w:rPr>
              <w:t xml:space="preserve"> do MUG, caso contrário, é utlizado o campo ‘dvencim’ da tabela </w:t>
            </w:r>
            <w:r w:rsidRPr="00987B5A">
              <w:rPr>
                <w:rFonts w:cs="Calibri"/>
                <w:i/>
                <w:color w:val="000000"/>
                <w:sz w:val="18"/>
                <w:szCs w:val="18"/>
              </w:rPr>
              <w:t>cd_garantias.gt002_grnt_proc</w:t>
            </w:r>
            <w:r>
              <w:rPr>
                <w:rFonts w:cs="Calibri"/>
                <w:color w:val="000000"/>
                <w:sz w:val="18"/>
                <w:szCs w:val="18"/>
              </w:rPr>
              <w:t xml:space="preserve"> do MUG.</w:t>
            </w:r>
          </w:p>
        </w:tc>
        <w:tc>
          <w:tcPr>
            <w:tcW w:w="992" w:type="dxa"/>
            <w:tcBorders>
              <w:top w:val="nil"/>
              <w:left w:val="nil"/>
              <w:bottom w:val="single" w:sz="4" w:space="0" w:color="auto"/>
              <w:right w:val="single" w:sz="4" w:space="0" w:color="auto"/>
            </w:tcBorders>
            <w:shd w:val="clear" w:color="auto" w:fill="auto"/>
            <w:noWrap/>
            <w:hideMark/>
          </w:tcPr>
          <w:p w14:paraId="2E9D3257"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7C1E4008" w14:textId="77777777" w:rsidR="00B91595" w:rsidRDefault="00B91595" w:rsidP="00B91595">
            <w:pPr>
              <w:rPr>
                <w:rFonts w:cs="Calibri"/>
                <w:color w:val="000000"/>
                <w:sz w:val="18"/>
                <w:szCs w:val="18"/>
              </w:rPr>
            </w:pPr>
            <w:r>
              <w:rPr>
                <w:rFonts w:cs="Calibri"/>
                <w:color w:val="000000"/>
                <w:sz w:val="18"/>
                <w:szCs w:val="18"/>
              </w:rPr>
              <w:t>MUG</w:t>
            </w:r>
          </w:p>
          <w:p w14:paraId="331327EE" w14:textId="2F8B6F5D"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B8C3D7D" w14:textId="77777777" w:rsidR="00B91595" w:rsidRDefault="00C0082F" w:rsidP="00B91595">
            <w:pPr>
              <w:rPr>
                <w:rFonts w:cs="Calibri"/>
                <w:i/>
                <w:color w:val="000000"/>
                <w:sz w:val="18"/>
                <w:szCs w:val="18"/>
              </w:rPr>
            </w:pPr>
            <w:r w:rsidRPr="00C0082F">
              <w:rPr>
                <w:rFonts w:cs="Calibri"/>
                <w:i/>
                <w:color w:val="000000"/>
                <w:sz w:val="18"/>
                <w:szCs w:val="18"/>
              </w:rPr>
              <w:t>cd_garantias.gt003_trz_gt_fin</w:t>
            </w:r>
          </w:p>
          <w:p w14:paraId="5E51DEFE" w14:textId="1497A6E4" w:rsidR="00C0082F" w:rsidRDefault="00C0082F" w:rsidP="00C0082F">
            <w:pPr>
              <w:rPr>
                <w:rFonts w:cs="Calibri"/>
                <w:i/>
                <w:color w:val="000000"/>
                <w:sz w:val="18"/>
                <w:szCs w:val="18"/>
              </w:rPr>
            </w:pPr>
            <w:r w:rsidRPr="00C0082F">
              <w:rPr>
                <w:rFonts w:cs="Calibri"/>
                <w:i/>
                <w:color w:val="000000"/>
                <w:sz w:val="18"/>
                <w:szCs w:val="18"/>
              </w:rPr>
              <w:t>cd_garantias.gt00</w:t>
            </w:r>
            <w:r>
              <w:rPr>
                <w:rFonts w:cs="Calibri"/>
                <w:i/>
                <w:color w:val="000000"/>
                <w:sz w:val="18"/>
                <w:szCs w:val="18"/>
              </w:rPr>
              <w:t>8</w:t>
            </w:r>
            <w:r w:rsidRPr="00C0082F">
              <w:rPr>
                <w:rFonts w:cs="Calibri"/>
                <w:i/>
                <w:color w:val="000000"/>
                <w:sz w:val="18"/>
                <w:szCs w:val="18"/>
              </w:rPr>
              <w:t>_trz_gt_</w:t>
            </w:r>
            <w:r>
              <w:rPr>
                <w:rFonts w:cs="Calibri"/>
                <w:i/>
                <w:color w:val="000000"/>
                <w:sz w:val="18"/>
                <w:szCs w:val="18"/>
              </w:rPr>
              <w:t>imv</w:t>
            </w:r>
          </w:p>
          <w:p w14:paraId="54CD0BD6" w14:textId="54C66E8F" w:rsidR="00C0082F" w:rsidRPr="00C0082F" w:rsidRDefault="00C0082F" w:rsidP="00B91595">
            <w:pPr>
              <w:rPr>
                <w:rFonts w:cs="Calibri"/>
                <w:i/>
                <w:color w:val="000000"/>
                <w:sz w:val="18"/>
                <w:szCs w:val="18"/>
              </w:rPr>
            </w:pPr>
          </w:p>
        </w:tc>
        <w:tc>
          <w:tcPr>
            <w:tcW w:w="1134" w:type="dxa"/>
            <w:tcBorders>
              <w:top w:val="nil"/>
              <w:left w:val="single" w:sz="4" w:space="0" w:color="auto"/>
              <w:bottom w:val="single" w:sz="4" w:space="0" w:color="auto"/>
              <w:right w:val="single" w:sz="4" w:space="0" w:color="auto"/>
            </w:tcBorders>
          </w:tcPr>
          <w:p w14:paraId="6AAE390E" w14:textId="69DB7243" w:rsidR="00B91595" w:rsidRDefault="00C0082F" w:rsidP="00B91595">
            <w:pPr>
              <w:rPr>
                <w:rFonts w:cs="Calibri"/>
                <w:color w:val="000000"/>
                <w:sz w:val="18"/>
                <w:szCs w:val="18"/>
              </w:rPr>
            </w:pPr>
            <w:r w:rsidRPr="00C0082F">
              <w:rPr>
                <w:rFonts w:cs="Calibri"/>
                <w:color w:val="000000"/>
                <w:sz w:val="18"/>
                <w:szCs w:val="18"/>
              </w:rPr>
              <w:t>dfim_rel_prev</w:t>
            </w:r>
          </w:p>
        </w:tc>
        <w:tc>
          <w:tcPr>
            <w:tcW w:w="2126" w:type="dxa"/>
            <w:tcBorders>
              <w:top w:val="nil"/>
              <w:left w:val="nil"/>
              <w:bottom w:val="single" w:sz="4" w:space="0" w:color="auto"/>
              <w:right w:val="single" w:sz="4" w:space="0" w:color="auto"/>
            </w:tcBorders>
          </w:tcPr>
          <w:p w14:paraId="1592A363"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COALESCE(gt003.dfim_rel_prev, gt008.dfim_rel_prev)</w:t>
            </w:r>
          </w:p>
          <w:p w14:paraId="3592D69F" w14:textId="77777777" w:rsidR="0024639D" w:rsidRPr="0024639D" w:rsidRDefault="0024639D" w:rsidP="0024639D">
            <w:pPr>
              <w:rPr>
                <w:rFonts w:cs="Calibri"/>
                <w:color w:val="000000"/>
                <w:sz w:val="18"/>
                <w:szCs w:val="18"/>
                <w:lang w:val="en-US"/>
              </w:rPr>
            </w:pPr>
          </w:p>
          <w:p w14:paraId="5D405A71"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CASE</w:t>
            </w:r>
          </w:p>
          <w:p w14:paraId="08DA823D"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dvencim &gt;= '2500-12-31' THEN '9999-12-31'</w:t>
            </w:r>
          </w:p>
          <w:p w14:paraId="41C301D4"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dvencim &lt;= '1900-01-01' THEN '0001-01-01'</w:t>
            </w:r>
          </w:p>
          <w:p w14:paraId="7129E72C" w14:textId="77777777" w:rsidR="0024639D" w:rsidRPr="0024639D" w:rsidRDefault="0024639D" w:rsidP="0024639D">
            <w:pPr>
              <w:rPr>
                <w:rFonts w:cs="Calibri"/>
                <w:color w:val="000000"/>
                <w:sz w:val="18"/>
                <w:szCs w:val="18"/>
              </w:rPr>
            </w:pPr>
            <w:r w:rsidRPr="0024639D">
              <w:rPr>
                <w:rFonts w:cs="Calibri"/>
                <w:color w:val="000000"/>
                <w:sz w:val="18"/>
                <w:szCs w:val="18"/>
                <w:lang w:val="en-US"/>
              </w:rPr>
              <w:t xml:space="preserve">    </w:t>
            </w:r>
            <w:r w:rsidRPr="0024639D">
              <w:rPr>
                <w:rFonts w:cs="Calibri"/>
                <w:color w:val="000000"/>
                <w:sz w:val="18"/>
                <w:szCs w:val="18"/>
              </w:rPr>
              <w:t>ELSE dvencim</w:t>
            </w:r>
          </w:p>
          <w:p w14:paraId="327F0B32" w14:textId="6F9675EC" w:rsidR="00B91595" w:rsidRDefault="0024639D" w:rsidP="0024639D">
            <w:pPr>
              <w:rPr>
                <w:rFonts w:cs="Calibri"/>
                <w:color w:val="000000"/>
                <w:sz w:val="18"/>
                <w:szCs w:val="18"/>
              </w:rPr>
            </w:pPr>
            <w:r w:rsidRPr="0024639D">
              <w:rPr>
                <w:rFonts w:cs="Calibri"/>
                <w:color w:val="000000"/>
                <w:sz w:val="18"/>
                <w:szCs w:val="18"/>
              </w:rPr>
              <w:t>END</w:t>
            </w:r>
          </w:p>
        </w:tc>
      </w:tr>
      <w:tr w:rsidR="00B91595" w:rsidRPr="00212559" w14:paraId="1C6D1CA2" w14:textId="40F8AB1D"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C381202" w14:textId="77777777" w:rsidR="00B91595" w:rsidRPr="00212559" w:rsidRDefault="00B91595" w:rsidP="00B91595">
            <w:pPr>
              <w:rPr>
                <w:rFonts w:cs="Calibri"/>
                <w:color w:val="000000"/>
                <w:sz w:val="18"/>
                <w:szCs w:val="18"/>
              </w:rPr>
            </w:pPr>
            <w:r w:rsidRPr="00212559">
              <w:rPr>
                <w:rFonts w:cs="Calibri"/>
                <w:color w:val="000000"/>
                <w:sz w:val="18"/>
                <w:szCs w:val="18"/>
              </w:rPr>
              <w:t>zregisto</w:t>
            </w:r>
          </w:p>
        </w:tc>
        <w:tc>
          <w:tcPr>
            <w:tcW w:w="5494" w:type="dxa"/>
            <w:tcBorders>
              <w:top w:val="nil"/>
              <w:left w:val="nil"/>
              <w:bottom w:val="single" w:sz="4" w:space="0" w:color="auto"/>
              <w:right w:val="single" w:sz="4" w:space="0" w:color="auto"/>
            </w:tcBorders>
            <w:shd w:val="clear" w:color="auto" w:fill="auto"/>
            <w:noWrap/>
            <w:hideMark/>
          </w:tcPr>
          <w:p w14:paraId="4E179B96" w14:textId="77777777" w:rsidR="00B91595" w:rsidRPr="00212559" w:rsidRDefault="00B91595" w:rsidP="00B91595">
            <w:pPr>
              <w:rPr>
                <w:rFonts w:cs="Calibri"/>
                <w:color w:val="000000"/>
                <w:sz w:val="18"/>
                <w:szCs w:val="18"/>
              </w:rPr>
            </w:pPr>
            <w:r w:rsidRPr="00212559">
              <w:rPr>
                <w:rFonts w:cs="Calibri"/>
                <w:color w:val="000000"/>
                <w:sz w:val="18"/>
                <w:szCs w:val="18"/>
              </w:rPr>
              <w:t>Número registo:</w:t>
            </w:r>
          </w:p>
          <w:p w14:paraId="7AB8A08E" w14:textId="77777777" w:rsidR="00B91595" w:rsidRPr="00212559" w:rsidRDefault="00B91595" w:rsidP="00B91595">
            <w:pPr>
              <w:pStyle w:val="ListParagraph"/>
              <w:numPr>
                <w:ilvl w:val="0"/>
                <w:numId w:val="11"/>
              </w:numPr>
              <w:rPr>
                <w:rFonts w:cs="Calibri"/>
                <w:color w:val="000000"/>
                <w:sz w:val="18"/>
                <w:szCs w:val="18"/>
              </w:rPr>
            </w:pPr>
            <w:r w:rsidRPr="00212559">
              <w:rPr>
                <w:rFonts w:cs="Calibri"/>
                <w:color w:val="000000"/>
                <w:sz w:val="18"/>
                <w:szCs w:val="18"/>
              </w:rPr>
              <w:t xml:space="preserve">Campo de identificação do registo da garantia de uma hipoteca imobiliária ou Leasing. Em caso de não se aplicar este campo será aprovisionado com espaços. </w:t>
            </w:r>
          </w:p>
          <w:p w14:paraId="17F46A57" w14:textId="77777777" w:rsidR="00B91595" w:rsidRPr="00212559" w:rsidRDefault="00B91595" w:rsidP="00B91595">
            <w:pPr>
              <w:pStyle w:val="ListParagraph"/>
              <w:numPr>
                <w:ilvl w:val="0"/>
                <w:numId w:val="11"/>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16A03DBC"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3BEB2D41" w14:textId="77777777" w:rsidR="00B91595" w:rsidRDefault="00B91595" w:rsidP="00B91595">
            <w:pPr>
              <w:rPr>
                <w:rFonts w:cs="Calibri"/>
                <w:color w:val="000000"/>
                <w:sz w:val="18"/>
                <w:szCs w:val="18"/>
              </w:rPr>
            </w:pPr>
            <w:r>
              <w:rPr>
                <w:rFonts w:cs="Calibri"/>
                <w:color w:val="000000"/>
                <w:sz w:val="18"/>
                <w:szCs w:val="18"/>
              </w:rPr>
              <w:t>MUG</w:t>
            </w:r>
          </w:p>
          <w:p w14:paraId="63BA03A1" w14:textId="4833F240"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2941E8F"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651D05FE" w14:textId="4995CADB"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1EC947A3" w14:textId="77777777" w:rsidR="00B91595" w:rsidRDefault="00B91595" w:rsidP="00B91595">
            <w:pPr>
              <w:rPr>
                <w:rFonts w:cs="Calibri"/>
                <w:color w:val="000000"/>
                <w:sz w:val="18"/>
                <w:szCs w:val="18"/>
              </w:rPr>
            </w:pPr>
          </w:p>
        </w:tc>
      </w:tr>
      <w:tr w:rsidR="00B91595" w:rsidRPr="00212559" w14:paraId="6F2DBE84" w14:textId="1D0E181E"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0F02355" w14:textId="77777777" w:rsidR="00B91595" w:rsidRPr="00212559" w:rsidRDefault="00B91595" w:rsidP="00B91595">
            <w:pPr>
              <w:rPr>
                <w:rFonts w:cs="Calibri"/>
                <w:color w:val="000000"/>
                <w:sz w:val="18"/>
                <w:szCs w:val="18"/>
              </w:rPr>
            </w:pPr>
            <w:r w:rsidRPr="00212559">
              <w:rPr>
                <w:rFonts w:cs="Calibri"/>
                <w:color w:val="000000"/>
                <w:sz w:val="18"/>
                <w:szCs w:val="18"/>
              </w:rPr>
              <w:t>ctipiemibg</w:t>
            </w:r>
          </w:p>
        </w:tc>
        <w:tc>
          <w:tcPr>
            <w:tcW w:w="5494" w:type="dxa"/>
            <w:tcBorders>
              <w:top w:val="nil"/>
              <w:left w:val="nil"/>
              <w:bottom w:val="single" w:sz="4" w:space="0" w:color="auto"/>
              <w:right w:val="single" w:sz="4" w:space="0" w:color="auto"/>
            </w:tcBorders>
            <w:shd w:val="clear" w:color="auto" w:fill="auto"/>
            <w:noWrap/>
            <w:hideMark/>
          </w:tcPr>
          <w:p w14:paraId="37883B5D" w14:textId="77777777" w:rsidR="00B91595" w:rsidRPr="00212559" w:rsidRDefault="00B91595" w:rsidP="00B91595">
            <w:pPr>
              <w:rPr>
                <w:rFonts w:cs="Calibri"/>
                <w:color w:val="000000"/>
                <w:sz w:val="18"/>
                <w:szCs w:val="18"/>
              </w:rPr>
            </w:pPr>
            <w:r w:rsidRPr="00212559">
              <w:rPr>
                <w:rFonts w:cs="Calibri"/>
                <w:color w:val="000000"/>
                <w:sz w:val="18"/>
                <w:szCs w:val="18"/>
              </w:rPr>
              <w:t>Tipo de identificação de emissão:</w:t>
            </w:r>
          </w:p>
          <w:p w14:paraId="005A1D34" w14:textId="77777777" w:rsidR="00B91595" w:rsidRPr="00212559" w:rsidRDefault="00B91595" w:rsidP="00B91595">
            <w:pPr>
              <w:pStyle w:val="ListParagraph"/>
              <w:numPr>
                <w:ilvl w:val="0"/>
                <w:numId w:val="39"/>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1C1F1322"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3014E98" w14:textId="77777777" w:rsidR="00B91595" w:rsidRDefault="00B91595" w:rsidP="00B91595">
            <w:pPr>
              <w:rPr>
                <w:rFonts w:cs="Calibri"/>
                <w:color w:val="000000"/>
                <w:sz w:val="18"/>
                <w:szCs w:val="18"/>
              </w:rPr>
            </w:pPr>
            <w:r>
              <w:rPr>
                <w:rFonts w:cs="Calibri"/>
                <w:color w:val="000000"/>
                <w:sz w:val="18"/>
                <w:szCs w:val="18"/>
              </w:rPr>
              <w:t>MUG</w:t>
            </w:r>
          </w:p>
          <w:p w14:paraId="2350893F" w14:textId="6430D2DE"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A37F079"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76040B3" w14:textId="23DEED07"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40C0001B" w14:textId="77777777" w:rsidR="00B91595" w:rsidRDefault="00B91595" w:rsidP="00B91595">
            <w:pPr>
              <w:rPr>
                <w:rFonts w:cs="Calibri"/>
                <w:color w:val="000000"/>
                <w:sz w:val="18"/>
                <w:szCs w:val="18"/>
              </w:rPr>
            </w:pPr>
          </w:p>
        </w:tc>
      </w:tr>
      <w:tr w:rsidR="00B91595" w:rsidRPr="00212559" w14:paraId="5B52B3D1" w14:textId="729AAA46"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8F2BAE6" w14:textId="77777777" w:rsidR="00B91595" w:rsidRPr="00212559" w:rsidRDefault="00B91595" w:rsidP="00B91595">
            <w:pPr>
              <w:rPr>
                <w:rFonts w:cs="Calibri"/>
                <w:color w:val="000000"/>
                <w:sz w:val="18"/>
                <w:szCs w:val="18"/>
              </w:rPr>
            </w:pPr>
            <w:r w:rsidRPr="00212559">
              <w:rPr>
                <w:rFonts w:cs="Calibri"/>
                <w:color w:val="000000"/>
                <w:sz w:val="18"/>
                <w:szCs w:val="18"/>
              </w:rPr>
              <w:t>codemis</w:t>
            </w:r>
          </w:p>
        </w:tc>
        <w:tc>
          <w:tcPr>
            <w:tcW w:w="5494" w:type="dxa"/>
            <w:tcBorders>
              <w:top w:val="nil"/>
              <w:left w:val="nil"/>
              <w:bottom w:val="single" w:sz="4" w:space="0" w:color="auto"/>
              <w:right w:val="single" w:sz="4" w:space="0" w:color="auto"/>
            </w:tcBorders>
            <w:shd w:val="clear" w:color="auto" w:fill="auto"/>
            <w:noWrap/>
            <w:hideMark/>
          </w:tcPr>
          <w:p w14:paraId="22F8E797" w14:textId="77777777" w:rsidR="00B91595" w:rsidRPr="00212559" w:rsidRDefault="00B91595" w:rsidP="00B91595">
            <w:pPr>
              <w:rPr>
                <w:rFonts w:cs="Calibri"/>
                <w:color w:val="000000"/>
                <w:sz w:val="18"/>
                <w:szCs w:val="18"/>
              </w:rPr>
            </w:pPr>
            <w:r w:rsidRPr="00212559">
              <w:rPr>
                <w:rFonts w:cs="Calibri"/>
                <w:color w:val="000000"/>
                <w:sz w:val="18"/>
                <w:szCs w:val="18"/>
              </w:rPr>
              <w:t>Código de Emissão:</w:t>
            </w:r>
          </w:p>
          <w:p w14:paraId="41D9641F" w14:textId="77777777" w:rsidR="00B91595" w:rsidRPr="00212559" w:rsidRDefault="00B91595" w:rsidP="00B91595">
            <w:pPr>
              <w:pStyle w:val="ListParagraph"/>
              <w:numPr>
                <w:ilvl w:val="0"/>
                <w:numId w:val="22"/>
              </w:numPr>
              <w:rPr>
                <w:rFonts w:cs="Calibri"/>
                <w:sz w:val="18"/>
                <w:szCs w:val="18"/>
              </w:rPr>
            </w:pPr>
            <w:r w:rsidRPr="00212559">
              <w:rPr>
                <w:rFonts w:cs="Calibri"/>
                <w:color w:val="000000"/>
                <w:sz w:val="18"/>
                <w:szCs w:val="18"/>
              </w:rPr>
              <w:t xml:space="preserve">Código de identificação associado ao contrato que constitui a garantia (Dívida pública, Ações, RF privado, Futuros, outros </w:t>
            </w:r>
            <w:r w:rsidRPr="00212559">
              <w:rPr>
                <w:rFonts w:cs="Calibri"/>
                <w:color w:val="000000"/>
                <w:sz w:val="18"/>
                <w:szCs w:val="18"/>
              </w:rPr>
              <w:lastRenderedPageBreak/>
              <w:t xml:space="preserve">ativos financeiros). Se este campo não for aplicável, </w:t>
            </w:r>
            <w:r w:rsidRPr="00212559">
              <w:rPr>
                <w:rFonts w:cs="Calibri"/>
                <w:sz w:val="18"/>
                <w:szCs w:val="18"/>
              </w:rPr>
              <w:t xml:space="preserve">deve ser reportado com espaços. </w:t>
            </w:r>
          </w:p>
          <w:p w14:paraId="4BE2D20D"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sz w:val="18"/>
                <w:szCs w:val="18"/>
              </w:rPr>
              <w:t>Nesta tabela o campo é reportado com o código ISIN para todos os títulos, estando sem preenchimento para os restantes registos.</w:t>
            </w:r>
          </w:p>
        </w:tc>
        <w:tc>
          <w:tcPr>
            <w:tcW w:w="992" w:type="dxa"/>
            <w:tcBorders>
              <w:top w:val="nil"/>
              <w:left w:val="nil"/>
              <w:bottom w:val="single" w:sz="4" w:space="0" w:color="auto"/>
              <w:right w:val="single" w:sz="4" w:space="0" w:color="auto"/>
            </w:tcBorders>
            <w:shd w:val="clear" w:color="auto" w:fill="auto"/>
            <w:noWrap/>
            <w:hideMark/>
          </w:tcPr>
          <w:p w14:paraId="57A11FED"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41E3D548" w14:textId="77777777" w:rsidR="00B91595" w:rsidRDefault="00B91595" w:rsidP="00B91595">
            <w:pPr>
              <w:rPr>
                <w:rFonts w:cs="Calibri"/>
                <w:color w:val="000000"/>
                <w:sz w:val="18"/>
                <w:szCs w:val="18"/>
              </w:rPr>
            </w:pPr>
            <w:r>
              <w:rPr>
                <w:rFonts w:cs="Calibri"/>
                <w:color w:val="000000"/>
                <w:sz w:val="18"/>
                <w:szCs w:val="18"/>
              </w:rPr>
              <w:t>MUG</w:t>
            </w:r>
          </w:p>
          <w:p w14:paraId="2FF4265D" w14:textId="5C79F93B"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604D146"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F942DC3" w14:textId="3E3D702A"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2C4030DE"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CASE</w:t>
            </w:r>
          </w:p>
          <w:p w14:paraId="359F6CC5"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gt018.caplic = "TT" THEN </w:t>
            </w:r>
          </w:p>
          <w:p w14:paraId="401C9D47"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lastRenderedPageBreak/>
              <w:t xml:space="preserve">    CASE</w:t>
            </w:r>
          </w:p>
          <w:p w14:paraId="24CA9339"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trim(ttt35.ctitisin) &lt;&gt; "" THEN ttt35.ctitisin</w:t>
            </w:r>
          </w:p>
          <w:p w14:paraId="0A7EB0CD"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trim(ttt35.cisinref) &lt;&gt; "" THEN ttt35.cisinref</w:t>
            </w:r>
          </w:p>
          <w:p w14:paraId="395159B4" w14:textId="77777777" w:rsidR="0024639D" w:rsidRPr="0024639D" w:rsidRDefault="0024639D" w:rsidP="0024639D">
            <w:pPr>
              <w:rPr>
                <w:rFonts w:cs="Calibri"/>
                <w:color w:val="000000"/>
                <w:sz w:val="18"/>
                <w:szCs w:val="18"/>
              </w:rPr>
            </w:pPr>
            <w:r w:rsidRPr="0024639D">
              <w:rPr>
                <w:rFonts w:cs="Calibri"/>
                <w:color w:val="000000"/>
                <w:sz w:val="18"/>
                <w:szCs w:val="18"/>
                <w:lang w:val="en-US"/>
              </w:rPr>
              <w:t xml:space="preserve">        </w:t>
            </w:r>
            <w:r w:rsidRPr="0024639D">
              <w:rPr>
                <w:rFonts w:cs="Calibri"/>
                <w:color w:val="000000"/>
                <w:sz w:val="18"/>
                <w:szCs w:val="18"/>
              </w:rPr>
              <w:t>ELSE ""</w:t>
            </w:r>
          </w:p>
          <w:p w14:paraId="00EB0ED5" w14:textId="77777777" w:rsidR="0024639D" w:rsidRPr="0024639D" w:rsidRDefault="0024639D" w:rsidP="0024639D">
            <w:pPr>
              <w:rPr>
                <w:rFonts w:cs="Calibri"/>
                <w:color w:val="000000"/>
                <w:sz w:val="18"/>
                <w:szCs w:val="18"/>
              </w:rPr>
            </w:pPr>
            <w:r w:rsidRPr="0024639D">
              <w:rPr>
                <w:rFonts w:cs="Calibri"/>
                <w:color w:val="000000"/>
                <w:sz w:val="18"/>
                <w:szCs w:val="18"/>
              </w:rPr>
              <w:t xml:space="preserve">    END</w:t>
            </w:r>
          </w:p>
          <w:p w14:paraId="32834015" w14:textId="54A4BCF2" w:rsidR="00B91595" w:rsidRDefault="0024639D" w:rsidP="0024639D">
            <w:pPr>
              <w:rPr>
                <w:rFonts w:cs="Calibri"/>
                <w:color w:val="000000"/>
                <w:sz w:val="18"/>
                <w:szCs w:val="18"/>
              </w:rPr>
            </w:pPr>
            <w:r w:rsidRPr="0024639D">
              <w:rPr>
                <w:rFonts w:cs="Calibri"/>
                <w:color w:val="000000"/>
                <w:sz w:val="18"/>
                <w:szCs w:val="18"/>
              </w:rPr>
              <w:t>END</w:t>
            </w:r>
          </w:p>
        </w:tc>
      </w:tr>
      <w:tr w:rsidR="00B91595" w:rsidRPr="00212559" w14:paraId="2ED50F9E" w14:textId="690A54DF"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EC94846"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idemis</w:t>
            </w:r>
          </w:p>
        </w:tc>
        <w:tc>
          <w:tcPr>
            <w:tcW w:w="5494" w:type="dxa"/>
            <w:tcBorders>
              <w:top w:val="nil"/>
              <w:left w:val="nil"/>
              <w:bottom w:val="single" w:sz="4" w:space="0" w:color="auto"/>
              <w:right w:val="single" w:sz="4" w:space="0" w:color="auto"/>
            </w:tcBorders>
            <w:shd w:val="clear" w:color="auto" w:fill="auto"/>
            <w:noWrap/>
            <w:hideMark/>
          </w:tcPr>
          <w:p w14:paraId="5AE655C2" w14:textId="77777777" w:rsidR="00B91595" w:rsidRPr="00212559" w:rsidRDefault="00B91595" w:rsidP="00B91595">
            <w:pPr>
              <w:rPr>
                <w:rFonts w:cs="Calibri"/>
                <w:color w:val="000000"/>
                <w:sz w:val="18"/>
                <w:szCs w:val="18"/>
              </w:rPr>
            </w:pPr>
            <w:r w:rsidRPr="00212559">
              <w:rPr>
                <w:rFonts w:cs="Calibri"/>
                <w:color w:val="000000"/>
                <w:sz w:val="18"/>
                <w:szCs w:val="18"/>
              </w:rPr>
              <w:t>Identificação emissor:</w:t>
            </w:r>
          </w:p>
          <w:p w14:paraId="5174D362"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09DE43A0"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5979EB1B" w14:textId="77777777" w:rsidR="00B91595" w:rsidRDefault="00B91595" w:rsidP="00B91595">
            <w:pPr>
              <w:rPr>
                <w:rFonts w:cs="Calibri"/>
                <w:color w:val="000000"/>
                <w:sz w:val="18"/>
                <w:szCs w:val="18"/>
              </w:rPr>
            </w:pPr>
            <w:r>
              <w:rPr>
                <w:rFonts w:cs="Calibri"/>
                <w:color w:val="000000"/>
                <w:sz w:val="18"/>
                <w:szCs w:val="18"/>
              </w:rPr>
              <w:t>MUG</w:t>
            </w:r>
          </w:p>
          <w:p w14:paraId="2911AB34" w14:textId="353D4686"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1986F5E"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C7F2F4A" w14:textId="7227F2BF"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4C66CC5F" w14:textId="77777777" w:rsidR="00B91595" w:rsidRDefault="00B91595" w:rsidP="00B91595">
            <w:pPr>
              <w:rPr>
                <w:rFonts w:cs="Calibri"/>
                <w:color w:val="000000"/>
                <w:sz w:val="18"/>
                <w:szCs w:val="18"/>
              </w:rPr>
            </w:pPr>
          </w:p>
        </w:tc>
      </w:tr>
      <w:tr w:rsidR="00B91595" w:rsidRPr="00212559" w14:paraId="7556BAD2" w14:textId="7FCA3162"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EC4E69B" w14:textId="77777777" w:rsidR="00B91595" w:rsidRPr="00212559" w:rsidRDefault="00B91595" w:rsidP="00B91595">
            <w:pPr>
              <w:rPr>
                <w:rFonts w:cs="Calibri"/>
                <w:color w:val="000000"/>
                <w:sz w:val="18"/>
                <w:szCs w:val="18"/>
              </w:rPr>
            </w:pPr>
            <w:r w:rsidRPr="00212559">
              <w:rPr>
                <w:rFonts w:cs="Calibri"/>
                <w:color w:val="000000"/>
                <w:sz w:val="18"/>
                <w:szCs w:val="18"/>
              </w:rPr>
              <w:t>przemisbg</w:t>
            </w:r>
          </w:p>
        </w:tc>
        <w:tc>
          <w:tcPr>
            <w:tcW w:w="5494" w:type="dxa"/>
            <w:tcBorders>
              <w:top w:val="nil"/>
              <w:left w:val="nil"/>
              <w:bottom w:val="single" w:sz="4" w:space="0" w:color="auto"/>
              <w:right w:val="single" w:sz="4" w:space="0" w:color="auto"/>
            </w:tcBorders>
            <w:shd w:val="clear" w:color="auto" w:fill="auto"/>
            <w:noWrap/>
            <w:hideMark/>
          </w:tcPr>
          <w:p w14:paraId="22CFA9B8" w14:textId="77777777" w:rsidR="00B91595" w:rsidRPr="00212559" w:rsidRDefault="00B91595" w:rsidP="00B91595">
            <w:pPr>
              <w:rPr>
                <w:rFonts w:cs="Calibri"/>
                <w:color w:val="000000"/>
                <w:sz w:val="18"/>
                <w:szCs w:val="18"/>
              </w:rPr>
            </w:pPr>
            <w:r w:rsidRPr="00212559">
              <w:rPr>
                <w:rFonts w:cs="Calibri"/>
                <w:color w:val="000000"/>
                <w:sz w:val="18"/>
                <w:szCs w:val="18"/>
              </w:rPr>
              <w:t>Prazo emissão:</w:t>
            </w:r>
          </w:p>
          <w:p w14:paraId="13AEB06B"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2FB2B1AB"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6AD3BCCE" w14:textId="77777777" w:rsidR="00B91595" w:rsidRDefault="00B91595" w:rsidP="00B91595">
            <w:pPr>
              <w:rPr>
                <w:rFonts w:cs="Calibri"/>
                <w:color w:val="000000"/>
                <w:sz w:val="18"/>
                <w:szCs w:val="18"/>
              </w:rPr>
            </w:pPr>
            <w:r>
              <w:rPr>
                <w:rFonts w:cs="Calibri"/>
                <w:color w:val="000000"/>
                <w:sz w:val="18"/>
                <w:szCs w:val="18"/>
              </w:rPr>
              <w:t>MUG</w:t>
            </w:r>
          </w:p>
          <w:p w14:paraId="7054A623" w14:textId="57FF189B"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8B60D3E"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4BB70F6" w14:textId="710BB1EF"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0AD58905" w14:textId="77777777" w:rsidR="00B91595" w:rsidRDefault="00B91595" w:rsidP="00B91595">
            <w:pPr>
              <w:rPr>
                <w:rFonts w:cs="Calibri"/>
                <w:color w:val="000000"/>
                <w:sz w:val="18"/>
                <w:szCs w:val="18"/>
              </w:rPr>
            </w:pPr>
          </w:p>
        </w:tc>
      </w:tr>
      <w:tr w:rsidR="00B91595" w:rsidRPr="00212559" w14:paraId="022D9108" w14:textId="51C78074"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B49F1FE" w14:textId="77777777" w:rsidR="00B91595" w:rsidRPr="00212559" w:rsidRDefault="00B91595" w:rsidP="00B91595">
            <w:pPr>
              <w:rPr>
                <w:rFonts w:cs="Calibri"/>
                <w:color w:val="000000"/>
                <w:sz w:val="18"/>
                <w:szCs w:val="18"/>
              </w:rPr>
            </w:pPr>
            <w:r w:rsidRPr="00212559">
              <w:rPr>
                <w:rFonts w:cs="Calibri"/>
                <w:color w:val="000000"/>
                <w:sz w:val="18"/>
                <w:szCs w:val="18"/>
              </w:rPr>
              <w:t>mercapbg</w:t>
            </w:r>
          </w:p>
        </w:tc>
        <w:tc>
          <w:tcPr>
            <w:tcW w:w="5494" w:type="dxa"/>
            <w:tcBorders>
              <w:top w:val="nil"/>
              <w:left w:val="nil"/>
              <w:bottom w:val="single" w:sz="4" w:space="0" w:color="auto"/>
              <w:right w:val="single" w:sz="4" w:space="0" w:color="auto"/>
            </w:tcBorders>
            <w:shd w:val="clear" w:color="auto" w:fill="auto"/>
            <w:noWrap/>
            <w:hideMark/>
          </w:tcPr>
          <w:p w14:paraId="7ED55FBB" w14:textId="77777777" w:rsidR="00B91595" w:rsidRPr="00212559" w:rsidRDefault="00B91595" w:rsidP="00B91595">
            <w:pPr>
              <w:rPr>
                <w:rFonts w:cs="Calibri"/>
                <w:color w:val="000000"/>
                <w:sz w:val="18"/>
                <w:szCs w:val="18"/>
              </w:rPr>
            </w:pPr>
            <w:r w:rsidRPr="00212559">
              <w:rPr>
                <w:rFonts w:cs="Calibri"/>
                <w:color w:val="000000"/>
                <w:sz w:val="18"/>
                <w:szCs w:val="18"/>
              </w:rPr>
              <w:t>Mercado capitais:</w:t>
            </w:r>
          </w:p>
          <w:p w14:paraId="5AC68D8E"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 xml:space="preserve">Campo identificativo do código do mercado / bolsa de cotação da garantia (fundo de investimento, ações, rendas fixas privadas, futuros, outros ativos financeiros). </w:t>
            </w:r>
          </w:p>
          <w:p w14:paraId="0E316DE9"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195237A6"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3F276E5" w14:textId="77777777" w:rsidR="00B91595" w:rsidRDefault="00B91595" w:rsidP="00B91595">
            <w:pPr>
              <w:rPr>
                <w:rFonts w:cs="Calibri"/>
                <w:color w:val="000000"/>
                <w:sz w:val="18"/>
                <w:szCs w:val="18"/>
              </w:rPr>
            </w:pPr>
            <w:r>
              <w:rPr>
                <w:rFonts w:cs="Calibri"/>
                <w:color w:val="000000"/>
                <w:sz w:val="18"/>
                <w:szCs w:val="18"/>
              </w:rPr>
              <w:t>MUG</w:t>
            </w:r>
          </w:p>
          <w:p w14:paraId="649F0CF4" w14:textId="07C7D99B"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60780F7"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3DFAFB5" w14:textId="48768635"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6D97D66D" w14:textId="77777777" w:rsidR="00B91595" w:rsidRDefault="00B91595" w:rsidP="00B91595">
            <w:pPr>
              <w:rPr>
                <w:rFonts w:cs="Calibri"/>
                <w:color w:val="000000"/>
                <w:sz w:val="18"/>
                <w:szCs w:val="18"/>
              </w:rPr>
            </w:pPr>
          </w:p>
        </w:tc>
      </w:tr>
      <w:tr w:rsidR="00B91595" w:rsidRPr="00212559" w14:paraId="55232CA9" w14:textId="451E7706"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9219C73" w14:textId="77777777" w:rsidR="00B91595" w:rsidRPr="00212559" w:rsidRDefault="00B91595" w:rsidP="00B91595">
            <w:pPr>
              <w:rPr>
                <w:rFonts w:cs="Calibri"/>
                <w:color w:val="000000"/>
                <w:sz w:val="18"/>
                <w:szCs w:val="18"/>
              </w:rPr>
            </w:pPr>
            <w:r w:rsidRPr="00212559">
              <w:rPr>
                <w:rFonts w:cs="Calibri"/>
                <w:color w:val="000000"/>
                <w:sz w:val="18"/>
                <w:szCs w:val="18"/>
              </w:rPr>
              <w:t>qtitulos</w:t>
            </w:r>
          </w:p>
        </w:tc>
        <w:tc>
          <w:tcPr>
            <w:tcW w:w="5494" w:type="dxa"/>
            <w:tcBorders>
              <w:top w:val="nil"/>
              <w:left w:val="nil"/>
              <w:bottom w:val="single" w:sz="4" w:space="0" w:color="auto"/>
              <w:right w:val="single" w:sz="4" w:space="0" w:color="auto"/>
            </w:tcBorders>
            <w:shd w:val="clear" w:color="auto" w:fill="auto"/>
            <w:noWrap/>
            <w:hideMark/>
          </w:tcPr>
          <w:p w14:paraId="097BB8A2" w14:textId="77777777" w:rsidR="00B91595" w:rsidRPr="00212559" w:rsidRDefault="00B91595" w:rsidP="00B91595">
            <w:pPr>
              <w:rPr>
                <w:rFonts w:cs="Calibri"/>
                <w:color w:val="000000"/>
                <w:sz w:val="18"/>
                <w:szCs w:val="18"/>
              </w:rPr>
            </w:pPr>
            <w:r w:rsidRPr="00212559">
              <w:rPr>
                <w:rFonts w:cs="Calibri"/>
                <w:color w:val="000000"/>
                <w:sz w:val="18"/>
                <w:szCs w:val="18"/>
              </w:rPr>
              <w:t>Quantidade de títulos:</w:t>
            </w:r>
          </w:p>
          <w:p w14:paraId="6A66C297"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Este cam</w:t>
            </w:r>
            <w:r>
              <w:rPr>
                <w:rFonts w:cs="Calibri"/>
                <w:color w:val="000000"/>
                <w:sz w:val="18"/>
                <w:szCs w:val="18"/>
              </w:rPr>
              <w:t xml:space="preserve">po reflete o número de títulos, proveniente do campo ‘qcativo’ da tabela </w:t>
            </w:r>
            <w:r w:rsidRPr="002B1524">
              <w:rPr>
                <w:rFonts w:cs="Calibri"/>
                <w:i/>
                <w:color w:val="000000"/>
                <w:sz w:val="18"/>
                <w:szCs w:val="18"/>
              </w:rPr>
              <w:t xml:space="preserve">cd_garantias.gt003_trz_gt_fin </w:t>
            </w:r>
            <w:r w:rsidRPr="002B1524">
              <w:rPr>
                <w:rFonts w:cs="Calibri"/>
                <w:color w:val="000000"/>
                <w:sz w:val="18"/>
                <w:szCs w:val="18"/>
              </w:rPr>
              <w:t>do</w:t>
            </w:r>
            <w:r w:rsidRPr="002B1524">
              <w:rPr>
                <w:rFonts w:cs="Calibri"/>
                <w:i/>
                <w:color w:val="000000"/>
                <w:sz w:val="18"/>
                <w:szCs w:val="18"/>
              </w:rPr>
              <w:t xml:space="preserve"> MUG</w:t>
            </w:r>
            <w:r>
              <w:rPr>
                <w:rFonts w:cs="Calibri"/>
                <w:color w:val="000000"/>
                <w:sz w:val="18"/>
                <w:szCs w:val="18"/>
              </w:rPr>
              <w:t>.</w:t>
            </w:r>
          </w:p>
          <w:p w14:paraId="03440D5A"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Para garantias reais financeiras do tipo fundos e títulos, este campo reporta a informação da quantidade cativa, no entanto, para as restantes tipologia de garantias, é preenchido com o valor ‘0.000000’.</w:t>
            </w:r>
          </w:p>
        </w:tc>
        <w:tc>
          <w:tcPr>
            <w:tcW w:w="992" w:type="dxa"/>
            <w:tcBorders>
              <w:top w:val="nil"/>
              <w:left w:val="nil"/>
              <w:bottom w:val="single" w:sz="4" w:space="0" w:color="auto"/>
              <w:right w:val="single" w:sz="4" w:space="0" w:color="auto"/>
            </w:tcBorders>
            <w:shd w:val="clear" w:color="auto" w:fill="auto"/>
            <w:noWrap/>
            <w:hideMark/>
          </w:tcPr>
          <w:p w14:paraId="64C0D7C9" w14:textId="77777777" w:rsidR="00B91595" w:rsidRPr="00212559" w:rsidRDefault="00B91595" w:rsidP="00B91595">
            <w:pPr>
              <w:rPr>
                <w:rFonts w:cs="Calibri"/>
                <w:color w:val="000000"/>
                <w:sz w:val="18"/>
                <w:szCs w:val="18"/>
              </w:rPr>
            </w:pPr>
            <w:r w:rsidRPr="00212559">
              <w:rPr>
                <w:rFonts w:cs="Calibri"/>
                <w:color w:val="000000"/>
                <w:sz w:val="18"/>
                <w:szCs w:val="18"/>
              </w:rPr>
              <w:t>Decimal</w:t>
            </w:r>
          </w:p>
        </w:tc>
        <w:tc>
          <w:tcPr>
            <w:tcW w:w="1843" w:type="dxa"/>
            <w:tcBorders>
              <w:top w:val="nil"/>
              <w:left w:val="nil"/>
              <w:bottom w:val="single" w:sz="4" w:space="0" w:color="auto"/>
              <w:right w:val="single" w:sz="4" w:space="0" w:color="auto"/>
            </w:tcBorders>
          </w:tcPr>
          <w:p w14:paraId="5B3A91D4" w14:textId="77777777" w:rsidR="00B91595" w:rsidRDefault="00B91595" w:rsidP="00B91595">
            <w:pPr>
              <w:rPr>
                <w:rFonts w:cs="Calibri"/>
                <w:color w:val="000000"/>
                <w:sz w:val="18"/>
                <w:szCs w:val="18"/>
              </w:rPr>
            </w:pPr>
            <w:r>
              <w:rPr>
                <w:rFonts w:cs="Calibri"/>
                <w:color w:val="000000"/>
                <w:sz w:val="18"/>
                <w:szCs w:val="18"/>
              </w:rPr>
              <w:t>MUG</w:t>
            </w:r>
          </w:p>
          <w:p w14:paraId="09A9410F" w14:textId="70F95CC9"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5EF7F33" w14:textId="77777777" w:rsidR="00C0082F" w:rsidRDefault="00C0082F" w:rsidP="00C0082F">
            <w:pPr>
              <w:rPr>
                <w:rFonts w:cs="Calibri"/>
                <w:i/>
                <w:color w:val="000000"/>
                <w:sz w:val="18"/>
                <w:szCs w:val="18"/>
              </w:rPr>
            </w:pPr>
            <w:r w:rsidRPr="00C0082F">
              <w:rPr>
                <w:rFonts w:cs="Calibri"/>
                <w:i/>
                <w:color w:val="000000"/>
                <w:sz w:val="18"/>
                <w:szCs w:val="18"/>
              </w:rPr>
              <w:t>cd_garantias.gt003_trz_gt_fin</w:t>
            </w:r>
          </w:p>
          <w:p w14:paraId="351F2909"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B354AD4" w14:textId="17E71BE9" w:rsidR="00B91595" w:rsidRDefault="00C0082F" w:rsidP="00B91595">
            <w:pPr>
              <w:rPr>
                <w:rFonts w:cs="Calibri"/>
                <w:color w:val="000000"/>
                <w:sz w:val="18"/>
                <w:szCs w:val="18"/>
              </w:rPr>
            </w:pPr>
            <w:r w:rsidRPr="00C0082F">
              <w:rPr>
                <w:rFonts w:cs="Calibri"/>
                <w:color w:val="000000"/>
                <w:sz w:val="18"/>
                <w:szCs w:val="18"/>
              </w:rPr>
              <w:t>qcativo</w:t>
            </w:r>
          </w:p>
        </w:tc>
        <w:tc>
          <w:tcPr>
            <w:tcW w:w="2126" w:type="dxa"/>
            <w:tcBorders>
              <w:top w:val="nil"/>
              <w:left w:val="nil"/>
              <w:bottom w:val="single" w:sz="4" w:space="0" w:color="auto"/>
              <w:right w:val="single" w:sz="4" w:space="0" w:color="auto"/>
            </w:tcBorders>
          </w:tcPr>
          <w:p w14:paraId="3CC906A2" w14:textId="77777777" w:rsidR="00B91595" w:rsidRDefault="00B91595" w:rsidP="00B91595">
            <w:pPr>
              <w:rPr>
                <w:rFonts w:cs="Calibri"/>
                <w:color w:val="000000"/>
                <w:sz w:val="18"/>
                <w:szCs w:val="18"/>
              </w:rPr>
            </w:pPr>
          </w:p>
        </w:tc>
      </w:tr>
      <w:tr w:rsidR="00B91595" w:rsidRPr="00212559" w14:paraId="14256823" w14:textId="2A899A21"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1753CCA" w14:textId="77777777" w:rsidR="00B91595" w:rsidRPr="00212559" w:rsidRDefault="00B91595" w:rsidP="00B91595">
            <w:pPr>
              <w:rPr>
                <w:rFonts w:cs="Calibri"/>
                <w:color w:val="000000"/>
                <w:sz w:val="18"/>
                <w:szCs w:val="18"/>
              </w:rPr>
            </w:pPr>
            <w:r w:rsidRPr="00212559">
              <w:rPr>
                <w:rFonts w:cs="Calibri"/>
                <w:color w:val="000000"/>
                <w:sz w:val="18"/>
                <w:szCs w:val="18"/>
              </w:rPr>
              <w:t>indreferbg</w:t>
            </w:r>
          </w:p>
        </w:tc>
        <w:tc>
          <w:tcPr>
            <w:tcW w:w="5494" w:type="dxa"/>
            <w:tcBorders>
              <w:top w:val="nil"/>
              <w:left w:val="nil"/>
              <w:bottom w:val="single" w:sz="4" w:space="0" w:color="auto"/>
              <w:right w:val="single" w:sz="4" w:space="0" w:color="auto"/>
            </w:tcBorders>
            <w:shd w:val="clear" w:color="auto" w:fill="auto"/>
            <w:noWrap/>
            <w:hideMark/>
          </w:tcPr>
          <w:p w14:paraId="49A9F2B7" w14:textId="77777777" w:rsidR="00B91595" w:rsidRPr="00212559" w:rsidRDefault="00B91595" w:rsidP="00B91595">
            <w:pPr>
              <w:rPr>
                <w:rFonts w:cs="Calibri"/>
                <w:color w:val="000000"/>
                <w:sz w:val="18"/>
                <w:szCs w:val="18"/>
              </w:rPr>
            </w:pPr>
            <w:r w:rsidRPr="00212559">
              <w:rPr>
                <w:rFonts w:cs="Calibri"/>
                <w:color w:val="000000"/>
                <w:sz w:val="18"/>
                <w:szCs w:val="18"/>
              </w:rPr>
              <w:t>Índice referência:</w:t>
            </w:r>
          </w:p>
          <w:p w14:paraId="17D12E73"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 xml:space="preserve">Índice de referenciação das ações que constituem a garantia. </w:t>
            </w:r>
          </w:p>
          <w:p w14:paraId="4EEFAEB2"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lastRenderedPageBreak/>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5C0DAFFD"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0A8D691C" w14:textId="77777777" w:rsidR="00B91595" w:rsidRDefault="00B91595" w:rsidP="00B91595">
            <w:pPr>
              <w:rPr>
                <w:rFonts w:cs="Calibri"/>
                <w:color w:val="000000"/>
                <w:sz w:val="18"/>
                <w:szCs w:val="18"/>
              </w:rPr>
            </w:pPr>
            <w:r>
              <w:rPr>
                <w:rFonts w:cs="Calibri"/>
                <w:color w:val="000000"/>
                <w:sz w:val="18"/>
                <w:szCs w:val="18"/>
              </w:rPr>
              <w:t>MUG</w:t>
            </w:r>
          </w:p>
          <w:p w14:paraId="56C51946" w14:textId="6E05FE5B"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65C6D4B"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9256193" w14:textId="5459714D"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7BEAA6F9" w14:textId="77777777" w:rsidR="00B91595" w:rsidRDefault="00B91595" w:rsidP="00B91595">
            <w:pPr>
              <w:rPr>
                <w:rFonts w:cs="Calibri"/>
                <w:color w:val="000000"/>
                <w:sz w:val="18"/>
                <w:szCs w:val="18"/>
              </w:rPr>
            </w:pPr>
          </w:p>
        </w:tc>
      </w:tr>
      <w:tr w:rsidR="00B91595" w:rsidRPr="00212559" w14:paraId="311550F1" w14:textId="1DE3E2D8"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A18B76A" w14:textId="77777777" w:rsidR="00B91595" w:rsidRPr="00212559" w:rsidRDefault="00B91595" w:rsidP="00B91595">
            <w:pPr>
              <w:rPr>
                <w:rFonts w:cs="Calibri"/>
                <w:color w:val="000000"/>
                <w:sz w:val="18"/>
                <w:szCs w:val="18"/>
              </w:rPr>
            </w:pPr>
            <w:r w:rsidRPr="00212559">
              <w:rPr>
                <w:rFonts w:cs="Calibri"/>
                <w:color w:val="000000"/>
                <w:sz w:val="18"/>
                <w:szCs w:val="18"/>
              </w:rPr>
              <w:t>ttxjgarbg</w:t>
            </w:r>
          </w:p>
        </w:tc>
        <w:tc>
          <w:tcPr>
            <w:tcW w:w="5494" w:type="dxa"/>
            <w:tcBorders>
              <w:top w:val="nil"/>
              <w:left w:val="nil"/>
              <w:bottom w:val="single" w:sz="4" w:space="0" w:color="auto"/>
              <w:right w:val="single" w:sz="4" w:space="0" w:color="auto"/>
            </w:tcBorders>
            <w:shd w:val="clear" w:color="auto" w:fill="auto"/>
            <w:noWrap/>
            <w:hideMark/>
          </w:tcPr>
          <w:p w14:paraId="21416043" w14:textId="77777777" w:rsidR="00B91595" w:rsidRPr="00212559" w:rsidRDefault="00B91595" w:rsidP="00B91595">
            <w:pPr>
              <w:rPr>
                <w:rFonts w:cs="Calibri"/>
                <w:color w:val="000000"/>
                <w:sz w:val="18"/>
                <w:szCs w:val="18"/>
              </w:rPr>
            </w:pPr>
            <w:r w:rsidRPr="00212559">
              <w:rPr>
                <w:rFonts w:cs="Calibri"/>
                <w:color w:val="000000"/>
                <w:sz w:val="18"/>
                <w:szCs w:val="18"/>
              </w:rPr>
              <w:t>Tipo taxa juro garantia:</w:t>
            </w:r>
          </w:p>
          <w:p w14:paraId="64169C77"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527D6EED"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7ECB94DF" w14:textId="77777777" w:rsidR="00B91595" w:rsidRDefault="00B91595" w:rsidP="00B91595">
            <w:pPr>
              <w:rPr>
                <w:rFonts w:cs="Calibri"/>
                <w:color w:val="000000"/>
                <w:sz w:val="18"/>
                <w:szCs w:val="18"/>
              </w:rPr>
            </w:pPr>
            <w:r>
              <w:rPr>
                <w:rFonts w:cs="Calibri"/>
                <w:color w:val="000000"/>
                <w:sz w:val="18"/>
                <w:szCs w:val="18"/>
              </w:rPr>
              <w:t>MUG</w:t>
            </w:r>
          </w:p>
          <w:p w14:paraId="0E14A8B2" w14:textId="631B198F"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DA88E2B"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65606D5" w14:textId="4E8B3622"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4A8246FE" w14:textId="77777777" w:rsidR="00B91595" w:rsidRDefault="00B91595" w:rsidP="00B91595">
            <w:pPr>
              <w:rPr>
                <w:rFonts w:cs="Calibri"/>
                <w:color w:val="000000"/>
                <w:sz w:val="18"/>
                <w:szCs w:val="18"/>
              </w:rPr>
            </w:pPr>
          </w:p>
        </w:tc>
      </w:tr>
      <w:tr w:rsidR="00B91595" w:rsidRPr="00212559" w14:paraId="24E475F0" w14:textId="34204087"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9CEF509" w14:textId="77777777" w:rsidR="00B91595" w:rsidRPr="00212559" w:rsidRDefault="00B91595" w:rsidP="00B91595">
            <w:pPr>
              <w:rPr>
                <w:rFonts w:cs="Calibri"/>
                <w:color w:val="000000"/>
                <w:sz w:val="18"/>
                <w:szCs w:val="18"/>
              </w:rPr>
            </w:pPr>
            <w:r w:rsidRPr="00212559">
              <w:rPr>
                <w:rFonts w:cs="Calibri"/>
                <w:color w:val="000000"/>
                <w:sz w:val="18"/>
                <w:szCs w:val="18"/>
              </w:rPr>
              <w:t>csegdora</w:t>
            </w:r>
          </w:p>
        </w:tc>
        <w:tc>
          <w:tcPr>
            <w:tcW w:w="5494" w:type="dxa"/>
            <w:tcBorders>
              <w:top w:val="nil"/>
              <w:left w:val="nil"/>
              <w:bottom w:val="single" w:sz="4" w:space="0" w:color="auto"/>
              <w:right w:val="single" w:sz="4" w:space="0" w:color="auto"/>
            </w:tcBorders>
            <w:shd w:val="clear" w:color="auto" w:fill="auto"/>
            <w:noWrap/>
            <w:hideMark/>
          </w:tcPr>
          <w:p w14:paraId="339B18B0" w14:textId="77777777" w:rsidR="00B91595" w:rsidRPr="00212559" w:rsidRDefault="00B91595" w:rsidP="00B91595">
            <w:pPr>
              <w:rPr>
                <w:rFonts w:cs="Calibri"/>
                <w:color w:val="000000"/>
                <w:sz w:val="18"/>
                <w:szCs w:val="18"/>
              </w:rPr>
            </w:pPr>
            <w:r w:rsidRPr="00212559">
              <w:rPr>
                <w:rFonts w:cs="Calibri"/>
                <w:color w:val="000000"/>
                <w:sz w:val="18"/>
                <w:szCs w:val="18"/>
              </w:rPr>
              <w:t>Companhia seguros:</w:t>
            </w:r>
          </w:p>
          <w:p w14:paraId="600ED72D"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Apenas preenchido para seguros financeiros, este código indica qual a seguradora responsável pelo seguro.</w:t>
            </w:r>
          </w:p>
        </w:tc>
        <w:tc>
          <w:tcPr>
            <w:tcW w:w="992" w:type="dxa"/>
            <w:tcBorders>
              <w:top w:val="nil"/>
              <w:left w:val="nil"/>
              <w:bottom w:val="single" w:sz="4" w:space="0" w:color="auto"/>
              <w:right w:val="single" w:sz="4" w:space="0" w:color="auto"/>
            </w:tcBorders>
            <w:shd w:val="clear" w:color="auto" w:fill="auto"/>
            <w:noWrap/>
            <w:hideMark/>
          </w:tcPr>
          <w:p w14:paraId="3461BEE0"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18ADA13A" w14:textId="77777777" w:rsidR="00B91595" w:rsidRDefault="00B91595" w:rsidP="00B91595">
            <w:pPr>
              <w:rPr>
                <w:rFonts w:cs="Calibri"/>
                <w:color w:val="000000"/>
                <w:sz w:val="18"/>
                <w:szCs w:val="18"/>
              </w:rPr>
            </w:pPr>
            <w:r>
              <w:rPr>
                <w:rFonts w:cs="Calibri"/>
                <w:color w:val="000000"/>
                <w:sz w:val="18"/>
                <w:szCs w:val="18"/>
              </w:rPr>
              <w:t>MUG</w:t>
            </w:r>
          </w:p>
          <w:p w14:paraId="3CC6BB6E" w14:textId="580EDFBF"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C9F06BD"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135931C" w14:textId="5674DF15"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5458587A" w14:textId="77777777" w:rsidR="00B91595" w:rsidRDefault="00B91595" w:rsidP="00B91595">
            <w:pPr>
              <w:rPr>
                <w:rFonts w:cs="Calibri"/>
                <w:color w:val="000000"/>
                <w:sz w:val="18"/>
                <w:szCs w:val="18"/>
              </w:rPr>
            </w:pPr>
          </w:p>
        </w:tc>
      </w:tr>
      <w:tr w:rsidR="00B91595" w:rsidRPr="00212559" w14:paraId="0389A008" w14:textId="2ACC7DC0"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B8D3481" w14:textId="77777777" w:rsidR="00B91595" w:rsidRPr="00212559" w:rsidRDefault="00B91595" w:rsidP="00B91595">
            <w:pPr>
              <w:rPr>
                <w:rFonts w:cs="Calibri"/>
                <w:color w:val="000000"/>
                <w:sz w:val="18"/>
                <w:szCs w:val="18"/>
              </w:rPr>
            </w:pPr>
            <w:r w:rsidRPr="00212559">
              <w:rPr>
                <w:rFonts w:cs="Calibri"/>
                <w:color w:val="000000"/>
                <w:sz w:val="18"/>
                <w:szCs w:val="18"/>
              </w:rPr>
              <w:t>gcobapol</w:t>
            </w:r>
          </w:p>
        </w:tc>
        <w:tc>
          <w:tcPr>
            <w:tcW w:w="5494" w:type="dxa"/>
            <w:tcBorders>
              <w:top w:val="nil"/>
              <w:left w:val="nil"/>
              <w:bottom w:val="single" w:sz="4" w:space="0" w:color="auto"/>
              <w:right w:val="single" w:sz="4" w:space="0" w:color="auto"/>
            </w:tcBorders>
            <w:shd w:val="clear" w:color="auto" w:fill="auto"/>
            <w:noWrap/>
            <w:hideMark/>
          </w:tcPr>
          <w:p w14:paraId="23241B2C" w14:textId="77777777" w:rsidR="00B91595" w:rsidRPr="00212559" w:rsidRDefault="00B91595" w:rsidP="00B91595">
            <w:pPr>
              <w:rPr>
                <w:rFonts w:cs="Calibri"/>
                <w:color w:val="000000"/>
                <w:sz w:val="18"/>
                <w:szCs w:val="18"/>
              </w:rPr>
            </w:pPr>
            <w:r w:rsidRPr="00212559">
              <w:rPr>
                <w:rFonts w:cs="Calibri"/>
                <w:color w:val="000000"/>
                <w:sz w:val="18"/>
                <w:szCs w:val="18"/>
              </w:rPr>
              <w:t>Grau cobertura apólice:</w:t>
            </w:r>
          </w:p>
          <w:p w14:paraId="3B332673"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valor ‘0.000000’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3456DDD9" w14:textId="77777777" w:rsidR="00B91595" w:rsidRPr="00212559" w:rsidRDefault="00B91595" w:rsidP="00B91595">
            <w:pPr>
              <w:rPr>
                <w:rFonts w:cs="Calibri"/>
                <w:color w:val="000000"/>
                <w:sz w:val="18"/>
                <w:szCs w:val="18"/>
              </w:rPr>
            </w:pPr>
            <w:r w:rsidRPr="00212559">
              <w:rPr>
                <w:rFonts w:cs="Calibri"/>
                <w:color w:val="000000"/>
                <w:sz w:val="18"/>
                <w:szCs w:val="18"/>
              </w:rPr>
              <w:t>Decimal</w:t>
            </w:r>
          </w:p>
        </w:tc>
        <w:tc>
          <w:tcPr>
            <w:tcW w:w="1843" w:type="dxa"/>
            <w:tcBorders>
              <w:top w:val="nil"/>
              <w:left w:val="nil"/>
              <w:bottom w:val="single" w:sz="4" w:space="0" w:color="auto"/>
              <w:right w:val="single" w:sz="4" w:space="0" w:color="auto"/>
            </w:tcBorders>
          </w:tcPr>
          <w:p w14:paraId="7C83CA8E" w14:textId="77777777" w:rsidR="00B91595" w:rsidRDefault="00B91595" w:rsidP="00B91595">
            <w:pPr>
              <w:rPr>
                <w:rFonts w:cs="Calibri"/>
                <w:color w:val="000000"/>
                <w:sz w:val="18"/>
                <w:szCs w:val="18"/>
              </w:rPr>
            </w:pPr>
            <w:r>
              <w:rPr>
                <w:rFonts w:cs="Calibri"/>
                <w:color w:val="000000"/>
                <w:sz w:val="18"/>
                <w:szCs w:val="18"/>
              </w:rPr>
              <w:t>MUG</w:t>
            </w:r>
          </w:p>
          <w:p w14:paraId="6831F9ED" w14:textId="66FEA870"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80E65C1" w14:textId="77777777" w:rsidR="00C0082F" w:rsidRDefault="00C0082F" w:rsidP="00C0082F">
            <w:pPr>
              <w:rPr>
                <w:rFonts w:cs="Calibri"/>
                <w:i/>
                <w:color w:val="000000"/>
                <w:sz w:val="18"/>
                <w:szCs w:val="18"/>
              </w:rPr>
            </w:pPr>
            <w:r w:rsidRPr="00C0082F">
              <w:rPr>
                <w:rFonts w:cs="Calibri"/>
                <w:i/>
                <w:color w:val="000000"/>
                <w:sz w:val="18"/>
                <w:szCs w:val="18"/>
              </w:rPr>
              <w:t>cd_garantias.gt003_trz_gt_fin</w:t>
            </w:r>
          </w:p>
          <w:p w14:paraId="7CF38EB2"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A71429D" w14:textId="3B7A812D" w:rsidR="00B91595" w:rsidRDefault="00C0082F" w:rsidP="00B91595">
            <w:pPr>
              <w:rPr>
                <w:rFonts w:cs="Calibri"/>
                <w:color w:val="000000"/>
                <w:sz w:val="18"/>
                <w:szCs w:val="18"/>
              </w:rPr>
            </w:pPr>
            <w:r w:rsidRPr="00C0082F">
              <w:rPr>
                <w:rFonts w:cs="Calibri"/>
                <w:color w:val="000000"/>
                <w:sz w:val="18"/>
                <w:szCs w:val="18"/>
              </w:rPr>
              <w:t>tgraucob</w:t>
            </w:r>
          </w:p>
        </w:tc>
        <w:tc>
          <w:tcPr>
            <w:tcW w:w="2126" w:type="dxa"/>
            <w:tcBorders>
              <w:top w:val="nil"/>
              <w:left w:val="nil"/>
              <w:bottom w:val="single" w:sz="4" w:space="0" w:color="auto"/>
              <w:right w:val="single" w:sz="4" w:space="0" w:color="auto"/>
            </w:tcBorders>
          </w:tcPr>
          <w:p w14:paraId="7B46EEC2"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CASE</w:t>
            </w:r>
          </w:p>
          <w:p w14:paraId="6B427E09"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caplic = "FU" THEN cast(gt018.TGRAUCOB AS string)</w:t>
            </w:r>
          </w:p>
          <w:p w14:paraId="70EA1F52" w14:textId="77777777" w:rsidR="0024639D" w:rsidRPr="0024639D" w:rsidRDefault="0024639D" w:rsidP="0024639D">
            <w:pPr>
              <w:rPr>
                <w:rFonts w:cs="Calibri"/>
                <w:color w:val="000000"/>
                <w:sz w:val="18"/>
                <w:szCs w:val="18"/>
              </w:rPr>
            </w:pPr>
            <w:r w:rsidRPr="0024639D">
              <w:rPr>
                <w:rFonts w:cs="Calibri"/>
                <w:color w:val="000000"/>
                <w:sz w:val="18"/>
                <w:szCs w:val="18"/>
                <w:lang w:val="en-US"/>
              </w:rPr>
              <w:t xml:space="preserve">    </w:t>
            </w:r>
            <w:r w:rsidRPr="0024639D">
              <w:rPr>
                <w:rFonts w:cs="Calibri"/>
                <w:color w:val="000000"/>
                <w:sz w:val="18"/>
                <w:szCs w:val="18"/>
              </w:rPr>
              <w:t>ELSE '0'</w:t>
            </w:r>
          </w:p>
          <w:p w14:paraId="0200EAEC" w14:textId="60C076F6" w:rsidR="00B91595" w:rsidRDefault="0024639D" w:rsidP="0024639D">
            <w:pPr>
              <w:rPr>
                <w:rFonts w:cs="Calibri"/>
                <w:color w:val="000000"/>
                <w:sz w:val="18"/>
                <w:szCs w:val="18"/>
              </w:rPr>
            </w:pPr>
            <w:r w:rsidRPr="0024639D">
              <w:rPr>
                <w:rFonts w:cs="Calibri"/>
                <w:color w:val="000000"/>
                <w:sz w:val="18"/>
                <w:szCs w:val="18"/>
              </w:rPr>
              <w:t>END</w:t>
            </w:r>
          </w:p>
        </w:tc>
      </w:tr>
      <w:tr w:rsidR="00B91595" w:rsidRPr="00212559" w14:paraId="7E979849" w14:textId="3D516542"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1CD1059" w14:textId="77777777" w:rsidR="00B91595" w:rsidRPr="00212559" w:rsidRDefault="00B91595" w:rsidP="00B91595">
            <w:pPr>
              <w:rPr>
                <w:rFonts w:cs="Calibri"/>
                <w:color w:val="000000"/>
                <w:sz w:val="18"/>
                <w:szCs w:val="18"/>
              </w:rPr>
            </w:pPr>
            <w:r w:rsidRPr="00212559">
              <w:rPr>
                <w:rFonts w:cs="Calibri"/>
                <w:color w:val="000000"/>
                <w:sz w:val="18"/>
                <w:szCs w:val="18"/>
              </w:rPr>
              <w:t>ndoc</w:t>
            </w:r>
          </w:p>
        </w:tc>
        <w:tc>
          <w:tcPr>
            <w:tcW w:w="5494" w:type="dxa"/>
            <w:tcBorders>
              <w:top w:val="nil"/>
              <w:left w:val="nil"/>
              <w:bottom w:val="single" w:sz="4" w:space="0" w:color="auto"/>
              <w:right w:val="single" w:sz="4" w:space="0" w:color="auto"/>
            </w:tcBorders>
            <w:shd w:val="clear" w:color="auto" w:fill="auto"/>
            <w:noWrap/>
            <w:hideMark/>
          </w:tcPr>
          <w:p w14:paraId="42F8FE13" w14:textId="77777777" w:rsidR="00B91595" w:rsidRPr="00212559" w:rsidRDefault="00B91595" w:rsidP="00B91595">
            <w:pPr>
              <w:rPr>
                <w:rFonts w:cs="Calibri"/>
                <w:color w:val="000000"/>
                <w:sz w:val="18"/>
                <w:szCs w:val="18"/>
              </w:rPr>
            </w:pPr>
            <w:r w:rsidRPr="00212559">
              <w:rPr>
                <w:rFonts w:cs="Calibri"/>
                <w:color w:val="000000"/>
                <w:sz w:val="18"/>
                <w:szCs w:val="18"/>
              </w:rPr>
              <w:t>Número documento:</w:t>
            </w:r>
          </w:p>
          <w:p w14:paraId="6537ED47"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Campo identificativo do número de documento associado à garantia. Em caso de não se aplicar este campo será reportado com espaços.</w:t>
            </w:r>
          </w:p>
          <w:p w14:paraId="2D96967C"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0517D6C9"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381301CB" w14:textId="77777777" w:rsidR="00B91595" w:rsidRDefault="00B91595" w:rsidP="00B91595">
            <w:pPr>
              <w:rPr>
                <w:rFonts w:cs="Calibri"/>
                <w:color w:val="000000"/>
                <w:sz w:val="18"/>
                <w:szCs w:val="18"/>
              </w:rPr>
            </w:pPr>
            <w:r>
              <w:rPr>
                <w:rFonts w:cs="Calibri"/>
                <w:color w:val="000000"/>
                <w:sz w:val="18"/>
                <w:szCs w:val="18"/>
              </w:rPr>
              <w:t>MUG</w:t>
            </w:r>
          </w:p>
          <w:p w14:paraId="7015970F" w14:textId="4C389D7D"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6CE2643"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BA2AA75" w14:textId="2F3EC9BD"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76A66539" w14:textId="77777777" w:rsidR="00B91595" w:rsidRDefault="00B91595" w:rsidP="00B91595">
            <w:pPr>
              <w:rPr>
                <w:rFonts w:cs="Calibri"/>
                <w:color w:val="000000"/>
                <w:sz w:val="18"/>
                <w:szCs w:val="18"/>
              </w:rPr>
            </w:pPr>
          </w:p>
        </w:tc>
      </w:tr>
      <w:tr w:rsidR="00B91595" w:rsidRPr="00212559" w14:paraId="01B21374" w14:textId="2A215379"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8BA1C5D" w14:textId="77777777" w:rsidR="00B91595" w:rsidRPr="00212559" w:rsidRDefault="00B91595" w:rsidP="00B91595">
            <w:pPr>
              <w:rPr>
                <w:rFonts w:cs="Calibri"/>
                <w:color w:val="000000"/>
                <w:sz w:val="18"/>
                <w:szCs w:val="18"/>
              </w:rPr>
            </w:pPr>
            <w:r w:rsidRPr="00212559">
              <w:rPr>
                <w:rFonts w:cs="Calibri"/>
                <w:color w:val="000000"/>
                <w:sz w:val="18"/>
                <w:szCs w:val="18"/>
              </w:rPr>
              <w:t>indocac</w:t>
            </w:r>
          </w:p>
        </w:tc>
        <w:tc>
          <w:tcPr>
            <w:tcW w:w="5494" w:type="dxa"/>
            <w:tcBorders>
              <w:top w:val="nil"/>
              <w:left w:val="nil"/>
              <w:bottom w:val="single" w:sz="4" w:space="0" w:color="auto"/>
              <w:right w:val="single" w:sz="4" w:space="0" w:color="auto"/>
            </w:tcBorders>
            <w:shd w:val="clear" w:color="auto" w:fill="auto"/>
            <w:noWrap/>
            <w:hideMark/>
          </w:tcPr>
          <w:p w14:paraId="36DEC85E" w14:textId="77777777" w:rsidR="00B91595" w:rsidRPr="00212559" w:rsidRDefault="00B91595" w:rsidP="00B91595">
            <w:pPr>
              <w:rPr>
                <w:rFonts w:cs="Calibri"/>
                <w:color w:val="000000"/>
                <w:sz w:val="18"/>
                <w:szCs w:val="18"/>
              </w:rPr>
            </w:pPr>
            <w:r w:rsidRPr="00212559">
              <w:rPr>
                <w:rFonts w:cs="Calibri"/>
                <w:color w:val="000000"/>
                <w:sz w:val="18"/>
                <w:szCs w:val="18"/>
              </w:rPr>
              <w:t>Indicador documento aceite:</w:t>
            </w:r>
          </w:p>
          <w:p w14:paraId="1BB99AEA"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 xml:space="preserve">Este campo identifica se o documento associado à garantia está ou não aceite. </w:t>
            </w:r>
          </w:p>
          <w:p w14:paraId="3A78B18A"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 xml:space="preserve">Este campo está preenchido com o valor </w:t>
            </w:r>
            <w:r w:rsidRPr="00212559">
              <w:rPr>
                <w:rFonts w:cs="Calibri"/>
                <w:i/>
                <w:color w:val="000000"/>
                <w:sz w:val="18"/>
                <w:szCs w:val="18"/>
              </w:rPr>
              <w:t>default</w:t>
            </w:r>
            <w:r w:rsidRPr="00212559">
              <w:rPr>
                <w:rFonts w:cs="Calibri"/>
                <w:color w:val="000000"/>
                <w:sz w:val="18"/>
                <w:szCs w:val="18"/>
              </w:rPr>
              <w:t xml:space="preserve"> ‘N’ para todos os registos, uma vez que o acesso a este tipo de informação é limitado,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433FCD41"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481DDBAE" w14:textId="77777777" w:rsidR="00B91595" w:rsidRDefault="00B91595" w:rsidP="00B91595">
            <w:pPr>
              <w:rPr>
                <w:rFonts w:cs="Calibri"/>
                <w:color w:val="000000"/>
                <w:sz w:val="18"/>
                <w:szCs w:val="18"/>
              </w:rPr>
            </w:pPr>
            <w:r>
              <w:rPr>
                <w:rFonts w:cs="Calibri"/>
                <w:color w:val="000000"/>
                <w:sz w:val="18"/>
                <w:szCs w:val="18"/>
              </w:rPr>
              <w:t>MUG</w:t>
            </w:r>
          </w:p>
          <w:p w14:paraId="01D2ED09" w14:textId="3C818138"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259E6B8"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DA166B3" w14:textId="3CA934C3"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5B8C0306" w14:textId="77777777" w:rsidR="00B91595" w:rsidRDefault="00B91595" w:rsidP="00B91595">
            <w:pPr>
              <w:rPr>
                <w:rFonts w:cs="Calibri"/>
                <w:color w:val="000000"/>
                <w:sz w:val="18"/>
                <w:szCs w:val="18"/>
              </w:rPr>
            </w:pPr>
          </w:p>
        </w:tc>
      </w:tr>
      <w:tr w:rsidR="00B91595" w:rsidRPr="00212559" w14:paraId="2FA0D7BE" w14:textId="62D8739C"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7A0FEA4" w14:textId="77777777" w:rsidR="00B91595" w:rsidRPr="00212559" w:rsidRDefault="00B91595" w:rsidP="00B91595">
            <w:pPr>
              <w:rPr>
                <w:rFonts w:cs="Calibri"/>
                <w:color w:val="000000"/>
                <w:sz w:val="18"/>
                <w:szCs w:val="18"/>
              </w:rPr>
            </w:pPr>
            <w:r w:rsidRPr="00212559">
              <w:rPr>
                <w:rFonts w:cs="Calibri"/>
                <w:color w:val="000000"/>
                <w:sz w:val="18"/>
                <w:szCs w:val="18"/>
              </w:rPr>
              <w:t>indocdom</w:t>
            </w:r>
          </w:p>
        </w:tc>
        <w:tc>
          <w:tcPr>
            <w:tcW w:w="5494" w:type="dxa"/>
            <w:tcBorders>
              <w:top w:val="nil"/>
              <w:left w:val="nil"/>
              <w:bottom w:val="single" w:sz="4" w:space="0" w:color="auto"/>
              <w:right w:val="single" w:sz="4" w:space="0" w:color="auto"/>
            </w:tcBorders>
            <w:shd w:val="clear" w:color="auto" w:fill="auto"/>
            <w:noWrap/>
            <w:hideMark/>
          </w:tcPr>
          <w:p w14:paraId="6655A794" w14:textId="77777777" w:rsidR="00B91595" w:rsidRPr="00212559" w:rsidRDefault="00B91595" w:rsidP="00B91595">
            <w:pPr>
              <w:rPr>
                <w:rFonts w:cs="Calibri"/>
                <w:color w:val="000000"/>
                <w:sz w:val="18"/>
                <w:szCs w:val="18"/>
              </w:rPr>
            </w:pPr>
            <w:r w:rsidRPr="00212559">
              <w:rPr>
                <w:rFonts w:cs="Calibri"/>
                <w:color w:val="000000"/>
                <w:sz w:val="18"/>
                <w:szCs w:val="18"/>
              </w:rPr>
              <w:t>Indicador documento domiciliado:</w:t>
            </w:r>
          </w:p>
          <w:p w14:paraId="7F0ACCFA"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Este campo identifica se o documento associado à garantia está ou não domiciliado. Será reportado com ‘S’ no caso de ser domiciliado, ‘N’ caso contrário.</w:t>
            </w:r>
          </w:p>
          <w:p w14:paraId="5C668875"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lastRenderedPageBreak/>
              <w:t xml:space="preserve">Este campo está preenchido com o valor </w:t>
            </w:r>
            <w:r w:rsidRPr="00212559">
              <w:rPr>
                <w:rFonts w:cs="Calibri"/>
                <w:i/>
                <w:color w:val="000000"/>
                <w:sz w:val="18"/>
                <w:szCs w:val="18"/>
              </w:rPr>
              <w:t>default</w:t>
            </w:r>
            <w:r w:rsidRPr="00212559">
              <w:rPr>
                <w:rFonts w:cs="Calibri"/>
                <w:color w:val="000000"/>
                <w:sz w:val="18"/>
                <w:szCs w:val="18"/>
              </w:rPr>
              <w:t xml:space="preserve"> ‘N’ para todos os registos, uma vez que o acesso a este tipo de informação é limitado,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648DD13C"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31E9C56E" w14:textId="77777777" w:rsidR="00B91595" w:rsidRDefault="00B91595" w:rsidP="00B91595">
            <w:pPr>
              <w:rPr>
                <w:rFonts w:cs="Calibri"/>
                <w:color w:val="000000"/>
                <w:sz w:val="18"/>
                <w:szCs w:val="18"/>
              </w:rPr>
            </w:pPr>
            <w:r>
              <w:rPr>
                <w:rFonts w:cs="Calibri"/>
                <w:color w:val="000000"/>
                <w:sz w:val="18"/>
                <w:szCs w:val="18"/>
              </w:rPr>
              <w:t>MUG</w:t>
            </w:r>
          </w:p>
          <w:p w14:paraId="76822BFB" w14:textId="7047CCA6"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6F38327"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BFBBCED" w14:textId="259241D0"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24D816CB" w14:textId="77777777" w:rsidR="00B91595" w:rsidRDefault="00B91595" w:rsidP="00B91595">
            <w:pPr>
              <w:rPr>
                <w:rFonts w:cs="Calibri"/>
                <w:color w:val="000000"/>
                <w:sz w:val="18"/>
                <w:szCs w:val="18"/>
              </w:rPr>
            </w:pPr>
          </w:p>
        </w:tc>
      </w:tr>
      <w:tr w:rsidR="00B91595" w:rsidRPr="00212559" w14:paraId="18A513A1" w14:textId="5B3594BE"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88171E9" w14:textId="77777777" w:rsidR="00B91595" w:rsidRPr="00212559" w:rsidRDefault="00B91595" w:rsidP="00B91595">
            <w:pPr>
              <w:rPr>
                <w:rFonts w:cs="Calibri"/>
                <w:color w:val="000000"/>
                <w:sz w:val="18"/>
                <w:szCs w:val="18"/>
              </w:rPr>
            </w:pPr>
            <w:r w:rsidRPr="00212559">
              <w:rPr>
                <w:rFonts w:cs="Calibri"/>
                <w:color w:val="000000"/>
                <w:sz w:val="18"/>
                <w:szCs w:val="18"/>
              </w:rPr>
              <w:t>indcat</w:t>
            </w:r>
          </w:p>
        </w:tc>
        <w:tc>
          <w:tcPr>
            <w:tcW w:w="5494" w:type="dxa"/>
            <w:tcBorders>
              <w:top w:val="nil"/>
              <w:left w:val="nil"/>
              <w:bottom w:val="single" w:sz="4" w:space="0" w:color="auto"/>
              <w:right w:val="single" w:sz="4" w:space="0" w:color="auto"/>
            </w:tcBorders>
            <w:shd w:val="clear" w:color="auto" w:fill="auto"/>
            <w:noWrap/>
            <w:hideMark/>
          </w:tcPr>
          <w:p w14:paraId="28FBC1FA" w14:textId="77777777" w:rsidR="00B91595" w:rsidRPr="00212559" w:rsidRDefault="00B91595" w:rsidP="00B91595">
            <w:pPr>
              <w:rPr>
                <w:rFonts w:cs="Calibri"/>
                <w:color w:val="000000"/>
                <w:sz w:val="18"/>
                <w:szCs w:val="18"/>
              </w:rPr>
            </w:pPr>
            <w:r w:rsidRPr="00212559">
              <w:rPr>
                <w:rFonts w:cs="Calibri"/>
                <w:color w:val="000000"/>
                <w:sz w:val="18"/>
                <w:szCs w:val="18"/>
              </w:rPr>
              <w:t>Indicador cativo:</w:t>
            </w:r>
          </w:p>
          <w:p w14:paraId="5D4D4E7D" w14:textId="77777777" w:rsidR="00B91595" w:rsidRPr="00212559" w:rsidRDefault="00B91595" w:rsidP="00B91595">
            <w:pPr>
              <w:pStyle w:val="ListParagraph"/>
              <w:numPr>
                <w:ilvl w:val="0"/>
                <w:numId w:val="23"/>
              </w:numPr>
              <w:rPr>
                <w:rFonts w:cs="Calibri"/>
                <w:color w:val="000000"/>
                <w:sz w:val="18"/>
                <w:szCs w:val="18"/>
              </w:rPr>
            </w:pPr>
            <w:r w:rsidRPr="00212559">
              <w:rPr>
                <w:rFonts w:cs="Calibri"/>
                <w:color w:val="000000"/>
                <w:sz w:val="18"/>
                <w:szCs w:val="18"/>
              </w:rPr>
              <w:t xml:space="preserve">Identifica se existe algum valor cativo associado ao contrato. </w:t>
            </w:r>
          </w:p>
          <w:p w14:paraId="79C8F3DD" w14:textId="77777777" w:rsidR="00B91595" w:rsidRPr="00212559" w:rsidRDefault="00B91595" w:rsidP="00B91595">
            <w:pPr>
              <w:pStyle w:val="ListParagraph"/>
              <w:numPr>
                <w:ilvl w:val="0"/>
                <w:numId w:val="23"/>
              </w:numPr>
              <w:rPr>
                <w:rFonts w:cs="Calibri"/>
                <w:color w:val="000000"/>
                <w:sz w:val="18"/>
                <w:szCs w:val="18"/>
              </w:rPr>
            </w:pPr>
            <w:r w:rsidRPr="00212559">
              <w:rPr>
                <w:rFonts w:cs="Calibri"/>
                <w:color w:val="000000"/>
                <w:sz w:val="18"/>
                <w:szCs w:val="18"/>
              </w:rPr>
              <w:t xml:space="preserve">Este campo está preenchido com o valor </w:t>
            </w:r>
            <w:r w:rsidRPr="00212559">
              <w:rPr>
                <w:rFonts w:cs="Calibri"/>
                <w:i/>
                <w:color w:val="000000"/>
                <w:sz w:val="18"/>
                <w:szCs w:val="18"/>
              </w:rPr>
              <w:t>default</w:t>
            </w:r>
            <w:r w:rsidRPr="00212559">
              <w:rPr>
                <w:rFonts w:cs="Calibri"/>
                <w:color w:val="000000"/>
                <w:sz w:val="18"/>
                <w:szCs w:val="18"/>
              </w:rPr>
              <w:t xml:space="preserve"> ‘S’ para todos os registos.</w:t>
            </w:r>
          </w:p>
        </w:tc>
        <w:tc>
          <w:tcPr>
            <w:tcW w:w="992" w:type="dxa"/>
            <w:tcBorders>
              <w:top w:val="nil"/>
              <w:left w:val="nil"/>
              <w:bottom w:val="single" w:sz="4" w:space="0" w:color="auto"/>
              <w:right w:val="single" w:sz="4" w:space="0" w:color="auto"/>
            </w:tcBorders>
            <w:shd w:val="clear" w:color="auto" w:fill="auto"/>
            <w:noWrap/>
            <w:hideMark/>
          </w:tcPr>
          <w:p w14:paraId="2D40590D"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1B98A169" w14:textId="77777777" w:rsidR="00B91595" w:rsidRDefault="00B91595" w:rsidP="00B91595">
            <w:pPr>
              <w:rPr>
                <w:rFonts w:cs="Calibri"/>
                <w:color w:val="000000"/>
                <w:sz w:val="18"/>
                <w:szCs w:val="18"/>
              </w:rPr>
            </w:pPr>
            <w:r>
              <w:rPr>
                <w:rFonts w:cs="Calibri"/>
                <w:color w:val="000000"/>
                <w:sz w:val="18"/>
                <w:szCs w:val="18"/>
              </w:rPr>
              <w:t>MUG</w:t>
            </w:r>
          </w:p>
          <w:p w14:paraId="7AE6EAA8" w14:textId="4974F443"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E3DCEAE"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7F163750" w14:textId="4F691B01"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31982C71" w14:textId="77777777" w:rsidR="00B91595" w:rsidRDefault="00B91595" w:rsidP="00B91595">
            <w:pPr>
              <w:rPr>
                <w:rFonts w:cs="Calibri"/>
                <w:color w:val="000000"/>
                <w:sz w:val="18"/>
                <w:szCs w:val="18"/>
              </w:rPr>
            </w:pPr>
          </w:p>
        </w:tc>
      </w:tr>
      <w:tr w:rsidR="00B91595" w:rsidRPr="00212559" w14:paraId="38752AB8" w14:textId="0A039051"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FEEBB0B" w14:textId="77777777" w:rsidR="00B91595" w:rsidRPr="00212559" w:rsidRDefault="00B91595" w:rsidP="00B91595">
            <w:pPr>
              <w:rPr>
                <w:rFonts w:cs="Calibri"/>
                <w:color w:val="000000"/>
                <w:sz w:val="18"/>
                <w:szCs w:val="18"/>
              </w:rPr>
            </w:pPr>
            <w:r w:rsidRPr="00212559">
              <w:rPr>
                <w:rFonts w:cs="Calibri"/>
                <w:color w:val="000000"/>
                <w:sz w:val="18"/>
                <w:szCs w:val="18"/>
              </w:rPr>
              <w:t>encgass</w:t>
            </w:r>
          </w:p>
        </w:tc>
        <w:tc>
          <w:tcPr>
            <w:tcW w:w="5494" w:type="dxa"/>
            <w:tcBorders>
              <w:top w:val="nil"/>
              <w:left w:val="nil"/>
              <w:bottom w:val="single" w:sz="4" w:space="0" w:color="auto"/>
              <w:right w:val="single" w:sz="4" w:space="0" w:color="auto"/>
            </w:tcBorders>
            <w:shd w:val="clear" w:color="auto" w:fill="auto"/>
            <w:noWrap/>
            <w:hideMark/>
          </w:tcPr>
          <w:p w14:paraId="548A4746" w14:textId="77777777" w:rsidR="00B91595" w:rsidRPr="00212559" w:rsidRDefault="00B91595" w:rsidP="00B91595">
            <w:pPr>
              <w:rPr>
                <w:rFonts w:cs="Calibri"/>
                <w:color w:val="000000"/>
                <w:sz w:val="18"/>
                <w:szCs w:val="18"/>
              </w:rPr>
            </w:pPr>
            <w:r w:rsidRPr="00212559">
              <w:rPr>
                <w:rFonts w:cs="Calibri"/>
                <w:color w:val="000000"/>
                <w:sz w:val="18"/>
                <w:szCs w:val="18"/>
              </w:rPr>
              <w:t>Encargos associados:</w:t>
            </w:r>
          </w:p>
          <w:p w14:paraId="57DD1DB2" w14:textId="77777777" w:rsidR="00B91595" w:rsidRPr="00212559" w:rsidRDefault="00B91595" w:rsidP="00B91595">
            <w:pPr>
              <w:pStyle w:val="ListParagraph"/>
              <w:numPr>
                <w:ilvl w:val="0"/>
                <w:numId w:val="23"/>
              </w:numPr>
              <w:rPr>
                <w:rFonts w:cs="Calibri"/>
                <w:color w:val="000000"/>
                <w:sz w:val="18"/>
                <w:szCs w:val="18"/>
              </w:rPr>
            </w:pPr>
            <w:r w:rsidRPr="00212559">
              <w:rPr>
                <w:rFonts w:cs="Calibri"/>
                <w:color w:val="000000"/>
                <w:sz w:val="18"/>
                <w:szCs w:val="18"/>
              </w:rPr>
              <w:t xml:space="preserve">Montante global de outros encargos associados à hipoteca ou à locação financeira de bens imóveis. Se não for aplicável, deve ser reportado "0". </w:t>
            </w:r>
          </w:p>
        </w:tc>
        <w:tc>
          <w:tcPr>
            <w:tcW w:w="992" w:type="dxa"/>
            <w:tcBorders>
              <w:top w:val="nil"/>
              <w:left w:val="nil"/>
              <w:bottom w:val="single" w:sz="4" w:space="0" w:color="auto"/>
              <w:right w:val="single" w:sz="4" w:space="0" w:color="auto"/>
            </w:tcBorders>
            <w:shd w:val="clear" w:color="auto" w:fill="auto"/>
            <w:noWrap/>
            <w:hideMark/>
          </w:tcPr>
          <w:p w14:paraId="58C92AA0" w14:textId="77777777" w:rsidR="00B91595" w:rsidRPr="00212559" w:rsidRDefault="00B91595" w:rsidP="00B91595">
            <w:pPr>
              <w:rPr>
                <w:rFonts w:cs="Calibri"/>
                <w:color w:val="000000"/>
                <w:sz w:val="18"/>
                <w:szCs w:val="18"/>
              </w:rPr>
            </w:pPr>
            <w:r w:rsidRPr="00212559">
              <w:rPr>
                <w:rFonts w:cs="Calibri"/>
                <w:color w:val="000000"/>
                <w:sz w:val="18"/>
                <w:szCs w:val="18"/>
              </w:rPr>
              <w:t>Decimal</w:t>
            </w:r>
          </w:p>
        </w:tc>
        <w:tc>
          <w:tcPr>
            <w:tcW w:w="1843" w:type="dxa"/>
            <w:tcBorders>
              <w:top w:val="nil"/>
              <w:left w:val="nil"/>
              <w:bottom w:val="single" w:sz="4" w:space="0" w:color="auto"/>
              <w:right w:val="single" w:sz="4" w:space="0" w:color="auto"/>
            </w:tcBorders>
          </w:tcPr>
          <w:p w14:paraId="3F51FD57" w14:textId="77777777" w:rsidR="00B91595" w:rsidRDefault="00B91595" w:rsidP="00B91595">
            <w:pPr>
              <w:rPr>
                <w:rFonts w:cs="Calibri"/>
                <w:color w:val="000000"/>
                <w:sz w:val="18"/>
                <w:szCs w:val="18"/>
              </w:rPr>
            </w:pPr>
            <w:r>
              <w:rPr>
                <w:rFonts w:cs="Calibri"/>
                <w:color w:val="000000"/>
                <w:sz w:val="18"/>
                <w:szCs w:val="18"/>
              </w:rPr>
              <w:t>MUG</w:t>
            </w:r>
          </w:p>
          <w:p w14:paraId="2D63B8F7" w14:textId="4770D18A"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148404F" w14:textId="0B35AE29" w:rsidR="00B91595" w:rsidRPr="0024639D" w:rsidRDefault="0024639D" w:rsidP="00B91595">
            <w:pPr>
              <w:rPr>
                <w:rFonts w:cs="Calibri"/>
                <w:i/>
                <w:color w:val="000000"/>
                <w:sz w:val="18"/>
                <w:szCs w:val="18"/>
              </w:rPr>
            </w:pPr>
            <w:r w:rsidRPr="0024639D">
              <w:rPr>
                <w:rFonts w:cs="Calibri"/>
                <w:i/>
                <w:color w:val="000000"/>
                <w:sz w:val="18"/>
                <w:szCs w:val="18"/>
              </w:rPr>
              <w:t>cd_garantias.cst08_caucbem</w:t>
            </w:r>
          </w:p>
        </w:tc>
        <w:tc>
          <w:tcPr>
            <w:tcW w:w="1134" w:type="dxa"/>
            <w:tcBorders>
              <w:top w:val="nil"/>
              <w:left w:val="single" w:sz="4" w:space="0" w:color="auto"/>
              <w:bottom w:val="single" w:sz="4" w:space="0" w:color="auto"/>
              <w:right w:val="single" w:sz="4" w:space="0" w:color="auto"/>
            </w:tcBorders>
          </w:tcPr>
          <w:p w14:paraId="62263096" w14:textId="0808B65A"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3EE2F578" w14:textId="77777777" w:rsidR="0024639D" w:rsidRPr="0024639D" w:rsidRDefault="0024639D" w:rsidP="0024639D">
            <w:pPr>
              <w:rPr>
                <w:rFonts w:cs="Calibri"/>
                <w:color w:val="000000"/>
                <w:sz w:val="18"/>
                <w:szCs w:val="18"/>
              </w:rPr>
            </w:pPr>
            <w:r w:rsidRPr="0024639D">
              <w:rPr>
                <w:rFonts w:cs="Calibri"/>
                <w:color w:val="000000"/>
                <w:sz w:val="18"/>
                <w:szCs w:val="18"/>
              </w:rPr>
              <w:t>CASE</w:t>
            </w:r>
          </w:p>
          <w:p w14:paraId="23EFDE9A"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aux_orig.origem = 'CS' THEN cst08.MONUSORI</w:t>
            </w:r>
          </w:p>
          <w:p w14:paraId="443B83E6"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aux_orig.origem LIKE '%GP, CS%' THEN cst08.MONUSORI</w:t>
            </w:r>
          </w:p>
          <w:p w14:paraId="3A3FF31C" w14:textId="77777777" w:rsidR="0024639D" w:rsidRPr="0024639D" w:rsidRDefault="0024639D" w:rsidP="0024639D">
            <w:pPr>
              <w:rPr>
                <w:rFonts w:cs="Calibri"/>
                <w:color w:val="000000"/>
                <w:sz w:val="18"/>
                <w:szCs w:val="18"/>
              </w:rPr>
            </w:pPr>
            <w:r w:rsidRPr="0024639D">
              <w:rPr>
                <w:rFonts w:cs="Calibri"/>
                <w:color w:val="000000"/>
                <w:sz w:val="18"/>
                <w:szCs w:val="18"/>
                <w:lang w:val="en-US"/>
              </w:rPr>
              <w:t xml:space="preserve">    </w:t>
            </w:r>
            <w:r w:rsidRPr="0024639D">
              <w:rPr>
                <w:rFonts w:cs="Calibri"/>
                <w:color w:val="000000"/>
                <w:sz w:val="18"/>
                <w:szCs w:val="18"/>
              </w:rPr>
              <w:t>ELSE 0</w:t>
            </w:r>
          </w:p>
          <w:p w14:paraId="45C42E65" w14:textId="425E49DF" w:rsidR="00B91595" w:rsidRDefault="0024639D" w:rsidP="0024639D">
            <w:pPr>
              <w:rPr>
                <w:rFonts w:cs="Calibri"/>
                <w:color w:val="000000"/>
                <w:sz w:val="18"/>
                <w:szCs w:val="18"/>
              </w:rPr>
            </w:pPr>
            <w:r w:rsidRPr="0024639D">
              <w:rPr>
                <w:rFonts w:cs="Calibri"/>
                <w:color w:val="000000"/>
                <w:sz w:val="18"/>
                <w:szCs w:val="18"/>
              </w:rPr>
              <w:t>END</w:t>
            </w:r>
          </w:p>
        </w:tc>
      </w:tr>
      <w:tr w:rsidR="00B91595" w:rsidRPr="00212559" w14:paraId="7A52C495" w14:textId="1F9ACA64"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1F4B295" w14:textId="77777777" w:rsidR="00B91595" w:rsidRPr="00212559" w:rsidRDefault="00B91595" w:rsidP="00B91595">
            <w:pPr>
              <w:rPr>
                <w:rFonts w:cs="Calibri"/>
                <w:color w:val="000000"/>
                <w:sz w:val="18"/>
                <w:szCs w:val="18"/>
              </w:rPr>
            </w:pPr>
            <w:r w:rsidRPr="00212559">
              <w:rPr>
                <w:rFonts w:cs="Calibri"/>
                <w:color w:val="000000"/>
                <w:sz w:val="18"/>
                <w:szCs w:val="18"/>
              </w:rPr>
              <w:t>dtultmod</w:t>
            </w:r>
          </w:p>
        </w:tc>
        <w:tc>
          <w:tcPr>
            <w:tcW w:w="5494" w:type="dxa"/>
            <w:tcBorders>
              <w:top w:val="nil"/>
              <w:left w:val="nil"/>
              <w:bottom w:val="single" w:sz="4" w:space="0" w:color="auto"/>
              <w:right w:val="single" w:sz="4" w:space="0" w:color="auto"/>
            </w:tcBorders>
            <w:shd w:val="clear" w:color="auto" w:fill="auto"/>
            <w:noWrap/>
            <w:hideMark/>
          </w:tcPr>
          <w:p w14:paraId="2373BA86" w14:textId="77777777" w:rsidR="00B91595" w:rsidRPr="00212559" w:rsidRDefault="00B91595" w:rsidP="00B91595">
            <w:pPr>
              <w:rPr>
                <w:rFonts w:cs="Calibri"/>
                <w:color w:val="000000"/>
                <w:sz w:val="18"/>
                <w:szCs w:val="18"/>
              </w:rPr>
            </w:pPr>
            <w:r w:rsidRPr="00212559">
              <w:rPr>
                <w:rFonts w:cs="Calibri"/>
                <w:color w:val="000000"/>
                <w:sz w:val="18"/>
                <w:szCs w:val="18"/>
              </w:rPr>
              <w:t>Data modificação:</w:t>
            </w:r>
          </w:p>
          <w:p w14:paraId="29C76998" w14:textId="77777777" w:rsidR="00B91595" w:rsidRPr="00212559" w:rsidRDefault="00B91595" w:rsidP="00B91595">
            <w:pPr>
              <w:pStyle w:val="ListParagraph"/>
              <w:numPr>
                <w:ilvl w:val="0"/>
                <w:numId w:val="19"/>
              </w:numPr>
              <w:rPr>
                <w:rFonts w:cs="Calibri"/>
                <w:color w:val="000000"/>
                <w:sz w:val="18"/>
                <w:szCs w:val="18"/>
              </w:rPr>
            </w:pPr>
            <w:r w:rsidRPr="00212559">
              <w:rPr>
                <w:rFonts w:cs="Calibri"/>
                <w:color w:val="000000"/>
                <w:sz w:val="18"/>
                <w:szCs w:val="18"/>
              </w:rPr>
              <w:t>Este campo diz respeito à última data de modificação dos dados.</w:t>
            </w:r>
          </w:p>
          <w:p w14:paraId="622ABE90" w14:textId="77777777" w:rsidR="00B91595" w:rsidRPr="00212559" w:rsidRDefault="00B91595" w:rsidP="00B91595">
            <w:pPr>
              <w:pStyle w:val="ListParagraph"/>
              <w:numPr>
                <w:ilvl w:val="0"/>
                <w:numId w:val="19"/>
              </w:numPr>
              <w:rPr>
                <w:rFonts w:cs="Calibri"/>
                <w:color w:val="000000"/>
                <w:sz w:val="18"/>
                <w:szCs w:val="18"/>
              </w:rPr>
            </w:pPr>
            <w:r w:rsidRPr="00212559">
              <w:rPr>
                <w:rFonts w:cs="Calibri"/>
                <w:color w:val="000000"/>
                <w:sz w:val="18"/>
                <w:szCs w:val="18"/>
              </w:rPr>
              <w:t>Neste caso, o campo será equivalente ao campo ‘ref_date’, uma vez que o MUG e os seus interfaces não são reprocessados, sendo a última data de modificação coincidente com a partição temporal da tabela.</w:t>
            </w:r>
          </w:p>
        </w:tc>
        <w:tc>
          <w:tcPr>
            <w:tcW w:w="992" w:type="dxa"/>
            <w:tcBorders>
              <w:top w:val="nil"/>
              <w:left w:val="nil"/>
              <w:bottom w:val="single" w:sz="4" w:space="0" w:color="auto"/>
              <w:right w:val="single" w:sz="4" w:space="0" w:color="auto"/>
            </w:tcBorders>
            <w:shd w:val="clear" w:color="auto" w:fill="auto"/>
            <w:noWrap/>
            <w:hideMark/>
          </w:tcPr>
          <w:p w14:paraId="1CDD8C0E"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57FCC9E5" w14:textId="77777777" w:rsidR="00B91595" w:rsidRDefault="00B91595" w:rsidP="00B91595">
            <w:pPr>
              <w:rPr>
                <w:rFonts w:cs="Calibri"/>
                <w:color w:val="000000"/>
                <w:sz w:val="18"/>
                <w:szCs w:val="18"/>
              </w:rPr>
            </w:pPr>
            <w:r>
              <w:rPr>
                <w:rFonts w:cs="Calibri"/>
                <w:color w:val="000000"/>
                <w:sz w:val="18"/>
                <w:szCs w:val="18"/>
              </w:rPr>
              <w:t>MUG</w:t>
            </w:r>
          </w:p>
          <w:p w14:paraId="1D45F2EB" w14:textId="17DA3AE6"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514315B"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AA7248B" w14:textId="05C72CF4"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10532331" w14:textId="74A0AB6A" w:rsidR="00B91595" w:rsidRDefault="0024639D" w:rsidP="00B91595">
            <w:pPr>
              <w:rPr>
                <w:rFonts w:cs="Calibri"/>
                <w:color w:val="000000"/>
                <w:sz w:val="18"/>
                <w:szCs w:val="18"/>
              </w:rPr>
            </w:pPr>
            <w:r w:rsidRPr="0024639D">
              <w:rPr>
                <w:rFonts w:cs="Calibri"/>
                <w:color w:val="000000"/>
                <w:sz w:val="18"/>
                <w:szCs w:val="18"/>
              </w:rPr>
              <w:t>ref_date</w:t>
            </w:r>
          </w:p>
        </w:tc>
      </w:tr>
      <w:tr w:rsidR="00B91595" w:rsidRPr="00212559" w14:paraId="3C07FF60" w14:textId="5FA833AA"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44C7D9E" w14:textId="77777777" w:rsidR="00B91595" w:rsidRPr="00212559" w:rsidRDefault="00B91595" w:rsidP="00B91595">
            <w:pPr>
              <w:rPr>
                <w:rFonts w:cs="Calibri"/>
                <w:color w:val="000000"/>
                <w:sz w:val="18"/>
                <w:szCs w:val="18"/>
              </w:rPr>
            </w:pPr>
            <w:r w:rsidRPr="00212559">
              <w:rPr>
                <w:rFonts w:cs="Calibri"/>
                <w:color w:val="000000"/>
                <w:sz w:val="18"/>
                <w:szCs w:val="18"/>
              </w:rPr>
              <w:t>cempresa</w:t>
            </w:r>
          </w:p>
        </w:tc>
        <w:tc>
          <w:tcPr>
            <w:tcW w:w="5494" w:type="dxa"/>
            <w:tcBorders>
              <w:top w:val="nil"/>
              <w:left w:val="nil"/>
              <w:bottom w:val="single" w:sz="4" w:space="0" w:color="auto"/>
              <w:right w:val="single" w:sz="4" w:space="0" w:color="auto"/>
            </w:tcBorders>
            <w:shd w:val="clear" w:color="auto" w:fill="auto"/>
            <w:noWrap/>
            <w:hideMark/>
          </w:tcPr>
          <w:p w14:paraId="157BE90C" w14:textId="77777777" w:rsidR="00B91595" w:rsidRPr="00CD3F80" w:rsidRDefault="00B91595" w:rsidP="00B91595">
            <w:pPr>
              <w:jc w:val="both"/>
              <w:rPr>
                <w:color w:val="000000"/>
                <w:sz w:val="18"/>
                <w:szCs w:val="18"/>
              </w:rPr>
            </w:pPr>
            <w:r w:rsidRPr="00CD3F80">
              <w:rPr>
                <w:color w:val="000000"/>
                <w:sz w:val="18"/>
                <w:szCs w:val="18"/>
              </w:rPr>
              <w:t xml:space="preserve">Empresa da empresa da </w:t>
            </w:r>
            <w:r w:rsidRPr="00952B10">
              <w:rPr>
                <w:color w:val="000000"/>
                <w:sz w:val="18"/>
                <w:szCs w:val="18"/>
              </w:rPr>
              <w:t>responsabilidade</w:t>
            </w:r>
            <w:r w:rsidRPr="00CD3F80">
              <w:rPr>
                <w:color w:val="000000"/>
                <w:sz w:val="18"/>
                <w:szCs w:val="18"/>
              </w:rPr>
              <w:t>:</w:t>
            </w:r>
          </w:p>
          <w:p w14:paraId="4DA8323F" w14:textId="77777777" w:rsidR="00B91595" w:rsidRPr="00CD3F80" w:rsidRDefault="00B91595" w:rsidP="00B91595">
            <w:pPr>
              <w:pStyle w:val="ListParagraph"/>
              <w:numPr>
                <w:ilvl w:val="0"/>
                <w:numId w:val="1"/>
              </w:numPr>
              <w:jc w:val="both"/>
              <w:rPr>
                <w:color w:val="000000"/>
                <w:sz w:val="18"/>
                <w:szCs w:val="18"/>
              </w:rPr>
            </w:pPr>
            <w:r w:rsidRPr="00CD3F80">
              <w:rPr>
                <w:color w:val="000000"/>
                <w:sz w:val="18"/>
                <w:szCs w:val="18"/>
              </w:rPr>
              <w:t xml:space="preserve">Este campo integra a chave da responsabilidade, juntamente com os campos </w:t>
            </w:r>
            <w:r>
              <w:rPr>
                <w:color w:val="000000"/>
                <w:sz w:val="18"/>
                <w:szCs w:val="18"/>
              </w:rPr>
              <w:t>‘</w:t>
            </w:r>
            <w:r w:rsidRPr="00CD3F80">
              <w:rPr>
                <w:color w:val="000000"/>
                <w:sz w:val="18"/>
                <w:szCs w:val="18"/>
              </w:rPr>
              <w:t>ckb</w:t>
            </w:r>
            <w:r>
              <w:rPr>
                <w:color w:val="000000"/>
                <w:sz w:val="18"/>
                <w:szCs w:val="18"/>
              </w:rPr>
              <w:t>alcao’</w:t>
            </w:r>
            <w:r w:rsidRPr="00CD3F80">
              <w:rPr>
                <w:color w:val="000000"/>
                <w:sz w:val="18"/>
                <w:szCs w:val="18"/>
              </w:rPr>
              <w:t xml:space="preserve">, </w:t>
            </w:r>
            <w:r>
              <w:rPr>
                <w:color w:val="000000"/>
                <w:sz w:val="18"/>
                <w:szCs w:val="18"/>
              </w:rPr>
              <w:t>‘cknumcta’</w:t>
            </w:r>
            <w:r w:rsidRPr="00CD3F80">
              <w:rPr>
                <w:color w:val="000000"/>
                <w:sz w:val="18"/>
                <w:szCs w:val="18"/>
              </w:rPr>
              <w:t xml:space="preserve"> e </w:t>
            </w:r>
            <w:r>
              <w:rPr>
                <w:color w:val="000000"/>
                <w:sz w:val="18"/>
                <w:szCs w:val="18"/>
              </w:rPr>
              <w:t>‘zdeposit</w:t>
            </w:r>
            <w:r w:rsidRPr="00CD3F80">
              <w:rPr>
                <w:color w:val="000000"/>
                <w:sz w:val="18"/>
                <w:szCs w:val="18"/>
              </w:rPr>
              <w:t>.</w:t>
            </w:r>
          </w:p>
          <w:p w14:paraId="489C8044" w14:textId="77777777" w:rsidR="00B91595" w:rsidRPr="00CD3F80" w:rsidRDefault="00B91595" w:rsidP="00B91595">
            <w:pPr>
              <w:pStyle w:val="ListParagraph"/>
              <w:numPr>
                <w:ilvl w:val="0"/>
                <w:numId w:val="1"/>
              </w:numPr>
              <w:jc w:val="both"/>
              <w:rPr>
                <w:color w:val="000000"/>
                <w:sz w:val="18"/>
                <w:szCs w:val="18"/>
              </w:rPr>
            </w:pPr>
            <w:r w:rsidRPr="00CD3F80">
              <w:rPr>
                <w:color w:val="000000"/>
                <w:sz w:val="18"/>
                <w:szCs w:val="18"/>
              </w:rPr>
              <w:t>Indica a entidade jurídica/ empresa operativa onde o contrato está registado.</w:t>
            </w:r>
          </w:p>
          <w:p w14:paraId="36F18154" w14:textId="77777777" w:rsidR="00B91595" w:rsidRDefault="00B91595" w:rsidP="00B91595">
            <w:pPr>
              <w:pStyle w:val="ListParagraph"/>
              <w:numPr>
                <w:ilvl w:val="0"/>
                <w:numId w:val="1"/>
              </w:numPr>
              <w:jc w:val="both"/>
              <w:rPr>
                <w:color w:val="000000"/>
                <w:sz w:val="18"/>
                <w:szCs w:val="18"/>
              </w:rPr>
            </w:pPr>
            <w:r w:rsidRPr="00CD3F80">
              <w:rPr>
                <w:color w:val="000000"/>
                <w:sz w:val="18"/>
                <w:szCs w:val="18"/>
              </w:rPr>
              <w:t xml:space="preserve">Atualmente, e refletindo os dados nas origens, </w:t>
            </w:r>
            <w:r>
              <w:rPr>
                <w:color w:val="000000"/>
                <w:sz w:val="18"/>
                <w:szCs w:val="18"/>
              </w:rPr>
              <w:t>esta tabela integra</w:t>
            </w:r>
            <w:r w:rsidRPr="00CD3F80">
              <w:rPr>
                <w:color w:val="000000"/>
                <w:sz w:val="18"/>
                <w:szCs w:val="18"/>
              </w:rPr>
              <w:t xml:space="preserve"> apenas responsabilidades da empresa operativa BST ('31') e da empresa operativa IFIC, que inclui essencialmente Factoring</w:t>
            </w:r>
            <w:r>
              <w:rPr>
                <w:color w:val="000000"/>
                <w:sz w:val="18"/>
                <w:szCs w:val="18"/>
              </w:rPr>
              <w:t xml:space="preserve"> (‘91’) e Leasing ('90</w:t>
            </w:r>
            <w:r w:rsidRPr="00CD3F80">
              <w:rPr>
                <w:color w:val="000000"/>
                <w:sz w:val="18"/>
                <w:szCs w:val="18"/>
              </w:rPr>
              <w:t>').</w:t>
            </w:r>
          </w:p>
          <w:p w14:paraId="69FB3813" w14:textId="77777777" w:rsidR="00B91595" w:rsidRPr="00212559" w:rsidRDefault="00B91595" w:rsidP="00B91595">
            <w:pPr>
              <w:pStyle w:val="ListParagraph"/>
              <w:numPr>
                <w:ilvl w:val="0"/>
                <w:numId w:val="1"/>
              </w:numPr>
              <w:rPr>
                <w:rFonts w:cs="Calibri"/>
                <w:color w:val="000000"/>
                <w:sz w:val="18"/>
                <w:szCs w:val="18"/>
              </w:rPr>
            </w:pPr>
            <w:r w:rsidRPr="00C76B3C">
              <w:rPr>
                <w:color w:val="000000"/>
                <w:sz w:val="18"/>
                <w:szCs w:val="18"/>
              </w:rPr>
              <w:t>Existem outros modelos de dados para além das ICs, em que este campo da responsabilidade corresponde ao campo ‘cempcta’ ou ao campo ‘</w:t>
            </w:r>
            <w:r>
              <w:rPr>
                <w:color w:val="000000"/>
                <w:sz w:val="18"/>
                <w:szCs w:val="18"/>
              </w:rPr>
              <w:t>cempresp</w:t>
            </w:r>
            <w:r w:rsidRPr="00C76B3C">
              <w:rPr>
                <w:color w:val="000000"/>
                <w:sz w:val="18"/>
                <w:szCs w:val="18"/>
              </w:rPr>
              <w:t>’.</w:t>
            </w:r>
          </w:p>
        </w:tc>
        <w:tc>
          <w:tcPr>
            <w:tcW w:w="992" w:type="dxa"/>
            <w:tcBorders>
              <w:top w:val="nil"/>
              <w:left w:val="nil"/>
              <w:bottom w:val="single" w:sz="4" w:space="0" w:color="auto"/>
              <w:right w:val="single" w:sz="4" w:space="0" w:color="auto"/>
            </w:tcBorders>
            <w:shd w:val="clear" w:color="auto" w:fill="auto"/>
            <w:noWrap/>
            <w:hideMark/>
          </w:tcPr>
          <w:p w14:paraId="65A31275"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37A2AD13" w14:textId="77777777" w:rsidR="00B91595" w:rsidRDefault="00B91595" w:rsidP="00B91595">
            <w:pPr>
              <w:rPr>
                <w:rFonts w:cs="Calibri"/>
                <w:color w:val="000000"/>
                <w:sz w:val="18"/>
                <w:szCs w:val="18"/>
              </w:rPr>
            </w:pPr>
            <w:r>
              <w:rPr>
                <w:rFonts w:cs="Calibri"/>
                <w:color w:val="000000"/>
                <w:sz w:val="18"/>
                <w:szCs w:val="18"/>
              </w:rPr>
              <w:t>MUG</w:t>
            </w:r>
          </w:p>
          <w:p w14:paraId="2FABD060" w14:textId="76D67915"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FE7CC53"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74A2FD7F"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637B0C2" w14:textId="38AA343E"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0412D804"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WHEN caplic = 'LEA' THEN '90'</w:t>
            </w:r>
          </w:p>
          <w:p w14:paraId="61F5B544"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WHEN caplic = 'FAC' THEN '91'</w:t>
            </w:r>
          </w:p>
          <w:p w14:paraId="52D2E77C" w14:textId="2A37EB2A" w:rsidR="00B91595" w:rsidRDefault="0024639D" w:rsidP="0024639D">
            <w:pPr>
              <w:rPr>
                <w:rFonts w:cs="Calibri"/>
                <w:color w:val="000000"/>
                <w:sz w:val="18"/>
                <w:szCs w:val="18"/>
              </w:rPr>
            </w:pPr>
            <w:r w:rsidRPr="0024639D">
              <w:rPr>
                <w:rFonts w:cs="Calibri"/>
                <w:color w:val="000000"/>
                <w:sz w:val="18"/>
                <w:szCs w:val="18"/>
              </w:rPr>
              <w:t>ELSE gt018.CEMPRESP</w:t>
            </w:r>
          </w:p>
        </w:tc>
      </w:tr>
      <w:tr w:rsidR="00B91595" w:rsidRPr="00212559" w14:paraId="00EF4413" w14:textId="3E73EB77"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9DCDCCB" w14:textId="77777777" w:rsidR="00B91595" w:rsidRPr="00212559" w:rsidRDefault="00B91595" w:rsidP="00B91595">
            <w:pPr>
              <w:rPr>
                <w:rFonts w:cs="Calibri"/>
                <w:color w:val="000000"/>
                <w:sz w:val="18"/>
                <w:szCs w:val="18"/>
              </w:rPr>
            </w:pPr>
            <w:r w:rsidRPr="00212559">
              <w:rPr>
                <w:rFonts w:cs="Calibri"/>
                <w:color w:val="000000"/>
                <w:sz w:val="18"/>
                <w:szCs w:val="18"/>
              </w:rPr>
              <w:t>cbalcao</w:t>
            </w:r>
          </w:p>
        </w:tc>
        <w:tc>
          <w:tcPr>
            <w:tcW w:w="5494" w:type="dxa"/>
            <w:tcBorders>
              <w:top w:val="nil"/>
              <w:left w:val="nil"/>
              <w:bottom w:val="single" w:sz="4" w:space="0" w:color="auto"/>
              <w:right w:val="single" w:sz="4" w:space="0" w:color="auto"/>
            </w:tcBorders>
            <w:shd w:val="clear" w:color="auto" w:fill="auto"/>
            <w:noWrap/>
            <w:hideMark/>
          </w:tcPr>
          <w:p w14:paraId="490F2632" w14:textId="77777777" w:rsidR="00B91595" w:rsidRPr="00212559" w:rsidRDefault="00B91595" w:rsidP="00B91595">
            <w:pPr>
              <w:rPr>
                <w:rFonts w:cs="Calibri"/>
                <w:color w:val="000000"/>
                <w:sz w:val="18"/>
                <w:szCs w:val="18"/>
              </w:rPr>
            </w:pPr>
            <w:r w:rsidRPr="00212559">
              <w:rPr>
                <w:rFonts w:cs="Calibri"/>
                <w:color w:val="000000"/>
                <w:sz w:val="18"/>
                <w:szCs w:val="18"/>
              </w:rPr>
              <w:t>Código da empresa da conta:</w:t>
            </w:r>
          </w:p>
          <w:p w14:paraId="65392CD2" w14:textId="77777777" w:rsidR="00B91595" w:rsidRPr="00212559" w:rsidRDefault="00B91595" w:rsidP="00B91595">
            <w:pPr>
              <w:pStyle w:val="ListParagraph"/>
              <w:numPr>
                <w:ilvl w:val="0"/>
                <w:numId w:val="5"/>
              </w:numPr>
              <w:rPr>
                <w:rFonts w:cs="Calibri"/>
                <w:color w:val="000000"/>
                <w:sz w:val="18"/>
                <w:szCs w:val="18"/>
              </w:rPr>
            </w:pPr>
            <w:r w:rsidRPr="00212559">
              <w:rPr>
                <w:rFonts w:cs="Calibri"/>
                <w:color w:val="000000"/>
                <w:sz w:val="18"/>
                <w:szCs w:val="18"/>
              </w:rPr>
              <w:lastRenderedPageBreak/>
              <w:t xml:space="preserve">Este campo, juntamente com </w:t>
            </w:r>
            <w:r>
              <w:rPr>
                <w:rFonts w:cs="Calibri"/>
                <w:color w:val="000000"/>
                <w:sz w:val="18"/>
                <w:szCs w:val="18"/>
              </w:rPr>
              <w:t xml:space="preserve">o </w:t>
            </w:r>
            <w:r w:rsidRPr="00212559">
              <w:rPr>
                <w:rFonts w:cs="Calibri"/>
                <w:color w:val="000000"/>
                <w:sz w:val="18"/>
                <w:szCs w:val="18"/>
              </w:rPr>
              <w:t xml:space="preserve">‘cnumcta’ e ‘zcaucao’, constituem a chave única do segundo pilar do MUG e dos seus interfaces, ou seja, os </w:t>
            </w:r>
            <w:r>
              <w:rPr>
                <w:rFonts w:cs="Calibri"/>
                <w:color w:val="000000"/>
                <w:sz w:val="18"/>
                <w:szCs w:val="18"/>
              </w:rPr>
              <w:t>processos/cauções</w:t>
            </w:r>
            <w:r w:rsidRPr="00212559">
              <w:rPr>
                <w:rFonts w:cs="Calibri"/>
                <w:color w:val="000000"/>
                <w:sz w:val="18"/>
                <w:szCs w:val="18"/>
              </w:rPr>
              <w:t>.</w:t>
            </w:r>
          </w:p>
          <w:p w14:paraId="5D795A44" w14:textId="77777777" w:rsidR="00B91595" w:rsidRPr="00212559" w:rsidRDefault="00B91595" w:rsidP="00B91595">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MUG no caso das aplicações que não o têm logo por raiz, nomeadamente Leasing.</w:t>
            </w:r>
          </w:p>
        </w:tc>
        <w:tc>
          <w:tcPr>
            <w:tcW w:w="992" w:type="dxa"/>
            <w:tcBorders>
              <w:top w:val="nil"/>
              <w:left w:val="nil"/>
              <w:bottom w:val="single" w:sz="4" w:space="0" w:color="auto"/>
              <w:right w:val="single" w:sz="4" w:space="0" w:color="auto"/>
            </w:tcBorders>
            <w:shd w:val="clear" w:color="auto" w:fill="auto"/>
            <w:noWrap/>
            <w:hideMark/>
          </w:tcPr>
          <w:p w14:paraId="1388C4B6"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1B084A72" w14:textId="77777777" w:rsidR="00B91595" w:rsidRDefault="00B91595" w:rsidP="00B91595">
            <w:pPr>
              <w:rPr>
                <w:rFonts w:cs="Calibri"/>
                <w:color w:val="000000"/>
                <w:sz w:val="18"/>
                <w:szCs w:val="18"/>
              </w:rPr>
            </w:pPr>
            <w:r>
              <w:rPr>
                <w:rFonts w:cs="Calibri"/>
                <w:color w:val="000000"/>
                <w:sz w:val="18"/>
                <w:szCs w:val="18"/>
              </w:rPr>
              <w:t>MUG</w:t>
            </w:r>
          </w:p>
          <w:p w14:paraId="35B6EA4B" w14:textId="281CAAD1"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117FB03"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15B5113" w14:textId="5E557FE2"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001D15B7" w14:textId="77777777" w:rsidR="00B91595" w:rsidRDefault="00B91595" w:rsidP="00B91595">
            <w:pPr>
              <w:rPr>
                <w:rFonts w:cs="Calibri"/>
                <w:color w:val="000000"/>
                <w:sz w:val="18"/>
                <w:szCs w:val="18"/>
              </w:rPr>
            </w:pPr>
          </w:p>
        </w:tc>
      </w:tr>
      <w:tr w:rsidR="00B91595" w:rsidRPr="00212559" w14:paraId="23B7B9DB" w14:textId="4AFA9518"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6134B17" w14:textId="77777777" w:rsidR="00B91595" w:rsidRPr="00212559" w:rsidRDefault="00B91595" w:rsidP="00B91595">
            <w:pPr>
              <w:rPr>
                <w:rFonts w:cs="Calibri"/>
                <w:color w:val="000000"/>
                <w:sz w:val="18"/>
                <w:szCs w:val="18"/>
              </w:rPr>
            </w:pPr>
            <w:r w:rsidRPr="00212559">
              <w:rPr>
                <w:rFonts w:cs="Calibri"/>
                <w:color w:val="000000"/>
                <w:sz w:val="18"/>
                <w:szCs w:val="18"/>
              </w:rPr>
              <w:t>cnumcta</w:t>
            </w:r>
          </w:p>
        </w:tc>
        <w:tc>
          <w:tcPr>
            <w:tcW w:w="5494" w:type="dxa"/>
            <w:tcBorders>
              <w:top w:val="nil"/>
              <w:left w:val="nil"/>
              <w:bottom w:val="single" w:sz="4" w:space="0" w:color="auto"/>
              <w:right w:val="single" w:sz="4" w:space="0" w:color="auto"/>
            </w:tcBorders>
            <w:shd w:val="clear" w:color="auto" w:fill="auto"/>
            <w:noWrap/>
            <w:hideMark/>
          </w:tcPr>
          <w:p w14:paraId="5D34A86B" w14:textId="77777777" w:rsidR="00B91595" w:rsidRPr="00212559" w:rsidRDefault="00B91595" w:rsidP="00B91595">
            <w:pPr>
              <w:rPr>
                <w:rFonts w:cs="Calibri"/>
                <w:color w:val="000000"/>
                <w:sz w:val="18"/>
                <w:szCs w:val="18"/>
              </w:rPr>
            </w:pPr>
            <w:r w:rsidRPr="00212559">
              <w:rPr>
                <w:rFonts w:cs="Calibri"/>
                <w:color w:val="000000"/>
                <w:sz w:val="18"/>
                <w:szCs w:val="18"/>
              </w:rPr>
              <w:t>Código do balcão da conta ID da garantia:</w:t>
            </w:r>
          </w:p>
          <w:p w14:paraId="482DE803" w14:textId="77777777" w:rsidR="00B91595" w:rsidRPr="00212559" w:rsidRDefault="00B91595" w:rsidP="00B91595">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w:t>
            </w:r>
            <w:r>
              <w:rPr>
                <w:rFonts w:cs="Calibri"/>
                <w:color w:val="000000"/>
                <w:sz w:val="18"/>
                <w:szCs w:val="18"/>
              </w:rPr>
              <w:t>o ‘</w:t>
            </w:r>
            <w:r w:rsidRPr="00212559">
              <w:rPr>
                <w:rFonts w:cs="Calibri"/>
                <w:color w:val="000000"/>
                <w:sz w:val="18"/>
                <w:szCs w:val="18"/>
              </w:rPr>
              <w:t xml:space="preserve">cbalcao’ e ‘zcaucao’, constituem a chave única do segundo pilar do MUG e dos seus interfaces, ou seja, os </w:t>
            </w:r>
            <w:r>
              <w:rPr>
                <w:rFonts w:cs="Calibri"/>
                <w:color w:val="000000"/>
                <w:sz w:val="18"/>
                <w:szCs w:val="18"/>
              </w:rPr>
              <w:t>processos/cauções</w:t>
            </w:r>
            <w:r w:rsidRPr="00212559">
              <w:rPr>
                <w:rFonts w:cs="Calibri"/>
                <w:color w:val="000000"/>
                <w:sz w:val="18"/>
                <w:szCs w:val="18"/>
              </w:rPr>
              <w:t>.</w:t>
            </w:r>
          </w:p>
          <w:p w14:paraId="242A9E72" w14:textId="77777777" w:rsidR="00B91595" w:rsidRPr="00212559" w:rsidRDefault="00B91595" w:rsidP="00B91595">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próprio MUG no caso das aplicações que não o têm logo por raiz, nomeadamente Leasing.</w:t>
            </w:r>
          </w:p>
        </w:tc>
        <w:tc>
          <w:tcPr>
            <w:tcW w:w="992" w:type="dxa"/>
            <w:tcBorders>
              <w:top w:val="nil"/>
              <w:left w:val="nil"/>
              <w:bottom w:val="single" w:sz="4" w:space="0" w:color="auto"/>
              <w:right w:val="single" w:sz="4" w:space="0" w:color="auto"/>
            </w:tcBorders>
            <w:shd w:val="clear" w:color="auto" w:fill="auto"/>
            <w:noWrap/>
            <w:hideMark/>
          </w:tcPr>
          <w:p w14:paraId="120D4FB6"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29EEC3B3" w14:textId="77777777" w:rsidR="00B91595" w:rsidRDefault="00B91595" w:rsidP="00B91595">
            <w:pPr>
              <w:rPr>
                <w:rFonts w:cs="Calibri"/>
                <w:color w:val="000000"/>
                <w:sz w:val="18"/>
                <w:szCs w:val="18"/>
              </w:rPr>
            </w:pPr>
            <w:r>
              <w:rPr>
                <w:rFonts w:cs="Calibri"/>
                <w:color w:val="000000"/>
                <w:sz w:val="18"/>
                <w:szCs w:val="18"/>
              </w:rPr>
              <w:t>MUG</w:t>
            </w:r>
          </w:p>
          <w:p w14:paraId="3438D652" w14:textId="47D6775A"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16D1662"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04D1180" w14:textId="12E9E118"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0A36A013" w14:textId="77777777" w:rsidR="00B91595" w:rsidRDefault="00B91595" w:rsidP="00B91595">
            <w:pPr>
              <w:rPr>
                <w:rFonts w:cs="Calibri"/>
                <w:color w:val="000000"/>
                <w:sz w:val="18"/>
                <w:szCs w:val="18"/>
              </w:rPr>
            </w:pPr>
          </w:p>
        </w:tc>
      </w:tr>
      <w:tr w:rsidR="00B91595" w:rsidRPr="00212559" w14:paraId="3795A852" w14:textId="262B2742"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A61DE00" w14:textId="77777777" w:rsidR="00B91595" w:rsidRPr="00212559" w:rsidRDefault="00B91595" w:rsidP="00B91595">
            <w:pPr>
              <w:rPr>
                <w:rFonts w:cs="Calibri"/>
                <w:color w:val="000000"/>
                <w:sz w:val="18"/>
                <w:szCs w:val="18"/>
              </w:rPr>
            </w:pPr>
            <w:r w:rsidRPr="00212559">
              <w:rPr>
                <w:rFonts w:cs="Calibri"/>
                <w:color w:val="000000"/>
                <w:sz w:val="18"/>
                <w:szCs w:val="18"/>
              </w:rPr>
              <w:t>zcaucao</w:t>
            </w:r>
          </w:p>
        </w:tc>
        <w:tc>
          <w:tcPr>
            <w:tcW w:w="5494" w:type="dxa"/>
            <w:tcBorders>
              <w:top w:val="nil"/>
              <w:left w:val="nil"/>
              <w:bottom w:val="single" w:sz="4" w:space="0" w:color="auto"/>
              <w:right w:val="single" w:sz="4" w:space="0" w:color="auto"/>
            </w:tcBorders>
            <w:shd w:val="clear" w:color="auto" w:fill="auto"/>
            <w:noWrap/>
            <w:hideMark/>
          </w:tcPr>
          <w:p w14:paraId="778E7EDD" w14:textId="77777777" w:rsidR="00B91595" w:rsidRPr="00212559" w:rsidRDefault="00B91595" w:rsidP="00B91595">
            <w:pPr>
              <w:rPr>
                <w:rFonts w:cs="Calibri"/>
                <w:color w:val="000000"/>
                <w:sz w:val="18"/>
                <w:szCs w:val="18"/>
              </w:rPr>
            </w:pPr>
            <w:r w:rsidRPr="00212559">
              <w:rPr>
                <w:rFonts w:cs="Calibri"/>
                <w:color w:val="000000"/>
                <w:sz w:val="18"/>
                <w:szCs w:val="18"/>
              </w:rPr>
              <w:t>Número de conta ID da caução:</w:t>
            </w:r>
          </w:p>
          <w:p w14:paraId="30A5CE76" w14:textId="77777777" w:rsidR="00B91595" w:rsidRPr="00212559" w:rsidRDefault="00B91595" w:rsidP="00B91595">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w:t>
            </w:r>
            <w:r>
              <w:rPr>
                <w:rFonts w:cs="Calibri"/>
                <w:color w:val="000000"/>
                <w:sz w:val="18"/>
                <w:szCs w:val="18"/>
              </w:rPr>
              <w:t xml:space="preserve">o </w:t>
            </w:r>
            <w:r w:rsidRPr="00212559">
              <w:rPr>
                <w:rFonts w:cs="Calibri"/>
                <w:color w:val="000000"/>
                <w:sz w:val="18"/>
                <w:szCs w:val="18"/>
              </w:rPr>
              <w:t xml:space="preserve">‘cbalcao’ e ‘cnumcta’, constituem a chave única do segundo pilar do MUG e dos seus interfaces, ou seja, os </w:t>
            </w:r>
            <w:r>
              <w:rPr>
                <w:rFonts w:cs="Calibri"/>
                <w:color w:val="000000"/>
                <w:sz w:val="18"/>
                <w:szCs w:val="18"/>
              </w:rPr>
              <w:t>processos/cauções</w:t>
            </w:r>
            <w:r w:rsidRPr="00212559">
              <w:rPr>
                <w:rFonts w:cs="Calibri"/>
                <w:color w:val="000000"/>
                <w:sz w:val="18"/>
                <w:szCs w:val="18"/>
              </w:rPr>
              <w:t>.</w:t>
            </w:r>
          </w:p>
          <w:p w14:paraId="63EE472D" w14:textId="77777777" w:rsidR="00B91595" w:rsidRPr="00212559" w:rsidRDefault="00B91595" w:rsidP="00B91595">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próprio MUG no caso das aplicações que não o têm logo por raiz, nomeadamente Leasing.</w:t>
            </w:r>
          </w:p>
        </w:tc>
        <w:tc>
          <w:tcPr>
            <w:tcW w:w="992" w:type="dxa"/>
            <w:tcBorders>
              <w:top w:val="nil"/>
              <w:left w:val="nil"/>
              <w:bottom w:val="single" w:sz="4" w:space="0" w:color="auto"/>
              <w:right w:val="single" w:sz="4" w:space="0" w:color="auto"/>
            </w:tcBorders>
            <w:shd w:val="clear" w:color="auto" w:fill="auto"/>
            <w:noWrap/>
            <w:hideMark/>
          </w:tcPr>
          <w:p w14:paraId="472D8009"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3A435AD6" w14:textId="77777777" w:rsidR="00B91595" w:rsidRDefault="00B91595" w:rsidP="00B91595">
            <w:pPr>
              <w:rPr>
                <w:rFonts w:cs="Calibri"/>
                <w:color w:val="000000"/>
                <w:sz w:val="18"/>
                <w:szCs w:val="18"/>
              </w:rPr>
            </w:pPr>
            <w:r>
              <w:rPr>
                <w:rFonts w:cs="Calibri"/>
                <w:color w:val="000000"/>
                <w:sz w:val="18"/>
                <w:szCs w:val="18"/>
              </w:rPr>
              <w:t>MUG</w:t>
            </w:r>
          </w:p>
          <w:p w14:paraId="135DCA83" w14:textId="45009BA2"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6DFFF76"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7A568DAB" w14:textId="2D2A9D44"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608DCE24" w14:textId="77777777" w:rsidR="00B91595" w:rsidRDefault="00B91595" w:rsidP="00B91595">
            <w:pPr>
              <w:rPr>
                <w:rFonts w:cs="Calibri"/>
                <w:color w:val="000000"/>
                <w:sz w:val="18"/>
                <w:szCs w:val="18"/>
              </w:rPr>
            </w:pPr>
          </w:p>
        </w:tc>
      </w:tr>
      <w:tr w:rsidR="00B91595" w:rsidRPr="00212559" w14:paraId="5AF2A7AA" w14:textId="30F98780"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3671D78" w14:textId="77777777" w:rsidR="00B91595" w:rsidRPr="00212559" w:rsidRDefault="00B91595" w:rsidP="00B91595">
            <w:pPr>
              <w:rPr>
                <w:rFonts w:cs="Calibri"/>
                <w:color w:val="000000"/>
                <w:sz w:val="18"/>
                <w:szCs w:val="18"/>
              </w:rPr>
            </w:pPr>
            <w:r w:rsidRPr="00212559">
              <w:rPr>
                <w:rFonts w:cs="Calibri"/>
                <w:color w:val="000000"/>
                <w:sz w:val="18"/>
                <w:szCs w:val="18"/>
              </w:rPr>
              <w:t>ckbalcao</w:t>
            </w:r>
          </w:p>
        </w:tc>
        <w:tc>
          <w:tcPr>
            <w:tcW w:w="5494" w:type="dxa"/>
            <w:tcBorders>
              <w:top w:val="nil"/>
              <w:left w:val="nil"/>
              <w:bottom w:val="single" w:sz="4" w:space="0" w:color="auto"/>
              <w:right w:val="single" w:sz="4" w:space="0" w:color="auto"/>
            </w:tcBorders>
            <w:shd w:val="clear" w:color="auto" w:fill="auto"/>
            <w:noWrap/>
            <w:hideMark/>
          </w:tcPr>
          <w:p w14:paraId="25E2499B" w14:textId="77777777" w:rsidR="00B91595" w:rsidRPr="00212559" w:rsidRDefault="00B91595" w:rsidP="00B91595">
            <w:pPr>
              <w:rPr>
                <w:rFonts w:cs="Calibri"/>
                <w:color w:val="000000"/>
                <w:sz w:val="18"/>
                <w:szCs w:val="18"/>
              </w:rPr>
            </w:pPr>
            <w:r w:rsidRPr="00212559">
              <w:rPr>
                <w:rFonts w:cs="Calibri"/>
                <w:color w:val="000000"/>
                <w:sz w:val="18"/>
                <w:szCs w:val="18"/>
              </w:rPr>
              <w:t>Código do balcão da responsabilidade:</w:t>
            </w:r>
          </w:p>
          <w:p w14:paraId="752E7DF2" w14:textId="77777777" w:rsidR="00B91595" w:rsidRPr="00212559" w:rsidRDefault="00B91595" w:rsidP="00B91595">
            <w:pPr>
              <w:pStyle w:val="ListParagraph"/>
              <w:numPr>
                <w:ilvl w:val="0"/>
                <w:numId w:val="2"/>
              </w:numPr>
              <w:rPr>
                <w:rFonts w:cs="Calibri"/>
                <w:color w:val="000000"/>
                <w:sz w:val="18"/>
                <w:szCs w:val="18"/>
              </w:rPr>
            </w:pPr>
            <w:r w:rsidRPr="00212559">
              <w:rPr>
                <w:rFonts w:cs="Calibri"/>
                <w:color w:val="000000"/>
                <w:sz w:val="18"/>
                <w:szCs w:val="18"/>
              </w:rPr>
              <w:t>Este campo, juntamente com o ‘cempresa’, ‘cknumcta’ e ‘zdeposit, correspondem à chave única de cada responsabilidade de crédito no banco.</w:t>
            </w:r>
          </w:p>
          <w:p w14:paraId="13A2A76D" w14:textId="77777777" w:rsidR="00B91595" w:rsidRPr="00212559" w:rsidRDefault="00B91595" w:rsidP="00B91595">
            <w:pPr>
              <w:pStyle w:val="ListParagraph"/>
              <w:numPr>
                <w:ilvl w:val="0"/>
                <w:numId w:val="2"/>
              </w:numPr>
              <w:rPr>
                <w:rFonts w:cs="Calibri"/>
                <w:color w:val="000000"/>
                <w:sz w:val="18"/>
                <w:szCs w:val="18"/>
              </w:rPr>
            </w:pPr>
            <w:r w:rsidRPr="00212559">
              <w:rPr>
                <w:rFonts w:cs="Calibri"/>
                <w:color w:val="000000"/>
                <w:sz w:val="18"/>
                <w:szCs w:val="18"/>
              </w:rPr>
              <w:t>A chave é normalizada de acordo com as chaves contratuais da aplicação ICs da Contabilidade, com o ‘ckbalcao’ a corresponder nesse modelo ao campo ‘cbalcao’.</w:t>
            </w:r>
          </w:p>
          <w:p w14:paraId="61FDB379" w14:textId="77777777" w:rsidR="00B91595" w:rsidRPr="00212559" w:rsidRDefault="00B91595" w:rsidP="00B91595">
            <w:pPr>
              <w:pStyle w:val="ListParagraph"/>
              <w:numPr>
                <w:ilvl w:val="0"/>
                <w:numId w:val="2"/>
              </w:numPr>
              <w:rPr>
                <w:rFonts w:cs="Calibri"/>
                <w:color w:val="000000"/>
                <w:sz w:val="18"/>
                <w:szCs w:val="18"/>
              </w:rPr>
            </w:pPr>
            <w:r w:rsidRPr="00212559">
              <w:rPr>
                <w:rFonts w:cs="Calibri"/>
                <w:color w:val="000000"/>
                <w:sz w:val="18"/>
                <w:szCs w:val="18"/>
              </w:rPr>
              <w:t>Existem outros modelos de dados para além das ICs, em que este campo da responsabilidade corresponde ao campo ‘cbalcao’ ou ao campo ‘ckbalres’.</w:t>
            </w:r>
          </w:p>
        </w:tc>
        <w:tc>
          <w:tcPr>
            <w:tcW w:w="992" w:type="dxa"/>
            <w:tcBorders>
              <w:top w:val="nil"/>
              <w:left w:val="nil"/>
              <w:bottom w:val="single" w:sz="4" w:space="0" w:color="auto"/>
              <w:right w:val="single" w:sz="4" w:space="0" w:color="auto"/>
            </w:tcBorders>
            <w:shd w:val="clear" w:color="auto" w:fill="auto"/>
            <w:noWrap/>
            <w:hideMark/>
          </w:tcPr>
          <w:p w14:paraId="5CDB0F9B"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6690C432" w14:textId="77777777" w:rsidR="00B91595" w:rsidRDefault="00B91595" w:rsidP="00B91595">
            <w:pPr>
              <w:rPr>
                <w:rFonts w:cs="Calibri"/>
                <w:color w:val="000000"/>
                <w:sz w:val="18"/>
                <w:szCs w:val="18"/>
              </w:rPr>
            </w:pPr>
            <w:r>
              <w:rPr>
                <w:rFonts w:cs="Calibri"/>
                <w:color w:val="000000"/>
                <w:sz w:val="18"/>
                <w:szCs w:val="18"/>
              </w:rPr>
              <w:t>MUG</w:t>
            </w:r>
          </w:p>
          <w:p w14:paraId="3498F426" w14:textId="5AC3AC72"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39FB94B"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63B46CBD" w14:textId="437F3EF9"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6FCFF8F6" w14:textId="77777777" w:rsidR="00B91595" w:rsidRDefault="00B91595" w:rsidP="00B91595">
            <w:pPr>
              <w:rPr>
                <w:rFonts w:cs="Calibri"/>
                <w:color w:val="000000"/>
                <w:sz w:val="18"/>
                <w:szCs w:val="18"/>
              </w:rPr>
            </w:pPr>
          </w:p>
        </w:tc>
      </w:tr>
      <w:tr w:rsidR="00B91595" w:rsidRPr="00212559" w14:paraId="111D2627" w14:textId="10260CAC"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A17165A" w14:textId="77777777" w:rsidR="00B91595" w:rsidRPr="00212559" w:rsidRDefault="00B91595" w:rsidP="00B91595">
            <w:pPr>
              <w:rPr>
                <w:rFonts w:cs="Calibri"/>
                <w:color w:val="000000"/>
                <w:sz w:val="18"/>
                <w:szCs w:val="18"/>
              </w:rPr>
            </w:pPr>
            <w:r w:rsidRPr="00212559">
              <w:rPr>
                <w:rFonts w:cs="Calibri"/>
                <w:color w:val="000000"/>
                <w:sz w:val="18"/>
                <w:szCs w:val="18"/>
              </w:rPr>
              <w:t>cknumcta</w:t>
            </w:r>
          </w:p>
        </w:tc>
        <w:tc>
          <w:tcPr>
            <w:tcW w:w="5494" w:type="dxa"/>
            <w:tcBorders>
              <w:top w:val="nil"/>
              <w:left w:val="nil"/>
              <w:bottom w:val="single" w:sz="4" w:space="0" w:color="auto"/>
              <w:right w:val="single" w:sz="4" w:space="0" w:color="auto"/>
            </w:tcBorders>
            <w:shd w:val="clear" w:color="auto" w:fill="auto"/>
            <w:noWrap/>
            <w:hideMark/>
          </w:tcPr>
          <w:p w14:paraId="52C13C42" w14:textId="77777777" w:rsidR="00B91595" w:rsidRPr="00212559" w:rsidRDefault="00B91595" w:rsidP="00B91595">
            <w:pPr>
              <w:rPr>
                <w:rFonts w:cs="Calibri"/>
                <w:color w:val="000000"/>
                <w:sz w:val="18"/>
                <w:szCs w:val="18"/>
              </w:rPr>
            </w:pPr>
            <w:r w:rsidRPr="00212559">
              <w:rPr>
                <w:rFonts w:cs="Calibri"/>
                <w:color w:val="000000"/>
                <w:sz w:val="18"/>
                <w:szCs w:val="18"/>
              </w:rPr>
              <w:t>Número de conta da responsabilidade:</w:t>
            </w:r>
          </w:p>
          <w:p w14:paraId="5A318757" w14:textId="77777777" w:rsidR="00B91595" w:rsidRPr="00212559" w:rsidRDefault="00B91595" w:rsidP="00B91595">
            <w:pPr>
              <w:pStyle w:val="ListParagraph"/>
              <w:numPr>
                <w:ilvl w:val="0"/>
                <w:numId w:val="4"/>
              </w:numPr>
              <w:rPr>
                <w:rFonts w:cs="Calibri"/>
                <w:color w:val="000000"/>
                <w:sz w:val="18"/>
                <w:szCs w:val="18"/>
              </w:rPr>
            </w:pPr>
            <w:r w:rsidRPr="00212559">
              <w:rPr>
                <w:rFonts w:cs="Calibri"/>
                <w:color w:val="000000"/>
                <w:sz w:val="18"/>
                <w:szCs w:val="18"/>
              </w:rPr>
              <w:lastRenderedPageBreak/>
              <w:t>Este campo, juntamente com o ‘cempresa’, ‘ckbalcao’ e ‘zdeposit’, correspondem à chave única de cada responsabilidade de crédito no banco.</w:t>
            </w:r>
          </w:p>
          <w:p w14:paraId="39220CDE" w14:textId="77777777" w:rsidR="00B91595" w:rsidRPr="00212559" w:rsidRDefault="00B91595" w:rsidP="00B91595">
            <w:pPr>
              <w:pStyle w:val="ListParagraph"/>
              <w:numPr>
                <w:ilvl w:val="0"/>
                <w:numId w:val="4"/>
              </w:numPr>
              <w:rPr>
                <w:rFonts w:cs="Calibri"/>
                <w:color w:val="000000"/>
                <w:sz w:val="18"/>
                <w:szCs w:val="18"/>
              </w:rPr>
            </w:pPr>
            <w:r w:rsidRPr="00212559">
              <w:rPr>
                <w:rFonts w:cs="Calibri"/>
                <w:color w:val="000000"/>
                <w:sz w:val="18"/>
                <w:szCs w:val="18"/>
              </w:rPr>
              <w:t xml:space="preserve">A chave é normalizada de acordo com as chaves contratuais da aplicação ICs da Contabilidade, com o ‘cknumcta’ a corresponder nesse modelo ao campo ‘cnumecta’.  </w:t>
            </w:r>
          </w:p>
          <w:p w14:paraId="6A546894" w14:textId="77777777" w:rsidR="00B91595" w:rsidRPr="00212559" w:rsidRDefault="00B91595" w:rsidP="00B91595">
            <w:pPr>
              <w:pStyle w:val="ListParagraph"/>
              <w:numPr>
                <w:ilvl w:val="0"/>
                <w:numId w:val="4"/>
              </w:numPr>
              <w:rPr>
                <w:rFonts w:cs="Calibri"/>
                <w:color w:val="000000"/>
                <w:sz w:val="18"/>
                <w:szCs w:val="18"/>
              </w:rPr>
            </w:pPr>
            <w:r w:rsidRPr="00212559">
              <w:rPr>
                <w:rFonts w:cs="Calibri"/>
                <w:color w:val="000000"/>
                <w:sz w:val="18"/>
                <w:szCs w:val="18"/>
              </w:rPr>
              <w:t>Existem outros modelos de dados para além das ICs, em que este campo da responsabilidade corresponde ao campo ‘cnumecta’ ou ao campo ‘ckctares’.</w:t>
            </w:r>
          </w:p>
        </w:tc>
        <w:tc>
          <w:tcPr>
            <w:tcW w:w="992" w:type="dxa"/>
            <w:tcBorders>
              <w:top w:val="nil"/>
              <w:left w:val="nil"/>
              <w:bottom w:val="single" w:sz="4" w:space="0" w:color="auto"/>
              <w:right w:val="single" w:sz="4" w:space="0" w:color="auto"/>
            </w:tcBorders>
            <w:shd w:val="clear" w:color="auto" w:fill="auto"/>
            <w:noWrap/>
            <w:hideMark/>
          </w:tcPr>
          <w:p w14:paraId="433CDDFE"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3FACDC98" w14:textId="77777777" w:rsidR="00B91595" w:rsidRDefault="00B91595" w:rsidP="00B91595">
            <w:pPr>
              <w:rPr>
                <w:rFonts w:cs="Calibri"/>
                <w:color w:val="000000"/>
                <w:sz w:val="18"/>
                <w:szCs w:val="18"/>
              </w:rPr>
            </w:pPr>
            <w:r>
              <w:rPr>
                <w:rFonts w:cs="Calibri"/>
                <w:color w:val="000000"/>
                <w:sz w:val="18"/>
                <w:szCs w:val="18"/>
              </w:rPr>
              <w:t>MUG</w:t>
            </w:r>
          </w:p>
          <w:p w14:paraId="7ADC0F28" w14:textId="65978497"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5A461C4"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79E21243" w14:textId="34D1F4AD"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1EC0CB9F" w14:textId="77777777" w:rsidR="00B91595" w:rsidRDefault="00B91595" w:rsidP="00B91595">
            <w:pPr>
              <w:rPr>
                <w:rFonts w:cs="Calibri"/>
                <w:color w:val="000000"/>
                <w:sz w:val="18"/>
                <w:szCs w:val="18"/>
              </w:rPr>
            </w:pPr>
          </w:p>
        </w:tc>
      </w:tr>
      <w:tr w:rsidR="00B91595" w:rsidRPr="00212559" w14:paraId="7C747285" w14:textId="31B85D6D"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64D6795" w14:textId="77777777" w:rsidR="00B91595" w:rsidRPr="00212559" w:rsidRDefault="00B91595" w:rsidP="00B91595">
            <w:pPr>
              <w:rPr>
                <w:rFonts w:cs="Calibri"/>
                <w:color w:val="000000"/>
                <w:sz w:val="18"/>
                <w:szCs w:val="18"/>
              </w:rPr>
            </w:pPr>
            <w:r w:rsidRPr="00212559">
              <w:rPr>
                <w:rFonts w:cs="Calibri"/>
                <w:color w:val="000000"/>
                <w:sz w:val="18"/>
                <w:szCs w:val="18"/>
              </w:rPr>
              <w:t>zdeposit</w:t>
            </w:r>
          </w:p>
        </w:tc>
        <w:tc>
          <w:tcPr>
            <w:tcW w:w="5494" w:type="dxa"/>
            <w:tcBorders>
              <w:top w:val="nil"/>
              <w:left w:val="nil"/>
              <w:bottom w:val="single" w:sz="4" w:space="0" w:color="auto"/>
              <w:right w:val="single" w:sz="4" w:space="0" w:color="auto"/>
            </w:tcBorders>
            <w:shd w:val="clear" w:color="auto" w:fill="auto"/>
            <w:noWrap/>
            <w:hideMark/>
          </w:tcPr>
          <w:p w14:paraId="028B8890" w14:textId="77777777" w:rsidR="00B91595" w:rsidRPr="00212559" w:rsidRDefault="00B91595" w:rsidP="00B91595">
            <w:pPr>
              <w:rPr>
                <w:rFonts w:cs="Calibri"/>
                <w:color w:val="000000"/>
                <w:sz w:val="18"/>
                <w:szCs w:val="18"/>
              </w:rPr>
            </w:pPr>
            <w:r w:rsidRPr="00212559">
              <w:rPr>
                <w:rFonts w:cs="Calibri"/>
                <w:color w:val="000000"/>
                <w:sz w:val="18"/>
                <w:szCs w:val="18"/>
              </w:rPr>
              <w:t>Número de contrato da responsabilidade:</w:t>
            </w:r>
          </w:p>
          <w:p w14:paraId="3E02B017" w14:textId="77777777" w:rsidR="00B91595" w:rsidRPr="00212559" w:rsidRDefault="00B91595" w:rsidP="00B91595">
            <w:pPr>
              <w:pStyle w:val="ListParagraph"/>
              <w:numPr>
                <w:ilvl w:val="0"/>
                <w:numId w:val="3"/>
              </w:numPr>
              <w:rPr>
                <w:rFonts w:cs="Calibri"/>
                <w:color w:val="000000"/>
                <w:sz w:val="18"/>
                <w:szCs w:val="18"/>
              </w:rPr>
            </w:pPr>
            <w:r w:rsidRPr="00212559">
              <w:rPr>
                <w:rFonts w:cs="Calibri"/>
                <w:color w:val="000000"/>
                <w:sz w:val="18"/>
                <w:szCs w:val="18"/>
              </w:rPr>
              <w:t>Estes campos, juntamente com o ‘cempresa’, ‘ckbalcao’ e ‘cknumcta’, correspondem à chave única de cada responsabilidade de crédito no banco.</w:t>
            </w:r>
          </w:p>
          <w:p w14:paraId="082A298B" w14:textId="77777777" w:rsidR="00B91595" w:rsidRPr="00212559" w:rsidRDefault="00B91595" w:rsidP="00B91595">
            <w:pPr>
              <w:pStyle w:val="ListParagraph"/>
              <w:numPr>
                <w:ilvl w:val="0"/>
                <w:numId w:val="3"/>
              </w:numPr>
              <w:rPr>
                <w:rFonts w:cs="Calibri"/>
                <w:color w:val="000000"/>
                <w:sz w:val="18"/>
                <w:szCs w:val="18"/>
              </w:rPr>
            </w:pPr>
            <w:r w:rsidRPr="00212559">
              <w:rPr>
                <w:rFonts w:cs="Calibri"/>
                <w:color w:val="000000"/>
                <w:sz w:val="18"/>
                <w:szCs w:val="18"/>
              </w:rPr>
              <w:t>A chave é normalizada de acordo com as chaves contratuais da aplicação ICs da Contabilidade, com o ‘zdeposit’ a corresponder nesse modelo ao campo ‘zdeposit’.</w:t>
            </w:r>
          </w:p>
          <w:p w14:paraId="5488730A" w14:textId="77777777" w:rsidR="00B91595" w:rsidRPr="00212559" w:rsidRDefault="00B91595" w:rsidP="00B91595">
            <w:pPr>
              <w:pStyle w:val="ListParagraph"/>
              <w:numPr>
                <w:ilvl w:val="0"/>
                <w:numId w:val="3"/>
              </w:numPr>
              <w:rPr>
                <w:rFonts w:cs="Calibri"/>
                <w:color w:val="000000"/>
                <w:sz w:val="18"/>
                <w:szCs w:val="18"/>
              </w:rPr>
            </w:pPr>
            <w:r w:rsidRPr="00212559">
              <w:rPr>
                <w:rFonts w:cs="Calibri"/>
                <w:color w:val="000000"/>
                <w:sz w:val="18"/>
                <w:szCs w:val="18"/>
              </w:rPr>
              <w:t>Existem outros modelos de dados para além das ICs, em que este campo da responsabilidade corresponde ao campo ‘creferencia’ ou ao campo ‘ckrefresp’.</w:t>
            </w:r>
          </w:p>
        </w:tc>
        <w:tc>
          <w:tcPr>
            <w:tcW w:w="992" w:type="dxa"/>
            <w:tcBorders>
              <w:top w:val="nil"/>
              <w:left w:val="nil"/>
              <w:bottom w:val="single" w:sz="4" w:space="0" w:color="auto"/>
              <w:right w:val="single" w:sz="4" w:space="0" w:color="auto"/>
            </w:tcBorders>
            <w:shd w:val="clear" w:color="auto" w:fill="auto"/>
            <w:noWrap/>
            <w:hideMark/>
          </w:tcPr>
          <w:p w14:paraId="11B233A8"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3E9ECA1" w14:textId="77777777" w:rsidR="00B91595" w:rsidRDefault="00B91595" w:rsidP="00B91595">
            <w:pPr>
              <w:rPr>
                <w:rFonts w:cs="Calibri"/>
                <w:color w:val="000000"/>
                <w:sz w:val="18"/>
                <w:szCs w:val="18"/>
              </w:rPr>
            </w:pPr>
            <w:r>
              <w:rPr>
                <w:rFonts w:cs="Calibri"/>
                <w:color w:val="000000"/>
                <w:sz w:val="18"/>
                <w:szCs w:val="18"/>
              </w:rPr>
              <w:t>MUG</w:t>
            </w:r>
          </w:p>
          <w:p w14:paraId="54442C20" w14:textId="4027A11F"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9FE855D"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A9A110F" w14:textId="3C5668C8"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08E4DD9E" w14:textId="77777777" w:rsidR="00B91595" w:rsidRDefault="00B91595" w:rsidP="00B91595">
            <w:pPr>
              <w:rPr>
                <w:rFonts w:cs="Calibri"/>
                <w:color w:val="000000"/>
                <w:sz w:val="18"/>
                <w:szCs w:val="18"/>
              </w:rPr>
            </w:pPr>
          </w:p>
        </w:tc>
      </w:tr>
      <w:tr w:rsidR="00B91595" w:rsidRPr="00212559" w14:paraId="7446CFF7" w14:textId="4C556D32"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A5A44E4" w14:textId="77777777" w:rsidR="00B91595" w:rsidRPr="00212559" w:rsidRDefault="00B91595" w:rsidP="00B91595">
            <w:pPr>
              <w:rPr>
                <w:rFonts w:cs="Calibri"/>
                <w:color w:val="000000"/>
                <w:sz w:val="18"/>
                <w:szCs w:val="18"/>
              </w:rPr>
            </w:pPr>
            <w:r w:rsidRPr="00212559">
              <w:rPr>
                <w:rFonts w:cs="Calibri"/>
                <w:color w:val="000000"/>
                <w:sz w:val="18"/>
                <w:szCs w:val="18"/>
              </w:rPr>
              <w:t>cproduto</w:t>
            </w:r>
          </w:p>
        </w:tc>
        <w:tc>
          <w:tcPr>
            <w:tcW w:w="5494" w:type="dxa"/>
            <w:tcBorders>
              <w:top w:val="nil"/>
              <w:left w:val="nil"/>
              <w:bottom w:val="single" w:sz="4" w:space="0" w:color="auto"/>
              <w:right w:val="single" w:sz="4" w:space="0" w:color="auto"/>
            </w:tcBorders>
            <w:shd w:val="clear" w:color="auto" w:fill="auto"/>
            <w:noWrap/>
            <w:hideMark/>
          </w:tcPr>
          <w:p w14:paraId="141199F3" w14:textId="77777777" w:rsidR="00B91595" w:rsidRPr="00AA3E46" w:rsidRDefault="00B91595" w:rsidP="00B91595">
            <w:pPr>
              <w:rPr>
                <w:rFonts w:cs="Calibri"/>
                <w:color w:val="000000"/>
                <w:sz w:val="18"/>
                <w:szCs w:val="18"/>
              </w:rPr>
            </w:pPr>
            <w:r w:rsidRPr="00AA3E46">
              <w:rPr>
                <w:rFonts w:cs="Calibri"/>
                <w:color w:val="000000"/>
                <w:sz w:val="18"/>
                <w:szCs w:val="18"/>
              </w:rPr>
              <w:t>Código produto da responsabilidade:</w:t>
            </w:r>
          </w:p>
          <w:p w14:paraId="099EA66B" w14:textId="77777777" w:rsidR="00337C95" w:rsidRPr="00337C95" w:rsidRDefault="00B91595" w:rsidP="00337C95">
            <w:pPr>
              <w:pStyle w:val="ListParagraph"/>
              <w:numPr>
                <w:ilvl w:val="0"/>
                <w:numId w:val="33"/>
              </w:numPr>
              <w:rPr>
                <w:rFonts w:cs="Calibri"/>
                <w:color w:val="000000"/>
                <w:sz w:val="18"/>
                <w:szCs w:val="18"/>
              </w:rPr>
            </w:pPr>
            <w:r w:rsidRPr="00AA3E46">
              <w:rPr>
                <w:rFonts w:cs="Calibri"/>
                <w:color w:val="000000"/>
                <w:sz w:val="18"/>
                <w:szCs w:val="18"/>
              </w:rPr>
              <w:t xml:space="preserve">Este campo do produto (‘cproduto’) em complemento com o campo do subproduto (‘csubprod’), </w:t>
            </w:r>
            <w:r w:rsidRPr="00AA3E46">
              <w:rPr>
                <w:color w:val="000000"/>
                <w:sz w:val="18"/>
                <w:szCs w:val="18"/>
              </w:rPr>
              <w:t>permite obter mais detalhe acerca da operação de crédito.</w:t>
            </w:r>
          </w:p>
          <w:p w14:paraId="0383FBD0" w14:textId="390B829D" w:rsidR="00B91595" w:rsidRPr="00AA3E46" w:rsidRDefault="00337C95" w:rsidP="00337C95">
            <w:pPr>
              <w:pStyle w:val="ListParagraph"/>
              <w:numPr>
                <w:ilvl w:val="0"/>
                <w:numId w:val="33"/>
              </w:numPr>
              <w:rPr>
                <w:rFonts w:cs="Calibri"/>
                <w:color w:val="000000"/>
                <w:sz w:val="18"/>
                <w:szCs w:val="18"/>
              </w:rPr>
            </w:pPr>
            <w:r w:rsidRPr="00AA3E46">
              <w:rPr>
                <w:sz w:val="18"/>
              </w:rPr>
              <w:t xml:space="preserve"> </w:t>
            </w:r>
            <w:r w:rsidR="00B91595" w:rsidRPr="00AA3E46">
              <w:rPr>
                <w:sz w:val="18"/>
              </w:rPr>
              <w:t xml:space="preserve">O dicionário de produtos e subprodutos pode ser consultado na tabela </w:t>
            </w:r>
            <w:r w:rsidR="00B91595" w:rsidRPr="00A84B21">
              <w:rPr>
                <w:i/>
                <w:sz w:val="18"/>
              </w:rPr>
              <w:t>cd_estruturais.tat91_tabelas</w:t>
            </w:r>
            <w:r w:rsidR="00B91595" w:rsidRPr="00AA3E46">
              <w:rPr>
                <w:sz w:val="18"/>
              </w:rPr>
              <w:t xml:space="preserve">, em que o campo </w:t>
            </w:r>
            <w:r w:rsidR="00B91595">
              <w:rPr>
                <w:sz w:val="18"/>
              </w:rPr>
              <w:t>‘</w:t>
            </w:r>
            <w:r w:rsidR="00B91595" w:rsidRPr="00AA3E46">
              <w:rPr>
                <w:sz w:val="18"/>
              </w:rPr>
              <w:t>tayd91c0_celemtab</w:t>
            </w:r>
            <w:r w:rsidR="00B91595">
              <w:rPr>
                <w:sz w:val="18"/>
              </w:rPr>
              <w:t>’</w:t>
            </w:r>
            <w:r w:rsidR="00B91595" w:rsidRPr="00AA3E46">
              <w:rPr>
                <w:sz w:val="18"/>
              </w:rPr>
              <w:t xml:space="preserve"> corresponde à concatenação do produto e subproduto, e o </w:t>
            </w:r>
            <w:r w:rsidR="00B91595">
              <w:rPr>
                <w:sz w:val="18"/>
              </w:rPr>
              <w:t>‘</w:t>
            </w:r>
            <w:r w:rsidR="00B91595" w:rsidRPr="00AA3E46">
              <w:rPr>
                <w:sz w:val="18"/>
              </w:rPr>
              <w:t>tayd91c0_gelemtab</w:t>
            </w:r>
            <w:r w:rsidR="00B91595">
              <w:rPr>
                <w:sz w:val="18"/>
              </w:rPr>
              <w:t>’</w:t>
            </w:r>
            <w:r w:rsidR="00B91595" w:rsidRPr="00AA3E46">
              <w:rPr>
                <w:sz w:val="18"/>
              </w:rPr>
              <w:t xml:space="preserve"> indica a designação do produto/subproduto respetivo. Ao atacar esta tabela, tem que se filtrar por 'tayd91c0_ctabela' = '925' e não esquecer de selecionar a 'data_date_part' relevante. Note-se que esta tabela só tem dados para os dias úteis.</w:t>
            </w:r>
          </w:p>
        </w:tc>
        <w:tc>
          <w:tcPr>
            <w:tcW w:w="992" w:type="dxa"/>
            <w:tcBorders>
              <w:top w:val="nil"/>
              <w:left w:val="nil"/>
              <w:bottom w:val="single" w:sz="4" w:space="0" w:color="auto"/>
              <w:right w:val="single" w:sz="4" w:space="0" w:color="auto"/>
            </w:tcBorders>
            <w:shd w:val="clear" w:color="auto" w:fill="auto"/>
            <w:noWrap/>
            <w:hideMark/>
          </w:tcPr>
          <w:p w14:paraId="79600904"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73137C32" w14:textId="77777777" w:rsidR="00B91595" w:rsidRDefault="00B91595" w:rsidP="00B91595">
            <w:pPr>
              <w:rPr>
                <w:rFonts w:cs="Calibri"/>
                <w:color w:val="000000"/>
                <w:sz w:val="18"/>
                <w:szCs w:val="18"/>
              </w:rPr>
            </w:pPr>
            <w:r>
              <w:rPr>
                <w:rFonts w:cs="Calibri"/>
                <w:color w:val="000000"/>
                <w:sz w:val="18"/>
                <w:szCs w:val="18"/>
              </w:rPr>
              <w:t>MUG</w:t>
            </w:r>
          </w:p>
          <w:p w14:paraId="0E61E587" w14:textId="4D9074DD"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38C4B53" w14:textId="6A2BB603" w:rsidR="00B91595" w:rsidRDefault="00337C95" w:rsidP="00B91595">
            <w:pPr>
              <w:rPr>
                <w:rFonts w:cs="Calibri"/>
                <w:color w:val="000000"/>
                <w:sz w:val="18"/>
                <w:szCs w:val="18"/>
              </w:rPr>
            </w:pPr>
            <w:r w:rsidRPr="00984DB3">
              <w:rPr>
                <w:i/>
                <w:color w:val="000000"/>
                <w:sz w:val="18"/>
                <w:szCs w:val="18"/>
              </w:rPr>
              <w:t>cd_garantias.gt001_trz_rsp_gt</w:t>
            </w:r>
          </w:p>
        </w:tc>
        <w:tc>
          <w:tcPr>
            <w:tcW w:w="1134" w:type="dxa"/>
            <w:tcBorders>
              <w:top w:val="nil"/>
              <w:left w:val="single" w:sz="4" w:space="0" w:color="auto"/>
              <w:bottom w:val="single" w:sz="4" w:space="0" w:color="auto"/>
              <w:right w:val="single" w:sz="4" w:space="0" w:color="auto"/>
            </w:tcBorders>
          </w:tcPr>
          <w:p w14:paraId="67587FF2" w14:textId="29761EE7"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044B040A" w14:textId="77777777" w:rsidR="00B91595" w:rsidRDefault="00B91595" w:rsidP="00B91595">
            <w:pPr>
              <w:rPr>
                <w:rFonts w:cs="Calibri"/>
                <w:color w:val="000000"/>
                <w:sz w:val="18"/>
                <w:szCs w:val="18"/>
              </w:rPr>
            </w:pPr>
          </w:p>
        </w:tc>
      </w:tr>
      <w:tr w:rsidR="00B91595" w:rsidRPr="00212559" w14:paraId="508987B9" w14:textId="6D774C1F"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BA53E20" w14:textId="77777777" w:rsidR="00B91595" w:rsidRPr="00212559" w:rsidRDefault="00B91595" w:rsidP="00B91595">
            <w:pPr>
              <w:rPr>
                <w:rFonts w:cs="Calibri"/>
                <w:color w:val="000000"/>
                <w:sz w:val="18"/>
                <w:szCs w:val="18"/>
              </w:rPr>
            </w:pPr>
            <w:r w:rsidRPr="00212559">
              <w:rPr>
                <w:rFonts w:cs="Calibri"/>
                <w:color w:val="000000"/>
                <w:sz w:val="18"/>
                <w:szCs w:val="18"/>
              </w:rPr>
              <w:t>csubprod</w:t>
            </w:r>
          </w:p>
        </w:tc>
        <w:tc>
          <w:tcPr>
            <w:tcW w:w="5494" w:type="dxa"/>
            <w:tcBorders>
              <w:top w:val="nil"/>
              <w:left w:val="nil"/>
              <w:bottom w:val="single" w:sz="4" w:space="0" w:color="auto"/>
              <w:right w:val="single" w:sz="4" w:space="0" w:color="auto"/>
            </w:tcBorders>
            <w:shd w:val="clear" w:color="auto" w:fill="auto"/>
            <w:noWrap/>
            <w:hideMark/>
          </w:tcPr>
          <w:p w14:paraId="6D4D3427" w14:textId="77777777" w:rsidR="00B91595" w:rsidRPr="00AA3E46" w:rsidRDefault="00B91595" w:rsidP="00B91595">
            <w:pPr>
              <w:rPr>
                <w:rFonts w:cs="Calibri"/>
                <w:color w:val="000000"/>
                <w:sz w:val="18"/>
                <w:szCs w:val="18"/>
              </w:rPr>
            </w:pPr>
            <w:r w:rsidRPr="00AA3E46">
              <w:rPr>
                <w:rFonts w:cs="Calibri"/>
                <w:color w:val="000000"/>
                <w:sz w:val="18"/>
                <w:szCs w:val="18"/>
              </w:rPr>
              <w:t>Código subproduto da responsabilidade:</w:t>
            </w:r>
          </w:p>
          <w:p w14:paraId="45D6B6E7" w14:textId="77777777" w:rsidR="00B91595" w:rsidRPr="00D6754F" w:rsidRDefault="00B91595" w:rsidP="00B91595">
            <w:pPr>
              <w:pStyle w:val="ListParagraph"/>
              <w:numPr>
                <w:ilvl w:val="0"/>
                <w:numId w:val="33"/>
              </w:numPr>
              <w:rPr>
                <w:rFonts w:cs="Calibri"/>
                <w:color w:val="000000"/>
                <w:sz w:val="18"/>
                <w:szCs w:val="18"/>
              </w:rPr>
            </w:pPr>
            <w:r w:rsidRPr="00AA3E46">
              <w:rPr>
                <w:rFonts w:cs="Calibri"/>
                <w:color w:val="000000"/>
                <w:sz w:val="18"/>
                <w:szCs w:val="18"/>
              </w:rPr>
              <w:t xml:space="preserve">Como referido no ponto anterior, o subproduto complementa a informação do produto com o detalhe necessário para compreender </w:t>
            </w:r>
            <w:r w:rsidRPr="00AA3E46">
              <w:rPr>
                <w:color w:val="000000"/>
                <w:sz w:val="18"/>
                <w:szCs w:val="18"/>
              </w:rPr>
              <w:t>a operação de crédito.</w:t>
            </w:r>
          </w:p>
          <w:p w14:paraId="28532430" w14:textId="1CE91915" w:rsidR="00B91595" w:rsidRPr="00337C95" w:rsidRDefault="00B91595" w:rsidP="00337C95">
            <w:pPr>
              <w:pStyle w:val="ListParagraph"/>
              <w:numPr>
                <w:ilvl w:val="0"/>
                <w:numId w:val="33"/>
              </w:numPr>
              <w:rPr>
                <w:rFonts w:cs="Calibri"/>
                <w:color w:val="000000"/>
                <w:sz w:val="18"/>
                <w:szCs w:val="18"/>
              </w:rPr>
            </w:pPr>
            <w:r w:rsidRPr="00337C95">
              <w:rPr>
                <w:sz w:val="18"/>
              </w:rPr>
              <w:t xml:space="preserve">O dicionário de produtos e subprodutos pode ser consultado na tabela </w:t>
            </w:r>
            <w:r w:rsidRPr="00337C95">
              <w:rPr>
                <w:i/>
                <w:sz w:val="18"/>
              </w:rPr>
              <w:t>cd_estruturais.tat91_tabelas</w:t>
            </w:r>
            <w:r w:rsidRPr="00337C95">
              <w:rPr>
                <w:sz w:val="18"/>
              </w:rPr>
              <w:t xml:space="preserve">, em que o campo ‘tayd91c0_celemtab’ corresponde à concatenação do produto </w:t>
            </w:r>
            <w:r w:rsidRPr="00337C95">
              <w:rPr>
                <w:sz w:val="18"/>
              </w:rPr>
              <w:lastRenderedPageBreak/>
              <w:t>e subproduto, e o ‘tayd91c0_gelemtab’ indica a designação do produto/subproduto respetivo. Ao atacar esta tabela, tem que se filtrar por 'tayd91c0_ctabela' = '925' e não esquecer de selecionar a 'data_date_part' relevante. Note-se que esta tabela só tem dados para os dias úteis.</w:t>
            </w:r>
          </w:p>
        </w:tc>
        <w:tc>
          <w:tcPr>
            <w:tcW w:w="992" w:type="dxa"/>
            <w:tcBorders>
              <w:top w:val="nil"/>
              <w:left w:val="nil"/>
              <w:bottom w:val="single" w:sz="4" w:space="0" w:color="auto"/>
              <w:right w:val="single" w:sz="4" w:space="0" w:color="auto"/>
            </w:tcBorders>
            <w:shd w:val="clear" w:color="auto" w:fill="auto"/>
            <w:noWrap/>
            <w:hideMark/>
          </w:tcPr>
          <w:p w14:paraId="18A01670"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3727CA05" w14:textId="77777777" w:rsidR="00B91595" w:rsidRDefault="00B91595" w:rsidP="00B91595">
            <w:pPr>
              <w:rPr>
                <w:rFonts w:cs="Calibri"/>
                <w:color w:val="000000"/>
                <w:sz w:val="18"/>
                <w:szCs w:val="18"/>
              </w:rPr>
            </w:pPr>
            <w:r>
              <w:rPr>
                <w:rFonts w:cs="Calibri"/>
                <w:color w:val="000000"/>
                <w:sz w:val="18"/>
                <w:szCs w:val="18"/>
              </w:rPr>
              <w:t>MUG</w:t>
            </w:r>
          </w:p>
          <w:p w14:paraId="5BA45BF1" w14:textId="0C7DE28F"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A56F34F" w14:textId="45B1DA32" w:rsidR="00B91595" w:rsidRDefault="00337C95" w:rsidP="00B91595">
            <w:pPr>
              <w:rPr>
                <w:rFonts w:cs="Calibri"/>
                <w:color w:val="000000"/>
                <w:sz w:val="18"/>
                <w:szCs w:val="18"/>
              </w:rPr>
            </w:pPr>
            <w:r w:rsidRPr="00984DB3">
              <w:rPr>
                <w:i/>
                <w:color w:val="000000"/>
                <w:sz w:val="18"/>
                <w:szCs w:val="18"/>
              </w:rPr>
              <w:t>cd_garantias.gt001_trz_rsp_gt</w:t>
            </w:r>
          </w:p>
        </w:tc>
        <w:tc>
          <w:tcPr>
            <w:tcW w:w="1134" w:type="dxa"/>
            <w:tcBorders>
              <w:top w:val="nil"/>
              <w:left w:val="single" w:sz="4" w:space="0" w:color="auto"/>
              <w:bottom w:val="single" w:sz="4" w:space="0" w:color="auto"/>
              <w:right w:val="single" w:sz="4" w:space="0" w:color="auto"/>
            </w:tcBorders>
          </w:tcPr>
          <w:p w14:paraId="2836663B" w14:textId="1C21A3F0" w:rsidR="00B91595" w:rsidRDefault="00337C95" w:rsidP="00B91595">
            <w:pPr>
              <w:rPr>
                <w:rFonts w:cs="Calibri"/>
                <w:color w:val="000000"/>
                <w:sz w:val="18"/>
                <w:szCs w:val="18"/>
              </w:rPr>
            </w:pPr>
            <w:r>
              <w:rPr>
                <w:color w:val="000000"/>
                <w:sz w:val="18"/>
                <w:szCs w:val="18"/>
              </w:rPr>
              <w:t>cksubpresp</w:t>
            </w:r>
          </w:p>
        </w:tc>
        <w:tc>
          <w:tcPr>
            <w:tcW w:w="2126" w:type="dxa"/>
            <w:tcBorders>
              <w:top w:val="nil"/>
              <w:left w:val="nil"/>
              <w:bottom w:val="single" w:sz="4" w:space="0" w:color="auto"/>
              <w:right w:val="single" w:sz="4" w:space="0" w:color="auto"/>
            </w:tcBorders>
          </w:tcPr>
          <w:p w14:paraId="14B0273E" w14:textId="77777777" w:rsidR="00B91595" w:rsidRDefault="00B91595" w:rsidP="00B91595">
            <w:pPr>
              <w:rPr>
                <w:rFonts w:cs="Calibri"/>
                <w:color w:val="000000"/>
                <w:sz w:val="18"/>
                <w:szCs w:val="18"/>
              </w:rPr>
            </w:pPr>
          </w:p>
        </w:tc>
      </w:tr>
      <w:tr w:rsidR="00B91595" w:rsidRPr="00212559" w14:paraId="45324197" w14:textId="65C93DD8"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728B786" w14:textId="77777777" w:rsidR="00B91595" w:rsidRPr="00212559" w:rsidRDefault="00B91595" w:rsidP="00B91595">
            <w:pPr>
              <w:rPr>
                <w:rFonts w:cs="Calibri"/>
                <w:color w:val="000000"/>
                <w:sz w:val="18"/>
                <w:szCs w:val="18"/>
              </w:rPr>
            </w:pPr>
            <w:r w:rsidRPr="00212559">
              <w:rPr>
                <w:rFonts w:cs="Calibri"/>
                <w:color w:val="000000"/>
                <w:sz w:val="18"/>
                <w:szCs w:val="18"/>
              </w:rPr>
              <w:t>cmarca</w:t>
            </w:r>
          </w:p>
        </w:tc>
        <w:tc>
          <w:tcPr>
            <w:tcW w:w="5494" w:type="dxa"/>
            <w:tcBorders>
              <w:top w:val="nil"/>
              <w:left w:val="nil"/>
              <w:bottom w:val="single" w:sz="4" w:space="0" w:color="auto"/>
              <w:right w:val="single" w:sz="4" w:space="0" w:color="auto"/>
            </w:tcBorders>
            <w:shd w:val="clear" w:color="auto" w:fill="auto"/>
            <w:noWrap/>
            <w:hideMark/>
          </w:tcPr>
          <w:p w14:paraId="00155811" w14:textId="77777777" w:rsidR="00B91595" w:rsidRPr="00212559" w:rsidRDefault="00B91595" w:rsidP="00B91595">
            <w:pPr>
              <w:rPr>
                <w:rFonts w:cs="Calibri"/>
                <w:color w:val="000000"/>
                <w:sz w:val="18"/>
                <w:szCs w:val="18"/>
              </w:rPr>
            </w:pPr>
            <w:r w:rsidRPr="00212559">
              <w:rPr>
                <w:rFonts w:cs="Calibri"/>
                <w:color w:val="000000"/>
                <w:sz w:val="18"/>
                <w:szCs w:val="18"/>
              </w:rPr>
              <w:t>Marca:</w:t>
            </w:r>
          </w:p>
          <w:p w14:paraId="4DE0231F" w14:textId="77777777" w:rsidR="00B91595" w:rsidRPr="00212559" w:rsidRDefault="00B91595" w:rsidP="00B91595">
            <w:pPr>
              <w:pStyle w:val="ListParagraph"/>
              <w:numPr>
                <w:ilvl w:val="0"/>
                <w:numId w:val="33"/>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2AB036C7"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CAFFF71" w14:textId="77777777" w:rsidR="00B91595" w:rsidRDefault="00B91595" w:rsidP="00B91595">
            <w:pPr>
              <w:rPr>
                <w:rFonts w:cs="Calibri"/>
                <w:color w:val="000000"/>
                <w:sz w:val="18"/>
                <w:szCs w:val="18"/>
              </w:rPr>
            </w:pPr>
            <w:r>
              <w:rPr>
                <w:rFonts w:cs="Calibri"/>
                <w:color w:val="000000"/>
                <w:sz w:val="18"/>
                <w:szCs w:val="18"/>
              </w:rPr>
              <w:t>MUG</w:t>
            </w:r>
          </w:p>
          <w:p w14:paraId="18C69B65" w14:textId="56E746E0"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59A992A"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C71727A" w14:textId="3752913D"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74567EE7" w14:textId="77777777" w:rsidR="00B91595" w:rsidRDefault="00B91595" w:rsidP="00B91595">
            <w:pPr>
              <w:rPr>
                <w:rFonts w:cs="Calibri"/>
                <w:color w:val="000000"/>
                <w:sz w:val="18"/>
                <w:szCs w:val="18"/>
              </w:rPr>
            </w:pPr>
          </w:p>
        </w:tc>
      </w:tr>
      <w:tr w:rsidR="00B91595" w:rsidRPr="00212559" w14:paraId="21F5BEF7" w14:textId="16C27A1C"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40B1AC5" w14:textId="77777777" w:rsidR="00B91595" w:rsidRPr="00212559" w:rsidRDefault="00B91595" w:rsidP="00B91595">
            <w:pPr>
              <w:rPr>
                <w:rFonts w:cs="Calibri"/>
                <w:color w:val="000000"/>
                <w:sz w:val="18"/>
                <w:szCs w:val="18"/>
              </w:rPr>
            </w:pPr>
            <w:r w:rsidRPr="00212559">
              <w:rPr>
                <w:rFonts w:cs="Calibri"/>
                <w:color w:val="000000"/>
                <w:sz w:val="18"/>
                <w:szCs w:val="18"/>
              </w:rPr>
              <w:t>tipobeml</w:t>
            </w:r>
          </w:p>
        </w:tc>
        <w:tc>
          <w:tcPr>
            <w:tcW w:w="5494" w:type="dxa"/>
            <w:tcBorders>
              <w:top w:val="nil"/>
              <w:left w:val="nil"/>
              <w:bottom w:val="single" w:sz="4" w:space="0" w:color="auto"/>
              <w:right w:val="single" w:sz="4" w:space="0" w:color="auto"/>
            </w:tcBorders>
            <w:shd w:val="clear" w:color="auto" w:fill="auto"/>
            <w:noWrap/>
            <w:hideMark/>
          </w:tcPr>
          <w:p w14:paraId="290EB409" w14:textId="77777777" w:rsidR="00B91595" w:rsidRPr="00AA3E46" w:rsidRDefault="00B91595" w:rsidP="00B91595">
            <w:pPr>
              <w:rPr>
                <w:rFonts w:cs="Calibri"/>
                <w:color w:val="000000"/>
                <w:sz w:val="18"/>
                <w:szCs w:val="18"/>
              </w:rPr>
            </w:pPr>
            <w:r w:rsidRPr="00AA3E46">
              <w:rPr>
                <w:rFonts w:cs="Calibri"/>
                <w:color w:val="000000"/>
                <w:sz w:val="18"/>
                <w:szCs w:val="18"/>
              </w:rPr>
              <w:t>Código indicador de tipo de bem local:</w:t>
            </w:r>
          </w:p>
          <w:p w14:paraId="341D8726" w14:textId="77777777" w:rsidR="00B91595" w:rsidRPr="00AA3E46" w:rsidRDefault="00B91595" w:rsidP="00B91595">
            <w:pPr>
              <w:pStyle w:val="ListParagraph"/>
              <w:numPr>
                <w:ilvl w:val="0"/>
                <w:numId w:val="25"/>
              </w:numPr>
              <w:rPr>
                <w:rFonts w:cs="Calibri"/>
                <w:color w:val="000000"/>
                <w:sz w:val="18"/>
                <w:szCs w:val="18"/>
              </w:rPr>
            </w:pPr>
            <w:r w:rsidRPr="00AA3E46">
              <w:rPr>
                <w:rFonts w:cs="Calibri"/>
                <w:color w:val="000000"/>
                <w:sz w:val="18"/>
                <w:szCs w:val="18"/>
              </w:rPr>
              <w:t>Indica o tipo de bem imóvel, como por exemplo: fracionável, moradia, terreno, fração, etc.</w:t>
            </w:r>
          </w:p>
          <w:p w14:paraId="6BD69A63" w14:textId="77777777" w:rsidR="00B91595" w:rsidRPr="00AA3E46" w:rsidRDefault="00B91595" w:rsidP="00B91595">
            <w:pPr>
              <w:pStyle w:val="ListParagraph"/>
              <w:numPr>
                <w:ilvl w:val="0"/>
                <w:numId w:val="25"/>
              </w:numPr>
              <w:rPr>
                <w:rFonts w:cs="Calibri"/>
                <w:color w:val="000000"/>
                <w:sz w:val="18"/>
                <w:szCs w:val="18"/>
              </w:rPr>
            </w:pPr>
            <w:r w:rsidRPr="00AA3E46">
              <w:rPr>
                <w:rFonts w:cs="Calibri"/>
                <w:color w:val="000000"/>
                <w:sz w:val="18"/>
                <w:szCs w:val="18"/>
              </w:rPr>
              <w:t xml:space="preserve">Apenas aplicável a garantias reais imobiliárias. </w:t>
            </w:r>
          </w:p>
          <w:p w14:paraId="22EDC326" w14:textId="77777777" w:rsidR="00B91595" w:rsidRPr="00AA3E46" w:rsidRDefault="00B91595" w:rsidP="00B91595">
            <w:pPr>
              <w:pStyle w:val="ListParagraph"/>
              <w:numPr>
                <w:ilvl w:val="0"/>
                <w:numId w:val="25"/>
              </w:numPr>
              <w:rPr>
                <w:rFonts w:cs="Calibri"/>
                <w:color w:val="000000"/>
                <w:sz w:val="18"/>
                <w:szCs w:val="18"/>
              </w:rPr>
            </w:pPr>
            <w:r w:rsidRPr="008D6891">
              <w:rPr>
                <w:sz w:val="18"/>
              </w:rPr>
              <w:t xml:space="preserve">O </w:t>
            </w:r>
            <w:r>
              <w:rPr>
                <w:sz w:val="18"/>
              </w:rPr>
              <w:t>significado dos códigos do campo ‘tipobeml’</w:t>
            </w:r>
            <w:r w:rsidRPr="005F1378">
              <w:rPr>
                <w:sz w:val="18"/>
              </w:rPr>
              <w:t xml:space="preserve"> </w:t>
            </w:r>
            <w:r w:rsidRPr="008D6891">
              <w:rPr>
                <w:sz w:val="18"/>
              </w:rPr>
              <w:t xml:space="preserve">pode ser consultado na tabela </w:t>
            </w:r>
            <w:r w:rsidRPr="00A84B21">
              <w:rPr>
                <w:i/>
                <w:sz w:val="18"/>
              </w:rPr>
              <w:t>cd_estruturais.tat91_tabelas</w:t>
            </w:r>
            <w:r w:rsidRPr="008D6891">
              <w:rPr>
                <w:sz w:val="18"/>
              </w:rPr>
              <w:t xml:space="preserve">, em que o campo </w:t>
            </w:r>
            <w:r>
              <w:rPr>
                <w:sz w:val="18"/>
              </w:rPr>
              <w:t>‘</w:t>
            </w:r>
            <w:r w:rsidRPr="008D6891">
              <w:rPr>
                <w:sz w:val="18"/>
              </w:rPr>
              <w:t>tayd91c0_celemtab</w:t>
            </w:r>
            <w:r>
              <w:rPr>
                <w:sz w:val="18"/>
              </w:rPr>
              <w:t>’</w:t>
            </w:r>
            <w:r w:rsidRPr="008D6891">
              <w:rPr>
                <w:sz w:val="18"/>
              </w:rPr>
              <w:t xml:space="preserve"> corresponde </w:t>
            </w:r>
            <w:r>
              <w:rPr>
                <w:sz w:val="18"/>
              </w:rPr>
              <w:t>ao código do tipo de bem</w:t>
            </w:r>
            <w:r w:rsidRPr="008D6891">
              <w:rPr>
                <w:sz w:val="18"/>
              </w:rPr>
              <w:t xml:space="preserve">, e o </w:t>
            </w:r>
            <w:r>
              <w:rPr>
                <w:sz w:val="18"/>
              </w:rPr>
              <w:t>‘</w:t>
            </w:r>
            <w:r w:rsidRPr="008D6891">
              <w:rPr>
                <w:sz w:val="18"/>
              </w:rPr>
              <w:t>tayd91c0_gelemtab</w:t>
            </w:r>
            <w:r>
              <w:rPr>
                <w:sz w:val="18"/>
              </w:rPr>
              <w:t>’</w:t>
            </w:r>
            <w:r w:rsidRPr="008D6891">
              <w:rPr>
                <w:sz w:val="18"/>
              </w:rPr>
              <w:t xml:space="preserve"> indica a designação </w:t>
            </w:r>
            <w:r>
              <w:rPr>
                <w:sz w:val="18"/>
              </w:rPr>
              <w:t>do tipo de bem respetivo</w:t>
            </w:r>
            <w:r w:rsidRPr="008D6891">
              <w:rPr>
                <w:sz w:val="18"/>
              </w:rPr>
              <w:t>. Ao atacar esta tabela, tem que se filtr</w:t>
            </w:r>
            <w:r>
              <w:rPr>
                <w:sz w:val="18"/>
              </w:rPr>
              <w:t>ar por 'tayd91c0_ctabela' = '062</w:t>
            </w:r>
            <w:r w:rsidRPr="008D6891">
              <w:rPr>
                <w:sz w:val="18"/>
              </w:rPr>
              <w:t>' e não esquecer de selecionar a 'data_date_part' relevante. Note-se que esta tabela só tem dados para os dias úteis</w:t>
            </w:r>
            <w:r w:rsidRPr="005F1378">
              <w:rPr>
                <w:sz w:val="18"/>
              </w:rPr>
              <w:t>.</w:t>
            </w:r>
          </w:p>
        </w:tc>
        <w:tc>
          <w:tcPr>
            <w:tcW w:w="992" w:type="dxa"/>
            <w:tcBorders>
              <w:top w:val="nil"/>
              <w:left w:val="nil"/>
              <w:bottom w:val="single" w:sz="4" w:space="0" w:color="auto"/>
              <w:right w:val="single" w:sz="4" w:space="0" w:color="auto"/>
            </w:tcBorders>
            <w:shd w:val="clear" w:color="auto" w:fill="auto"/>
            <w:noWrap/>
            <w:hideMark/>
          </w:tcPr>
          <w:p w14:paraId="166453F6"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5AD6AE8" w14:textId="77777777" w:rsidR="00B91595" w:rsidRDefault="00B91595" w:rsidP="00B91595">
            <w:pPr>
              <w:rPr>
                <w:rFonts w:cs="Calibri"/>
                <w:color w:val="000000"/>
                <w:sz w:val="18"/>
                <w:szCs w:val="18"/>
              </w:rPr>
            </w:pPr>
            <w:r>
              <w:rPr>
                <w:rFonts w:cs="Calibri"/>
                <w:color w:val="000000"/>
                <w:sz w:val="18"/>
                <w:szCs w:val="18"/>
              </w:rPr>
              <w:t>MUG</w:t>
            </w:r>
          </w:p>
          <w:p w14:paraId="21C3B521" w14:textId="68EAF316"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C4DF634"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14DEB008"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E7C41F9" w14:textId="57D80257"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3DD341D7" w14:textId="272BC771" w:rsidR="00B91595" w:rsidRDefault="0024639D" w:rsidP="00B91595">
            <w:pPr>
              <w:rPr>
                <w:rFonts w:cs="Calibri"/>
                <w:color w:val="000000"/>
                <w:sz w:val="18"/>
                <w:szCs w:val="18"/>
              </w:rPr>
            </w:pPr>
            <w:r w:rsidRPr="0024639D">
              <w:rPr>
                <w:rFonts w:cs="Calibri"/>
                <w:color w:val="000000"/>
                <w:sz w:val="18"/>
                <w:szCs w:val="18"/>
              </w:rPr>
              <w:t>GT018.CTIPBEM</w:t>
            </w:r>
          </w:p>
        </w:tc>
      </w:tr>
      <w:tr w:rsidR="00B91595" w:rsidRPr="00C72FA2" w14:paraId="721CCB03" w14:textId="75239D7E"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BABBEDA" w14:textId="77777777" w:rsidR="00B91595" w:rsidRPr="00212559" w:rsidRDefault="00B91595" w:rsidP="00B91595">
            <w:pPr>
              <w:rPr>
                <w:rFonts w:cs="Calibri"/>
                <w:color w:val="000000"/>
                <w:sz w:val="18"/>
                <w:szCs w:val="18"/>
              </w:rPr>
            </w:pPr>
            <w:r w:rsidRPr="00212559">
              <w:rPr>
                <w:rFonts w:cs="Calibri"/>
                <w:color w:val="000000"/>
                <w:sz w:val="18"/>
                <w:szCs w:val="18"/>
              </w:rPr>
              <w:t>ctipdvpb</w:t>
            </w:r>
          </w:p>
        </w:tc>
        <w:tc>
          <w:tcPr>
            <w:tcW w:w="5494" w:type="dxa"/>
            <w:tcBorders>
              <w:top w:val="nil"/>
              <w:left w:val="nil"/>
              <w:bottom w:val="single" w:sz="4" w:space="0" w:color="auto"/>
              <w:right w:val="single" w:sz="4" w:space="0" w:color="auto"/>
            </w:tcBorders>
            <w:shd w:val="clear" w:color="auto" w:fill="auto"/>
            <w:noWrap/>
            <w:hideMark/>
          </w:tcPr>
          <w:p w14:paraId="36C5A915" w14:textId="77777777" w:rsidR="00B91595" w:rsidRPr="00212559" w:rsidRDefault="00B91595" w:rsidP="00B91595">
            <w:pPr>
              <w:rPr>
                <w:rFonts w:cs="Calibri"/>
                <w:color w:val="000000"/>
                <w:sz w:val="18"/>
                <w:szCs w:val="18"/>
              </w:rPr>
            </w:pPr>
            <w:r w:rsidRPr="00212559">
              <w:rPr>
                <w:rFonts w:cs="Calibri"/>
                <w:color w:val="000000"/>
                <w:sz w:val="18"/>
                <w:szCs w:val="18"/>
              </w:rPr>
              <w:t>Tipo dívida pública:</w:t>
            </w:r>
          </w:p>
          <w:p w14:paraId="57F45615"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 xml:space="preserve">Campo que identifica o tipo de dívida Pública: Governo, Regional ou Local. </w:t>
            </w:r>
          </w:p>
          <w:p w14:paraId="53973A18"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sz w:val="18"/>
                <w:szCs w:val="18"/>
              </w:rPr>
              <w:t>Para títulos, este campo está preenchido com ‘9999’, para os restantes registos, encontra-se a ‘0’.</w:t>
            </w:r>
            <w:r w:rsidRPr="00212559">
              <w:rPr>
                <w:rFonts w:cs="Calibri"/>
                <w:color w:val="000000"/>
                <w:sz w:val="18"/>
                <w:szCs w:val="18"/>
              </w:rPr>
              <w:t xml:space="preserve"> </w:t>
            </w:r>
          </w:p>
        </w:tc>
        <w:tc>
          <w:tcPr>
            <w:tcW w:w="992" w:type="dxa"/>
            <w:tcBorders>
              <w:top w:val="nil"/>
              <w:left w:val="nil"/>
              <w:bottom w:val="single" w:sz="4" w:space="0" w:color="auto"/>
              <w:right w:val="single" w:sz="4" w:space="0" w:color="auto"/>
            </w:tcBorders>
            <w:shd w:val="clear" w:color="auto" w:fill="auto"/>
            <w:noWrap/>
            <w:hideMark/>
          </w:tcPr>
          <w:p w14:paraId="6B9C9C15"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6FFDC453" w14:textId="77777777" w:rsidR="00B91595" w:rsidRDefault="00B91595" w:rsidP="00B91595">
            <w:pPr>
              <w:rPr>
                <w:rFonts w:cs="Calibri"/>
                <w:color w:val="000000"/>
                <w:sz w:val="18"/>
                <w:szCs w:val="18"/>
              </w:rPr>
            </w:pPr>
            <w:r>
              <w:rPr>
                <w:rFonts w:cs="Calibri"/>
                <w:color w:val="000000"/>
                <w:sz w:val="18"/>
                <w:szCs w:val="18"/>
              </w:rPr>
              <w:t>MUG</w:t>
            </w:r>
          </w:p>
          <w:p w14:paraId="27FFACF5" w14:textId="75619777"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E7C5A48"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D0BA462" w14:textId="786B111C"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725DD146" w14:textId="3ECB4700" w:rsidR="00B91595" w:rsidRPr="00631B84" w:rsidRDefault="00B91595" w:rsidP="0024639D">
            <w:pPr>
              <w:rPr>
                <w:rFonts w:cs="Calibri"/>
                <w:color w:val="000000"/>
                <w:sz w:val="18"/>
                <w:szCs w:val="18"/>
                <w:lang w:val="en-US"/>
              </w:rPr>
            </w:pPr>
          </w:p>
        </w:tc>
      </w:tr>
      <w:tr w:rsidR="00B91595" w:rsidRPr="00C72FA2" w14:paraId="410A1F5C" w14:textId="6A678CCD"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5A515D2" w14:textId="77777777" w:rsidR="00B91595" w:rsidRPr="00212559" w:rsidRDefault="00B91595" w:rsidP="00B91595">
            <w:pPr>
              <w:rPr>
                <w:rFonts w:cs="Calibri"/>
                <w:color w:val="000000"/>
                <w:sz w:val="18"/>
                <w:szCs w:val="18"/>
              </w:rPr>
            </w:pPr>
            <w:r w:rsidRPr="00212559">
              <w:rPr>
                <w:rFonts w:cs="Calibri"/>
                <w:color w:val="000000"/>
                <w:sz w:val="18"/>
                <w:szCs w:val="18"/>
              </w:rPr>
              <w:t>cinddvpb</w:t>
            </w:r>
          </w:p>
        </w:tc>
        <w:tc>
          <w:tcPr>
            <w:tcW w:w="5494" w:type="dxa"/>
            <w:tcBorders>
              <w:top w:val="nil"/>
              <w:left w:val="nil"/>
              <w:bottom w:val="single" w:sz="4" w:space="0" w:color="auto"/>
              <w:right w:val="single" w:sz="4" w:space="0" w:color="auto"/>
            </w:tcBorders>
            <w:shd w:val="clear" w:color="auto" w:fill="auto"/>
            <w:noWrap/>
            <w:hideMark/>
          </w:tcPr>
          <w:p w14:paraId="3942EA23" w14:textId="77777777" w:rsidR="00B91595" w:rsidRPr="00212559" w:rsidRDefault="00B91595" w:rsidP="00B91595">
            <w:pPr>
              <w:rPr>
                <w:rFonts w:cs="Calibri"/>
                <w:color w:val="000000"/>
                <w:sz w:val="18"/>
                <w:szCs w:val="18"/>
              </w:rPr>
            </w:pPr>
            <w:r w:rsidRPr="00212559">
              <w:rPr>
                <w:rFonts w:cs="Calibri"/>
                <w:color w:val="000000"/>
                <w:sz w:val="18"/>
                <w:szCs w:val="18"/>
              </w:rPr>
              <w:t>Identificador dívida pública:</w:t>
            </w:r>
          </w:p>
          <w:p w14:paraId="571D1A2E"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themeColor="text1"/>
                <w:sz w:val="18"/>
                <w:szCs w:val="18"/>
              </w:rPr>
              <w:t>Este campo tem em consideração a dívida pública (Sénior, Subordinada).</w:t>
            </w:r>
          </w:p>
          <w:p w14:paraId="12822BE8"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sz w:val="18"/>
                <w:szCs w:val="18"/>
              </w:rPr>
              <w:t>Para títulos, este campo está preenchido com ‘9999’, para os restantes registos, encontra-se a ‘0’.</w:t>
            </w:r>
            <w:r w:rsidRPr="00212559">
              <w:rPr>
                <w:rFonts w:cs="Calibri"/>
                <w:color w:val="000000"/>
                <w:sz w:val="18"/>
                <w:szCs w:val="18"/>
              </w:rPr>
              <w:t xml:space="preserve"> </w:t>
            </w:r>
          </w:p>
        </w:tc>
        <w:tc>
          <w:tcPr>
            <w:tcW w:w="992" w:type="dxa"/>
            <w:tcBorders>
              <w:top w:val="nil"/>
              <w:left w:val="nil"/>
              <w:bottom w:val="single" w:sz="4" w:space="0" w:color="auto"/>
              <w:right w:val="single" w:sz="4" w:space="0" w:color="auto"/>
            </w:tcBorders>
            <w:shd w:val="clear" w:color="auto" w:fill="auto"/>
            <w:noWrap/>
            <w:hideMark/>
          </w:tcPr>
          <w:p w14:paraId="26DB2AEA"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6A2EAA9" w14:textId="77777777" w:rsidR="00C0082F" w:rsidRDefault="00C0082F" w:rsidP="00C0082F">
            <w:pPr>
              <w:rPr>
                <w:rFonts w:cs="Calibri"/>
                <w:color w:val="000000"/>
                <w:sz w:val="18"/>
                <w:szCs w:val="18"/>
              </w:rPr>
            </w:pPr>
            <w:r>
              <w:rPr>
                <w:rFonts w:cs="Calibri"/>
                <w:color w:val="000000"/>
                <w:sz w:val="18"/>
                <w:szCs w:val="18"/>
              </w:rPr>
              <w:t>MUG</w:t>
            </w:r>
          </w:p>
          <w:p w14:paraId="6693B076" w14:textId="3310F8FD"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AD0E743"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618381A5" w14:textId="633F3493"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21919520" w14:textId="5F2A7DB2" w:rsidR="00B91595" w:rsidRPr="00631B84" w:rsidRDefault="00B91595" w:rsidP="0024639D">
            <w:pPr>
              <w:rPr>
                <w:rFonts w:cs="Calibri"/>
                <w:color w:val="000000"/>
                <w:sz w:val="18"/>
                <w:szCs w:val="18"/>
                <w:lang w:val="en-US"/>
              </w:rPr>
            </w:pPr>
          </w:p>
        </w:tc>
      </w:tr>
      <w:tr w:rsidR="00B91595" w:rsidRPr="00C72FA2" w14:paraId="394DCABE" w14:textId="748D2C31"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C61E9C8" w14:textId="77777777" w:rsidR="00B91595" w:rsidRPr="00212559" w:rsidRDefault="00B91595" w:rsidP="00B91595">
            <w:pPr>
              <w:rPr>
                <w:rFonts w:cs="Calibri"/>
                <w:color w:val="000000"/>
                <w:sz w:val="18"/>
                <w:szCs w:val="18"/>
              </w:rPr>
            </w:pPr>
            <w:r w:rsidRPr="00212559">
              <w:rPr>
                <w:rFonts w:cs="Calibri"/>
                <w:color w:val="000000"/>
                <w:sz w:val="18"/>
                <w:szCs w:val="18"/>
              </w:rPr>
              <w:t>cfvalcot</w:t>
            </w:r>
          </w:p>
        </w:tc>
        <w:tc>
          <w:tcPr>
            <w:tcW w:w="5494" w:type="dxa"/>
            <w:tcBorders>
              <w:top w:val="nil"/>
              <w:left w:val="nil"/>
              <w:bottom w:val="single" w:sz="4" w:space="0" w:color="auto"/>
              <w:right w:val="single" w:sz="4" w:space="0" w:color="auto"/>
            </w:tcBorders>
            <w:shd w:val="clear" w:color="auto" w:fill="auto"/>
            <w:noWrap/>
            <w:hideMark/>
          </w:tcPr>
          <w:p w14:paraId="135283F0" w14:textId="77777777" w:rsidR="00B91595" w:rsidRPr="00212559" w:rsidRDefault="00B91595" w:rsidP="00B91595">
            <w:pPr>
              <w:rPr>
                <w:rFonts w:cs="Calibri"/>
                <w:color w:val="000000"/>
                <w:sz w:val="18"/>
                <w:szCs w:val="18"/>
              </w:rPr>
            </w:pPr>
            <w:r w:rsidRPr="00212559">
              <w:rPr>
                <w:rFonts w:cs="Calibri"/>
                <w:color w:val="000000"/>
                <w:sz w:val="18"/>
                <w:szCs w:val="18"/>
              </w:rPr>
              <w:t>Frequência valorização/cotação:</w:t>
            </w:r>
          </w:p>
          <w:p w14:paraId="5F9C3F57" w14:textId="77777777" w:rsidR="00B91595" w:rsidRPr="00212559" w:rsidRDefault="00B91595" w:rsidP="00B91595">
            <w:pPr>
              <w:pStyle w:val="ListParagraph"/>
              <w:numPr>
                <w:ilvl w:val="0"/>
                <w:numId w:val="40"/>
              </w:numPr>
              <w:rPr>
                <w:rFonts w:cs="Calibri"/>
                <w:color w:val="000000"/>
                <w:sz w:val="18"/>
                <w:szCs w:val="18"/>
              </w:rPr>
            </w:pPr>
            <w:r w:rsidRPr="00212559">
              <w:rPr>
                <w:rFonts w:cs="Calibri"/>
                <w:sz w:val="18"/>
                <w:szCs w:val="18"/>
              </w:rPr>
              <w:t>Para títulos, este campo está preenchido com ‘9999’, para os restantes registos, encontra-se a ‘0’.</w:t>
            </w:r>
          </w:p>
        </w:tc>
        <w:tc>
          <w:tcPr>
            <w:tcW w:w="992" w:type="dxa"/>
            <w:tcBorders>
              <w:top w:val="nil"/>
              <w:left w:val="nil"/>
              <w:bottom w:val="single" w:sz="4" w:space="0" w:color="auto"/>
              <w:right w:val="single" w:sz="4" w:space="0" w:color="auto"/>
            </w:tcBorders>
            <w:shd w:val="clear" w:color="auto" w:fill="auto"/>
            <w:noWrap/>
            <w:hideMark/>
          </w:tcPr>
          <w:p w14:paraId="0836CC71"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42A2F814" w14:textId="77777777" w:rsidR="00C0082F" w:rsidRDefault="00C0082F" w:rsidP="00C0082F">
            <w:pPr>
              <w:rPr>
                <w:rFonts w:cs="Calibri"/>
                <w:color w:val="000000"/>
                <w:sz w:val="18"/>
                <w:szCs w:val="18"/>
              </w:rPr>
            </w:pPr>
            <w:r>
              <w:rPr>
                <w:rFonts w:cs="Calibri"/>
                <w:color w:val="000000"/>
                <w:sz w:val="18"/>
                <w:szCs w:val="18"/>
              </w:rPr>
              <w:t>MUG</w:t>
            </w:r>
          </w:p>
          <w:p w14:paraId="26310F6F" w14:textId="0113FD9F"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C1F39D7"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916C30C" w14:textId="79C9C1DD"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66E55726" w14:textId="5850CE6E" w:rsidR="00B91595" w:rsidRPr="00631B84" w:rsidRDefault="00B91595" w:rsidP="0024639D">
            <w:pPr>
              <w:rPr>
                <w:rFonts w:cs="Calibri"/>
                <w:color w:val="000000"/>
                <w:sz w:val="18"/>
                <w:szCs w:val="18"/>
                <w:lang w:val="en-US"/>
              </w:rPr>
            </w:pPr>
          </w:p>
        </w:tc>
      </w:tr>
      <w:tr w:rsidR="00B91595" w:rsidRPr="00212559" w14:paraId="5D91AC9B" w14:textId="43E73A07"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8679DA2" w14:textId="77777777" w:rsidR="00B91595" w:rsidRPr="00212559" w:rsidRDefault="00B91595" w:rsidP="00B91595">
            <w:pPr>
              <w:rPr>
                <w:rFonts w:cs="Calibri"/>
                <w:color w:val="000000"/>
                <w:sz w:val="18"/>
                <w:szCs w:val="18"/>
              </w:rPr>
            </w:pPr>
            <w:r w:rsidRPr="00212559">
              <w:rPr>
                <w:rFonts w:cs="Calibri"/>
                <w:color w:val="000000"/>
                <w:sz w:val="18"/>
                <w:szCs w:val="18"/>
              </w:rPr>
              <w:t>cbem</w:t>
            </w:r>
          </w:p>
        </w:tc>
        <w:tc>
          <w:tcPr>
            <w:tcW w:w="5494" w:type="dxa"/>
            <w:tcBorders>
              <w:top w:val="nil"/>
              <w:left w:val="nil"/>
              <w:bottom w:val="single" w:sz="4" w:space="0" w:color="auto"/>
              <w:right w:val="single" w:sz="4" w:space="0" w:color="auto"/>
            </w:tcBorders>
            <w:shd w:val="clear" w:color="auto" w:fill="auto"/>
            <w:noWrap/>
            <w:hideMark/>
          </w:tcPr>
          <w:p w14:paraId="3A173C0C" w14:textId="77777777" w:rsidR="00B91595" w:rsidRPr="00212559" w:rsidRDefault="00B91595" w:rsidP="00B91595">
            <w:pPr>
              <w:rPr>
                <w:rFonts w:cs="Calibri"/>
                <w:color w:val="000000"/>
                <w:sz w:val="18"/>
                <w:szCs w:val="18"/>
              </w:rPr>
            </w:pPr>
            <w:r w:rsidRPr="00212559">
              <w:rPr>
                <w:rFonts w:cs="Calibri"/>
                <w:color w:val="000000"/>
                <w:sz w:val="18"/>
                <w:szCs w:val="18"/>
              </w:rPr>
              <w:t>Classe bem</w:t>
            </w:r>
          </w:p>
          <w:p w14:paraId="28677D4A" w14:textId="77777777" w:rsidR="00B91595" w:rsidRPr="004D64A4" w:rsidRDefault="00B91595" w:rsidP="00B91595">
            <w:pPr>
              <w:pStyle w:val="ListParagraph"/>
              <w:numPr>
                <w:ilvl w:val="0"/>
                <w:numId w:val="25"/>
              </w:numPr>
              <w:rPr>
                <w:rFonts w:cs="Calibri"/>
                <w:color w:val="000000"/>
                <w:sz w:val="18"/>
                <w:szCs w:val="18"/>
              </w:rPr>
            </w:pPr>
            <w:r w:rsidRPr="00212559">
              <w:rPr>
                <w:rFonts w:cs="Calibri"/>
                <w:color w:val="000000"/>
                <w:sz w:val="18"/>
                <w:szCs w:val="18"/>
              </w:rPr>
              <w:t xml:space="preserve">Este campo indica a classe do bem associado à garantia. Implica uma maior desagregação da informação em função do </w:t>
            </w:r>
            <w:r w:rsidRPr="00212559">
              <w:rPr>
                <w:rFonts w:cs="Calibri"/>
                <w:color w:val="000000"/>
                <w:sz w:val="18"/>
                <w:szCs w:val="18"/>
              </w:rPr>
              <w:lastRenderedPageBreak/>
              <w:t xml:space="preserve">tipo de bem. O código a introduzir neste campo será o correspondente à escala padrão local que tenha sido designada em cada entidade para identificar os diferentes tipos de bens. </w:t>
            </w:r>
          </w:p>
          <w:p w14:paraId="253E4D10"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Para garantias de origem Leasing e Factoring, o campo reflete a informação do código de garantia associado ao ‘cgarant’. Para as restantes origens, é reportada a informação da finalidade do bem, indicada no campo ‘cfinbem’.</w:t>
            </w:r>
          </w:p>
        </w:tc>
        <w:tc>
          <w:tcPr>
            <w:tcW w:w="992" w:type="dxa"/>
            <w:tcBorders>
              <w:top w:val="nil"/>
              <w:left w:val="nil"/>
              <w:bottom w:val="single" w:sz="4" w:space="0" w:color="auto"/>
              <w:right w:val="single" w:sz="4" w:space="0" w:color="auto"/>
            </w:tcBorders>
            <w:shd w:val="clear" w:color="auto" w:fill="auto"/>
            <w:noWrap/>
            <w:hideMark/>
          </w:tcPr>
          <w:p w14:paraId="621F15BC"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7EB5370F" w14:textId="77777777" w:rsidR="00C0082F" w:rsidRDefault="00C0082F" w:rsidP="00C0082F">
            <w:pPr>
              <w:rPr>
                <w:rFonts w:cs="Calibri"/>
                <w:color w:val="000000"/>
                <w:sz w:val="18"/>
                <w:szCs w:val="18"/>
              </w:rPr>
            </w:pPr>
            <w:r>
              <w:rPr>
                <w:rFonts w:cs="Calibri"/>
                <w:color w:val="000000"/>
                <w:sz w:val="18"/>
                <w:szCs w:val="18"/>
              </w:rPr>
              <w:t>MUG</w:t>
            </w:r>
          </w:p>
          <w:p w14:paraId="42C26CCD" w14:textId="090E4080"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3518543"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2E5CF8D6"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66ADD5CC" w14:textId="43019279"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61C639D3"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WHEN caplic IN ('LEA', 'FAC') THEN gt018.cgarant_rpt</w:t>
            </w:r>
          </w:p>
          <w:p w14:paraId="18A9F038" w14:textId="0CA54ADE" w:rsidR="00B91595" w:rsidRDefault="0024639D" w:rsidP="0024639D">
            <w:pPr>
              <w:rPr>
                <w:rFonts w:cs="Calibri"/>
                <w:color w:val="000000"/>
                <w:sz w:val="18"/>
                <w:szCs w:val="18"/>
              </w:rPr>
            </w:pPr>
            <w:r w:rsidRPr="0024639D">
              <w:rPr>
                <w:rFonts w:cs="Calibri"/>
                <w:color w:val="000000"/>
                <w:sz w:val="18"/>
                <w:szCs w:val="18"/>
              </w:rPr>
              <w:lastRenderedPageBreak/>
              <w:t>ELSE gt018.CFINBEM</w:t>
            </w:r>
          </w:p>
        </w:tc>
      </w:tr>
      <w:tr w:rsidR="00B91595" w:rsidRPr="00212559" w14:paraId="78F295F0" w14:textId="04D37F6B"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89791F2"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cpais</w:t>
            </w:r>
          </w:p>
        </w:tc>
        <w:tc>
          <w:tcPr>
            <w:tcW w:w="5494" w:type="dxa"/>
            <w:tcBorders>
              <w:top w:val="nil"/>
              <w:left w:val="nil"/>
              <w:bottom w:val="single" w:sz="4" w:space="0" w:color="auto"/>
              <w:right w:val="single" w:sz="4" w:space="0" w:color="auto"/>
            </w:tcBorders>
            <w:shd w:val="clear" w:color="auto" w:fill="auto"/>
            <w:noWrap/>
            <w:hideMark/>
          </w:tcPr>
          <w:p w14:paraId="29C6D060" w14:textId="77777777" w:rsidR="00B91595" w:rsidRPr="00212559" w:rsidRDefault="00B91595" w:rsidP="00B91595">
            <w:pPr>
              <w:rPr>
                <w:rFonts w:cs="Calibri"/>
                <w:color w:val="000000"/>
                <w:sz w:val="18"/>
                <w:szCs w:val="18"/>
              </w:rPr>
            </w:pPr>
            <w:r w:rsidRPr="00212559">
              <w:rPr>
                <w:rFonts w:cs="Calibri"/>
                <w:color w:val="000000"/>
                <w:sz w:val="18"/>
                <w:szCs w:val="18"/>
              </w:rPr>
              <w:t>Código do País:</w:t>
            </w:r>
          </w:p>
          <w:p w14:paraId="4B34B616"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 xml:space="preserve">Este campo indica o país onde o imóvel está localizado. </w:t>
            </w:r>
          </w:p>
          <w:p w14:paraId="403A4136"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O código ‘620’ é referente a Portugal e é atribuído a todos os registos da tabela.</w:t>
            </w:r>
          </w:p>
        </w:tc>
        <w:tc>
          <w:tcPr>
            <w:tcW w:w="992" w:type="dxa"/>
            <w:tcBorders>
              <w:top w:val="nil"/>
              <w:left w:val="nil"/>
              <w:bottom w:val="single" w:sz="4" w:space="0" w:color="auto"/>
              <w:right w:val="single" w:sz="4" w:space="0" w:color="auto"/>
            </w:tcBorders>
            <w:shd w:val="clear" w:color="auto" w:fill="auto"/>
            <w:noWrap/>
            <w:hideMark/>
          </w:tcPr>
          <w:p w14:paraId="15E47894"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7CDCD8AB" w14:textId="77777777" w:rsidR="00C0082F" w:rsidRDefault="00C0082F" w:rsidP="00C0082F">
            <w:pPr>
              <w:rPr>
                <w:rFonts w:cs="Calibri"/>
                <w:color w:val="000000"/>
                <w:sz w:val="18"/>
                <w:szCs w:val="18"/>
              </w:rPr>
            </w:pPr>
            <w:r>
              <w:rPr>
                <w:rFonts w:cs="Calibri"/>
                <w:color w:val="000000"/>
                <w:sz w:val="18"/>
                <w:szCs w:val="18"/>
              </w:rPr>
              <w:t>MUG</w:t>
            </w:r>
          </w:p>
          <w:p w14:paraId="35A62E3A" w14:textId="3F7123CA"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0EDC1A9"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DD5DC84" w14:textId="458881F1"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40CBD18F" w14:textId="77777777" w:rsidR="00B91595" w:rsidRDefault="00B91595" w:rsidP="00B91595">
            <w:pPr>
              <w:rPr>
                <w:rFonts w:cs="Calibri"/>
                <w:color w:val="000000"/>
                <w:sz w:val="18"/>
                <w:szCs w:val="18"/>
              </w:rPr>
            </w:pPr>
          </w:p>
        </w:tc>
      </w:tr>
      <w:tr w:rsidR="00B91595" w:rsidRPr="00212559" w14:paraId="3B1839F3" w14:textId="44277B08"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D6EFFAB" w14:textId="77777777" w:rsidR="00B91595" w:rsidRPr="00212559" w:rsidRDefault="00B91595" w:rsidP="00B91595">
            <w:pPr>
              <w:rPr>
                <w:rFonts w:cs="Calibri"/>
                <w:color w:val="000000"/>
                <w:sz w:val="18"/>
                <w:szCs w:val="18"/>
              </w:rPr>
            </w:pPr>
            <w:r w:rsidRPr="00212559">
              <w:rPr>
                <w:rFonts w:cs="Calibri"/>
                <w:color w:val="000000"/>
                <w:sz w:val="18"/>
                <w:szCs w:val="18"/>
              </w:rPr>
              <w:t>cmoeorig</w:t>
            </w:r>
          </w:p>
        </w:tc>
        <w:tc>
          <w:tcPr>
            <w:tcW w:w="5494" w:type="dxa"/>
            <w:tcBorders>
              <w:top w:val="nil"/>
              <w:left w:val="nil"/>
              <w:bottom w:val="single" w:sz="4" w:space="0" w:color="auto"/>
              <w:right w:val="single" w:sz="4" w:space="0" w:color="auto"/>
            </w:tcBorders>
            <w:shd w:val="clear" w:color="auto" w:fill="auto"/>
            <w:noWrap/>
            <w:hideMark/>
          </w:tcPr>
          <w:p w14:paraId="7652F0C0" w14:textId="77777777" w:rsidR="00B91595" w:rsidRPr="00212559" w:rsidRDefault="00B91595" w:rsidP="00B91595">
            <w:pPr>
              <w:rPr>
                <w:rFonts w:cs="Calibri"/>
                <w:color w:val="000000"/>
                <w:sz w:val="18"/>
                <w:szCs w:val="18"/>
              </w:rPr>
            </w:pPr>
            <w:r w:rsidRPr="00212559">
              <w:rPr>
                <w:rFonts w:cs="Calibri"/>
                <w:color w:val="000000"/>
                <w:sz w:val="18"/>
                <w:szCs w:val="18"/>
              </w:rPr>
              <w:t>Moeda original:</w:t>
            </w:r>
          </w:p>
          <w:p w14:paraId="414EA31A" w14:textId="77777777" w:rsidR="00E24A6F" w:rsidRDefault="00B91595" w:rsidP="00E24A6F">
            <w:pPr>
              <w:pStyle w:val="ListParagraph"/>
              <w:numPr>
                <w:ilvl w:val="0"/>
                <w:numId w:val="25"/>
              </w:numPr>
              <w:rPr>
                <w:color w:val="000000"/>
                <w:sz w:val="18"/>
                <w:szCs w:val="18"/>
              </w:rPr>
            </w:pPr>
            <w:r w:rsidRPr="00212559">
              <w:rPr>
                <w:rFonts w:cs="Calibri"/>
                <w:color w:val="000000"/>
                <w:sz w:val="18"/>
                <w:szCs w:val="18"/>
              </w:rPr>
              <w:t xml:space="preserve">Corresponde ao código da moeda original de denominação do contrato. </w:t>
            </w:r>
          </w:p>
          <w:p w14:paraId="614E24C5" w14:textId="7398A068" w:rsidR="00B91595" w:rsidRPr="00887659" w:rsidRDefault="00B91595" w:rsidP="00E24A6F">
            <w:pPr>
              <w:pStyle w:val="ListParagraph"/>
              <w:numPr>
                <w:ilvl w:val="0"/>
                <w:numId w:val="25"/>
              </w:numPr>
              <w:rPr>
                <w:color w:val="000000"/>
                <w:sz w:val="18"/>
                <w:szCs w:val="18"/>
              </w:rPr>
            </w:pPr>
            <w:r w:rsidRPr="008D6891">
              <w:rPr>
                <w:sz w:val="18"/>
              </w:rPr>
              <w:t xml:space="preserve">O </w:t>
            </w:r>
            <w:r>
              <w:rPr>
                <w:sz w:val="18"/>
              </w:rPr>
              <w:t>significado dos códigos do campo ‘cmoeorig’</w:t>
            </w:r>
            <w:r w:rsidRPr="005F1378">
              <w:rPr>
                <w:sz w:val="18"/>
              </w:rPr>
              <w:t xml:space="preserve"> </w:t>
            </w:r>
            <w:r w:rsidRPr="008D6891">
              <w:rPr>
                <w:sz w:val="18"/>
              </w:rPr>
              <w:t xml:space="preserve">pode ser consultado na tabela </w:t>
            </w:r>
            <w:r w:rsidRPr="00A84B21">
              <w:rPr>
                <w:i/>
                <w:sz w:val="18"/>
              </w:rPr>
              <w:t>cd_estruturais.tat91_tabelas</w:t>
            </w:r>
            <w:r w:rsidRPr="008D6891">
              <w:rPr>
                <w:sz w:val="18"/>
              </w:rPr>
              <w:t xml:space="preserve">, em que o campo </w:t>
            </w:r>
            <w:r>
              <w:rPr>
                <w:sz w:val="18"/>
              </w:rPr>
              <w:t>‘</w:t>
            </w:r>
            <w:r w:rsidRPr="008D6891">
              <w:rPr>
                <w:sz w:val="18"/>
              </w:rPr>
              <w:t>tayd91c0_celemtab</w:t>
            </w:r>
            <w:r>
              <w:rPr>
                <w:sz w:val="18"/>
              </w:rPr>
              <w:t>’</w:t>
            </w:r>
            <w:r w:rsidRPr="008D6891">
              <w:rPr>
                <w:sz w:val="18"/>
              </w:rPr>
              <w:t xml:space="preserve"> corresponde </w:t>
            </w:r>
            <w:r>
              <w:rPr>
                <w:sz w:val="18"/>
              </w:rPr>
              <w:t>ao código da moeda</w:t>
            </w:r>
            <w:r w:rsidRPr="008D6891">
              <w:rPr>
                <w:sz w:val="18"/>
              </w:rPr>
              <w:t xml:space="preserve">, e o </w:t>
            </w:r>
            <w:r>
              <w:rPr>
                <w:sz w:val="18"/>
              </w:rPr>
              <w:t>‘</w:t>
            </w:r>
            <w:r w:rsidRPr="008D6891">
              <w:rPr>
                <w:sz w:val="18"/>
              </w:rPr>
              <w:t>tayd91c0_gelemtab</w:t>
            </w:r>
            <w:r>
              <w:rPr>
                <w:sz w:val="18"/>
              </w:rPr>
              <w:t>’</w:t>
            </w:r>
            <w:r w:rsidRPr="008D6891">
              <w:rPr>
                <w:sz w:val="18"/>
              </w:rPr>
              <w:t xml:space="preserve"> indica a designação </w:t>
            </w:r>
            <w:r>
              <w:rPr>
                <w:sz w:val="18"/>
              </w:rPr>
              <w:t>da moeda respetiva</w:t>
            </w:r>
            <w:r w:rsidRPr="008D6891">
              <w:rPr>
                <w:sz w:val="18"/>
              </w:rPr>
              <w:t>. Ao atacar esta tabela, tem que se filtr</w:t>
            </w:r>
            <w:r>
              <w:rPr>
                <w:sz w:val="18"/>
              </w:rPr>
              <w:t>ar por 'tayd91c0_ctabela' = '206</w:t>
            </w:r>
            <w:r w:rsidRPr="008D6891">
              <w:rPr>
                <w:sz w:val="18"/>
              </w:rPr>
              <w:t>' e não esquecer de selecionar a 'data_date_part' relevante. Note-se que esta tabela só tem dados para os dias úteis</w:t>
            </w:r>
            <w:r>
              <w:rPr>
                <w:sz w:val="18"/>
              </w:rPr>
              <w:t>.</w:t>
            </w:r>
            <w:r w:rsidRPr="00887659">
              <w:rPr>
                <w:rFonts w:cs="Calibri"/>
                <w:color w:val="000000"/>
                <w:sz w:val="18"/>
                <w:szCs w:val="18"/>
              </w:rPr>
              <w:t xml:space="preserve"> </w:t>
            </w:r>
          </w:p>
        </w:tc>
        <w:tc>
          <w:tcPr>
            <w:tcW w:w="992" w:type="dxa"/>
            <w:tcBorders>
              <w:top w:val="nil"/>
              <w:left w:val="nil"/>
              <w:bottom w:val="single" w:sz="4" w:space="0" w:color="auto"/>
              <w:right w:val="single" w:sz="4" w:space="0" w:color="auto"/>
            </w:tcBorders>
            <w:shd w:val="clear" w:color="auto" w:fill="auto"/>
            <w:noWrap/>
            <w:hideMark/>
          </w:tcPr>
          <w:p w14:paraId="0DE591D4"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1EFF7614" w14:textId="77777777" w:rsidR="00C0082F" w:rsidRDefault="00C0082F" w:rsidP="00C0082F">
            <w:pPr>
              <w:rPr>
                <w:rFonts w:cs="Calibri"/>
                <w:color w:val="000000"/>
                <w:sz w:val="18"/>
                <w:szCs w:val="18"/>
              </w:rPr>
            </w:pPr>
            <w:r>
              <w:rPr>
                <w:rFonts w:cs="Calibri"/>
                <w:color w:val="000000"/>
                <w:sz w:val="18"/>
                <w:szCs w:val="18"/>
              </w:rPr>
              <w:t>MUG</w:t>
            </w:r>
          </w:p>
          <w:p w14:paraId="3DE6F1FB" w14:textId="49619AA2"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4E554E4" w14:textId="77777777" w:rsidR="00C0082F" w:rsidRDefault="00C0082F" w:rsidP="00C0082F">
            <w:pPr>
              <w:rPr>
                <w:rFonts w:cs="Calibri"/>
                <w:i/>
                <w:color w:val="000000"/>
                <w:sz w:val="18"/>
                <w:szCs w:val="18"/>
              </w:rPr>
            </w:pPr>
            <w:r>
              <w:rPr>
                <w:rFonts w:cs="Calibri"/>
                <w:i/>
                <w:color w:val="000000"/>
                <w:sz w:val="18"/>
                <w:szCs w:val="18"/>
              </w:rPr>
              <w:t xml:space="preserve">cd_garantias.gt002_grnt_prc </w:t>
            </w:r>
          </w:p>
          <w:p w14:paraId="58609E17"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6351160A" w14:textId="71CA3F3D" w:rsidR="00B91595" w:rsidRDefault="00C0082F" w:rsidP="00B91595">
            <w:pPr>
              <w:rPr>
                <w:rFonts w:cs="Calibri"/>
                <w:color w:val="000000"/>
                <w:sz w:val="18"/>
                <w:szCs w:val="18"/>
              </w:rPr>
            </w:pPr>
            <w:r w:rsidRPr="00C0082F">
              <w:rPr>
                <w:rFonts w:cs="Calibri"/>
                <w:color w:val="000000"/>
                <w:sz w:val="18"/>
                <w:szCs w:val="18"/>
              </w:rPr>
              <w:t>cmoeda</w:t>
            </w:r>
          </w:p>
        </w:tc>
        <w:tc>
          <w:tcPr>
            <w:tcW w:w="2126" w:type="dxa"/>
            <w:tcBorders>
              <w:top w:val="nil"/>
              <w:left w:val="nil"/>
              <w:bottom w:val="single" w:sz="4" w:space="0" w:color="auto"/>
              <w:right w:val="single" w:sz="4" w:space="0" w:color="auto"/>
            </w:tcBorders>
          </w:tcPr>
          <w:p w14:paraId="39A7A977" w14:textId="77777777" w:rsidR="00B91595" w:rsidRDefault="00B91595" w:rsidP="00B91595">
            <w:pPr>
              <w:rPr>
                <w:rFonts w:cs="Calibri"/>
                <w:color w:val="000000"/>
                <w:sz w:val="18"/>
                <w:szCs w:val="18"/>
              </w:rPr>
            </w:pPr>
          </w:p>
        </w:tc>
      </w:tr>
      <w:tr w:rsidR="00B91595" w:rsidRPr="00212559" w14:paraId="7CF08C1C" w14:textId="0ED1ACEF"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B73E124" w14:textId="77777777" w:rsidR="00B91595" w:rsidRPr="00212559" w:rsidRDefault="00B91595" w:rsidP="00B91595">
            <w:pPr>
              <w:rPr>
                <w:rFonts w:cs="Calibri"/>
                <w:color w:val="000000"/>
                <w:sz w:val="18"/>
                <w:szCs w:val="18"/>
              </w:rPr>
            </w:pPr>
            <w:r w:rsidRPr="00212559">
              <w:rPr>
                <w:rFonts w:cs="Calibri"/>
                <w:color w:val="000000"/>
                <w:sz w:val="18"/>
                <w:szCs w:val="18"/>
              </w:rPr>
              <w:t>ctipiemi</w:t>
            </w:r>
          </w:p>
        </w:tc>
        <w:tc>
          <w:tcPr>
            <w:tcW w:w="5494" w:type="dxa"/>
            <w:tcBorders>
              <w:top w:val="nil"/>
              <w:left w:val="nil"/>
              <w:bottom w:val="single" w:sz="4" w:space="0" w:color="auto"/>
              <w:right w:val="single" w:sz="4" w:space="0" w:color="auto"/>
            </w:tcBorders>
            <w:shd w:val="clear" w:color="auto" w:fill="auto"/>
            <w:noWrap/>
            <w:hideMark/>
          </w:tcPr>
          <w:p w14:paraId="1790EEF5" w14:textId="77777777" w:rsidR="00B91595" w:rsidRPr="00212559" w:rsidRDefault="00B91595" w:rsidP="00B91595">
            <w:pPr>
              <w:rPr>
                <w:rFonts w:cs="Calibri"/>
                <w:color w:val="FF5A5A" w:themeColor="accent1" w:themeTint="99"/>
                <w:sz w:val="18"/>
                <w:szCs w:val="18"/>
              </w:rPr>
            </w:pPr>
            <w:r w:rsidRPr="00212559">
              <w:rPr>
                <w:rFonts w:cs="Calibri"/>
                <w:color w:val="000000"/>
                <w:sz w:val="18"/>
                <w:szCs w:val="18"/>
              </w:rPr>
              <w:t>Tipo de identificação de emissão:</w:t>
            </w:r>
          </w:p>
          <w:p w14:paraId="2E2BEE6B" w14:textId="77777777" w:rsidR="00B91595" w:rsidRPr="00212559" w:rsidRDefault="00B91595" w:rsidP="00B91595">
            <w:pPr>
              <w:pStyle w:val="ListParagraph"/>
              <w:numPr>
                <w:ilvl w:val="0"/>
                <w:numId w:val="41"/>
              </w:numPr>
              <w:rPr>
                <w:rFonts w:cs="Calibri"/>
                <w:color w:val="000000"/>
                <w:sz w:val="18"/>
                <w:szCs w:val="18"/>
              </w:rPr>
            </w:pPr>
            <w:r w:rsidRPr="00212559">
              <w:rPr>
                <w:rFonts w:cs="Calibri"/>
                <w:sz w:val="18"/>
                <w:szCs w:val="18"/>
              </w:rPr>
              <w:t>Para fundos e títulos, este campo está preenchido com ‘9999’, para os restantes registos, encontra-se a ‘0’.</w:t>
            </w:r>
            <w:r w:rsidRPr="00212559">
              <w:rPr>
                <w:rFonts w:cs="Calibri"/>
                <w:color w:val="FF5A5A" w:themeColor="accent1" w:themeTint="99"/>
                <w:sz w:val="18"/>
                <w:szCs w:val="18"/>
              </w:rPr>
              <w:t xml:space="preserve"> </w:t>
            </w:r>
          </w:p>
        </w:tc>
        <w:tc>
          <w:tcPr>
            <w:tcW w:w="992" w:type="dxa"/>
            <w:tcBorders>
              <w:top w:val="nil"/>
              <w:left w:val="nil"/>
              <w:bottom w:val="single" w:sz="4" w:space="0" w:color="auto"/>
              <w:right w:val="single" w:sz="4" w:space="0" w:color="auto"/>
            </w:tcBorders>
            <w:shd w:val="clear" w:color="auto" w:fill="auto"/>
            <w:noWrap/>
            <w:hideMark/>
          </w:tcPr>
          <w:p w14:paraId="6666484C"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1A96D81E" w14:textId="77777777" w:rsidR="00C0082F" w:rsidRDefault="00C0082F" w:rsidP="00C0082F">
            <w:pPr>
              <w:rPr>
                <w:rFonts w:cs="Calibri"/>
                <w:color w:val="000000"/>
                <w:sz w:val="18"/>
                <w:szCs w:val="18"/>
              </w:rPr>
            </w:pPr>
            <w:r>
              <w:rPr>
                <w:rFonts w:cs="Calibri"/>
                <w:color w:val="000000"/>
                <w:sz w:val="18"/>
                <w:szCs w:val="18"/>
              </w:rPr>
              <w:t>MUG</w:t>
            </w:r>
          </w:p>
          <w:p w14:paraId="2802EEAB" w14:textId="27EDBDDB"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EC646B7" w14:textId="070212FB"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320D36E3" w14:textId="1E84DC32" w:rsidR="00C0082F" w:rsidRDefault="00C0082F" w:rsidP="00C0082F">
            <w:pPr>
              <w:rPr>
                <w:rFonts w:cs="Calibri"/>
                <w:i/>
                <w:color w:val="000000"/>
                <w:sz w:val="18"/>
                <w:szCs w:val="18"/>
              </w:rPr>
            </w:pPr>
            <w:r>
              <w:rPr>
                <w:rFonts w:cs="Calibri"/>
                <w:i/>
                <w:color w:val="000000"/>
                <w:sz w:val="18"/>
                <w:szCs w:val="18"/>
              </w:rPr>
              <w:t xml:space="preserve">cd_garantias.gt002_grnt_prc </w:t>
            </w:r>
          </w:p>
          <w:p w14:paraId="759ED1AA" w14:textId="77777777" w:rsidR="00C0082F" w:rsidRDefault="00C0082F" w:rsidP="00C0082F">
            <w:pPr>
              <w:rPr>
                <w:rFonts w:cs="Calibri"/>
                <w:i/>
                <w:color w:val="000000"/>
                <w:sz w:val="18"/>
                <w:szCs w:val="18"/>
              </w:rPr>
            </w:pPr>
          </w:p>
          <w:p w14:paraId="701974F0"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693E885A" w14:textId="0F7E01D8"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76428B03"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CASE</w:t>
            </w:r>
          </w:p>
          <w:p w14:paraId="71DBFC2E"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gt018.tipologia = 'IMO' THEN '99999'</w:t>
            </w:r>
          </w:p>
          <w:p w14:paraId="1F6667ED"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gt018.ckprodut = '080' AND ( (gt018.cksubpro &gt; '019' AND gt018.cksubpro &lt; '032') OR (gt018.cksubpro &gt; '044' AND gt018.cksubpro &lt; '053') OR (gt018.cksubpro &gt; '074' AND gt018.cksubpro &lt; '078')) THEN '0'</w:t>
            </w:r>
          </w:p>
          <w:p w14:paraId="36ADA246" w14:textId="77777777" w:rsidR="0024639D" w:rsidRPr="0024639D" w:rsidRDefault="0024639D" w:rsidP="0024639D">
            <w:pPr>
              <w:rPr>
                <w:rFonts w:cs="Calibri"/>
                <w:color w:val="000000"/>
                <w:sz w:val="18"/>
                <w:szCs w:val="18"/>
              </w:rPr>
            </w:pPr>
            <w:r w:rsidRPr="0024639D">
              <w:rPr>
                <w:rFonts w:cs="Calibri"/>
                <w:color w:val="000000"/>
                <w:sz w:val="18"/>
                <w:szCs w:val="18"/>
                <w:lang w:val="en-US"/>
              </w:rPr>
              <w:t xml:space="preserve">    </w:t>
            </w:r>
            <w:r w:rsidRPr="0024639D">
              <w:rPr>
                <w:rFonts w:cs="Calibri"/>
                <w:color w:val="000000"/>
                <w:sz w:val="18"/>
                <w:szCs w:val="18"/>
              </w:rPr>
              <w:t>ELSE '99999'</w:t>
            </w:r>
          </w:p>
          <w:p w14:paraId="1CE40878" w14:textId="3E373398" w:rsidR="00B91595" w:rsidRDefault="0024639D" w:rsidP="0024639D">
            <w:pPr>
              <w:rPr>
                <w:rFonts w:cs="Calibri"/>
                <w:color w:val="000000"/>
                <w:sz w:val="18"/>
                <w:szCs w:val="18"/>
              </w:rPr>
            </w:pPr>
            <w:r w:rsidRPr="0024639D">
              <w:rPr>
                <w:rFonts w:cs="Calibri"/>
                <w:color w:val="000000"/>
                <w:sz w:val="18"/>
                <w:szCs w:val="18"/>
              </w:rPr>
              <w:t>END</w:t>
            </w:r>
          </w:p>
        </w:tc>
      </w:tr>
      <w:tr w:rsidR="00B91595" w:rsidRPr="00F07D1C" w14:paraId="2E4BD09A" w14:textId="49D28B5B"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33BFBB8"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przemis</w:t>
            </w:r>
          </w:p>
        </w:tc>
        <w:tc>
          <w:tcPr>
            <w:tcW w:w="5494" w:type="dxa"/>
            <w:tcBorders>
              <w:top w:val="nil"/>
              <w:left w:val="nil"/>
              <w:bottom w:val="single" w:sz="4" w:space="0" w:color="auto"/>
              <w:right w:val="single" w:sz="4" w:space="0" w:color="auto"/>
            </w:tcBorders>
            <w:shd w:val="clear" w:color="auto" w:fill="auto"/>
            <w:noWrap/>
            <w:hideMark/>
          </w:tcPr>
          <w:p w14:paraId="1F348AE7" w14:textId="77777777" w:rsidR="00B91595" w:rsidRPr="00212559" w:rsidRDefault="00B91595" w:rsidP="00B91595">
            <w:pPr>
              <w:rPr>
                <w:rFonts w:cs="Calibri"/>
                <w:color w:val="000000"/>
                <w:sz w:val="18"/>
                <w:szCs w:val="18"/>
              </w:rPr>
            </w:pPr>
            <w:r w:rsidRPr="00212559">
              <w:rPr>
                <w:rFonts w:cs="Calibri"/>
                <w:color w:val="000000"/>
                <w:sz w:val="18"/>
                <w:szCs w:val="18"/>
              </w:rPr>
              <w:t>Prazo emissão:</w:t>
            </w:r>
          </w:p>
          <w:p w14:paraId="3DC17737"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Este campo encontra-se aprovisionado com o código ‘99999’ para garantias reais imobiliárias de origem GP e com ‘0’ para os restantes registos.</w:t>
            </w:r>
          </w:p>
        </w:tc>
        <w:tc>
          <w:tcPr>
            <w:tcW w:w="992" w:type="dxa"/>
            <w:tcBorders>
              <w:top w:val="nil"/>
              <w:left w:val="nil"/>
              <w:bottom w:val="single" w:sz="4" w:space="0" w:color="auto"/>
              <w:right w:val="single" w:sz="4" w:space="0" w:color="auto"/>
            </w:tcBorders>
            <w:shd w:val="clear" w:color="auto" w:fill="auto"/>
            <w:noWrap/>
            <w:hideMark/>
          </w:tcPr>
          <w:p w14:paraId="420754C5"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16ED77C4" w14:textId="77777777" w:rsidR="00C0082F" w:rsidRDefault="00C0082F" w:rsidP="00C0082F">
            <w:pPr>
              <w:rPr>
                <w:rFonts w:cs="Calibri"/>
                <w:color w:val="000000"/>
                <w:sz w:val="18"/>
                <w:szCs w:val="18"/>
              </w:rPr>
            </w:pPr>
            <w:r>
              <w:rPr>
                <w:rFonts w:cs="Calibri"/>
                <w:color w:val="000000"/>
                <w:sz w:val="18"/>
                <w:szCs w:val="18"/>
              </w:rPr>
              <w:t>MUG</w:t>
            </w:r>
          </w:p>
          <w:p w14:paraId="6BB591A2" w14:textId="2F186B0D"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A54F8F1"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56CB6191"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5E5FAC4" w14:textId="36AE464A"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2951803B" w14:textId="77777777" w:rsidR="0024639D" w:rsidRPr="00631B84" w:rsidRDefault="0024639D" w:rsidP="0024639D">
            <w:pPr>
              <w:rPr>
                <w:rFonts w:cs="Calibri"/>
                <w:color w:val="000000"/>
                <w:sz w:val="18"/>
                <w:szCs w:val="18"/>
                <w:lang w:val="en-US"/>
              </w:rPr>
            </w:pPr>
            <w:r w:rsidRPr="00631B84">
              <w:rPr>
                <w:rFonts w:cs="Calibri"/>
                <w:color w:val="000000"/>
                <w:sz w:val="18"/>
                <w:szCs w:val="18"/>
                <w:lang w:val="en-US"/>
              </w:rPr>
              <w:t>WHEN caplic = "GP" THEN '99999'</w:t>
            </w:r>
          </w:p>
          <w:p w14:paraId="2D38FB86" w14:textId="36B113D4" w:rsidR="00B91595" w:rsidRPr="00631B84" w:rsidRDefault="0024639D" w:rsidP="0024639D">
            <w:pPr>
              <w:rPr>
                <w:rFonts w:cs="Calibri"/>
                <w:color w:val="000000"/>
                <w:sz w:val="18"/>
                <w:szCs w:val="18"/>
                <w:lang w:val="en-US"/>
              </w:rPr>
            </w:pPr>
            <w:r w:rsidRPr="00631B84">
              <w:rPr>
                <w:rFonts w:cs="Calibri"/>
                <w:color w:val="000000"/>
                <w:sz w:val="18"/>
                <w:szCs w:val="18"/>
                <w:lang w:val="en-US"/>
              </w:rPr>
              <w:t>ELSE '0'</w:t>
            </w:r>
          </w:p>
        </w:tc>
      </w:tr>
      <w:tr w:rsidR="00B91595" w:rsidRPr="00212559" w14:paraId="31B056A2" w14:textId="132A4615"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D8E5EEA" w14:textId="77777777" w:rsidR="00B91595" w:rsidRPr="00212559" w:rsidRDefault="00B91595" w:rsidP="00B91595">
            <w:pPr>
              <w:rPr>
                <w:rFonts w:cs="Calibri"/>
                <w:color w:val="000000"/>
                <w:sz w:val="18"/>
                <w:szCs w:val="18"/>
              </w:rPr>
            </w:pPr>
            <w:r w:rsidRPr="00212559">
              <w:rPr>
                <w:rFonts w:cs="Calibri"/>
                <w:color w:val="000000"/>
                <w:sz w:val="18"/>
                <w:szCs w:val="18"/>
              </w:rPr>
              <w:t>mercap</w:t>
            </w:r>
          </w:p>
        </w:tc>
        <w:tc>
          <w:tcPr>
            <w:tcW w:w="5494" w:type="dxa"/>
            <w:tcBorders>
              <w:top w:val="nil"/>
              <w:left w:val="nil"/>
              <w:bottom w:val="single" w:sz="4" w:space="0" w:color="auto"/>
              <w:right w:val="single" w:sz="4" w:space="0" w:color="auto"/>
            </w:tcBorders>
            <w:shd w:val="clear" w:color="auto" w:fill="auto"/>
            <w:noWrap/>
            <w:hideMark/>
          </w:tcPr>
          <w:p w14:paraId="49DC0EF9" w14:textId="77777777" w:rsidR="00B91595" w:rsidRPr="00212559" w:rsidRDefault="00B91595" w:rsidP="00B91595">
            <w:pPr>
              <w:rPr>
                <w:rFonts w:cs="Calibri"/>
                <w:color w:val="000000"/>
                <w:sz w:val="18"/>
                <w:szCs w:val="18"/>
              </w:rPr>
            </w:pPr>
            <w:r w:rsidRPr="00212559">
              <w:rPr>
                <w:rFonts w:cs="Calibri"/>
                <w:color w:val="000000"/>
                <w:sz w:val="18"/>
                <w:szCs w:val="18"/>
              </w:rPr>
              <w:t>Mercado capitais:</w:t>
            </w:r>
          </w:p>
          <w:p w14:paraId="1A3749BD"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 xml:space="preserve">Campo identificativo do código do mercado / bolsa de cotação da garantia (fundo de investimento, ações, rendas fixas privadas, futuros, outros ativos financeiros). </w:t>
            </w:r>
          </w:p>
          <w:p w14:paraId="5614A4FC"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 xml:space="preserve">No caso de garantias financeiras correspondentes a carteira própria/ alheia, este campo é reportado com os devidos valores. Para as restantes garantias, é preenchido com o valor </w:t>
            </w:r>
            <w:r w:rsidRPr="00212559">
              <w:rPr>
                <w:rFonts w:cs="Calibri"/>
                <w:i/>
                <w:color w:val="000000"/>
                <w:sz w:val="18"/>
                <w:szCs w:val="18"/>
              </w:rPr>
              <w:t>default</w:t>
            </w:r>
            <w:r w:rsidRPr="00212559">
              <w:rPr>
                <w:rFonts w:cs="Calibri"/>
                <w:color w:val="000000"/>
                <w:sz w:val="18"/>
                <w:szCs w:val="18"/>
              </w:rPr>
              <w:t xml:space="preserve"> ‘9999’.</w:t>
            </w:r>
          </w:p>
        </w:tc>
        <w:tc>
          <w:tcPr>
            <w:tcW w:w="992" w:type="dxa"/>
            <w:tcBorders>
              <w:top w:val="nil"/>
              <w:left w:val="nil"/>
              <w:bottom w:val="single" w:sz="4" w:space="0" w:color="auto"/>
              <w:right w:val="single" w:sz="4" w:space="0" w:color="auto"/>
            </w:tcBorders>
            <w:shd w:val="clear" w:color="auto" w:fill="auto"/>
            <w:noWrap/>
            <w:hideMark/>
          </w:tcPr>
          <w:p w14:paraId="710A42C4"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680B7BFC" w14:textId="77777777" w:rsidR="00C0082F" w:rsidRDefault="00C0082F" w:rsidP="00C0082F">
            <w:pPr>
              <w:rPr>
                <w:rFonts w:cs="Calibri"/>
                <w:color w:val="000000"/>
                <w:sz w:val="18"/>
                <w:szCs w:val="18"/>
              </w:rPr>
            </w:pPr>
            <w:r>
              <w:rPr>
                <w:rFonts w:cs="Calibri"/>
                <w:color w:val="000000"/>
                <w:sz w:val="18"/>
                <w:szCs w:val="18"/>
              </w:rPr>
              <w:t>MUG</w:t>
            </w:r>
          </w:p>
          <w:p w14:paraId="3D0C0A51" w14:textId="1BA0736D"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2D3E5F9"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56F90AC1"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6E9DBE3" w14:textId="25F584EC"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58F35997"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WHEN caplic = "TT" THEN concat(substr(ttt35.cbolsa, 1, 3), substr(ttt35.pbolsa, 4, 1))</w:t>
            </w:r>
          </w:p>
          <w:p w14:paraId="57CF4AA0" w14:textId="0AC0C835" w:rsidR="00B91595" w:rsidRDefault="0024639D" w:rsidP="0024639D">
            <w:pPr>
              <w:rPr>
                <w:rFonts w:cs="Calibri"/>
                <w:color w:val="000000"/>
                <w:sz w:val="18"/>
                <w:szCs w:val="18"/>
              </w:rPr>
            </w:pPr>
            <w:r w:rsidRPr="0024639D">
              <w:rPr>
                <w:rFonts w:cs="Calibri"/>
                <w:color w:val="000000"/>
                <w:sz w:val="18"/>
                <w:szCs w:val="18"/>
              </w:rPr>
              <w:t>ELSE '9999'</w:t>
            </w:r>
          </w:p>
        </w:tc>
      </w:tr>
      <w:tr w:rsidR="00B91595" w:rsidRPr="00212559" w14:paraId="6885037F" w14:textId="770A70A8"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4F86163" w14:textId="77777777" w:rsidR="00B91595" w:rsidRPr="00212559" w:rsidRDefault="00B91595" w:rsidP="00B91595">
            <w:pPr>
              <w:rPr>
                <w:rFonts w:cs="Calibri"/>
                <w:color w:val="000000"/>
                <w:sz w:val="18"/>
                <w:szCs w:val="18"/>
              </w:rPr>
            </w:pPr>
            <w:r w:rsidRPr="00212559">
              <w:rPr>
                <w:rFonts w:cs="Calibri"/>
                <w:color w:val="000000"/>
                <w:sz w:val="18"/>
                <w:szCs w:val="18"/>
              </w:rPr>
              <w:t>indrefer</w:t>
            </w:r>
          </w:p>
        </w:tc>
        <w:tc>
          <w:tcPr>
            <w:tcW w:w="5494" w:type="dxa"/>
            <w:tcBorders>
              <w:top w:val="nil"/>
              <w:left w:val="nil"/>
              <w:bottom w:val="single" w:sz="4" w:space="0" w:color="auto"/>
              <w:right w:val="single" w:sz="4" w:space="0" w:color="auto"/>
            </w:tcBorders>
            <w:shd w:val="clear" w:color="auto" w:fill="auto"/>
            <w:noWrap/>
            <w:hideMark/>
          </w:tcPr>
          <w:p w14:paraId="57BCF951" w14:textId="77777777" w:rsidR="00B91595" w:rsidRPr="00212559" w:rsidRDefault="00B91595" w:rsidP="00B91595">
            <w:pPr>
              <w:rPr>
                <w:rFonts w:cs="Calibri"/>
                <w:color w:val="000000"/>
                <w:sz w:val="18"/>
                <w:szCs w:val="18"/>
              </w:rPr>
            </w:pPr>
            <w:r w:rsidRPr="00212559">
              <w:rPr>
                <w:rFonts w:cs="Calibri"/>
                <w:color w:val="000000"/>
                <w:sz w:val="18"/>
                <w:szCs w:val="18"/>
              </w:rPr>
              <w:t>Índice referência:</w:t>
            </w:r>
          </w:p>
          <w:p w14:paraId="07B576EA"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 xml:space="preserve">Índice de referenciação das ações que constituem a garantia. </w:t>
            </w:r>
          </w:p>
          <w:p w14:paraId="579FA45B"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sz w:val="18"/>
                <w:szCs w:val="18"/>
              </w:rPr>
              <w:t>Para títulos, este campo está preenchido com ‘00000’, para os restantes registos, encontra-se a ‘99999’.</w:t>
            </w:r>
          </w:p>
        </w:tc>
        <w:tc>
          <w:tcPr>
            <w:tcW w:w="992" w:type="dxa"/>
            <w:tcBorders>
              <w:top w:val="nil"/>
              <w:left w:val="nil"/>
              <w:bottom w:val="single" w:sz="4" w:space="0" w:color="auto"/>
              <w:right w:val="single" w:sz="4" w:space="0" w:color="auto"/>
            </w:tcBorders>
            <w:shd w:val="clear" w:color="auto" w:fill="auto"/>
            <w:noWrap/>
            <w:hideMark/>
          </w:tcPr>
          <w:p w14:paraId="22711D7D"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508C11A9" w14:textId="77777777" w:rsidR="00C0082F" w:rsidRDefault="00C0082F" w:rsidP="00C0082F">
            <w:pPr>
              <w:rPr>
                <w:rFonts w:cs="Calibri"/>
                <w:color w:val="000000"/>
                <w:sz w:val="18"/>
                <w:szCs w:val="18"/>
              </w:rPr>
            </w:pPr>
            <w:r>
              <w:rPr>
                <w:rFonts w:cs="Calibri"/>
                <w:color w:val="000000"/>
                <w:sz w:val="18"/>
                <w:szCs w:val="18"/>
              </w:rPr>
              <w:t>MUG</w:t>
            </w:r>
          </w:p>
          <w:p w14:paraId="113534B5" w14:textId="288E63C0"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3CD9B2B"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0EF88B18"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32C555F" w14:textId="5CADB4A8"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117D6028"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WHEN gt018.caplic = "TT" THEN '00000'</w:t>
            </w:r>
          </w:p>
          <w:p w14:paraId="6690C315" w14:textId="11DE8C77" w:rsidR="00B91595" w:rsidRDefault="0024639D" w:rsidP="0024639D">
            <w:pPr>
              <w:rPr>
                <w:rFonts w:cs="Calibri"/>
                <w:color w:val="000000"/>
                <w:sz w:val="18"/>
                <w:szCs w:val="18"/>
              </w:rPr>
            </w:pPr>
            <w:r w:rsidRPr="0024639D">
              <w:rPr>
                <w:rFonts w:cs="Calibri"/>
                <w:color w:val="000000"/>
                <w:sz w:val="18"/>
                <w:szCs w:val="18"/>
              </w:rPr>
              <w:t>ELSE '99999'</w:t>
            </w:r>
          </w:p>
        </w:tc>
      </w:tr>
      <w:tr w:rsidR="00B91595" w:rsidRPr="00212559" w14:paraId="1CB7055B" w14:textId="14032887"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1E41D17" w14:textId="77777777" w:rsidR="00B91595" w:rsidRPr="00212559" w:rsidRDefault="00B91595" w:rsidP="00B91595">
            <w:pPr>
              <w:rPr>
                <w:rFonts w:cs="Calibri"/>
                <w:color w:val="000000"/>
                <w:sz w:val="18"/>
                <w:szCs w:val="18"/>
              </w:rPr>
            </w:pPr>
            <w:r w:rsidRPr="00212559">
              <w:rPr>
                <w:rFonts w:cs="Calibri"/>
                <w:color w:val="000000"/>
                <w:sz w:val="18"/>
                <w:szCs w:val="18"/>
              </w:rPr>
              <w:t>ttxjgar</w:t>
            </w:r>
          </w:p>
        </w:tc>
        <w:tc>
          <w:tcPr>
            <w:tcW w:w="5494" w:type="dxa"/>
            <w:tcBorders>
              <w:top w:val="nil"/>
              <w:left w:val="nil"/>
              <w:bottom w:val="single" w:sz="4" w:space="0" w:color="auto"/>
              <w:right w:val="single" w:sz="4" w:space="0" w:color="auto"/>
            </w:tcBorders>
            <w:shd w:val="clear" w:color="auto" w:fill="auto"/>
            <w:noWrap/>
            <w:hideMark/>
          </w:tcPr>
          <w:p w14:paraId="373CE228" w14:textId="77777777" w:rsidR="00B91595" w:rsidRPr="00212559" w:rsidRDefault="00B91595" w:rsidP="00B91595">
            <w:pPr>
              <w:rPr>
                <w:rFonts w:cs="Calibri"/>
                <w:color w:val="000000"/>
                <w:sz w:val="18"/>
                <w:szCs w:val="18"/>
              </w:rPr>
            </w:pPr>
            <w:r w:rsidRPr="00212559">
              <w:rPr>
                <w:rFonts w:cs="Calibri"/>
                <w:color w:val="000000"/>
                <w:sz w:val="18"/>
                <w:szCs w:val="18"/>
              </w:rPr>
              <w:t>Tipo taxa juro garantia:</w:t>
            </w:r>
          </w:p>
          <w:p w14:paraId="35BCFA77"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 xml:space="preserve">Este campo identifica o tipo de taxa de juro (‘F’ - fixa ou ‘V’ - variável) associada co contrato de renda fixa provada que constituem a garantia. </w:t>
            </w:r>
          </w:p>
          <w:p w14:paraId="2DE16A38"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 xml:space="preserve">No caso de garantias financeiras correspondentes a carteira própria/ alheia, este campo é reportado com os devidos valores. Para as restantes garantias, é preenchido com o valor </w:t>
            </w:r>
            <w:r w:rsidRPr="00212559">
              <w:rPr>
                <w:rFonts w:cs="Calibri"/>
                <w:i/>
                <w:color w:val="000000"/>
                <w:sz w:val="18"/>
                <w:szCs w:val="18"/>
              </w:rPr>
              <w:t>default</w:t>
            </w:r>
            <w:r w:rsidRPr="00212559">
              <w:rPr>
                <w:rFonts w:cs="Calibri"/>
                <w:color w:val="000000"/>
                <w:sz w:val="18"/>
                <w:szCs w:val="18"/>
              </w:rPr>
              <w:t xml:space="preserve"> ‘9’.</w:t>
            </w:r>
          </w:p>
        </w:tc>
        <w:tc>
          <w:tcPr>
            <w:tcW w:w="992" w:type="dxa"/>
            <w:tcBorders>
              <w:top w:val="nil"/>
              <w:left w:val="nil"/>
              <w:bottom w:val="single" w:sz="4" w:space="0" w:color="auto"/>
              <w:right w:val="single" w:sz="4" w:space="0" w:color="auto"/>
            </w:tcBorders>
            <w:shd w:val="clear" w:color="auto" w:fill="auto"/>
            <w:noWrap/>
            <w:hideMark/>
          </w:tcPr>
          <w:p w14:paraId="3BB4A8A8"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48B447E9" w14:textId="77777777" w:rsidR="00C0082F" w:rsidRDefault="00C0082F" w:rsidP="00C0082F">
            <w:pPr>
              <w:rPr>
                <w:rFonts w:cs="Calibri"/>
                <w:color w:val="000000"/>
                <w:sz w:val="18"/>
                <w:szCs w:val="18"/>
              </w:rPr>
            </w:pPr>
            <w:r>
              <w:rPr>
                <w:rFonts w:cs="Calibri"/>
                <w:color w:val="000000"/>
                <w:sz w:val="18"/>
                <w:szCs w:val="18"/>
              </w:rPr>
              <w:t>MUG</w:t>
            </w:r>
          </w:p>
          <w:p w14:paraId="4F02C824" w14:textId="4737A044"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41DD3F9"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21AFE84C"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DF15121" w14:textId="48814138"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4549BD49"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WHEN gt018.caplic = "TT" THEN ttt35.CTXREND</w:t>
            </w:r>
          </w:p>
          <w:p w14:paraId="583680C8" w14:textId="38EF6785" w:rsidR="00B91595" w:rsidRDefault="0024639D" w:rsidP="0024639D">
            <w:pPr>
              <w:rPr>
                <w:rFonts w:cs="Calibri"/>
                <w:color w:val="000000"/>
                <w:sz w:val="18"/>
                <w:szCs w:val="18"/>
              </w:rPr>
            </w:pPr>
            <w:r w:rsidRPr="0024639D">
              <w:rPr>
                <w:rFonts w:cs="Calibri"/>
                <w:color w:val="000000"/>
                <w:sz w:val="18"/>
                <w:szCs w:val="18"/>
              </w:rPr>
              <w:t>ELSE '9'</w:t>
            </w:r>
          </w:p>
        </w:tc>
      </w:tr>
      <w:tr w:rsidR="00B91595" w:rsidRPr="00212559" w14:paraId="31974C56" w14:textId="4B4B5FFA"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455431C" w14:textId="77777777" w:rsidR="00B91595" w:rsidRPr="00212559" w:rsidRDefault="00B91595" w:rsidP="00B91595">
            <w:pPr>
              <w:rPr>
                <w:rFonts w:cs="Calibri"/>
                <w:color w:val="000000"/>
                <w:sz w:val="18"/>
                <w:szCs w:val="18"/>
              </w:rPr>
            </w:pPr>
            <w:r w:rsidRPr="00212559">
              <w:rPr>
                <w:rFonts w:cs="Calibri"/>
                <w:color w:val="000000"/>
                <w:sz w:val="18"/>
                <w:szCs w:val="18"/>
              </w:rPr>
              <w:t>centidad</w:t>
            </w:r>
          </w:p>
        </w:tc>
        <w:tc>
          <w:tcPr>
            <w:tcW w:w="5494" w:type="dxa"/>
            <w:tcBorders>
              <w:top w:val="nil"/>
              <w:left w:val="nil"/>
              <w:bottom w:val="single" w:sz="4" w:space="0" w:color="auto"/>
              <w:right w:val="single" w:sz="4" w:space="0" w:color="auto"/>
            </w:tcBorders>
            <w:shd w:val="clear" w:color="auto" w:fill="auto"/>
            <w:noWrap/>
            <w:hideMark/>
          </w:tcPr>
          <w:p w14:paraId="45FC54D9" w14:textId="77777777" w:rsidR="00B91595" w:rsidRPr="00212559" w:rsidRDefault="00B91595" w:rsidP="00B91595">
            <w:pPr>
              <w:rPr>
                <w:rFonts w:cs="Calibri"/>
                <w:color w:val="000000"/>
                <w:sz w:val="18"/>
                <w:szCs w:val="18"/>
              </w:rPr>
            </w:pPr>
            <w:r w:rsidRPr="00212559">
              <w:rPr>
                <w:rFonts w:cs="Calibri"/>
                <w:color w:val="000000"/>
                <w:sz w:val="18"/>
                <w:szCs w:val="18"/>
              </w:rPr>
              <w:t>Entidade a que respeita a informação:</w:t>
            </w:r>
          </w:p>
          <w:p w14:paraId="7C4FF433"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 xml:space="preserve">Todos os registos dizem respeito à entidade Banco Santander Totta, estando, por esse motivo, uniformemente preenchidos com o código ‘BST’. </w:t>
            </w:r>
          </w:p>
        </w:tc>
        <w:tc>
          <w:tcPr>
            <w:tcW w:w="992" w:type="dxa"/>
            <w:tcBorders>
              <w:top w:val="nil"/>
              <w:left w:val="nil"/>
              <w:bottom w:val="single" w:sz="4" w:space="0" w:color="auto"/>
              <w:right w:val="single" w:sz="4" w:space="0" w:color="auto"/>
            </w:tcBorders>
            <w:shd w:val="clear" w:color="auto" w:fill="auto"/>
            <w:noWrap/>
            <w:hideMark/>
          </w:tcPr>
          <w:p w14:paraId="225853E5"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55FD6DA8" w14:textId="77777777" w:rsidR="00C0082F" w:rsidRDefault="00C0082F" w:rsidP="00C0082F">
            <w:pPr>
              <w:rPr>
                <w:rFonts w:cs="Calibri"/>
                <w:color w:val="000000"/>
                <w:sz w:val="18"/>
                <w:szCs w:val="18"/>
              </w:rPr>
            </w:pPr>
            <w:r>
              <w:rPr>
                <w:rFonts w:cs="Calibri"/>
                <w:color w:val="000000"/>
                <w:sz w:val="18"/>
                <w:szCs w:val="18"/>
              </w:rPr>
              <w:t>MUG</w:t>
            </w:r>
          </w:p>
          <w:p w14:paraId="2582672B" w14:textId="76649E4B"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F6962B8"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E56B3C2" w14:textId="7EC10F00"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25ADD5D6" w14:textId="77777777" w:rsidR="00B91595" w:rsidRDefault="00B91595" w:rsidP="00B91595">
            <w:pPr>
              <w:rPr>
                <w:rFonts w:cs="Calibri"/>
                <w:color w:val="000000"/>
                <w:sz w:val="18"/>
                <w:szCs w:val="18"/>
              </w:rPr>
            </w:pPr>
          </w:p>
        </w:tc>
      </w:tr>
      <w:tr w:rsidR="00B91595" w:rsidRPr="00212559" w14:paraId="041DB668" w14:textId="1FDE7BC9"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4585869" w14:textId="77777777" w:rsidR="00B91595" w:rsidRPr="00212559" w:rsidRDefault="00B91595" w:rsidP="00B91595">
            <w:pPr>
              <w:rPr>
                <w:rFonts w:cs="Calibri"/>
                <w:color w:val="000000"/>
                <w:sz w:val="18"/>
                <w:szCs w:val="18"/>
              </w:rPr>
            </w:pPr>
            <w:r w:rsidRPr="00212559">
              <w:rPr>
                <w:rFonts w:cs="Calibri"/>
                <w:color w:val="000000"/>
                <w:sz w:val="18"/>
                <w:szCs w:val="18"/>
              </w:rPr>
              <w:t>caplic</w:t>
            </w:r>
          </w:p>
        </w:tc>
        <w:tc>
          <w:tcPr>
            <w:tcW w:w="5494" w:type="dxa"/>
            <w:tcBorders>
              <w:top w:val="nil"/>
              <w:left w:val="nil"/>
              <w:bottom w:val="single" w:sz="4" w:space="0" w:color="auto"/>
              <w:right w:val="single" w:sz="4" w:space="0" w:color="auto"/>
            </w:tcBorders>
            <w:shd w:val="clear" w:color="auto" w:fill="auto"/>
            <w:noWrap/>
            <w:hideMark/>
          </w:tcPr>
          <w:p w14:paraId="1C446D78" w14:textId="77777777" w:rsidR="00B91595" w:rsidRPr="00212559" w:rsidRDefault="00B91595" w:rsidP="00B91595">
            <w:pPr>
              <w:rPr>
                <w:rFonts w:cs="Calibri"/>
                <w:color w:val="000000"/>
                <w:sz w:val="18"/>
                <w:szCs w:val="18"/>
              </w:rPr>
            </w:pPr>
            <w:r w:rsidRPr="00212559">
              <w:rPr>
                <w:rFonts w:cs="Calibri"/>
                <w:color w:val="000000"/>
                <w:sz w:val="18"/>
                <w:szCs w:val="18"/>
              </w:rPr>
              <w:t>Aplicação fonte da informação:</w:t>
            </w:r>
          </w:p>
          <w:p w14:paraId="0828465A"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Este campo indica a fonte de informação e está preenchido com o código:</w:t>
            </w:r>
          </w:p>
          <w:p w14:paraId="0C1F8F30" w14:textId="77777777" w:rsidR="00B91595" w:rsidRPr="00212559" w:rsidRDefault="00B91595" w:rsidP="00B91595">
            <w:pPr>
              <w:pStyle w:val="ListParagraph"/>
              <w:numPr>
                <w:ilvl w:val="1"/>
                <w:numId w:val="22"/>
              </w:numPr>
              <w:rPr>
                <w:rFonts w:cs="Calibri"/>
                <w:color w:val="000000"/>
                <w:sz w:val="18"/>
                <w:szCs w:val="18"/>
              </w:rPr>
            </w:pPr>
            <w:r w:rsidRPr="00212559">
              <w:rPr>
                <w:rFonts w:cs="Calibri"/>
                <w:color w:val="000000"/>
                <w:sz w:val="18"/>
                <w:szCs w:val="18"/>
              </w:rPr>
              <w:t>‘TT’ para os títulos</w:t>
            </w:r>
          </w:p>
          <w:p w14:paraId="31C4E986" w14:textId="77777777" w:rsidR="00B91595" w:rsidRPr="00212559" w:rsidRDefault="00B91595" w:rsidP="00B91595">
            <w:pPr>
              <w:pStyle w:val="ListParagraph"/>
              <w:numPr>
                <w:ilvl w:val="1"/>
                <w:numId w:val="22"/>
              </w:numPr>
              <w:rPr>
                <w:rFonts w:cs="Calibri"/>
                <w:color w:val="000000"/>
                <w:sz w:val="18"/>
                <w:szCs w:val="18"/>
              </w:rPr>
            </w:pPr>
            <w:r w:rsidRPr="00212559">
              <w:rPr>
                <w:rFonts w:cs="Calibri"/>
                <w:color w:val="000000"/>
                <w:sz w:val="18"/>
                <w:szCs w:val="18"/>
              </w:rPr>
              <w:t>‘SG’ para seguros</w:t>
            </w:r>
          </w:p>
          <w:p w14:paraId="6A3F7F49" w14:textId="77777777" w:rsidR="00B91595" w:rsidRPr="00212559" w:rsidRDefault="00B91595" w:rsidP="00B91595">
            <w:pPr>
              <w:pStyle w:val="ListParagraph"/>
              <w:numPr>
                <w:ilvl w:val="1"/>
                <w:numId w:val="22"/>
              </w:numPr>
              <w:rPr>
                <w:rFonts w:cs="Calibri"/>
                <w:color w:val="000000"/>
                <w:sz w:val="18"/>
                <w:szCs w:val="18"/>
              </w:rPr>
            </w:pPr>
            <w:r w:rsidRPr="00212559">
              <w:rPr>
                <w:rFonts w:cs="Calibri"/>
                <w:color w:val="000000"/>
                <w:sz w:val="18"/>
                <w:szCs w:val="18"/>
              </w:rPr>
              <w:t>‘FU’ para fundos</w:t>
            </w:r>
          </w:p>
          <w:p w14:paraId="210309E9" w14:textId="77777777" w:rsidR="00B91595" w:rsidRPr="00212559" w:rsidRDefault="00B91595" w:rsidP="00B91595">
            <w:pPr>
              <w:pStyle w:val="ListParagraph"/>
              <w:numPr>
                <w:ilvl w:val="1"/>
                <w:numId w:val="22"/>
              </w:numPr>
              <w:rPr>
                <w:rFonts w:cs="Calibri"/>
                <w:color w:val="000000"/>
                <w:sz w:val="18"/>
                <w:szCs w:val="18"/>
              </w:rPr>
            </w:pPr>
            <w:r w:rsidRPr="00212559">
              <w:rPr>
                <w:rFonts w:cs="Calibri"/>
                <w:color w:val="000000"/>
                <w:sz w:val="18"/>
                <w:szCs w:val="18"/>
              </w:rPr>
              <w:t>‘DP’ para depósitos a prazo</w:t>
            </w:r>
          </w:p>
          <w:p w14:paraId="0C9FE2D3" w14:textId="77777777" w:rsidR="00B91595" w:rsidRPr="00212559" w:rsidRDefault="00B91595" w:rsidP="00B91595">
            <w:pPr>
              <w:pStyle w:val="ListParagraph"/>
              <w:numPr>
                <w:ilvl w:val="1"/>
                <w:numId w:val="22"/>
              </w:numPr>
              <w:rPr>
                <w:rFonts w:cs="Calibri"/>
                <w:color w:val="000000"/>
                <w:sz w:val="18"/>
                <w:szCs w:val="18"/>
              </w:rPr>
            </w:pPr>
            <w:r w:rsidRPr="00212559">
              <w:rPr>
                <w:rFonts w:cs="Calibri"/>
                <w:color w:val="000000"/>
                <w:sz w:val="18"/>
                <w:szCs w:val="18"/>
              </w:rPr>
              <w:t>‘DC’ para contas de depósito à ordem</w:t>
            </w:r>
          </w:p>
          <w:p w14:paraId="6CCD6E73" w14:textId="77777777" w:rsidR="00B91595" w:rsidRPr="00212559" w:rsidRDefault="00B91595" w:rsidP="00B91595">
            <w:pPr>
              <w:pStyle w:val="ListParagraph"/>
              <w:numPr>
                <w:ilvl w:val="1"/>
                <w:numId w:val="22"/>
              </w:numPr>
              <w:rPr>
                <w:rFonts w:cs="Calibri"/>
                <w:color w:val="000000"/>
                <w:sz w:val="18"/>
                <w:szCs w:val="18"/>
              </w:rPr>
            </w:pPr>
            <w:r w:rsidRPr="00212559">
              <w:rPr>
                <w:rFonts w:cs="Calibri"/>
                <w:color w:val="000000"/>
                <w:sz w:val="18"/>
                <w:szCs w:val="18"/>
              </w:rPr>
              <w:t xml:space="preserve"> ‘GP’ para garantias imóveis de origem GP</w:t>
            </w:r>
          </w:p>
          <w:p w14:paraId="20131BA7" w14:textId="77777777" w:rsidR="00B91595" w:rsidRPr="00212559" w:rsidRDefault="00B91595" w:rsidP="00B91595">
            <w:pPr>
              <w:pStyle w:val="ListParagraph"/>
              <w:numPr>
                <w:ilvl w:val="1"/>
                <w:numId w:val="22"/>
              </w:numPr>
              <w:rPr>
                <w:rFonts w:cs="Calibri"/>
                <w:color w:val="000000"/>
                <w:sz w:val="18"/>
                <w:szCs w:val="18"/>
              </w:rPr>
            </w:pPr>
            <w:r w:rsidRPr="00212559">
              <w:rPr>
                <w:rFonts w:cs="Calibri"/>
                <w:color w:val="000000"/>
                <w:sz w:val="18"/>
                <w:szCs w:val="18"/>
              </w:rPr>
              <w:t>‘CS’ para garantias imóveis de origem CS</w:t>
            </w:r>
          </w:p>
        </w:tc>
        <w:tc>
          <w:tcPr>
            <w:tcW w:w="992" w:type="dxa"/>
            <w:tcBorders>
              <w:top w:val="nil"/>
              <w:left w:val="nil"/>
              <w:bottom w:val="single" w:sz="4" w:space="0" w:color="auto"/>
              <w:right w:val="single" w:sz="4" w:space="0" w:color="auto"/>
            </w:tcBorders>
            <w:shd w:val="clear" w:color="auto" w:fill="auto"/>
            <w:noWrap/>
            <w:hideMark/>
          </w:tcPr>
          <w:p w14:paraId="1818A279"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4F081EFC" w14:textId="77777777" w:rsidR="00C0082F" w:rsidRDefault="00C0082F" w:rsidP="00C0082F">
            <w:pPr>
              <w:rPr>
                <w:rFonts w:cs="Calibri"/>
                <w:color w:val="000000"/>
                <w:sz w:val="18"/>
                <w:szCs w:val="18"/>
              </w:rPr>
            </w:pPr>
            <w:r>
              <w:rPr>
                <w:rFonts w:cs="Calibri"/>
                <w:color w:val="000000"/>
                <w:sz w:val="18"/>
                <w:szCs w:val="18"/>
              </w:rPr>
              <w:t>MUG</w:t>
            </w:r>
          </w:p>
          <w:p w14:paraId="017B4A74" w14:textId="0599923A"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584B0CC"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6E7F392E" w14:textId="77777777" w:rsidR="00C0082F" w:rsidRDefault="00C0082F" w:rsidP="00C0082F">
            <w:pPr>
              <w:rPr>
                <w:rFonts w:cs="Calibri"/>
                <w:i/>
                <w:color w:val="000000"/>
                <w:sz w:val="18"/>
                <w:szCs w:val="18"/>
              </w:rPr>
            </w:pPr>
            <w:r>
              <w:rPr>
                <w:rFonts w:cs="Calibri"/>
                <w:i/>
                <w:color w:val="000000"/>
                <w:sz w:val="18"/>
                <w:szCs w:val="18"/>
              </w:rPr>
              <w:t xml:space="preserve">cd_garantias.gt002_grnt_prc </w:t>
            </w:r>
          </w:p>
          <w:p w14:paraId="52385BFA" w14:textId="3F257AEA" w:rsidR="00C0082F" w:rsidRDefault="00C0082F" w:rsidP="00C0082F">
            <w:pPr>
              <w:rPr>
                <w:rFonts w:cs="Calibri"/>
                <w:i/>
                <w:color w:val="000000"/>
                <w:sz w:val="18"/>
                <w:szCs w:val="18"/>
              </w:rPr>
            </w:pPr>
            <w:r>
              <w:rPr>
                <w:rFonts w:cs="Calibri"/>
                <w:i/>
                <w:color w:val="000000"/>
                <w:sz w:val="18"/>
                <w:szCs w:val="18"/>
              </w:rPr>
              <w:t xml:space="preserve">cd_garantias.gt003_trz_gt </w:t>
            </w:r>
          </w:p>
          <w:p w14:paraId="1458832D" w14:textId="48B001AA" w:rsidR="00B91595" w:rsidRDefault="00B91595"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D9E0D6E" w14:textId="77777777" w:rsidR="00C0082F" w:rsidRPr="00C0082F" w:rsidRDefault="00C0082F" w:rsidP="00C0082F">
            <w:pPr>
              <w:rPr>
                <w:rFonts w:cs="Calibri"/>
                <w:color w:val="000000"/>
                <w:sz w:val="18"/>
                <w:szCs w:val="18"/>
              </w:rPr>
            </w:pPr>
            <w:r w:rsidRPr="00C0082F">
              <w:rPr>
                <w:rFonts w:cs="Calibri"/>
                <w:color w:val="000000"/>
                <w:sz w:val="18"/>
                <w:szCs w:val="18"/>
              </w:rPr>
              <w:t>origem</w:t>
            </w:r>
          </w:p>
          <w:p w14:paraId="2375F6D3" w14:textId="77777777" w:rsidR="00C0082F" w:rsidRPr="00C0082F" w:rsidRDefault="00C0082F" w:rsidP="00C0082F">
            <w:pPr>
              <w:rPr>
                <w:rFonts w:cs="Calibri"/>
                <w:color w:val="000000"/>
                <w:sz w:val="18"/>
                <w:szCs w:val="18"/>
              </w:rPr>
            </w:pPr>
            <w:r w:rsidRPr="00C0082F">
              <w:rPr>
                <w:rFonts w:cs="Calibri"/>
                <w:color w:val="000000"/>
                <w:sz w:val="18"/>
                <w:szCs w:val="18"/>
              </w:rPr>
              <w:t>tipologia</w:t>
            </w:r>
          </w:p>
          <w:p w14:paraId="7F8AC986" w14:textId="77777777" w:rsidR="00C0082F" w:rsidRPr="00C0082F" w:rsidRDefault="00C0082F" w:rsidP="00C0082F">
            <w:pPr>
              <w:rPr>
                <w:rFonts w:cs="Calibri"/>
                <w:color w:val="000000"/>
                <w:sz w:val="18"/>
                <w:szCs w:val="18"/>
              </w:rPr>
            </w:pPr>
            <w:r w:rsidRPr="00C0082F">
              <w:rPr>
                <w:rFonts w:cs="Calibri"/>
                <w:color w:val="000000"/>
                <w:sz w:val="18"/>
                <w:szCs w:val="18"/>
              </w:rPr>
              <w:t>ctratcta</w:t>
            </w:r>
          </w:p>
          <w:p w14:paraId="0288340A" w14:textId="0A6227D2" w:rsidR="00B91595" w:rsidRDefault="00C0082F" w:rsidP="00C0082F">
            <w:pPr>
              <w:rPr>
                <w:rFonts w:cs="Calibri"/>
                <w:color w:val="000000"/>
                <w:sz w:val="18"/>
                <w:szCs w:val="18"/>
              </w:rPr>
            </w:pPr>
            <w:r w:rsidRPr="00C0082F">
              <w:rPr>
                <w:rFonts w:cs="Calibri"/>
                <w:color w:val="000000"/>
                <w:sz w:val="18"/>
                <w:szCs w:val="18"/>
              </w:rPr>
              <w:t>ckprodut</w:t>
            </w:r>
          </w:p>
        </w:tc>
        <w:tc>
          <w:tcPr>
            <w:tcW w:w="2126" w:type="dxa"/>
            <w:tcBorders>
              <w:top w:val="nil"/>
              <w:left w:val="nil"/>
              <w:bottom w:val="single" w:sz="4" w:space="0" w:color="auto"/>
              <w:right w:val="single" w:sz="4" w:space="0" w:color="auto"/>
            </w:tcBorders>
          </w:tcPr>
          <w:p w14:paraId="0A0F114B"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CASE </w:t>
            </w:r>
          </w:p>
          <w:p w14:paraId="7F1714CD"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gt018.origem = 'LEA' THEN 'LEA' </w:t>
            </w:r>
          </w:p>
          <w:p w14:paraId="33860345"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gt018.origem = 'FAC' THEN 'FAC'</w:t>
            </w:r>
          </w:p>
          <w:p w14:paraId="37383F37"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gt018.tipologia = 'FIN' THEN </w:t>
            </w:r>
          </w:p>
          <w:p w14:paraId="03DDEFF5"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CASE </w:t>
            </w:r>
          </w:p>
          <w:p w14:paraId="744B4EB6"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lastRenderedPageBreak/>
              <w:t xml:space="preserve">            WHEN gt003.ctratcta = '01' THEN 'DC'</w:t>
            </w:r>
          </w:p>
          <w:p w14:paraId="08178B9D"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gt003.ctratcta = '03' THEN 'DP'</w:t>
            </w:r>
          </w:p>
          <w:p w14:paraId="0A53C44E"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gt003.ctratcta = '07' THEN 'FU'</w:t>
            </w:r>
          </w:p>
          <w:p w14:paraId="4A9E95A3"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gt003.ctratcta = '10' THEN 'TT'</w:t>
            </w:r>
          </w:p>
          <w:p w14:paraId="40DF7BFC"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gt003.ctratcta = '12' THEN 'SG'</w:t>
            </w:r>
          </w:p>
          <w:p w14:paraId="58A4505B"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END </w:t>
            </w:r>
          </w:p>
          <w:p w14:paraId="32AB9CC9"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gt018.tipologia = 'IMO'  THEN</w:t>
            </w:r>
          </w:p>
          <w:p w14:paraId="7CAA89CE"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CASE </w:t>
            </w:r>
          </w:p>
          <w:p w14:paraId="3575AC48"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gt018.ckprodut IN ('080') THEN 'CS'</w:t>
            </w:r>
          </w:p>
          <w:p w14:paraId="7E5F1726"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ELSE 'GP' </w:t>
            </w:r>
          </w:p>
          <w:p w14:paraId="21081A92"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END </w:t>
            </w:r>
          </w:p>
          <w:p w14:paraId="4EF01FFD"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gt018.tipologia = 'PES' THEN</w:t>
            </w:r>
          </w:p>
          <w:p w14:paraId="6D081BA7"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CASE </w:t>
            </w:r>
          </w:p>
          <w:p w14:paraId="6B19C156"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gt002.ckprodut IN ('081', '082', '083') THEN 'CSA' </w:t>
            </w:r>
          </w:p>
          <w:p w14:paraId="561B0131"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ELSE 'CLI'</w:t>
            </w:r>
          </w:p>
          <w:p w14:paraId="6509A5DE"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END </w:t>
            </w:r>
          </w:p>
          <w:p w14:paraId="3E2D1329"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ELSE ''</w:t>
            </w:r>
          </w:p>
          <w:p w14:paraId="6244D9BE"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END</w:t>
            </w:r>
          </w:p>
          <w:p w14:paraId="066243AA" w14:textId="77777777" w:rsidR="0024639D" w:rsidRPr="0024639D" w:rsidRDefault="0024639D" w:rsidP="0024639D">
            <w:pPr>
              <w:rPr>
                <w:rFonts w:cs="Calibri"/>
                <w:color w:val="000000"/>
                <w:sz w:val="18"/>
                <w:szCs w:val="18"/>
                <w:lang w:val="en-US"/>
              </w:rPr>
            </w:pPr>
          </w:p>
          <w:p w14:paraId="353F8072" w14:textId="02CA8AFB" w:rsidR="00B91595" w:rsidRDefault="0024639D" w:rsidP="0024639D">
            <w:pPr>
              <w:rPr>
                <w:rFonts w:cs="Calibri"/>
                <w:color w:val="000000"/>
                <w:sz w:val="18"/>
                <w:szCs w:val="18"/>
              </w:rPr>
            </w:pPr>
            <w:r w:rsidRPr="0024639D">
              <w:rPr>
                <w:rFonts w:cs="Calibri"/>
                <w:color w:val="000000"/>
                <w:sz w:val="18"/>
                <w:szCs w:val="18"/>
              </w:rPr>
              <w:t>Caso exista para o mesmo bem caplic 'GP' E 'CS', seleciona-se 'GP'</w:t>
            </w:r>
          </w:p>
        </w:tc>
      </w:tr>
      <w:tr w:rsidR="00C0082F" w:rsidRPr="00212559" w14:paraId="3EE924E2" w14:textId="7F16983D"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2EB5AF9" w14:textId="77777777" w:rsidR="00C0082F" w:rsidRPr="00AA3E46" w:rsidRDefault="00C0082F" w:rsidP="00C0082F">
            <w:pPr>
              <w:rPr>
                <w:rFonts w:cs="Calibri"/>
                <w:color w:val="000000"/>
                <w:sz w:val="18"/>
                <w:szCs w:val="18"/>
              </w:rPr>
            </w:pPr>
            <w:r w:rsidRPr="00AA3E46">
              <w:rPr>
                <w:rFonts w:cs="Calibri"/>
                <w:color w:val="000000"/>
                <w:sz w:val="18"/>
                <w:szCs w:val="18"/>
              </w:rPr>
              <w:lastRenderedPageBreak/>
              <w:t>isin</w:t>
            </w:r>
          </w:p>
        </w:tc>
        <w:tc>
          <w:tcPr>
            <w:tcW w:w="5494" w:type="dxa"/>
            <w:tcBorders>
              <w:top w:val="nil"/>
              <w:left w:val="nil"/>
              <w:bottom w:val="single" w:sz="4" w:space="0" w:color="auto"/>
              <w:right w:val="single" w:sz="4" w:space="0" w:color="auto"/>
            </w:tcBorders>
            <w:shd w:val="clear" w:color="auto" w:fill="auto"/>
            <w:noWrap/>
            <w:hideMark/>
          </w:tcPr>
          <w:p w14:paraId="1A0DB5DC" w14:textId="77777777" w:rsidR="00C0082F" w:rsidRPr="00AA3E46" w:rsidRDefault="00C0082F" w:rsidP="00C0082F">
            <w:pPr>
              <w:rPr>
                <w:rFonts w:cs="Calibri"/>
                <w:color w:val="000000"/>
                <w:sz w:val="18"/>
                <w:szCs w:val="18"/>
              </w:rPr>
            </w:pPr>
            <w:r w:rsidRPr="00AA3E46">
              <w:rPr>
                <w:rFonts w:cs="Calibri"/>
                <w:color w:val="000000"/>
                <w:sz w:val="18"/>
                <w:szCs w:val="18"/>
              </w:rPr>
              <w:t>Código de Emissão (ISIN, ISINREF)</w:t>
            </w:r>
          </w:p>
          <w:p w14:paraId="1B0683A1" w14:textId="77777777" w:rsidR="00C0082F" w:rsidRPr="00AA3E46" w:rsidRDefault="00C0082F" w:rsidP="00C0082F">
            <w:pPr>
              <w:pStyle w:val="ListParagraph"/>
              <w:numPr>
                <w:ilvl w:val="0"/>
                <w:numId w:val="22"/>
              </w:numPr>
              <w:rPr>
                <w:rFonts w:cs="Calibri"/>
                <w:color w:val="000000"/>
                <w:sz w:val="18"/>
                <w:szCs w:val="18"/>
              </w:rPr>
            </w:pPr>
            <w:r w:rsidRPr="00AA3E46">
              <w:rPr>
                <w:rFonts w:cs="Calibri"/>
                <w:color w:val="000000"/>
                <w:sz w:val="18"/>
                <w:szCs w:val="18"/>
                <w:lang w:val="en-US"/>
              </w:rPr>
              <w:t>ISIN significa “</w:t>
            </w:r>
            <w:r w:rsidRPr="00AA3E46">
              <w:rPr>
                <w:rFonts w:cs="Calibri"/>
                <w:i/>
                <w:color w:val="000000"/>
                <w:sz w:val="18"/>
                <w:szCs w:val="18"/>
                <w:lang w:val="en-US"/>
              </w:rPr>
              <w:t>International Securities Identification Number”</w:t>
            </w:r>
            <w:r w:rsidRPr="00AA3E46">
              <w:rPr>
                <w:rFonts w:cs="Calibri"/>
                <w:color w:val="000000"/>
                <w:sz w:val="18"/>
                <w:szCs w:val="18"/>
                <w:lang w:val="en-US"/>
              </w:rPr>
              <w:t xml:space="preserve">. </w:t>
            </w:r>
            <w:r w:rsidRPr="00AA3E46">
              <w:rPr>
                <w:rFonts w:cs="Calibri"/>
                <w:color w:val="000000"/>
                <w:sz w:val="18"/>
                <w:szCs w:val="18"/>
              </w:rPr>
              <w:t>Este código é o número de identificação internacional atribuído a títulos e fundos, de acordo com a norma ISO 6166.</w:t>
            </w:r>
          </w:p>
          <w:p w14:paraId="63F485A3" w14:textId="77777777" w:rsidR="00C0082F" w:rsidRPr="00AA3E46" w:rsidRDefault="00C0082F" w:rsidP="00C0082F">
            <w:pPr>
              <w:pStyle w:val="ListParagraph"/>
              <w:numPr>
                <w:ilvl w:val="0"/>
                <w:numId w:val="22"/>
              </w:numPr>
              <w:rPr>
                <w:rFonts w:cs="Calibri"/>
                <w:color w:val="000000"/>
                <w:sz w:val="18"/>
                <w:szCs w:val="18"/>
              </w:rPr>
            </w:pPr>
            <w:r w:rsidRPr="00AA3E46">
              <w:rPr>
                <w:rFonts w:cs="Calibri"/>
                <w:color w:val="000000"/>
                <w:sz w:val="18"/>
                <w:szCs w:val="18"/>
              </w:rPr>
              <w:t>Este código está apenas preenchido para garantias reais financeiras do tipo fundos e títulos.</w:t>
            </w:r>
          </w:p>
        </w:tc>
        <w:tc>
          <w:tcPr>
            <w:tcW w:w="992" w:type="dxa"/>
            <w:tcBorders>
              <w:top w:val="nil"/>
              <w:left w:val="nil"/>
              <w:bottom w:val="single" w:sz="4" w:space="0" w:color="auto"/>
              <w:right w:val="single" w:sz="4" w:space="0" w:color="auto"/>
            </w:tcBorders>
            <w:shd w:val="clear" w:color="auto" w:fill="auto"/>
            <w:noWrap/>
            <w:hideMark/>
          </w:tcPr>
          <w:p w14:paraId="36B7A95D" w14:textId="77777777"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4C0DDA2B" w14:textId="77777777" w:rsidR="00C0082F" w:rsidRDefault="00C0082F" w:rsidP="00C0082F">
            <w:pPr>
              <w:rPr>
                <w:rFonts w:cs="Calibri"/>
                <w:color w:val="000000"/>
                <w:sz w:val="18"/>
                <w:szCs w:val="18"/>
              </w:rPr>
            </w:pPr>
            <w:r w:rsidRPr="000E5989">
              <w:rPr>
                <w:rFonts w:cs="Calibri"/>
                <w:color w:val="000000"/>
                <w:sz w:val="18"/>
                <w:szCs w:val="18"/>
              </w:rPr>
              <w:t>Títulos (APMT0100022484)</w:t>
            </w:r>
          </w:p>
          <w:p w14:paraId="4A7790B7" w14:textId="77777777" w:rsidR="00C0082F" w:rsidRDefault="00C0082F" w:rsidP="00C0082F">
            <w:pPr>
              <w:rPr>
                <w:rFonts w:cs="Calibri"/>
                <w:color w:val="000000"/>
                <w:sz w:val="18"/>
                <w:szCs w:val="18"/>
              </w:rPr>
            </w:pPr>
            <w:r w:rsidRPr="000E5989">
              <w:rPr>
                <w:rFonts w:cs="Calibri"/>
                <w:color w:val="000000"/>
                <w:sz w:val="18"/>
                <w:szCs w:val="18"/>
              </w:rPr>
              <w:t>Fundos (APMT0100021345)</w:t>
            </w:r>
          </w:p>
          <w:p w14:paraId="355CA6BB" w14:textId="67F7A84D" w:rsidR="00C0082F" w:rsidRPr="00212559" w:rsidRDefault="00C0082F" w:rsidP="00C0082F">
            <w:pPr>
              <w:rPr>
                <w:rFonts w:cs="Calibri"/>
                <w:color w:val="000000"/>
                <w:sz w:val="18"/>
                <w:szCs w:val="18"/>
              </w:rPr>
            </w:pPr>
            <w:r w:rsidRPr="000E5989">
              <w:rPr>
                <w:rFonts w:cs="Calibri"/>
                <w:color w:val="000000"/>
                <w:sz w:val="18"/>
                <w:szCs w:val="18"/>
              </w:rPr>
              <w:t>Estruturais (APMT0100050994)</w:t>
            </w:r>
          </w:p>
        </w:tc>
        <w:tc>
          <w:tcPr>
            <w:tcW w:w="1701" w:type="dxa"/>
            <w:tcBorders>
              <w:top w:val="single" w:sz="4" w:space="0" w:color="auto"/>
              <w:left w:val="nil"/>
              <w:bottom w:val="single" w:sz="4" w:space="0" w:color="auto"/>
              <w:right w:val="single" w:sz="4" w:space="0" w:color="auto"/>
            </w:tcBorders>
          </w:tcPr>
          <w:p w14:paraId="2F8983C1" w14:textId="77777777" w:rsidR="0024639D" w:rsidRPr="00020F9F" w:rsidRDefault="0024639D" w:rsidP="0024639D">
            <w:pPr>
              <w:rPr>
                <w:rFonts w:cs="Calibri"/>
                <w:i/>
                <w:color w:val="000000"/>
                <w:sz w:val="18"/>
                <w:szCs w:val="18"/>
              </w:rPr>
            </w:pPr>
            <w:r w:rsidRPr="00020F9F">
              <w:rPr>
                <w:rFonts w:cs="Calibri"/>
                <w:i/>
                <w:color w:val="000000"/>
                <w:sz w:val="18"/>
                <w:szCs w:val="18"/>
              </w:rPr>
              <w:t>cd_mercados.ttt35_titlgru</w:t>
            </w:r>
          </w:p>
          <w:p w14:paraId="49904C65" w14:textId="77777777" w:rsidR="0024639D" w:rsidRPr="00020F9F" w:rsidRDefault="0024639D" w:rsidP="0024639D">
            <w:pPr>
              <w:rPr>
                <w:rFonts w:cs="Calibri"/>
                <w:i/>
                <w:color w:val="000000"/>
                <w:sz w:val="18"/>
                <w:szCs w:val="18"/>
              </w:rPr>
            </w:pPr>
            <w:r w:rsidRPr="00020F9F">
              <w:rPr>
                <w:rFonts w:cs="Calibri"/>
                <w:i/>
                <w:color w:val="000000"/>
                <w:sz w:val="18"/>
                <w:szCs w:val="18"/>
              </w:rPr>
              <w:t>cd_mercados.fut02_contasfu</w:t>
            </w:r>
          </w:p>
          <w:p w14:paraId="0CDE4988" w14:textId="3FCF8AE5" w:rsidR="00C0082F" w:rsidRDefault="0024639D" w:rsidP="0024639D">
            <w:pPr>
              <w:rPr>
                <w:rFonts w:cs="Calibri"/>
                <w:color w:val="000000"/>
                <w:sz w:val="18"/>
                <w:szCs w:val="18"/>
              </w:rPr>
            </w:pPr>
            <w:r w:rsidRPr="00020F9F">
              <w:rPr>
                <w:rFonts w:cs="Calibri"/>
                <w:i/>
                <w:color w:val="000000"/>
                <w:sz w:val="18"/>
                <w:szCs w:val="18"/>
              </w:rPr>
              <w:t>cd_estruturais.cat34_fuparam</w:t>
            </w:r>
          </w:p>
        </w:tc>
        <w:tc>
          <w:tcPr>
            <w:tcW w:w="1134" w:type="dxa"/>
            <w:tcBorders>
              <w:top w:val="nil"/>
              <w:left w:val="single" w:sz="4" w:space="0" w:color="auto"/>
              <w:bottom w:val="single" w:sz="4" w:space="0" w:color="auto"/>
              <w:right w:val="single" w:sz="4" w:space="0" w:color="auto"/>
            </w:tcBorders>
          </w:tcPr>
          <w:p w14:paraId="3313CFC1" w14:textId="77777777" w:rsidR="00C0082F" w:rsidRPr="00C0082F" w:rsidRDefault="00C0082F" w:rsidP="00C0082F">
            <w:pPr>
              <w:rPr>
                <w:rFonts w:cs="Calibri"/>
                <w:color w:val="000000"/>
                <w:sz w:val="18"/>
                <w:szCs w:val="18"/>
              </w:rPr>
            </w:pPr>
            <w:r w:rsidRPr="00C0082F">
              <w:rPr>
                <w:rFonts w:cs="Calibri"/>
                <w:color w:val="000000"/>
                <w:sz w:val="18"/>
                <w:szCs w:val="18"/>
              </w:rPr>
              <w:t>ctitisin/cisinref</w:t>
            </w:r>
          </w:p>
          <w:p w14:paraId="12420434" w14:textId="1A15E879" w:rsidR="00C0082F" w:rsidRDefault="00C0082F" w:rsidP="00C0082F">
            <w:pPr>
              <w:rPr>
                <w:rFonts w:cs="Calibri"/>
                <w:color w:val="000000"/>
                <w:sz w:val="18"/>
                <w:szCs w:val="18"/>
              </w:rPr>
            </w:pPr>
            <w:r w:rsidRPr="00C0082F">
              <w:rPr>
                <w:rFonts w:cs="Calibri"/>
                <w:color w:val="000000"/>
                <w:sz w:val="18"/>
                <w:szCs w:val="18"/>
              </w:rPr>
              <w:t>ccodisin</w:t>
            </w:r>
          </w:p>
        </w:tc>
        <w:tc>
          <w:tcPr>
            <w:tcW w:w="2126" w:type="dxa"/>
            <w:tcBorders>
              <w:top w:val="nil"/>
              <w:left w:val="nil"/>
              <w:bottom w:val="single" w:sz="4" w:space="0" w:color="auto"/>
              <w:right w:val="single" w:sz="4" w:space="0" w:color="auto"/>
            </w:tcBorders>
          </w:tcPr>
          <w:p w14:paraId="3A7DA116"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CASE</w:t>
            </w:r>
          </w:p>
          <w:p w14:paraId="00999DBE"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caplic = ""TT"" THEN</w:t>
            </w:r>
          </w:p>
          <w:p w14:paraId="20451FD9"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CASE</w:t>
            </w:r>
          </w:p>
          <w:p w14:paraId="16E3868D"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trim(ttt35.ctitisin) &lt;&gt; """" THEN ttt35.ctitisin</w:t>
            </w:r>
          </w:p>
          <w:p w14:paraId="31AD8F7A"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trim(ttt35.cisinref) &lt;&gt; """" THEN ttt35.cisinref</w:t>
            </w:r>
          </w:p>
          <w:p w14:paraId="6A65F8A6"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ELSE """"</w:t>
            </w:r>
          </w:p>
          <w:p w14:paraId="6500D8C6"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END</w:t>
            </w:r>
          </w:p>
          <w:p w14:paraId="6C890BA1"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caplic = 'FU' THEN trim( nvl( fut.ccodisin, '' ) )</w:t>
            </w:r>
          </w:p>
          <w:p w14:paraId="60900850" w14:textId="77777777" w:rsidR="0024639D" w:rsidRPr="0024639D" w:rsidRDefault="0024639D" w:rsidP="0024639D">
            <w:pPr>
              <w:rPr>
                <w:rFonts w:cs="Calibri"/>
                <w:color w:val="000000"/>
                <w:sz w:val="18"/>
                <w:szCs w:val="18"/>
              </w:rPr>
            </w:pPr>
            <w:r w:rsidRPr="0024639D">
              <w:rPr>
                <w:rFonts w:cs="Calibri"/>
                <w:color w:val="000000"/>
                <w:sz w:val="18"/>
                <w:szCs w:val="18"/>
                <w:lang w:val="en-US"/>
              </w:rPr>
              <w:t xml:space="preserve">    </w:t>
            </w:r>
            <w:r w:rsidRPr="0024639D">
              <w:rPr>
                <w:rFonts w:cs="Calibri"/>
                <w:color w:val="000000"/>
                <w:sz w:val="18"/>
                <w:szCs w:val="18"/>
              </w:rPr>
              <w:t>ELSE """"</w:t>
            </w:r>
          </w:p>
          <w:p w14:paraId="20DB5938" w14:textId="109BC367" w:rsidR="00C0082F" w:rsidRDefault="0024639D" w:rsidP="0024639D">
            <w:pPr>
              <w:rPr>
                <w:rFonts w:cs="Calibri"/>
                <w:color w:val="000000"/>
                <w:sz w:val="18"/>
                <w:szCs w:val="18"/>
              </w:rPr>
            </w:pPr>
            <w:r w:rsidRPr="0024639D">
              <w:rPr>
                <w:rFonts w:cs="Calibri"/>
                <w:color w:val="000000"/>
                <w:sz w:val="18"/>
                <w:szCs w:val="18"/>
              </w:rPr>
              <w:t>END</w:t>
            </w:r>
          </w:p>
        </w:tc>
      </w:tr>
      <w:tr w:rsidR="00C0082F" w:rsidRPr="00212559" w14:paraId="38C4FA6B" w14:textId="3B06F2CB"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138D29D" w14:textId="77777777" w:rsidR="00C0082F" w:rsidRPr="00AA3E46" w:rsidRDefault="00C0082F" w:rsidP="00C0082F">
            <w:pPr>
              <w:rPr>
                <w:rFonts w:cs="Calibri"/>
                <w:color w:val="000000"/>
                <w:sz w:val="18"/>
                <w:szCs w:val="18"/>
              </w:rPr>
            </w:pPr>
            <w:r w:rsidRPr="00AA3E46">
              <w:rPr>
                <w:rFonts w:cs="Calibri"/>
                <w:color w:val="000000"/>
                <w:sz w:val="18"/>
                <w:szCs w:val="18"/>
              </w:rPr>
              <w:t>cprodutol</w:t>
            </w:r>
          </w:p>
        </w:tc>
        <w:tc>
          <w:tcPr>
            <w:tcW w:w="5494" w:type="dxa"/>
            <w:tcBorders>
              <w:top w:val="nil"/>
              <w:left w:val="nil"/>
              <w:bottom w:val="single" w:sz="4" w:space="0" w:color="auto"/>
              <w:right w:val="single" w:sz="4" w:space="0" w:color="auto"/>
            </w:tcBorders>
            <w:shd w:val="clear" w:color="auto" w:fill="auto"/>
            <w:noWrap/>
            <w:hideMark/>
          </w:tcPr>
          <w:p w14:paraId="4BF482B6" w14:textId="77777777" w:rsidR="00C0082F" w:rsidRPr="00AA3E46" w:rsidRDefault="00C0082F" w:rsidP="00C0082F">
            <w:pPr>
              <w:rPr>
                <w:rFonts w:cs="Calibri"/>
                <w:color w:val="000000"/>
                <w:sz w:val="18"/>
                <w:szCs w:val="18"/>
              </w:rPr>
            </w:pPr>
            <w:r w:rsidRPr="00AA3E46">
              <w:rPr>
                <w:rFonts w:cs="Calibri"/>
                <w:color w:val="000000"/>
                <w:sz w:val="18"/>
                <w:szCs w:val="18"/>
              </w:rPr>
              <w:t>Produto local (caução)</w:t>
            </w:r>
          </w:p>
          <w:p w14:paraId="20ADD410" w14:textId="77777777" w:rsidR="00E24A6F" w:rsidRPr="00E24A6F" w:rsidRDefault="00C0082F" w:rsidP="00E24A6F">
            <w:pPr>
              <w:pStyle w:val="ListParagraph"/>
              <w:numPr>
                <w:ilvl w:val="0"/>
                <w:numId w:val="22"/>
              </w:numPr>
              <w:rPr>
                <w:rFonts w:cs="Calibri"/>
                <w:color w:val="000000"/>
                <w:sz w:val="18"/>
                <w:szCs w:val="18"/>
              </w:rPr>
            </w:pPr>
            <w:r w:rsidRPr="00AA3E46">
              <w:rPr>
                <w:rFonts w:cs="Calibri"/>
                <w:color w:val="000000"/>
                <w:sz w:val="18"/>
                <w:szCs w:val="18"/>
              </w:rPr>
              <w:t xml:space="preserve">Este campo do produto em complemento com o campo do subproduto informa o tipo de garantia, nomeadamente se é imobiliária ou financeira, para produtos locais. </w:t>
            </w:r>
          </w:p>
          <w:p w14:paraId="664BA55E" w14:textId="5BC1462B" w:rsidR="00C0082F" w:rsidRPr="00AA3E46" w:rsidRDefault="00C0082F" w:rsidP="00E24A6F">
            <w:pPr>
              <w:pStyle w:val="ListParagraph"/>
              <w:numPr>
                <w:ilvl w:val="0"/>
                <w:numId w:val="22"/>
              </w:numPr>
              <w:rPr>
                <w:rFonts w:cs="Calibri"/>
                <w:color w:val="000000"/>
                <w:sz w:val="18"/>
                <w:szCs w:val="18"/>
              </w:rPr>
            </w:pPr>
            <w:r w:rsidRPr="00AA3E46">
              <w:rPr>
                <w:sz w:val="18"/>
              </w:rPr>
              <w:t xml:space="preserve">O dicionário de produtos e subprodutos pode ser consultado na tabela </w:t>
            </w:r>
            <w:r w:rsidRPr="00A84B21">
              <w:rPr>
                <w:i/>
                <w:sz w:val="18"/>
              </w:rPr>
              <w:t>cd_estruturais.tat91_tabelas</w:t>
            </w:r>
            <w:r w:rsidRPr="00AA3E46">
              <w:rPr>
                <w:sz w:val="18"/>
              </w:rPr>
              <w:t xml:space="preserve">, em que o campo </w:t>
            </w:r>
            <w:r>
              <w:rPr>
                <w:sz w:val="18"/>
              </w:rPr>
              <w:t>‘</w:t>
            </w:r>
            <w:r w:rsidRPr="00AA3E46">
              <w:rPr>
                <w:sz w:val="18"/>
              </w:rPr>
              <w:t>tayd91c0_celemtab</w:t>
            </w:r>
            <w:r>
              <w:rPr>
                <w:sz w:val="18"/>
              </w:rPr>
              <w:t>’</w:t>
            </w:r>
            <w:r w:rsidRPr="00AA3E46">
              <w:rPr>
                <w:sz w:val="18"/>
              </w:rPr>
              <w:t xml:space="preserve"> corresponde à concatenação do produto e subproduto, e o </w:t>
            </w:r>
            <w:r>
              <w:rPr>
                <w:sz w:val="18"/>
              </w:rPr>
              <w:t>‘</w:t>
            </w:r>
            <w:r w:rsidRPr="00AA3E46">
              <w:rPr>
                <w:sz w:val="18"/>
              </w:rPr>
              <w:t>tayd91c0_gelemtab</w:t>
            </w:r>
            <w:r>
              <w:rPr>
                <w:sz w:val="18"/>
              </w:rPr>
              <w:t>’</w:t>
            </w:r>
            <w:r w:rsidRPr="00AA3E46">
              <w:rPr>
                <w:sz w:val="18"/>
              </w:rPr>
              <w:t xml:space="preserve"> indica a designação do produto/subproduto respetivo. Ao atacar esta tabela, tem que se filtrar por 'tayd91c0_ctabela' = '925' e não esquecer de selecionar a 'data_date_part' relevante. Note-se que esta tabela só tem dados para os dias úteis.</w:t>
            </w:r>
          </w:p>
        </w:tc>
        <w:tc>
          <w:tcPr>
            <w:tcW w:w="992" w:type="dxa"/>
            <w:tcBorders>
              <w:top w:val="nil"/>
              <w:left w:val="nil"/>
              <w:bottom w:val="single" w:sz="4" w:space="0" w:color="auto"/>
              <w:right w:val="single" w:sz="4" w:space="0" w:color="auto"/>
            </w:tcBorders>
            <w:shd w:val="clear" w:color="auto" w:fill="auto"/>
            <w:noWrap/>
            <w:hideMark/>
          </w:tcPr>
          <w:p w14:paraId="7F13E1A9" w14:textId="77777777"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11FCC10B" w14:textId="77777777" w:rsidR="00C0082F" w:rsidRDefault="00C0082F" w:rsidP="00C0082F">
            <w:pPr>
              <w:rPr>
                <w:rFonts w:cs="Calibri"/>
                <w:color w:val="000000"/>
                <w:sz w:val="18"/>
                <w:szCs w:val="18"/>
              </w:rPr>
            </w:pPr>
            <w:r>
              <w:rPr>
                <w:rFonts w:cs="Calibri"/>
                <w:color w:val="000000"/>
                <w:sz w:val="18"/>
                <w:szCs w:val="18"/>
              </w:rPr>
              <w:t>MUG</w:t>
            </w:r>
          </w:p>
          <w:p w14:paraId="5C0C6D8E" w14:textId="288687C8"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FC21339" w14:textId="77777777" w:rsidR="00C0082F" w:rsidRDefault="00C0082F" w:rsidP="00C0082F">
            <w:pPr>
              <w:rPr>
                <w:rFonts w:cs="Calibri"/>
                <w:i/>
                <w:color w:val="000000"/>
                <w:sz w:val="18"/>
                <w:szCs w:val="18"/>
              </w:rPr>
            </w:pPr>
            <w:r>
              <w:rPr>
                <w:rFonts w:cs="Calibri"/>
                <w:i/>
                <w:color w:val="000000"/>
                <w:sz w:val="18"/>
                <w:szCs w:val="18"/>
              </w:rPr>
              <w:t xml:space="preserve">cd_garantias.gt002_grnt_prc </w:t>
            </w:r>
          </w:p>
          <w:p w14:paraId="06A4E3BA"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7102436" w14:textId="74B0E884" w:rsidR="00C0082F" w:rsidRDefault="00C0082F" w:rsidP="00C0082F">
            <w:pPr>
              <w:rPr>
                <w:rFonts w:cs="Calibri"/>
                <w:color w:val="000000"/>
                <w:sz w:val="18"/>
                <w:szCs w:val="18"/>
              </w:rPr>
            </w:pPr>
            <w:r w:rsidRPr="00C0082F">
              <w:rPr>
                <w:rFonts w:cs="Calibri"/>
                <w:color w:val="000000"/>
                <w:sz w:val="18"/>
                <w:szCs w:val="18"/>
              </w:rPr>
              <w:t>gt002.CKPRODUT</w:t>
            </w:r>
          </w:p>
        </w:tc>
        <w:tc>
          <w:tcPr>
            <w:tcW w:w="2126" w:type="dxa"/>
            <w:tcBorders>
              <w:top w:val="nil"/>
              <w:left w:val="nil"/>
              <w:bottom w:val="single" w:sz="4" w:space="0" w:color="auto"/>
              <w:right w:val="single" w:sz="4" w:space="0" w:color="auto"/>
            </w:tcBorders>
          </w:tcPr>
          <w:p w14:paraId="149D1C55" w14:textId="77777777" w:rsidR="00C0082F" w:rsidRDefault="00C0082F" w:rsidP="00C0082F">
            <w:pPr>
              <w:rPr>
                <w:rFonts w:cs="Calibri"/>
                <w:color w:val="000000"/>
                <w:sz w:val="18"/>
                <w:szCs w:val="18"/>
              </w:rPr>
            </w:pPr>
          </w:p>
        </w:tc>
      </w:tr>
      <w:tr w:rsidR="00C0082F" w:rsidRPr="00212559" w14:paraId="5DF03E9C" w14:textId="7B71D56A"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7C7B59B" w14:textId="77777777" w:rsidR="00C0082F" w:rsidRPr="00AA3E46" w:rsidRDefault="00C0082F" w:rsidP="00C0082F">
            <w:pPr>
              <w:rPr>
                <w:rFonts w:cs="Calibri"/>
                <w:color w:val="000000"/>
                <w:sz w:val="18"/>
                <w:szCs w:val="18"/>
              </w:rPr>
            </w:pPr>
            <w:r w:rsidRPr="00AA3E46">
              <w:rPr>
                <w:rFonts w:cs="Calibri"/>
                <w:color w:val="000000"/>
                <w:sz w:val="18"/>
                <w:szCs w:val="18"/>
              </w:rPr>
              <w:t>csubprodl</w:t>
            </w:r>
          </w:p>
        </w:tc>
        <w:tc>
          <w:tcPr>
            <w:tcW w:w="5494" w:type="dxa"/>
            <w:tcBorders>
              <w:top w:val="nil"/>
              <w:left w:val="nil"/>
              <w:bottom w:val="single" w:sz="4" w:space="0" w:color="auto"/>
              <w:right w:val="single" w:sz="4" w:space="0" w:color="auto"/>
            </w:tcBorders>
            <w:shd w:val="clear" w:color="auto" w:fill="auto"/>
            <w:noWrap/>
            <w:hideMark/>
          </w:tcPr>
          <w:p w14:paraId="438EFA3D" w14:textId="77777777" w:rsidR="00C0082F" w:rsidRPr="00AA3E46" w:rsidRDefault="00C0082F" w:rsidP="00C0082F">
            <w:pPr>
              <w:rPr>
                <w:rFonts w:cs="Calibri"/>
                <w:color w:val="000000"/>
                <w:sz w:val="18"/>
                <w:szCs w:val="18"/>
              </w:rPr>
            </w:pPr>
            <w:r w:rsidRPr="00AA3E46">
              <w:rPr>
                <w:rFonts w:cs="Calibri"/>
                <w:color w:val="000000"/>
                <w:sz w:val="18"/>
                <w:szCs w:val="18"/>
              </w:rPr>
              <w:t>Subproduto local (caução)</w:t>
            </w:r>
          </w:p>
          <w:p w14:paraId="53DD7554" w14:textId="2E778B84" w:rsidR="00C0082F" w:rsidRPr="00E24A6F" w:rsidRDefault="00C0082F" w:rsidP="00E24A6F">
            <w:pPr>
              <w:pStyle w:val="ListParagraph"/>
              <w:numPr>
                <w:ilvl w:val="0"/>
                <w:numId w:val="22"/>
              </w:numPr>
              <w:rPr>
                <w:rFonts w:cs="Calibri"/>
                <w:color w:val="000000"/>
                <w:sz w:val="18"/>
                <w:szCs w:val="18"/>
              </w:rPr>
            </w:pPr>
            <w:r w:rsidRPr="00AA3E46">
              <w:rPr>
                <w:rFonts w:cs="Calibri"/>
                <w:color w:val="000000"/>
                <w:sz w:val="18"/>
                <w:szCs w:val="18"/>
              </w:rPr>
              <w:t xml:space="preserve">Como referido no ponto anterior, o subproduto complementa a informação do produto com o detalhe necessário para compreender se a garantia é imobiliária ou financeira, para produtos locais. </w:t>
            </w:r>
          </w:p>
          <w:p w14:paraId="71EAFD7E" w14:textId="77777777" w:rsidR="00C0082F" w:rsidRPr="00AA3E46" w:rsidRDefault="00C0082F" w:rsidP="00C0082F">
            <w:pPr>
              <w:pStyle w:val="ListParagraph"/>
              <w:numPr>
                <w:ilvl w:val="0"/>
                <w:numId w:val="22"/>
              </w:numPr>
              <w:rPr>
                <w:rFonts w:cs="Calibri"/>
                <w:color w:val="000000"/>
                <w:sz w:val="18"/>
                <w:szCs w:val="18"/>
              </w:rPr>
            </w:pPr>
            <w:r w:rsidRPr="00AA3E46">
              <w:rPr>
                <w:sz w:val="18"/>
              </w:rPr>
              <w:t xml:space="preserve">O dicionário de produtos e subprodutos pode ser consultado na tabela </w:t>
            </w:r>
            <w:r w:rsidRPr="00A84B21">
              <w:rPr>
                <w:i/>
                <w:sz w:val="18"/>
              </w:rPr>
              <w:t>cd_estruturais.tat91_tabelas</w:t>
            </w:r>
            <w:r w:rsidRPr="00AA3E46">
              <w:rPr>
                <w:sz w:val="18"/>
              </w:rPr>
              <w:t xml:space="preserve">, em que o campo </w:t>
            </w:r>
            <w:r>
              <w:rPr>
                <w:sz w:val="18"/>
              </w:rPr>
              <w:t>‘</w:t>
            </w:r>
            <w:r w:rsidRPr="00AA3E46">
              <w:rPr>
                <w:sz w:val="18"/>
              </w:rPr>
              <w:t>tayd91c0_celemtab</w:t>
            </w:r>
            <w:r>
              <w:rPr>
                <w:sz w:val="18"/>
              </w:rPr>
              <w:t>’</w:t>
            </w:r>
            <w:r w:rsidRPr="00AA3E46">
              <w:rPr>
                <w:sz w:val="18"/>
              </w:rPr>
              <w:t xml:space="preserve"> corresponde à concatenação do produto e subproduto, e o </w:t>
            </w:r>
            <w:r>
              <w:rPr>
                <w:sz w:val="18"/>
              </w:rPr>
              <w:t>‘</w:t>
            </w:r>
            <w:r w:rsidRPr="00AA3E46">
              <w:rPr>
                <w:sz w:val="18"/>
              </w:rPr>
              <w:t>tayd91c0_gelemtab</w:t>
            </w:r>
            <w:r>
              <w:rPr>
                <w:sz w:val="18"/>
              </w:rPr>
              <w:t>’</w:t>
            </w:r>
            <w:r w:rsidRPr="00AA3E46">
              <w:rPr>
                <w:sz w:val="18"/>
              </w:rPr>
              <w:t xml:space="preserve"> indica a designação do </w:t>
            </w:r>
            <w:r w:rsidRPr="00AA3E46">
              <w:rPr>
                <w:sz w:val="18"/>
              </w:rPr>
              <w:lastRenderedPageBreak/>
              <w:t>produto/subproduto respetivo. Ao atacar esta tabela, tem que se filtrar por 'tayd91c0_ctabela' = '925' e não esquecer de selecionar a 'data_date_part' relevante. Note-se que esta tabela só tem dados para os dias úteis.</w:t>
            </w:r>
          </w:p>
        </w:tc>
        <w:tc>
          <w:tcPr>
            <w:tcW w:w="992" w:type="dxa"/>
            <w:tcBorders>
              <w:top w:val="nil"/>
              <w:left w:val="nil"/>
              <w:bottom w:val="single" w:sz="4" w:space="0" w:color="auto"/>
              <w:right w:val="single" w:sz="4" w:space="0" w:color="auto"/>
            </w:tcBorders>
            <w:shd w:val="clear" w:color="auto" w:fill="auto"/>
            <w:noWrap/>
            <w:hideMark/>
          </w:tcPr>
          <w:p w14:paraId="5F0BACC7" w14:textId="77777777" w:rsidR="00C0082F" w:rsidRPr="00212559" w:rsidRDefault="00C0082F" w:rsidP="00C0082F">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6BE8924A" w14:textId="77777777" w:rsidR="00C0082F" w:rsidRDefault="00C0082F" w:rsidP="00C0082F">
            <w:pPr>
              <w:rPr>
                <w:rFonts w:cs="Calibri"/>
                <w:color w:val="000000"/>
                <w:sz w:val="18"/>
                <w:szCs w:val="18"/>
              </w:rPr>
            </w:pPr>
            <w:r>
              <w:rPr>
                <w:rFonts w:cs="Calibri"/>
                <w:color w:val="000000"/>
                <w:sz w:val="18"/>
                <w:szCs w:val="18"/>
              </w:rPr>
              <w:t>MUG</w:t>
            </w:r>
          </w:p>
          <w:p w14:paraId="79782005" w14:textId="544107E9"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7C32DAA" w14:textId="77777777" w:rsidR="00C0082F" w:rsidRDefault="00C0082F" w:rsidP="00C0082F">
            <w:pPr>
              <w:rPr>
                <w:rFonts w:cs="Calibri"/>
                <w:i/>
                <w:color w:val="000000"/>
                <w:sz w:val="18"/>
                <w:szCs w:val="18"/>
              </w:rPr>
            </w:pPr>
            <w:r>
              <w:rPr>
                <w:rFonts w:cs="Calibri"/>
                <w:i/>
                <w:color w:val="000000"/>
                <w:sz w:val="18"/>
                <w:szCs w:val="18"/>
              </w:rPr>
              <w:t xml:space="preserve">cd_garantias.gt002_grnt_prc </w:t>
            </w:r>
          </w:p>
          <w:p w14:paraId="495DF213"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E5DAAC6" w14:textId="62D04648" w:rsidR="00C0082F" w:rsidRDefault="00C0082F" w:rsidP="00C0082F">
            <w:pPr>
              <w:rPr>
                <w:rFonts w:cs="Calibri"/>
                <w:color w:val="000000"/>
                <w:sz w:val="18"/>
                <w:szCs w:val="18"/>
              </w:rPr>
            </w:pPr>
            <w:r w:rsidRPr="00C0082F">
              <w:rPr>
                <w:rFonts w:cs="Calibri"/>
                <w:color w:val="000000"/>
                <w:sz w:val="18"/>
                <w:szCs w:val="18"/>
              </w:rPr>
              <w:t>gt002.CKSUBPRO</w:t>
            </w:r>
          </w:p>
        </w:tc>
        <w:tc>
          <w:tcPr>
            <w:tcW w:w="2126" w:type="dxa"/>
            <w:tcBorders>
              <w:top w:val="nil"/>
              <w:left w:val="nil"/>
              <w:bottom w:val="single" w:sz="4" w:space="0" w:color="auto"/>
              <w:right w:val="single" w:sz="4" w:space="0" w:color="auto"/>
            </w:tcBorders>
          </w:tcPr>
          <w:p w14:paraId="59154C53" w14:textId="77777777" w:rsidR="00C0082F" w:rsidRDefault="00C0082F" w:rsidP="00C0082F">
            <w:pPr>
              <w:rPr>
                <w:rFonts w:cs="Calibri"/>
                <w:color w:val="000000"/>
                <w:sz w:val="18"/>
                <w:szCs w:val="18"/>
              </w:rPr>
            </w:pPr>
          </w:p>
        </w:tc>
      </w:tr>
      <w:tr w:rsidR="00C0082F" w:rsidRPr="00212559" w14:paraId="731C7C69" w14:textId="5F549941"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49ECB39" w14:textId="77777777" w:rsidR="00C0082F" w:rsidRPr="00212559" w:rsidRDefault="00C0082F" w:rsidP="00C0082F">
            <w:pPr>
              <w:rPr>
                <w:rFonts w:cs="Calibri"/>
                <w:color w:val="000000"/>
                <w:sz w:val="18"/>
                <w:szCs w:val="18"/>
              </w:rPr>
            </w:pPr>
            <w:r w:rsidRPr="00212559">
              <w:rPr>
                <w:rFonts w:cs="Calibri"/>
                <w:color w:val="000000"/>
                <w:sz w:val="18"/>
                <w:szCs w:val="18"/>
              </w:rPr>
              <w:t>codpostal</w:t>
            </w:r>
          </w:p>
        </w:tc>
        <w:tc>
          <w:tcPr>
            <w:tcW w:w="5494" w:type="dxa"/>
            <w:tcBorders>
              <w:top w:val="nil"/>
              <w:left w:val="nil"/>
              <w:bottom w:val="single" w:sz="4" w:space="0" w:color="auto"/>
              <w:right w:val="single" w:sz="4" w:space="0" w:color="auto"/>
            </w:tcBorders>
            <w:shd w:val="clear" w:color="auto" w:fill="auto"/>
            <w:noWrap/>
            <w:hideMark/>
          </w:tcPr>
          <w:p w14:paraId="3AE740C5" w14:textId="77777777" w:rsidR="00C0082F" w:rsidRPr="00212559" w:rsidRDefault="00C0082F" w:rsidP="00C0082F">
            <w:pPr>
              <w:rPr>
                <w:rFonts w:cs="Calibri"/>
                <w:color w:val="000000"/>
                <w:sz w:val="18"/>
                <w:szCs w:val="18"/>
              </w:rPr>
            </w:pPr>
            <w:r w:rsidRPr="00212559">
              <w:rPr>
                <w:rFonts w:cs="Calibri"/>
                <w:color w:val="000000"/>
                <w:sz w:val="18"/>
                <w:szCs w:val="18"/>
              </w:rPr>
              <w:t>Código postal:</w:t>
            </w:r>
          </w:p>
          <w:p w14:paraId="54AC9118" w14:textId="77777777" w:rsidR="00C0082F" w:rsidRPr="00212559" w:rsidRDefault="00C0082F" w:rsidP="00C0082F">
            <w:pPr>
              <w:pStyle w:val="ListParagraph"/>
              <w:numPr>
                <w:ilvl w:val="0"/>
                <w:numId w:val="2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7B472327" w14:textId="77777777"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6FBCBA69" w14:textId="77777777" w:rsidR="00C0082F" w:rsidRDefault="00C0082F" w:rsidP="00C0082F">
            <w:pPr>
              <w:rPr>
                <w:rFonts w:cs="Calibri"/>
                <w:color w:val="000000"/>
                <w:sz w:val="18"/>
                <w:szCs w:val="18"/>
              </w:rPr>
            </w:pPr>
            <w:r>
              <w:rPr>
                <w:rFonts w:cs="Calibri"/>
                <w:color w:val="000000"/>
                <w:sz w:val="18"/>
                <w:szCs w:val="18"/>
              </w:rPr>
              <w:t>MUG</w:t>
            </w:r>
          </w:p>
          <w:p w14:paraId="5648DA29" w14:textId="36484F19"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BB1D05D"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9ED4B01" w14:textId="44EB8DF5" w:rsidR="00C0082F" w:rsidRDefault="00C0082F" w:rsidP="00C0082F">
            <w:pPr>
              <w:rPr>
                <w:rFonts w:cs="Calibri"/>
                <w:color w:val="000000"/>
                <w:sz w:val="18"/>
                <w:szCs w:val="18"/>
              </w:rPr>
            </w:pPr>
          </w:p>
        </w:tc>
        <w:tc>
          <w:tcPr>
            <w:tcW w:w="2126" w:type="dxa"/>
            <w:tcBorders>
              <w:top w:val="nil"/>
              <w:left w:val="nil"/>
              <w:bottom w:val="single" w:sz="4" w:space="0" w:color="auto"/>
              <w:right w:val="single" w:sz="4" w:space="0" w:color="auto"/>
            </w:tcBorders>
          </w:tcPr>
          <w:p w14:paraId="4B883020" w14:textId="77777777" w:rsidR="00C0082F" w:rsidRDefault="00C0082F" w:rsidP="00C0082F">
            <w:pPr>
              <w:rPr>
                <w:rFonts w:cs="Calibri"/>
                <w:color w:val="000000"/>
                <w:sz w:val="18"/>
                <w:szCs w:val="18"/>
              </w:rPr>
            </w:pPr>
          </w:p>
        </w:tc>
      </w:tr>
      <w:tr w:rsidR="00C0082F" w:rsidRPr="00212559" w14:paraId="4260AEA1" w14:textId="67C813CD"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6DDC20E" w14:textId="77777777" w:rsidR="00C0082F" w:rsidRPr="00212559" w:rsidRDefault="00C0082F" w:rsidP="00C0082F">
            <w:pPr>
              <w:rPr>
                <w:rFonts w:cs="Calibri"/>
                <w:color w:val="000000"/>
                <w:sz w:val="18"/>
                <w:szCs w:val="18"/>
              </w:rPr>
            </w:pPr>
            <w:r w:rsidRPr="00212559">
              <w:rPr>
                <w:rFonts w:cs="Calibri"/>
                <w:color w:val="000000"/>
                <w:sz w:val="18"/>
                <w:szCs w:val="18"/>
              </w:rPr>
              <w:t>iajudapub</w:t>
            </w:r>
          </w:p>
        </w:tc>
        <w:tc>
          <w:tcPr>
            <w:tcW w:w="5494" w:type="dxa"/>
            <w:tcBorders>
              <w:top w:val="nil"/>
              <w:left w:val="nil"/>
              <w:bottom w:val="single" w:sz="4" w:space="0" w:color="auto"/>
              <w:right w:val="single" w:sz="4" w:space="0" w:color="auto"/>
            </w:tcBorders>
            <w:shd w:val="clear" w:color="auto" w:fill="auto"/>
            <w:noWrap/>
            <w:hideMark/>
          </w:tcPr>
          <w:p w14:paraId="246A5AF2" w14:textId="77777777" w:rsidR="00C0082F" w:rsidRPr="00212559" w:rsidRDefault="00C0082F" w:rsidP="00C0082F">
            <w:pPr>
              <w:rPr>
                <w:rFonts w:cs="Calibri"/>
                <w:sz w:val="18"/>
                <w:szCs w:val="18"/>
              </w:rPr>
            </w:pPr>
            <w:r w:rsidRPr="00212559">
              <w:rPr>
                <w:rFonts w:cs="Calibri"/>
                <w:color w:val="000000"/>
                <w:sz w:val="18"/>
                <w:szCs w:val="18"/>
              </w:rPr>
              <w:t>Indicador de ajuda pública</w:t>
            </w:r>
            <w:r w:rsidRPr="00212559">
              <w:rPr>
                <w:rFonts w:cs="Calibri"/>
                <w:sz w:val="18"/>
                <w:szCs w:val="18"/>
              </w:rPr>
              <w:t>:</w:t>
            </w:r>
          </w:p>
          <w:p w14:paraId="1F2FB0CF" w14:textId="77777777" w:rsidR="00C0082F" w:rsidRPr="00212559" w:rsidRDefault="00C0082F" w:rsidP="00C0082F">
            <w:pPr>
              <w:pStyle w:val="ListParagraph"/>
              <w:numPr>
                <w:ilvl w:val="0"/>
                <w:numId w:val="22"/>
              </w:numPr>
              <w:rPr>
                <w:rFonts w:cs="Calibri"/>
                <w:color w:val="000000"/>
                <w:sz w:val="18"/>
                <w:szCs w:val="18"/>
              </w:rPr>
            </w:pPr>
            <w:r w:rsidRPr="00212559">
              <w:rPr>
                <w:rFonts w:cs="Calibri"/>
                <w:color w:val="000000"/>
                <w:sz w:val="18"/>
                <w:szCs w:val="18"/>
              </w:rPr>
              <w:t>Este campo indica se o garante recebe algum tipo de ajuda proveniente de uma entidade pública, para a sua aquisição.</w:t>
            </w:r>
          </w:p>
          <w:p w14:paraId="039EC633" w14:textId="77777777" w:rsidR="00C0082F" w:rsidRPr="00212559" w:rsidRDefault="00C0082F" w:rsidP="00C0082F">
            <w:pPr>
              <w:pStyle w:val="ListParagraph"/>
              <w:numPr>
                <w:ilvl w:val="0"/>
                <w:numId w:val="2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7D265390" w14:textId="77777777"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504C829" w14:textId="77777777" w:rsidR="00C0082F" w:rsidRDefault="00C0082F" w:rsidP="00C0082F">
            <w:pPr>
              <w:rPr>
                <w:rFonts w:cs="Calibri"/>
                <w:color w:val="000000"/>
                <w:sz w:val="18"/>
                <w:szCs w:val="18"/>
              </w:rPr>
            </w:pPr>
            <w:r>
              <w:rPr>
                <w:rFonts w:cs="Calibri"/>
                <w:color w:val="000000"/>
                <w:sz w:val="18"/>
                <w:szCs w:val="18"/>
              </w:rPr>
              <w:t>MUG</w:t>
            </w:r>
          </w:p>
          <w:p w14:paraId="283F3A34" w14:textId="237F7728"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C593124"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7DA3240" w14:textId="624E2E75" w:rsidR="00C0082F" w:rsidRDefault="00C0082F" w:rsidP="00C0082F">
            <w:pPr>
              <w:rPr>
                <w:rFonts w:cs="Calibri"/>
                <w:color w:val="000000"/>
                <w:sz w:val="18"/>
                <w:szCs w:val="18"/>
              </w:rPr>
            </w:pPr>
          </w:p>
        </w:tc>
        <w:tc>
          <w:tcPr>
            <w:tcW w:w="2126" w:type="dxa"/>
            <w:tcBorders>
              <w:top w:val="nil"/>
              <w:left w:val="nil"/>
              <w:bottom w:val="single" w:sz="4" w:space="0" w:color="auto"/>
              <w:right w:val="single" w:sz="4" w:space="0" w:color="auto"/>
            </w:tcBorders>
          </w:tcPr>
          <w:p w14:paraId="01AC7E7C" w14:textId="77777777" w:rsidR="00C0082F" w:rsidRDefault="00C0082F" w:rsidP="00C0082F">
            <w:pPr>
              <w:rPr>
                <w:rFonts w:cs="Calibri"/>
                <w:color w:val="000000"/>
                <w:sz w:val="18"/>
                <w:szCs w:val="18"/>
              </w:rPr>
            </w:pPr>
          </w:p>
        </w:tc>
      </w:tr>
      <w:tr w:rsidR="00C0082F" w:rsidRPr="00212559" w14:paraId="71A9C079" w14:textId="3DD3CF28"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2181EF2" w14:textId="77777777" w:rsidR="00C0082F" w:rsidRPr="00212559" w:rsidRDefault="00C0082F" w:rsidP="00C0082F">
            <w:pPr>
              <w:rPr>
                <w:rFonts w:cs="Calibri"/>
                <w:color w:val="000000"/>
                <w:sz w:val="18"/>
                <w:szCs w:val="18"/>
              </w:rPr>
            </w:pPr>
            <w:r w:rsidRPr="00212559">
              <w:rPr>
                <w:rFonts w:cs="Calibri"/>
                <w:color w:val="000000"/>
                <w:sz w:val="18"/>
                <w:szCs w:val="18"/>
              </w:rPr>
              <w:t>tiphipoteca</w:t>
            </w:r>
          </w:p>
        </w:tc>
        <w:tc>
          <w:tcPr>
            <w:tcW w:w="5494" w:type="dxa"/>
            <w:tcBorders>
              <w:top w:val="nil"/>
              <w:left w:val="nil"/>
              <w:bottom w:val="single" w:sz="4" w:space="0" w:color="auto"/>
              <w:right w:val="single" w:sz="4" w:space="0" w:color="auto"/>
            </w:tcBorders>
            <w:shd w:val="clear" w:color="auto" w:fill="auto"/>
            <w:noWrap/>
            <w:hideMark/>
          </w:tcPr>
          <w:p w14:paraId="4267F631" w14:textId="77777777" w:rsidR="00C0082F" w:rsidRPr="00212559" w:rsidRDefault="00C0082F" w:rsidP="00C0082F">
            <w:pPr>
              <w:rPr>
                <w:rFonts w:cs="Calibri"/>
                <w:color w:val="000000"/>
                <w:sz w:val="18"/>
                <w:szCs w:val="18"/>
              </w:rPr>
            </w:pPr>
            <w:r w:rsidRPr="00212559">
              <w:rPr>
                <w:rFonts w:cs="Calibri"/>
                <w:color w:val="000000"/>
                <w:sz w:val="18"/>
                <w:szCs w:val="18"/>
              </w:rPr>
              <w:t>Tipo de hipoteca</w:t>
            </w:r>
          </w:p>
          <w:p w14:paraId="295C8C32" w14:textId="77777777" w:rsidR="00C0082F" w:rsidRPr="00212559" w:rsidRDefault="00C0082F" w:rsidP="00C0082F">
            <w:pPr>
              <w:pStyle w:val="ListParagraph"/>
              <w:numPr>
                <w:ilvl w:val="0"/>
                <w:numId w:val="22"/>
              </w:numPr>
              <w:rPr>
                <w:rFonts w:cs="Calibri"/>
                <w:color w:val="000000"/>
                <w:sz w:val="18"/>
                <w:szCs w:val="18"/>
              </w:rPr>
            </w:pPr>
            <w:r w:rsidRPr="00212559">
              <w:rPr>
                <w:rFonts w:cs="Calibri"/>
                <w:color w:val="000000"/>
                <w:sz w:val="18"/>
                <w:szCs w:val="18"/>
              </w:rPr>
              <w:t xml:space="preserve">Campo identifica o tipo de habitação, de acordo com as normas contabilísticas e a sua classificação. </w:t>
            </w:r>
          </w:p>
          <w:p w14:paraId="5E7B1E33" w14:textId="77777777" w:rsidR="00C0082F" w:rsidRPr="00212559" w:rsidRDefault="00C0082F" w:rsidP="00C0082F">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código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344261AC" w14:textId="77777777"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33A67C5B" w14:textId="77777777" w:rsidR="00C0082F" w:rsidRDefault="00C0082F" w:rsidP="00C0082F">
            <w:pPr>
              <w:rPr>
                <w:rFonts w:cs="Calibri"/>
                <w:color w:val="000000"/>
                <w:sz w:val="18"/>
                <w:szCs w:val="18"/>
              </w:rPr>
            </w:pPr>
            <w:r>
              <w:rPr>
                <w:rFonts w:cs="Calibri"/>
                <w:color w:val="000000"/>
                <w:sz w:val="18"/>
                <w:szCs w:val="18"/>
              </w:rPr>
              <w:t>MUG</w:t>
            </w:r>
          </w:p>
          <w:p w14:paraId="1A544DC1" w14:textId="14FD7891"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5197791"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793F047A" w14:textId="0326084F" w:rsidR="00C0082F" w:rsidRDefault="00C0082F" w:rsidP="00C0082F">
            <w:pPr>
              <w:rPr>
                <w:rFonts w:cs="Calibri"/>
                <w:color w:val="000000"/>
                <w:sz w:val="18"/>
                <w:szCs w:val="18"/>
              </w:rPr>
            </w:pPr>
          </w:p>
        </w:tc>
        <w:tc>
          <w:tcPr>
            <w:tcW w:w="2126" w:type="dxa"/>
            <w:tcBorders>
              <w:top w:val="nil"/>
              <w:left w:val="nil"/>
              <w:bottom w:val="single" w:sz="4" w:space="0" w:color="auto"/>
              <w:right w:val="single" w:sz="4" w:space="0" w:color="auto"/>
            </w:tcBorders>
          </w:tcPr>
          <w:p w14:paraId="01BF0DC6" w14:textId="77777777" w:rsidR="00C0082F" w:rsidRDefault="00C0082F" w:rsidP="00C0082F">
            <w:pPr>
              <w:rPr>
                <w:rFonts w:cs="Calibri"/>
                <w:color w:val="000000"/>
                <w:sz w:val="18"/>
                <w:szCs w:val="18"/>
              </w:rPr>
            </w:pPr>
          </w:p>
        </w:tc>
      </w:tr>
      <w:tr w:rsidR="00C0082F" w:rsidRPr="00212559" w14:paraId="12DA057D" w14:textId="5CA1C9F2"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849DC9E" w14:textId="77777777" w:rsidR="00C0082F" w:rsidRPr="00212559" w:rsidRDefault="00C0082F" w:rsidP="00C0082F">
            <w:pPr>
              <w:rPr>
                <w:rFonts w:cs="Calibri"/>
                <w:color w:val="000000"/>
                <w:sz w:val="18"/>
                <w:szCs w:val="18"/>
              </w:rPr>
            </w:pPr>
            <w:r w:rsidRPr="00212559">
              <w:rPr>
                <w:rFonts w:cs="Calibri"/>
                <w:color w:val="000000"/>
                <w:sz w:val="18"/>
                <w:szCs w:val="18"/>
              </w:rPr>
              <w:t>cgarant</w:t>
            </w:r>
          </w:p>
        </w:tc>
        <w:tc>
          <w:tcPr>
            <w:tcW w:w="5494" w:type="dxa"/>
            <w:tcBorders>
              <w:top w:val="nil"/>
              <w:left w:val="nil"/>
              <w:bottom w:val="single" w:sz="4" w:space="0" w:color="auto"/>
              <w:right w:val="single" w:sz="4" w:space="0" w:color="auto"/>
            </w:tcBorders>
            <w:shd w:val="clear" w:color="auto" w:fill="auto"/>
            <w:noWrap/>
            <w:hideMark/>
          </w:tcPr>
          <w:p w14:paraId="64A15A36" w14:textId="77777777" w:rsidR="00C0082F" w:rsidRPr="009B603B" w:rsidRDefault="00C0082F" w:rsidP="00C0082F">
            <w:pPr>
              <w:rPr>
                <w:rFonts w:cs="Calibri"/>
                <w:color w:val="000000"/>
                <w:sz w:val="18"/>
                <w:szCs w:val="18"/>
              </w:rPr>
            </w:pPr>
            <w:r w:rsidRPr="009B603B">
              <w:rPr>
                <w:rFonts w:cs="Calibri"/>
                <w:color w:val="000000"/>
                <w:sz w:val="18"/>
                <w:szCs w:val="18"/>
              </w:rPr>
              <w:t>Tipologia garantia - local (nativo):</w:t>
            </w:r>
          </w:p>
          <w:p w14:paraId="1D0EA807" w14:textId="77777777" w:rsidR="00C0082F" w:rsidRPr="009B603B" w:rsidRDefault="00C0082F" w:rsidP="00C0082F">
            <w:pPr>
              <w:pStyle w:val="ListParagraph"/>
              <w:numPr>
                <w:ilvl w:val="0"/>
                <w:numId w:val="11"/>
              </w:numPr>
              <w:rPr>
                <w:rFonts w:cs="Calibri"/>
                <w:color w:val="000000"/>
                <w:sz w:val="18"/>
                <w:szCs w:val="18"/>
              </w:rPr>
            </w:pPr>
            <w:r w:rsidRPr="009B603B">
              <w:rPr>
                <w:rFonts w:cs="Calibri"/>
                <w:color w:val="000000"/>
                <w:sz w:val="18"/>
                <w:szCs w:val="18"/>
              </w:rPr>
              <w:t>O código da garantia pode ser dado diretamente pela origem do registo ou criado através de uma combinação do produto e subproduto da garantia, como no caso das CS.</w:t>
            </w:r>
          </w:p>
          <w:p w14:paraId="13F323C6" w14:textId="77777777" w:rsidR="00E24A6F" w:rsidRDefault="00C0082F" w:rsidP="00E24A6F">
            <w:pPr>
              <w:pStyle w:val="ListParagraph"/>
              <w:numPr>
                <w:ilvl w:val="0"/>
                <w:numId w:val="11"/>
              </w:numPr>
              <w:rPr>
                <w:rFonts w:cs="Calibri"/>
                <w:color w:val="000000"/>
                <w:sz w:val="18"/>
                <w:szCs w:val="18"/>
              </w:rPr>
            </w:pPr>
            <w:r w:rsidRPr="009B603B">
              <w:rPr>
                <w:rFonts w:cs="Calibri"/>
                <w:color w:val="000000"/>
                <w:sz w:val="18"/>
                <w:szCs w:val="18"/>
              </w:rPr>
              <w:t>Este campo permite obter mais detalhe acerca da garantia.</w:t>
            </w:r>
          </w:p>
          <w:p w14:paraId="55C7F141" w14:textId="43F4732B" w:rsidR="00C0082F" w:rsidRPr="00E24A6F" w:rsidRDefault="00C0082F" w:rsidP="00E24A6F">
            <w:pPr>
              <w:pStyle w:val="ListParagraph"/>
              <w:numPr>
                <w:ilvl w:val="0"/>
                <w:numId w:val="11"/>
              </w:numPr>
              <w:rPr>
                <w:rFonts w:cs="Calibri"/>
                <w:color w:val="000000"/>
                <w:sz w:val="18"/>
                <w:szCs w:val="18"/>
              </w:rPr>
            </w:pPr>
            <w:r w:rsidRPr="00E24A6F">
              <w:rPr>
                <w:sz w:val="18"/>
              </w:rPr>
              <w:t xml:space="preserve">O significado dos códigos do campo ‘cgarant’ pode ser consultado na tabela </w:t>
            </w:r>
            <w:r w:rsidRPr="00E24A6F">
              <w:rPr>
                <w:i/>
                <w:sz w:val="18"/>
              </w:rPr>
              <w:t>cd_estruturais.tat91_tabelas</w:t>
            </w:r>
            <w:r w:rsidRPr="00E24A6F">
              <w:rPr>
                <w:sz w:val="18"/>
              </w:rPr>
              <w:t>, em que o campo ‘tayd91c0_celemtab’ corresponde ao código da garantia, e o ‘tayd91c0_gelemtab’ indica a designação do código da garantia respetiva. Ao atacar esta tabela, tem que se filtrar por 'tayd91c0_ctabela' = '251' e não esquecer de selecionar a 'data_date_part' relevante. Note-se que esta tabela só tem dados para os dias úteis.</w:t>
            </w:r>
          </w:p>
        </w:tc>
        <w:tc>
          <w:tcPr>
            <w:tcW w:w="992" w:type="dxa"/>
            <w:tcBorders>
              <w:top w:val="nil"/>
              <w:left w:val="nil"/>
              <w:bottom w:val="single" w:sz="4" w:space="0" w:color="auto"/>
              <w:right w:val="single" w:sz="4" w:space="0" w:color="auto"/>
            </w:tcBorders>
            <w:shd w:val="clear" w:color="auto" w:fill="auto"/>
            <w:noWrap/>
            <w:hideMark/>
          </w:tcPr>
          <w:p w14:paraId="727F25CC" w14:textId="77777777"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856BF4E" w14:textId="77777777" w:rsidR="00C0082F" w:rsidRDefault="00C0082F" w:rsidP="00C0082F">
            <w:pPr>
              <w:rPr>
                <w:rFonts w:cs="Calibri"/>
                <w:color w:val="000000"/>
                <w:sz w:val="18"/>
                <w:szCs w:val="18"/>
              </w:rPr>
            </w:pPr>
            <w:r>
              <w:rPr>
                <w:rFonts w:cs="Calibri"/>
                <w:color w:val="000000"/>
                <w:sz w:val="18"/>
                <w:szCs w:val="18"/>
              </w:rPr>
              <w:t>MUG</w:t>
            </w:r>
          </w:p>
          <w:p w14:paraId="3EB331CC" w14:textId="02F5D3B4"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6D82F71" w14:textId="4A7CA6F1" w:rsidR="00C0082F" w:rsidRP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02EA726F" w14:textId="77777777" w:rsidR="00C0082F" w:rsidRPr="00C0082F" w:rsidRDefault="00C0082F" w:rsidP="00C0082F">
            <w:pPr>
              <w:rPr>
                <w:rFonts w:cs="Calibri"/>
                <w:color w:val="000000"/>
                <w:sz w:val="18"/>
                <w:szCs w:val="18"/>
              </w:rPr>
            </w:pPr>
            <w:r w:rsidRPr="00C0082F">
              <w:rPr>
                <w:rFonts w:cs="Calibri"/>
                <w:color w:val="000000"/>
                <w:sz w:val="18"/>
                <w:szCs w:val="18"/>
              </w:rPr>
              <w:t>CGARANT_RPT</w:t>
            </w:r>
          </w:p>
          <w:p w14:paraId="5C817C11" w14:textId="7734C8CA" w:rsidR="00C0082F" w:rsidRDefault="00C0082F" w:rsidP="00C0082F">
            <w:pPr>
              <w:rPr>
                <w:rFonts w:cs="Calibri"/>
                <w:color w:val="000000"/>
                <w:sz w:val="18"/>
                <w:szCs w:val="18"/>
              </w:rPr>
            </w:pPr>
            <w:r w:rsidRPr="00C0082F">
              <w:rPr>
                <w:rFonts w:cs="Calibri"/>
                <w:color w:val="000000"/>
                <w:sz w:val="18"/>
                <w:szCs w:val="18"/>
              </w:rPr>
              <w:t>CGARANT_BEM</w:t>
            </w:r>
          </w:p>
        </w:tc>
        <w:tc>
          <w:tcPr>
            <w:tcW w:w="2126" w:type="dxa"/>
            <w:tcBorders>
              <w:top w:val="nil"/>
              <w:left w:val="nil"/>
              <w:bottom w:val="single" w:sz="4" w:space="0" w:color="auto"/>
              <w:right w:val="single" w:sz="4" w:space="0" w:color="auto"/>
            </w:tcBorders>
          </w:tcPr>
          <w:p w14:paraId="45CD345C" w14:textId="666F4C71" w:rsidR="00C0082F" w:rsidRDefault="0024639D" w:rsidP="00C0082F">
            <w:pPr>
              <w:rPr>
                <w:rFonts w:cs="Calibri"/>
                <w:color w:val="000000"/>
                <w:sz w:val="18"/>
                <w:szCs w:val="18"/>
              </w:rPr>
            </w:pPr>
            <w:r w:rsidRPr="0024639D">
              <w:rPr>
                <w:rFonts w:cs="Calibri"/>
                <w:color w:val="000000"/>
                <w:sz w:val="18"/>
                <w:szCs w:val="18"/>
              </w:rPr>
              <w:t>NVL(CGARANT_BEM, CGARANT_RPT)</w:t>
            </w:r>
          </w:p>
        </w:tc>
      </w:tr>
      <w:tr w:rsidR="00C0082F" w:rsidRPr="00212559" w14:paraId="2F955A5B" w14:textId="2E765105"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11141FC" w14:textId="77777777" w:rsidR="00C0082F" w:rsidRPr="00212559" w:rsidRDefault="00C0082F" w:rsidP="00C0082F">
            <w:pPr>
              <w:rPr>
                <w:rFonts w:cs="Calibri"/>
                <w:color w:val="000000"/>
                <w:sz w:val="18"/>
                <w:szCs w:val="18"/>
              </w:rPr>
            </w:pPr>
            <w:r w:rsidRPr="00212559">
              <w:rPr>
                <w:rFonts w:cs="Calibri"/>
                <w:color w:val="000000"/>
                <w:sz w:val="18"/>
                <w:szCs w:val="18"/>
              </w:rPr>
              <w:t>cbalbem</w:t>
            </w:r>
          </w:p>
        </w:tc>
        <w:tc>
          <w:tcPr>
            <w:tcW w:w="5494" w:type="dxa"/>
            <w:tcBorders>
              <w:top w:val="nil"/>
              <w:left w:val="nil"/>
              <w:bottom w:val="single" w:sz="4" w:space="0" w:color="auto"/>
              <w:right w:val="single" w:sz="4" w:space="0" w:color="auto"/>
            </w:tcBorders>
            <w:shd w:val="clear" w:color="auto" w:fill="auto"/>
            <w:noWrap/>
            <w:hideMark/>
          </w:tcPr>
          <w:p w14:paraId="1E1D3585" w14:textId="77777777" w:rsidR="00C0082F" w:rsidRPr="00212559" w:rsidRDefault="00C0082F" w:rsidP="00C0082F">
            <w:pPr>
              <w:rPr>
                <w:rFonts w:cs="Calibri"/>
                <w:color w:val="000000"/>
                <w:sz w:val="18"/>
                <w:szCs w:val="18"/>
              </w:rPr>
            </w:pPr>
            <w:r w:rsidRPr="00212559">
              <w:rPr>
                <w:rFonts w:cs="Calibri"/>
                <w:color w:val="000000"/>
                <w:sz w:val="18"/>
                <w:szCs w:val="18"/>
              </w:rPr>
              <w:t>Descrição tipo hipoteca:</w:t>
            </w:r>
          </w:p>
          <w:p w14:paraId="619AE20B" w14:textId="77777777" w:rsidR="00C0082F" w:rsidRPr="00212559" w:rsidRDefault="00C0082F" w:rsidP="00C0082F">
            <w:pPr>
              <w:pStyle w:val="ListParagraph"/>
              <w:numPr>
                <w:ilvl w:val="0"/>
                <w:numId w:val="42"/>
              </w:numPr>
              <w:rPr>
                <w:rFonts w:cs="Calibri"/>
                <w:color w:val="000000"/>
                <w:sz w:val="18"/>
                <w:szCs w:val="18"/>
              </w:rPr>
            </w:pPr>
            <w:r w:rsidRPr="00212559">
              <w:rPr>
                <w:rFonts w:cs="Calibri"/>
                <w:color w:val="000000"/>
                <w:sz w:val="18"/>
                <w:szCs w:val="18"/>
              </w:rPr>
              <w:lastRenderedPageBreak/>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0DDE98B7" w14:textId="77777777" w:rsidR="00C0082F" w:rsidRPr="00212559" w:rsidRDefault="00C0082F" w:rsidP="00C0082F">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67466F2E" w14:textId="77777777" w:rsidR="00C0082F" w:rsidRDefault="00C0082F" w:rsidP="00C0082F">
            <w:pPr>
              <w:rPr>
                <w:rFonts w:cs="Calibri"/>
                <w:color w:val="000000"/>
                <w:sz w:val="18"/>
                <w:szCs w:val="18"/>
              </w:rPr>
            </w:pPr>
            <w:r>
              <w:rPr>
                <w:rFonts w:cs="Calibri"/>
                <w:color w:val="000000"/>
                <w:sz w:val="18"/>
                <w:szCs w:val="18"/>
              </w:rPr>
              <w:t>MUG</w:t>
            </w:r>
          </w:p>
          <w:p w14:paraId="019827C3" w14:textId="14242760"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4099BAA"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B91A35C" w14:textId="261A8DC3" w:rsidR="00C0082F" w:rsidRDefault="00C0082F" w:rsidP="00C0082F">
            <w:pPr>
              <w:rPr>
                <w:rFonts w:cs="Calibri"/>
                <w:color w:val="000000"/>
                <w:sz w:val="18"/>
                <w:szCs w:val="18"/>
              </w:rPr>
            </w:pPr>
          </w:p>
        </w:tc>
        <w:tc>
          <w:tcPr>
            <w:tcW w:w="2126" w:type="dxa"/>
            <w:tcBorders>
              <w:top w:val="nil"/>
              <w:left w:val="nil"/>
              <w:bottom w:val="single" w:sz="4" w:space="0" w:color="auto"/>
              <w:right w:val="single" w:sz="4" w:space="0" w:color="auto"/>
            </w:tcBorders>
          </w:tcPr>
          <w:p w14:paraId="0C0F08FB" w14:textId="77777777" w:rsidR="00C0082F" w:rsidRDefault="00C0082F" w:rsidP="00C0082F">
            <w:pPr>
              <w:rPr>
                <w:rFonts w:cs="Calibri"/>
                <w:color w:val="000000"/>
                <w:sz w:val="18"/>
                <w:szCs w:val="18"/>
              </w:rPr>
            </w:pPr>
          </w:p>
        </w:tc>
      </w:tr>
      <w:tr w:rsidR="00C0082F" w:rsidRPr="00212559" w14:paraId="2184ABD4" w14:textId="1261532C"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FB81F8A" w14:textId="77777777" w:rsidR="00C0082F" w:rsidRPr="00212559" w:rsidRDefault="00C0082F" w:rsidP="00C0082F">
            <w:pPr>
              <w:rPr>
                <w:rFonts w:cs="Calibri"/>
                <w:color w:val="000000"/>
                <w:sz w:val="18"/>
                <w:szCs w:val="18"/>
              </w:rPr>
            </w:pPr>
            <w:r w:rsidRPr="00212559">
              <w:rPr>
                <w:rFonts w:cs="Calibri"/>
                <w:color w:val="000000"/>
                <w:sz w:val="18"/>
                <w:szCs w:val="18"/>
              </w:rPr>
              <w:t>cctabem</w:t>
            </w:r>
          </w:p>
        </w:tc>
        <w:tc>
          <w:tcPr>
            <w:tcW w:w="5494" w:type="dxa"/>
            <w:tcBorders>
              <w:top w:val="nil"/>
              <w:left w:val="nil"/>
              <w:bottom w:val="single" w:sz="4" w:space="0" w:color="auto"/>
              <w:right w:val="single" w:sz="4" w:space="0" w:color="auto"/>
            </w:tcBorders>
            <w:shd w:val="clear" w:color="auto" w:fill="auto"/>
            <w:noWrap/>
            <w:hideMark/>
          </w:tcPr>
          <w:p w14:paraId="259EB9BE" w14:textId="77777777" w:rsidR="00C0082F" w:rsidRPr="00212559" w:rsidRDefault="00C0082F" w:rsidP="00C0082F">
            <w:pPr>
              <w:rPr>
                <w:rFonts w:cs="Calibri"/>
                <w:color w:val="000000"/>
                <w:sz w:val="18"/>
                <w:szCs w:val="18"/>
              </w:rPr>
            </w:pPr>
            <w:r w:rsidRPr="00212559">
              <w:rPr>
                <w:rFonts w:cs="Calibri"/>
                <w:color w:val="000000"/>
                <w:sz w:val="18"/>
                <w:szCs w:val="18"/>
              </w:rPr>
              <w:t>Conta bem:</w:t>
            </w:r>
          </w:p>
          <w:p w14:paraId="554861DF" w14:textId="77777777" w:rsidR="00C0082F" w:rsidRPr="00212559" w:rsidRDefault="00C0082F" w:rsidP="00C0082F">
            <w:pPr>
              <w:pStyle w:val="ListParagraph"/>
              <w:numPr>
                <w:ilvl w:val="0"/>
                <w:numId w:val="4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54DF9C86" w14:textId="77777777"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48980459" w14:textId="77777777" w:rsidR="00C0082F" w:rsidRDefault="00C0082F" w:rsidP="00C0082F">
            <w:pPr>
              <w:rPr>
                <w:rFonts w:cs="Calibri"/>
                <w:color w:val="000000"/>
                <w:sz w:val="18"/>
                <w:szCs w:val="18"/>
              </w:rPr>
            </w:pPr>
            <w:r>
              <w:rPr>
                <w:rFonts w:cs="Calibri"/>
                <w:color w:val="000000"/>
                <w:sz w:val="18"/>
                <w:szCs w:val="18"/>
              </w:rPr>
              <w:t>MUG</w:t>
            </w:r>
          </w:p>
          <w:p w14:paraId="61FC5155" w14:textId="0AEBA5D3"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72A693B"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1AE8364" w14:textId="5BFC3FDA" w:rsidR="00C0082F" w:rsidRDefault="00C0082F" w:rsidP="00C0082F">
            <w:pPr>
              <w:rPr>
                <w:rFonts w:cs="Calibri"/>
                <w:color w:val="000000"/>
                <w:sz w:val="18"/>
                <w:szCs w:val="18"/>
              </w:rPr>
            </w:pPr>
          </w:p>
        </w:tc>
        <w:tc>
          <w:tcPr>
            <w:tcW w:w="2126" w:type="dxa"/>
            <w:tcBorders>
              <w:top w:val="nil"/>
              <w:left w:val="nil"/>
              <w:bottom w:val="single" w:sz="4" w:space="0" w:color="auto"/>
              <w:right w:val="single" w:sz="4" w:space="0" w:color="auto"/>
            </w:tcBorders>
          </w:tcPr>
          <w:p w14:paraId="3AC06A5E" w14:textId="77777777" w:rsidR="00C0082F" w:rsidRDefault="00C0082F" w:rsidP="00C0082F">
            <w:pPr>
              <w:rPr>
                <w:rFonts w:cs="Calibri"/>
                <w:color w:val="000000"/>
                <w:sz w:val="18"/>
                <w:szCs w:val="18"/>
              </w:rPr>
            </w:pPr>
          </w:p>
        </w:tc>
      </w:tr>
      <w:tr w:rsidR="00C0082F" w:rsidRPr="00212559" w14:paraId="6647ED64" w14:textId="506BD202"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9C0B41C" w14:textId="77777777" w:rsidR="00C0082F" w:rsidRPr="00212559" w:rsidRDefault="00C0082F" w:rsidP="00C0082F">
            <w:pPr>
              <w:rPr>
                <w:rFonts w:cs="Calibri"/>
                <w:color w:val="000000"/>
                <w:sz w:val="18"/>
                <w:szCs w:val="18"/>
              </w:rPr>
            </w:pPr>
            <w:r w:rsidRPr="00212559">
              <w:rPr>
                <w:rFonts w:cs="Calibri"/>
                <w:color w:val="000000"/>
                <w:sz w:val="18"/>
                <w:szCs w:val="18"/>
              </w:rPr>
              <w:t>codpost</w:t>
            </w:r>
          </w:p>
        </w:tc>
        <w:tc>
          <w:tcPr>
            <w:tcW w:w="5494" w:type="dxa"/>
            <w:tcBorders>
              <w:top w:val="nil"/>
              <w:left w:val="nil"/>
              <w:bottom w:val="single" w:sz="4" w:space="0" w:color="auto"/>
              <w:right w:val="single" w:sz="4" w:space="0" w:color="auto"/>
            </w:tcBorders>
            <w:shd w:val="clear" w:color="auto" w:fill="auto"/>
            <w:noWrap/>
            <w:hideMark/>
          </w:tcPr>
          <w:p w14:paraId="70CA9D0A" w14:textId="77777777" w:rsidR="00C0082F" w:rsidRPr="00212559" w:rsidRDefault="00C0082F" w:rsidP="00C0082F">
            <w:pPr>
              <w:rPr>
                <w:rFonts w:cs="Calibri"/>
                <w:color w:val="000000"/>
                <w:sz w:val="18"/>
                <w:szCs w:val="18"/>
              </w:rPr>
            </w:pPr>
            <w:r w:rsidRPr="00212559">
              <w:rPr>
                <w:rFonts w:cs="Calibri"/>
                <w:color w:val="000000"/>
                <w:sz w:val="18"/>
                <w:szCs w:val="18"/>
              </w:rPr>
              <w:t>Código postal:</w:t>
            </w:r>
          </w:p>
          <w:p w14:paraId="27F7870A" w14:textId="77777777" w:rsidR="00C0082F" w:rsidRPr="00212559" w:rsidRDefault="00C0082F" w:rsidP="00C0082F">
            <w:pPr>
              <w:pStyle w:val="ListParagraph"/>
              <w:numPr>
                <w:ilvl w:val="0"/>
                <w:numId w:val="4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5E044E97" w14:textId="77777777"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7C92ED61" w14:textId="77777777" w:rsidR="00C0082F" w:rsidRDefault="00C0082F" w:rsidP="00C0082F">
            <w:pPr>
              <w:rPr>
                <w:rFonts w:cs="Calibri"/>
                <w:color w:val="000000"/>
                <w:sz w:val="18"/>
                <w:szCs w:val="18"/>
              </w:rPr>
            </w:pPr>
            <w:r>
              <w:rPr>
                <w:rFonts w:cs="Calibri"/>
                <w:color w:val="000000"/>
                <w:sz w:val="18"/>
                <w:szCs w:val="18"/>
              </w:rPr>
              <w:t>MUG</w:t>
            </w:r>
          </w:p>
          <w:p w14:paraId="4BC293F7" w14:textId="2BA9A1C5"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E0926BC"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7BCD283" w14:textId="2B7E0EC3" w:rsidR="00C0082F" w:rsidRDefault="00C0082F" w:rsidP="00C0082F">
            <w:pPr>
              <w:rPr>
                <w:rFonts w:cs="Calibri"/>
                <w:color w:val="000000"/>
                <w:sz w:val="18"/>
                <w:szCs w:val="18"/>
              </w:rPr>
            </w:pPr>
          </w:p>
        </w:tc>
        <w:tc>
          <w:tcPr>
            <w:tcW w:w="2126" w:type="dxa"/>
            <w:tcBorders>
              <w:top w:val="nil"/>
              <w:left w:val="nil"/>
              <w:bottom w:val="single" w:sz="4" w:space="0" w:color="auto"/>
              <w:right w:val="single" w:sz="4" w:space="0" w:color="auto"/>
            </w:tcBorders>
          </w:tcPr>
          <w:p w14:paraId="5364762F" w14:textId="77777777" w:rsidR="00C0082F" w:rsidRDefault="00C0082F" w:rsidP="00C0082F">
            <w:pPr>
              <w:rPr>
                <w:rFonts w:cs="Calibri"/>
                <w:color w:val="000000"/>
                <w:sz w:val="18"/>
                <w:szCs w:val="18"/>
              </w:rPr>
            </w:pPr>
          </w:p>
        </w:tc>
      </w:tr>
      <w:tr w:rsidR="00C0082F" w:rsidRPr="00212559" w14:paraId="2714FAF6" w14:textId="79F335A3"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06AFCCD" w14:textId="77777777" w:rsidR="00C0082F" w:rsidRPr="00212559" w:rsidRDefault="00C0082F" w:rsidP="00C0082F">
            <w:pPr>
              <w:rPr>
                <w:rFonts w:cs="Calibri"/>
                <w:color w:val="000000"/>
                <w:sz w:val="18"/>
                <w:szCs w:val="18"/>
              </w:rPr>
            </w:pPr>
            <w:r w:rsidRPr="00212559">
              <w:rPr>
                <w:rFonts w:cs="Calibri"/>
                <w:color w:val="000000"/>
                <w:sz w:val="18"/>
                <w:szCs w:val="18"/>
              </w:rPr>
              <w:t>cdisconf</w:t>
            </w:r>
          </w:p>
        </w:tc>
        <w:tc>
          <w:tcPr>
            <w:tcW w:w="5494" w:type="dxa"/>
            <w:tcBorders>
              <w:top w:val="nil"/>
              <w:left w:val="nil"/>
              <w:bottom w:val="single" w:sz="4" w:space="0" w:color="auto"/>
              <w:right w:val="single" w:sz="4" w:space="0" w:color="auto"/>
            </w:tcBorders>
            <w:shd w:val="clear" w:color="auto" w:fill="auto"/>
            <w:noWrap/>
            <w:hideMark/>
          </w:tcPr>
          <w:p w14:paraId="53713EC1" w14:textId="77777777" w:rsidR="00C0082F" w:rsidRPr="00212559" w:rsidRDefault="00C0082F" w:rsidP="00C0082F">
            <w:pPr>
              <w:rPr>
                <w:rFonts w:cs="Calibri"/>
                <w:color w:val="000000"/>
                <w:sz w:val="18"/>
                <w:szCs w:val="18"/>
              </w:rPr>
            </w:pPr>
            <w:r w:rsidRPr="00212559">
              <w:rPr>
                <w:rFonts w:cs="Calibri"/>
                <w:color w:val="000000"/>
                <w:sz w:val="18"/>
                <w:szCs w:val="18"/>
              </w:rPr>
              <w:t>Distrito/Concelho/Freguesia:</w:t>
            </w:r>
          </w:p>
          <w:p w14:paraId="3A815CBD" w14:textId="77777777" w:rsidR="00C0082F" w:rsidRPr="00212559" w:rsidRDefault="00C0082F" w:rsidP="00C0082F">
            <w:pPr>
              <w:pStyle w:val="ListParagraph"/>
              <w:numPr>
                <w:ilvl w:val="0"/>
                <w:numId w:val="28"/>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0FCF8459" w14:textId="77777777"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72EBB819" w14:textId="77777777" w:rsidR="00C0082F" w:rsidRDefault="00C0082F" w:rsidP="00C0082F">
            <w:pPr>
              <w:rPr>
                <w:rFonts w:cs="Calibri"/>
                <w:color w:val="000000"/>
                <w:sz w:val="18"/>
                <w:szCs w:val="18"/>
              </w:rPr>
            </w:pPr>
            <w:r>
              <w:rPr>
                <w:rFonts w:cs="Calibri"/>
                <w:color w:val="000000"/>
                <w:sz w:val="18"/>
                <w:szCs w:val="18"/>
              </w:rPr>
              <w:t>MUG</w:t>
            </w:r>
          </w:p>
          <w:p w14:paraId="007A14FB" w14:textId="580286A6"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596A728"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F100154" w14:textId="6DCCD1B9" w:rsidR="00C0082F" w:rsidRDefault="00C0082F" w:rsidP="00C0082F">
            <w:pPr>
              <w:rPr>
                <w:rFonts w:cs="Calibri"/>
                <w:color w:val="000000"/>
                <w:sz w:val="18"/>
                <w:szCs w:val="18"/>
              </w:rPr>
            </w:pPr>
          </w:p>
        </w:tc>
        <w:tc>
          <w:tcPr>
            <w:tcW w:w="2126" w:type="dxa"/>
            <w:tcBorders>
              <w:top w:val="nil"/>
              <w:left w:val="nil"/>
              <w:bottom w:val="single" w:sz="4" w:space="0" w:color="auto"/>
              <w:right w:val="single" w:sz="4" w:space="0" w:color="auto"/>
            </w:tcBorders>
          </w:tcPr>
          <w:p w14:paraId="025DA4C1" w14:textId="77777777" w:rsidR="00C0082F" w:rsidRDefault="00C0082F" w:rsidP="00C0082F">
            <w:pPr>
              <w:rPr>
                <w:rFonts w:cs="Calibri"/>
                <w:color w:val="000000"/>
                <w:sz w:val="18"/>
                <w:szCs w:val="18"/>
              </w:rPr>
            </w:pPr>
          </w:p>
        </w:tc>
      </w:tr>
      <w:tr w:rsidR="00C0082F" w:rsidRPr="00212559" w14:paraId="19DACBCC" w14:textId="0B8EBC52"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AEC84C8" w14:textId="77777777" w:rsidR="00C0082F" w:rsidRPr="00212559" w:rsidRDefault="00C0082F" w:rsidP="00C0082F">
            <w:pPr>
              <w:rPr>
                <w:rFonts w:cs="Calibri"/>
                <w:color w:val="000000"/>
                <w:sz w:val="18"/>
                <w:szCs w:val="18"/>
              </w:rPr>
            </w:pPr>
            <w:r w:rsidRPr="00212559">
              <w:rPr>
                <w:rFonts w:cs="Calibri"/>
                <w:color w:val="000000"/>
                <w:sz w:val="18"/>
                <w:szCs w:val="18"/>
              </w:rPr>
              <w:t>perliqgr</w:t>
            </w:r>
          </w:p>
        </w:tc>
        <w:tc>
          <w:tcPr>
            <w:tcW w:w="5494" w:type="dxa"/>
            <w:tcBorders>
              <w:top w:val="nil"/>
              <w:left w:val="nil"/>
              <w:bottom w:val="single" w:sz="4" w:space="0" w:color="auto"/>
              <w:right w:val="single" w:sz="4" w:space="0" w:color="auto"/>
            </w:tcBorders>
            <w:shd w:val="clear" w:color="auto" w:fill="auto"/>
            <w:noWrap/>
            <w:hideMark/>
          </w:tcPr>
          <w:p w14:paraId="0EAEEF8F" w14:textId="77777777" w:rsidR="00C0082F" w:rsidRPr="00212559" w:rsidRDefault="00C0082F" w:rsidP="00C0082F">
            <w:pPr>
              <w:rPr>
                <w:rFonts w:cs="Calibri"/>
                <w:color w:val="000000"/>
                <w:sz w:val="18"/>
                <w:szCs w:val="18"/>
              </w:rPr>
            </w:pPr>
            <w:r w:rsidRPr="00212559">
              <w:rPr>
                <w:rFonts w:cs="Calibri"/>
                <w:color w:val="000000"/>
                <w:sz w:val="18"/>
                <w:szCs w:val="18"/>
              </w:rPr>
              <w:t>Período de liquidação da garantia real</w:t>
            </w:r>
          </w:p>
          <w:p w14:paraId="68290103" w14:textId="77777777" w:rsidR="00C0082F" w:rsidRPr="00212559" w:rsidRDefault="00C0082F" w:rsidP="00C0082F">
            <w:pPr>
              <w:pStyle w:val="ListParagraph"/>
              <w:numPr>
                <w:ilvl w:val="0"/>
                <w:numId w:val="28"/>
              </w:numPr>
              <w:rPr>
                <w:rFonts w:cs="Calibri"/>
                <w:color w:val="000000"/>
                <w:sz w:val="18"/>
                <w:szCs w:val="18"/>
              </w:rPr>
            </w:pPr>
            <w:r w:rsidRPr="00212559">
              <w:rPr>
                <w:rFonts w:cs="Calibri"/>
                <w:color w:val="000000"/>
                <w:sz w:val="18"/>
                <w:szCs w:val="18"/>
              </w:rPr>
              <w:t>Este campo identifica o período de liquidação da garantia que permitirá a afetação da margem de avaliação que for mais vantajosa.</w:t>
            </w:r>
          </w:p>
          <w:p w14:paraId="0818B58C" w14:textId="77777777" w:rsidR="00C0082F" w:rsidRPr="00212559" w:rsidRDefault="00C0082F" w:rsidP="00C0082F">
            <w:pPr>
              <w:pStyle w:val="ListParagraph"/>
              <w:numPr>
                <w:ilvl w:val="0"/>
                <w:numId w:val="28"/>
              </w:numPr>
              <w:rPr>
                <w:rFonts w:cs="Calibri"/>
                <w:color w:val="000000"/>
                <w:sz w:val="18"/>
                <w:szCs w:val="18"/>
              </w:rPr>
            </w:pPr>
            <w:r w:rsidRPr="00212559">
              <w:rPr>
                <w:rFonts w:cs="Calibri"/>
                <w:color w:val="000000"/>
                <w:sz w:val="18"/>
                <w:szCs w:val="18"/>
              </w:rPr>
              <w:t>Este campo encontra-se preenchido com o código ‘0.00000’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36F96D17" w14:textId="77777777" w:rsidR="00C0082F" w:rsidRPr="00212559" w:rsidRDefault="00C0082F" w:rsidP="00C0082F">
            <w:pPr>
              <w:rPr>
                <w:rFonts w:cs="Calibri"/>
                <w:color w:val="000000"/>
                <w:sz w:val="18"/>
                <w:szCs w:val="18"/>
              </w:rPr>
            </w:pPr>
            <w:r w:rsidRPr="00212559">
              <w:rPr>
                <w:rFonts w:cs="Calibri"/>
                <w:color w:val="000000"/>
                <w:sz w:val="18"/>
                <w:szCs w:val="18"/>
              </w:rPr>
              <w:t>Decimal</w:t>
            </w:r>
          </w:p>
        </w:tc>
        <w:tc>
          <w:tcPr>
            <w:tcW w:w="1843" w:type="dxa"/>
            <w:tcBorders>
              <w:top w:val="nil"/>
              <w:left w:val="nil"/>
              <w:bottom w:val="single" w:sz="4" w:space="0" w:color="auto"/>
              <w:right w:val="single" w:sz="4" w:space="0" w:color="auto"/>
            </w:tcBorders>
          </w:tcPr>
          <w:p w14:paraId="45185301" w14:textId="77777777" w:rsidR="00C0082F" w:rsidRDefault="00C0082F" w:rsidP="00C0082F">
            <w:pPr>
              <w:rPr>
                <w:rFonts w:cs="Calibri"/>
                <w:color w:val="000000"/>
                <w:sz w:val="18"/>
                <w:szCs w:val="18"/>
              </w:rPr>
            </w:pPr>
            <w:r>
              <w:rPr>
                <w:rFonts w:cs="Calibri"/>
                <w:color w:val="000000"/>
                <w:sz w:val="18"/>
                <w:szCs w:val="18"/>
              </w:rPr>
              <w:t>MUG</w:t>
            </w:r>
          </w:p>
          <w:p w14:paraId="6738B4A4" w14:textId="513515BE"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C7B2350"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7DE10B13" w14:textId="27ED0F92" w:rsidR="00C0082F" w:rsidRDefault="00C0082F" w:rsidP="00C0082F">
            <w:pPr>
              <w:rPr>
                <w:rFonts w:cs="Calibri"/>
                <w:color w:val="000000"/>
                <w:sz w:val="18"/>
                <w:szCs w:val="18"/>
              </w:rPr>
            </w:pPr>
          </w:p>
        </w:tc>
        <w:tc>
          <w:tcPr>
            <w:tcW w:w="2126" w:type="dxa"/>
            <w:tcBorders>
              <w:top w:val="nil"/>
              <w:left w:val="nil"/>
              <w:bottom w:val="single" w:sz="4" w:space="0" w:color="auto"/>
              <w:right w:val="single" w:sz="4" w:space="0" w:color="auto"/>
            </w:tcBorders>
          </w:tcPr>
          <w:p w14:paraId="7DDB5327" w14:textId="77777777" w:rsidR="00C0082F" w:rsidRDefault="00C0082F" w:rsidP="00C0082F">
            <w:pPr>
              <w:rPr>
                <w:rFonts w:cs="Calibri"/>
                <w:color w:val="000000"/>
                <w:sz w:val="18"/>
                <w:szCs w:val="18"/>
              </w:rPr>
            </w:pPr>
          </w:p>
        </w:tc>
      </w:tr>
      <w:tr w:rsidR="00C0082F" w:rsidRPr="00212559" w14:paraId="2F57A99B" w14:textId="13C21FD0"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tcPr>
          <w:p w14:paraId="183D26B8" w14:textId="69094D7C" w:rsidR="00C0082F" w:rsidRPr="00212559" w:rsidRDefault="00C0082F" w:rsidP="00C0082F">
            <w:pPr>
              <w:rPr>
                <w:rFonts w:cs="Calibri"/>
                <w:color w:val="000000"/>
                <w:sz w:val="18"/>
                <w:szCs w:val="18"/>
              </w:rPr>
            </w:pPr>
            <w:r>
              <w:rPr>
                <w:rFonts w:cs="Calibri"/>
                <w:color w:val="000000"/>
                <w:sz w:val="18"/>
                <w:szCs w:val="18"/>
              </w:rPr>
              <w:t>ckbalbem</w:t>
            </w:r>
          </w:p>
        </w:tc>
        <w:tc>
          <w:tcPr>
            <w:tcW w:w="5494" w:type="dxa"/>
            <w:tcBorders>
              <w:top w:val="nil"/>
              <w:left w:val="nil"/>
              <w:bottom w:val="single" w:sz="4" w:space="0" w:color="auto"/>
              <w:right w:val="single" w:sz="4" w:space="0" w:color="auto"/>
            </w:tcBorders>
            <w:shd w:val="clear" w:color="auto" w:fill="auto"/>
            <w:noWrap/>
          </w:tcPr>
          <w:p w14:paraId="541AAA5D" w14:textId="77777777" w:rsidR="00C0082F" w:rsidRPr="00262B41" w:rsidRDefault="00C0082F" w:rsidP="00C0082F">
            <w:pPr>
              <w:jc w:val="both"/>
              <w:rPr>
                <w:rFonts w:cs="Calibri"/>
                <w:color w:val="000000"/>
                <w:sz w:val="18"/>
                <w:szCs w:val="18"/>
              </w:rPr>
            </w:pPr>
            <w:r w:rsidRPr="00262B41">
              <w:rPr>
                <w:rFonts w:cs="Calibri"/>
                <w:color w:val="000000"/>
                <w:sz w:val="18"/>
                <w:szCs w:val="18"/>
              </w:rPr>
              <w:t>Código do balcão da garantia:</w:t>
            </w:r>
          </w:p>
          <w:p w14:paraId="7D032600" w14:textId="1E068B8D" w:rsidR="00C0082F" w:rsidRPr="00E24A6F" w:rsidRDefault="00C0082F" w:rsidP="00E24A6F">
            <w:pPr>
              <w:pStyle w:val="ListParagraph"/>
              <w:numPr>
                <w:ilvl w:val="0"/>
                <w:numId w:val="70"/>
              </w:numPr>
              <w:rPr>
                <w:rFonts w:cs="Calibri"/>
                <w:color w:val="000000"/>
                <w:sz w:val="18"/>
                <w:szCs w:val="18"/>
              </w:rPr>
            </w:pPr>
            <w:r w:rsidRPr="00E24A6F">
              <w:rPr>
                <w:rFonts w:cs="Calibri"/>
                <w:color w:val="000000"/>
                <w:sz w:val="18"/>
                <w:szCs w:val="18"/>
              </w:rPr>
              <w:t>Este campo juntamente com o ‘cempbem’, ‘ckctabem’ e ‘ckrefbem’ constituem a chave única do terceiro pilar do MUG, os bens/ garantias.</w:t>
            </w:r>
          </w:p>
        </w:tc>
        <w:tc>
          <w:tcPr>
            <w:tcW w:w="992" w:type="dxa"/>
            <w:tcBorders>
              <w:top w:val="nil"/>
              <w:left w:val="nil"/>
              <w:bottom w:val="single" w:sz="4" w:space="0" w:color="auto"/>
              <w:right w:val="single" w:sz="4" w:space="0" w:color="auto"/>
            </w:tcBorders>
            <w:shd w:val="clear" w:color="auto" w:fill="auto"/>
            <w:noWrap/>
          </w:tcPr>
          <w:p w14:paraId="7CD5C0F0" w14:textId="33BDA6C5"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2D344E43" w14:textId="77777777" w:rsidR="00C0082F" w:rsidRDefault="00C0082F" w:rsidP="00C0082F">
            <w:pPr>
              <w:rPr>
                <w:rFonts w:cs="Calibri"/>
                <w:color w:val="000000"/>
                <w:sz w:val="18"/>
                <w:szCs w:val="18"/>
              </w:rPr>
            </w:pPr>
            <w:r>
              <w:rPr>
                <w:rFonts w:cs="Calibri"/>
                <w:color w:val="000000"/>
                <w:sz w:val="18"/>
                <w:szCs w:val="18"/>
              </w:rPr>
              <w:t>MUG</w:t>
            </w:r>
          </w:p>
          <w:p w14:paraId="331CFE3B" w14:textId="4AAB3A2E"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CB594FF"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3E63AB5C"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2305E1A" w14:textId="1E57BA0E" w:rsidR="00C0082F" w:rsidRDefault="00C0082F" w:rsidP="00C0082F">
            <w:pPr>
              <w:rPr>
                <w:rFonts w:cs="Calibri"/>
                <w:color w:val="000000"/>
                <w:sz w:val="18"/>
                <w:szCs w:val="18"/>
              </w:rPr>
            </w:pPr>
            <w:r w:rsidRPr="00C0082F">
              <w:rPr>
                <w:rFonts w:cs="Calibri"/>
                <w:color w:val="000000"/>
                <w:sz w:val="18"/>
                <w:szCs w:val="18"/>
              </w:rPr>
              <w:t>ckbalbem</w:t>
            </w:r>
          </w:p>
        </w:tc>
        <w:tc>
          <w:tcPr>
            <w:tcW w:w="2126" w:type="dxa"/>
            <w:tcBorders>
              <w:top w:val="nil"/>
              <w:left w:val="nil"/>
              <w:bottom w:val="single" w:sz="4" w:space="0" w:color="auto"/>
              <w:right w:val="single" w:sz="4" w:space="0" w:color="auto"/>
            </w:tcBorders>
          </w:tcPr>
          <w:p w14:paraId="194B2E54" w14:textId="77777777" w:rsidR="00C0082F" w:rsidRDefault="00C0082F" w:rsidP="00C0082F">
            <w:pPr>
              <w:rPr>
                <w:rFonts w:cs="Calibri"/>
                <w:color w:val="000000"/>
                <w:sz w:val="18"/>
                <w:szCs w:val="18"/>
              </w:rPr>
            </w:pPr>
          </w:p>
        </w:tc>
      </w:tr>
      <w:tr w:rsidR="00C0082F" w:rsidRPr="00212559" w14:paraId="77D161AD" w14:textId="2A5E1720"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tcPr>
          <w:p w14:paraId="7961A06A" w14:textId="37059A2C" w:rsidR="00C0082F" w:rsidRPr="00212559" w:rsidRDefault="00C0082F" w:rsidP="00C0082F">
            <w:pPr>
              <w:rPr>
                <w:rFonts w:cs="Calibri"/>
                <w:color w:val="000000"/>
                <w:sz w:val="18"/>
                <w:szCs w:val="18"/>
              </w:rPr>
            </w:pPr>
            <w:r>
              <w:rPr>
                <w:rFonts w:cs="Calibri"/>
                <w:color w:val="000000"/>
                <w:sz w:val="18"/>
                <w:szCs w:val="18"/>
              </w:rPr>
              <w:t>ckctabem</w:t>
            </w:r>
          </w:p>
        </w:tc>
        <w:tc>
          <w:tcPr>
            <w:tcW w:w="5494" w:type="dxa"/>
            <w:tcBorders>
              <w:top w:val="nil"/>
              <w:left w:val="nil"/>
              <w:bottom w:val="single" w:sz="4" w:space="0" w:color="auto"/>
              <w:right w:val="single" w:sz="4" w:space="0" w:color="auto"/>
            </w:tcBorders>
            <w:shd w:val="clear" w:color="auto" w:fill="auto"/>
            <w:noWrap/>
          </w:tcPr>
          <w:p w14:paraId="7C246AEC" w14:textId="77777777" w:rsidR="00C0082F" w:rsidRPr="00262B41" w:rsidRDefault="00C0082F" w:rsidP="00C0082F">
            <w:pPr>
              <w:jc w:val="both"/>
              <w:rPr>
                <w:rFonts w:cs="Calibri"/>
                <w:color w:val="000000"/>
                <w:sz w:val="18"/>
                <w:szCs w:val="18"/>
              </w:rPr>
            </w:pPr>
            <w:r w:rsidRPr="00262B41">
              <w:rPr>
                <w:rFonts w:cs="Calibri"/>
                <w:color w:val="000000"/>
                <w:sz w:val="18"/>
                <w:szCs w:val="18"/>
              </w:rPr>
              <w:t>Número de Conta da garantia:</w:t>
            </w:r>
          </w:p>
          <w:p w14:paraId="3153F227" w14:textId="1C26E39C" w:rsidR="00C0082F" w:rsidRPr="00E24A6F" w:rsidRDefault="00C0082F" w:rsidP="00E24A6F">
            <w:pPr>
              <w:pStyle w:val="ListParagraph"/>
              <w:numPr>
                <w:ilvl w:val="0"/>
                <w:numId w:val="70"/>
              </w:numPr>
              <w:rPr>
                <w:rFonts w:cs="Calibri"/>
                <w:color w:val="000000"/>
                <w:sz w:val="18"/>
                <w:szCs w:val="18"/>
              </w:rPr>
            </w:pPr>
            <w:r w:rsidRPr="00E24A6F">
              <w:rPr>
                <w:rFonts w:cs="Calibri"/>
                <w:color w:val="000000"/>
                <w:sz w:val="18"/>
                <w:szCs w:val="18"/>
              </w:rPr>
              <w:t>Este campo juntamente com o ‘cempbem’, ‘ckbalbem’ e ‘ckrefbem’ constituem a chave única do terceiro pilar do MUG, os bens/ garantias.</w:t>
            </w:r>
          </w:p>
        </w:tc>
        <w:tc>
          <w:tcPr>
            <w:tcW w:w="992" w:type="dxa"/>
            <w:tcBorders>
              <w:top w:val="nil"/>
              <w:left w:val="nil"/>
              <w:bottom w:val="single" w:sz="4" w:space="0" w:color="auto"/>
              <w:right w:val="single" w:sz="4" w:space="0" w:color="auto"/>
            </w:tcBorders>
            <w:shd w:val="clear" w:color="auto" w:fill="auto"/>
            <w:noWrap/>
          </w:tcPr>
          <w:p w14:paraId="7C7D8E84" w14:textId="75C168D4"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761A55FF" w14:textId="77777777" w:rsidR="00C0082F" w:rsidRDefault="00C0082F" w:rsidP="00C0082F">
            <w:pPr>
              <w:rPr>
                <w:rFonts w:cs="Calibri"/>
                <w:color w:val="000000"/>
                <w:sz w:val="18"/>
                <w:szCs w:val="18"/>
              </w:rPr>
            </w:pPr>
            <w:r>
              <w:rPr>
                <w:rFonts w:cs="Calibri"/>
                <w:color w:val="000000"/>
                <w:sz w:val="18"/>
                <w:szCs w:val="18"/>
              </w:rPr>
              <w:t>MUG</w:t>
            </w:r>
          </w:p>
          <w:p w14:paraId="1D0F6C3F" w14:textId="6B6211B1"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83B6DD9"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3D46E56F"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4CBFC1A" w14:textId="673A17BE" w:rsidR="00C0082F" w:rsidRDefault="00C0082F" w:rsidP="00C0082F">
            <w:pPr>
              <w:rPr>
                <w:rFonts w:cs="Calibri"/>
                <w:color w:val="000000"/>
                <w:sz w:val="18"/>
                <w:szCs w:val="18"/>
              </w:rPr>
            </w:pPr>
            <w:r w:rsidRPr="00C0082F">
              <w:rPr>
                <w:rFonts w:cs="Calibri"/>
                <w:color w:val="000000"/>
                <w:sz w:val="18"/>
                <w:szCs w:val="18"/>
              </w:rPr>
              <w:t>ckctabem</w:t>
            </w:r>
          </w:p>
        </w:tc>
        <w:tc>
          <w:tcPr>
            <w:tcW w:w="2126" w:type="dxa"/>
            <w:tcBorders>
              <w:top w:val="nil"/>
              <w:left w:val="nil"/>
              <w:bottom w:val="single" w:sz="4" w:space="0" w:color="auto"/>
              <w:right w:val="single" w:sz="4" w:space="0" w:color="auto"/>
            </w:tcBorders>
          </w:tcPr>
          <w:p w14:paraId="76A9F73F" w14:textId="77777777" w:rsidR="00C0082F" w:rsidRDefault="00C0082F" w:rsidP="00C0082F">
            <w:pPr>
              <w:rPr>
                <w:rFonts w:cs="Calibri"/>
                <w:color w:val="000000"/>
                <w:sz w:val="18"/>
                <w:szCs w:val="18"/>
              </w:rPr>
            </w:pPr>
          </w:p>
        </w:tc>
      </w:tr>
      <w:tr w:rsidR="00C0082F" w:rsidRPr="00212559" w14:paraId="0CBB94DB" w14:textId="58498CEE"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tcPr>
          <w:p w14:paraId="11B266B6" w14:textId="2B6ED78C" w:rsidR="00C0082F" w:rsidRPr="00212559" w:rsidRDefault="00C0082F" w:rsidP="00C0082F">
            <w:pPr>
              <w:rPr>
                <w:rFonts w:cs="Calibri"/>
                <w:color w:val="000000"/>
                <w:sz w:val="18"/>
                <w:szCs w:val="18"/>
              </w:rPr>
            </w:pPr>
            <w:r>
              <w:rPr>
                <w:rFonts w:cs="Calibri"/>
                <w:color w:val="000000"/>
                <w:sz w:val="18"/>
                <w:szCs w:val="18"/>
              </w:rPr>
              <w:t>ckrefbem</w:t>
            </w:r>
          </w:p>
        </w:tc>
        <w:tc>
          <w:tcPr>
            <w:tcW w:w="5494" w:type="dxa"/>
            <w:tcBorders>
              <w:top w:val="nil"/>
              <w:left w:val="nil"/>
              <w:bottom w:val="single" w:sz="4" w:space="0" w:color="auto"/>
              <w:right w:val="single" w:sz="4" w:space="0" w:color="auto"/>
            </w:tcBorders>
            <w:shd w:val="clear" w:color="auto" w:fill="auto"/>
            <w:noWrap/>
          </w:tcPr>
          <w:p w14:paraId="1AF6A586" w14:textId="77777777" w:rsidR="00C0082F" w:rsidRPr="00262B41" w:rsidRDefault="00C0082F" w:rsidP="00C0082F">
            <w:pPr>
              <w:jc w:val="both"/>
              <w:rPr>
                <w:rFonts w:cs="Calibri"/>
                <w:color w:val="000000"/>
                <w:sz w:val="18"/>
                <w:szCs w:val="18"/>
              </w:rPr>
            </w:pPr>
            <w:r w:rsidRPr="00262B41">
              <w:rPr>
                <w:rFonts w:cs="Calibri"/>
                <w:color w:val="000000"/>
                <w:sz w:val="18"/>
                <w:szCs w:val="18"/>
              </w:rPr>
              <w:t>Número depósito da garantia:</w:t>
            </w:r>
          </w:p>
          <w:p w14:paraId="041AFCE2" w14:textId="0338D4F5" w:rsidR="00C0082F" w:rsidRPr="00E24A6F" w:rsidRDefault="00C0082F" w:rsidP="00E24A6F">
            <w:pPr>
              <w:pStyle w:val="ListParagraph"/>
              <w:numPr>
                <w:ilvl w:val="0"/>
                <w:numId w:val="70"/>
              </w:numPr>
              <w:rPr>
                <w:rFonts w:cs="Calibri"/>
                <w:color w:val="000000"/>
                <w:sz w:val="18"/>
                <w:szCs w:val="18"/>
              </w:rPr>
            </w:pPr>
            <w:r w:rsidRPr="00E24A6F">
              <w:rPr>
                <w:rFonts w:cs="Calibri"/>
                <w:color w:val="000000"/>
                <w:sz w:val="18"/>
                <w:szCs w:val="18"/>
              </w:rPr>
              <w:lastRenderedPageBreak/>
              <w:t>Este campo juntamente com o ‘cempbem’, ‘ckbalbem’ e ‘ckctabem’ constituem a chave única do terceiro pilar do MUG, os bens/ garantias.</w:t>
            </w:r>
          </w:p>
        </w:tc>
        <w:tc>
          <w:tcPr>
            <w:tcW w:w="992" w:type="dxa"/>
            <w:tcBorders>
              <w:top w:val="nil"/>
              <w:left w:val="nil"/>
              <w:bottom w:val="single" w:sz="4" w:space="0" w:color="auto"/>
              <w:right w:val="single" w:sz="4" w:space="0" w:color="auto"/>
            </w:tcBorders>
            <w:shd w:val="clear" w:color="auto" w:fill="auto"/>
            <w:noWrap/>
          </w:tcPr>
          <w:p w14:paraId="1A641663" w14:textId="39DDAA27" w:rsidR="00C0082F" w:rsidRPr="00212559" w:rsidRDefault="00C0082F" w:rsidP="00C0082F">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61CFD7CB" w14:textId="77777777" w:rsidR="00C0082F" w:rsidRDefault="00C0082F" w:rsidP="00C0082F">
            <w:pPr>
              <w:rPr>
                <w:rFonts w:cs="Calibri"/>
                <w:color w:val="000000"/>
                <w:sz w:val="18"/>
                <w:szCs w:val="18"/>
              </w:rPr>
            </w:pPr>
            <w:r>
              <w:rPr>
                <w:rFonts w:cs="Calibri"/>
                <w:color w:val="000000"/>
                <w:sz w:val="18"/>
                <w:szCs w:val="18"/>
              </w:rPr>
              <w:t>MUG</w:t>
            </w:r>
          </w:p>
          <w:p w14:paraId="71E3BD57" w14:textId="7D96799C"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220B0E8"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259A214B"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CC8B732" w14:textId="51D8EA30" w:rsidR="00C0082F" w:rsidRDefault="00C0082F" w:rsidP="00C0082F">
            <w:pPr>
              <w:rPr>
                <w:rFonts w:cs="Calibri"/>
                <w:color w:val="000000"/>
                <w:sz w:val="18"/>
                <w:szCs w:val="18"/>
              </w:rPr>
            </w:pPr>
            <w:r w:rsidRPr="00C0082F">
              <w:rPr>
                <w:rFonts w:cs="Calibri"/>
                <w:color w:val="000000"/>
                <w:sz w:val="18"/>
                <w:szCs w:val="18"/>
              </w:rPr>
              <w:t>ckrefbem</w:t>
            </w:r>
          </w:p>
        </w:tc>
        <w:tc>
          <w:tcPr>
            <w:tcW w:w="2126" w:type="dxa"/>
            <w:tcBorders>
              <w:top w:val="nil"/>
              <w:left w:val="nil"/>
              <w:bottom w:val="single" w:sz="4" w:space="0" w:color="auto"/>
              <w:right w:val="single" w:sz="4" w:space="0" w:color="auto"/>
            </w:tcBorders>
          </w:tcPr>
          <w:p w14:paraId="18B0603A" w14:textId="77777777" w:rsidR="00C0082F" w:rsidRDefault="00C0082F" w:rsidP="00C0082F">
            <w:pPr>
              <w:rPr>
                <w:rFonts w:cs="Calibri"/>
                <w:color w:val="000000"/>
                <w:sz w:val="18"/>
                <w:szCs w:val="18"/>
              </w:rPr>
            </w:pPr>
          </w:p>
        </w:tc>
      </w:tr>
      <w:tr w:rsidR="00C0082F" w:rsidRPr="00212559" w14:paraId="4821FA2F" w14:textId="1505F4E7"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9C90CAD" w14:textId="77777777" w:rsidR="00C0082F" w:rsidRPr="00212559" w:rsidRDefault="00C0082F" w:rsidP="00C0082F">
            <w:pPr>
              <w:rPr>
                <w:rFonts w:cs="Calibri"/>
                <w:color w:val="000000"/>
                <w:sz w:val="18"/>
                <w:szCs w:val="18"/>
              </w:rPr>
            </w:pPr>
            <w:r w:rsidRPr="00212559">
              <w:rPr>
                <w:rFonts w:cs="Calibri"/>
                <w:color w:val="000000"/>
                <w:sz w:val="18"/>
                <w:szCs w:val="18"/>
              </w:rPr>
              <w:t>ref_date</w:t>
            </w:r>
          </w:p>
        </w:tc>
        <w:tc>
          <w:tcPr>
            <w:tcW w:w="5494" w:type="dxa"/>
            <w:tcBorders>
              <w:top w:val="nil"/>
              <w:left w:val="nil"/>
              <w:bottom w:val="single" w:sz="4" w:space="0" w:color="auto"/>
              <w:right w:val="single" w:sz="4" w:space="0" w:color="auto"/>
            </w:tcBorders>
            <w:shd w:val="clear" w:color="auto" w:fill="auto"/>
            <w:noWrap/>
            <w:hideMark/>
          </w:tcPr>
          <w:p w14:paraId="30F83233" w14:textId="77777777" w:rsidR="00C0082F" w:rsidRPr="00212559" w:rsidRDefault="00C0082F" w:rsidP="00C0082F">
            <w:pPr>
              <w:rPr>
                <w:rFonts w:cs="Calibri"/>
                <w:color w:val="000000"/>
                <w:sz w:val="18"/>
                <w:szCs w:val="18"/>
              </w:rPr>
            </w:pPr>
            <w:r w:rsidRPr="00212559">
              <w:rPr>
                <w:rFonts w:cs="Calibri"/>
                <w:color w:val="000000"/>
                <w:sz w:val="18"/>
                <w:szCs w:val="18"/>
              </w:rPr>
              <w:t>Data de referência dos dados:</w:t>
            </w:r>
          </w:p>
          <w:p w14:paraId="3CAA90FD" w14:textId="77777777" w:rsidR="00C0082F" w:rsidRPr="00212559" w:rsidRDefault="00C0082F" w:rsidP="00C0082F">
            <w:pPr>
              <w:pStyle w:val="ListParagraph"/>
              <w:numPr>
                <w:ilvl w:val="0"/>
                <w:numId w:val="7"/>
              </w:numPr>
              <w:rPr>
                <w:rFonts w:cs="Calibri"/>
                <w:color w:val="000000"/>
                <w:sz w:val="18"/>
                <w:szCs w:val="18"/>
              </w:rPr>
            </w:pPr>
            <w:r w:rsidRPr="00212559">
              <w:rPr>
                <w:rFonts w:cs="Calibri"/>
                <w:color w:val="000000"/>
                <w:sz w:val="18"/>
                <w:szCs w:val="18"/>
              </w:rPr>
              <w:t xml:space="preserve">Todas as tabelas de output dos motores incluem sempre o campo ‘ref_date’ que reflete a data de referência dos dados. </w:t>
            </w:r>
          </w:p>
          <w:p w14:paraId="7689182B" w14:textId="77777777" w:rsidR="00C0082F" w:rsidRPr="00212559" w:rsidRDefault="00C0082F" w:rsidP="00C0082F">
            <w:pPr>
              <w:pStyle w:val="ListParagraph"/>
              <w:numPr>
                <w:ilvl w:val="0"/>
                <w:numId w:val="7"/>
              </w:numPr>
              <w:rPr>
                <w:rFonts w:cs="Calibri"/>
                <w:color w:val="000000"/>
                <w:sz w:val="18"/>
                <w:szCs w:val="18"/>
              </w:rPr>
            </w:pPr>
            <w:r w:rsidRPr="00212559">
              <w:rPr>
                <w:rFonts w:cs="Calibri"/>
                <w:color w:val="000000"/>
                <w:sz w:val="18"/>
                <w:szCs w:val="18"/>
              </w:rPr>
              <w:t>Dado que as tabelas de interface do MUG são mensais, este campo informará o último dia útil a que respeitam todos os dados dessa partição temporal. Note-se que, no caso do último dia de calendário do mês não ser um dia útil, o será criada automaticamente uma partição temporal com referência ao último dia de calendário do mês, e preencherá essa partição com os dados registados no último dia útil desse mês.</w:t>
            </w:r>
          </w:p>
          <w:p w14:paraId="047116CC" w14:textId="77777777" w:rsidR="00C0082F" w:rsidRPr="00212559" w:rsidRDefault="00C0082F" w:rsidP="00C0082F">
            <w:pPr>
              <w:pStyle w:val="ListParagraph"/>
              <w:numPr>
                <w:ilvl w:val="0"/>
                <w:numId w:val="7"/>
              </w:numPr>
              <w:rPr>
                <w:rFonts w:cs="Calibri"/>
                <w:color w:val="000000"/>
                <w:sz w:val="18"/>
                <w:szCs w:val="18"/>
              </w:rPr>
            </w:pPr>
            <w:r w:rsidRPr="00212559">
              <w:rPr>
                <w:rFonts w:cs="Calibri"/>
                <w:color w:val="000000"/>
                <w:sz w:val="18"/>
                <w:szCs w:val="18"/>
              </w:rPr>
              <w:t>Todas as datas no modelo respeitam o formato  ‘aaaa-mm-dd’.</w:t>
            </w:r>
          </w:p>
        </w:tc>
        <w:tc>
          <w:tcPr>
            <w:tcW w:w="992" w:type="dxa"/>
            <w:tcBorders>
              <w:top w:val="nil"/>
              <w:left w:val="nil"/>
              <w:bottom w:val="single" w:sz="4" w:space="0" w:color="auto"/>
              <w:right w:val="single" w:sz="4" w:space="0" w:color="auto"/>
            </w:tcBorders>
            <w:shd w:val="clear" w:color="auto" w:fill="auto"/>
            <w:noWrap/>
            <w:hideMark/>
          </w:tcPr>
          <w:p w14:paraId="01843641" w14:textId="77777777"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06B3C71" w14:textId="77777777" w:rsidR="00C0082F" w:rsidRDefault="00C0082F" w:rsidP="00C0082F">
            <w:pPr>
              <w:rPr>
                <w:rFonts w:cs="Calibri"/>
                <w:color w:val="000000"/>
                <w:sz w:val="18"/>
                <w:szCs w:val="18"/>
              </w:rPr>
            </w:pPr>
            <w:r>
              <w:rPr>
                <w:rFonts w:cs="Calibri"/>
                <w:color w:val="000000"/>
                <w:sz w:val="18"/>
                <w:szCs w:val="18"/>
              </w:rPr>
              <w:t>MUG</w:t>
            </w:r>
          </w:p>
          <w:p w14:paraId="58CCE6DA" w14:textId="2CFA5EA5"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F7A8A64"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C89190A" w14:textId="45D5A07C" w:rsidR="00C0082F" w:rsidRDefault="00C0082F" w:rsidP="00C0082F">
            <w:pPr>
              <w:rPr>
                <w:rFonts w:cs="Calibri"/>
                <w:color w:val="000000"/>
                <w:sz w:val="18"/>
                <w:szCs w:val="18"/>
              </w:rPr>
            </w:pPr>
          </w:p>
        </w:tc>
        <w:tc>
          <w:tcPr>
            <w:tcW w:w="2126" w:type="dxa"/>
            <w:tcBorders>
              <w:top w:val="nil"/>
              <w:left w:val="nil"/>
              <w:bottom w:val="single" w:sz="4" w:space="0" w:color="auto"/>
              <w:right w:val="single" w:sz="4" w:space="0" w:color="auto"/>
            </w:tcBorders>
          </w:tcPr>
          <w:p w14:paraId="20911132" w14:textId="77E63B0F" w:rsidR="00C0082F" w:rsidRDefault="00C0082F" w:rsidP="00C0082F">
            <w:pPr>
              <w:rPr>
                <w:rFonts w:cs="Calibri"/>
                <w:color w:val="000000"/>
                <w:sz w:val="18"/>
                <w:szCs w:val="18"/>
              </w:rPr>
            </w:pPr>
          </w:p>
        </w:tc>
      </w:tr>
    </w:tbl>
    <w:p w14:paraId="7B53A003" w14:textId="4B50C284" w:rsidR="009379A8" w:rsidRDefault="009379A8" w:rsidP="009379A8">
      <w:pPr>
        <w:tabs>
          <w:tab w:val="left" w:pos="888"/>
        </w:tabs>
      </w:pPr>
    </w:p>
    <w:p w14:paraId="3A6B523F" w14:textId="2D68C5CD" w:rsidR="009C499D" w:rsidRDefault="009379A8" w:rsidP="009379A8">
      <w:pPr>
        <w:tabs>
          <w:tab w:val="left" w:pos="888"/>
        </w:tabs>
        <w:sectPr w:rsidR="009C499D" w:rsidSect="009C499D">
          <w:pgSz w:w="16838" w:h="11906" w:orient="landscape"/>
          <w:pgMar w:top="1440" w:right="1440" w:bottom="1440" w:left="1440" w:header="709" w:footer="709" w:gutter="0"/>
          <w:cols w:space="708"/>
          <w:docGrid w:linePitch="360"/>
        </w:sectPr>
      </w:pPr>
      <w:r>
        <w:tab/>
      </w:r>
    </w:p>
    <w:p w14:paraId="6460DF74" w14:textId="64E9733F" w:rsidR="009C499D" w:rsidRDefault="009C499D" w:rsidP="009379A8">
      <w:pPr>
        <w:tabs>
          <w:tab w:val="left" w:pos="888"/>
        </w:tabs>
      </w:pPr>
    </w:p>
    <w:p w14:paraId="3EBA85A4" w14:textId="4695DDE1" w:rsidR="009C499D" w:rsidRPr="001B4C66" w:rsidRDefault="009C499D" w:rsidP="009C499D">
      <w:pPr>
        <w:pStyle w:val="Heading4"/>
        <w:rPr>
          <w:i/>
        </w:rPr>
      </w:pPr>
      <w:bookmarkStart w:id="74" w:name="_Toc168671642"/>
      <w:r>
        <w:t xml:space="preserve">Tabela de avaliações de processos/cauções reais: </w:t>
      </w:r>
      <w:r w:rsidRPr="00666790">
        <w:rPr>
          <w:i/>
        </w:rPr>
        <w:t>cd_garantias.</w:t>
      </w:r>
      <w:r>
        <w:rPr>
          <w:i/>
        </w:rPr>
        <w:t>gt021</w:t>
      </w:r>
      <w:r w:rsidRPr="00666790">
        <w:rPr>
          <w:i/>
        </w:rPr>
        <w:t>_report_biyr9520</w:t>
      </w:r>
      <w:bookmarkEnd w:id="74"/>
    </w:p>
    <w:p w14:paraId="14A5ADA3" w14:textId="77777777" w:rsidR="009C499D" w:rsidRDefault="009C499D" w:rsidP="009C499D">
      <w:pPr>
        <w:pStyle w:val="Heading5"/>
      </w:pPr>
      <w:bookmarkStart w:id="75" w:name="_Toc168671643"/>
      <w:r>
        <w:t>Visão Geral</w:t>
      </w:r>
      <w:bookmarkEnd w:id="75"/>
    </w:p>
    <w:p w14:paraId="7659400D" w14:textId="6071525A" w:rsidR="0032750F" w:rsidRDefault="0032750F" w:rsidP="0032750F">
      <w:pPr>
        <w:spacing w:after="160" w:line="259" w:lineRule="auto"/>
        <w:jc w:val="both"/>
        <w:rPr>
          <w:rFonts w:eastAsiaTheme="minorHAnsi" w:cstheme="minorBidi"/>
          <w:szCs w:val="22"/>
          <w:lang w:eastAsia="en-US"/>
        </w:rPr>
      </w:pPr>
      <w:r>
        <w:rPr>
          <w:rFonts w:eastAsiaTheme="minorHAnsi" w:cstheme="minorBidi"/>
          <w:szCs w:val="22"/>
          <w:lang w:eastAsia="en-US"/>
        </w:rPr>
        <w:t>A</w:t>
      </w:r>
      <w:r w:rsidRPr="00720567">
        <w:rPr>
          <w:rFonts w:eastAsiaTheme="minorHAnsi" w:cstheme="minorBidi"/>
          <w:szCs w:val="22"/>
          <w:lang w:eastAsia="en-US"/>
        </w:rPr>
        <w:t xml:space="preserve"> tabela </w:t>
      </w:r>
      <w:r w:rsidRPr="00720567">
        <w:rPr>
          <w:rFonts w:eastAsiaTheme="minorHAnsi" w:cstheme="minorBidi"/>
          <w:i/>
          <w:szCs w:val="22"/>
          <w:lang w:eastAsia="en-US"/>
        </w:rPr>
        <w:t>c</w:t>
      </w:r>
      <w:r>
        <w:rPr>
          <w:rFonts w:eastAsiaTheme="minorHAnsi" w:cstheme="minorBidi"/>
          <w:i/>
          <w:szCs w:val="22"/>
          <w:lang w:eastAsia="en-US"/>
        </w:rPr>
        <w:t>d_garantias.gt021</w:t>
      </w:r>
      <w:r w:rsidRPr="00720567">
        <w:rPr>
          <w:rFonts w:eastAsiaTheme="minorHAnsi" w:cstheme="minorBidi"/>
          <w:i/>
          <w:szCs w:val="22"/>
          <w:lang w:eastAsia="en-US"/>
        </w:rPr>
        <w:t>_report_b</w:t>
      </w:r>
      <w:r>
        <w:rPr>
          <w:rFonts w:eastAsiaTheme="minorHAnsi" w:cstheme="minorBidi"/>
          <w:i/>
          <w:szCs w:val="22"/>
          <w:lang w:eastAsia="en-US"/>
        </w:rPr>
        <w:t>iyr952</w:t>
      </w:r>
      <w:r w:rsidRPr="00720567">
        <w:rPr>
          <w:rFonts w:eastAsiaTheme="minorHAnsi" w:cstheme="minorBidi"/>
          <w:i/>
          <w:szCs w:val="22"/>
          <w:lang w:eastAsia="en-US"/>
        </w:rPr>
        <w:t>0</w:t>
      </w:r>
      <w:r>
        <w:rPr>
          <w:rFonts w:eastAsiaTheme="minorHAnsi" w:cstheme="minorBidi"/>
          <w:szCs w:val="22"/>
          <w:lang w:eastAsia="en-US"/>
        </w:rPr>
        <w:t xml:space="preserve"> assegura a continuidade das tabelas anteriores, somente com alteração a nível da granularidade, que passa agora a estar a nível do Bem. </w:t>
      </w:r>
    </w:p>
    <w:p w14:paraId="3302FD83" w14:textId="5C571E3D" w:rsidR="009C499D" w:rsidRPr="00720567" w:rsidRDefault="009C499D" w:rsidP="009C499D">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cd_garantias.gt0</w:t>
      </w:r>
      <w:r>
        <w:rPr>
          <w:rFonts w:eastAsiaTheme="minorHAnsi" w:cstheme="minorBidi"/>
          <w:i/>
          <w:szCs w:val="22"/>
          <w:lang w:eastAsia="en-US"/>
        </w:rPr>
        <w:t>21</w:t>
      </w:r>
      <w:r w:rsidRPr="00720567">
        <w:rPr>
          <w:rFonts w:eastAsiaTheme="minorHAnsi" w:cstheme="minorBidi"/>
          <w:i/>
          <w:szCs w:val="22"/>
          <w:lang w:eastAsia="en-US"/>
        </w:rPr>
        <w:t>_report_biyr9520</w:t>
      </w:r>
      <w:r w:rsidRPr="00720567">
        <w:rPr>
          <w:rFonts w:eastAsiaTheme="minorHAnsi" w:cstheme="minorBidi"/>
          <w:szCs w:val="22"/>
          <w:lang w:eastAsia="en-US"/>
        </w:rPr>
        <w:t xml:space="preserve"> é uma tabela de interface entre o MUG e os seus casos de uso. Apesar </w:t>
      </w:r>
      <w:r w:rsidRPr="00C01C92">
        <w:rPr>
          <w:rFonts w:eastAsiaTheme="minorHAnsi" w:cstheme="minorBidi"/>
          <w:szCs w:val="22"/>
          <w:lang w:eastAsia="en-US"/>
        </w:rPr>
        <w:t xml:space="preserve">de respeitar as mesmas condições da </w:t>
      </w:r>
      <w:r w:rsidRPr="00C01C92">
        <w:rPr>
          <w:rFonts w:eastAsiaTheme="minorHAnsi" w:cstheme="minorBidi"/>
          <w:i/>
          <w:szCs w:val="22"/>
          <w:lang w:eastAsia="en-US"/>
        </w:rPr>
        <w:t>cd_garantias.gt019_report_biyr9500</w:t>
      </w:r>
      <w:r w:rsidRPr="00C01C92">
        <w:rPr>
          <w:rFonts w:eastAsiaTheme="minorHAnsi" w:cstheme="minorBidi"/>
          <w:szCs w:val="22"/>
          <w:lang w:eastAsia="en-US"/>
        </w:rPr>
        <w:t xml:space="preserve">, descritas no capítulo </w:t>
      </w:r>
      <w:r w:rsidR="0032750F" w:rsidRPr="00C01C92">
        <w:rPr>
          <w:rFonts w:eastAsiaTheme="minorHAnsi" w:cstheme="minorBidi"/>
          <w:szCs w:val="22"/>
          <w:lang w:eastAsia="en-US"/>
        </w:rPr>
        <w:t xml:space="preserve">2.2.1.4.1, </w:t>
      </w:r>
      <w:r w:rsidRPr="00C01C92">
        <w:rPr>
          <w:rFonts w:eastAsiaTheme="minorHAnsi" w:cstheme="minorBidi"/>
          <w:szCs w:val="22"/>
          <w:lang w:eastAsia="en-US"/>
        </w:rPr>
        <w:t xml:space="preserve">esta tabela tem como objetivo apresentar as avaliações dos </w:t>
      </w:r>
      <w:r w:rsidR="00C01C92" w:rsidRPr="00C01C92">
        <w:rPr>
          <w:rFonts w:eastAsiaTheme="minorHAnsi" w:cstheme="minorBidi"/>
          <w:szCs w:val="22"/>
          <w:lang w:eastAsia="en-US"/>
        </w:rPr>
        <w:t>bens</w:t>
      </w:r>
      <w:r w:rsidRPr="00C01C92">
        <w:rPr>
          <w:rFonts w:eastAsiaTheme="minorHAnsi" w:cstheme="minorBidi"/>
          <w:szCs w:val="22"/>
          <w:lang w:eastAsia="en-US"/>
        </w:rPr>
        <w:t xml:space="preserve"> desta mesma avaliação. Assim, a </w:t>
      </w:r>
      <w:r w:rsidRPr="00C01C92">
        <w:rPr>
          <w:rFonts w:eastAsiaTheme="minorHAnsi" w:cstheme="minorBidi"/>
          <w:i/>
          <w:szCs w:val="22"/>
          <w:lang w:eastAsia="en-US"/>
        </w:rPr>
        <w:t>cd_garantias.gt021_report_biyr9520</w:t>
      </w:r>
      <w:r w:rsidRPr="00C01C92">
        <w:rPr>
          <w:rFonts w:eastAsiaTheme="minorHAnsi" w:cstheme="minorBidi"/>
          <w:szCs w:val="22"/>
          <w:lang w:eastAsia="en-US"/>
        </w:rPr>
        <w:t xml:space="preserve"> contém todos </w:t>
      </w:r>
      <w:r w:rsidR="0052710E" w:rsidRPr="00C01C92">
        <w:rPr>
          <w:rFonts w:eastAsiaTheme="minorHAnsi" w:cstheme="minorBidi"/>
          <w:szCs w:val="22"/>
          <w:lang w:eastAsia="en-US"/>
        </w:rPr>
        <w:t>os Bens</w:t>
      </w:r>
      <w:r w:rsidRPr="00C01C92">
        <w:rPr>
          <w:rFonts w:eastAsiaTheme="minorHAnsi" w:cstheme="minorBidi"/>
          <w:szCs w:val="22"/>
          <w:lang w:eastAsia="en-US"/>
        </w:rPr>
        <w:t xml:space="preserve"> associados a garantias imobiliárias e financeiras, sendo</w:t>
      </w:r>
      <w:r w:rsidRPr="00720567">
        <w:rPr>
          <w:rFonts w:eastAsiaTheme="minorHAnsi" w:cstheme="minorBidi"/>
          <w:szCs w:val="22"/>
          <w:lang w:eastAsia="en-US"/>
        </w:rPr>
        <w:t xml:space="preserve"> excluídos deste universo todos os registos de garantias pessoais. </w:t>
      </w:r>
    </w:p>
    <w:p w14:paraId="14C46661" w14:textId="36DA58D2" w:rsidR="0032750F" w:rsidRDefault="009C499D" w:rsidP="009C499D">
      <w:pPr>
        <w:spacing w:after="160" w:line="259" w:lineRule="auto"/>
        <w:jc w:val="both"/>
        <w:rPr>
          <w:rFonts w:eastAsiaTheme="minorHAnsi" w:cstheme="minorBidi"/>
          <w:i/>
          <w:szCs w:val="22"/>
          <w:lang w:eastAsia="en-US"/>
        </w:rPr>
      </w:pPr>
      <w:r w:rsidRPr="00720567">
        <w:rPr>
          <w:rFonts w:eastAsiaTheme="minorHAnsi" w:cstheme="minorBidi"/>
          <w:szCs w:val="22"/>
          <w:lang w:eastAsia="en-US"/>
        </w:rPr>
        <w:t xml:space="preserve">De reforçar que o universo desta tabela provém dos módulos base e consolidado do MUG, havendo uma transformação da chave dos pilares em causa, passível de rasteio através do tradutor de chaves </w:t>
      </w:r>
      <w:r w:rsidRPr="00720567">
        <w:rPr>
          <w:rFonts w:eastAsiaTheme="minorHAnsi" w:cstheme="minorBidi"/>
          <w:i/>
          <w:szCs w:val="22"/>
          <w:lang w:eastAsia="en-US"/>
        </w:rPr>
        <w:t>cd_gara</w:t>
      </w:r>
      <w:r>
        <w:rPr>
          <w:rFonts w:eastAsiaTheme="minorHAnsi" w:cstheme="minorBidi"/>
          <w:i/>
          <w:szCs w:val="22"/>
          <w:lang w:eastAsia="en-US"/>
        </w:rPr>
        <w:t>ntias.kt_chaves_intrf_grts_biyr_ bem.</w:t>
      </w:r>
    </w:p>
    <w:p w14:paraId="63AD2585" w14:textId="11B93FF9" w:rsidR="0032750F" w:rsidRPr="0032750F" w:rsidRDefault="0032750F" w:rsidP="009C499D">
      <w:pPr>
        <w:spacing w:after="160" w:line="259" w:lineRule="auto"/>
        <w:jc w:val="both"/>
        <w:rPr>
          <w:rFonts w:eastAsiaTheme="minorHAnsi" w:cstheme="minorBidi"/>
          <w:szCs w:val="22"/>
          <w:lang w:eastAsia="en-US"/>
        </w:rPr>
      </w:pPr>
      <w:r>
        <w:rPr>
          <w:rFonts w:eastAsiaTheme="minorHAnsi" w:cstheme="minorBidi"/>
          <w:szCs w:val="22"/>
          <w:lang w:eastAsia="en-US"/>
        </w:rPr>
        <w:t>Ademais, é possível encontrar campos que ficam a vazio, uma vez que é impotante garantir que a estrutura da tabela se mantem inalterável, para os casos de uso.</w:t>
      </w:r>
    </w:p>
    <w:p w14:paraId="4D985E45" w14:textId="77777777" w:rsidR="009C499D" w:rsidRDefault="009C499D" w:rsidP="009C499D">
      <w:pPr>
        <w:pStyle w:val="Heading5"/>
      </w:pPr>
      <w:bookmarkStart w:id="76" w:name="_Toc168671644"/>
      <w:r w:rsidRPr="005F1378">
        <w:t>Granularidade e chave</w:t>
      </w:r>
      <w:bookmarkEnd w:id="76"/>
    </w:p>
    <w:p w14:paraId="69655E65" w14:textId="4E0F4335" w:rsidR="009C499D" w:rsidRPr="00720567" w:rsidRDefault="009C499D" w:rsidP="009C499D">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granularidade da tabela </w:t>
      </w:r>
      <w:r w:rsidRPr="00720567">
        <w:rPr>
          <w:rFonts w:eastAsiaTheme="minorHAnsi" w:cstheme="minorBidi"/>
          <w:i/>
          <w:szCs w:val="22"/>
          <w:lang w:eastAsia="en-US"/>
        </w:rPr>
        <w:t>cd_garanti</w:t>
      </w:r>
      <w:r>
        <w:rPr>
          <w:rFonts w:eastAsiaTheme="minorHAnsi" w:cstheme="minorBidi"/>
          <w:i/>
          <w:szCs w:val="22"/>
          <w:lang w:eastAsia="en-US"/>
        </w:rPr>
        <w:t>as.gt021</w:t>
      </w:r>
      <w:r w:rsidRPr="00720567">
        <w:rPr>
          <w:rFonts w:eastAsiaTheme="minorHAnsi" w:cstheme="minorBidi"/>
          <w:i/>
          <w:szCs w:val="22"/>
          <w:lang w:eastAsia="en-US"/>
        </w:rPr>
        <w:t>_report_biyr9520</w:t>
      </w:r>
      <w:r w:rsidRPr="00720567">
        <w:rPr>
          <w:rFonts w:eastAsiaTheme="minorHAnsi" w:cstheme="minorBidi"/>
          <w:szCs w:val="22"/>
          <w:lang w:eastAsia="en-US"/>
        </w:rPr>
        <w:t xml:space="preserve"> é variável consoante a tipologia da garantia apresentada, tendo uma chave primária para garantias reais imobiliárias e outra para garantias reais financeiras. </w:t>
      </w:r>
    </w:p>
    <w:p w14:paraId="70E34705" w14:textId="6A37C3F2" w:rsidR="009C499D" w:rsidRPr="00720567" w:rsidRDefault="009C499D" w:rsidP="009C499D">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Para </w:t>
      </w:r>
      <w:r w:rsidRPr="0052710E">
        <w:rPr>
          <w:rFonts w:eastAsiaTheme="minorHAnsi" w:cstheme="minorBidi"/>
          <w:szCs w:val="22"/>
          <w:lang w:eastAsia="en-US"/>
        </w:rPr>
        <w:t>garantias reais imobiliárias</w:t>
      </w:r>
      <w:r w:rsidR="006F3501">
        <w:rPr>
          <w:rFonts w:eastAsiaTheme="minorHAnsi" w:cstheme="minorBidi"/>
          <w:szCs w:val="22"/>
          <w:lang w:eastAsia="en-US"/>
        </w:rPr>
        <w:t xml:space="preserve"> e financeiras</w:t>
      </w:r>
      <w:r w:rsidRPr="0052710E">
        <w:rPr>
          <w:rFonts w:eastAsiaTheme="minorHAnsi" w:cstheme="minorBidi"/>
          <w:szCs w:val="22"/>
          <w:lang w:eastAsia="en-US"/>
        </w:rPr>
        <w:t>, a chave completa da tabela é constituída apenas</w:t>
      </w:r>
      <w:r w:rsidR="0052710E" w:rsidRPr="0052710E">
        <w:rPr>
          <w:rFonts w:eastAsiaTheme="minorHAnsi" w:cstheme="minorBidi"/>
          <w:szCs w:val="22"/>
          <w:lang w:eastAsia="en-US"/>
        </w:rPr>
        <w:t xml:space="preserve"> pelos campos identificadores</w:t>
      </w:r>
      <w:r w:rsidRPr="0052710E">
        <w:rPr>
          <w:rFonts w:eastAsiaTheme="minorHAnsi" w:cstheme="minorBidi"/>
          <w:szCs w:val="22"/>
          <w:lang w:eastAsia="en-US"/>
        </w:rPr>
        <w:t xml:space="preserve"> do bem (‘ckbalbem’</w:t>
      </w:r>
      <w:r>
        <w:rPr>
          <w:rFonts w:eastAsiaTheme="minorHAnsi" w:cstheme="minorBidi"/>
          <w:szCs w:val="22"/>
          <w:lang w:eastAsia="en-US"/>
        </w:rPr>
        <w:t>, ‘ckctabem’, ‘ckrefbem’).</w:t>
      </w:r>
    </w:p>
    <w:p w14:paraId="5A286E18" w14:textId="7DEE9BFE" w:rsidR="009C499D" w:rsidRPr="00720567" w:rsidRDefault="009C499D" w:rsidP="009C499D">
      <w:pPr>
        <w:spacing w:after="160" w:line="259" w:lineRule="auto"/>
        <w:jc w:val="both"/>
        <w:rPr>
          <w:rFonts w:eastAsiaTheme="minorHAnsi" w:cstheme="minorBidi"/>
          <w:szCs w:val="22"/>
          <w:lang w:eastAsia="en-US"/>
        </w:rPr>
      </w:pPr>
    </w:p>
    <w:p w14:paraId="5C14827B" w14:textId="67FBCE0B" w:rsidR="009C499D" w:rsidRDefault="009C499D" w:rsidP="009C499D">
      <w:pPr>
        <w:pStyle w:val="Heading5"/>
      </w:pPr>
      <w:bookmarkStart w:id="77" w:name="_Toc168671645"/>
      <w:r w:rsidRPr="005F1378">
        <w:t>Periodicidade</w:t>
      </w:r>
      <w:bookmarkEnd w:id="77"/>
    </w:p>
    <w:p w14:paraId="19DE9AE1" w14:textId="0D664F6A" w:rsidR="009C499D" w:rsidRPr="00720567" w:rsidRDefault="009C499D" w:rsidP="009C499D">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Pr>
          <w:rFonts w:eastAsiaTheme="minorHAnsi" w:cstheme="minorBidi"/>
          <w:i/>
          <w:szCs w:val="22"/>
          <w:lang w:eastAsia="en-US"/>
        </w:rPr>
        <w:t>cd_garantias.gt021</w:t>
      </w:r>
      <w:r w:rsidRPr="00720567">
        <w:rPr>
          <w:rFonts w:eastAsiaTheme="minorHAnsi" w:cstheme="minorBidi"/>
          <w:i/>
          <w:szCs w:val="22"/>
          <w:lang w:eastAsia="en-US"/>
        </w:rPr>
        <w:t>_report_biyr9520</w:t>
      </w:r>
      <w:r w:rsidRPr="00720567">
        <w:rPr>
          <w:rFonts w:eastAsiaTheme="minorHAnsi" w:cstheme="minorBidi"/>
          <w:szCs w:val="22"/>
          <w:lang w:eastAsia="en-US"/>
        </w:rPr>
        <w:t xml:space="preserve"> é mensal e gerada automaticamente no último dia útil de cada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‘ref_date’ do dia 31. </w:t>
      </w:r>
    </w:p>
    <w:p w14:paraId="0BE85653" w14:textId="48F3783B" w:rsidR="009C499D" w:rsidRPr="00720567" w:rsidRDefault="009C499D" w:rsidP="009C499D">
      <w:pPr>
        <w:spacing w:after="160" w:line="259" w:lineRule="auto"/>
        <w:jc w:val="both"/>
        <w:rPr>
          <w:rFonts w:eastAsiaTheme="minorHAnsi" w:cstheme="minorBidi"/>
          <w:szCs w:val="22"/>
          <w:lang w:eastAsia="en-US"/>
        </w:rPr>
      </w:pPr>
      <w:r w:rsidRPr="00720567">
        <w:rPr>
          <w:rFonts w:eastAsiaTheme="minorHAnsi" w:cstheme="minorBidi"/>
          <w:szCs w:val="22"/>
          <w:lang w:eastAsia="en-US"/>
        </w:rPr>
        <w:t>Só se devem considerar como oficiais os valores constantes nesta tabela desde</w:t>
      </w:r>
      <w:r>
        <w:rPr>
          <w:rFonts w:eastAsiaTheme="minorHAnsi" w:cstheme="minorBidi"/>
          <w:szCs w:val="22"/>
          <w:lang w:eastAsia="en-US"/>
        </w:rPr>
        <w:t>, e incluindo, 30 de abril de 2024.</w:t>
      </w:r>
    </w:p>
    <w:p w14:paraId="6B44648C" w14:textId="77777777" w:rsidR="009C499D" w:rsidRDefault="009C499D" w:rsidP="009C499D">
      <w:pPr>
        <w:pStyle w:val="Heading5"/>
      </w:pPr>
      <w:bookmarkStart w:id="78" w:name="_Toc168671646"/>
      <w:r w:rsidRPr="005F1378">
        <w:t>Aprovisionamento</w:t>
      </w:r>
      <w:bookmarkEnd w:id="78"/>
    </w:p>
    <w:p w14:paraId="39D24A1E" w14:textId="57D8DCDA" w:rsidR="009C499D" w:rsidRDefault="009C499D" w:rsidP="009C499D">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aprovisionamento da tabela </w:t>
      </w:r>
      <w:r w:rsidRPr="00720567">
        <w:rPr>
          <w:rFonts w:eastAsiaTheme="minorHAnsi" w:cstheme="minorBidi"/>
          <w:i/>
          <w:szCs w:val="22"/>
          <w:lang w:eastAsia="en-US"/>
        </w:rPr>
        <w:t>cd_garantias.gt0</w:t>
      </w:r>
      <w:r>
        <w:rPr>
          <w:rFonts w:eastAsiaTheme="minorHAnsi" w:cstheme="minorBidi"/>
          <w:i/>
          <w:szCs w:val="22"/>
          <w:lang w:eastAsia="en-US"/>
        </w:rPr>
        <w:t>21</w:t>
      </w:r>
      <w:r w:rsidRPr="00720567">
        <w:rPr>
          <w:rFonts w:eastAsiaTheme="minorHAnsi" w:cstheme="minorBidi"/>
          <w:i/>
          <w:szCs w:val="22"/>
          <w:lang w:eastAsia="en-US"/>
        </w:rPr>
        <w:t>_report_biyr9520</w:t>
      </w:r>
      <w:r w:rsidRPr="00720567">
        <w:rPr>
          <w:rFonts w:eastAsiaTheme="minorHAnsi" w:cstheme="minorBidi"/>
          <w:szCs w:val="22"/>
          <w:lang w:eastAsia="en-US"/>
        </w:rPr>
        <w:t xml:space="preserve"> é, sem nenhuma exceção, concordante com os princípios funcionais e as regras de definição de universo descritas nos capítulos 2.2.2. e 2.2.3., respetivamente, da documentação funcional do MUG. Os dados desta tabela provêm essencialmente do módulo base e do módulo consolidado do MUG, sendo esta informação completada com recurso a tabelas externas ao modelo. Desta forma, o aprovisionamento é realizado exclusivamente a partir das seguintes tabelas:</w:t>
      </w:r>
    </w:p>
    <w:p w14:paraId="359D8D49" w14:textId="2E3AEB9F" w:rsidR="00337C95" w:rsidRDefault="00337C95" w:rsidP="009C499D">
      <w:pPr>
        <w:spacing w:after="160" w:line="259" w:lineRule="auto"/>
        <w:jc w:val="both"/>
        <w:rPr>
          <w:rFonts w:eastAsiaTheme="minorHAnsi" w:cstheme="minorBidi"/>
          <w:szCs w:val="22"/>
          <w:lang w:eastAsia="en-US"/>
        </w:rPr>
      </w:pPr>
    </w:p>
    <w:p w14:paraId="256DFBF8" w14:textId="77777777" w:rsidR="00337C95" w:rsidRPr="00720567" w:rsidRDefault="00337C95" w:rsidP="009C499D">
      <w:pPr>
        <w:spacing w:after="160" w:line="259" w:lineRule="auto"/>
        <w:jc w:val="both"/>
        <w:rPr>
          <w:rFonts w:eastAsiaTheme="minorHAnsi" w:cstheme="minorBidi"/>
          <w:szCs w:val="22"/>
          <w:lang w:eastAsia="en-US"/>
        </w:rPr>
      </w:pPr>
    </w:p>
    <w:p w14:paraId="53723318" w14:textId="52C58D89" w:rsidR="009C499D" w:rsidRPr="00BE2C12" w:rsidRDefault="00BE2C12" w:rsidP="00BE2C12">
      <w:pPr>
        <w:pStyle w:val="Caption"/>
        <w:jc w:val="center"/>
        <w:rPr>
          <w:rFonts w:cs="Calibri"/>
          <w:b/>
          <w:color w:val="000000" w:themeColor="text1"/>
          <w:sz w:val="22"/>
          <w:szCs w:val="22"/>
        </w:rPr>
      </w:pPr>
      <w:bookmarkStart w:id="79" w:name="_Toc168413850"/>
      <w:r w:rsidRPr="00BE2C12">
        <w:rPr>
          <w:b/>
          <w:color w:val="000000" w:themeColor="text1"/>
          <w:sz w:val="22"/>
          <w:szCs w:val="22"/>
        </w:rPr>
        <w:lastRenderedPageBreak/>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486242">
        <w:rPr>
          <w:b/>
          <w:noProof/>
          <w:color w:val="000000" w:themeColor="text1"/>
          <w:sz w:val="22"/>
          <w:szCs w:val="22"/>
        </w:rPr>
        <w:t>12</w:t>
      </w:r>
      <w:r w:rsidRPr="00BE2C12">
        <w:rPr>
          <w:b/>
          <w:color w:val="000000" w:themeColor="text1"/>
          <w:sz w:val="22"/>
          <w:szCs w:val="22"/>
        </w:rPr>
        <w:fldChar w:fldCharType="end"/>
      </w:r>
      <w:r w:rsidRPr="00BE2C12">
        <w:rPr>
          <w:b/>
          <w:color w:val="000000" w:themeColor="text1"/>
          <w:sz w:val="22"/>
          <w:szCs w:val="22"/>
        </w:rPr>
        <w:t>: Informação das tabelas de aprovisionamento da cd_garantias.gt021_report_biyr9520</w:t>
      </w:r>
      <w:bookmarkEnd w:id="7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9C499D" w:rsidRPr="005F1378" w14:paraId="11F67986" w14:textId="77777777" w:rsidTr="00BA1485">
        <w:trPr>
          <w:trHeight w:val="290"/>
        </w:trPr>
        <w:tc>
          <w:tcPr>
            <w:tcW w:w="1701" w:type="dxa"/>
            <w:shd w:val="clear" w:color="000000" w:fill="FF0000"/>
          </w:tcPr>
          <w:p w14:paraId="5F1F0386" w14:textId="77777777" w:rsidR="009C499D" w:rsidRPr="005F1378" w:rsidRDefault="009C499D" w:rsidP="00BA1485">
            <w:pPr>
              <w:rPr>
                <w:rFonts w:cs="Calibri"/>
                <w:b/>
                <w:bCs/>
                <w:color w:val="FFFFFF"/>
                <w:sz w:val="18"/>
                <w:szCs w:val="18"/>
              </w:rPr>
            </w:pPr>
            <w:r w:rsidRPr="005F1378">
              <w:rPr>
                <w:rFonts w:cs="Calibri"/>
                <w:b/>
                <w:bCs/>
                <w:color w:val="FFFFFF"/>
                <w:sz w:val="18"/>
                <w:szCs w:val="18"/>
              </w:rPr>
              <w:t>Aplicação Origem</w:t>
            </w:r>
          </w:p>
        </w:tc>
        <w:tc>
          <w:tcPr>
            <w:tcW w:w="3288" w:type="dxa"/>
            <w:shd w:val="clear" w:color="000000" w:fill="FF0000"/>
            <w:noWrap/>
            <w:hideMark/>
          </w:tcPr>
          <w:p w14:paraId="43D7036C" w14:textId="77777777" w:rsidR="009C499D" w:rsidRPr="005F1378" w:rsidRDefault="009C499D" w:rsidP="00BA1485">
            <w:pPr>
              <w:rPr>
                <w:rFonts w:cs="Calibri"/>
                <w:b/>
                <w:bCs/>
                <w:color w:val="FFFFFF"/>
                <w:sz w:val="18"/>
                <w:szCs w:val="18"/>
              </w:rPr>
            </w:pPr>
            <w:r w:rsidRPr="005F1378">
              <w:rPr>
                <w:rFonts w:cs="Calibri"/>
                <w:b/>
                <w:bCs/>
                <w:color w:val="FFFFFF"/>
                <w:sz w:val="18"/>
                <w:szCs w:val="18"/>
              </w:rPr>
              <w:t>Nome da Tabela na Aplicação Origem</w:t>
            </w:r>
          </w:p>
        </w:tc>
        <w:tc>
          <w:tcPr>
            <w:tcW w:w="2041" w:type="dxa"/>
            <w:shd w:val="clear" w:color="000000" w:fill="FF0000"/>
            <w:noWrap/>
            <w:hideMark/>
          </w:tcPr>
          <w:p w14:paraId="2AAB149C" w14:textId="77777777" w:rsidR="009C499D" w:rsidRPr="005F1378" w:rsidRDefault="009C499D" w:rsidP="00BA1485">
            <w:pPr>
              <w:rPr>
                <w:rFonts w:cs="Calibri"/>
                <w:b/>
                <w:bCs/>
                <w:color w:val="FFFFFF"/>
                <w:sz w:val="18"/>
                <w:szCs w:val="18"/>
              </w:rPr>
            </w:pPr>
            <w:r w:rsidRPr="005F1378">
              <w:rPr>
                <w:rFonts w:cs="Calibri"/>
                <w:b/>
                <w:bCs/>
                <w:color w:val="FFFFFF"/>
                <w:sz w:val="18"/>
                <w:szCs w:val="18"/>
              </w:rPr>
              <w:t xml:space="preserve">Nome da Base de Dados no Data Lake </w:t>
            </w:r>
          </w:p>
        </w:tc>
        <w:tc>
          <w:tcPr>
            <w:tcW w:w="2041" w:type="dxa"/>
            <w:shd w:val="clear" w:color="000000" w:fill="FF0000"/>
            <w:noWrap/>
            <w:hideMark/>
          </w:tcPr>
          <w:p w14:paraId="00427E5E" w14:textId="77777777" w:rsidR="009C499D" w:rsidRPr="005F1378" w:rsidRDefault="009C499D" w:rsidP="00BA1485">
            <w:pPr>
              <w:rPr>
                <w:rFonts w:cs="Calibri"/>
                <w:b/>
                <w:bCs/>
                <w:color w:val="FFFFFF"/>
                <w:sz w:val="18"/>
                <w:szCs w:val="18"/>
              </w:rPr>
            </w:pPr>
            <w:r w:rsidRPr="005F1378">
              <w:rPr>
                <w:rFonts w:cs="Calibri"/>
                <w:b/>
                <w:bCs/>
                <w:color w:val="FFFFFF"/>
                <w:sz w:val="18"/>
                <w:szCs w:val="18"/>
              </w:rPr>
              <w:t>Nome da Tabela no Data Lake</w:t>
            </w:r>
          </w:p>
        </w:tc>
      </w:tr>
      <w:tr w:rsidR="009C499D" w:rsidRPr="005F1378" w14:paraId="54FC0015" w14:textId="77777777" w:rsidTr="00BA1485">
        <w:trPr>
          <w:trHeight w:val="290"/>
        </w:trPr>
        <w:tc>
          <w:tcPr>
            <w:tcW w:w="1701" w:type="dxa"/>
          </w:tcPr>
          <w:p w14:paraId="37A0C4F3" w14:textId="77777777" w:rsidR="009C499D" w:rsidRPr="005F1378" w:rsidRDefault="009C499D" w:rsidP="00BA1485">
            <w:pPr>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2DB07A1F" w14:textId="77777777" w:rsidR="009C499D" w:rsidRPr="005F1378" w:rsidRDefault="009C499D" w:rsidP="00BA1485">
            <w:pPr>
              <w:rPr>
                <w:rFonts w:cs="Calibri"/>
                <w:color w:val="000000"/>
                <w:sz w:val="18"/>
                <w:szCs w:val="18"/>
              </w:rPr>
            </w:pPr>
            <w:r w:rsidRPr="006C592D">
              <w:rPr>
                <w:rFonts w:cs="Calibri"/>
                <w:color w:val="000000"/>
                <w:sz w:val="18"/>
                <w:szCs w:val="18"/>
              </w:rPr>
              <w:t>gt018_rateio_aval</w:t>
            </w:r>
          </w:p>
        </w:tc>
        <w:tc>
          <w:tcPr>
            <w:tcW w:w="2041" w:type="dxa"/>
            <w:shd w:val="clear" w:color="auto" w:fill="auto"/>
            <w:noWrap/>
          </w:tcPr>
          <w:p w14:paraId="6649CD21" w14:textId="77777777" w:rsidR="009C499D" w:rsidRPr="005F1378" w:rsidRDefault="009C499D" w:rsidP="00BA1485">
            <w:pPr>
              <w:rPr>
                <w:rFonts w:cs="Calibri"/>
                <w:color w:val="000000"/>
                <w:sz w:val="18"/>
                <w:szCs w:val="18"/>
              </w:rPr>
            </w:pPr>
            <w:r w:rsidRPr="005F1378">
              <w:rPr>
                <w:rFonts w:cs="Calibri"/>
                <w:color w:val="000000"/>
                <w:sz w:val="18"/>
                <w:szCs w:val="18"/>
              </w:rPr>
              <w:t>cd_garantias</w:t>
            </w:r>
          </w:p>
        </w:tc>
        <w:tc>
          <w:tcPr>
            <w:tcW w:w="2041" w:type="dxa"/>
            <w:shd w:val="clear" w:color="auto" w:fill="auto"/>
            <w:noWrap/>
            <w:hideMark/>
          </w:tcPr>
          <w:p w14:paraId="384F4AF9" w14:textId="77777777" w:rsidR="009C499D" w:rsidRPr="005F1378" w:rsidRDefault="009C499D" w:rsidP="00BA1485">
            <w:pPr>
              <w:rPr>
                <w:rFonts w:cs="Calibri"/>
                <w:color w:val="000000"/>
                <w:sz w:val="18"/>
                <w:szCs w:val="18"/>
              </w:rPr>
            </w:pPr>
            <w:r w:rsidRPr="006C592D">
              <w:rPr>
                <w:rFonts w:cs="Calibri"/>
                <w:color w:val="000000"/>
                <w:sz w:val="18"/>
                <w:szCs w:val="18"/>
              </w:rPr>
              <w:t>gt018_rateio_aval</w:t>
            </w:r>
          </w:p>
        </w:tc>
      </w:tr>
      <w:tr w:rsidR="0085235D" w:rsidRPr="005F1378" w14:paraId="27D72EA4" w14:textId="77777777" w:rsidTr="00BA1485">
        <w:trPr>
          <w:trHeight w:val="290"/>
        </w:trPr>
        <w:tc>
          <w:tcPr>
            <w:tcW w:w="1701" w:type="dxa"/>
          </w:tcPr>
          <w:p w14:paraId="42889BE4" w14:textId="38E78F04" w:rsidR="0085235D" w:rsidRPr="005F1378" w:rsidRDefault="0085235D" w:rsidP="0085235D">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0DD150F9" w14:textId="7BAD22AF" w:rsidR="0085235D" w:rsidRPr="006C592D" w:rsidRDefault="0085235D" w:rsidP="0085235D">
            <w:pPr>
              <w:rPr>
                <w:rFonts w:cs="Calibri"/>
                <w:color w:val="000000"/>
                <w:sz w:val="18"/>
                <w:szCs w:val="18"/>
              </w:rPr>
            </w:pPr>
            <w:r w:rsidRPr="00E07147">
              <w:rPr>
                <w:rFonts w:cs="Calibri"/>
                <w:color w:val="000000"/>
                <w:sz w:val="18"/>
                <w:szCs w:val="18"/>
              </w:rPr>
              <w:t>gt002_grnt_prc</w:t>
            </w:r>
          </w:p>
        </w:tc>
        <w:tc>
          <w:tcPr>
            <w:tcW w:w="2041" w:type="dxa"/>
            <w:shd w:val="clear" w:color="auto" w:fill="auto"/>
            <w:noWrap/>
          </w:tcPr>
          <w:p w14:paraId="321C1D73" w14:textId="3C18A071" w:rsidR="0085235D" w:rsidRPr="005F1378" w:rsidRDefault="0085235D" w:rsidP="0085235D">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7BA29911" w14:textId="35E54DD4" w:rsidR="0085235D" w:rsidRPr="006C592D" w:rsidRDefault="0085235D" w:rsidP="0085235D">
            <w:pPr>
              <w:rPr>
                <w:rFonts w:cs="Calibri"/>
                <w:color w:val="000000"/>
                <w:sz w:val="18"/>
                <w:szCs w:val="18"/>
              </w:rPr>
            </w:pPr>
            <w:r w:rsidRPr="0085235D">
              <w:rPr>
                <w:rFonts w:cs="Calibri"/>
                <w:color w:val="000000"/>
                <w:sz w:val="18"/>
                <w:szCs w:val="18"/>
              </w:rPr>
              <w:t>gt002_grnt_prc</w:t>
            </w:r>
          </w:p>
        </w:tc>
      </w:tr>
      <w:tr w:rsidR="0085235D" w:rsidRPr="005F1378" w14:paraId="32468D9E" w14:textId="77777777" w:rsidTr="00BA1485">
        <w:trPr>
          <w:trHeight w:val="290"/>
        </w:trPr>
        <w:tc>
          <w:tcPr>
            <w:tcW w:w="1701" w:type="dxa"/>
          </w:tcPr>
          <w:p w14:paraId="629C065C" w14:textId="77777777" w:rsidR="0085235D" w:rsidRPr="005F1378" w:rsidRDefault="0085235D" w:rsidP="0085235D">
            <w:pPr>
              <w:jc w:val="both"/>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16ACE45F" w14:textId="77777777" w:rsidR="0085235D" w:rsidRPr="005F1378" w:rsidRDefault="0085235D" w:rsidP="0085235D">
            <w:pPr>
              <w:jc w:val="both"/>
              <w:rPr>
                <w:rFonts w:cs="Calibri"/>
                <w:color w:val="000000"/>
                <w:sz w:val="18"/>
                <w:szCs w:val="18"/>
                <w:lang w:val="en-US"/>
              </w:rPr>
            </w:pPr>
            <w:r w:rsidRPr="006C592D">
              <w:rPr>
                <w:rFonts w:cs="Calibri"/>
                <w:color w:val="000000"/>
                <w:sz w:val="18"/>
                <w:szCs w:val="18"/>
                <w:lang w:val="en-US"/>
              </w:rPr>
              <w:t>gt003_trz_gt_fin</w:t>
            </w:r>
          </w:p>
        </w:tc>
        <w:tc>
          <w:tcPr>
            <w:tcW w:w="2041" w:type="dxa"/>
            <w:shd w:val="clear" w:color="auto" w:fill="auto"/>
            <w:noWrap/>
          </w:tcPr>
          <w:p w14:paraId="01C1C80A" w14:textId="77777777" w:rsidR="0085235D" w:rsidRPr="005F1378" w:rsidRDefault="0085235D" w:rsidP="0085235D">
            <w:pPr>
              <w:jc w:val="both"/>
              <w:rPr>
                <w:rFonts w:cs="Calibri"/>
                <w:color w:val="000000"/>
                <w:sz w:val="18"/>
                <w:szCs w:val="18"/>
              </w:rPr>
            </w:pPr>
            <w:r w:rsidRPr="005F1378">
              <w:rPr>
                <w:rFonts w:cs="Calibri"/>
                <w:color w:val="000000"/>
                <w:sz w:val="18"/>
                <w:szCs w:val="18"/>
              </w:rPr>
              <w:t>cd_garantias</w:t>
            </w:r>
          </w:p>
        </w:tc>
        <w:tc>
          <w:tcPr>
            <w:tcW w:w="2041" w:type="dxa"/>
            <w:shd w:val="clear" w:color="auto" w:fill="auto"/>
            <w:noWrap/>
          </w:tcPr>
          <w:p w14:paraId="0223CB9A" w14:textId="77777777" w:rsidR="0085235D" w:rsidRPr="005F1378" w:rsidRDefault="0085235D" w:rsidP="0085235D">
            <w:pPr>
              <w:jc w:val="both"/>
              <w:rPr>
                <w:sz w:val="18"/>
                <w:szCs w:val="18"/>
              </w:rPr>
            </w:pPr>
            <w:r w:rsidRPr="006C592D">
              <w:rPr>
                <w:sz w:val="18"/>
                <w:szCs w:val="18"/>
              </w:rPr>
              <w:t>gt003_trz_gt_fin</w:t>
            </w:r>
          </w:p>
        </w:tc>
      </w:tr>
      <w:tr w:rsidR="0085235D" w:rsidRPr="005F1378" w14:paraId="253D3431" w14:textId="77777777" w:rsidTr="00BA1485">
        <w:trPr>
          <w:trHeight w:val="290"/>
        </w:trPr>
        <w:tc>
          <w:tcPr>
            <w:tcW w:w="1701" w:type="dxa"/>
          </w:tcPr>
          <w:p w14:paraId="635DCF03" w14:textId="64952239" w:rsidR="0085235D" w:rsidRDefault="0085235D" w:rsidP="0085235D">
            <w:pPr>
              <w:jc w:val="both"/>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20DB8926" w14:textId="17CB98F3" w:rsidR="0085235D" w:rsidRPr="006C592D" w:rsidRDefault="0085235D" w:rsidP="0085235D">
            <w:pPr>
              <w:jc w:val="both"/>
              <w:rPr>
                <w:rFonts w:cs="Calibri"/>
                <w:color w:val="000000"/>
                <w:sz w:val="18"/>
                <w:szCs w:val="18"/>
                <w:lang w:val="en-US"/>
              </w:rPr>
            </w:pPr>
            <w:r>
              <w:rPr>
                <w:sz w:val="18"/>
                <w:szCs w:val="18"/>
              </w:rPr>
              <w:t>gt011_avalc_imov</w:t>
            </w:r>
          </w:p>
        </w:tc>
        <w:tc>
          <w:tcPr>
            <w:tcW w:w="2041" w:type="dxa"/>
            <w:shd w:val="clear" w:color="auto" w:fill="auto"/>
            <w:noWrap/>
          </w:tcPr>
          <w:p w14:paraId="21292F3A" w14:textId="5A94BFF0" w:rsidR="0085235D" w:rsidRPr="005F1378" w:rsidRDefault="0085235D" w:rsidP="0085235D">
            <w:pPr>
              <w:jc w:val="both"/>
              <w:rPr>
                <w:rFonts w:cs="Calibri"/>
                <w:color w:val="000000"/>
                <w:sz w:val="18"/>
                <w:szCs w:val="18"/>
              </w:rPr>
            </w:pPr>
            <w:r w:rsidRPr="005F1378">
              <w:rPr>
                <w:rFonts w:cs="Calibri"/>
                <w:color w:val="000000"/>
                <w:sz w:val="18"/>
                <w:szCs w:val="18"/>
              </w:rPr>
              <w:t>cd_garantias</w:t>
            </w:r>
          </w:p>
        </w:tc>
        <w:tc>
          <w:tcPr>
            <w:tcW w:w="2041" w:type="dxa"/>
            <w:shd w:val="clear" w:color="auto" w:fill="auto"/>
            <w:noWrap/>
          </w:tcPr>
          <w:p w14:paraId="4405954B" w14:textId="546FEAF2" w:rsidR="0085235D" w:rsidRPr="006C592D" w:rsidRDefault="0085235D" w:rsidP="0085235D">
            <w:pPr>
              <w:jc w:val="both"/>
              <w:rPr>
                <w:sz w:val="18"/>
                <w:szCs w:val="18"/>
              </w:rPr>
            </w:pPr>
            <w:r>
              <w:rPr>
                <w:sz w:val="18"/>
                <w:szCs w:val="18"/>
              </w:rPr>
              <w:t>gt011_avalc_imov</w:t>
            </w:r>
          </w:p>
        </w:tc>
      </w:tr>
      <w:tr w:rsidR="0085235D" w:rsidRPr="005F1378" w14:paraId="2CF8B7CB" w14:textId="77777777" w:rsidTr="00BA1485">
        <w:trPr>
          <w:trHeight w:val="290"/>
        </w:trPr>
        <w:tc>
          <w:tcPr>
            <w:tcW w:w="1701" w:type="dxa"/>
          </w:tcPr>
          <w:p w14:paraId="57B3B97D" w14:textId="3C925266" w:rsidR="0085235D" w:rsidRPr="005F1378" w:rsidRDefault="0085235D" w:rsidP="0085235D">
            <w:pPr>
              <w:rPr>
                <w:rFonts w:cs="Calibri"/>
                <w:color w:val="000000"/>
                <w:sz w:val="18"/>
                <w:szCs w:val="18"/>
              </w:rPr>
            </w:pPr>
            <w:r w:rsidRPr="000E5989">
              <w:rPr>
                <w:rFonts w:cs="Calibri"/>
                <w:color w:val="000000"/>
                <w:sz w:val="18"/>
                <w:szCs w:val="18"/>
              </w:rPr>
              <w:t>Títulos (APMT0100022484)</w:t>
            </w:r>
          </w:p>
        </w:tc>
        <w:tc>
          <w:tcPr>
            <w:tcW w:w="3288" w:type="dxa"/>
            <w:shd w:val="clear" w:color="auto" w:fill="auto"/>
            <w:noWrap/>
          </w:tcPr>
          <w:p w14:paraId="24DFD378" w14:textId="5FF5ACE9" w:rsidR="0085235D" w:rsidRPr="005F1378" w:rsidRDefault="0085235D" w:rsidP="0085235D">
            <w:pPr>
              <w:rPr>
                <w:rFonts w:cs="Calibri"/>
                <w:color w:val="000000"/>
                <w:sz w:val="18"/>
                <w:szCs w:val="18"/>
              </w:rPr>
            </w:pPr>
            <w:r w:rsidRPr="00983A0C">
              <w:rPr>
                <w:sz w:val="18"/>
                <w:szCs w:val="18"/>
              </w:rPr>
              <w:t>ttt35_titlgru</w:t>
            </w:r>
          </w:p>
        </w:tc>
        <w:tc>
          <w:tcPr>
            <w:tcW w:w="2041" w:type="dxa"/>
            <w:shd w:val="clear" w:color="auto" w:fill="auto"/>
            <w:noWrap/>
          </w:tcPr>
          <w:p w14:paraId="39C05B04" w14:textId="77777777" w:rsidR="0085235D" w:rsidRPr="005F1378" w:rsidRDefault="0085235D" w:rsidP="0085235D">
            <w:pPr>
              <w:rPr>
                <w:rFonts w:cs="Calibri"/>
                <w:color w:val="000000"/>
                <w:sz w:val="18"/>
                <w:szCs w:val="18"/>
              </w:rPr>
            </w:pPr>
            <w:r>
              <w:rPr>
                <w:rFonts w:cs="Calibri"/>
                <w:color w:val="000000"/>
                <w:sz w:val="18"/>
                <w:szCs w:val="18"/>
              </w:rPr>
              <w:t>cd_mercados</w:t>
            </w:r>
          </w:p>
        </w:tc>
        <w:tc>
          <w:tcPr>
            <w:tcW w:w="2041" w:type="dxa"/>
            <w:shd w:val="clear" w:color="auto" w:fill="auto"/>
            <w:noWrap/>
          </w:tcPr>
          <w:p w14:paraId="237079AD" w14:textId="0717F157" w:rsidR="0085235D" w:rsidRPr="005F1378" w:rsidRDefault="0085235D" w:rsidP="0085235D">
            <w:pPr>
              <w:rPr>
                <w:sz w:val="18"/>
                <w:szCs w:val="18"/>
              </w:rPr>
            </w:pPr>
            <w:r w:rsidRPr="00983A0C">
              <w:rPr>
                <w:sz w:val="18"/>
                <w:szCs w:val="18"/>
              </w:rPr>
              <w:t>ttt35_titlgru</w:t>
            </w:r>
          </w:p>
        </w:tc>
      </w:tr>
      <w:tr w:rsidR="0085235D" w:rsidRPr="005F1378" w14:paraId="36515FCF" w14:textId="77777777" w:rsidTr="00BA1485">
        <w:trPr>
          <w:trHeight w:val="290"/>
        </w:trPr>
        <w:tc>
          <w:tcPr>
            <w:tcW w:w="1701" w:type="dxa"/>
          </w:tcPr>
          <w:p w14:paraId="5CAFA755" w14:textId="05902CEB" w:rsidR="0085235D" w:rsidRPr="005F1378" w:rsidRDefault="0085235D" w:rsidP="0085235D">
            <w:pPr>
              <w:rPr>
                <w:rFonts w:cs="Calibri"/>
                <w:color w:val="000000"/>
                <w:sz w:val="18"/>
                <w:szCs w:val="18"/>
              </w:rPr>
            </w:pPr>
            <w:r w:rsidRPr="000E5989">
              <w:rPr>
                <w:rFonts w:cs="Calibri"/>
                <w:color w:val="000000"/>
                <w:sz w:val="18"/>
                <w:szCs w:val="18"/>
              </w:rPr>
              <w:t>Fundos (APMT0100021345)</w:t>
            </w:r>
          </w:p>
        </w:tc>
        <w:tc>
          <w:tcPr>
            <w:tcW w:w="3288" w:type="dxa"/>
            <w:shd w:val="clear" w:color="auto" w:fill="auto"/>
            <w:noWrap/>
          </w:tcPr>
          <w:p w14:paraId="59B357BF" w14:textId="6EF74307" w:rsidR="0085235D" w:rsidRPr="005F1378" w:rsidRDefault="0085235D" w:rsidP="0085235D">
            <w:pPr>
              <w:rPr>
                <w:rFonts w:cs="Calibri"/>
                <w:color w:val="000000"/>
                <w:sz w:val="18"/>
                <w:szCs w:val="18"/>
              </w:rPr>
            </w:pPr>
            <w:r w:rsidRPr="00983A0C">
              <w:rPr>
                <w:rFonts w:cs="Calibri"/>
                <w:color w:val="000000"/>
                <w:sz w:val="18"/>
                <w:szCs w:val="18"/>
              </w:rPr>
              <w:t>fut02_contasfu</w:t>
            </w:r>
          </w:p>
        </w:tc>
        <w:tc>
          <w:tcPr>
            <w:tcW w:w="2041" w:type="dxa"/>
            <w:shd w:val="clear" w:color="auto" w:fill="auto"/>
            <w:noWrap/>
          </w:tcPr>
          <w:p w14:paraId="503A1B7E" w14:textId="77777777" w:rsidR="0085235D" w:rsidRPr="005F1378" w:rsidRDefault="0085235D" w:rsidP="0085235D">
            <w:pPr>
              <w:rPr>
                <w:rFonts w:cs="Calibri"/>
                <w:color w:val="000000"/>
                <w:sz w:val="18"/>
                <w:szCs w:val="18"/>
              </w:rPr>
            </w:pPr>
            <w:r>
              <w:rPr>
                <w:rFonts w:cs="Calibri"/>
                <w:color w:val="000000"/>
                <w:sz w:val="18"/>
                <w:szCs w:val="18"/>
              </w:rPr>
              <w:t>cd_mercados</w:t>
            </w:r>
          </w:p>
        </w:tc>
        <w:tc>
          <w:tcPr>
            <w:tcW w:w="2041" w:type="dxa"/>
            <w:shd w:val="clear" w:color="auto" w:fill="auto"/>
            <w:noWrap/>
          </w:tcPr>
          <w:p w14:paraId="603D9A32" w14:textId="2EE440A1" w:rsidR="0085235D" w:rsidRPr="005F1378" w:rsidRDefault="0085235D" w:rsidP="0085235D">
            <w:pPr>
              <w:rPr>
                <w:rFonts w:cs="Calibri"/>
                <w:color w:val="000000"/>
                <w:sz w:val="18"/>
                <w:szCs w:val="18"/>
              </w:rPr>
            </w:pPr>
            <w:r w:rsidRPr="00983A0C">
              <w:rPr>
                <w:rFonts w:cs="Calibri"/>
                <w:color w:val="000000"/>
                <w:sz w:val="18"/>
                <w:szCs w:val="18"/>
              </w:rPr>
              <w:t>fut02_contasfu</w:t>
            </w:r>
          </w:p>
        </w:tc>
      </w:tr>
      <w:tr w:rsidR="0085235D" w:rsidRPr="005F1378" w14:paraId="32E241B5" w14:textId="77777777" w:rsidTr="00BA1485">
        <w:trPr>
          <w:trHeight w:val="290"/>
        </w:trPr>
        <w:tc>
          <w:tcPr>
            <w:tcW w:w="1701" w:type="dxa"/>
          </w:tcPr>
          <w:p w14:paraId="6AD55466" w14:textId="28F3DFFA" w:rsidR="0085235D" w:rsidRPr="005F1378" w:rsidRDefault="0085235D" w:rsidP="0085235D">
            <w:pPr>
              <w:rPr>
                <w:rFonts w:cs="Calibri"/>
                <w:color w:val="000000"/>
                <w:sz w:val="18"/>
                <w:szCs w:val="18"/>
              </w:rPr>
            </w:pPr>
            <w:r w:rsidRPr="000E5989">
              <w:rPr>
                <w:rFonts w:cs="Calibri"/>
                <w:color w:val="000000"/>
                <w:sz w:val="18"/>
                <w:szCs w:val="18"/>
              </w:rPr>
              <w:t>Estruturais (APMT0100050994)</w:t>
            </w:r>
          </w:p>
        </w:tc>
        <w:tc>
          <w:tcPr>
            <w:tcW w:w="3288" w:type="dxa"/>
            <w:shd w:val="clear" w:color="auto" w:fill="auto"/>
            <w:noWrap/>
          </w:tcPr>
          <w:p w14:paraId="1513C2D8" w14:textId="1ED36253" w:rsidR="0085235D" w:rsidRPr="005F1378" w:rsidRDefault="0085235D" w:rsidP="0085235D">
            <w:pPr>
              <w:rPr>
                <w:rFonts w:cs="Calibri"/>
                <w:color w:val="000000"/>
                <w:sz w:val="18"/>
                <w:szCs w:val="18"/>
              </w:rPr>
            </w:pPr>
            <w:r w:rsidRPr="00983A0C">
              <w:rPr>
                <w:rFonts w:cs="Calibri"/>
                <w:color w:val="000000"/>
                <w:sz w:val="18"/>
                <w:szCs w:val="18"/>
              </w:rPr>
              <w:t>cat34_fuparam</w:t>
            </w:r>
          </w:p>
        </w:tc>
        <w:tc>
          <w:tcPr>
            <w:tcW w:w="2041" w:type="dxa"/>
            <w:shd w:val="clear" w:color="auto" w:fill="auto"/>
            <w:noWrap/>
          </w:tcPr>
          <w:p w14:paraId="3226A0A0" w14:textId="77777777" w:rsidR="0085235D" w:rsidRDefault="0085235D" w:rsidP="0085235D">
            <w:pPr>
              <w:rPr>
                <w:rFonts w:cs="Calibri"/>
                <w:color w:val="000000"/>
                <w:sz w:val="18"/>
                <w:szCs w:val="18"/>
              </w:rPr>
            </w:pPr>
            <w:r w:rsidRPr="00983A0C">
              <w:rPr>
                <w:rFonts w:cs="Calibri"/>
                <w:color w:val="000000"/>
                <w:sz w:val="18"/>
                <w:szCs w:val="18"/>
              </w:rPr>
              <w:t>cd_estruturais</w:t>
            </w:r>
          </w:p>
        </w:tc>
        <w:tc>
          <w:tcPr>
            <w:tcW w:w="2041" w:type="dxa"/>
            <w:shd w:val="clear" w:color="auto" w:fill="auto"/>
            <w:noWrap/>
          </w:tcPr>
          <w:p w14:paraId="0EECF0E5" w14:textId="6E3CAE34" w:rsidR="0085235D" w:rsidRPr="00983A0C" w:rsidRDefault="0085235D" w:rsidP="0085235D">
            <w:pPr>
              <w:rPr>
                <w:rFonts w:cs="Calibri"/>
                <w:color w:val="000000"/>
                <w:sz w:val="18"/>
                <w:szCs w:val="18"/>
              </w:rPr>
            </w:pPr>
            <w:r w:rsidRPr="00983A0C">
              <w:rPr>
                <w:rFonts w:cs="Calibri"/>
                <w:color w:val="000000"/>
                <w:sz w:val="18"/>
                <w:szCs w:val="18"/>
              </w:rPr>
              <w:t>cat34_fuparam</w:t>
            </w:r>
          </w:p>
        </w:tc>
      </w:tr>
    </w:tbl>
    <w:p w14:paraId="2CFF7F4B" w14:textId="77777777" w:rsidR="009C499D" w:rsidRPr="009B592D" w:rsidRDefault="009C499D" w:rsidP="009C499D"/>
    <w:p w14:paraId="60C31F1C" w14:textId="77777777" w:rsidR="009C499D" w:rsidRPr="00115048" w:rsidRDefault="009C499D" w:rsidP="009C499D"/>
    <w:p w14:paraId="388D5E39" w14:textId="77777777" w:rsidR="009C499D" w:rsidRDefault="009C499D" w:rsidP="009C499D">
      <w:pPr>
        <w:pStyle w:val="Heading5"/>
        <w:numPr>
          <w:ilvl w:val="0"/>
          <w:numId w:val="0"/>
        </w:numPr>
        <w:ind w:left="2232"/>
        <w:sectPr w:rsidR="009C499D" w:rsidSect="002600F3">
          <w:pgSz w:w="11906" w:h="16838"/>
          <w:pgMar w:top="1440" w:right="1440" w:bottom="1440" w:left="1440" w:header="709" w:footer="709" w:gutter="0"/>
          <w:cols w:space="708"/>
          <w:docGrid w:linePitch="360"/>
        </w:sectPr>
      </w:pPr>
    </w:p>
    <w:p w14:paraId="22647D83" w14:textId="77777777" w:rsidR="009C499D" w:rsidRPr="00BC1FC6" w:rsidRDefault="009C499D" w:rsidP="009C499D">
      <w:pPr>
        <w:pStyle w:val="Heading5"/>
      </w:pPr>
      <w:bookmarkStart w:id="80" w:name="_Toc168671647"/>
      <w:r>
        <w:lastRenderedPageBreak/>
        <w:t>Detalhe dos campos</w:t>
      </w:r>
      <w:bookmarkEnd w:id="80"/>
    </w:p>
    <w:p w14:paraId="042FC50A" w14:textId="45DE59CD" w:rsidR="009C499D" w:rsidRPr="00BE2C12" w:rsidRDefault="00BE2C12" w:rsidP="00BE2C12">
      <w:pPr>
        <w:pStyle w:val="Caption"/>
        <w:jc w:val="center"/>
        <w:rPr>
          <w:rFonts w:cs="Calibri"/>
          <w:b/>
          <w:color w:val="000000" w:themeColor="text1"/>
          <w:sz w:val="22"/>
          <w:szCs w:val="22"/>
        </w:rPr>
      </w:pPr>
      <w:bookmarkStart w:id="81" w:name="_Toc168413851"/>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486242">
        <w:rPr>
          <w:b/>
          <w:noProof/>
          <w:color w:val="000000" w:themeColor="text1"/>
          <w:sz w:val="22"/>
          <w:szCs w:val="22"/>
        </w:rPr>
        <w:t>13</w:t>
      </w:r>
      <w:r w:rsidRPr="00BE2C12">
        <w:rPr>
          <w:b/>
          <w:color w:val="000000" w:themeColor="text1"/>
          <w:sz w:val="22"/>
          <w:szCs w:val="22"/>
        </w:rPr>
        <w:fldChar w:fldCharType="end"/>
      </w:r>
      <w:r w:rsidRPr="00BE2C12">
        <w:rPr>
          <w:b/>
          <w:color w:val="000000" w:themeColor="text1"/>
          <w:sz w:val="22"/>
          <w:szCs w:val="22"/>
        </w:rPr>
        <w:t>: Detalhe dos campos da cd_garantias.gt021_report_biyr9520</w:t>
      </w:r>
      <w:bookmarkEnd w:id="81"/>
    </w:p>
    <w:tbl>
      <w:tblPr>
        <w:tblW w:w="15018" w:type="dxa"/>
        <w:tblLayout w:type="fixed"/>
        <w:tblCellMar>
          <w:left w:w="70" w:type="dxa"/>
          <w:right w:w="70" w:type="dxa"/>
        </w:tblCellMar>
        <w:tblLook w:val="04A0" w:firstRow="1" w:lastRow="0" w:firstColumn="1" w:lastColumn="0" w:noHBand="0" w:noVBand="1"/>
      </w:tblPr>
      <w:tblGrid>
        <w:gridCol w:w="1877"/>
        <w:gridCol w:w="5494"/>
        <w:gridCol w:w="992"/>
        <w:gridCol w:w="1694"/>
        <w:gridCol w:w="1701"/>
        <w:gridCol w:w="1134"/>
        <w:gridCol w:w="2126"/>
      </w:tblGrid>
      <w:tr w:rsidR="004E0FC9" w:rsidRPr="00212559" w14:paraId="1AD7B50B" w14:textId="58DCE730" w:rsidTr="004E0FC9">
        <w:trPr>
          <w:trHeight w:val="290"/>
        </w:trPr>
        <w:tc>
          <w:tcPr>
            <w:tcW w:w="1877" w:type="dxa"/>
            <w:tcBorders>
              <w:top w:val="single" w:sz="4" w:space="0" w:color="auto"/>
              <w:left w:val="single" w:sz="4" w:space="0" w:color="auto"/>
              <w:bottom w:val="single" w:sz="4" w:space="0" w:color="auto"/>
              <w:right w:val="single" w:sz="4" w:space="0" w:color="auto"/>
            </w:tcBorders>
            <w:shd w:val="clear" w:color="000000" w:fill="FF0000"/>
            <w:noWrap/>
            <w:hideMark/>
          </w:tcPr>
          <w:p w14:paraId="37A6B7D2" w14:textId="7C8B4BFD" w:rsidR="00934F34" w:rsidRPr="00212559" w:rsidRDefault="00E24A6F" w:rsidP="00934F34">
            <w:pPr>
              <w:rPr>
                <w:rFonts w:cs="Calibri"/>
                <w:b/>
                <w:bCs/>
                <w:color w:val="FFFFFF"/>
                <w:sz w:val="18"/>
                <w:szCs w:val="18"/>
              </w:rPr>
            </w:pPr>
            <w:r>
              <w:rPr>
                <w:rFonts w:cs="Calibri"/>
                <w:b/>
                <w:bCs/>
                <w:color w:val="FFFFFF"/>
                <w:sz w:val="18"/>
                <w:szCs w:val="18"/>
              </w:rPr>
              <w:t>Campos</w:t>
            </w:r>
            <w:r w:rsidR="00934F34" w:rsidRPr="00212559">
              <w:rPr>
                <w:rFonts w:cs="Calibri"/>
                <w:b/>
                <w:bCs/>
                <w:color w:val="FFFFFF"/>
                <w:sz w:val="18"/>
                <w:szCs w:val="18"/>
              </w:rPr>
              <w:t xml:space="preserve"> da tabela </w:t>
            </w:r>
          </w:p>
          <w:p w14:paraId="11E6CD0E" w14:textId="126C32CE" w:rsidR="00934F34" w:rsidRPr="00212559" w:rsidRDefault="00934F34" w:rsidP="00934F34">
            <w:pPr>
              <w:rPr>
                <w:rFonts w:cs="Calibri"/>
                <w:b/>
                <w:bCs/>
                <w:color w:val="FFFFFF"/>
                <w:sz w:val="18"/>
                <w:szCs w:val="18"/>
              </w:rPr>
            </w:pPr>
            <w:r>
              <w:rPr>
                <w:rFonts w:cs="Calibri"/>
                <w:b/>
                <w:bCs/>
                <w:color w:val="FFFFFF"/>
                <w:sz w:val="18"/>
                <w:szCs w:val="18"/>
              </w:rPr>
              <w:t>gt021</w:t>
            </w:r>
            <w:r w:rsidRPr="00212559">
              <w:rPr>
                <w:rFonts w:cs="Calibri"/>
                <w:b/>
                <w:bCs/>
                <w:color w:val="FFFFFF"/>
                <w:sz w:val="18"/>
                <w:szCs w:val="18"/>
              </w:rPr>
              <w:t>_report_biyr9520</w:t>
            </w:r>
          </w:p>
        </w:tc>
        <w:tc>
          <w:tcPr>
            <w:tcW w:w="5494" w:type="dxa"/>
            <w:tcBorders>
              <w:top w:val="single" w:sz="4" w:space="0" w:color="auto"/>
              <w:left w:val="nil"/>
              <w:bottom w:val="single" w:sz="4" w:space="0" w:color="auto"/>
              <w:right w:val="single" w:sz="4" w:space="0" w:color="auto"/>
            </w:tcBorders>
            <w:shd w:val="clear" w:color="000000" w:fill="FF0000"/>
            <w:noWrap/>
            <w:hideMark/>
          </w:tcPr>
          <w:p w14:paraId="5E555CCA" w14:textId="77777777" w:rsidR="00934F34" w:rsidRPr="00212559" w:rsidRDefault="00934F34" w:rsidP="00934F34">
            <w:pPr>
              <w:rPr>
                <w:rFonts w:cs="Calibri"/>
                <w:b/>
                <w:bCs/>
                <w:color w:val="FFFFFF"/>
                <w:sz w:val="18"/>
                <w:szCs w:val="18"/>
              </w:rPr>
            </w:pPr>
            <w:r w:rsidRPr="00212559">
              <w:rPr>
                <w:rFonts w:cs="Calibri"/>
                <w:b/>
                <w:bCs/>
                <w:color w:val="FFFFFF"/>
                <w:sz w:val="18"/>
                <w:szCs w:val="18"/>
              </w:rPr>
              <w:t>Significado do campo</w:t>
            </w:r>
          </w:p>
        </w:tc>
        <w:tc>
          <w:tcPr>
            <w:tcW w:w="992" w:type="dxa"/>
            <w:tcBorders>
              <w:top w:val="single" w:sz="4" w:space="0" w:color="auto"/>
              <w:left w:val="nil"/>
              <w:bottom w:val="single" w:sz="4" w:space="0" w:color="auto"/>
              <w:right w:val="single" w:sz="4" w:space="0" w:color="auto"/>
            </w:tcBorders>
            <w:shd w:val="clear" w:color="000000" w:fill="FF0000"/>
            <w:noWrap/>
            <w:hideMark/>
          </w:tcPr>
          <w:p w14:paraId="0BD58EE6" w14:textId="77777777" w:rsidR="00934F34" w:rsidRPr="00212559" w:rsidRDefault="00934F34" w:rsidP="00934F34">
            <w:pPr>
              <w:rPr>
                <w:rFonts w:cs="Calibri"/>
                <w:b/>
                <w:bCs/>
                <w:color w:val="FFFFFF"/>
                <w:sz w:val="18"/>
                <w:szCs w:val="18"/>
              </w:rPr>
            </w:pPr>
            <w:r w:rsidRPr="00212559">
              <w:rPr>
                <w:rFonts w:cs="Calibri"/>
                <w:b/>
                <w:bCs/>
                <w:color w:val="FFFFFF"/>
                <w:sz w:val="18"/>
                <w:szCs w:val="18"/>
              </w:rPr>
              <w:t>Formato</w:t>
            </w:r>
          </w:p>
        </w:tc>
        <w:tc>
          <w:tcPr>
            <w:tcW w:w="1694" w:type="dxa"/>
            <w:tcBorders>
              <w:top w:val="single" w:sz="4" w:space="0" w:color="auto"/>
              <w:left w:val="nil"/>
              <w:bottom w:val="single" w:sz="4" w:space="0" w:color="auto"/>
              <w:right w:val="single" w:sz="4" w:space="0" w:color="auto"/>
            </w:tcBorders>
            <w:shd w:val="clear" w:color="000000" w:fill="FF0000"/>
          </w:tcPr>
          <w:p w14:paraId="7AFABEF5" w14:textId="2354F0A6" w:rsidR="00934F34" w:rsidRPr="00212559" w:rsidRDefault="00934F34" w:rsidP="00934F34">
            <w:pPr>
              <w:rPr>
                <w:rFonts w:cs="Calibri"/>
                <w:b/>
                <w:bCs/>
                <w:color w:val="FFFFFF"/>
                <w:sz w:val="18"/>
                <w:szCs w:val="18"/>
              </w:rPr>
            </w:pPr>
            <w:r>
              <w:rPr>
                <w:rFonts w:cs="Calibri"/>
                <w:b/>
                <w:bCs/>
                <w:color w:val="FFFFFF"/>
                <w:sz w:val="18"/>
                <w:szCs w:val="18"/>
              </w:rPr>
              <w:t xml:space="preserve">Aplicação na Origem </w:t>
            </w:r>
          </w:p>
        </w:tc>
        <w:tc>
          <w:tcPr>
            <w:tcW w:w="1701" w:type="dxa"/>
            <w:tcBorders>
              <w:top w:val="single" w:sz="4" w:space="0" w:color="auto"/>
              <w:left w:val="nil"/>
              <w:bottom w:val="single" w:sz="4" w:space="0" w:color="auto"/>
              <w:right w:val="single" w:sz="4" w:space="0" w:color="auto"/>
            </w:tcBorders>
            <w:shd w:val="clear" w:color="000000" w:fill="FF0000"/>
          </w:tcPr>
          <w:p w14:paraId="1D48F274" w14:textId="1438B89D" w:rsidR="00934F34" w:rsidRDefault="00E24A6F" w:rsidP="00934F34">
            <w:pPr>
              <w:rPr>
                <w:rFonts w:cs="Calibri"/>
                <w:b/>
                <w:bCs/>
                <w:color w:val="FFFFFF"/>
                <w:sz w:val="18"/>
                <w:szCs w:val="18"/>
              </w:rPr>
            </w:pPr>
            <w:r>
              <w:rPr>
                <w:rFonts w:cs="Calibri"/>
                <w:b/>
                <w:bCs/>
                <w:color w:val="FFFFFF"/>
                <w:sz w:val="18"/>
                <w:szCs w:val="18"/>
              </w:rPr>
              <w:t>Tabela</w:t>
            </w:r>
            <w:r w:rsidR="00934F34">
              <w:rPr>
                <w:rFonts w:cs="Calibri"/>
                <w:b/>
                <w:bCs/>
                <w:color w:val="FFFFFF"/>
                <w:sz w:val="18"/>
                <w:szCs w:val="18"/>
              </w:rPr>
              <w:t xml:space="preserve"> no Data Lake </w:t>
            </w:r>
          </w:p>
        </w:tc>
        <w:tc>
          <w:tcPr>
            <w:tcW w:w="1134" w:type="dxa"/>
            <w:tcBorders>
              <w:top w:val="single" w:sz="4" w:space="0" w:color="auto"/>
              <w:left w:val="nil"/>
              <w:bottom w:val="single" w:sz="4" w:space="0" w:color="auto"/>
              <w:right w:val="single" w:sz="4" w:space="0" w:color="auto"/>
            </w:tcBorders>
            <w:shd w:val="clear" w:color="000000" w:fill="FF0000"/>
          </w:tcPr>
          <w:p w14:paraId="2EEC5537" w14:textId="021B1C9F" w:rsidR="00934F34" w:rsidRDefault="00E24A6F" w:rsidP="00934F34">
            <w:pPr>
              <w:rPr>
                <w:rFonts w:cs="Calibri"/>
                <w:b/>
                <w:bCs/>
                <w:color w:val="FFFFFF"/>
                <w:sz w:val="18"/>
                <w:szCs w:val="18"/>
              </w:rPr>
            </w:pPr>
            <w:r>
              <w:rPr>
                <w:rFonts w:cs="Calibri"/>
                <w:b/>
                <w:bCs/>
                <w:color w:val="FFFFFF"/>
                <w:sz w:val="18"/>
                <w:szCs w:val="18"/>
              </w:rPr>
              <w:t xml:space="preserve">Campo </w:t>
            </w:r>
          </w:p>
        </w:tc>
        <w:tc>
          <w:tcPr>
            <w:tcW w:w="2126" w:type="dxa"/>
            <w:tcBorders>
              <w:top w:val="single" w:sz="4" w:space="0" w:color="auto"/>
              <w:left w:val="nil"/>
              <w:bottom w:val="single" w:sz="4" w:space="0" w:color="auto"/>
              <w:right w:val="single" w:sz="4" w:space="0" w:color="auto"/>
            </w:tcBorders>
            <w:shd w:val="clear" w:color="000000" w:fill="FF0000"/>
          </w:tcPr>
          <w:p w14:paraId="2D9E075D" w14:textId="1048CC54" w:rsidR="00934F34" w:rsidRDefault="00934F34" w:rsidP="00934F34">
            <w:pPr>
              <w:rPr>
                <w:rFonts w:cs="Calibri"/>
                <w:b/>
                <w:bCs/>
                <w:color w:val="FFFFFF"/>
                <w:sz w:val="18"/>
                <w:szCs w:val="18"/>
              </w:rPr>
            </w:pPr>
            <w:r>
              <w:rPr>
                <w:rFonts w:cs="Calibri"/>
                <w:b/>
                <w:bCs/>
                <w:color w:val="FFFFFF"/>
                <w:sz w:val="18"/>
                <w:szCs w:val="18"/>
              </w:rPr>
              <w:t>Condição</w:t>
            </w:r>
          </w:p>
        </w:tc>
      </w:tr>
      <w:tr w:rsidR="004E0FC9" w:rsidRPr="00212559" w14:paraId="53EB4950" w14:textId="6326F137"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60493645" w14:textId="77777777" w:rsidR="00934F34" w:rsidRPr="00212559" w:rsidRDefault="00934F34" w:rsidP="00934F34">
            <w:pPr>
              <w:rPr>
                <w:rFonts w:cs="Calibri"/>
                <w:color w:val="000000"/>
                <w:sz w:val="18"/>
                <w:szCs w:val="18"/>
              </w:rPr>
            </w:pPr>
            <w:r w:rsidRPr="00212559">
              <w:rPr>
                <w:rFonts w:cs="Calibri"/>
                <w:color w:val="000000"/>
                <w:sz w:val="18"/>
                <w:szCs w:val="18"/>
              </w:rPr>
              <w:t>tipologia</w:t>
            </w:r>
          </w:p>
        </w:tc>
        <w:tc>
          <w:tcPr>
            <w:tcW w:w="5494" w:type="dxa"/>
            <w:tcBorders>
              <w:top w:val="nil"/>
              <w:left w:val="nil"/>
              <w:bottom w:val="single" w:sz="4" w:space="0" w:color="auto"/>
              <w:right w:val="single" w:sz="4" w:space="0" w:color="auto"/>
            </w:tcBorders>
            <w:shd w:val="clear" w:color="auto" w:fill="auto"/>
            <w:noWrap/>
            <w:hideMark/>
          </w:tcPr>
          <w:p w14:paraId="73B3D5A5" w14:textId="77777777" w:rsidR="00934F34" w:rsidRPr="00212559" w:rsidRDefault="00934F34" w:rsidP="00934F34">
            <w:pPr>
              <w:rPr>
                <w:rFonts w:cs="Calibri"/>
                <w:color w:val="000000"/>
                <w:sz w:val="18"/>
                <w:szCs w:val="18"/>
              </w:rPr>
            </w:pPr>
            <w:r w:rsidRPr="00212559">
              <w:rPr>
                <w:rFonts w:cs="Calibri"/>
                <w:color w:val="000000"/>
                <w:sz w:val="18"/>
                <w:szCs w:val="18"/>
              </w:rPr>
              <w:t>Tipologia dos dados:</w:t>
            </w:r>
          </w:p>
          <w:p w14:paraId="199C8331" w14:textId="1D40FF01" w:rsidR="00934F34" w:rsidRPr="00E24A6F" w:rsidRDefault="00934F34" w:rsidP="00E24A6F">
            <w:pPr>
              <w:pStyle w:val="ListParagraph"/>
              <w:numPr>
                <w:ilvl w:val="0"/>
                <w:numId w:val="43"/>
              </w:numPr>
              <w:rPr>
                <w:rFonts w:cs="Calibri"/>
                <w:color w:val="000000"/>
                <w:sz w:val="18"/>
                <w:szCs w:val="18"/>
              </w:rPr>
            </w:pPr>
            <w:r w:rsidRPr="00212559">
              <w:rPr>
                <w:rFonts w:cs="Calibri"/>
                <w:color w:val="000000"/>
                <w:sz w:val="18"/>
                <w:szCs w:val="18"/>
              </w:rPr>
              <w:t xml:space="preserve">Esta tabela de interface inclui </w:t>
            </w:r>
            <w:r>
              <w:rPr>
                <w:rFonts w:cs="Calibri"/>
                <w:color w:val="000000"/>
                <w:sz w:val="18"/>
                <w:szCs w:val="18"/>
              </w:rPr>
              <w:t>processos/cauções</w:t>
            </w:r>
            <w:r w:rsidRPr="00212559">
              <w:rPr>
                <w:rFonts w:cs="Calibri"/>
                <w:color w:val="000000"/>
                <w:sz w:val="18"/>
                <w:szCs w:val="18"/>
              </w:rPr>
              <w:t xml:space="preserve"> de garantias reais. As garantias reais podem ser financeiras ou imobiliárias e são identificadas pelo código ‘FIN’ e ‘IMO’, respetivamente. </w:t>
            </w:r>
          </w:p>
        </w:tc>
        <w:tc>
          <w:tcPr>
            <w:tcW w:w="992" w:type="dxa"/>
            <w:tcBorders>
              <w:top w:val="nil"/>
              <w:left w:val="nil"/>
              <w:bottom w:val="single" w:sz="4" w:space="0" w:color="auto"/>
              <w:right w:val="single" w:sz="4" w:space="0" w:color="auto"/>
            </w:tcBorders>
            <w:shd w:val="clear" w:color="auto" w:fill="auto"/>
            <w:noWrap/>
            <w:hideMark/>
          </w:tcPr>
          <w:p w14:paraId="2461B862" w14:textId="77777777" w:rsidR="00934F34" w:rsidRPr="00212559" w:rsidRDefault="00934F34" w:rsidP="00934F34">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73E6332D" w14:textId="77777777" w:rsidR="004E0FC9" w:rsidRDefault="004E0FC9" w:rsidP="004E0FC9">
            <w:pPr>
              <w:rPr>
                <w:rFonts w:cs="Calibri"/>
                <w:color w:val="000000"/>
                <w:sz w:val="18"/>
                <w:szCs w:val="18"/>
              </w:rPr>
            </w:pPr>
            <w:r>
              <w:rPr>
                <w:rFonts w:cs="Calibri"/>
                <w:color w:val="000000"/>
                <w:sz w:val="18"/>
                <w:szCs w:val="18"/>
              </w:rPr>
              <w:t>MUG</w:t>
            </w:r>
          </w:p>
          <w:p w14:paraId="60D4E687" w14:textId="61464878"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2A180383" w14:textId="77777777" w:rsidR="004E0FC9" w:rsidRDefault="004E0FC9" w:rsidP="004E0FC9">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7C679E70" w14:textId="06CDF533"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05EFFBDF" w14:textId="5AAF09FA" w:rsidR="00934F34" w:rsidRDefault="004E0FC9" w:rsidP="00934F34">
            <w:pPr>
              <w:rPr>
                <w:rFonts w:cs="Calibri"/>
                <w:color w:val="000000"/>
                <w:sz w:val="18"/>
                <w:szCs w:val="18"/>
              </w:rPr>
            </w:pPr>
            <w:r>
              <w:rPr>
                <w:rFonts w:cs="Calibri"/>
                <w:color w:val="000000"/>
                <w:sz w:val="18"/>
                <w:szCs w:val="18"/>
              </w:rPr>
              <w:t>Tipologia</w:t>
            </w:r>
          </w:p>
        </w:tc>
        <w:tc>
          <w:tcPr>
            <w:tcW w:w="2126" w:type="dxa"/>
            <w:tcBorders>
              <w:top w:val="nil"/>
              <w:left w:val="nil"/>
              <w:bottom w:val="single" w:sz="4" w:space="0" w:color="auto"/>
              <w:right w:val="single" w:sz="4" w:space="0" w:color="auto"/>
            </w:tcBorders>
          </w:tcPr>
          <w:p w14:paraId="6800BFCB" w14:textId="4BAFF4A4" w:rsidR="00934F34" w:rsidRDefault="00934F34" w:rsidP="00934F34">
            <w:pPr>
              <w:rPr>
                <w:rFonts w:cs="Calibri"/>
                <w:color w:val="000000"/>
                <w:sz w:val="18"/>
                <w:szCs w:val="18"/>
              </w:rPr>
            </w:pPr>
          </w:p>
        </w:tc>
      </w:tr>
      <w:tr w:rsidR="004E0FC9" w:rsidRPr="00212559" w14:paraId="4719974C" w14:textId="335B4CC6"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0468675F" w14:textId="77777777" w:rsidR="00934F34" w:rsidRPr="00212559" w:rsidRDefault="00934F34" w:rsidP="00934F34">
            <w:pPr>
              <w:rPr>
                <w:rFonts w:cs="Calibri"/>
                <w:color w:val="000000"/>
                <w:sz w:val="18"/>
                <w:szCs w:val="18"/>
              </w:rPr>
            </w:pPr>
            <w:r w:rsidRPr="00212559">
              <w:rPr>
                <w:rFonts w:cs="Calibri"/>
                <w:color w:val="000000"/>
                <w:sz w:val="18"/>
                <w:szCs w:val="18"/>
              </w:rPr>
              <w:t>origem</w:t>
            </w:r>
          </w:p>
        </w:tc>
        <w:tc>
          <w:tcPr>
            <w:tcW w:w="5494" w:type="dxa"/>
            <w:tcBorders>
              <w:top w:val="nil"/>
              <w:left w:val="nil"/>
              <w:bottom w:val="single" w:sz="4" w:space="0" w:color="auto"/>
              <w:right w:val="single" w:sz="4" w:space="0" w:color="auto"/>
            </w:tcBorders>
            <w:shd w:val="clear" w:color="auto" w:fill="auto"/>
            <w:noWrap/>
            <w:hideMark/>
          </w:tcPr>
          <w:p w14:paraId="34524ACE" w14:textId="77777777" w:rsidR="00934F34" w:rsidRPr="00212559" w:rsidRDefault="00934F34" w:rsidP="00934F34">
            <w:pPr>
              <w:rPr>
                <w:rFonts w:cs="Calibri"/>
                <w:color w:val="000000"/>
                <w:sz w:val="18"/>
                <w:szCs w:val="18"/>
              </w:rPr>
            </w:pPr>
            <w:r w:rsidRPr="00212559">
              <w:rPr>
                <w:rFonts w:cs="Calibri"/>
                <w:color w:val="000000"/>
                <w:sz w:val="18"/>
                <w:szCs w:val="18"/>
              </w:rPr>
              <w:t>Código ID sistema origem da garantia (CS, GP, Lease):</w:t>
            </w:r>
          </w:p>
          <w:p w14:paraId="540C8984" w14:textId="77777777" w:rsidR="00934F34" w:rsidRPr="00212559" w:rsidRDefault="00934F34" w:rsidP="00934F34">
            <w:pPr>
              <w:pStyle w:val="ListParagraph"/>
              <w:numPr>
                <w:ilvl w:val="0"/>
                <w:numId w:val="8"/>
              </w:numPr>
              <w:rPr>
                <w:rFonts w:cs="Calibri"/>
                <w:color w:val="000000"/>
                <w:sz w:val="18"/>
                <w:szCs w:val="18"/>
              </w:rPr>
            </w:pPr>
            <w:r w:rsidRPr="00212559">
              <w:rPr>
                <w:rFonts w:cs="Calibri"/>
                <w:color w:val="000000"/>
                <w:sz w:val="18"/>
                <w:szCs w:val="18"/>
              </w:rPr>
              <w:t xml:space="preserve">Campo que indica a aplicação de origem do registo. </w:t>
            </w:r>
          </w:p>
          <w:p w14:paraId="4501FEBE" w14:textId="0F10822A" w:rsidR="00934F34" w:rsidRPr="00212559" w:rsidRDefault="00934F34" w:rsidP="00337C95">
            <w:pPr>
              <w:pStyle w:val="ListParagraph"/>
              <w:numPr>
                <w:ilvl w:val="0"/>
                <w:numId w:val="8"/>
              </w:numPr>
              <w:rPr>
                <w:rFonts w:cs="Calibri"/>
                <w:color w:val="000000"/>
                <w:sz w:val="18"/>
                <w:szCs w:val="18"/>
              </w:rPr>
            </w:pPr>
            <w:r w:rsidRPr="00212559">
              <w:rPr>
                <w:rFonts w:cs="Calibri"/>
                <w:color w:val="000000"/>
                <w:sz w:val="18"/>
                <w:szCs w:val="18"/>
              </w:rPr>
              <w:t>Tal como o universo do MUG, esta tabela de interface contempla registos das origens: CS, GP, Leasing (provenientes da aplicação Lease e identificados com ‘LEA’).</w:t>
            </w:r>
            <w:r w:rsidRPr="00212559">
              <w:rPr>
                <w:rFonts w:cs="Calibri"/>
                <w:color w:val="FF5A5A" w:themeColor="accent1" w:themeTint="99"/>
                <w:sz w:val="18"/>
                <w:szCs w:val="18"/>
              </w:rPr>
              <w:t xml:space="preserve"> </w:t>
            </w:r>
          </w:p>
        </w:tc>
        <w:tc>
          <w:tcPr>
            <w:tcW w:w="992" w:type="dxa"/>
            <w:tcBorders>
              <w:top w:val="nil"/>
              <w:left w:val="nil"/>
              <w:bottom w:val="single" w:sz="4" w:space="0" w:color="auto"/>
              <w:right w:val="single" w:sz="4" w:space="0" w:color="auto"/>
            </w:tcBorders>
            <w:shd w:val="clear" w:color="auto" w:fill="auto"/>
            <w:noWrap/>
            <w:hideMark/>
          </w:tcPr>
          <w:p w14:paraId="7896AA8B" w14:textId="77777777" w:rsidR="00934F34" w:rsidRPr="00212559" w:rsidRDefault="00934F34" w:rsidP="00934F34">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7CAF5ECA" w14:textId="77777777" w:rsidR="004E0FC9" w:rsidRDefault="004E0FC9" w:rsidP="004E0FC9">
            <w:pPr>
              <w:rPr>
                <w:rFonts w:cs="Calibri"/>
                <w:color w:val="000000"/>
                <w:sz w:val="18"/>
                <w:szCs w:val="18"/>
              </w:rPr>
            </w:pPr>
            <w:r>
              <w:rPr>
                <w:rFonts w:cs="Calibri"/>
                <w:color w:val="000000"/>
                <w:sz w:val="18"/>
                <w:szCs w:val="18"/>
              </w:rPr>
              <w:t>MUG</w:t>
            </w:r>
          </w:p>
          <w:p w14:paraId="77EBA90E" w14:textId="6ED47267"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1C5D071E" w14:textId="77777777" w:rsidR="004E0FC9" w:rsidRDefault="004E0FC9" w:rsidP="004E0FC9">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1002AB1E" w14:textId="6EF988C2"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6E77C377" w14:textId="6E0E20DC" w:rsidR="00934F34" w:rsidRDefault="004E0FC9" w:rsidP="00934F34">
            <w:pPr>
              <w:rPr>
                <w:rFonts w:cs="Calibri"/>
                <w:color w:val="000000"/>
                <w:sz w:val="18"/>
                <w:szCs w:val="18"/>
              </w:rPr>
            </w:pPr>
            <w:r>
              <w:rPr>
                <w:rFonts w:cs="Calibri"/>
                <w:color w:val="000000"/>
                <w:sz w:val="18"/>
                <w:szCs w:val="18"/>
              </w:rPr>
              <w:t>Origem</w:t>
            </w:r>
          </w:p>
        </w:tc>
        <w:tc>
          <w:tcPr>
            <w:tcW w:w="2126" w:type="dxa"/>
            <w:tcBorders>
              <w:top w:val="nil"/>
              <w:left w:val="nil"/>
              <w:bottom w:val="single" w:sz="4" w:space="0" w:color="auto"/>
              <w:right w:val="single" w:sz="4" w:space="0" w:color="auto"/>
            </w:tcBorders>
          </w:tcPr>
          <w:p w14:paraId="509D18DA" w14:textId="4DADA816" w:rsidR="00934F34" w:rsidRDefault="00934F34" w:rsidP="00934F34">
            <w:pPr>
              <w:rPr>
                <w:rFonts w:cs="Calibri"/>
                <w:color w:val="000000"/>
                <w:sz w:val="18"/>
                <w:szCs w:val="18"/>
              </w:rPr>
            </w:pPr>
          </w:p>
        </w:tc>
      </w:tr>
      <w:tr w:rsidR="004E0FC9" w:rsidRPr="00212559" w14:paraId="2537BB36" w14:textId="34868452"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3BCE21BD" w14:textId="77777777" w:rsidR="00934F34" w:rsidRPr="00212559" w:rsidRDefault="00934F34" w:rsidP="00934F34">
            <w:pPr>
              <w:rPr>
                <w:rFonts w:cs="Calibri"/>
                <w:color w:val="000000"/>
                <w:sz w:val="18"/>
                <w:szCs w:val="18"/>
              </w:rPr>
            </w:pPr>
            <w:r w:rsidRPr="00212559">
              <w:rPr>
                <w:rFonts w:cs="Calibri"/>
                <w:color w:val="000000"/>
                <w:sz w:val="18"/>
                <w:szCs w:val="18"/>
              </w:rPr>
              <w:t>datdados</w:t>
            </w:r>
          </w:p>
        </w:tc>
        <w:tc>
          <w:tcPr>
            <w:tcW w:w="5494" w:type="dxa"/>
            <w:tcBorders>
              <w:top w:val="nil"/>
              <w:left w:val="nil"/>
              <w:bottom w:val="single" w:sz="4" w:space="0" w:color="auto"/>
              <w:right w:val="single" w:sz="4" w:space="0" w:color="auto"/>
            </w:tcBorders>
            <w:shd w:val="clear" w:color="auto" w:fill="auto"/>
            <w:noWrap/>
            <w:hideMark/>
          </w:tcPr>
          <w:p w14:paraId="6DF13569" w14:textId="77777777" w:rsidR="00934F34" w:rsidRPr="00212559" w:rsidRDefault="00934F34" w:rsidP="00934F34">
            <w:pPr>
              <w:rPr>
                <w:rFonts w:cs="Calibri"/>
                <w:color w:val="000000"/>
                <w:sz w:val="18"/>
                <w:szCs w:val="18"/>
              </w:rPr>
            </w:pPr>
            <w:r w:rsidRPr="00212559">
              <w:rPr>
                <w:rFonts w:cs="Calibri"/>
                <w:color w:val="000000"/>
                <w:sz w:val="18"/>
                <w:szCs w:val="18"/>
              </w:rPr>
              <w:t>Data dos dados:</w:t>
            </w:r>
          </w:p>
          <w:p w14:paraId="599AF09C" w14:textId="77777777" w:rsidR="00934F34" w:rsidRPr="00212559" w:rsidRDefault="00934F34" w:rsidP="00934F34">
            <w:pPr>
              <w:pStyle w:val="ListParagraph"/>
              <w:numPr>
                <w:ilvl w:val="0"/>
                <w:numId w:val="8"/>
              </w:numPr>
              <w:rPr>
                <w:rFonts w:cs="Calibri"/>
                <w:color w:val="000000"/>
                <w:sz w:val="18"/>
                <w:szCs w:val="18"/>
              </w:rPr>
            </w:pPr>
            <w:r w:rsidRPr="00212559">
              <w:rPr>
                <w:rFonts w:cs="Calibri"/>
                <w:color w:val="000000"/>
                <w:sz w:val="18"/>
                <w:szCs w:val="18"/>
              </w:rPr>
              <w:t xml:space="preserve">Este campo refere-se à data dos dados que, por norma, é equivalente à partição temporal da tabela (‘ref_date’). No entanto, quando o último dia do mês não é útil, é criada uma cópia da tabela </w:t>
            </w:r>
            <w:r w:rsidRPr="00A84B21">
              <w:rPr>
                <w:rFonts w:cs="Calibri"/>
                <w:i/>
                <w:color w:val="000000"/>
                <w:sz w:val="18"/>
                <w:szCs w:val="18"/>
              </w:rPr>
              <w:t>cd_garantias.</w:t>
            </w:r>
            <w:r w:rsidRPr="00A84B21">
              <w:rPr>
                <w:rFonts w:cs="Calibri"/>
                <w:i/>
                <w:sz w:val="18"/>
                <w:szCs w:val="18"/>
              </w:rPr>
              <w:t>gt017_report_biyr9520</w:t>
            </w:r>
            <w:r w:rsidRPr="00212559">
              <w:rPr>
                <w:rFonts w:cs="Calibri"/>
                <w:sz w:val="18"/>
                <w:szCs w:val="18"/>
              </w:rPr>
              <w:t xml:space="preserve"> no </w:t>
            </w:r>
            <w:r w:rsidRPr="00212559">
              <w:rPr>
                <w:rFonts w:cs="Calibri"/>
                <w:color w:val="000000"/>
                <w:sz w:val="18"/>
                <w:szCs w:val="18"/>
              </w:rPr>
              <w:t>último dia útil do mês e é atribuída a partição temporal do último dia do mês. Nestes casos, é possível verificar que o campo ‘datdados’ indica a data de referência do último dia útil e a ‘ref_date’ indica o último dia do mês.</w:t>
            </w:r>
            <w:r w:rsidRPr="00212559">
              <w:rPr>
                <w:rFonts w:cs="Calibri"/>
                <w:color w:val="FF5A5A" w:themeColor="accent1" w:themeTint="99"/>
                <w:sz w:val="18"/>
                <w:szCs w:val="18"/>
              </w:rPr>
              <w:t xml:space="preserve"> </w:t>
            </w:r>
          </w:p>
        </w:tc>
        <w:tc>
          <w:tcPr>
            <w:tcW w:w="992" w:type="dxa"/>
            <w:tcBorders>
              <w:top w:val="nil"/>
              <w:left w:val="nil"/>
              <w:bottom w:val="single" w:sz="4" w:space="0" w:color="auto"/>
              <w:right w:val="single" w:sz="4" w:space="0" w:color="auto"/>
            </w:tcBorders>
            <w:shd w:val="clear" w:color="auto" w:fill="auto"/>
            <w:noWrap/>
            <w:hideMark/>
          </w:tcPr>
          <w:p w14:paraId="280D6711" w14:textId="77777777" w:rsidR="00934F34" w:rsidRPr="00212559" w:rsidRDefault="00934F34" w:rsidP="00934F34">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3C63FBDB" w14:textId="77777777" w:rsidR="004E0FC9" w:rsidRDefault="004E0FC9" w:rsidP="004E0FC9">
            <w:pPr>
              <w:rPr>
                <w:rFonts w:cs="Calibri"/>
                <w:color w:val="000000"/>
                <w:sz w:val="18"/>
                <w:szCs w:val="18"/>
              </w:rPr>
            </w:pPr>
            <w:r>
              <w:rPr>
                <w:rFonts w:cs="Calibri"/>
                <w:color w:val="000000"/>
                <w:sz w:val="18"/>
                <w:szCs w:val="18"/>
              </w:rPr>
              <w:t>MUG</w:t>
            </w:r>
          </w:p>
          <w:p w14:paraId="5E8867FE" w14:textId="62C1C497"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7E1C86CF" w14:textId="77777777" w:rsidR="004E0FC9" w:rsidRDefault="004E0FC9" w:rsidP="004E0FC9">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1823A5F6" w14:textId="4B6921C9"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2A699E32" w14:textId="4C37533F" w:rsidR="00934F34" w:rsidRDefault="004E0FC9" w:rsidP="00934F34">
            <w:pPr>
              <w:rPr>
                <w:rFonts w:cs="Calibri"/>
                <w:color w:val="000000"/>
                <w:sz w:val="18"/>
                <w:szCs w:val="18"/>
              </w:rPr>
            </w:pPr>
            <w:r w:rsidRPr="004E0FC9">
              <w:rPr>
                <w:rFonts w:cs="Calibri"/>
                <w:color w:val="000000"/>
                <w:sz w:val="18"/>
                <w:szCs w:val="18"/>
              </w:rPr>
              <w:t>REF_DATE</w:t>
            </w:r>
          </w:p>
        </w:tc>
        <w:tc>
          <w:tcPr>
            <w:tcW w:w="2126" w:type="dxa"/>
            <w:tcBorders>
              <w:top w:val="nil"/>
              <w:left w:val="nil"/>
              <w:bottom w:val="single" w:sz="4" w:space="0" w:color="auto"/>
              <w:right w:val="single" w:sz="4" w:space="0" w:color="auto"/>
            </w:tcBorders>
          </w:tcPr>
          <w:p w14:paraId="278F06B2" w14:textId="317566DF" w:rsidR="00934F34" w:rsidRDefault="00934F34" w:rsidP="00934F34">
            <w:pPr>
              <w:rPr>
                <w:rFonts w:cs="Calibri"/>
                <w:color w:val="000000"/>
                <w:sz w:val="18"/>
                <w:szCs w:val="18"/>
              </w:rPr>
            </w:pPr>
          </w:p>
        </w:tc>
      </w:tr>
      <w:tr w:rsidR="004E0FC9" w:rsidRPr="00212559" w14:paraId="180437CF" w14:textId="02C2ABEC"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6615DDC2" w14:textId="77777777" w:rsidR="00934F34" w:rsidRPr="00212559" w:rsidRDefault="00934F34" w:rsidP="00934F34">
            <w:pPr>
              <w:rPr>
                <w:rFonts w:cs="Calibri"/>
                <w:color w:val="000000"/>
                <w:sz w:val="18"/>
                <w:szCs w:val="18"/>
              </w:rPr>
            </w:pPr>
            <w:r w:rsidRPr="00212559">
              <w:rPr>
                <w:rFonts w:cs="Calibri"/>
                <w:color w:val="000000"/>
                <w:sz w:val="18"/>
                <w:szCs w:val="18"/>
              </w:rPr>
              <w:t>empresabg</w:t>
            </w:r>
          </w:p>
        </w:tc>
        <w:tc>
          <w:tcPr>
            <w:tcW w:w="5494" w:type="dxa"/>
            <w:tcBorders>
              <w:top w:val="nil"/>
              <w:left w:val="nil"/>
              <w:bottom w:val="single" w:sz="4" w:space="0" w:color="auto"/>
              <w:right w:val="single" w:sz="4" w:space="0" w:color="auto"/>
            </w:tcBorders>
            <w:shd w:val="clear" w:color="auto" w:fill="auto"/>
            <w:noWrap/>
            <w:hideMark/>
          </w:tcPr>
          <w:p w14:paraId="6FE93ED4" w14:textId="77777777" w:rsidR="00934F34" w:rsidRPr="00212559" w:rsidRDefault="00934F34" w:rsidP="00934F34">
            <w:pPr>
              <w:rPr>
                <w:rFonts w:cs="Calibri"/>
                <w:color w:val="000000"/>
                <w:sz w:val="18"/>
                <w:szCs w:val="18"/>
              </w:rPr>
            </w:pPr>
            <w:r w:rsidRPr="00212559">
              <w:rPr>
                <w:rFonts w:cs="Calibri"/>
                <w:color w:val="000000"/>
                <w:sz w:val="18"/>
                <w:szCs w:val="18"/>
              </w:rPr>
              <w:t>Empresa BG:</w:t>
            </w:r>
          </w:p>
          <w:p w14:paraId="621C45AC" w14:textId="77777777" w:rsidR="00934F34" w:rsidRPr="00212559" w:rsidRDefault="00934F34" w:rsidP="00934F34">
            <w:pPr>
              <w:pStyle w:val="ListParagraph"/>
              <w:numPr>
                <w:ilvl w:val="0"/>
                <w:numId w:val="8"/>
              </w:numPr>
              <w:rPr>
                <w:rFonts w:cs="Calibri"/>
                <w:color w:val="000000"/>
                <w:sz w:val="18"/>
                <w:szCs w:val="18"/>
              </w:rPr>
            </w:pPr>
            <w:r w:rsidRPr="00212559">
              <w:rPr>
                <w:rFonts w:cs="Calibri"/>
                <w:color w:val="000000"/>
                <w:sz w:val="18"/>
                <w:szCs w:val="18"/>
              </w:rPr>
              <w:t>Este campo está sempre preenchido com o código ‘0018’, referentes à empresa operativa onde o contrato está registado. Neste caso, todos os registos são registados no Banco Santander Totta.</w:t>
            </w:r>
          </w:p>
        </w:tc>
        <w:tc>
          <w:tcPr>
            <w:tcW w:w="992" w:type="dxa"/>
            <w:tcBorders>
              <w:top w:val="nil"/>
              <w:left w:val="nil"/>
              <w:bottom w:val="single" w:sz="4" w:space="0" w:color="auto"/>
              <w:right w:val="single" w:sz="4" w:space="0" w:color="auto"/>
            </w:tcBorders>
            <w:shd w:val="clear" w:color="auto" w:fill="auto"/>
            <w:noWrap/>
            <w:hideMark/>
          </w:tcPr>
          <w:p w14:paraId="71A9BEA8" w14:textId="77777777" w:rsidR="00934F34" w:rsidRPr="00212559" w:rsidRDefault="00934F34" w:rsidP="00934F34">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2F348F1A" w14:textId="77777777" w:rsidR="004E0FC9" w:rsidRDefault="004E0FC9" w:rsidP="004E0FC9">
            <w:pPr>
              <w:rPr>
                <w:rFonts w:cs="Calibri"/>
                <w:color w:val="000000"/>
                <w:sz w:val="18"/>
                <w:szCs w:val="18"/>
              </w:rPr>
            </w:pPr>
            <w:r>
              <w:rPr>
                <w:rFonts w:cs="Calibri"/>
                <w:color w:val="000000"/>
                <w:sz w:val="18"/>
                <w:szCs w:val="18"/>
              </w:rPr>
              <w:t>MUG</w:t>
            </w:r>
          </w:p>
          <w:p w14:paraId="070B75C7" w14:textId="0E62AB18"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08DE0008" w14:textId="31F8F6DC"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5120ABD0" w14:textId="235736DC" w:rsidR="00934F34" w:rsidRDefault="00934F34" w:rsidP="00934F34">
            <w:pPr>
              <w:rPr>
                <w:rFonts w:cs="Calibri"/>
                <w:color w:val="000000"/>
                <w:sz w:val="18"/>
                <w:szCs w:val="18"/>
              </w:rPr>
            </w:pPr>
          </w:p>
        </w:tc>
        <w:tc>
          <w:tcPr>
            <w:tcW w:w="2126" w:type="dxa"/>
            <w:tcBorders>
              <w:top w:val="nil"/>
              <w:left w:val="nil"/>
              <w:bottom w:val="single" w:sz="4" w:space="0" w:color="auto"/>
              <w:right w:val="single" w:sz="4" w:space="0" w:color="auto"/>
            </w:tcBorders>
          </w:tcPr>
          <w:p w14:paraId="014A3EE6" w14:textId="786590D7" w:rsidR="00934F34" w:rsidRDefault="00934F34" w:rsidP="00934F34">
            <w:pPr>
              <w:rPr>
                <w:rFonts w:cs="Calibri"/>
                <w:color w:val="000000"/>
                <w:sz w:val="18"/>
                <w:szCs w:val="18"/>
              </w:rPr>
            </w:pPr>
          </w:p>
        </w:tc>
      </w:tr>
      <w:tr w:rsidR="004E0FC9" w:rsidRPr="00212559" w14:paraId="24D99CD3" w14:textId="20AC0335" w:rsidTr="004E0FC9">
        <w:trPr>
          <w:trHeight w:val="290"/>
        </w:trPr>
        <w:tc>
          <w:tcPr>
            <w:tcW w:w="1877" w:type="dxa"/>
            <w:tcBorders>
              <w:top w:val="single" w:sz="4" w:space="0" w:color="auto"/>
              <w:left w:val="single" w:sz="4" w:space="0" w:color="auto"/>
              <w:bottom w:val="single" w:sz="4" w:space="0" w:color="auto"/>
              <w:right w:val="single" w:sz="4" w:space="0" w:color="auto"/>
            </w:tcBorders>
            <w:shd w:val="clear" w:color="000000" w:fill="F2F2F2"/>
            <w:hideMark/>
          </w:tcPr>
          <w:p w14:paraId="74DDAE94" w14:textId="77777777" w:rsidR="00934F34" w:rsidRPr="00212559" w:rsidRDefault="00934F34" w:rsidP="00934F34">
            <w:pPr>
              <w:rPr>
                <w:rFonts w:cs="Calibri"/>
                <w:color w:val="000000"/>
                <w:sz w:val="18"/>
                <w:szCs w:val="18"/>
              </w:rPr>
            </w:pPr>
            <w:r w:rsidRPr="00212559">
              <w:rPr>
                <w:rFonts w:cs="Calibri"/>
                <w:color w:val="000000"/>
                <w:sz w:val="18"/>
                <w:szCs w:val="18"/>
              </w:rPr>
              <w:t>cglobgar</w:t>
            </w:r>
          </w:p>
        </w:tc>
        <w:tc>
          <w:tcPr>
            <w:tcW w:w="5494" w:type="dxa"/>
            <w:tcBorders>
              <w:top w:val="single" w:sz="4" w:space="0" w:color="auto"/>
              <w:left w:val="nil"/>
              <w:bottom w:val="single" w:sz="4" w:space="0" w:color="auto"/>
              <w:right w:val="single" w:sz="4" w:space="0" w:color="auto"/>
            </w:tcBorders>
            <w:shd w:val="clear" w:color="auto" w:fill="auto"/>
            <w:noWrap/>
            <w:hideMark/>
          </w:tcPr>
          <w:p w14:paraId="777F4E50" w14:textId="77777777" w:rsidR="00934F34" w:rsidRPr="00212559" w:rsidRDefault="00934F34" w:rsidP="00934F34">
            <w:pPr>
              <w:rPr>
                <w:rFonts w:cs="Calibri"/>
                <w:color w:val="000000"/>
                <w:sz w:val="18"/>
                <w:szCs w:val="18"/>
              </w:rPr>
            </w:pPr>
            <w:r w:rsidRPr="00212559">
              <w:rPr>
                <w:rFonts w:cs="Calibri"/>
                <w:color w:val="000000"/>
                <w:sz w:val="18"/>
                <w:szCs w:val="18"/>
              </w:rPr>
              <w:t>Código global garantia:</w:t>
            </w:r>
          </w:p>
          <w:p w14:paraId="69EC384A" w14:textId="77777777" w:rsidR="00934F34" w:rsidRPr="00212559" w:rsidRDefault="00934F34" w:rsidP="00934F34">
            <w:pPr>
              <w:pStyle w:val="ListParagraph"/>
              <w:numPr>
                <w:ilvl w:val="0"/>
                <w:numId w:val="8"/>
              </w:numPr>
              <w:rPr>
                <w:rFonts w:cs="Calibri"/>
                <w:color w:val="000000"/>
                <w:sz w:val="18"/>
                <w:szCs w:val="18"/>
              </w:rPr>
            </w:pPr>
            <w:r w:rsidRPr="00212559">
              <w:rPr>
                <w:rFonts w:cs="Calibri"/>
                <w:color w:val="000000"/>
                <w:sz w:val="18"/>
                <w:szCs w:val="18"/>
              </w:rPr>
              <w:t xml:space="preserve">Campo que indica a chave única de identificação da garantia. </w:t>
            </w:r>
          </w:p>
          <w:p w14:paraId="26385802" w14:textId="77777777" w:rsidR="00934F34" w:rsidRPr="00212559" w:rsidRDefault="00934F34" w:rsidP="00934F34">
            <w:pPr>
              <w:pStyle w:val="ListParagraph"/>
              <w:numPr>
                <w:ilvl w:val="0"/>
                <w:numId w:val="8"/>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single" w:sz="4" w:space="0" w:color="auto"/>
              <w:left w:val="nil"/>
              <w:bottom w:val="single" w:sz="4" w:space="0" w:color="auto"/>
              <w:right w:val="single" w:sz="4" w:space="0" w:color="auto"/>
            </w:tcBorders>
            <w:shd w:val="clear" w:color="auto" w:fill="auto"/>
            <w:noWrap/>
            <w:hideMark/>
          </w:tcPr>
          <w:p w14:paraId="5A95187F" w14:textId="77777777" w:rsidR="00934F34" w:rsidRPr="00212559" w:rsidRDefault="00934F34" w:rsidP="00934F34">
            <w:pPr>
              <w:rPr>
                <w:rFonts w:cs="Calibri"/>
                <w:color w:val="000000"/>
                <w:sz w:val="18"/>
                <w:szCs w:val="18"/>
              </w:rPr>
            </w:pPr>
            <w:r w:rsidRPr="00212559">
              <w:rPr>
                <w:rFonts w:cs="Calibri"/>
                <w:color w:val="000000"/>
                <w:sz w:val="18"/>
                <w:szCs w:val="18"/>
              </w:rPr>
              <w:t>String</w:t>
            </w:r>
          </w:p>
        </w:tc>
        <w:tc>
          <w:tcPr>
            <w:tcW w:w="1694" w:type="dxa"/>
            <w:tcBorders>
              <w:top w:val="single" w:sz="4" w:space="0" w:color="auto"/>
              <w:left w:val="nil"/>
              <w:bottom w:val="single" w:sz="4" w:space="0" w:color="auto"/>
              <w:right w:val="single" w:sz="4" w:space="0" w:color="auto"/>
            </w:tcBorders>
          </w:tcPr>
          <w:p w14:paraId="5CA24B27" w14:textId="77777777" w:rsidR="004E0FC9" w:rsidRDefault="004E0FC9" w:rsidP="004E0FC9">
            <w:pPr>
              <w:rPr>
                <w:rFonts w:cs="Calibri"/>
                <w:color w:val="000000"/>
                <w:sz w:val="18"/>
                <w:szCs w:val="18"/>
              </w:rPr>
            </w:pPr>
            <w:r>
              <w:rPr>
                <w:rFonts w:cs="Calibri"/>
                <w:color w:val="000000"/>
                <w:sz w:val="18"/>
                <w:szCs w:val="18"/>
              </w:rPr>
              <w:t>MUG</w:t>
            </w:r>
          </w:p>
          <w:p w14:paraId="7A4F4B2D" w14:textId="5929FC18"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137B9AC" w14:textId="60EF3FA5" w:rsidR="00934F34" w:rsidRDefault="00934F34" w:rsidP="00934F34">
            <w:pPr>
              <w:rPr>
                <w:rFonts w:cs="Calibri"/>
                <w:color w:val="000000"/>
                <w:sz w:val="18"/>
                <w:szCs w:val="18"/>
              </w:rPr>
            </w:pPr>
          </w:p>
        </w:tc>
        <w:tc>
          <w:tcPr>
            <w:tcW w:w="1134" w:type="dxa"/>
            <w:tcBorders>
              <w:top w:val="single" w:sz="4" w:space="0" w:color="auto"/>
              <w:left w:val="nil"/>
              <w:bottom w:val="single" w:sz="4" w:space="0" w:color="auto"/>
              <w:right w:val="single" w:sz="4" w:space="0" w:color="auto"/>
            </w:tcBorders>
          </w:tcPr>
          <w:p w14:paraId="2102A6AA" w14:textId="1388DE87" w:rsidR="00934F34" w:rsidRDefault="00934F34" w:rsidP="00934F34">
            <w:pPr>
              <w:rPr>
                <w:rFonts w:cs="Calibri"/>
                <w:color w:val="000000"/>
                <w:sz w:val="18"/>
                <w:szCs w:val="18"/>
              </w:rPr>
            </w:pPr>
          </w:p>
        </w:tc>
        <w:tc>
          <w:tcPr>
            <w:tcW w:w="2126" w:type="dxa"/>
            <w:tcBorders>
              <w:top w:val="single" w:sz="4" w:space="0" w:color="auto"/>
              <w:left w:val="nil"/>
              <w:bottom w:val="single" w:sz="4" w:space="0" w:color="auto"/>
              <w:right w:val="single" w:sz="4" w:space="0" w:color="auto"/>
            </w:tcBorders>
          </w:tcPr>
          <w:p w14:paraId="0203D0C5" w14:textId="43E88CD5" w:rsidR="00934F34" w:rsidRDefault="00934F34" w:rsidP="00934F34">
            <w:pPr>
              <w:rPr>
                <w:rFonts w:cs="Calibri"/>
                <w:color w:val="000000"/>
                <w:sz w:val="18"/>
                <w:szCs w:val="18"/>
              </w:rPr>
            </w:pPr>
          </w:p>
        </w:tc>
      </w:tr>
      <w:tr w:rsidR="004E0FC9" w:rsidRPr="00212559" w14:paraId="31A19FFE" w14:textId="638DA4A7" w:rsidTr="004E0FC9">
        <w:trPr>
          <w:trHeight w:val="290"/>
        </w:trPr>
        <w:tc>
          <w:tcPr>
            <w:tcW w:w="1877" w:type="dxa"/>
            <w:tcBorders>
              <w:top w:val="single" w:sz="4" w:space="0" w:color="auto"/>
              <w:left w:val="single" w:sz="4" w:space="0" w:color="auto"/>
              <w:bottom w:val="single" w:sz="4" w:space="0" w:color="auto"/>
              <w:right w:val="single" w:sz="4" w:space="0" w:color="auto"/>
            </w:tcBorders>
            <w:shd w:val="clear" w:color="000000" w:fill="F2F2F2"/>
            <w:hideMark/>
          </w:tcPr>
          <w:p w14:paraId="4B621894" w14:textId="77777777" w:rsidR="00934F34" w:rsidRPr="00212559" w:rsidRDefault="00934F34" w:rsidP="00934F34">
            <w:pPr>
              <w:rPr>
                <w:rFonts w:cs="Calibri"/>
                <w:color w:val="000000"/>
                <w:sz w:val="18"/>
                <w:szCs w:val="18"/>
              </w:rPr>
            </w:pPr>
            <w:r w:rsidRPr="00212559">
              <w:rPr>
                <w:rFonts w:cs="Calibri"/>
                <w:color w:val="000000"/>
                <w:sz w:val="18"/>
                <w:szCs w:val="18"/>
              </w:rPr>
              <w:t>dtavalia</w:t>
            </w:r>
          </w:p>
        </w:tc>
        <w:tc>
          <w:tcPr>
            <w:tcW w:w="5494" w:type="dxa"/>
            <w:tcBorders>
              <w:top w:val="single" w:sz="4" w:space="0" w:color="auto"/>
              <w:left w:val="nil"/>
              <w:bottom w:val="single" w:sz="4" w:space="0" w:color="auto"/>
              <w:right w:val="single" w:sz="4" w:space="0" w:color="auto"/>
            </w:tcBorders>
            <w:shd w:val="clear" w:color="auto" w:fill="auto"/>
            <w:noWrap/>
            <w:hideMark/>
          </w:tcPr>
          <w:p w14:paraId="0D55BC03" w14:textId="77777777" w:rsidR="00934F34" w:rsidRPr="00212559" w:rsidRDefault="00934F34" w:rsidP="00934F34">
            <w:pPr>
              <w:rPr>
                <w:rFonts w:cs="Calibri"/>
                <w:color w:val="000000"/>
                <w:sz w:val="18"/>
                <w:szCs w:val="18"/>
              </w:rPr>
            </w:pPr>
            <w:r w:rsidRPr="00212559">
              <w:rPr>
                <w:rFonts w:cs="Calibri"/>
                <w:color w:val="000000"/>
                <w:sz w:val="18"/>
                <w:szCs w:val="18"/>
              </w:rPr>
              <w:t>Data de avaliação atual</w:t>
            </w:r>
          </w:p>
          <w:p w14:paraId="2D1A7531" w14:textId="77777777" w:rsidR="00934F34" w:rsidRPr="00212559" w:rsidRDefault="00934F34" w:rsidP="00934F34">
            <w:pPr>
              <w:pStyle w:val="ListParagraph"/>
              <w:numPr>
                <w:ilvl w:val="0"/>
                <w:numId w:val="29"/>
              </w:numPr>
              <w:rPr>
                <w:rFonts w:cs="Calibri"/>
                <w:color w:val="000000"/>
                <w:sz w:val="18"/>
                <w:szCs w:val="18"/>
              </w:rPr>
            </w:pPr>
            <w:r w:rsidRPr="00212559">
              <w:rPr>
                <w:rFonts w:cs="Calibri"/>
                <w:color w:val="000000"/>
                <w:sz w:val="18"/>
                <w:szCs w:val="18"/>
              </w:rPr>
              <w:t>Para bens imóveis, esta data corresponde à data de avaliação do imóvel mais recente.</w:t>
            </w:r>
          </w:p>
          <w:p w14:paraId="6B0E91D2" w14:textId="77777777" w:rsidR="00934F34" w:rsidRPr="00212559" w:rsidRDefault="00934F34" w:rsidP="00934F34">
            <w:pPr>
              <w:pStyle w:val="ListParagraph"/>
              <w:numPr>
                <w:ilvl w:val="0"/>
                <w:numId w:val="29"/>
              </w:numPr>
              <w:rPr>
                <w:rFonts w:cs="Calibri"/>
                <w:color w:val="000000"/>
                <w:sz w:val="18"/>
                <w:szCs w:val="18"/>
              </w:rPr>
            </w:pPr>
            <w:r w:rsidRPr="00212559">
              <w:rPr>
                <w:rFonts w:cs="Calibri"/>
                <w:color w:val="000000"/>
                <w:sz w:val="18"/>
                <w:szCs w:val="18"/>
              </w:rPr>
              <w:t>Para as restantes tipologias de garantias, esta data equivale à última data útil de referência dos dados.</w:t>
            </w:r>
          </w:p>
          <w:p w14:paraId="28FD07E5" w14:textId="77777777" w:rsidR="00934F34" w:rsidRPr="00212559" w:rsidRDefault="00934F34" w:rsidP="00934F34">
            <w:pPr>
              <w:pStyle w:val="ListParagraph"/>
              <w:numPr>
                <w:ilvl w:val="0"/>
                <w:numId w:val="29"/>
              </w:numPr>
              <w:rPr>
                <w:rFonts w:cs="Calibri"/>
                <w:color w:val="000000"/>
                <w:sz w:val="18"/>
                <w:szCs w:val="18"/>
              </w:rPr>
            </w:pPr>
            <w:r w:rsidRPr="00212559">
              <w:rPr>
                <w:rFonts w:cs="Calibri"/>
                <w:color w:val="000000"/>
                <w:sz w:val="18"/>
                <w:szCs w:val="18"/>
              </w:rPr>
              <w:lastRenderedPageBreak/>
              <w:t>Todas as datas no modelo respeitam o formato ‘aaaa-mm-dd’ .</w:t>
            </w:r>
          </w:p>
        </w:tc>
        <w:tc>
          <w:tcPr>
            <w:tcW w:w="992" w:type="dxa"/>
            <w:tcBorders>
              <w:top w:val="single" w:sz="4" w:space="0" w:color="auto"/>
              <w:left w:val="nil"/>
              <w:bottom w:val="single" w:sz="4" w:space="0" w:color="auto"/>
              <w:right w:val="single" w:sz="4" w:space="0" w:color="auto"/>
            </w:tcBorders>
            <w:shd w:val="clear" w:color="auto" w:fill="auto"/>
            <w:noWrap/>
            <w:hideMark/>
          </w:tcPr>
          <w:p w14:paraId="0E24B788" w14:textId="77777777" w:rsidR="00934F34" w:rsidRPr="00212559" w:rsidRDefault="00934F34" w:rsidP="00934F34">
            <w:pPr>
              <w:rPr>
                <w:rFonts w:cs="Calibri"/>
                <w:color w:val="000000"/>
                <w:sz w:val="18"/>
                <w:szCs w:val="18"/>
              </w:rPr>
            </w:pPr>
            <w:r w:rsidRPr="00212559">
              <w:rPr>
                <w:rFonts w:cs="Calibri"/>
                <w:color w:val="000000"/>
                <w:sz w:val="18"/>
                <w:szCs w:val="18"/>
              </w:rPr>
              <w:lastRenderedPageBreak/>
              <w:t>String</w:t>
            </w:r>
          </w:p>
        </w:tc>
        <w:tc>
          <w:tcPr>
            <w:tcW w:w="1694" w:type="dxa"/>
            <w:tcBorders>
              <w:top w:val="single" w:sz="4" w:space="0" w:color="auto"/>
              <w:left w:val="nil"/>
              <w:bottom w:val="single" w:sz="4" w:space="0" w:color="auto"/>
              <w:right w:val="single" w:sz="4" w:space="0" w:color="auto"/>
            </w:tcBorders>
          </w:tcPr>
          <w:p w14:paraId="5219E90A" w14:textId="77777777" w:rsidR="004E0FC9" w:rsidRDefault="004E0FC9" w:rsidP="004E0FC9">
            <w:pPr>
              <w:rPr>
                <w:rFonts w:cs="Calibri"/>
                <w:color w:val="000000"/>
                <w:sz w:val="18"/>
                <w:szCs w:val="18"/>
              </w:rPr>
            </w:pPr>
            <w:r>
              <w:rPr>
                <w:rFonts w:cs="Calibri"/>
                <w:color w:val="000000"/>
                <w:sz w:val="18"/>
                <w:szCs w:val="18"/>
              </w:rPr>
              <w:t>MUG</w:t>
            </w:r>
          </w:p>
          <w:p w14:paraId="1C5B8731" w14:textId="470DF8ED"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C9C9C2E" w14:textId="77777777" w:rsidR="004E0FC9" w:rsidRDefault="004E0FC9" w:rsidP="004E0FC9">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556CA007" w14:textId="47C303F6" w:rsidR="00934F34" w:rsidRDefault="00934F34" w:rsidP="00934F34">
            <w:pPr>
              <w:rPr>
                <w:rFonts w:cs="Calibri"/>
                <w:color w:val="000000"/>
                <w:sz w:val="18"/>
                <w:szCs w:val="18"/>
              </w:rPr>
            </w:pPr>
          </w:p>
        </w:tc>
        <w:tc>
          <w:tcPr>
            <w:tcW w:w="1134" w:type="dxa"/>
            <w:tcBorders>
              <w:top w:val="single" w:sz="4" w:space="0" w:color="auto"/>
              <w:left w:val="nil"/>
              <w:bottom w:val="single" w:sz="4" w:space="0" w:color="auto"/>
              <w:right w:val="single" w:sz="4" w:space="0" w:color="auto"/>
            </w:tcBorders>
          </w:tcPr>
          <w:p w14:paraId="3CEC1DC4" w14:textId="576B8D2E" w:rsidR="00934F34" w:rsidRDefault="004E0FC9" w:rsidP="00934F34">
            <w:pPr>
              <w:rPr>
                <w:rFonts w:cs="Calibri"/>
                <w:color w:val="000000"/>
                <w:sz w:val="18"/>
                <w:szCs w:val="18"/>
              </w:rPr>
            </w:pPr>
            <w:r w:rsidRPr="004E0FC9">
              <w:rPr>
                <w:rFonts w:cs="Calibri"/>
                <w:color w:val="000000"/>
                <w:sz w:val="18"/>
                <w:szCs w:val="18"/>
              </w:rPr>
              <w:t>DTRCAVAL</w:t>
            </w:r>
          </w:p>
        </w:tc>
        <w:tc>
          <w:tcPr>
            <w:tcW w:w="2126" w:type="dxa"/>
            <w:tcBorders>
              <w:top w:val="single" w:sz="4" w:space="0" w:color="auto"/>
              <w:left w:val="nil"/>
              <w:bottom w:val="single" w:sz="4" w:space="0" w:color="auto"/>
              <w:right w:val="single" w:sz="4" w:space="0" w:color="auto"/>
            </w:tcBorders>
          </w:tcPr>
          <w:p w14:paraId="4BF28C8F" w14:textId="17DEAB47" w:rsidR="00934F34" w:rsidRDefault="00934F34" w:rsidP="00934F34">
            <w:pPr>
              <w:rPr>
                <w:rFonts w:cs="Calibri"/>
                <w:color w:val="000000"/>
                <w:sz w:val="18"/>
                <w:szCs w:val="18"/>
              </w:rPr>
            </w:pPr>
          </w:p>
        </w:tc>
      </w:tr>
      <w:tr w:rsidR="004E0FC9" w:rsidRPr="00212559" w14:paraId="7119320F" w14:textId="7EC5A339"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2083A6F8" w14:textId="77777777" w:rsidR="00934F34" w:rsidRPr="00212559" w:rsidRDefault="00934F34" w:rsidP="00934F34">
            <w:pPr>
              <w:rPr>
                <w:rFonts w:cs="Calibri"/>
                <w:color w:val="000000"/>
                <w:sz w:val="18"/>
                <w:szCs w:val="18"/>
              </w:rPr>
            </w:pPr>
            <w:r w:rsidRPr="00212559">
              <w:rPr>
                <w:rFonts w:cs="Calibri"/>
                <w:color w:val="000000"/>
                <w:sz w:val="18"/>
                <w:szCs w:val="18"/>
              </w:rPr>
              <w:t>entaval</w:t>
            </w:r>
          </w:p>
        </w:tc>
        <w:tc>
          <w:tcPr>
            <w:tcW w:w="5494" w:type="dxa"/>
            <w:tcBorders>
              <w:top w:val="nil"/>
              <w:left w:val="nil"/>
              <w:bottom w:val="single" w:sz="4" w:space="0" w:color="auto"/>
              <w:right w:val="single" w:sz="4" w:space="0" w:color="auto"/>
            </w:tcBorders>
            <w:shd w:val="clear" w:color="auto" w:fill="auto"/>
            <w:noWrap/>
            <w:hideMark/>
          </w:tcPr>
          <w:p w14:paraId="75A94DCF" w14:textId="77777777" w:rsidR="00934F34" w:rsidRPr="00212559" w:rsidRDefault="00934F34" w:rsidP="00934F34">
            <w:pPr>
              <w:rPr>
                <w:rFonts w:cs="Calibri"/>
                <w:color w:val="000000"/>
                <w:sz w:val="18"/>
                <w:szCs w:val="18"/>
              </w:rPr>
            </w:pPr>
            <w:r w:rsidRPr="00212559">
              <w:rPr>
                <w:rFonts w:cs="Calibri"/>
                <w:color w:val="000000"/>
                <w:sz w:val="18"/>
                <w:szCs w:val="18"/>
              </w:rPr>
              <w:t>Entidade avaliadora</w:t>
            </w:r>
          </w:p>
          <w:p w14:paraId="7B1AF69B" w14:textId="77777777" w:rsidR="00934F34" w:rsidRPr="00212559" w:rsidRDefault="00934F34" w:rsidP="00934F34">
            <w:pPr>
              <w:pStyle w:val="ListParagraph"/>
              <w:numPr>
                <w:ilvl w:val="0"/>
                <w:numId w:val="30"/>
              </w:numPr>
              <w:rPr>
                <w:rFonts w:cs="Calibri"/>
                <w:color w:val="000000"/>
                <w:sz w:val="18"/>
                <w:szCs w:val="18"/>
              </w:rPr>
            </w:pPr>
            <w:r w:rsidRPr="00212559">
              <w:rPr>
                <w:rFonts w:cs="Calibri"/>
                <w:color w:val="000000"/>
                <w:sz w:val="18"/>
                <w:szCs w:val="18"/>
              </w:rPr>
              <w:t xml:space="preserve">Este campo corresponde ao código associado à empresa que realiza a transação da garantia. Neste caso, todos os registos são registados no Banco Santander Totta, e, portanto, o campo está sempre preenchido com o código ‘0018’. </w:t>
            </w:r>
          </w:p>
        </w:tc>
        <w:tc>
          <w:tcPr>
            <w:tcW w:w="992" w:type="dxa"/>
            <w:tcBorders>
              <w:top w:val="nil"/>
              <w:left w:val="nil"/>
              <w:bottom w:val="single" w:sz="4" w:space="0" w:color="auto"/>
              <w:right w:val="single" w:sz="4" w:space="0" w:color="auto"/>
            </w:tcBorders>
            <w:shd w:val="clear" w:color="auto" w:fill="auto"/>
            <w:noWrap/>
            <w:hideMark/>
          </w:tcPr>
          <w:p w14:paraId="5473949D" w14:textId="77777777" w:rsidR="00934F34" w:rsidRPr="00212559" w:rsidRDefault="00934F34" w:rsidP="00934F34">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2636BC92" w14:textId="77777777" w:rsidR="004E0FC9" w:rsidRDefault="004E0FC9" w:rsidP="004E0FC9">
            <w:pPr>
              <w:rPr>
                <w:rFonts w:cs="Calibri"/>
                <w:color w:val="000000"/>
                <w:sz w:val="18"/>
                <w:szCs w:val="18"/>
              </w:rPr>
            </w:pPr>
            <w:r>
              <w:rPr>
                <w:rFonts w:cs="Calibri"/>
                <w:color w:val="000000"/>
                <w:sz w:val="18"/>
                <w:szCs w:val="18"/>
              </w:rPr>
              <w:t>MUG</w:t>
            </w:r>
          </w:p>
          <w:p w14:paraId="74A269D8" w14:textId="1CECEB9B"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5F95AEC7" w14:textId="58DF7644"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2CDD9DBE" w14:textId="45E9DCED" w:rsidR="00934F34" w:rsidRDefault="00934F34" w:rsidP="00934F34">
            <w:pPr>
              <w:rPr>
                <w:rFonts w:cs="Calibri"/>
                <w:color w:val="000000"/>
                <w:sz w:val="18"/>
                <w:szCs w:val="18"/>
              </w:rPr>
            </w:pPr>
          </w:p>
        </w:tc>
        <w:tc>
          <w:tcPr>
            <w:tcW w:w="2126" w:type="dxa"/>
            <w:tcBorders>
              <w:top w:val="nil"/>
              <w:left w:val="nil"/>
              <w:bottom w:val="single" w:sz="4" w:space="0" w:color="auto"/>
              <w:right w:val="single" w:sz="4" w:space="0" w:color="auto"/>
            </w:tcBorders>
          </w:tcPr>
          <w:p w14:paraId="7F13C846" w14:textId="6F308DB5" w:rsidR="00934F34" w:rsidRDefault="00934F34" w:rsidP="00934F34">
            <w:pPr>
              <w:rPr>
                <w:rFonts w:cs="Calibri"/>
                <w:color w:val="000000"/>
                <w:sz w:val="18"/>
                <w:szCs w:val="18"/>
              </w:rPr>
            </w:pPr>
          </w:p>
        </w:tc>
      </w:tr>
      <w:tr w:rsidR="004E0FC9" w:rsidRPr="00212559" w14:paraId="6595936D" w14:textId="18728E42"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6EA26048" w14:textId="77777777" w:rsidR="00934F34" w:rsidRPr="00212559" w:rsidRDefault="00934F34" w:rsidP="00934F34">
            <w:pPr>
              <w:rPr>
                <w:rFonts w:cs="Calibri"/>
                <w:color w:val="000000"/>
                <w:sz w:val="18"/>
                <w:szCs w:val="18"/>
              </w:rPr>
            </w:pPr>
            <w:r w:rsidRPr="00212559">
              <w:rPr>
                <w:rFonts w:cs="Calibri"/>
                <w:color w:val="000000"/>
                <w:sz w:val="18"/>
                <w:szCs w:val="18"/>
              </w:rPr>
              <w:t>mavalia</w:t>
            </w:r>
          </w:p>
        </w:tc>
        <w:tc>
          <w:tcPr>
            <w:tcW w:w="5494" w:type="dxa"/>
            <w:tcBorders>
              <w:top w:val="nil"/>
              <w:left w:val="nil"/>
              <w:bottom w:val="single" w:sz="4" w:space="0" w:color="auto"/>
              <w:right w:val="single" w:sz="4" w:space="0" w:color="auto"/>
            </w:tcBorders>
            <w:shd w:val="clear" w:color="auto" w:fill="auto"/>
            <w:noWrap/>
            <w:hideMark/>
          </w:tcPr>
          <w:p w14:paraId="6654ADA7" w14:textId="77777777" w:rsidR="00934F34" w:rsidRPr="00212559" w:rsidRDefault="00934F34" w:rsidP="00934F34">
            <w:pPr>
              <w:rPr>
                <w:rFonts w:cs="Calibri"/>
                <w:color w:val="000000"/>
                <w:sz w:val="18"/>
                <w:szCs w:val="18"/>
              </w:rPr>
            </w:pPr>
            <w:r w:rsidRPr="00212559">
              <w:rPr>
                <w:rFonts w:cs="Calibri"/>
                <w:color w:val="000000"/>
                <w:sz w:val="18"/>
                <w:szCs w:val="18"/>
              </w:rPr>
              <w:t>Montante de avaliação do bem:</w:t>
            </w:r>
          </w:p>
          <w:p w14:paraId="5996D77A" w14:textId="77777777" w:rsidR="00934F34" w:rsidRPr="00212559" w:rsidRDefault="00934F34" w:rsidP="00934F34">
            <w:pPr>
              <w:pStyle w:val="ListParagraph"/>
              <w:numPr>
                <w:ilvl w:val="0"/>
                <w:numId w:val="31"/>
              </w:numPr>
              <w:rPr>
                <w:rFonts w:cs="Calibri"/>
                <w:color w:val="000000"/>
                <w:sz w:val="18"/>
                <w:szCs w:val="18"/>
              </w:rPr>
            </w:pPr>
            <w:r w:rsidRPr="00212559">
              <w:rPr>
                <w:rFonts w:cs="Calibri"/>
                <w:color w:val="000000"/>
                <w:sz w:val="18"/>
                <w:szCs w:val="18"/>
              </w:rPr>
              <w:t>Corresponde ao valor atual do bem como garantia para o Banco.</w:t>
            </w:r>
          </w:p>
          <w:p w14:paraId="0AD54E2C" w14:textId="77777777" w:rsidR="00934F34" w:rsidRPr="00212559" w:rsidRDefault="00934F34" w:rsidP="00934F34">
            <w:pPr>
              <w:pStyle w:val="ListParagraph"/>
              <w:numPr>
                <w:ilvl w:val="0"/>
                <w:numId w:val="31"/>
              </w:numPr>
              <w:rPr>
                <w:rFonts w:cs="Calibri"/>
                <w:color w:val="000000"/>
                <w:sz w:val="18"/>
                <w:szCs w:val="18"/>
              </w:rPr>
            </w:pPr>
            <w:r w:rsidRPr="00212559">
              <w:rPr>
                <w:rFonts w:cs="Calibri"/>
                <w:color w:val="000000"/>
                <w:sz w:val="18"/>
                <w:szCs w:val="18"/>
              </w:rPr>
              <w:t xml:space="preserve">No caso de garantias imóveis e financeiras, este valor é obtido através das tabelas </w:t>
            </w:r>
            <w:r w:rsidRPr="00212559">
              <w:rPr>
                <w:rFonts w:cs="Calibri"/>
                <w:i/>
                <w:color w:val="000000"/>
                <w:sz w:val="18"/>
                <w:szCs w:val="18"/>
              </w:rPr>
              <w:t>cd_garantias.gt009_bens_imov</w:t>
            </w:r>
            <w:r w:rsidRPr="00212559">
              <w:rPr>
                <w:rFonts w:cs="Calibri"/>
                <w:color w:val="000000"/>
                <w:sz w:val="18"/>
                <w:szCs w:val="18"/>
              </w:rPr>
              <w:t xml:space="preserve"> e </w:t>
            </w:r>
            <w:r w:rsidRPr="00212559">
              <w:rPr>
                <w:rFonts w:cs="Calibri"/>
                <w:i/>
                <w:color w:val="000000"/>
                <w:sz w:val="18"/>
                <w:szCs w:val="18"/>
              </w:rPr>
              <w:t>cd_garantias.gt003_trz_gt_fin</w:t>
            </w:r>
            <w:r w:rsidRPr="00212559">
              <w:rPr>
                <w:rFonts w:cs="Calibri"/>
                <w:color w:val="000000"/>
                <w:sz w:val="18"/>
                <w:szCs w:val="18"/>
              </w:rPr>
              <w:t>, respetivamente do MUG.</w:t>
            </w:r>
          </w:p>
          <w:p w14:paraId="3424A236" w14:textId="77777777" w:rsidR="00934F34" w:rsidRPr="00212559" w:rsidRDefault="00934F34" w:rsidP="00934F34">
            <w:pPr>
              <w:pStyle w:val="ListParagraph"/>
              <w:numPr>
                <w:ilvl w:val="0"/>
                <w:numId w:val="31"/>
              </w:numPr>
              <w:rPr>
                <w:rFonts w:cs="Calibri"/>
                <w:color w:val="000000"/>
                <w:sz w:val="18"/>
                <w:szCs w:val="18"/>
              </w:rPr>
            </w:pPr>
            <w:r w:rsidRPr="00212559">
              <w:rPr>
                <w:rFonts w:cs="Calibri"/>
                <w:color w:val="000000"/>
                <w:sz w:val="18"/>
                <w:szCs w:val="18"/>
              </w:rPr>
              <w:t>Uma vez que esta tabela não se encontra ao nível do bem, o ‘mavalia’ refletido neste campo é o somatório do valor das garantias associadas ao mesmo processo/caução, apenas distinguidas se o bem pertencer a uma tipologia distinta.</w:t>
            </w:r>
          </w:p>
        </w:tc>
        <w:tc>
          <w:tcPr>
            <w:tcW w:w="992" w:type="dxa"/>
            <w:tcBorders>
              <w:top w:val="nil"/>
              <w:left w:val="nil"/>
              <w:bottom w:val="single" w:sz="4" w:space="0" w:color="auto"/>
              <w:right w:val="single" w:sz="4" w:space="0" w:color="auto"/>
            </w:tcBorders>
            <w:shd w:val="clear" w:color="auto" w:fill="auto"/>
            <w:noWrap/>
            <w:hideMark/>
          </w:tcPr>
          <w:p w14:paraId="7C6FBC3E" w14:textId="77777777" w:rsidR="00934F34" w:rsidRPr="00212559" w:rsidRDefault="00934F34" w:rsidP="00934F34">
            <w:pPr>
              <w:rPr>
                <w:rFonts w:cs="Calibri"/>
                <w:color w:val="000000"/>
                <w:sz w:val="18"/>
                <w:szCs w:val="18"/>
              </w:rPr>
            </w:pPr>
            <w:r w:rsidRPr="00212559">
              <w:rPr>
                <w:rFonts w:cs="Calibri"/>
                <w:color w:val="000000"/>
                <w:sz w:val="18"/>
                <w:szCs w:val="18"/>
              </w:rPr>
              <w:t>Decimal</w:t>
            </w:r>
          </w:p>
        </w:tc>
        <w:tc>
          <w:tcPr>
            <w:tcW w:w="1694" w:type="dxa"/>
            <w:tcBorders>
              <w:top w:val="nil"/>
              <w:left w:val="nil"/>
              <w:bottom w:val="single" w:sz="4" w:space="0" w:color="auto"/>
              <w:right w:val="single" w:sz="4" w:space="0" w:color="auto"/>
            </w:tcBorders>
          </w:tcPr>
          <w:p w14:paraId="7FA58E8E" w14:textId="77777777" w:rsidR="004E0FC9" w:rsidRDefault="004E0FC9" w:rsidP="004E0FC9">
            <w:pPr>
              <w:rPr>
                <w:rFonts w:cs="Calibri"/>
                <w:color w:val="000000"/>
                <w:sz w:val="18"/>
                <w:szCs w:val="18"/>
              </w:rPr>
            </w:pPr>
            <w:r>
              <w:rPr>
                <w:rFonts w:cs="Calibri"/>
                <w:color w:val="000000"/>
                <w:sz w:val="18"/>
                <w:szCs w:val="18"/>
              </w:rPr>
              <w:t>MUG</w:t>
            </w:r>
          </w:p>
          <w:p w14:paraId="10872C9A" w14:textId="0D5AECA1"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5BA502FA" w14:textId="77777777" w:rsidR="004E0FC9" w:rsidRDefault="004E0FC9" w:rsidP="004E0FC9">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1D9A6D58" w14:textId="753983A4"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5B1E099B" w14:textId="0E0E9DA2" w:rsidR="00934F34" w:rsidRDefault="004E0FC9" w:rsidP="00934F34">
            <w:pPr>
              <w:rPr>
                <w:rFonts w:cs="Calibri"/>
                <w:color w:val="000000"/>
                <w:sz w:val="18"/>
                <w:szCs w:val="18"/>
              </w:rPr>
            </w:pPr>
            <w:r w:rsidRPr="004E0FC9">
              <w:rPr>
                <w:rFonts w:cs="Calibri"/>
                <w:color w:val="000000"/>
                <w:sz w:val="18"/>
                <w:szCs w:val="18"/>
              </w:rPr>
              <w:t>MAVALIAA</w:t>
            </w:r>
          </w:p>
        </w:tc>
        <w:tc>
          <w:tcPr>
            <w:tcW w:w="2126" w:type="dxa"/>
            <w:tcBorders>
              <w:top w:val="nil"/>
              <w:left w:val="nil"/>
              <w:bottom w:val="single" w:sz="4" w:space="0" w:color="auto"/>
              <w:right w:val="single" w:sz="4" w:space="0" w:color="auto"/>
            </w:tcBorders>
          </w:tcPr>
          <w:p w14:paraId="7DC8492C" w14:textId="22209DAE" w:rsidR="00934F34" w:rsidRDefault="00934F34" w:rsidP="00934F34">
            <w:pPr>
              <w:rPr>
                <w:rFonts w:cs="Calibri"/>
                <w:color w:val="000000"/>
                <w:sz w:val="18"/>
                <w:szCs w:val="18"/>
              </w:rPr>
            </w:pPr>
          </w:p>
        </w:tc>
      </w:tr>
      <w:tr w:rsidR="004E0FC9" w:rsidRPr="00212559" w14:paraId="1643DF60" w14:textId="5980A9E3"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3645B502" w14:textId="77777777" w:rsidR="00934F34" w:rsidRPr="00212559" w:rsidRDefault="00934F34" w:rsidP="00934F34">
            <w:pPr>
              <w:rPr>
                <w:rFonts w:cs="Calibri"/>
                <w:color w:val="000000"/>
                <w:sz w:val="18"/>
                <w:szCs w:val="18"/>
              </w:rPr>
            </w:pPr>
            <w:r w:rsidRPr="00212559">
              <w:rPr>
                <w:rFonts w:cs="Calibri"/>
                <w:color w:val="000000"/>
                <w:sz w:val="18"/>
                <w:szCs w:val="18"/>
              </w:rPr>
              <w:t>dtultmod</w:t>
            </w:r>
          </w:p>
        </w:tc>
        <w:tc>
          <w:tcPr>
            <w:tcW w:w="5494" w:type="dxa"/>
            <w:tcBorders>
              <w:top w:val="nil"/>
              <w:left w:val="nil"/>
              <w:bottom w:val="single" w:sz="4" w:space="0" w:color="auto"/>
              <w:right w:val="single" w:sz="4" w:space="0" w:color="auto"/>
            </w:tcBorders>
            <w:shd w:val="clear" w:color="auto" w:fill="auto"/>
            <w:noWrap/>
            <w:hideMark/>
          </w:tcPr>
          <w:p w14:paraId="2B3DE399" w14:textId="77777777" w:rsidR="00934F34" w:rsidRPr="00212559" w:rsidRDefault="00934F34" w:rsidP="00934F34">
            <w:pPr>
              <w:rPr>
                <w:rFonts w:cs="Calibri"/>
                <w:color w:val="000000"/>
                <w:sz w:val="18"/>
                <w:szCs w:val="18"/>
              </w:rPr>
            </w:pPr>
            <w:r w:rsidRPr="00212559">
              <w:rPr>
                <w:rFonts w:cs="Calibri"/>
                <w:color w:val="000000"/>
                <w:sz w:val="18"/>
                <w:szCs w:val="18"/>
              </w:rPr>
              <w:t>Data modificação:</w:t>
            </w:r>
          </w:p>
          <w:p w14:paraId="00511E35" w14:textId="77777777" w:rsidR="00934F34" w:rsidRPr="00212559" w:rsidRDefault="00934F34" w:rsidP="00934F34">
            <w:pPr>
              <w:pStyle w:val="ListParagraph"/>
              <w:numPr>
                <w:ilvl w:val="0"/>
                <w:numId w:val="19"/>
              </w:numPr>
              <w:rPr>
                <w:rFonts w:cs="Calibri"/>
                <w:color w:val="000000"/>
                <w:sz w:val="18"/>
                <w:szCs w:val="18"/>
              </w:rPr>
            </w:pPr>
            <w:r w:rsidRPr="00212559">
              <w:rPr>
                <w:rFonts w:cs="Calibri"/>
                <w:color w:val="000000"/>
                <w:sz w:val="18"/>
                <w:szCs w:val="18"/>
              </w:rPr>
              <w:t>Este campo diz respeito à última data de modificação dos dados.</w:t>
            </w:r>
          </w:p>
          <w:p w14:paraId="43007E84" w14:textId="77777777" w:rsidR="00934F34" w:rsidRPr="00212559" w:rsidRDefault="00934F34" w:rsidP="00934F34">
            <w:pPr>
              <w:pStyle w:val="ListParagraph"/>
              <w:numPr>
                <w:ilvl w:val="0"/>
                <w:numId w:val="19"/>
              </w:numPr>
              <w:rPr>
                <w:rFonts w:cs="Calibri"/>
                <w:color w:val="000000"/>
                <w:sz w:val="18"/>
                <w:szCs w:val="18"/>
              </w:rPr>
            </w:pPr>
            <w:r w:rsidRPr="00212559">
              <w:rPr>
                <w:rFonts w:cs="Calibri"/>
                <w:color w:val="000000"/>
                <w:sz w:val="18"/>
                <w:szCs w:val="18"/>
              </w:rPr>
              <w:t xml:space="preserve">Neste caso, o campo será equivalente ao campo ‘ref_date’, uma vez que o MUG e os seus interfaces não são reprocessados, sendo a última data de modificação coincidente com a partição temporal da tabela. </w:t>
            </w:r>
          </w:p>
          <w:p w14:paraId="05026EB1" w14:textId="77777777" w:rsidR="00934F34" w:rsidRPr="00212559" w:rsidRDefault="00934F34" w:rsidP="00934F34">
            <w:pPr>
              <w:rPr>
                <w:rFonts w:cs="Calibri"/>
                <w:color w:val="000000"/>
                <w:sz w:val="18"/>
                <w:szCs w:val="18"/>
              </w:rPr>
            </w:pPr>
          </w:p>
        </w:tc>
        <w:tc>
          <w:tcPr>
            <w:tcW w:w="992" w:type="dxa"/>
            <w:tcBorders>
              <w:top w:val="nil"/>
              <w:left w:val="nil"/>
              <w:bottom w:val="single" w:sz="4" w:space="0" w:color="auto"/>
              <w:right w:val="single" w:sz="4" w:space="0" w:color="auto"/>
            </w:tcBorders>
            <w:shd w:val="clear" w:color="auto" w:fill="auto"/>
            <w:noWrap/>
            <w:hideMark/>
          </w:tcPr>
          <w:p w14:paraId="495D2AE8" w14:textId="77777777" w:rsidR="00934F34" w:rsidRPr="00212559" w:rsidRDefault="00934F34" w:rsidP="00934F34">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7257A39F" w14:textId="77777777" w:rsidR="004E0FC9" w:rsidRDefault="004E0FC9" w:rsidP="004E0FC9">
            <w:pPr>
              <w:rPr>
                <w:rFonts w:cs="Calibri"/>
                <w:color w:val="000000"/>
                <w:sz w:val="18"/>
                <w:szCs w:val="18"/>
              </w:rPr>
            </w:pPr>
            <w:r>
              <w:rPr>
                <w:rFonts w:cs="Calibri"/>
                <w:color w:val="000000"/>
                <w:sz w:val="18"/>
                <w:szCs w:val="18"/>
              </w:rPr>
              <w:t>MUG</w:t>
            </w:r>
          </w:p>
          <w:p w14:paraId="5830883F" w14:textId="272CF9F5"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65A1E54C" w14:textId="77777777" w:rsidR="004E0FC9" w:rsidRDefault="004E0FC9" w:rsidP="004E0FC9">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41CF7F94" w14:textId="292DA3DE"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7DF99FAE" w14:textId="05617CB4" w:rsidR="00934F34" w:rsidRDefault="004E0FC9" w:rsidP="00934F34">
            <w:pPr>
              <w:rPr>
                <w:rFonts w:cs="Calibri"/>
                <w:color w:val="000000"/>
                <w:sz w:val="18"/>
                <w:szCs w:val="18"/>
              </w:rPr>
            </w:pPr>
            <w:r w:rsidRPr="004E0FC9">
              <w:rPr>
                <w:rFonts w:cs="Calibri"/>
                <w:color w:val="000000"/>
                <w:sz w:val="18"/>
                <w:szCs w:val="18"/>
              </w:rPr>
              <w:t>REF_DATE</w:t>
            </w:r>
          </w:p>
        </w:tc>
        <w:tc>
          <w:tcPr>
            <w:tcW w:w="2126" w:type="dxa"/>
            <w:tcBorders>
              <w:top w:val="nil"/>
              <w:left w:val="nil"/>
              <w:bottom w:val="single" w:sz="4" w:space="0" w:color="auto"/>
              <w:right w:val="single" w:sz="4" w:space="0" w:color="auto"/>
            </w:tcBorders>
          </w:tcPr>
          <w:p w14:paraId="38025D14" w14:textId="15BF0C6F" w:rsidR="00934F34" w:rsidRDefault="00934F34" w:rsidP="00934F34">
            <w:pPr>
              <w:rPr>
                <w:rFonts w:cs="Calibri"/>
                <w:color w:val="000000"/>
                <w:sz w:val="18"/>
                <w:szCs w:val="18"/>
              </w:rPr>
            </w:pPr>
          </w:p>
        </w:tc>
      </w:tr>
      <w:tr w:rsidR="004E0FC9" w:rsidRPr="00212559" w14:paraId="30656D83" w14:textId="42A341E0"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44DD183A" w14:textId="77777777" w:rsidR="00934F34" w:rsidRPr="00212559" w:rsidRDefault="00934F34" w:rsidP="00934F34">
            <w:pPr>
              <w:rPr>
                <w:rFonts w:cs="Calibri"/>
                <w:color w:val="000000"/>
                <w:sz w:val="18"/>
                <w:szCs w:val="18"/>
              </w:rPr>
            </w:pPr>
            <w:r w:rsidRPr="00212559">
              <w:rPr>
                <w:rFonts w:cs="Calibri"/>
                <w:color w:val="000000"/>
                <w:sz w:val="18"/>
                <w:szCs w:val="18"/>
              </w:rPr>
              <w:t>cempresa</w:t>
            </w:r>
          </w:p>
        </w:tc>
        <w:tc>
          <w:tcPr>
            <w:tcW w:w="5494" w:type="dxa"/>
            <w:tcBorders>
              <w:top w:val="nil"/>
              <w:left w:val="nil"/>
              <w:bottom w:val="single" w:sz="4" w:space="0" w:color="auto"/>
              <w:right w:val="single" w:sz="4" w:space="0" w:color="auto"/>
            </w:tcBorders>
            <w:shd w:val="clear" w:color="auto" w:fill="auto"/>
            <w:noWrap/>
            <w:hideMark/>
          </w:tcPr>
          <w:p w14:paraId="70F7454E" w14:textId="77777777" w:rsidR="00934F34" w:rsidRPr="00212559" w:rsidRDefault="00934F34" w:rsidP="00934F34">
            <w:pPr>
              <w:rPr>
                <w:rFonts w:cs="Calibri"/>
                <w:color w:val="000000"/>
                <w:sz w:val="18"/>
                <w:szCs w:val="18"/>
              </w:rPr>
            </w:pPr>
            <w:r w:rsidRPr="00212559">
              <w:rPr>
                <w:rFonts w:cs="Calibri"/>
                <w:color w:val="000000"/>
                <w:sz w:val="18"/>
                <w:szCs w:val="18"/>
              </w:rPr>
              <w:t>Código da empresa da conta:</w:t>
            </w:r>
          </w:p>
          <w:p w14:paraId="592AB22D" w14:textId="77777777" w:rsidR="00934F34" w:rsidRPr="00212559" w:rsidRDefault="00934F34" w:rsidP="00934F34">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o ‘cbalcao’, ‘cnumcta’ e ‘zcaucao’, constituem a chave única do segundo pilar do MUG e dos seus interfaces, ou seja, os </w:t>
            </w:r>
            <w:r>
              <w:rPr>
                <w:rFonts w:cs="Calibri"/>
                <w:color w:val="000000"/>
                <w:sz w:val="18"/>
                <w:szCs w:val="18"/>
              </w:rPr>
              <w:t>processos/cauções</w:t>
            </w:r>
            <w:r w:rsidRPr="00212559">
              <w:rPr>
                <w:rFonts w:cs="Calibri"/>
                <w:color w:val="000000"/>
                <w:sz w:val="18"/>
                <w:szCs w:val="18"/>
              </w:rPr>
              <w:t>.</w:t>
            </w:r>
          </w:p>
          <w:p w14:paraId="56025777" w14:textId="77777777" w:rsidR="00934F34" w:rsidRPr="00212559" w:rsidRDefault="00934F34" w:rsidP="00934F34">
            <w:pPr>
              <w:pStyle w:val="ListParagraph"/>
              <w:numPr>
                <w:ilvl w:val="0"/>
                <w:numId w:val="1"/>
              </w:numPr>
              <w:rPr>
                <w:rFonts w:cs="Calibri"/>
                <w:color w:val="000000"/>
                <w:sz w:val="18"/>
                <w:szCs w:val="18"/>
              </w:rPr>
            </w:pPr>
            <w:r w:rsidRPr="00212559">
              <w:rPr>
                <w:rFonts w:cs="Calibri"/>
                <w:color w:val="000000"/>
                <w:sz w:val="18"/>
                <w:szCs w:val="18"/>
              </w:rPr>
              <w:t xml:space="preserve">O conceito de </w:t>
            </w:r>
            <w:r>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próprio MUG no caso das aplicações que não o têm logo por raiz, nomeadamente Leasing.</w:t>
            </w:r>
          </w:p>
        </w:tc>
        <w:tc>
          <w:tcPr>
            <w:tcW w:w="992" w:type="dxa"/>
            <w:tcBorders>
              <w:top w:val="nil"/>
              <w:left w:val="nil"/>
              <w:bottom w:val="single" w:sz="4" w:space="0" w:color="auto"/>
              <w:right w:val="single" w:sz="4" w:space="0" w:color="auto"/>
            </w:tcBorders>
            <w:shd w:val="clear" w:color="auto" w:fill="auto"/>
            <w:noWrap/>
            <w:hideMark/>
          </w:tcPr>
          <w:p w14:paraId="32E25862" w14:textId="77777777" w:rsidR="00934F34" w:rsidRPr="00212559" w:rsidRDefault="00934F34" w:rsidP="00934F34">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3CCAC17E" w14:textId="77777777" w:rsidR="004E0FC9" w:rsidRDefault="004E0FC9" w:rsidP="004E0FC9">
            <w:pPr>
              <w:rPr>
                <w:rFonts w:cs="Calibri"/>
                <w:color w:val="000000"/>
                <w:sz w:val="18"/>
                <w:szCs w:val="18"/>
              </w:rPr>
            </w:pPr>
            <w:r>
              <w:rPr>
                <w:rFonts w:cs="Calibri"/>
                <w:color w:val="000000"/>
                <w:sz w:val="18"/>
                <w:szCs w:val="18"/>
              </w:rPr>
              <w:t>MUG</w:t>
            </w:r>
          </w:p>
          <w:p w14:paraId="6B33ACF4" w14:textId="496DC5E1"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3766EE4E" w14:textId="67476448"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284B88AE" w14:textId="09B1DB92" w:rsidR="00934F34" w:rsidRDefault="00934F34" w:rsidP="00934F34">
            <w:pPr>
              <w:rPr>
                <w:rFonts w:cs="Calibri"/>
                <w:color w:val="000000"/>
                <w:sz w:val="18"/>
                <w:szCs w:val="18"/>
              </w:rPr>
            </w:pPr>
          </w:p>
        </w:tc>
        <w:tc>
          <w:tcPr>
            <w:tcW w:w="2126" w:type="dxa"/>
            <w:tcBorders>
              <w:top w:val="nil"/>
              <w:left w:val="nil"/>
              <w:bottom w:val="single" w:sz="4" w:space="0" w:color="auto"/>
              <w:right w:val="single" w:sz="4" w:space="0" w:color="auto"/>
            </w:tcBorders>
          </w:tcPr>
          <w:p w14:paraId="0C230A51" w14:textId="664A060B" w:rsidR="00934F34" w:rsidRDefault="00934F34" w:rsidP="00934F34">
            <w:pPr>
              <w:rPr>
                <w:rFonts w:cs="Calibri"/>
                <w:color w:val="000000"/>
                <w:sz w:val="18"/>
                <w:szCs w:val="18"/>
              </w:rPr>
            </w:pPr>
          </w:p>
        </w:tc>
      </w:tr>
      <w:tr w:rsidR="004E0FC9" w:rsidRPr="00212559" w14:paraId="7F049D88" w14:textId="26F5225B" w:rsidTr="001C0DB6">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3E270020" w14:textId="77777777" w:rsidR="00934F34" w:rsidRPr="00212559" w:rsidRDefault="00934F34" w:rsidP="00934F34">
            <w:pPr>
              <w:rPr>
                <w:rFonts w:cs="Calibri"/>
                <w:color w:val="000000"/>
                <w:sz w:val="18"/>
                <w:szCs w:val="18"/>
              </w:rPr>
            </w:pPr>
            <w:r w:rsidRPr="00212559">
              <w:rPr>
                <w:rFonts w:cs="Calibri"/>
                <w:color w:val="000000"/>
                <w:sz w:val="18"/>
                <w:szCs w:val="18"/>
              </w:rPr>
              <w:t>cbalcao</w:t>
            </w:r>
          </w:p>
        </w:tc>
        <w:tc>
          <w:tcPr>
            <w:tcW w:w="5494" w:type="dxa"/>
            <w:tcBorders>
              <w:top w:val="nil"/>
              <w:left w:val="nil"/>
              <w:bottom w:val="single" w:sz="4" w:space="0" w:color="auto"/>
              <w:right w:val="single" w:sz="4" w:space="0" w:color="auto"/>
            </w:tcBorders>
            <w:shd w:val="clear" w:color="auto" w:fill="auto"/>
            <w:noWrap/>
            <w:hideMark/>
          </w:tcPr>
          <w:p w14:paraId="793C94AD" w14:textId="77777777" w:rsidR="00934F34" w:rsidRPr="00212559" w:rsidRDefault="00934F34" w:rsidP="00934F34">
            <w:pPr>
              <w:rPr>
                <w:rFonts w:cs="Calibri"/>
                <w:color w:val="000000"/>
                <w:sz w:val="18"/>
                <w:szCs w:val="18"/>
              </w:rPr>
            </w:pPr>
            <w:r w:rsidRPr="00212559">
              <w:rPr>
                <w:rFonts w:cs="Calibri"/>
                <w:color w:val="000000"/>
                <w:sz w:val="18"/>
                <w:szCs w:val="18"/>
              </w:rPr>
              <w:t>Código da empresa da conta:</w:t>
            </w:r>
          </w:p>
          <w:p w14:paraId="2420B4E0" w14:textId="77777777" w:rsidR="00934F34" w:rsidRPr="00212559" w:rsidRDefault="00934F34" w:rsidP="00934F34">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o ‘cempresa’, ‘cnumcta’ e ‘zcaucao’, constituem a chave única do segundo pilar do MUG e dos seus interfaces, ou seja, os </w:t>
            </w:r>
            <w:r>
              <w:rPr>
                <w:rFonts w:cs="Calibri"/>
                <w:color w:val="000000"/>
                <w:sz w:val="18"/>
                <w:szCs w:val="18"/>
              </w:rPr>
              <w:t>processos/cauções</w:t>
            </w:r>
            <w:r w:rsidRPr="00212559">
              <w:rPr>
                <w:rFonts w:cs="Calibri"/>
                <w:color w:val="000000"/>
                <w:sz w:val="18"/>
                <w:szCs w:val="18"/>
              </w:rPr>
              <w:t>.</w:t>
            </w:r>
          </w:p>
          <w:p w14:paraId="15C7AAF4" w14:textId="77777777" w:rsidR="00934F34" w:rsidRPr="00212559" w:rsidRDefault="00934F34" w:rsidP="00934F34">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w:t>
            </w:r>
            <w:r w:rsidRPr="00212559">
              <w:rPr>
                <w:rFonts w:cs="Calibri"/>
                <w:color w:val="000000"/>
                <w:sz w:val="18"/>
                <w:szCs w:val="18"/>
              </w:rPr>
              <w:lastRenderedPageBreak/>
              <w:t xml:space="preserve">homogeneidade, criado pelo MUG no caso das aplicações que não o têm logo por raiz, nomeadamente Leasing. </w:t>
            </w:r>
          </w:p>
        </w:tc>
        <w:tc>
          <w:tcPr>
            <w:tcW w:w="992" w:type="dxa"/>
            <w:tcBorders>
              <w:top w:val="nil"/>
              <w:left w:val="nil"/>
              <w:bottom w:val="single" w:sz="4" w:space="0" w:color="auto"/>
              <w:right w:val="single" w:sz="4" w:space="0" w:color="auto"/>
            </w:tcBorders>
            <w:shd w:val="clear" w:color="auto" w:fill="auto"/>
            <w:noWrap/>
            <w:hideMark/>
          </w:tcPr>
          <w:p w14:paraId="239AA6FB" w14:textId="4D31EA89" w:rsidR="00934F34" w:rsidRPr="00212559" w:rsidRDefault="00934F34" w:rsidP="001C0DB6">
            <w:pPr>
              <w:rPr>
                <w:rFonts w:cs="Calibri"/>
                <w:color w:val="000000"/>
                <w:sz w:val="18"/>
                <w:szCs w:val="18"/>
              </w:rPr>
            </w:pPr>
            <w:r w:rsidRPr="00212559">
              <w:rPr>
                <w:rFonts w:cs="Calibri"/>
                <w:color w:val="000000"/>
                <w:sz w:val="18"/>
                <w:szCs w:val="18"/>
              </w:rPr>
              <w:lastRenderedPageBreak/>
              <w:t>String</w:t>
            </w:r>
          </w:p>
        </w:tc>
        <w:tc>
          <w:tcPr>
            <w:tcW w:w="1694" w:type="dxa"/>
            <w:tcBorders>
              <w:top w:val="nil"/>
              <w:left w:val="nil"/>
              <w:bottom w:val="single" w:sz="4" w:space="0" w:color="auto"/>
              <w:right w:val="single" w:sz="4" w:space="0" w:color="auto"/>
            </w:tcBorders>
          </w:tcPr>
          <w:p w14:paraId="257947E4" w14:textId="77777777" w:rsidR="004E0FC9" w:rsidRDefault="004E0FC9" w:rsidP="004E0FC9">
            <w:pPr>
              <w:rPr>
                <w:rFonts w:cs="Calibri"/>
                <w:color w:val="000000"/>
                <w:sz w:val="18"/>
                <w:szCs w:val="18"/>
              </w:rPr>
            </w:pPr>
            <w:r>
              <w:rPr>
                <w:rFonts w:cs="Calibri"/>
                <w:color w:val="000000"/>
                <w:sz w:val="18"/>
                <w:szCs w:val="18"/>
              </w:rPr>
              <w:t>MUG</w:t>
            </w:r>
          </w:p>
          <w:p w14:paraId="28D342DF" w14:textId="38C7BCA3"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570681F8" w14:textId="317147F6"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6C5BAC14" w14:textId="0CD788A5" w:rsidR="00934F34" w:rsidRDefault="00934F34" w:rsidP="00934F34">
            <w:pPr>
              <w:rPr>
                <w:rFonts w:cs="Calibri"/>
                <w:color w:val="000000"/>
                <w:sz w:val="18"/>
                <w:szCs w:val="18"/>
              </w:rPr>
            </w:pPr>
          </w:p>
        </w:tc>
        <w:tc>
          <w:tcPr>
            <w:tcW w:w="2126" w:type="dxa"/>
            <w:tcBorders>
              <w:top w:val="nil"/>
              <w:left w:val="nil"/>
              <w:bottom w:val="single" w:sz="4" w:space="0" w:color="auto"/>
              <w:right w:val="single" w:sz="4" w:space="0" w:color="auto"/>
            </w:tcBorders>
          </w:tcPr>
          <w:p w14:paraId="2533B2EF" w14:textId="1C942EF8" w:rsidR="00934F34" w:rsidRDefault="00934F34" w:rsidP="00934F34">
            <w:pPr>
              <w:rPr>
                <w:rFonts w:cs="Calibri"/>
                <w:color w:val="000000"/>
                <w:sz w:val="18"/>
                <w:szCs w:val="18"/>
              </w:rPr>
            </w:pPr>
          </w:p>
        </w:tc>
      </w:tr>
      <w:tr w:rsidR="004E0FC9" w:rsidRPr="00212559" w14:paraId="41B87BBF" w14:textId="488FBCC4"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6F1C6D01" w14:textId="77777777" w:rsidR="00934F34" w:rsidRPr="00212559" w:rsidRDefault="00934F34" w:rsidP="00934F34">
            <w:pPr>
              <w:rPr>
                <w:rFonts w:cs="Calibri"/>
                <w:color w:val="000000"/>
                <w:sz w:val="18"/>
                <w:szCs w:val="18"/>
              </w:rPr>
            </w:pPr>
            <w:r w:rsidRPr="00212559">
              <w:rPr>
                <w:rFonts w:cs="Calibri"/>
                <w:color w:val="000000"/>
                <w:sz w:val="18"/>
                <w:szCs w:val="18"/>
              </w:rPr>
              <w:t>cnumcta</w:t>
            </w:r>
          </w:p>
        </w:tc>
        <w:tc>
          <w:tcPr>
            <w:tcW w:w="5494" w:type="dxa"/>
            <w:tcBorders>
              <w:top w:val="nil"/>
              <w:left w:val="nil"/>
              <w:bottom w:val="single" w:sz="4" w:space="0" w:color="auto"/>
              <w:right w:val="single" w:sz="4" w:space="0" w:color="auto"/>
            </w:tcBorders>
            <w:shd w:val="clear" w:color="auto" w:fill="auto"/>
            <w:noWrap/>
            <w:hideMark/>
          </w:tcPr>
          <w:p w14:paraId="308EB048" w14:textId="77777777" w:rsidR="00934F34" w:rsidRPr="00212559" w:rsidRDefault="00934F34" w:rsidP="00934F34">
            <w:pPr>
              <w:rPr>
                <w:rFonts w:cs="Calibri"/>
                <w:color w:val="000000"/>
                <w:sz w:val="18"/>
                <w:szCs w:val="18"/>
              </w:rPr>
            </w:pPr>
            <w:r w:rsidRPr="00212559">
              <w:rPr>
                <w:rFonts w:cs="Calibri"/>
                <w:color w:val="000000"/>
                <w:sz w:val="18"/>
                <w:szCs w:val="18"/>
              </w:rPr>
              <w:t>Código do balcão da conta ID da garantia:</w:t>
            </w:r>
          </w:p>
          <w:p w14:paraId="6D0D89CD" w14:textId="77777777" w:rsidR="00934F34" w:rsidRPr="00212559" w:rsidRDefault="00934F34" w:rsidP="00934F34">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o ‘cempresa’, ‘cbalcao’ e ‘zcaucao’, constituem a chave única do segundo pilar do MUG e dos seus interfaces, ou seja, os </w:t>
            </w:r>
            <w:r>
              <w:rPr>
                <w:rFonts w:cs="Calibri"/>
                <w:color w:val="000000"/>
                <w:sz w:val="18"/>
                <w:szCs w:val="18"/>
              </w:rPr>
              <w:t>processos/cauções</w:t>
            </w:r>
            <w:r w:rsidRPr="00212559">
              <w:rPr>
                <w:rFonts w:cs="Calibri"/>
                <w:color w:val="000000"/>
                <w:sz w:val="18"/>
                <w:szCs w:val="18"/>
              </w:rPr>
              <w:t>.</w:t>
            </w:r>
          </w:p>
          <w:p w14:paraId="3B6C80E6" w14:textId="77777777" w:rsidR="00934F34" w:rsidRPr="00212559" w:rsidRDefault="00934F34" w:rsidP="00934F34">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próprio MUG no caso das aplicações que não o têm logo por raiz, nomeadamente Leasing. </w:t>
            </w:r>
          </w:p>
        </w:tc>
        <w:tc>
          <w:tcPr>
            <w:tcW w:w="992" w:type="dxa"/>
            <w:tcBorders>
              <w:top w:val="nil"/>
              <w:left w:val="nil"/>
              <w:bottom w:val="single" w:sz="4" w:space="0" w:color="auto"/>
              <w:right w:val="single" w:sz="4" w:space="0" w:color="auto"/>
            </w:tcBorders>
            <w:shd w:val="clear" w:color="auto" w:fill="auto"/>
            <w:noWrap/>
            <w:hideMark/>
          </w:tcPr>
          <w:p w14:paraId="4C99C21C" w14:textId="77777777" w:rsidR="00934F34" w:rsidRPr="00212559" w:rsidRDefault="00934F34" w:rsidP="00934F34">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1237A7B3" w14:textId="77777777" w:rsidR="004E0FC9" w:rsidRDefault="004E0FC9" w:rsidP="004E0FC9">
            <w:pPr>
              <w:rPr>
                <w:rFonts w:cs="Calibri"/>
                <w:color w:val="000000"/>
                <w:sz w:val="18"/>
                <w:szCs w:val="18"/>
              </w:rPr>
            </w:pPr>
            <w:r>
              <w:rPr>
                <w:rFonts w:cs="Calibri"/>
                <w:color w:val="000000"/>
                <w:sz w:val="18"/>
                <w:szCs w:val="18"/>
              </w:rPr>
              <w:t>MUG</w:t>
            </w:r>
          </w:p>
          <w:p w14:paraId="158C2E5C" w14:textId="7C294821"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347AF7EB" w14:textId="519B7D20"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7AF692C6" w14:textId="3F1E7EC4" w:rsidR="00934F34" w:rsidRDefault="00934F34" w:rsidP="00934F34">
            <w:pPr>
              <w:rPr>
                <w:rFonts w:cs="Calibri"/>
                <w:color w:val="000000"/>
                <w:sz w:val="18"/>
                <w:szCs w:val="18"/>
              </w:rPr>
            </w:pPr>
          </w:p>
        </w:tc>
        <w:tc>
          <w:tcPr>
            <w:tcW w:w="2126" w:type="dxa"/>
            <w:tcBorders>
              <w:top w:val="nil"/>
              <w:left w:val="nil"/>
              <w:bottom w:val="single" w:sz="4" w:space="0" w:color="auto"/>
              <w:right w:val="single" w:sz="4" w:space="0" w:color="auto"/>
            </w:tcBorders>
          </w:tcPr>
          <w:p w14:paraId="4D49795A" w14:textId="30FCAB94" w:rsidR="00934F34" w:rsidRDefault="00934F34" w:rsidP="00934F34">
            <w:pPr>
              <w:rPr>
                <w:rFonts w:cs="Calibri"/>
                <w:color w:val="000000"/>
                <w:sz w:val="18"/>
                <w:szCs w:val="18"/>
              </w:rPr>
            </w:pPr>
          </w:p>
        </w:tc>
      </w:tr>
      <w:tr w:rsidR="004E0FC9" w:rsidRPr="00212559" w14:paraId="292EB961" w14:textId="721D8D2E"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5D70247A" w14:textId="77777777" w:rsidR="00934F34" w:rsidRPr="00212559" w:rsidRDefault="00934F34" w:rsidP="00934F34">
            <w:pPr>
              <w:rPr>
                <w:rFonts w:cs="Calibri"/>
                <w:color w:val="000000"/>
                <w:sz w:val="18"/>
                <w:szCs w:val="18"/>
              </w:rPr>
            </w:pPr>
            <w:r w:rsidRPr="00212559">
              <w:rPr>
                <w:rFonts w:cs="Calibri"/>
                <w:color w:val="000000"/>
                <w:sz w:val="18"/>
                <w:szCs w:val="18"/>
              </w:rPr>
              <w:t>zcaucao</w:t>
            </w:r>
          </w:p>
        </w:tc>
        <w:tc>
          <w:tcPr>
            <w:tcW w:w="5494" w:type="dxa"/>
            <w:tcBorders>
              <w:top w:val="nil"/>
              <w:left w:val="nil"/>
              <w:bottom w:val="single" w:sz="4" w:space="0" w:color="auto"/>
              <w:right w:val="single" w:sz="4" w:space="0" w:color="auto"/>
            </w:tcBorders>
            <w:shd w:val="clear" w:color="auto" w:fill="auto"/>
            <w:noWrap/>
            <w:hideMark/>
          </w:tcPr>
          <w:p w14:paraId="32345136" w14:textId="77777777" w:rsidR="00934F34" w:rsidRPr="00212559" w:rsidRDefault="00934F34" w:rsidP="00934F34">
            <w:pPr>
              <w:rPr>
                <w:rFonts w:cs="Calibri"/>
                <w:color w:val="000000"/>
                <w:sz w:val="18"/>
                <w:szCs w:val="18"/>
              </w:rPr>
            </w:pPr>
            <w:r w:rsidRPr="00212559">
              <w:rPr>
                <w:rFonts w:cs="Calibri"/>
                <w:color w:val="000000"/>
                <w:sz w:val="18"/>
                <w:szCs w:val="18"/>
              </w:rPr>
              <w:t>Número de conta ID da caução:</w:t>
            </w:r>
          </w:p>
          <w:p w14:paraId="1C1C45E2" w14:textId="77777777" w:rsidR="00934F34" w:rsidRPr="00212559" w:rsidRDefault="00934F34" w:rsidP="00934F34">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o ‘cempresa’, ‘cbalcao’ e ‘cnumcta’, constituem a chave única do segundo pilar do MUG e dos seus interfaces, ou seja, os </w:t>
            </w:r>
            <w:r>
              <w:rPr>
                <w:rFonts w:cs="Calibri"/>
                <w:color w:val="000000"/>
                <w:sz w:val="18"/>
                <w:szCs w:val="18"/>
              </w:rPr>
              <w:t>processos/cauções</w:t>
            </w:r>
            <w:r w:rsidRPr="00212559">
              <w:rPr>
                <w:rFonts w:cs="Calibri"/>
                <w:color w:val="000000"/>
                <w:sz w:val="18"/>
                <w:szCs w:val="18"/>
              </w:rPr>
              <w:t>.</w:t>
            </w:r>
          </w:p>
          <w:p w14:paraId="03B1AA99" w14:textId="77777777" w:rsidR="00934F34" w:rsidRPr="00212559" w:rsidRDefault="00934F34" w:rsidP="00934F34">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próprio MUG no caso das aplicações que não o têm logo por raiz, nomeadamente Leasing. </w:t>
            </w:r>
          </w:p>
        </w:tc>
        <w:tc>
          <w:tcPr>
            <w:tcW w:w="992" w:type="dxa"/>
            <w:tcBorders>
              <w:top w:val="nil"/>
              <w:left w:val="nil"/>
              <w:bottom w:val="single" w:sz="4" w:space="0" w:color="auto"/>
              <w:right w:val="single" w:sz="4" w:space="0" w:color="auto"/>
            </w:tcBorders>
            <w:shd w:val="clear" w:color="auto" w:fill="auto"/>
            <w:noWrap/>
            <w:hideMark/>
          </w:tcPr>
          <w:p w14:paraId="51EA6B99" w14:textId="77777777" w:rsidR="00934F34" w:rsidRPr="00212559" w:rsidRDefault="00934F34" w:rsidP="00934F34">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0BB7870F" w14:textId="77777777" w:rsidR="004E0FC9" w:rsidRDefault="004E0FC9" w:rsidP="004E0FC9">
            <w:pPr>
              <w:rPr>
                <w:rFonts w:cs="Calibri"/>
                <w:color w:val="000000"/>
                <w:sz w:val="18"/>
                <w:szCs w:val="18"/>
              </w:rPr>
            </w:pPr>
            <w:r>
              <w:rPr>
                <w:rFonts w:cs="Calibri"/>
                <w:color w:val="000000"/>
                <w:sz w:val="18"/>
                <w:szCs w:val="18"/>
              </w:rPr>
              <w:t>MUG</w:t>
            </w:r>
          </w:p>
          <w:p w14:paraId="38439D22" w14:textId="1AC50EF0"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3B16FED0" w14:textId="278AED89"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7AB23F18" w14:textId="530751EB" w:rsidR="00934F34" w:rsidRDefault="00934F34" w:rsidP="00934F34">
            <w:pPr>
              <w:rPr>
                <w:rFonts w:cs="Calibri"/>
                <w:color w:val="000000"/>
                <w:sz w:val="18"/>
                <w:szCs w:val="18"/>
              </w:rPr>
            </w:pPr>
          </w:p>
        </w:tc>
        <w:tc>
          <w:tcPr>
            <w:tcW w:w="2126" w:type="dxa"/>
            <w:tcBorders>
              <w:top w:val="nil"/>
              <w:left w:val="nil"/>
              <w:bottom w:val="single" w:sz="4" w:space="0" w:color="auto"/>
              <w:right w:val="single" w:sz="4" w:space="0" w:color="auto"/>
            </w:tcBorders>
          </w:tcPr>
          <w:p w14:paraId="72BE1C1D" w14:textId="2C892655" w:rsidR="00934F34" w:rsidRDefault="00934F34" w:rsidP="00934F34">
            <w:pPr>
              <w:rPr>
                <w:rFonts w:cs="Calibri"/>
                <w:color w:val="000000"/>
                <w:sz w:val="18"/>
                <w:szCs w:val="18"/>
              </w:rPr>
            </w:pPr>
          </w:p>
        </w:tc>
      </w:tr>
      <w:tr w:rsidR="004E0FC9" w:rsidRPr="00212559" w14:paraId="57F34288" w14:textId="5A426611"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008A8E31" w14:textId="77777777" w:rsidR="00934F34" w:rsidRPr="00212559" w:rsidRDefault="00934F34" w:rsidP="00934F34">
            <w:pPr>
              <w:rPr>
                <w:rFonts w:cs="Calibri"/>
                <w:color w:val="000000"/>
                <w:sz w:val="18"/>
                <w:szCs w:val="18"/>
              </w:rPr>
            </w:pPr>
            <w:r w:rsidRPr="00212559">
              <w:rPr>
                <w:rFonts w:cs="Calibri"/>
                <w:color w:val="000000"/>
                <w:sz w:val="18"/>
                <w:szCs w:val="18"/>
              </w:rPr>
              <w:t>centidad</w:t>
            </w:r>
          </w:p>
        </w:tc>
        <w:tc>
          <w:tcPr>
            <w:tcW w:w="5494" w:type="dxa"/>
            <w:tcBorders>
              <w:top w:val="nil"/>
              <w:left w:val="nil"/>
              <w:bottom w:val="single" w:sz="4" w:space="0" w:color="auto"/>
              <w:right w:val="single" w:sz="4" w:space="0" w:color="auto"/>
            </w:tcBorders>
            <w:shd w:val="clear" w:color="auto" w:fill="auto"/>
            <w:noWrap/>
            <w:hideMark/>
          </w:tcPr>
          <w:p w14:paraId="5E7D9A02" w14:textId="77777777" w:rsidR="00934F34" w:rsidRPr="00212559" w:rsidRDefault="00934F34" w:rsidP="00934F34">
            <w:pPr>
              <w:rPr>
                <w:rFonts w:cs="Calibri"/>
                <w:color w:val="000000"/>
                <w:sz w:val="18"/>
                <w:szCs w:val="18"/>
              </w:rPr>
            </w:pPr>
            <w:r w:rsidRPr="00212559">
              <w:rPr>
                <w:rFonts w:cs="Calibri"/>
                <w:color w:val="000000"/>
                <w:sz w:val="18"/>
                <w:szCs w:val="18"/>
              </w:rPr>
              <w:t>Entidade a que respeita a informação</w:t>
            </w:r>
          </w:p>
          <w:p w14:paraId="138A1F03" w14:textId="77777777" w:rsidR="00934F34" w:rsidRPr="00212559" w:rsidRDefault="00934F34" w:rsidP="00934F34">
            <w:pPr>
              <w:pStyle w:val="ListParagraph"/>
              <w:numPr>
                <w:ilvl w:val="0"/>
                <w:numId w:val="5"/>
              </w:numPr>
              <w:rPr>
                <w:rFonts w:cs="Calibri"/>
                <w:color w:val="000000"/>
                <w:sz w:val="18"/>
                <w:szCs w:val="18"/>
              </w:rPr>
            </w:pPr>
            <w:r w:rsidRPr="00212559">
              <w:rPr>
                <w:rFonts w:cs="Calibri"/>
                <w:color w:val="000000"/>
                <w:sz w:val="18"/>
                <w:szCs w:val="18"/>
              </w:rPr>
              <w:t xml:space="preserve">Todos os registos dizem respeito à entidade Banco Santander Totta, estando, por esse motivo, uniformemente preenchidos com o código ‘BST’. </w:t>
            </w:r>
          </w:p>
        </w:tc>
        <w:tc>
          <w:tcPr>
            <w:tcW w:w="992" w:type="dxa"/>
            <w:tcBorders>
              <w:top w:val="nil"/>
              <w:left w:val="nil"/>
              <w:bottom w:val="single" w:sz="4" w:space="0" w:color="auto"/>
              <w:right w:val="single" w:sz="4" w:space="0" w:color="auto"/>
            </w:tcBorders>
            <w:shd w:val="clear" w:color="auto" w:fill="auto"/>
            <w:noWrap/>
            <w:hideMark/>
          </w:tcPr>
          <w:p w14:paraId="34D484B1" w14:textId="77777777" w:rsidR="00934F34" w:rsidRPr="00212559" w:rsidRDefault="00934F34" w:rsidP="00934F34">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5170A86B" w14:textId="77777777" w:rsidR="004E0FC9" w:rsidRDefault="004E0FC9" w:rsidP="004E0FC9">
            <w:pPr>
              <w:rPr>
                <w:rFonts w:cs="Calibri"/>
                <w:color w:val="000000"/>
                <w:sz w:val="18"/>
                <w:szCs w:val="18"/>
              </w:rPr>
            </w:pPr>
            <w:r>
              <w:rPr>
                <w:rFonts w:cs="Calibri"/>
                <w:color w:val="000000"/>
                <w:sz w:val="18"/>
                <w:szCs w:val="18"/>
              </w:rPr>
              <w:t>MUG</w:t>
            </w:r>
          </w:p>
          <w:p w14:paraId="408B761F" w14:textId="69F9E636"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2B408B1A" w14:textId="3DB50F6E"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25F536F9" w14:textId="2C71CEEC" w:rsidR="00934F34" w:rsidRDefault="00934F34" w:rsidP="00934F34">
            <w:pPr>
              <w:rPr>
                <w:rFonts w:cs="Calibri"/>
                <w:color w:val="000000"/>
                <w:sz w:val="18"/>
                <w:szCs w:val="18"/>
              </w:rPr>
            </w:pPr>
          </w:p>
        </w:tc>
        <w:tc>
          <w:tcPr>
            <w:tcW w:w="2126" w:type="dxa"/>
            <w:tcBorders>
              <w:top w:val="nil"/>
              <w:left w:val="nil"/>
              <w:bottom w:val="single" w:sz="4" w:space="0" w:color="auto"/>
              <w:right w:val="single" w:sz="4" w:space="0" w:color="auto"/>
            </w:tcBorders>
          </w:tcPr>
          <w:p w14:paraId="405280FA" w14:textId="166F7E6C" w:rsidR="00934F34" w:rsidRDefault="00934F34" w:rsidP="00934F34">
            <w:pPr>
              <w:rPr>
                <w:rFonts w:cs="Calibri"/>
                <w:color w:val="000000"/>
                <w:sz w:val="18"/>
                <w:szCs w:val="18"/>
              </w:rPr>
            </w:pPr>
          </w:p>
        </w:tc>
      </w:tr>
      <w:tr w:rsidR="004E0FC9" w:rsidRPr="00212559" w14:paraId="7DF386B1" w14:textId="0C4AD2C3" w:rsidTr="004E0FC9">
        <w:trPr>
          <w:trHeight w:val="290"/>
        </w:trPr>
        <w:tc>
          <w:tcPr>
            <w:tcW w:w="1877" w:type="dxa"/>
            <w:tcBorders>
              <w:top w:val="single" w:sz="4" w:space="0" w:color="auto"/>
              <w:left w:val="single" w:sz="4" w:space="0" w:color="auto"/>
              <w:bottom w:val="single" w:sz="4" w:space="0" w:color="auto"/>
              <w:right w:val="single" w:sz="4" w:space="0" w:color="auto"/>
            </w:tcBorders>
            <w:shd w:val="clear" w:color="000000" w:fill="F2F2F2"/>
            <w:hideMark/>
          </w:tcPr>
          <w:p w14:paraId="2A4C3925" w14:textId="77777777" w:rsidR="004E0FC9" w:rsidRPr="00212559" w:rsidRDefault="004E0FC9" w:rsidP="004E0FC9">
            <w:pPr>
              <w:rPr>
                <w:rFonts w:cs="Calibri"/>
                <w:color w:val="000000"/>
                <w:sz w:val="18"/>
                <w:szCs w:val="18"/>
              </w:rPr>
            </w:pPr>
            <w:r w:rsidRPr="00212559">
              <w:rPr>
                <w:rFonts w:cs="Calibri"/>
                <w:color w:val="000000"/>
                <w:sz w:val="18"/>
                <w:szCs w:val="18"/>
              </w:rPr>
              <w:t>caplic</w:t>
            </w:r>
          </w:p>
        </w:tc>
        <w:tc>
          <w:tcPr>
            <w:tcW w:w="5494" w:type="dxa"/>
            <w:tcBorders>
              <w:top w:val="single" w:sz="4" w:space="0" w:color="auto"/>
              <w:left w:val="nil"/>
              <w:bottom w:val="single" w:sz="4" w:space="0" w:color="auto"/>
              <w:right w:val="single" w:sz="4" w:space="0" w:color="auto"/>
            </w:tcBorders>
            <w:shd w:val="clear" w:color="auto" w:fill="auto"/>
            <w:noWrap/>
            <w:hideMark/>
          </w:tcPr>
          <w:p w14:paraId="4938FCD5" w14:textId="77777777" w:rsidR="004E0FC9" w:rsidRPr="00212559" w:rsidRDefault="004E0FC9" w:rsidP="004E0FC9">
            <w:pPr>
              <w:rPr>
                <w:rFonts w:cs="Calibri"/>
                <w:color w:val="000000"/>
                <w:sz w:val="18"/>
                <w:szCs w:val="18"/>
              </w:rPr>
            </w:pPr>
            <w:r w:rsidRPr="00212559">
              <w:rPr>
                <w:rFonts w:cs="Calibri"/>
                <w:color w:val="000000"/>
                <w:sz w:val="18"/>
                <w:szCs w:val="18"/>
              </w:rPr>
              <w:t>Aplicação fonte da informação:</w:t>
            </w:r>
          </w:p>
          <w:p w14:paraId="2A4860A8" w14:textId="77777777" w:rsidR="004E0FC9" w:rsidRPr="00212559" w:rsidRDefault="004E0FC9" w:rsidP="004E0FC9">
            <w:pPr>
              <w:pStyle w:val="ListParagraph"/>
              <w:numPr>
                <w:ilvl w:val="0"/>
                <w:numId w:val="22"/>
              </w:numPr>
              <w:rPr>
                <w:rFonts w:cs="Calibri"/>
                <w:color w:val="000000"/>
                <w:sz w:val="18"/>
                <w:szCs w:val="18"/>
              </w:rPr>
            </w:pPr>
            <w:r w:rsidRPr="00212559">
              <w:rPr>
                <w:rFonts w:cs="Calibri"/>
                <w:color w:val="000000"/>
                <w:sz w:val="18"/>
                <w:szCs w:val="18"/>
              </w:rPr>
              <w:t>Este campo indica a fonte de informação e está preenchido com o código:</w:t>
            </w:r>
          </w:p>
          <w:p w14:paraId="35B0C860" w14:textId="77777777" w:rsidR="004E0FC9" w:rsidRPr="00212559" w:rsidRDefault="004E0FC9" w:rsidP="004E0FC9">
            <w:pPr>
              <w:pStyle w:val="ListParagraph"/>
              <w:numPr>
                <w:ilvl w:val="1"/>
                <w:numId w:val="22"/>
              </w:numPr>
              <w:rPr>
                <w:rFonts w:cs="Calibri"/>
                <w:color w:val="000000"/>
                <w:sz w:val="18"/>
                <w:szCs w:val="18"/>
              </w:rPr>
            </w:pPr>
            <w:r w:rsidRPr="00212559">
              <w:rPr>
                <w:rFonts w:cs="Calibri"/>
                <w:color w:val="000000"/>
                <w:sz w:val="18"/>
                <w:szCs w:val="18"/>
              </w:rPr>
              <w:t>‘TT’ para os títulos</w:t>
            </w:r>
          </w:p>
          <w:p w14:paraId="5A03DF51" w14:textId="77777777" w:rsidR="004E0FC9" w:rsidRPr="00212559" w:rsidRDefault="004E0FC9" w:rsidP="004E0FC9">
            <w:pPr>
              <w:pStyle w:val="ListParagraph"/>
              <w:numPr>
                <w:ilvl w:val="1"/>
                <w:numId w:val="22"/>
              </w:numPr>
              <w:rPr>
                <w:rFonts w:cs="Calibri"/>
                <w:color w:val="000000"/>
                <w:sz w:val="18"/>
                <w:szCs w:val="18"/>
              </w:rPr>
            </w:pPr>
            <w:r w:rsidRPr="00212559">
              <w:rPr>
                <w:rFonts w:cs="Calibri"/>
                <w:color w:val="000000"/>
                <w:sz w:val="18"/>
                <w:szCs w:val="18"/>
              </w:rPr>
              <w:t>‘SG’ para seguros</w:t>
            </w:r>
          </w:p>
          <w:p w14:paraId="619B1B76" w14:textId="77777777" w:rsidR="004E0FC9" w:rsidRPr="00212559" w:rsidRDefault="004E0FC9" w:rsidP="004E0FC9">
            <w:pPr>
              <w:pStyle w:val="ListParagraph"/>
              <w:numPr>
                <w:ilvl w:val="1"/>
                <w:numId w:val="22"/>
              </w:numPr>
              <w:rPr>
                <w:rFonts w:cs="Calibri"/>
                <w:color w:val="000000"/>
                <w:sz w:val="18"/>
                <w:szCs w:val="18"/>
              </w:rPr>
            </w:pPr>
            <w:r w:rsidRPr="00212559">
              <w:rPr>
                <w:rFonts w:cs="Calibri"/>
                <w:color w:val="000000"/>
                <w:sz w:val="18"/>
                <w:szCs w:val="18"/>
              </w:rPr>
              <w:t>‘FU’ para fundos</w:t>
            </w:r>
          </w:p>
          <w:p w14:paraId="1679736F" w14:textId="77777777" w:rsidR="004E0FC9" w:rsidRPr="00212559" w:rsidRDefault="004E0FC9" w:rsidP="004E0FC9">
            <w:pPr>
              <w:pStyle w:val="ListParagraph"/>
              <w:numPr>
                <w:ilvl w:val="1"/>
                <w:numId w:val="22"/>
              </w:numPr>
              <w:rPr>
                <w:rFonts w:cs="Calibri"/>
                <w:color w:val="000000"/>
                <w:sz w:val="18"/>
                <w:szCs w:val="18"/>
              </w:rPr>
            </w:pPr>
            <w:r w:rsidRPr="00212559">
              <w:rPr>
                <w:rFonts w:cs="Calibri"/>
                <w:color w:val="000000"/>
                <w:sz w:val="18"/>
                <w:szCs w:val="18"/>
              </w:rPr>
              <w:t>‘DP’ para depósitos a prazo</w:t>
            </w:r>
          </w:p>
          <w:p w14:paraId="4C4E1C93" w14:textId="77777777" w:rsidR="004E0FC9" w:rsidRPr="00212559" w:rsidRDefault="004E0FC9" w:rsidP="004E0FC9">
            <w:pPr>
              <w:pStyle w:val="ListParagraph"/>
              <w:numPr>
                <w:ilvl w:val="1"/>
                <w:numId w:val="22"/>
              </w:numPr>
              <w:rPr>
                <w:rFonts w:cs="Calibri"/>
                <w:color w:val="000000"/>
                <w:sz w:val="18"/>
                <w:szCs w:val="18"/>
              </w:rPr>
            </w:pPr>
            <w:r w:rsidRPr="00212559">
              <w:rPr>
                <w:rFonts w:cs="Calibri"/>
                <w:color w:val="000000"/>
                <w:sz w:val="18"/>
                <w:szCs w:val="18"/>
              </w:rPr>
              <w:t>‘DC’ para contas de depósito à ordem</w:t>
            </w:r>
          </w:p>
          <w:p w14:paraId="6BAB1688" w14:textId="77777777" w:rsidR="004E0FC9" w:rsidRPr="00212559" w:rsidRDefault="004E0FC9" w:rsidP="004E0FC9">
            <w:pPr>
              <w:pStyle w:val="ListParagraph"/>
              <w:numPr>
                <w:ilvl w:val="1"/>
                <w:numId w:val="22"/>
              </w:numPr>
              <w:rPr>
                <w:rFonts w:cs="Calibri"/>
                <w:color w:val="000000"/>
                <w:sz w:val="18"/>
                <w:szCs w:val="18"/>
              </w:rPr>
            </w:pPr>
            <w:r w:rsidRPr="00212559">
              <w:rPr>
                <w:rFonts w:cs="Calibri"/>
                <w:color w:val="000000"/>
                <w:sz w:val="18"/>
                <w:szCs w:val="18"/>
              </w:rPr>
              <w:t>‘GP’ para garantias imóveis de origem GP</w:t>
            </w:r>
          </w:p>
          <w:p w14:paraId="1D8C4529" w14:textId="77777777" w:rsidR="004E0FC9" w:rsidRPr="00212559" w:rsidRDefault="004E0FC9" w:rsidP="004E0FC9">
            <w:pPr>
              <w:pStyle w:val="ListParagraph"/>
              <w:numPr>
                <w:ilvl w:val="1"/>
                <w:numId w:val="22"/>
              </w:numPr>
              <w:rPr>
                <w:rFonts w:cs="Calibri"/>
                <w:color w:val="000000"/>
                <w:sz w:val="18"/>
                <w:szCs w:val="18"/>
              </w:rPr>
            </w:pPr>
            <w:r w:rsidRPr="00212559">
              <w:rPr>
                <w:rFonts w:cs="Calibri"/>
                <w:color w:val="000000"/>
                <w:sz w:val="18"/>
                <w:szCs w:val="18"/>
              </w:rPr>
              <w:t>‘CS’ para garantias imóveis de origem CS</w:t>
            </w:r>
          </w:p>
        </w:tc>
        <w:tc>
          <w:tcPr>
            <w:tcW w:w="992" w:type="dxa"/>
            <w:tcBorders>
              <w:top w:val="single" w:sz="4" w:space="0" w:color="auto"/>
              <w:left w:val="nil"/>
              <w:bottom w:val="single" w:sz="4" w:space="0" w:color="auto"/>
              <w:right w:val="single" w:sz="4" w:space="0" w:color="auto"/>
            </w:tcBorders>
            <w:shd w:val="clear" w:color="auto" w:fill="auto"/>
            <w:noWrap/>
            <w:hideMark/>
          </w:tcPr>
          <w:p w14:paraId="29460326" w14:textId="77777777"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single" w:sz="4" w:space="0" w:color="auto"/>
              <w:left w:val="nil"/>
              <w:bottom w:val="single" w:sz="4" w:space="0" w:color="auto"/>
              <w:right w:val="single" w:sz="4" w:space="0" w:color="auto"/>
            </w:tcBorders>
          </w:tcPr>
          <w:p w14:paraId="2BB83105" w14:textId="77777777" w:rsidR="004E0FC9" w:rsidRDefault="004E0FC9" w:rsidP="004E0FC9">
            <w:pPr>
              <w:rPr>
                <w:rFonts w:cs="Calibri"/>
                <w:color w:val="000000"/>
                <w:sz w:val="18"/>
                <w:szCs w:val="18"/>
              </w:rPr>
            </w:pPr>
            <w:r>
              <w:rPr>
                <w:rFonts w:cs="Calibri"/>
                <w:color w:val="000000"/>
                <w:sz w:val="18"/>
                <w:szCs w:val="18"/>
              </w:rPr>
              <w:t>MUG</w:t>
            </w:r>
          </w:p>
          <w:p w14:paraId="7AA96459" w14:textId="543D60BC"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9C2E53F" w14:textId="77777777" w:rsidR="004E0FC9" w:rsidRDefault="004E0FC9" w:rsidP="004E0FC9">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74E18D1B" w14:textId="77777777" w:rsidR="004E0FC9" w:rsidRDefault="004E0FC9" w:rsidP="004E0FC9">
            <w:pPr>
              <w:rPr>
                <w:rFonts w:cs="Calibri"/>
                <w:i/>
                <w:color w:val="000000"/>
                <w:sz w:val="18"/>
                <w:szCs w:val="18"/>
              </w:rPr>
            </w:pPr>
            <w:r>
              <w:rPr>
                <w:rFonts w:cs="Calibri"/>
                <w:i/>
                <w:color w:val="000000"/>
                <w:sz w:val="18"/>
                <w:szCs w:val="18"/>
              </w:rPr>
              <w:t xml:space="preserve">cd_garantias.gt002_grnt_prc </w:t>
            </w:r>
          </w:p>
          <w:p w14:paraId="0BEF423E" w14:textId="77777777" w:rsidR="004E0FC9" w:rsidRDefault="004E0FC9" w:rsidP="004E0FC9">
            <w:pPr>
              <w:rPr>
                <w:rFonts w:cs="Calibri"/>
                <w:i/>
                <w:color w:val="000000"/>
                <w:sz w:val="18"/>
                <w:szCs w:val="18"/>
              </w:rPr>
            </w:pPr>
            <w:r>
              <w:rPr>
                <w:rFonts w:cs="Calibri"/>
                <w:i/>
                <w:color w:val="000000"/>
                <w:sz w:val="18"/>
                <w:szCs w:val="18"/>
              </w:rPr>
              <w:t xml:space="preserve">cd_garantias.gt003_trz_gt </w:t>
            </w:r>
          </w:p>
          <w:p w14:paraId="353EE448" w14:textId="38461CA8" w:rsidR="004E0FC9" w:rsidRDefault="004E0FC9" w:rsidP="004E0FC9">
            <w:pPr>
              <w:rPr>
                <w:rFonts w:cs="Calibri"/>
                <w:color w:val="000000"/>
                <w:sz w:val="18"/>
                <w:szCs w:val="18"/>
              </w:rPr>
            </w:pPr>
          </w:p>
        </w:tc>
        <w:tc>
          <w:tcPr>
            <w:tcW w:w="1134" w:type="dxa"/>
            <w:tcBorders>
              <w:top w:val="single" w:sz="4" w:space="0" w:color="auto"/>
              <w:left w:val="nil"/>
              <w:bottom w:val="single" w:sz="4" w:space="0" w:color="auto"/>
              <w:right w:val="single" w:sz="4" w:space="0" w:color="auto"/>
            </w:tcBorders>
          </w:tcPr>
          <w:p w14:paraId="3BB5E815" w14:textId="77777777" w:rsidR="004E0FC9" w:rsidRPr="004E0FC9" w:rsidRDefault="004E0FC9" w:rsidP="004E0FC9">
            <w:pPr>
              <w:rPr>
                <w:rFonts w:cs="Calibri"/>
                <w:color w:val="000000"/>
                <w:sz w:val="18"/>
                <w:szCs w:val="18"/>
              </w:rPr>
            </w:pPr>
            <w:r w:rsidRPr="004E0FC9">
              <w:rPr>
                <w:rFonts w:cs="Calibri"/>
                <w:color w:val="000000"/>
                <w:sz w:val="18"/>
                <w:szCs w:val="18"/>
              </w:rPr>
              <w:t>origem</w:t>
            </w:r>
          </w:p>
          <w:p w14:paraId="4C954AEA" w14:textId="77777777" w:rsidR="004E0FC9" w:rsidRPr="004E0FC9" w:rsidRDefault="004E0FC9" w:rsidP="004E0FC9">
            <w:pPr>
              <w:rPr>
                <w:rFonts w:cs="Calibri"/>
                <w:color w:val="000000"/>
                <w:sz w:val="18"/>
                <w:szCs w:val="18"/>
              </w:rPr>
            </w:pPr>
            <w:r w:rsidRPr="004E0FC9">
              <w:rPr>
                <w:rFonts w:cs="Calibri"/>
                <w:color w:val="000000"/>
                <w:sz w:val="18"/>
                <w:szCs w:val="18"/>
              </w:rPr>
              <w:t>tipologia</w:t>
            </w:r>
          </w:p>
          <w:p w14:paraId="1667D252" w14:textId="77777777" w:rsidR="004E0FC9" w:rsidRPr="004E0FC9" w:rsidRDefault="004E0FC9" w:rsidP="004E0FC9">
            <w:pPr>
              <w:rPr>
                <w:rFonts w:cs="Calibri"/>
                <w:color w:val="000000"/>
                <w:sz w:val="18"/>
                <w:szCs w:val="18"/>
              </w:rPr>
            </w:pPr>
            <w:r w:rsidRPr="004E0FC9">
              <w:rPr>
                <w:rFonts w:cs="Calibri"/>
                <w:color w:val="000000"/>
                <w:sz w:val="18"/>
                <w:szCs w:val="18"/>
              </w:rPr>
              <w:t>ctratcta</w:t>
            </w:r>
          </w:p>
          <w:p w14:paraId="4B02C4FE" w14:textId="27FC4911" w:rsidR="004E0FC9" w:rsidRDefault="004E0FC9" w:rsidP="004E0FC9">
            <w:pPr>
              <w:rPr>
                <w:rFonts w:cs="Calibri"/>
                <w:color w:val="000000"/>
                <w:sz w:val="18"/>
                <w:szCs w:val="18"/>
              </w:rPr>
            </w:pPr>
            <w:r w:rsidRPr="004E0FC9">
              <w:rPr>
                <w:rFonts w:cs="Calibri"/>
                <w:color w:val="000000"/>
                <w:sz w:val="18"/>
                <w:szCs w:val="18"/>
              </w:rPr>
              <w:t>ckprodut</w:t>
            </w:r>
          </w:p>
        </w:tc>
        <w:tc>
          <w:tcPr>
            <w:tcW w:w="2126" w:type="dxa"/>
            <w:tcBorders>
              <w:top w:val="single" w:sz="4" w:space="0" w:color="auto"/>
              <w:left w:val="nil"/>
              <w:bottom w:val="single" w:sz="4" w:space="0" w:color="auto"/>
              <w:right w:val="single" w:sz="4" w:space="0" w:color="auto"/>
            </w:tcBorders>
          </w:tcPr>
          <w:p w14:paraId="2D842CCD" w14:textId="3357017B" w:rsidR="004E0FC9" w:rsidRDefault="004E0FC9" w:rsidP="004E0FC9">
            <w:pPr>
              <w:rPr>
                <w:rFonts w:cs="Calibri"/>
                <w:color w:val="000000"/>
                <w:sz w:val="18"/>
                <w:szCs w:val="18"/>
              </w:rPr>
            </w:pPr>
          </w:p>
        </w:tc>
      </w:tr>
      <w:tr w:rsidR="004E0FC9" w:rsidRPr="00212559" w14:paraId="46993E71" w14:textId="7218C96E" w:rsidTr="004E0FC9">
        <w:trPr>
          <w:trHeight w:val="290"/>
        </w:trPr>
        <w:tc>
          <w:tcPr>
            <w:tcW w:w="1877" w:type="dxa"/>
            <w:tcBorders>
              <w:top w:val="single" w:sz="4" w:space="0" w:color="auto"/>
              <w:left w:val="single" w:sz="4" w:space="0" w:color="auto"/>
              <w:bottom w:val="single" w:sz="4" w:space="0" w:color="auto"/>
              <w:right w:val="single" w:sz="4" w:space="0" w:color="auto"/>
            </w:tcBorders>
            <w:shd w:val="clear" w:color="000000" w:fill="F2F2F2"/>
            <w:hideMark/>
          </w:tcPr>
          <w:p w14:paraId="028335DB" w14:textId="77777777" w:rsidR="004E0FC9" w:rsidRPr="00212559" w:rsidRDefault="004E0FC9" w:rsidP="004E0FC9">
            <w:pPr>
              <w:rPr>
                <w:rFonts w:cs="Calibri"/>
                <w:color w:val="000000"/>
                <w:sz w:val="18"/>
                <w:szCs w:val="18"/>
              </w:rPr>
            </w:pPr>
            <w:r w:rsidRPr="00212559">
              <w:rPr>
                <w:rFonts w:cs="Calibri"/>
                <w:color w:val="000000"/>
                <w:sz w:val="18"/>
                <w:szCs w:val="18"/>
              </w:rPr>
              <w:t>isin</w:t>
            </w:r>
          </w:p>
        </w:tc>
        <w:tc>
          <w:tcPr>
            <w:tcW w:w="5494" w:type="dxa"/>
            <w:tcBorders>
              <w:top w:val="single" w:sz="4" w:space="0" w:color="auto"/>
              <w:left w:val="nil"/>
              <w:bottom w:val="single" w:sz="4" w:space="0" w:color="auto"/>
              <w:right w:val="single" w:sz="4" w:space="0" w:color="auto"/>
            </w:tcBorders>
            <w:shd w:val="clear" w:color="auto" w:fill="auto"/>
            <w:noWrap/>
            <w:hideMark/>
          </w:tcPr>
          <w:p w14:paraId="7EB5C847" w14:textId="77777777" w:rsidR="004E0FC9" w:rsidRPr="00212559" w:rsidRDefault="004E0FC9" w:rsidP="004E0FC9">
            <w:pPr>
              <w:rPr>
                <w:rFonts w:cs="Calibri"/>
                <w:color w:val="000000"/>
                <w:sz w:val="18"/>
                <w:szCs w:val="18"/>
              </w:rPr>
            </w:pPr>
            <w:r w:rsidRPr="00212559">
              <w:rPr>
                <w:rFonts w:cs="Calibri"/>
                <w:color w:val="000000"/>
                <w:sz w:val="18"/>
                <w:szCs w:val="18"/>
              </w:rPr>
              <w:t>Código de Emissão (ISIN, ISINREF)</w:t>
            </w:r>
          </w:p>
          <w:p w14:paraId="1ED15511" w14:textId="77777777" w:rsidR="004E0FC9" w:rsidRPr="00212559" w:rsidRDefault="004E0FC9" w:rsidP="004E0FC9">
            <w:pPr>
              <w:pStyle w:val="ListParagraph"/>
              <w:numPr>
                <w:ilvl w:val="0"/>
                <w:numId w:val="22"/>
              </w:numPr>
              <w:rPr>
                <w:rFonts w:cs="Calibri"/>
                <w:color w:val="000000"/>
                <w:sz w:val="18"/>
                <w:szCs w:val="18"/>
              </w:rPr>
            </w:pPr>
            <w:r w:rsidRPr="00212559">
              <w:rPr>
                <w:rFonts w:cs="Calibri"/>
                <w:color w:val="000000"/>
                <w:sz w:val="18"/>
                <w:szCs w:val="18"/>
                <w:lang w:val="en-US"/>
              </w:rPr>
              <w:t>ISIN significa “</w:t>
            </w:r>
            <w:r w:rsidRPr="00212559">
              <w:rPr>
                <w:rFonts w:cs="Calibri"/>
                <w:i/>
                <w:color w:val="000000"/>
                <w:sz w:val="18"/>
                <w:szCs w:val="18"/>
                <w:lang w:val="en-US"/>
              </w:rPr>
              <w:t>International Securities Identification Number”</w:t>
            </w:r>
            <w:r w:rsidRPr="00212559">
              <w:rPr>
                <w:rFonts w:cs="Calibri"/>
                <w:color w:val="000000"/>
                <w:sz w:val="18"/>
                <w:szCs w:val="18"/>
                <w:lang w:val="en-US"/>
              </w:rPr>
              <w:t xml:space="preserve">. </w:t>
            </w:r>
            <w:r w:rsidRPr="00212559">
              <w:rPr>
                <w:rFonts w:cs="Calibri"/>
                <w:color w:val="000000"/>
                <w:sz w:val="18"/>
                <w:szCs w:val="18"/>
              </w:rPr>
              <w:t>Este código é o número de identificação internacional atribuído a títulos e fundos, de acordo com a norma ISO 6166.</w:t>
            </w:r>
          </w:p>
          <w:p w14:paraId="5FB92EBD" w14:textId="77777777" w:rsidR="004E0FC9" w:rsidRPr="00212559" w:rsidRDefault="004E0FC9" w:rsidP="004E0FC9">
            <w:pPr>
              <w:pStyle w:val="ListParagraph"/>
              <w:numPr>
                <w:ilvl w:val="0"/>
                <w:numId w:val="22"/>
              </w:numPr>
              <w:rPr>
                <w:rFonts w:cs="Calibri"/>
                <w:color w:val="000000"/>
                <w:sz w:val="18"/>
                <w:szCs w:val="18"/>
              </w:rPr>
            </w:pPr>
            <w:r w:rsidRPr="00212559">
              <w:rPr>
                <w:rFonts w:cs="Calibri"/>
                <w:color w:val="000000"/>
                <w:sz w:val="18"/>
                <w:szCs w:val="18"/>
              </w:rPr>
              <w:t xml:space="preserve">Este código está apenas preenchido para garantias reais financeiras do tipo fundos e títulos. </w:t>
            </w:r>
          </w:p>
        </w:tc>
        <w:tc>
          <w:tcPr>
            <w:tcW w:w="992" w:type="dxa"/>
            <w:tcBorders>
              <w:top w:val="single" w:sz="4" w:space="0" w:color="auto"/>
              <w:left w:val="nil"/>
              <w:bottom w:val="single" w:sz="4" w:space="0" w:color="auto"/>
              <w:right w:val="single" w:sz="4" w:space="0" w:color="auto"/>
            </w:tcBorders>
            <w:shd w:val="clear" w:color="auto" w:fill="auto"/>
            <w:noWrap/>
            <w:hideMark/>
          </w:tcPr>
          <w:p w14:paraId="5E42E006" w14:textId="77777777"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single" w:sz="4" w:space="0" w:color="auto"/>
              <w:left w:val="nil"/>
              <w:bottom w:val="single" w:sz="4" w:space="0" w:color="auto"/>
              <w:right w:val="single" w:sz="4" w:space="0" w:color="auto"/>
            </w:tcBorders>
          </w:tcPr>
          <w:p w14:paraId="4279E5B4" w14:textId="77777777" w:rsidR="004E0FC9" w:rsidRDefault="004E0FC9" w:rsidP="004E0FC9">
            <w:pPr>
              <w:rPr>
                <w:rFonts w:cs="Calibri"/>
                <w:color w:val="000000"/>
                <w:sz w:val="18"/>
                <w:szCs w:val="18"/>
              </w:rPr>
            </w:pPr>
            <w:r w:rsidRPr="000E5989">
              <w:rPr>
                <w:rFonts w:cs="Calibri"/>
                <w:color w:val="000000"/>
                <w:sz w:val="18"/>
                <w:szCs w:val="18"/>
              </w:rPr>
              <w:t>Títulos (APMT0100022484)</w:t>
            </w:r>
          </w:p>
          <w:p w14:paraId="596E0278" w14:textId="77777777" w:rsidR="004E0FC9" w:rsidRDefault="004E0FC9" w:rsidP="004E0FC9">
            <w:pPr>
              <w:rPr>
                <w:rFonts w:cs="Calibri"/>
                <w:color w:val="000000"/>
                <w:sz w:val="18"/>
                <w:szCs w:val="18"/>
              </w:rPr>
            </w:pPr>
            <w:r w:rsidRPr="000E5989">
              <w:rPr>
                <w:rFonts w:cs="Calibri"/>
                <w:color w:val="000000"/>
                <w:sz w:val="18"/>
                <w:szCs w:val="18"/>
              </w:rPr>
              <w:t>Fundos (APMT0100021345)</w:t>
            </w:r>
          </w:p>
          <w:p w14:paraId="661BE4C6" w14:textId="6C61901B" w:rsidR="004E0FC9" w:rsidRPr="00212559" w:rsidRDefault="004E0FC9" w:rsidP="004E0FC9">
            <w:pPr>
              <w:rPr>
                <w:rFonts w:cs="Calibri"/>
                <w:color w:val="000000"/>
                <w:sz w:val="18"/>
                <w:szCs w:val="18"/>
              </w:rPr>
            </w:pPr>
            <w:r w:rsidRPr="000E5989">
              <w:rPr>
                <w:rFonts w:cs="Calibri"/>
                <w:color w:val="000000"/>
                <w:sz w:val="18"/>
                <w:szCs w:val="18"/>
              </w:rPr>
              <w:t>Estruturais (APMT0100050994</w:t>
            </w:r>
          </w:p>
        </w:tc>
        <w:tc>
          <w:tcPr>
            <w:tcW w:w="1701" w:type="dxa"/>
            <w:tcBorders>
              <w:top w:val="single" w:sz="4" w:space="0" w:color="auto"/>
              <w:left w:val="nil"/>
              <w:bottom w:val="single" w:sz="4" w:space="0" w:color="auto"/>
              <w:right w:val="single" w:sz="4" w:space="0" w:color="auto"/>
            </w:tcBorders>
          </w:tcPr>
          <w:p w14:paraId="38008A00" w14:textId="77777777" w:rsidR="004E0FC9" w:rsidRPr="00020F9F" w:rsidRDefault="004E0FC9" w:rsidP="004E0FC9">
            <w:pPr>
              <w:rPr>
                <w:rFonts w:cs="Calibri"/>
                <w:i/>
                <w:color w:val="000000"/>
                <w:sz w:val="18"/>
                <w:szCs w:val="18"/>
              </w:rPr>
            </w:pPr>
            <w:r w:rsidRPr="00020F9F">
              <w:rPr>
                <w:rFonts w:cs="Calibri"/>
                <w:i/>
                <w:color w:val="000000"/>
                <w:sz w:val="18"/>
                <w:szCs w:val="18"/>
              </w:rPr>
              <w:t>cd_mercados.ttt35_titlgru</w:t>
            </w:r>
          </w:p>
          <w:p w14:paraId="07BAE357" w14:textId="77777777" w:rsidR="004E0FC9" w:rsidRPr="00020F9F" w:rsidRDefault="004E0FC9" w:rsidP="004E0FC9">
            <w:pPr>
              <w:rPr>
                <w:rFonts w:cs="Calibri"/>
                <w:i/>
                <w:color w:val="000000"/>
                <w:sz w:val="18"/>
                <w:szCs w:val="18"/>
              </w:rPr>
            </w:pPr>
            <w:r w:rsidRPr="00020F9F">
              <w:rPr>
                <w:rFonts w:cs="Calibri"/>
                <w:i/>
                <w:color w:val="000000"/>
                <w:sz w:val="18"/>
                <w:szCs w:val="18"/>
              </w:rPr>
              <w:t>cd_mercados.fut02_contasfu</w:t>
            </w:r>
          </w:p>
          <w:p w14:paraId="642E6F28" w14:textId="27B04312" w:rsidR="004E0FC9" w:rsidRDefault="004E0FC9" w:rsidP="004E0FC9">
            <w:pPr>
              <w:rPr>
                <w:rFonts w:cs="Calibri"/>
                <w:color w:val="000000"/>
                <w:sz w:val="18"/>
                <w:szCs w:val="18"/>
              </w:rPr>
            </w:pPr>
            <w:r w:rsidRPr="00020F9F">
              <w:rPr>
                <w:rFonts w:cs="Calibri"/>
                <w:i/>
                <w:color w:val="000000"/>
                <w:sz w:val="18"/>
                <w:szCs w:val="18"/>
              </w:rPr>
              <w:t>cd_estruturais.cat34_fuparam</w:t>
            </w:r>
          </w:p>
        </w:tc>
        <w:tc>
          <w:tcPr>
            <w:tcW w:w="1134" w:type="dxa"/>
            <w:tcBorders>
              <w:top w:val="single" w:sz="4" w:space="0" w:color="auto"/>
              <w:left w:val="nil"/>
              <w:bottom w:val="single" w:sz="4" w:space="0" w:color="auto"/>
              <w:right w:val="single" w:sz="4" w:space="0" w:color="auto"/>
            </w:tcBorders>
          </w:tcPr>
          <w:p w14:paraId="20F25882" w14:textId="77777777" w:rsidR="004E0FC9" w:rsidRPr="004E0FC9" w:rsidRDefault="004E0FC9" w:rsidP="004E0FC9">
            <w:pPr>
              <w:rPr>
                <w:rFonts w:cs="Calibri"/>
                <w:color w:val="000000"/>
                <w:sz w:val="18"/>
                <w:szCs w:val="18"/>
              </w:rPr>
            </w:pPr>
            <w:r w:rsidRPr="004E0FC9">
              <w:rPr>
                <w:rFonts w:cs="Calibri"/>
                <w:color w:val="000000"/>
                <w:sz w:val="18"/>
                <w:szCs w:val="18"/>
              </w:rPr>
              <w:t>ctitisin/cisinref</w:t>
            </w:r>
          </w:p>
          <w:p w14:paraId="1EFE8F38" w14:textId="0C3A30BF" w:rsidR="004E0FC9" w:rsidRDefault="004E0FC9" w:rsidP="004E0FC9">
            <w:pPr>
              <w:rPr>
                <w:rFonts w:cs="Calibri"/>
                <w:color w:val="000000"/>
                <w:sz w:val="18"/>
                <w:szCs w:val="18"/>
              </w:rPr>
            </w:pPr>
            <w:r w:rsidRPr="004E0FC9">
              <w:rPr>
                <w:rFonts w:cs="Calibri"/>
                <w:color w:val="000000"/>
                <w:sz w:val="18"/>
                <w:szCs w:val="18"/>
              </w:rPr>
              <w:t>ccodisin</w:t>
            </w:r>
          </w:p>
        </w:tc>
        <w:tc>
          <w:tcPr>
            <w:tcW w:w="2126" w:type="dxa"/>
            <w:tcBorders>
              <w:top w:val="single" w:sz="4" w:space="0" w:color="auto"/>
              <w:left w:val="nil"/>
              <w:bottom w:val="single" w:sz="4" w:space="0" w:color="auto"/>
              <w:right w:val="single" w:sz="4" w:space="0" w:color="auto"/>
            </w:tcBorders>
          </w:tcPr>
          <w:p w14:paraId="3BF465F7" w14:textId="3E5D103B" w:rsidR="004E0FC9" w:rsidRDefault="004E0FC9" w:rsidP="004E0FC9">
            <w:pPr>
              <w:rPr>
                <w:rFonts w:cs="Calibri"/>
                <w:color w:val="000000"/>
                <w:sz w:val="18"/>
                <w:szCs w:val="18"/>
              </w:rPr>
            </w:pPr>
          </w:p>
        </w:tc>
      </w:tr>
      <w:tr w:rsidR="004E0FC9" w:rsidRPr="00212559" w14:paraId="4F9947A5" w14:textId="4744D7D1"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7FFD3CFA" w14:textId="77777777" w:rsidR="004E0FC9" w:rsidRPr="00212559" w:rsidRDefault="004E0FC9" w:rsidP="004E0FC9">
            <w:pPr>
              <w:rPr>
                <w:rFonts w:cs="Calibri"/>
                <w:color w:val="000000"/>
                <w:sz w:val="18"/>
                <w:szCs w:val="18"/>
              </w:rPr>
            </w:pPr>
            <w:r w:rsidRPr="00212559">
              <w:rPr>
                <w:rFonts w:cs="Calibri"/>
                <w:color w:val="000000"/>
                <w:sz w:val="18"/>
                <w:szCs w:val="18"/>
              </w:rPr>
              <w:lastRenderedPageBreak/>
              <w:t>tipvalor</w:t>
            </w:r>
          </w:p>
        </w:tc>
        <w:tc>
          <w:tcPr>
            <w:tcW w:w="5494" w:type="dxa"/>
            <w:tcBorders>
              <w:top w:val="nil"/>
              <w:left w:val="nil"/>
              <w:bottom w:val="single" w:sz="4" w:space="0" w:color="auto"/>
              <w:right w:val="single" w:sz="4" w:space="0" w:color="auto"/>
            </w:tcBorders>
            <w:shd w:val="clear" w:color="auto" w:fill="auto"/>
            <w:noWrap/>
            <w:hideMark/>
          </w:tcPr>
          <w:p w14:paraId="31195169" w14:textId="77777777" w:rsidR="004E0FC9" w:rsidRPr="00212559" w:rsidRDefault="004E0FC9" w:rsidP="004E0FC9">
            <w:pPr>
              <w:rPr>
                <w:rFonts w:cs="Calibri"/>
                <w:color w:val="000000"/>
                <w:sz w:val="18"/>
                <w:szCs w:val="18"/>
              </w:rPr>
            </w:pPr>
            <w:r w:rsidRPr="00212559">
              <w:rPr>
                <w:rFonts w:cs="Calibri"/>
                <w:color w:val="000000"/>
                <w:sz w:val="18"/>
                <w:szCs w:val="18"/>
              </w:rPr>
              <w:t>Tipo de Valoração</w:t>
            </w:r>
          </w:p>
          <w:p w14:paraId="3354F619" w14:textId="77777777" w:rsidR="004E0FC9" w:rsidRPr="00212559" w:rsidRDefault="004E0FC9" w:rsidP="004E0FC9">
            <w:pPr>
              <w:pStyle w:val="ListParagraph"/>
              <w:numPr>
                <w:ilvl w:val="0"/>
                <w:numId w:val="22"/>
              </w:numPr>
              <w:rPr>
                <w:rFonts w:cs="Calibri"/>
                <w:color w:val="000000"/>
                <w:sz w:val="18"/>
                <w:szCs w:val="18"/>
              </w:rPr>
            </w:pPr>
            <w:r w:rsidRPr="00212559">
              <w:rPr>
                <w:rFonts w:cs="Calibri"/>
                <w:color w:val="000000"/>
                <w:sz w:val="18"/>
                <w:szCs w:val="18"/>
              </w:rPr>
              <w:t xml:space="preserve">Este campo indica o tipo de valoração da garantia. </w:t>
            </w:r>
          </w:p>
          <w:p w14:paraId="5D71E576" w14:textId="77777777" w:rsidR="004E0FC9" w:rsidRPr="00212559" w:rsidRDefault="004E0FC9" w:rsidP="004E0FC9">
            <w:pPr>
              <w:pStyle w:val="ListParagraph"/>
              <w:numPr>
                <w:ilvl w:val="0"/>
                <w:numId w:val="2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757CCB89" w14:textId="77777777"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5C6311A9" w14:textId="77777777" w:rsidR="004E0FC9" w:rsidRDefault="004E0FC9" w:rsidP="004E0FC9">
            <w:pPr>
              <w:rPr>
                <w:rFonts w:cs="Calibri"/>
                <w:color w:val="000000"/>
                <w:sz w:val="18"/>
                <w:szCs w:val="18"/>
              </w:rPr>
            </w:pPr>
            <w:r>
              <w:rPr>
                <w:rFonts w:cs="Calibri"/>
                <w:color w:val="000000"/>
                <w:sz w:val="18"/>
                <w:szCs w:val="18"/>
              </w:rPr>
              <w:t>MUG</w:t>
            </w:r>
          </w:p>
          <w:p w14:paraId="534D4DD9" w14:textId="5FA956DC"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25AA6B51" w14:textId="280872F0" w:rsidR="004E0FC9" w:rsidRDefault="004E0FC9" w:rsidP="004E0FC9">
            <w:pPr>
              <w:rPr>
                <w:rFonts w:cs="Calibri"/>
                <w:color w:val="000000"/>
                <w:sz w:val="18"/>
                <w:szCs w:val="18"/>
              </w:rPr>
            </w:pPr>
          </w:p>
        </w:tc>
        <w:tc>
          <w:tcPr>
            <w:tcW w:w="1134" w:type="dxa"/>
            <w:tcBorders>
              <w:top w:val="nil"/>
              <w:left w:val="nil"/>
              <w:bottom w:val="single" w:sz="4" w:space="0" w:color="auto"/>
              <w:right w:val="single" w:sz="4" w:space="0" w:color="auto"/>
            </w:tcBorders>
          </w:tcPr>
          <w:p w14:paraId="5643BF57" w14:textId="42DB1929" w:rsidR="004E0FC9" w:rsidRDefault="004E0FC9" w:rsidP="004E0FC9">
            <w:pPr>
              <w:rPr>
                <w:rFonts w:cs="Calibri"/>
                <w:color w:val="000000"/>
                <w:sz w:val="18"/>
                <w:szCs w:val="18"/>
              </w:rPr>
            </w:pPr>
          </w:p>
        </w:tc>
        <w:tc>
          <w:tcPr>
            <w:tcW w:w="2126" w:type="dxa"/>
            <w:tcBorders>
              <w:top w:val="nil"/>
              <w:left w:val="nil"/>
              <w:bottom w:val="single" w:sz="4" w:space="0" w:color="auto"/>
              <w:right w:val="single" w:sz="4" w:space="0" w:color="auto"/>
            </w:tcBorders>
          </w:tcPr>
          <w:p w14:paraId="3718450B" w14:textId="0A1C9337" w:rsidR="004E0FC9" w:rsidRDefault="004E0FC9" w:rsidP="004E0FC9">
            <w:pPr>
              <w:rPr>
                <w:rFonts w:cs="Calibri"/>
                <w:color w:val="000000"/>
                <w:sz w:val="18"/>
                <w:szCs w:val="18"/>
              </w:rPr>
            </w:pPr>
          </w:p>
        </w:tc>
      </w:tr>
      <w:tr w:rsidR="004E0FC9" w:rsidRPr="00212559" w14:paraId="1A8D07F4" w14:textId="18A088C4"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465E6EF7" w14:textId="77777777" w:rsidR="004E0FC9" w:rsidRPr="00212559" w:rsidRDefault="004E0FC9" w:rsidP="004E0FC9">
            <w:pPr>
              <w:rPr>
                <w:rFonts w:cs="Calibri"/>
                <w:color w:val="000000"/>
                <w:sz w:val="18"/>
                <w:szCs w:val="18"/>
              </w:rPr>
            </w:pPr>
            <w:r w:rsidRPr="00212559">
              <w:rPr>
                <w:rFonts w:cs="Calibri"/>
                <w:color w:val="000000"/>
                <w:sz w:val="18"/>
                <w:szCs w:val="18"/>
              </w:rPr>
              <w:t>tipgarant</w:t>
            </w:r>
          </w:p>
        </w:tc>
        <w:tc>
          <w:tcPr>
            <w:tcW w:w="5494" w:type="dxa"/>
            <w:tcBorders>
              <w:top w:val="nil"/>
              <w:left w:val="nil"/>
              <w:bottom w:val="single" w:sz="4" w:space="0" w:color="auto"/>
              <w:right w:val="single" w:sz="4" w:space="0" w:color="auto"/>
            </w:tcBorders>
            <w:shd w:val="clear" w:color="auto" w:fill="auto"/>
            <w:noWrap/>
            <w:hideMark/>
          </w:tcPr>
          <w:p w14:paraId="2FD3D465" w14:textId="77777777" w:rsidR="004E0FC9" w:rsidRPr="00212559" w:rsidRDefault="004E0FC9" w:rsidP="004E0FC9">
            <w:pPr>
              <w:rPr>
                <w:rFonts w:cs="Calibri"/>
                <w:color w:val="000000"/>
                <w:sz w:val="18"/>
                <w:szCs w:val="18"/>
              </w:rPr>
            </w:pPr>
            <w:r w:rsidRPr="00212559">
              <w:rPr>
                <w:rFonts w:cs="Calibri"/>
                <w:color w:val="000000"/>
                <w:sz w:val="18"/>
                <w:szCs w:val="18"/>
              </w:rPr>
              <w:t>Tipo de Garantia</w:t>
            </w:r>
          </w:p>
          <w:p w14:paraId="6C87F849" w14:textId="77777777" w:rsidR="004E0FC9" w:rsidRPr="00212559" w:rsidRDefault="004E0FC9" w:rsidP="004E0FC9">
            <w:pPr>
              <w:pStyle w:val="ListParagraph"/>
              <w:numPr>
                <w:ilvl w:val="0"/>
                <w:numId w:val="22"/>
              </w:numPr>
              <w:rPr>
                <w:rFonts w:cs="Calibri"/>
                <w:color w:val="000000"/>
                <w:sz w:val="18"/>
                <w:szCs w:val="18"/>
              </w:rPr>
            </w:pPr>
            <w:r w:rsidRPr="00212559">
              <w:rPr>
                <w:rFonts w:cs="Calibri"/>
                <w:color w:val="000000"/>
                <w:sz w:val="18"/>
                <w:szCs w:val="18"/>
              </w:rPr>
              <w:t>Campo identifica o tipo de garantia (se pessoal ou real), de forma a incluir a valoração das mesmas.</w:t>
            </w:r>
          </w:p>
          <w:p w14:paraId="374D014E" w14:textId="77777777" w:rsidR="004E0FC9" w:rsidRPr="00212559" w:rsidRDefault="004E0FC9" w:rsidP="004E0FC9">
            <w:pPr>
              <w:pStyle w:val="ListParagraph"/>
              <w:numPr>
                <w:ilvl w:val="0"/>
                <w:numId w:val="22"/>
              </w:numPr>
              <w:rPr>
                <w:rFonts w:cs="Calibri"/>
                <w:color w:val="000000"/>
                <w:sz w:val="18"/>
                <w:szCs w:val="18"/>
              </w:rPr>
            </w:pPr>
            <w:r w:rsidRPr="00212559">
              <w:rPr>
                <w:rFonts w:cs="Calibri"/>
                <w:color w:val="000000"/>
                <w:sz w:val="18"/>
                <w:szCs w:val="18"/>
              </w:rPr>
              <w:t>Neste caso, apenas temos garantias reais, pelo que, o campo será preenchido com ‘0’.</w:t>
            </w:r>
            <w:r w:rsidRPr="00212559">
              <w:rPr>
                <w:rFonts w:cs="Calibri"/>
                <w:color w:val="FF5A5A" w:themeColor="accent1" w:themeTint="99"/>
                <w:sz w:val="18"/>
                <w:szCs w:val="18"/>
              </w:rPr>
              <w:t xml:space="preserve"> </w:t>
            </w:r>
          </w:p>
        </w:tc>
        <w:tc>
          <w:tcPr>
            <w:tcW w:w="992" w:type="dxa"/>
            <w:tcBorders>
              <w:top w:val="nil"/>
              <w:left w:val="nil"/>
              <w:bottom w:val="single" w:sz="4" w:space="0" w:color="auto"/>
              <w:right w:val="single" w:sz="4" w:space="0" w:color="auto"/>
            </w:tcBorders>
            <w:shd w:val="clear" w:color="auto" w:fill="auto"/>
            <w:noWrap/>
            <w:hideMark/>
          </w:tcPr>
          <w:p w14:paraId="2037DFAF" w14:textId="77777777"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00A6A797" w14:textId="77777777" w:rsidR="004E0FC9" w:rsidRDefault="004E0FC9" w:rsidP="004E0FC9">
            <w:pPr>
              <w:rPr>
                <w:rFonts w:cs="Calibri"/>
                <w:color w:val="000000"/>
                <w:sz w:val="18"/>
                <w:szCs w:val="18"/>
              </w:rPr>
            </w:pPr>
            <w:r>
              <w:rPr>
                <w:rFonts w:cs="Calibri"/>
                <w:color w:val="000000"/>
                <w:sz w:val="18"/>
                <w:szCs w:val="18"/>
              </w:rPr>
              <w:t>MUG</w:t>
            </w:r>
          </w:p>
          <w:p w14:paraId="4B49DBBB" w14:textId="14780627"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572C273B" w14:textId="5AEA5BE2" w:rsidR="004E0FC9" w:rsidRDefault="004E0FC9" w:rsidP="004E0FC9">
            <w:pPr>
              <w:rPr>
                <w:rFonts w:cs="Calibri"/>
                <w:color w:val="000000"/>
                <w:sz w:val="18"/>
                <w:szCs w:val="18"/>
              </w:rPr>
            </w:pPr>
          </w:p>
        </w:tc>
        <w:tc>
          <w:tcPr>
            <w:tcW w:w="1134" w:type="dxa"/>
            <w:tcBorders>
              <w:top w:val="nil"/>
              <w:left w:val="nil"/>
              <w:bottom w:val="single" w:sz="4" w:space="0" w:color="auto"/>
              <w:right w:val="single" w:sz="4" w:space="0" w:color="auto"/>
            </w:tcBorders>
          </w:tcPr>
          <w:p w14:paraId="406244E9" w14:textId="07ACAA8F" w:rsidR="004E0FC9" w:rsidRDefault="004E0FC9" w:rsidP="004E0FC9">
            <w:pPr>
              <w:rPr>
                <w:rFonts w:cs="Calibri"/>
                <w:color w:val="000000"/>
                <w:sz w:val="18"/>
                <w:szCs w:val="18"/>
              </w:rPr>
            </w:pPr>
          </w:p>
        </w:tc>
        <w:tc>
          <w:tcPr>
            <w:tcW w:w="2126" w:type="dxa"/>
            <w:tcBorders>
              <w:top w:val="nil"/>
              <w:left w:val="nil"/>
              <w:bottom w:val="single" w:sz="4" w:space="0" w:color="auto"/>
              <w:right w:val="single" w:sz="4" w:space="0" w:color="auto"/>
            </w:tcBorders>
          </w:tcPr>
          <w:p w14:paraId="61AB973A" w14:textId="03678B11" w:rsidR="004E0FC9" w:rsidRDefault="004E0FC9" w:rsidP="004E0FC9">
            <w:pPr>
              <w:rPr>
                <w:rFonts w:cs="Calibri"/>
                <w:color w:val="000000"/>
                <w:sz w:val="18"/>
                <w:szCs w:val="18"/>
              </w:rPr>
            </w:pPr>
          </w:p>
        </w:tc>
      </w:tr>
      <w:tr w:rsidR="004E0FC9" w:rsidRPr="00212559" w14:paraId="3A6505F9" w14:textId="645BEE40"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2F76EB24" w14:textId="77777777" w:rsidR="004E0FC9" w:rsidRPr="00212559" w:rsidRDefault="004E0FC9" w:rsidP="004E0FC9">
            <w:pPr>
              <w:rPr>
                <w:rFonts w:cs="Calibri"/>
                <w:color w:val="000000"/>
                <w:sz w:val="18"/>
                <w:szCs w:val="18"/>
              </w:rPr>
            </w:pPr>
            <w:r w:rsidRPr="00212559">
              <w:rPr>
                <w:rFonts w:cs="Calibri"/>
                <w:color w:val="000000"/>
                <w:sz w:val="18"/>
                <w:szCs w:val="18"/>
              </w:rPr>
              <w:t>divisa</w:t>
            </w:r>
          </w:p>
        </w:tc>
        <w:tc>
          <w:tcPr>
            <w:tcW w:w="5494" w:type="dxa"/>
            <w:tcBorders>
              <w:top w:val="nil"/>
              <w:left w:val="nil"/>
              <w:bottom w:val="single" w:sz="4" w:space="0" w:color="auto"/>
              <w:right w:val="single" w:sz="4" w:space="0" w:color="auto"/>
            </w:tcBorders>
            <w:shd w:val="clear" w:color="auto" w:fill="auto"/>
            <w:noWrap/>
            <w:hideMark/>
          </w:tcPr>
          <w:p w14:paraId="00279335" w14:textId="77777777" w:rsidR="004E0FC9" w:rsidRPr="00212559" w:rsidRDefault="004E0FC9" w:rsidP="004E0FC9">
            <w:pPr>
              <w:rPr>
                <w:rFonts w:cs="Calibri"/>
                <w:color w:val="000000"/>
                <w:sz w:val="18"/>
                <w:szCs w:val="18"/>
              </w:rPr>
            </w:pPr>
            <w:r w:rsidRPr="00212559">
              <w:rPr>
                <w:rFonts w:cs="Calibri"/>
                <w:color w:val="000000"/>
                <w:sz w:val="18"/>
                <w:szCs w:val="18"/>
              </w:rPr>
              <w:t>Código da moeda</w:t>
            </w:r>
          </w:p>
          <w:p w14:paraId="0947048A" w14:textId="77777777" w:rsidR="004E0FC9" w:rsidRPr="00212559" w:rsidRDefault="004E0FC9" w:rsidP="004E0FC9">
            <w:pPr>
              <w:pStyle w:val="ListParagraph"/>
              <w:numPr>
                <w:ilvl w:val="0"/>
                <w:numId w:val="11"/>
              </w:numPr>
              <w:rPr>
                <w:rFonts w:cs="Calibri"/>
                <w:color w:val="000000"/>
                <w:sz w:val="18"/>
                <w:szCs w:val="18"/>
              </w:rPr>
            </w:pPr>
            <w:r w:rsidRPr="00212559">
              <w:rPr>
                <w:rFonts w:cs="Calibri"/>
                <w:color w:val="000000"/>
                <w:sz w:val="18"/>
                <w:szCs w:val="18"/>
              </w:rPr>
              <w:t>Corresponde ao código da moeda de denominação do contrato.</w:t>
            </w:r>
          </w:p>
          <w:p w14:paraId="0485E307" w14:textId="77777777" w:rsidR="004E0FC9" w:rsidRPr="00212559" w:rsidRDefault="004E0FC9" w:rsidP="004E0FC9">
            <w:pPr>
              <w:pStyle w:val="ListParagraph"/>
              <w:numPr>
                <w:ilvl w:val="0"/>
                <w:numId w:val="11"/>
              </w:numPr>
              <w:rPr>
                <w:rFonts w:cs="Calibri"/>
                <w:color w:val="000000"/>
                <w:sz w:val="18"/>
                <w:szCs w:val="18"/>
              </w:rPr>
            </w:pPr>
            <w:r w:rsidRPr="00212559">
              <w:rPr>
                <w:rFonts w:cs="Calibri"/>
                <w:color w:val="000000"/>
                <w:sz w:val="18"/>
                <w:szCs w:val="18"/>
              </w:rPr>
              <w:t>Neste caso, todos os registos estão preenchidos com ‘EUR’, indicando que a divisa associada ao contrato é o Euro</w:t>
            </w:r>
            <w:r w:rsidRPr="00212559">
              <w:rPr>
                <w:rFonts w:cs="Calibri"/>
                <w:sz w:val="18"/>
                <w:szCs w:val="18"/>
              </w:rPr>
              <w:t>.</w:t>
            </w:r>
          </w:p>
        </w:tc>
        <w:tc>
          <w:tcPr>
            <w:tcW w:w="992" w:type="dxa"/>
            <w:tcBorders>
              <w:top w:val="nil"/>
              <w:left w:val="nil"/>
              <w:bottom w:val="single" w:sz="4" w:space="0" w:color="auto"/>
              <w:right w:val="single" w:sz="4" w:space="0" w:color="auto"/>
            </w:tcBorders>
            <w:shd w:val="clear" w:color="auto" w:fill="auto"/>
            <w:noWrap/>
            <w:hideMark/>
          </w:tcPr>
          <w:p w14:paraId="1F632A93" w14:textId="77777777"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1A8B33EB" w14:textId="77777777" w:rsidR="004E0FC9" w:rsidRDefault="004E0FC9" w:rsidP="004E0FC9">
            <w:pPr>
              <w:rPr>
                <w:rFonts w:cs="Calibri"/>
                <w:color w:val="000000"/>
                <w:sz w:val="18"/>
                <w:szCs w:val="18"/>
              </w:rPr>
            </w:pPr>
            <w:r>
              <w:rPr>
                <w:rFonts w:cs="Calibri"/>
                <w:color w:val="000000"/>
                <w:sz w:val="18"/>
                <w:szCs w:val="18"/>
              </w:rPr>
              <w:t>MUG</w:t>
            </w:r>
          </w:p>
          <w:p w14:paraId="3F1298AD" w14:textId="69538061"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7CC35FE5" w14:textId="608A2B66" w:rsidR="004E0FC9" w:rsidRDefault="004E0FC9" w:rsidP="004E0FC9">
            <w:pPr>
              <w:rPr>
                <w:rFonts w:cs="Calibri"/>
                <w:color w:val="000000"/>
                <w:sz w:val="18"/>
                <w:szCs w:val="18"/>
              </w:rPr>
            </w:pPr>
          </w:p>
        </w:tc>
        <w:tc>
          <w:tcPr>
            <w:tcW w:w="1134" w:type="dxa"/>
            <w:tcBorders>
              <w:top w:val="nil"/>
              <w:left w:val="nil"/>
              <w:bottom w:val="single" w:sz="4" w:space="0" w:color="auto"/>
              <w:right w:val="single" w:sz="4" w:space="0" w:color="auto"/>
            </w:tcBorders>
          </w:tcPr>
          <w:p w14:paraId="4944F94E" w14:textId="18B33CCB" w:rsidR="004E0FC9" w:rsidRDefault="004E0FC9" w:rsidP="004E0FC9">
            <w:pPr>
              <w:rPr>
                <w:rFonts w:cs="Calibri"/>
                <w:color w:val="000000"/>
                <w:sz w:val="18"/>
                <w:szCs w:val="18"/>
              </w:rPr>
            </w:pPr>
          </w:p>
        </w:tc>
        <w:tc>
          <w:tcPr>
            <w:tcW w:w="2126" w:type="dxa"/>
            <w:tcBorders>
              <w:top w:val="nil"/>
              <w:left w:val="nil"/>
              <w:bottom w:val="single" w:sz="4" w:space="0" w:color="auto"/>
              <w:right w:val="single" w:sz="4" w:space="0" w:color="auto"/>
            </w:tcBorders>
          </w:tcPr>
          <w:p w14:paraId="35D00057" w14:textId="7F69A4AB" w:rsidR="004E0FC9" w:rsidRDefault="004E0FC9" w:rsidP="004E0FC9">
            <w:pPr>
              <w:rPr>
                <w:rFonts w:cs="Calibri"/>
                <w:color w:val="000000"/>
                <w:sz w:val="18"/>
                <w:szCs w:val="18"/>
              </w:rPr>
            </w:pPr>
          </w:p>
        </w:tc>
      </w:tr>
      <w:tr w:rsidR="004E0FC9" w:rsidRPr="00212559" w14:paraId="5E0EED54" w14:textId="33314B62"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50A2F9B9" w14:textId="77777777" w:rsidR="004E0FC9" w:rsidRPr="00212559" w:rsidRDefault="004E0FC9" w:rsidP="004E0FC9">
            <w:pPr>
              <w:rPr>
                <w:rFonts w:cs="Calibri"/>
                <w:color w:val="000000"/>
                <w:sz w:val="18"/>
                <w:szCs w:val="18"/>
              </w:rPr>
            </w:pPr>
            <w:r w:rsidRPr="00212559">
              <w:rPr>
                <w:rFonts w:cs="Calibri"/>
                <w:color w:val="000000"/>
                <w:sz w:val="18"/>
                <w:szCs w:val="18"/>
              </w:rPr>
              <w:t>tipgarbl</w:t>
            </w:r>
          </w:p>
        </w:tc>
        <w:tc>
          <w:tcPr>
            <w:tcW w:w="5494" w:type="dxa"/>
            <w:tcBorders>
              <w:top w:val="nil"/>
              <w:left w:val="nil"/>
              <w:bottom w:val="single" w:sz="4" w:space="0" w:color="auto"/>
              <w:right w:val="single" w:sz="4" w:space="0" w:color="auto"/>
            </w:tcBorders>
            <w:shd w:val="clear" w:color="auto" w:fill="auto"/>
            <w:noWrap/>
            <w:hideMark/>
          </w:tcPr>
          <w:p w14:paraId="17530700" w14:textId="77777777" w:rsidR="004E0FC9" w:rsidRPr="00212559" w:rsidRDefault="004E0FC9" w:rsidP="004E0FC9">
            <w:pPr>
              <w:rPr>
                <w:rFonts w:cs="Calibri"/>
                <w:color w:val="000000"/>
                <w:sz w:val="18"/>
                <w:szCs w:val="18"/>
              </w:rPr>
            </w:pPr>
            <w:r w:rsidRPr="00212559">
              <w:rPr>
                <w:rFonts w:cs="Calibri"/>
                <w:color w:val="000000"/>
                <w:sz w:val="18"/>
                <w:szCs w:val="18"/>
              </w:rPr>
              <w:t>Tipo de Garantia – Local</w:t>
            </w:r>
          </w:p>
          <w:p w14:paraId="674047D7" w14:textId="77777777" w:rsidR="004E0FC9" w:rsidRPr="00212559" w:rsidRDefault="004E0FC9" w:rsidP="004E0FC9">
            <w:pPr>
              <w:pStyle w:val="ListParagraph"/>
              <w:numPr>
                <w:ilvl w:val="0"/>
                <w:numId w:val="22"/>
              </w:numPr>
              <w:rPr>
                <w:rFonts w:cs="Calibri"/>
                <w:color w:val="000000"/>
                <w:sz w:val="18"/>
                <w:szCs w:val="18"/>
              </w:rPr>
            </w:pPr>
            <w:r w:rsidRPr="00212559">
              <w:rPr>
                <w:rFonts w:cs="Calibri"/>
                <w:color w:val="000000"/>
                <w:sz w:val="18"/>
                <w:szCs w:val="18"/>
              </w:rPr>
              <w:t>Campo identifica o tipo de garantia (se pessoal ou real), de forma a incluir a valoração das mesmas.</w:t>
            </w:r>
          </w:p>
          <w:p w14:paraId="2810EFD4" w14:textId="77777777" w:rsidR="004E0FC9" w:rsidRPr="00212559" w:rsidRDefault="004E0FC9" w:rsidP="004E0FC9">
            <w:pPr>
              <w:pStyle w:val="ListParagraph"/>
              <w:numPr>
                <w:ilvl w:val="0"/>
                <w:numId w:val="22"/>
              </w:numPr>
              <w:rPr>
                <w:rFonts w:cs="Calibri"/>
                <w:color w:val="000000"/>
                <w:sz w:val="18"/>
                <w:szCs w:val="18"/>
              </w:rPr>
            </w:pPr>
            <w:r w:rsidRPr="00212559">
              <w:rPr>
                <w:rFonts w:cs="Calibri"/>
                <w:color w:val="000000"/>
                <w:sz w:val="18"/>
                <w:szCs w:val="18"/>
              </w:rPr>
              <w:t>Neste caso, apenas temos garantias reais, pelo que, o campo será preenchido com ‘0’.</w:t>
            </w:r>
            <w:r w:rsidRPr="00212559">
              <w:rPr>
                <w:rFonts w:cs="Calibri"/>
                <w:color w:val="FF5A5A" w:themeColor="accent1" w:themeTint="99"/>
                <w:sz w:val="18"/>
                <w:szCs w:val="18"/>
              </w:rPr>
              <w:t xml:space="preserve"> </w:t>
            </w:r>
          </w:p>
        </w:tc>
        <w:tc>
          <w:tcPr>
            <w:tcW w:w="992" w:type="dxa"/>
            <w:tcBorders>
              <w:top w:val="nil"/>
              <w:left w:val="nil"/>
              <w:bottom w:val="single" w:sz="4" w:space="0" w:color="auto"/>
              <w:right w:val="single" w:sz="4" w:space="0" w:color="auto"/>
            </w:tcBorders>
            <w:shd w:val="clear" w:color="auto" w:fill="auto"/>
            <w:noWrap/>
            <w:hideMark/>
          </w:tcPr>
          <w:p w14:paraId="2CCD60FF" w14:textId="77777777"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0B495134" w14:textId="77777777" w:rsidR="004E0FC9" w:rsidRDefault="004E0FC9" w:rsidP="004E0FC9">
            <w:pPr>
              <w:rPr>
                <w:rFonts w:cs="Calibri"/>
                <w:color w:val="000000"/>
                <w:sz w:val="18"/>
                <w:szCs w:val="18"/>
              </w:rPr>
            </w:pPr>
            <w:r>
              <w:rPr>
                <w:rFonts w:cs="Calibri"/>
                <w:color w:val="000000"/>
                <w:sz w:val="18"/>
                <w:szCs w:val="18"/>
              </w:rPr>
              <w:t>MUG</w:t>
            </w:r>
          </w:p>
          <w:p w14:paraId="74E17290" w14:textId="16BCDC89"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7A23D424" w14:textId="4000AA72" w:rsidR="004E0FC9" w:rsidRDefault="004E0FC9" w:rsidP="004E0FC9">
            <w:pPr>
              <w:rPr>
                <w:rFonts w:cs="Calibri"/>
                <w:color w:val="000000"/>
                <w:sz w:val="18"/>
                <w:szCs w:val="18"/>
              </w:rPr>
            </w:pPr>
          </w:p>
        </w:tc>
        <w:tc>
          <w:tcPr>
            <w:tcW w:w="1134" w:type="dxa"/>
            <w:tcBorders>
              <w:top w:val="nil"/>
              <w:left w:val="nil"/>
              <w:bottom w:val="single" w:sz="4" w:space="0" w:color="auto"/>
              <w:right w:val="single" w:sz="4" w:space="0" w:color="auto"/>
            </w:tcBorders>
          </w:tcPr>
          <w:p w14:paraId="02F03C59" w14:textId="4FA85E82" w:rsidR="004E0FC9" w:rsidRDefault="004E0FC9" w:rsidP="004E0FC9">
            <w:pPr>
              <w:rPr>
                <w:rFonts w:cs="Calibri"/>
                <w:color w:val="000000"/>
                <w:sz w:val="18"/>
                <w:szCs w:val="18"/>
              </w:rPr>
            </w:pPr>
          </w:p>
        </w:tc>
        <w:tc>
          <w:tcPr>
            <w:tcW w:w="2126" w:type="dxa"/>
            <w:tcBorders>
              <w:top w:val="nil"/>
              <w:left w:val="nil"/>
              <w:bottom w:val="single" w:sz="4" w:space="0" w:color="auto"/>
              <w:right w:val="single" w:sz="4" w:space="0" w:color="auto"/>
            </w:tcBorders>
          </w:tcPr>
          <w:p w14:paraId="0525BCD5" w14:textId="2E8B1104" w:rsidR="004E0FC9" w:rsidRDefault="004E0FC9" w:rsidP="004E0FC9">
            <w:pPr>
              <w:rPr>
                <w:rFonts w:cs="Calibri"/>
                <w:color w:val="000000"/>
                <w:sz w:val="18"/>
                <w:szCs w:val="18"/>
              </w:rPr>
            </w:pPr>
          </w:p>
        </w:tc>
      </w:tr>
      <w:tr w:rsidR="004E0FC9" w:rsidRPr="00212559" w14:paraId="64387DA4" w14:textId="7670DE60"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7DB38F6C" w14:textId="77777777" w:rsidR="004E0FC9" w:rsidRPr="00212559" w:rsidRDefault="004E0FC9" w:rsidP="004E0FC9">
            <w:pPr>
              <w:rPr>
                <w:rFonts w:cs="Calibri"/>
                <w:color w:val="000000"/>
                <w:sz w:val="18"/>
                <w:szCs w:val="18"/>
              </w:rPr>
            </w:pPr>
            <w:r w:rsidRPr="00212559">
              <w:rPr>
                <w:rFonts w:cs="Calibri"/>
                <w:color w:val="000000"/>
                <w:sz w:val="18"/>
                <w:szCs w:val="18"/>
              </w:rPr>
              <w:t>coravgp</w:t>
            </w:r>
          </w:p>
        </w:tc>
        <w:tc>
          <w:tcPr>
            <w:tcW w:w="5494" w:type="dxa"/>
            <w:tcBorders>
              <w:top w:val="nil"/>
              <w:left w:val="nil"/>
              <w:bottom w:val="single" w:sz="4" w:space="0" w:color="auto"/>
              <w:right w:val="single" w:sz="4" w:space="0" w:color="auto"/>
            </w:tcBorders>
            <w:shd w:val="clear" w:color="auto" w:fill="auto"/>
            <w:noWrap/>
            <w:hideMark/>
          </w:tcPr>
          <w:p w14:paraId="6C920F41" w14:textId="77777777" w:rsidR="004E0FC9" w:rsidRPr="00212559" w:rsidRDefault="004E0FC9" w:rsidP="004E0FC9">
            <w:pPr>
              <w:rPr>
                <w:rFonts w:cs="Calibri"/>
                <w:color w:val="000000"/>
                <w:sz w:val="18"/>
                <w:szCs w:val="18"/>
              </w:rPr>
            </w:pPr>
            <w:r w:rsidRPr="00212559">
              <w:rPr>
                <w:rFonts w:cs="Calibri"/>
                <w:color w:val="000000"/>
                <w:sz w:val="18"/>
                <w:szCs w:val="18"/>
              </w:rPr>
              <w:t>Código de origem da avaliação (valor e data):</w:t>
            </w:r>
          </w:p>
          <w:p w14:paraId="3A60158B" w14:textId="77777777" w:rsidR="004E0FC9" w:rsidRPr="00212559" w:rsidRDefault="004E0FC9" w:rsidP="004E0FC9">
            <w:pPr>
              <w:pStyle w:val="ListParagraph"/>
              <w:numPr>
                <w:ilvl w:val="0"/>
                <w:numId w:val="32"/>
              </w:numPr>
              <w:rPr>
                <w:rFonts w:cs="Calibri"/>
                <w:color w:val="000000"/>
                <w:sz w:val="18"/>
                <w:szCs w:val="18"/>
              </w:rPr>
            </w:pPr>
            <w:r w:rsidRPr="00212559">
              <w:rPr>
                <w:rFonts w:cs="Calibri"/>
                <w:color w:val="000000"/>
                <w:sz w:val="18"/>
                <w:szCs w:val="18"/>
              </w:rPr>
              <w:t>Este campo encontra-se preenchido com o código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132742C0" w14:textId="77777777"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5A5F7592" w14:textId="77777777" w:rsidR="004E0FC9" w:rsidRDefault="004E0FC9" w:rsidP="004E0FC9">
            <w:pPr>
              <w:rPr>
                <w:rFonts w:cs="Calibri"/>
                <w:color w:val="000000"/>
                <w:sz w:val="18"/>
                <w:szCs w:val="18"/>
              </w:rPr>
            </w:pPr>
            <w:r>
              <w:rPr>
                <w:rFonts w:cs="Calibri"/>
                <w:color w:val="000000"/>
                <w:sz w:val="18"/>
                <w:szCs w:val="18"/>
              </w:rPr>
              <w:t>MUG</w:t>
            </w:r>
          </w:p>
          <w:p w14:paraId="1DBC46E7" w14:textId="1B2E4A58"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4276E556" w14:textId="6B2D4B5E" w:rsidR="004E0FC9" w:rsidRDefault="004E0FC9" w:rsidP="004E0FC9">
            <w:pPr>
              <w:rPr>
                <w:rFonts w:cs="Calibri"/>
                <w:color w:val="000000"/>
                <w:sz w:val="18"/>
                <w:szCs w:val="18"/>
              </w:rPr>
            </w:pPr>
            <w:r w:rsidRPr="004E0FC9">
              <w:rPr>
                <w:i/>
                <w:sz w:val="18"/>
                <w:szCs w:val="18"/>
              </w:rPr>
              <w:t>cd_garantias.gt011_avalc_imov</w:t>
            </w:r>
          </w:p>
        </w:tc>
        <w:tc>
          <w:tcPr>
            <w:tcW w:w="1134" w:type="dxa"/>
            <w:tcBorders>
              <w:top w:val="nil"/>
              <w:left w:val="nil"/>
              <w:bottom w:val="single" w:sz="4" w:space="0" w:color="auto"/>
              <w:right w:val="single" w:sz="4" w:space="0" w:color="auto"/>
            </w:tcBorders>
          </w:tcPr>
          <w:p w14:paraId="6E46CE6E" w14:textId="156E7E55" w:rsidR="004E0FC9" w:rsidRDefault="004E0FC9" w:rsidP="004E0FC9">
            <w:pPr>
              <w:rPr>
                <w:rFonts w:cs="Calibri"/>
                <w:color w:val="000000"/>
                <w:sz w:val="18"/>
                <w:szCs w:val="18"/>
              </w:rPr>
            </w:pPr>
            <w:r w:rsidRPr="004E0FC9">
              <w:rPr>
                <w:rFonts w:cs="Calibri"/>
                <w:color w:val="000000"/>
                <w:sz w:val="18"/>
                <w:szCs w:val="18"/>
              </w:rPr>
              <w:t>coravgp</w:t>
            </w:r>
          </w:p>
        </w:tc>
        <w:tc>
          <w:tcPr>
            <w:tcW w:w="2126" w:type="dxa"/>
            <w:tcBorders>
              <w:top w:val="nil"/>
              <w:left w:val="nil"/>
              <w:bottom w:val="single" w:sz="4" w:space="0" w:color="auto"/>
              <w:right w:val="single" w:sz="4" w:space="0" w:color="auto"/>
            </w:tcBorders>
          </w:tcPr>
          <w:p w14:paraId="631003C1" w14:textId="3DB5CC10" w:rsidR="004E0FC9" w:rsidRDefault="004E0FC9" w:rsidP="004E0FC9">
            <w:pPr>
              <w:rPr>
                <w:rFonts w:cs="Calibri"/>
                <w:color w:val="000000"/>
                <w:sz w:val="18"/>
                <w:szCs w:val="18"/>
              </w:rPr>
            </w:pPr>
          </w:p>
        </w:tc>
      </w:tr>
      <w:tr w:rsidR="004E0FC9" w:rsidRPr="00212559" w14:paraId="752F8DB1" w14:textId="4DE6CABE"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6638D7C4" w14:textId="77777777" w:rsidR="004E0FC9" w:rsidRPr="00212559" w:rsidRDefault="004E0FC9" w:rsidP="004E0FC9">
            <w:pPr>
              <w:rPr>
                <w:rFonts w:cs="Calibri"/>
                <w:color w:val="000000"/>
                <w:sz w:val="18"/>
                <w:szCs w:val="18"/>
              </w:rPr>
            </w:pPr>
            <w:r w:rsidRPr="00212559">
              <w:rPr>
                <w:rFonts w:cs="Calibri"/>
                <w:color w:val="000000"/>
                <w:sz w:val="18"/>
                <w:szCs w:val="18"/>
              </w:rPr>
              <w:t>ctipreavl</w:t>
            </w:r>
          </w:p>
        </w:tc>
        <w:tc>
          <w:tcPr>
            <w:tcW w:w="5494" w:type="dxa"/>
            <w:tcBorders>
              <w:top w:val="nil"/>
              <w:left w:val="nil"/>
              <w:bottom w:val="single" w:sz="4" w:space="0" w:color="auto"/>
              <w:right w:val="single" w:sz="4" w:space="0" w:color="auto"/>
            </w:tcBorders>
            <w:shd w:val="clear" w:color="auto" w:fill="auto"/>
            <w:noWrap/>
            <w:hideMark/>
          </w:tcPr>
          <w:p w14:paraId="2DBA5637" w14:textId="77777777" w:rsidR="004E0FC9" w:rsidRPr="00212559" w:rsidRDefault="004E0FC9" w:rsidP="004E0FC9">
            <w:pPr>
              <w:rPr>
                <w:rFonts w:cs="Calibri"/>
                <w:color w:val="000000"/>
                <w:sz w:val="18"/>
                <w:szCs w:val="18"/>
              </w:rPr>
            </w:pPr>
            <w:r w:rsidRPr="00212559">
              <w:rPr>
                <w:rFonts w:cs="Calibri"/>
                <w:color w:val="000000"/>
                <w:sz w:val="18"/>
                <w:szCs w:val="18"/>
              </w:rPr>
              <w:t>Tipo de Reavaliação:</w:t>
            </w:r>
          </w:p>
          <w:p w14:paraId="608A57EA" w14:textId="77777777" w:rsidR="004E0FC9" w:rsidRPr="00212559" w:rsidRDefault="004E0FC9" w:rsidP="004E0FC9">
            <w:pPr>
              <w:pStyle w:val="ListParagraph"/>
              <w:numPr>
                <w:ilvl w:val="0"/>
                <w:numId w:val="32"/>
              </w:numPr>
              <w:rPr>
                <w:rFonts w:cs="Calibri"/>
                <w:color w:val="000000"/>
                <w:sz w:val="18"/>
                <w:szCs w:val="18"/>
              </w:rPr>
            </w:pPr>
            <w:r w:rsidRPr="00212559">
              <w:rPr>
                <w:rFonts w:cs="Calibri"/>
                <w:color w:val="000000"/>
                <w:sz w:val="18"/>
                <w:szCs w:val="18"/>
              </w:rPr>
              <w:t>Permite identificar se a informação do registo provém de uma A - avaliação, V - verificação ou R - revisão.</w:t>
            </w:r>
          </w:p>
        </w:tc>
        <w:tc>
          <w:tcPr>
            <w:tcW w:w="992" w:type="dxa"/>
            <w:tcBorders>
              <w:top w:val="nil"/>
              <w:left w:val="nil"/>
              <w:bottom w:val="single" w:sz="4" w:space="0" w:color="auto"/>
              <w:right w:val="single" w:sz="4" w:space="0" w:color="auto"/>
            </w:tcBorders>
            <w:shd w:val="clear" w:color="auto" w:fill="auto"/>
            <w:noWrap/>
            <w:hideMark/>
          </w:tcPr>
          <w:p w14:paraId="365BA757" w14:textId="77777777"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2BB96ED3" w14:textId="77777777" w:rsidR="004E0FC9" w:rsidRDefault="004E0FC9" w:rsidP="004E0FC9">
            <w:pPr>
              <w:rPr>
                <w:rFonts w:cs="Calibri"/>
                <w:color w:val="000000"/>
                <w:sz w:val="18"/>
                <w:szCs w:val="18"/>
              </w:rPr>
            </w:pPr>
            <w:r>
              <w:rPr>
                <w:rFonts w:cs="Calibri"/>
                <w:color w:val="000000"/>
                <w:sz w:val="18"/>
                <w:szCs w:val="18"/>
              </w:rPr>
              <w:t>MUG</w:t>
            </w:r>
          </w:p>
          <w:p w14:paraId="5D5AA653" w14:textId="03DD6E0C"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5D74DFDA" w14:textId="5686B9F2" w:rsidR="004E0FC9" w:rsidRPr="004E0FC9" w:rsidRDefault="004E0FC9" w:rsidP="004E0FC9">
            <w:pPr>
              <w:rPr>
                <w:rFonts w:cs="Calibri"/>
                <w:i/>
                <w:color w:val="000000"/>
                <w:sz w:val="18"/>
                <w:szCs w:val="18"/>
              </w:rPr>
            </w:pPr>
            <w:r w:rsidRPr="004E0FC9">
              <w:rPr>
                <w:i/>
                <w:sz w:val="18"/>
                <w:szCs w:val="18"/>
              </w:rPr>
              <w:t>cd_garantias.gt011_avalc_imov</w:t>
            </w:r>
          </w:p>
        </w:tc>
        <w:tc>
          <w:tcPr>
            <w:tcW w:w="1134" w:type="dxa"/>
            <w:tcBorders>
              <w:top w:val="nil"/>
              <w:left w:val="nil"/>
              <w:bottom w:val="single" w:sz="4" w:space="0" w:color="auto"/>
              <w:right w:val="single" w:sz="4" w:space="0" w:color="auto"/>
            </w:tcBorders>
          </w:tcPr>
          <w:p w14:paraId="6B6A788E" w14:textId="77777777" w:rsidR="004E0FC9" w:rsidRPr="004E0FC9" w:rsidRDefault="004E0FC9" w:rsidP="004E0FC9">
            <w:pPr>
              <w:rPr>
                <w:rFonts w:cs="Calibri"/>
                <w:color w:val="000000"/>
                <w:sz w:val="18"/>
                <w:szCs w:val="18"/>
              </w:rPr>
            </w:pPr>
            <w:r w:rsidRPr="004E0FC9">
              <w:rPr>
                <w:rFonts w:cs="Calibri"/>
                <w:color w:val="000000"/>
                <w:sz w:val="18"/>
                <w:szCs w:val="18"/>
              </w:rPr>
              <w:t>coravgp</w:t>
            </w:r>
          </w:p>
          <w:p w14:paraId="796F6E82" w14:textId="6E9FD06D" w:rsidR="004E0FC9" w:rsidRDefault="004E0FC9" w:rsidP="004E0FC9">
            <w:pPr>
              <w:rPr>
                <w:rFonts w:cs="Calibri"/>
                <w:color w:val="000000"/>
                <w:sz w:val="18"/>
                <w:szCs w:val="18"/>
              </w:rPr>
            </w:pPr>
            <w:r w:rsidRPr="004E0FC9">
              <w:rPr>
                <w:rFonts w:cs="Calibri"/>
                <w:color w:val="000000"/>
                <w:sz w:val="18"/>
                <w:szCs w:val="18"/>
              </w:rPr>
              <w:t>ctipreavl</w:t>
            </w:r>
          </w:p>
        </w:tc>
        <w:tc>
          <w:tcPr>
            <w:tcW w:w="2126" w:type="dxa"/>
            <w:tcBorders>
              <w:top w:val="nil"/>
              <w:left w:val="nil"/>
              <w:bottom w:val="single" w:sz="4" w:space="0" w:color="auto"/>
              <w:right w:val="single" w:sz="4" w:space="0" w:color="auto"/>
            </w:tcBorders>
          </w:tcPr>
          <w:p w14:paraId="29FCC892" w14:textId="52F11D3A" w:rsidR="004E0FC9" w:rsidRDefault="004E0FC9" w:rsidP="004E0FC9">
            <w:pPr>
              <w:rPr>
                <w:rFonts w:cs="Calibri"/>
                <w:color w:val="000000"/>
                <w:sz w:val="18"/>
                <w:szCs w:val="18"/>
              </w:rPr>
            </w:pPr>
          </w:p>
        </w:tc>
      </w:tr>
      <w:tr w:rsidR="004E0FC9" w:rsidRPr="00212559" w14:paraId="367BEF7B" w14:textId="66F6D13E" w:rsidTr="004E0FC9">
        <w:trPr>
          <w:trHeight w:val="290"/>
        </w:trPr>
        <w:tc>
          <w:tcPr>
            <w:tcW w:w="1877" w:type="dxa"/>
            <w:tcBorders>
              <w:top w:val="single" w:sz="4" w:space="0" w:color="auto"/>
              <w:left w:val="single" w:sz="4" w:space="0" w:color="auto"/>
              <w:bottom w:val="single" w:sz="4" w:space="0" w:color="auto"/>
              <w:right w:val="single" w:sz="4" w:space="0" w:color="auto"/>
            </w:tcBorders>
            <w:shd w:val="clear" w:color="000000" w:fill="F2F2F2"/>
            <w:hideMark/>
          </w:tcPr>
          <w:p w14:paraId="3C5BBE61" w14:textId="77777777" w:rsidR="004E0FC9" w:rsidRPr="00212559" w:rsidRDefault="004E0FC9" w:rsidP="004E0FC9">
            <w:pPr>
              <w:rPr>
                <w:rFonts w:cs="Calibri"/>
                <w:color w:val="000000"/>
                <w:sz w:val="18"/>
                <w:szCs w:val="18"/>
              </w:rPr>
            </w:pPr>
            <w:r w:rsidRPr="00212559">
              <w:rPr>
                <w:rFonts w:cs="Calibri"/>
                <w:color w:val="000000"/>
                <w:sz w:val="18"/>
                <w:szCs w:val="18"/>
              </w:rPr>
              <w:t>tipgarbg</w:t>
            </w:r>
          </w:p>
        </w:tc>
        <w:tc>
          <w:tcPr>
            <w:tcW w:w="5494" w:type="dxa"/>
            <w:tcBorders>
              <w:top w:val="single" w:sz="4" w:space="0" w:color="auto"/>
              <w:left w:val="nil"/>
              <w:bottom w:val="single" w:sz="4" w:space="0" w:color="auto"/>
              <w:right w:val="single" w:sz="4" w:space="0" w:color="auto"/>
            </w:tcBorders>
            <w:shd w:val="clear" w:color="auto" w:fill="auto"/>
            <w:noWrap/>
            <w:hideMark/>
          </w:tcPr>
          <w:p w14:paraId="26A36B7A" w14:textId="77777777" w:rsidR="004E0FC9" w:rsidRPr="00212559" w:rsidRDefault="004E0FC9" w:rsidP="004E0FC9">
            <w:pPr>
              <w:rPr>
                <w:rFonts w:cs="Calibri"/>
                <w:color w:val="000000"/>
                <w:sz w:val="18"/>
                <w:szCs w:val="18"/>
              </w:rPr>
            </w:pPr>
            <w:r w:rsidRPr="00212559">
              <w:rPr>
                <w:rFonts w:cs="Calibri"/>
                <w:color w:val="000000"/>
                <w:sz w:val="18"/>
                <w:szCs w:val="18"/>
              </w:rPr>
              <w:t>BG da Garantia</w:t>
            </w:r>
          </w:p>
          <w:p w14:paraId="665EF1CC" w14:textId="77777777" w:rsidR="004E0FC9" w:rsidRPr="00212559" w:rsidRDefault="004E0FC9" w:rsidP="004E0FC9">
            <w:pPr>
              <w:pStyle w:val="ListParagraph"/>
              <w:numPr>
                <w:ilvl w:val="0"/>
                <w:numId w:val="32"/>
              </w:numPr>
              <w:rPr>
                <w:rFonts w:cs="Calibri"/>
                <w:color w:val="000000"/>
                <w:sz w:val="18"/>
                <w:szCs w:val="18"/>
              </w:rPr>
            </w:pPr>
            <w:r w:rsidRPr="00212559">
              <w:rPr>
                <w:rFonts w:cs="Calibri"/>
                <w:color w:val="000000"/>
                <w:sz w:val="18"/>
                <w:szCs w:val="18"/>
              </w:rPr>
              <w:t>Este campo encontra-se preenchido com o código ‘0’ para todos os registos da tabela, uma vez que a sua informação não é obrigatória no reporte para os casos de uso, sendo apenas mantido para assegurar a estrutura da tabela.</w:t>
            </w:r>
          </w:p>
        </w:tc>
        <w:tc>
          <w:tcPr>
            <w:tcW w:w="992" w:type="dxa"/>
            <w:tcBorders>
              <w:top w:val="single" w:sz="4" w:space="0" w:color="auto"/>
              <w:left w:val="nil"/>
              <w:bottom w:val="single" w:sz="4" w:space="0" w:color="auto"/>
              <w:right w:val="single" w:sz="4" w:space="0" w:color="auto"/>
            </w:tcBorders>
            <w:shd w:val="clear" w:color="auto" w:fill="auto"/>
            <w:noWrap/>
            <w:hideMark/>
          </w:tcPr>
          <w:p w14:paraId="636F0E14" w14:textId="77777777"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single" w:sz="4" w:space="0" w:color="auto"/>
              <w:left w:val="nil"/>
              <w:bottom w:val="single" w:sz="4" w:space="0" w:color="auto"/>
              <w:right w:val="single" w:sz="4" w:space="0" w:color="auto"/>
            </w:tcBorders>
          </w:tcPr>
          <w:p w14:paraId="0A58E61B" w14:textId="77777777" w:rsidR="004E0FC9" w:rsidRDefault="004E0FC9" w:rsidP="004E0FC9">
            <w:pPr>
              <w:rPr>
                <w:rFonts w:cs="Calibri"/>
                <w:color w:val="000000"/>
                <w:sz w:val="18"/>
                <w:szCs w:val="18"/>
              </w:rPr>
            </w:pPr>
            <w:r>
              <w:rPr>
                <w:rFonts w:cs="Calibri"/>
                <w:color w:val="000000"/>
                <w:sz w:val="18"/>
                <w:szCs w:val="18"/>
              </w:rPr>
              <w:t>MUG</w:t>
            </w:r>
          </w:p>
          <w:p w14:paraId="4FFE28FB" w14:textId="0F804C63"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74A5D40" w14:textId="4C9F1CCC" w:rsidR="004E0FC9" w:rsidRDefault="004E0FC9" w:rsidP="004E0FC9">
            <w:pPr>
              <w:rPr>
                <w:rFonts w:cs="Calibri"/>
                <w:color w:val="000000"/>
                <w:sz w:val="18"/>
                <w:szCs w:val="18"/>
              </w:rPr>
            </w:pPr>
          </w:p>
        </w:tc>
        <w:tc>
          <w:tcPr>
            <w:tcW w:w="1134" w:type="dxa"/>
            <w:tcBorders>
              <w:top w:val="single" w:sz="4" w:space="0" w:color="auto"/>
              <w:left w:val="nil"/>
              <w:bottom w:val="single" w:sz="4" w:space="0" w:color="auto"/>
              <w:right w:val="single" w:sz="4" w:space="0" w:color="auto"/>
            </w:tcBorders>
          </w:tcPr>
          <w:p w14:paraId="42A08900" w14:textId="0D718ECF" w:rsidR="004E0FC9" w:rsidRDefault="004E0FC9" w:rsidP="004E0FC9">
            <w:pPr>
              <w:rPr>
                <w:rFonts w:cs="Calibri"/>
                <w:color w:val="000000"/>
                <w:sz w:val="18"/>
                <w:szCs w:val="18"/>
              </w:rPr>
            </w:pPr>
          </w:p>
        </w:tc>
        <w:tc>
          <w:tcPr>
            <w:tcW w:w="2126" w:type="dxa"/>
            <w:tcBorders>
              <w:top w:val="single" w:sz="4" w:space="0" w:color="auto"/>
              <w:left w:val="nil"/>
              <w:bottom w:val="single" w:sz="4" w:space="0" w:color="auto"/>
              <w:right w:val="single" w:sz="4" w:space="0" w:color="auto"/>
            </w:tcBorders>
          </w:tcPr>
          <w:p w14:paraId="25C6243F" w14:textId="35C57F99" w:rsidR="004E0FC9" w:rsidRDefault="004E0FC9" w:rsidP="004E0FC9">
            <w:pPr>
              <w:rPr>
                <w:rFonts w:cs="Calibri"/>
                <w:color w:val="000000"/>
                <w:sz w:val="18"/>
                <w:szCs w:val="18"/>
              </w:rPr>
            </w:pPr>
          </w:p>
        </w:tc>
      </w:tr>
      <w:tr w:rsidR="004E0FC9" w:rsidRPr="00212559" w14:paraId="1B097389" w14:textId="3B622D84" w:rsidTr="004E0FC9">
        <w:trPr>
          <w:trHeight w:val="290"/>
        </w:trPr>
        <w:tc>
          <w:tcPr>
            <w:tcW w:w="1877" w:type="dxa"/>
            <w:tcBorders>
              <w:top w:val="single" w:sz="4" w:space="0" w:color="auto"/>
              <w:left w:val="single" w:sz="4" w:space="0" w:color="auto"/>
              <w:bottom w:val="single" w:sz="4" w:space="0" w:color="auto"/>
              <w:right w:val="single" w:sz="4" w:space="0" w:color="auto"/>
            </w:tcBorders>
            <w:shd w:val="clear" w:color="000000" w:fill="F2F2F2"/>
            <w:hideMark/>
          </w:tcPr>
          <w:p w14:paraId="4B9F0FD5" w14:textId="77777777" w:rsidR="004E0FC9" w:rsidRPr="00212559" w:rsidRDefault="004E0FC9" w:rsidP="004E0FC9">
            <w:pPr>
              <w:rPr>
                <w:rFonts w:cs="Calibri"/>
                <w:color w:val="000000"/>
                <w:sz w:val="18"/>
                <w:szCs w:val="18"/>
              </w:rPr>
            </w:pPr>
            <w:r w:rsidRPr="00212559">
              <w:rPr>
                <w:rFonts w:cs="Calibri"/>
                <w:color w:val="000000"/>
                <w:sz w:val="18"/>
                <w:szCs w:val="18"/>
              </w:rPr>
              <w:t>iact_gp</w:t>
            </w:r>
          </w:p>
        </w:tc>
        <w:tc>
          <w:tcPr>
            <w:tcW w:w="5494" w:type="dxa"/>
            <w:tcBorders>
              <w:top w:val="single" w:sz="4" w:space="0" w:color="auto"/>
              <w:left w:val="nil"/>
              <w:bottom w:val="single" w:sz="4" w:space="0" w:color="auto"/>
              <w:right w:val="single" w:sz="4" w:space="0" w:color="auto"/>
            </w:tcBorders>
            <w:shd w:val="clear" w:color="auto" w:fill="auto"/>
            <w:noWrap/>
            <w:hideMark/>
          </w:tcPr>
          <w:p w14:paraId="302F4987" w14:textId="77777777" w:rsidR="004E0FC9" w:rsidRPr="00212559" w:rsidRDefault="004E0FC9" w:rsidP="004E0FC9">
            <w:pPr>
              <w:rPr>
                <w:rFonts w:cs="Calibri"/>
                <w:color w:val="000000"/>
                <w:sz w:val="18"/>
                <w:szCs w:val="18"/>
              </w:rPr>
            </w:pPr>
            <w:r w:rsidRPr="00212559">
              <w:rPr>
                <w:rFonts w:cs="Calibri"/>
                <w:color w:val="000000"/>
                <w:sz w:val="18"/>
                <w:szCs w:val="18"/>
              </w:rPr>
              <w:t>Indicador dos dados avaliação:</w:t>
            </w:r>
          </w:p>
          <w:p w14:paraId="21249025" w14:textId="77777777" w:rsidR="004E0FC9" w:rsidRPr="00212559" w:rsidRDefault="004E0FC9" w:rsidP="004E0FC9">
            <w:pPr>
              <w:pStyle w:val="ListParagraph"/>
              <w:numPr>
                <w:ilvl w:val="0"/>
                <w:numId w:val="3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single" w:sz="4" w:space="0" w:color="auto"/>
              <w:left w:val="nil"/>
              <w:bottom w:val="single" w:sz="4" w:space="0" w:color="auto"/>
              <w:right w:val="single" w:sz="4" w:space="0" w:color="auto"/>
            </w:tcBorders>
            <w:shd w:val="clear" w:color="auto" w:fill="auto"/>
            <w:noWrap/>
            <w:hideMark/>
          </w:tcPr>
          <w:p w14:paraId="12BA9597" w14:textId="77777777"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single" w:sz="4" w:space="0" w:color="auto"/>
              <w:left w:val="nil"/>
              <w:bottom w:val="single" w:sz="4" w:space="0" w:color="auto"/>
              <w:right w:val="single" w:sz="4" w:space="0" w:color="auto"/>
            </w:tcBorders>
          </w:tcPr>
          <w:p w14:paraId="57CFC716" w14:textId="77777777" w:rsidR="004E0FC9" w:rsidRDefault="004E0FC9" w:rsidP="004E0FC9">
            <w:pPr>
              <w:rPr>
                <w:rFonts w:cs="Calibri"/>
                <w:color w:val="000000"/>
                <w:sz w:val="18"/>
                <w:szCs w:val="18"/>
              </w:rPr>
            </w:pPr>
            <w:r>
              <w:rPr>
                <w:rFonts w:cs="Calibri"/>
                <w:color w:val="000000"/>
                <w:sz w:val="18"/>
                <w:szCs w:val="18"/>
              </w:rPr>
              <w:t>MUG</w:t>
            </w:r>
          </w:p>
          <w:p w14:paraId="4307174F" w14:textId="59157B52"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AD2EE63" w14:textId="49F2CCC4" w:rsidR="004E0FC9" w:rsidRDefault="004E0FC9" w:rsidP="004E0FC9">
            <w:pPr>
              <w:rPr>
                <w:rFonts w:cs="Calibri"/>
                <w:color w:val="000000"/>
                <w:sz w:val="18"/>
                <w:szCs w:val="18"/>
              </w:rPr>
            </w:pPr>
          </w:p>
        </w:tc>
        <w:tc>
          <w:tcPr>
            <w:tcW w:w="1134" w:type="dxa"/>
            <w:tcBorders>
              <w:top w:val="single" w:sz="4" w:space="0" w:color="auto"/>
              <w:left w:val="nil"/>
              <w:bottom w:val="single" w:sz="4" w:space="0" w:color="auto"/>
              <w:right w:val="single" w:sz="4" w:space="0" w:color="auto"/>
            </w:tcBorders>
          </w:tcPr>
          <w:p w14:paraId="1383BCCA" w14:textId="4FE7BDA1" w:rsidR="004E0FC9" w:rsidRDefault="004E0FC9" w:rsidP="004E0FC9">
            <w:pPr>
              <w:rPr>
                <w:rFonts w:cs="Calibri"/>
                <w:color w:val="000000"/>
                <w:sz w:val="18"/>
                <w:szCs w:val="18"/>
              </w:rPr>
            </w:pPr>
          </w:p>
        </w:tc>
        <w:tc>
          <w:tcPr>
            <w:tcW w:w="2126" w:type="dxa"/>
            <w:tcBorders>
              <w:top w:val="single" w:sz="4" w:space="0" w:color="auto"/>
              <w:left w:val="nil"/>
              <w:bottom w:val="single" w:sz="4" w:space="0" w:color="auto"/>
              <w:right w:val="single" w:sz="4" w:space="0" w:color="auto"/>
            </w:tcBorders>
          </w:tcPr>
          <w:p w14:paraId="4078E79C" w14:textId="7EE5A761" w:rsidR="004E0FC9" w:rsidRDefault="004E0FC9" w:rsidP="004E0FC9">
            <w:pPr>
              <w:rPr>
                <w:rFonts w:cs="Calibri"/>
                <w:color w:val="000000"/>
                <w:sz w:val="18"/>
                <w:szCs w:val="18"/>
              </w:rPr>
            </w:pPr>
          </w:p>
        </w:tc>
      </w:tr>
      <w:tr w:rsidR="004E0FC9" w:rsidRPr="00212559" w14:paraId="100E4508" w14:textId="097985BC"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tcPr>
          <w:p w14:paraId="630FDE19" w14:textId="68233B4B" w:rsidR="004E0FC9" w:rsidRPr="00212559" w:rsidRDefault="004E0FC9" w:rsidP="004E0FC9">
            <w:pPr>
              <w:rPr>
                <w:rFonts w:cs="Calibri"/>
                <w:color w:val="000000"/>
                <w:sz w:val="18"/>
                <w:szCs w:val="18"/>
              </w:rPr>
            </w:pPr>
            <w:r>
              <w:rPr>
                <w:rFonts w:cs="Calibri"/>
                <w:color w:val="000000"/>
                <w:sz w:val="18"/>
                <w:szCs w:val="18"/>
              </w:rPr>
              <w:lastRenderedPageBreak/>
              <w:t>ckbalbem</w:t>
            </w:r>
          </w:p>
        </w:tc>
        <w:tc>
          <w:tcPr>
            <w:tcW w:w="5494" w:type="dxa"/>
            <w:tcBorders>
              <w:top w:val="nil"/>
              <w:left w:val="nil"/>
              <w:bottom w:val="single" w:sz="4" w:space="0" w:color="auto"/>
              <w:right w:val="single" w:sz="4" w:space="0" w:color="auto"/>
            </w:tcBorders>
            <w:shd w:val="clear" w:color="auto" w:fill="auto"/>
            <w:noWrap/>
          </w:tcPr>
          <w:p w14:paraId="2AA6A987" w14:textId="77777777" w:rsidR="004E0FC9" w:rsidRPr="00262B41" w:rsidRDefault="004E0FC9" w:rsidP="004E0FC9">
            <w:pPr>
              <w:jc w:val="both"/>
              <w:rPr>
                <w:rFonts w:cs="Calibri"/>
                <w:color w:val="000000"/>
                <w:sz w:val="18"/>
                <w:szCs w:val="18"/>
              </w:rPr>
            </w:pPr>
            <w:r w:rsidRPr="00262B41">
              <w:rPr>
                <w:rFonts w:cs="Calibri"/>
                <w:color w:val="000000"/>
                <w:sz w:val="18"/>
                <w:szCs w:val="18"/>
              </w:rPr>
              <w:t>Código do balcão da garantia:</w:t>
            </w:r>
          </w:p>
          <w:p w14:paraId="72C859BE" w14:textId="56C26E7E" w:rsidR="004E0FC9" w:rsidRPr="009C499D" w:rsidRDefault="004E0FC9" w:rsidP="004E0FC9">
            <w:pPr>
              <w:pStyle w:val="ListParagraph"/>
              <w:numPr>
                <w:ilvl w:val="0"/>
                <w:numId w:val="32"/>
              </w:numPr>
              <w:rPr>
                <w:rFonts w:cs="Calibri"/>
                <w:color w:val="000000"/>
                <w:sz w:val="18"/>
                <w:szCs w:val="18"/>
              </w:rPr>
            </w:pPr>
            <w:r w:rsidRPr="009C499D">
              <w:rPr>
                <w:rFonts w:cs="Calibri"/>
                <w:color w:val="000000"/>
                <w:sz w:val="18"/>
                <w:szCs w:val="18"/>
              </w:rPr>
              <w:t>Este campo juntamente com o ‘cempbem’, ‘ckctabem’ e ‘ckrefbem’ constituem a chave única do terceiro pilar do MUG, os bens/ garantias.</w:t>
            </w:r>
          </w:p>
        </w:tc>
        <w:tc>
          <w:tcPr>
            <w:tcW w:w="992" w:type="dxa"/>
            <w:tcBorders>
              <w:top w:val="nil"/>
              <w:left w:val="nil"/>
              <w:bottom w:val="single" w:sz="4" w:space="0" w:color="auto"/>
              <w:right w:val="single" w:sz="4" w:space="0" w:color="auto"/>
            </w:tcBorders>
            <w:shd w:val="clear" w:color="auto" w:fill="auto"/>
            <w:noWrap/>
          </w:tcPr>
          <w:p w14:paraId="0B27C71C" w14:textId="7C15B86D"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07919674" w14:textId="77777777" w:rsidR="004E0FC9" w:rsidRDefault="004E0FC9" w:rsidP="004E0FC9">
            <w:pPr>
              <w:rPr>
                <w:rFonts w:cs="Calibri"/>
                <w:color w:val="000000"/>
                <w:sz w:val="18"/>
                <w:szCs w:val="18"/>
              </w:rPr>
            </w:pPr>
            <w:r>
              <w:rPr>
                <w:rFonts w:cs="Calibri"/>
                <w:color w:val="000000"/>
                <w:sz w:val="18"/>
                <w:szCs w:val="18"/>
              </w:rPr>
              <w:t>MUG</w:t>
            </w:r>
          </w:p>
          <w:p w14:paraId="00BEB3C0" w14:textId="77458D52"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09F90A29" w14:textId="77777777" w:rsidR="004E0FC9" w:rsidRDefault="004E0FC9" w:rsidP="004E0FC9">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62C31910" w14:textId="586ACCE2" w:rsidR="004E0FC9" w:rsidRDefault="004E0FC9" w:rsidP="004E0FC9">
            <w:pPr>
              <w:rPr>
                <w:rFonts w:cs="Calibri"/>
                <w:color w:val="000000"/>
                <w:sz w:val="18"/>
                <w:szCs w:val="18"/>
              </w:rPr>
            </w:pPr>
          </w:p>
        </w:tc>
        <w:tc>
          <w:tcPr>
            <w:tcW w:w="1134" w:type="dxa"/>
            <w:tcBorders>
              <w:top w:val="nil"/>
              <w:left w:val="nil"/>
              <w:bottom w:val="single" w:sz="4" w:space="0" w:color="auto"/>
              <w:right w:val="single" w:sz="4" w:space="0" w:color="auto"/>
            </w:tcBorders>
          </w:tcPr>
          <w:p w14:paraId="67F72D6D" w14:textId="0F6D4986" w:rsidR="004E0FC9" w:rsidRDefault="004E0FC9" w:rsidP="004E0FC9">
            <w:pPr>
              <w:rPr>
                <w:rFonts w:cs="Calibri"/>
                <w:color w:val="000000"/>
                <w:sz w:val="18"/>
                <w:szCs w:val="18"/>
              </w:rPr>
            </w:pPr>
            <w:r w:rsidRPr="004E0FC9">
              <w:rPr>
                <w:rFonts w:cs="Calibri"/>
                <w:color w:val="000000"/>
                <w:sz w:val="18"/>
                <w:szCs w:val="18"/>
              </w:rPr>
              <w:t>ckbalbem</w:t>
            </w:r>
          </w:p>
        </w:tc>
        <w:tc>
          <w:tcPr>
            <w:tcW w:w="2126" w:type="dxa"/>
            <w:tcBorders>
              <w:top w:val="nil"/>
              <w:left w:val="nil"/>
              <w:bottom w:val="single" w:sz="4" w:space="0" w:color="auto"/>
              <w:right w:val="single" w:sz="4" w:space="0" w:color="auto"/>
            </w:tcBorders>
          </w:tcPr>
          <w:p w14:paraId="160C3CD7" w14:textId="5B45C4F1" w:rsidR="004E0FC9" w:rsidRDefault="004E0FC9" w:rsidP="004E0FC9">
            <w:pPr>
              <w:rPr>
                <w:rFonts w:cs="Calibri"/>
                <w:color w:val="000000"/>
                <w:sz w:val="18"/>
                <w:szCs w:val="18"/>
              </w:rPr>
            </w:pPr>
          </w:p>
        </w:tc>
      </w:tr>
      <w:tr w:rsidR="004E0FC9" w:rsidRPr="00212559" w14:paraId="6EE108DC" w14:textId="58B55043"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tcPr>
          <w:p w14:paraId="48135190" w14:textId="685139F0" w:rsidR="004E0FC9" w:rsidRPr="00212559" w:rsidRDefault="004E0FC9" w:rsidP="004E0FC9">
            <w:pPr>
              <w:rPr>
                <w:rFonts w:cs="Calibri"/>
                <w:color w:val="000000"/>
                <w:sz w:val="18"/>
                <w:szCs w:val="18"/>
              </w:rPr>
            </w:pPr>
            <w:r>
              <w:rPr>
                <w:rFonts w:cs="Calibri"/>
                <w:color w:val="000000"/>
                <w:sz w:val="18"/>
                <w:szCs w:val="18"/>
              </w:rPr>
              <w:t>ckctabem</w:t>
            </w:r>
          </w:p>
        </w:tc>
        <w:tc>
          <w:tcPr>
            <w:tcW w:w="5494" w:type="dxa"/>
            <w:tcBorders>
              <w:top w:val="nil"/>
              <w:left w:val="nil"/>
              <w:bottom w:val="single" w:sz="4" w:space="0" w:color="auto"/>
              <w:right w:val="single" w:sz="4" w:space="0" w:color="auto"/>
            </w:tcBorders>
            <w:shd w:val="clear" w:color="auto" w:fill="auto"/>
            <w:noWrap/>
          </w:tcPr>
          <w:p w14:paraId="0F288E46" w14:textId="77777777" w:rsidR="004E0FC9" w:rsidRPr="00262B41" w:rsidRDefault="004E0FC9" w:rsidP="004E0FC9">
            <w:pPr>
              <w:jc w:val="both"/>
              <w:rPr>
                <w:rFonts w:cs="Calibri"/>
                <w:color w:val="000000"/>
                <w:sz w:val="18"/>
                <w:szCs w:val="18"/>
              </w:rPr>
            </w:pPr>
            <w:r w:rsidRPr="00262B41">
              <w:rPr>
                <w:rFonts w:cs="Calibri"/>
                <w:color w:val="000000"/>
                <w:sz w:val="18"/>
                <w:szCs w:val="18"/>
              </w:rPr>
              <w:t>Número de Conta da garantia:</w:t>
            </w:r>
          </w:p>
          <w:p w14:paraId="282CEAAA" w14:textId="21E6BDFE" w:rsidR="004E0FC9" w:rsidRPr="009C499D" w:rsidRDefault="004E0FC9" w:rsidP="004E0FC9">
            <w:pPr>
              <w:pStyle w:val="ListParagraph"/>
              <w:numPr>
                <w:ilvl w:val="0"/>
                <w:numId w:val="32"/>
              </w:numPr>
              <w:rPr>
                <w:rFonts w:cs="Calibri"/>
                <w:color w:val="000000"/>
                <w:sz w:val="18"/>
                <w:szCs w:val="18"/>
              </w:rPr>
            </w:pPr>
            <w:r w:rsidRPr="009C499D">
              <w:rPr>
                <w:rFonts w:cs="Calibri"/>
                <w:color w:val="000000"/>
                <w:sz w:val="18"/>
                <w:szCs w:val="18"/>
              </w:rPr>
              <w:t>Este campo juntamente com o ‘cempbem’, ‘ckbalbem’ e ‘ckrefbem’ constituem a chave única do terceiro pilar do MUG, os bens/ garantias.</w:t>
            </w:r>
          </w:p>
        </w:tc>
        <w:tc>
          <w:tcPr>
            <w:tcW w:w="992" w:type="dxa"/>
            <w:tcBorders>
              <w:top w:val="nil"/>
              <w:left w:val="nil"/>
              <w:bottom w:val="single" w:sz="4" w:space="0" w:color="auto"/>
              <w:right w:val="single" w:sz="4" w:space="0" w:color="auto"/>
            </w:tcBorders>
            <w:shd w:val="clear" w:color="auto" w:fill="auto"/>
            <w:noWrap/>
          </w:tcPr>
          <w:p w14:paraId="5E333E11" w14:textId="2C137358"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54D6AC87" w14:textId="77777777" w:rsidR="004E0FC9" w:rsidRDefault="004E0FC9" w:rsidP="004E0FC9">
            <w:pPr>
              <w:rPr>
                <w:rFonts w:cs="Calibri"/>
                <w:color w:val="000000"/>
                <w:sz w:val="18"/>
                <w:szCs w:val="18"/>
              </w:rPr>
            </w:pPr>
            <w:r>
              <w:rPr>
                <w:rFonts w:cs="Calibri"/>
                <w:color w:val="000000"/>
                <w:sz w:val="18"/>
                <w:szCs w:val="18"/>
              </w:rPr>
              <w:t>MUG</w:t>
            </w:r>
          </w:p>
          <w:p w14:paraId="02AB1F8A" w14:textId="4AA5990D"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45E58C52" w14:textId="77777777" w:rsidR="004E0FC9" w:rsidRDefault="004E0FC9" w:rsidP="004E0FC9">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71995B90" w14:textId="27F53813" w:rsidR="004E0FC9" w:rsidRDefault="004E0FC9" w:rsidP="004E0FC9">
            <w:pPr>
              <w:rPr>
                <w:rFonts w:cs="Calibri"/>
                <w:color w:val="000000"/>
                <w:sz w:val="18"/>
                <w:szCs w:val="18"/>
              </w:rPr>
            </w:pPr>
          </w:p>
        </w:tc>
        <w:tc>
          <w:tcPr>
            <w:tcW w:w="1134" w:type="dxa"/>
            <w:tcBorders>
              <w:top w:val="nil"/>
              <w:left w:val="nil"/>
              <w:bottom w:val="single" w:sz="4" w:space="0" w:color="auto"/>
              <w:right w:val="single" w:sz="4" w:space="0" w:color="auto"/>
            </w:tcBorders>
          </w:tcPr>
          <w:p w14:paraId="119C76D7" w14:textId="2913D74A" w:rsidR="004E0FC9" w:rsidRDefault="004E0FC9" w:rsidP="004E0FC9">
            <w:pPr>
              <w:rPr>
                <w:rFonts w:cs="Calibri"/>
                <w:color w:val="000000"/>
                <w:sz w:val="18"/>
                <w:szCs w:val="18"/>
              </w:rPr>
            </w:pPr>
            <w:r w:rsidRPr="004E0FC9">
              <w:rPr>
                <w:rFonts w:cs="Calibri"/>
                <w:color w:val="000000"/>
                <w:sz w:val="18"/>
                <w:szCs w:val="18"/>
              </w:rPr>
              <w:t>ckctabem</w:t>
            </w:r>
          </w:p>
        </w:tc>
        <w:tc>
          <w:tcPr>
            <w:tcW w:w="2126" w:type="dxa"/>
            <w:tcBorders>
              <w:top w:val="nil"/>
              <w:left w:val="nil"/>
              <w:bottom w:val="single" w:sz="4" w:space="0" w:color="auto"/>
              <w:right w:val="single" w:sz="4" w:space="0" w:color="auto"/>
            </w:tcBorders>
          </w:tcPr>
          <w:p w14:paraId="3ED4FC7F" w14:textId="0A02D90B" w:rsidR="004E0FC9" w:rsidRDefault="004E0FC9" w:rsidP="004E0FC9">
            <w:pPr>
              <w:rPr>
                <w:rFonts w:cs="Calibri"/>
                <w:color w:val="000000"/>
                <w:sz w:val="18"/>
                <w:szCs w:val="18"/>
              </w:rPr>
            </w:pPr>
          </w:p>
        </w:tc>
      </w:tr>
      <w:tr w:rsidR="004E0FC9" w:rsidRPr="00212559" w14:paraId="6EED88CF" w14:textId="471AB701"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tcPr>
          <w:p w14:paraId="7C6E99C2" w14:textId="013CC80C" w:rsidR="004E0FC9" w:rsidRPr="00212559" w:rsidRDefault="004E0FC9" w:rsidP="004E0FC9">
            <w:pPr>
              <w:rPr>
                <w:rFonts w:cs="Calibri"/>
                <w:color w:val="000000"/>
                <w:sz w:val="18"/>
                <w:szCs w:val="18"/>
              </w:rPr>
            </w:pPr>
            <w:r>
              <w:rPr>
                <w:rFonts w:cs="Calibri"/>
                <w:color w:val="000000"/>
                <w:sz w:val="18"/>
                <w:szCs w:val="18"/>
              </w:rPr>
              <w:t>ckrefbem</w:t>
            </w:r>
          </w:p>
        </w:tc>
        <w:tc>
          <w:tcPr>
            <w:tcW w:w="5494" w:type="dxa"/>
            <w:tcBorders>
              <w:top w:val="nil"/>
              <w:left w:val="nil"/>
              <w:bottom w:val="single" w:sz="4" w:space="0" w:color="auto"/>
              <w:right w:val="single" w:sz="4" w:space="0" w:color="auto"/>
            </w:tcBorders>
            <w:shd w:val="clear" w:color="auto" w:fill="auto"/>
            <w:noWrap/>
          </w:tcPr>
          <w:p w14:paraId="13D31601" w14:textId="77777777" w:rsidR="004E0FC9" w:rsidRPr="00262B41" w:rsidRDefault="004E0FC9" w:rsidP="004E0FC9">
            <w:pPr>
              <w:jc w:val="both"/>
              <w:rPr>
                <w:rFonts w:cs="Calibri"/>
                <w:color w:val="000000"/>
                <w:sz w:val="18"/>
                <w:szCs w:val="18"/>
              </w:rPr>
            </w:pPr>
            <w:r w:rsidRPr="00262B41">
              <w:rPr>
                <w:rFonts w:cs="Calibri"/>
                <w:color w:val="000000"/>
                <w:sz w:val="18"/>
                <w:szCs w:val="18"/>
              </w:rPr>
              <w:t>Número depósito da garantia:</w:t>
            </w:r>
          </w:p>
          <w:p w14:paraId="3A0D9446" w14:textId="23FFED32" w:rsidR="004E0FC9" w:rsidRPr="009C499D" w:rsidRDefault="004E0FC9" w:rsidP="004E0FC9">
            <w:pPr>
              <w:pStyle w:val="ListParagraph"/>
              <w:numPr>
                <w:ilvl w:val="0"/>
                <w:numId w:val="32"/>
              </w:numPr>
              <w:rPr>
                <w:rFonts w:cs="Calibri"/>
                <w:color w:val="000000"/>
                <w:sz w:val="18"/>
                <w:szCs w:val="18"/>
              </w:rPr>
            </w:pPr>
            <w:r w:rsidRPr="009C499D">
              <w:rPr>
                <w:rFonts w:cs="Calibri"/>
                <w:color w:val="000000"/>
                <w:sz w:val="18"/>
                <w:szCs w:val="18"/>
              </w:rPr>
              <w:t>Este campo juntamente com o ‘cempbem’, ‘ckbalbem’ e ‘ckctabem’ constituem a chave única do terceiro pilar do MUG, os bens/ garantias.</w:t>
            </w:r>
          </w:p>
        </w:tc>
        <w:tc>
          <w:tcPr>
            <w:tcW w:w="992" w:type="dxa"/>
            <w:tcBorders>
              <w:top w:val="nil"/>
              <w:left w:val="nil"/>
              <w:bottom w:val="single" w:sz="4" w:space="0" w:color="auto"/>
              <w:right w:val="single" w:sz="4" w:space="0" w:color="auto"/>
            </w:tcBorders>
            <w:shd w:val="clear" w:color="auto" w:fill="auto"/>
            <w:noWrap/>
          </w:tcPr>
          <w:p w14:paraId="35FE1161" w14:textId="2C3B6B6C"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5CD0CFA4" w14:textId="77777777" w:rsidR="004E0FC9" w:rsidRDefault="004E0FC9" w:rsidP="004E0FC9">
            <w:pPr>
              <w:rPr>
                <w:rFonts w:cs="Calibri"/>
                <w:color w:val="000000"/>
                <w:sz w:val="18"/>
                <w:szCs w:val="18"/>
              </w:rPr>
            </w:pPr>
            <w:r>
              <w:rPr>
                <w:rFonts w:cs="Calibri"/>
                <w:color w:val="000000"/>
                <w:sz w:val="18"/>
                <w:szCs w:val="18"/>
              </w:rPr>
              <w:t>MUG</w:t>
            </w:r>
          </w:p>
          <w:p w14:paraId="27D42F39" w14:textId="51BAB758"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470FB4D8" w14:textId="77777777" w:rsidR="004E0FC9" w:rsidRDefault="004E0FC9" w:rsidP="004E0FC9">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0BB20077" w14:textId="4E370EEB" w:rsidR="004E0FC9" w:rsidRDefault="004E0FC9" w:rsidP="004E0FC9">
            <w:pPr>
              <w:rPr>
                <w:rFonts w:cs="Calibri"/>
                <w:color w:val="000000"/>
                <w:sz w:val="18"/>
                <w:szCs w:val="18"/>
              </w:rPr>
            </w:pPr>
          </w:p>
        </w:tc>
        <w:tc>
          <w:tcPr>
            <w:tcW w:w="1134" w:type="dxa"/>
            <w:tcBorders>
              <w:top w:val="nil"/>
              <w:left w:val="nil"/>
              <w:bottom w:val="single" w:sz="4" w:space="0" w:color="auto"/>
              <w:right w:val="single" w:sz="4" w:space="0" w:color="auto"/>
            </w:tcBorders>
          </w:tcPr>
          <w:p w14:paraId="1D5F0910" w14:textId="3E37AFEB" w:rsidR="004E0FC9" w:rsidRDefault="004E0FC9" w:rsidP="004E0FC9">
            <w:pPr>
              <w:rPr>
                <w:rFonts w:cs="Calibri"/>
                <w:color w:val="000000"/>
                <w:sz w:val="18"/>
                <w:szCs w:val="18"/>
              </w:rPr>
            </w:pPr>
            <w:r w:rsidRPr="004E0FC9">
              <w:rPr>
                <w:rFonts w:cs="Calibri"/>
                <w:color w:val="000000"/>
                <w:sz w:val="18"/>
                <w:szCs w:val="18"/>
              </w:rPr>
              <w:t>ckrefbem</w:t>
            </w:r>
          </w:p>
        </w:tc>
        <w:tc>
          <w:tcPr>
            <w:tcW w:w="2126" w:type="dxa"/>
            <w:tcBorders>
              <w:top w:val="nil"/>
              <w:left w:val="nil"/>
              <w:bottom w:val="single" w:sz="4" w:space="0" w:color="auto"/>
              <w:right w:val="single" w:sz="4" w:space="0" w:color="auto"/>
            </w:tcBorders>
          </w:tcPr>
          <w:p w14:paraId="66EB8C35" w14:textId="5EF14929" w:rsidR="004E0FC9" w:rsidRDefault="004E0FC9" w:rsidP="004E0FC9">
            <w:pPr>
              <w:rPr>
                <w:rFonts w:cs="Calibri"/>
                <w:color w:val="000000"/>
                <w:sz w:val="18"/>
                <w:szCs w:val="18"/>
              </w:rPr>
            </w:pPr>
          </w:p>
        </w:tc>
      </w:tr>
      <w:tr w:rsidR="004E0FC9" w:rsidRPr="00212559" w14:paraId="3AF3D23A" w14:textId="398E61A5"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54A212A7" w14:textId="77777777" w:rsidR="004E0FC9" w:rsidRPr="00212559" w:rsidRDefault="004E0FC9" w:rsidP="004E0FC9">
            <w:pPr>
              <w:rPr>
                <w:rFonts w:cs="Calibri"/>
                <w:color w:val="000000"/>
                <w:sz w:val="18"/>
                <w:szCs w:val="18"/>
              </w:rPr>
            </w:pPr>
            <w:r w:rsidRPr="00212559">
              <w:rPr>
                <w:rFonts w:cs="Calibri"/>
                <w:color w:val="000000"/>
                <w:sz w:val="18"/>
                <w:szCs w:val="18"/>
              </w:rPr>
              <w:t>ref_date</w:t>
            </w:r>
          </w:p>
        </w:tc>
        <w:tc>
          <w:tcPr>
            <w:tcW w:w="5494" w:type="dxa"/>
            <w:tcBorders>
              <w:top w:val="nil"/>
              <w:left w:val="nil"/>
              <w:bottom w:val="single" w:sz="4" w:space="0" w:color="auto"/>
              <w:right w:val="single" w:sz="4" w:space="0" w:color="auto"/>
            </w:tcBorders>
            <w:shd w:val="clear" w:color="auto" w:fill="auto"/>
            <w:noWrap/>
            <w:hideMark/>
          </w:tcPr>
          <w:p w14:paraId="68B2803C" w14:textId="77777777" w:rsidR="004E0FC9" w:rsidRPr="00212559" w:rsidRDefault="004E0FC9" w:rsidP="004E0FC9">
            <w:pPr>
              <w:rPr>
                <w:rFonts w:cs="Calibri"/>
                <w:color w:val="000000"/>
                <w:sz w:val="18"/>
                <w:szCs w:val="18"/>
              </w:rPr>
            </w:pPr>
            <w:r w:rsidRPr="00212559">
              <w:rPr>
                <w:rFonts w:cs="Calibri"/>
                <w:color w:val="000000"/>
                <w:sz w:val="18"/>
                <w:szCs w:val="18"/>
              </w:rPr>
              <w:t>Data de referência dos dados:</w:t>
            </w:r>
          </w:p>
          <w:p w14:paraId="22EE6965" w14:textId="77777777" w:rsidR="004E0FC9" w:rsidRPr="00212559" w:rsidRDefault="004E0FC9" w:rsidP="004E0FC9">
            <w:pPr>
              <w:pStyle w:val="ListParagraph"/>
              <w:numPr>
                <w:ilvl w:val="0"/>
                <w:numId w:val="7"/>
              </w:numPr>
              <w:rPr>
                <w:rFonts w:cs="Calibri"/>
                <w:color w:val="000000"/>
                <w:sz w:val="18"/>
                <w:szCs w:val="18"/>
              </w:rPr>
            </w:pPr>
            <w:r w:rsidRPr="00212559">
              <w:rPr>
                <w:rFonts w:cs="Calibri"/>
                <w:color w:val="000000"/>
                <w:sz w:val="18"/>
                <w:szCs w:val="18"/>
              </w:rPr>
              <w:t xml:space="preserve">Todas as tabelas de output dos motores incluem sempre o campo ‘ref_date’ que reflete a data de referência dos dados. </w:t>
            </w:r>
          </w:p>
          <w:p w14:paraId="2F4E1B3D" w14:textId="77777777" w:rsidR="004E0FC9" w:rsidRPr="00212559" w:rsidRDefault="004E0FC9" w:rsidP="004E0FC9">
            <w:pPr>
              <w:pStyle w:val="ListParagraph"/>
              <w:numPr>
                <w:ilvl w:val="0"/>
                <w:numId w:val="7"/>
              </w:numPr>
              <w:rPr>
                <w:rFonts w:cs="Calibri"/>
                <w:color w:val="000000"/>
                <w:sz w:val="18"/>
                <w:szCs w:val="18"/>
              </w:rPr>
            </w:pPr>
            <w:r w:rsidRPr="00212559">
              <w:rPr>
                <w:rFonts w:cs="Calibri"/>
                <w:color w:val="000000"/>
                <w:sz w:val="18"/>
                <w:szCs w:val="18"/>
              </w:rPr>
              <w:t>Dado que as tabelas de interface do MUG são mensais, este campo informará o último dia útil a que respeitam todos os dados dessa partição temporal. Note-se que, no caso do último dia de calendário do mês não ser um dia útil, o será criada automaticamente uma partição temporal com referência ao último dia de calendário do mês, e preencherá essa partição com os dados registados no último dia útil desse mês.</w:t>
            </w:r>
          </w:p>
          <w:p w14:paraId="6277BAF1" w14:textId="77777777" w:rsidR="004E0FC9" w:rsidRPr="00212559" w:rsidRDefault="004E0FC9" w:rsidP="004E0FC9">
            <w:pPr>
              <w:pStyle w:val="ListParagraph"/>
              <w:numPr>
                <w:ilvl w:val="0"/>
                <w:numId w:val="7"/>
              </w:numPr>
              <w:rPr>
                <w:rFonts w:cs="Calibri"/>
                <w:color w:val="000000"/>
                <w:sz w:val="18"/>
                <w:szCs w:val="18"/>
              </w:rPr>
            </w:pPr>
            <w:r w:rsidRPr="00212559">
              <w:rPr>
                <w:rFonts w:cs="Calibri"/>
                <w:color w:val="000000"/>
                <w:sz w:val="18"/>
                <w:szCs w:val="18"/>
              </w:rPr>
              <w:t>Todas as datas no modelo respeitam o formato  ‘aaaa-mm-dd’.</w:t>
            </w:r>
          </w:p>
        </w:tc>
        <w:tc>
          <w:tcPr>
            <w:tcW w:w="992" w:type="dxa"/>
            <w:tcBorders>
              <w:top w:val="nil"/>
              <w:left w:val="nil"/>
              <w:bottom w:val="single" w:sz="4" w:space="0" w:color="auto"/>
              <w:right w:val="single" w:sz="4" w:space="0" w:color="auto"/>
            </w:tcBorders>
            <w:shd w:val="clear" w:color="auto" w:fill="auto"/>
            <w:noWrap/>
            <w:hideMark/>
          </w:tcPr>
          <w:p w14:paraId="264B89D7" w14:textId="77777777"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00C27227" w14:textId="77777777" w:rsidR="004E0FC9" w:rsidRDefault="004E0FC9" w:rsidP="004E0FC9">
            <w:pPr>
              <w:rPr>
                <w:rFonts w:cs="Calibri"/>
                <w:color w:val="000000"/>
                <w:sz w:val="18"/>
                <w:szCs w:val="18"/>
              </w:rPr>
            </w:pPr>
            <w:r>
              <w:rPr>
                <w:rFonts w:cs="Calibri"/>
                <w:color w:val="000000"/>
                <w:sz w:val="18"/>
                <w:szCs w:val="18"/>
              </w:rPr>
              <w:t>MUG</w:t>
            </w:r>
          </w:p>
          <w:p w14:paraId="3AAE6196" w14:textId="3EA1F8F1"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2DAFA913" w14:textId="72802A02" w:rsidR="004E0FC9" w:rsidRDefault="004E0FC9" w:rsidP="004E0FC9">
            <w:pPr>
              <w:rPr>
                <w:rFonts w:cs="Calibri"/>
                <w:color w:val="000000"/>
                <w:sz w:val="18"/>
                <w:szCs w:val="18"/>
              </w:rPr>
            </w:pPr>
          </w:p>
        </w:tc>
        <w:tc>
          <w:tcPr>
            <w:tcW w:w="1134" w:type="dxa"/>
            <w:tcBorders>
              <w:top w:val="nil"/>
              <w:left w:val="nil"/>
              <w:bottom w:val="single" w:sz="4" w:space="0" w:color="auto"/>
              <w:right w:val="single" w:sz="4" w:space="0" w:color="auto"/>
            </w:tcBorders>
          </w:tcPr>
          <w:p w14:paraId="47C96241" w14:textId="74C221F4" w:rsidR="004E0FC9" w:rsidRDefault="004E0FC9" w:rsidP="004E0FC9">
            <w:pPr>
              <w:rPr>
                <w:rFonts w:cs="Calibri"/>
                <w:color w:val="000000"/>
                <w:sz w:val="18"/>
                <w:szCs w:val="18"/>
              </w:rPr>
            </w:pPr>
          </w:p>
        </w:tc>
        <w:tc>
          <w:tcPr>
            <w:tcW w:w="2126" w:type="dxa"/>
            <w:tcBorders>
              <w:top w:val="nil"/>
              <w:left w:val="nil"/>
              <w:bottom w:val="single" w:sz="4" w:space="0" w:color="auto"/>
              <w:right w:val="single" w:sz="4" w:space="0" w:color="auto"/>
            </w:tcBorders>
          </w:tcPr>
          <w:p w14:paraId="2644C8EA" w14:textId="54EA33D2" w:rsidR="004E0FC9" w:rsidRDefault="004E0FC9" w:rsidP="004E0FC9">
            <w:pPr>
              <w:rPr>
                <w:rFonts w:cs="Calibri"/>
                <w:color w:val="000000"/>
                <w:sz w:val="18"/>
                <w:szCs w:val="18"/>
              </w:rPr>
            </w:pPr>
          </w:p>
        </w:tc>
      </w:tr>
    </w:tbl>
    <w:p w14:paraId="0BB8EE3A" w14:textId="6F024BD8" w:rsidR="009C499D" w:rsidRPr="009379A8" w:rsidRDefault="009C499D" w:rsidP="009379A8">
      <w:pPr>
        <w:tabs>
          <w:tab w:val="left" w:pos="888"/>
        </w:tabs>
        <w:sectPr w:rsidR="009C499D" w:rsidRPr="009379A8" w:rsidSect="00145D75">
          <w:pgSz w:w="16838" w:h="11906" w:orient="landscape"/>
          <w:pgMar w:top="1440" w:right="1440" w:bottom="1440" w:left="1440" w:header="709" w:footer="709" w:gutter="0"/>
          <w:cols w:space="708"/>
          <w:docGrid w:linePitch="360"/>
        </w:sectPr>
      </w:pPr>
    </w:p>
    <w:p w14:paraId="3790002A" w14:textId="19B2F649" w:rsidR="00B06055" w:rsidRDefault="00B06055" w:rsidP="00666790">
      <w:pPr>
        <w:pStyle w:val="Heading3"/>
      </w:pPr>
      <w:bookmarkStart w:id="82" w:name="_Toc168671648"/>
      <w:bookmarkStart w:id="83" w:name="_Toc163902262"/>
      <w:r>
        <w:lastRenderedPageBreak/>
        <w:t>Tradutores de Chaves</w:t>
      </w:r>
      <w:bookmarkEnd w:id="82"/>
    </w:p>
    <w:p w14:paraId="43DB250B" w14:textId="3732EBE2" w:rsidR="00145D75" w:rsidRDefault="00F23A21" w:rsidP="00666790">
      <w:pPr>
        <w:pStyle w:val="Heading4"/>
      </w:pPr>
      <w:bookmarkStart w:id="84" w:name="_Toc168671649"/>
      <w:r>
        <w:t>Tradutor entre MUG e Interfaces</w:t>
      </w:r>
      <w:r w:rsidR="00145D75">
        <w:t xml:space="preserve">: </w:t>
      </w:r>
      <w:r w:rsidR="00145D75" w:rsidRPr="00666790">
        <w:rPr>
          <w:i/>
        </w:rPr>
        <w:t>cd_garantias.</w:t>
      </w:r>
      <w:r w:rsidRPr="00666790">
        <w:rPr>
          <w:i/>
        </w:rPr>
        <w:t>kt_chaves_intrf_grts_biyr</w:t>
      </w:r>
      <w:bookmarkEnd w:id="83"/>
      <w:bookmarkEnd w:id="84"/>
    </w:p>
    <w:p w14:paraId="4928FB2D" w14:textId="2D94CC3A" w:rsidR="00145D75" w:rsidRPr="002C5C82" w:rsidRDefault="00145D75" w:rsidP="00666790">
      <w:pPr>
        <w:pStyle w:val="Heading5"/>
      </w:pPr>
      <w:bookmarkStart w:id="85" w:name="_Toc163902263"/>
      <w:bookmarkStart w:id="86" w:name="_Toc168671650"/>
      <w:r w:rsidRPr="002C5C82">
        <w:t>Visão Geral</w:t>
      </w:r>
      <w:bookmarkEnd w:id="85"/>
      <w:bookmarkEnd w:id="86"/>
    </w:p>
    <w:p w14:paraId="78F94A7F" w14:textId="05CE9B00" w:rsidR="00C601BA" w:rsidRPr="00720567" w:rsidRDefault="00514A0A"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cd_garantias.kt_chaves_intrf_grts_biyr</w:t>
      </w:r>
      <w:r w:rsidRPr="00720567">
        <w:rPr>
          <w:rFonts w:eastAsiaTheme="minorHAnsi" w:cstheme="minorBidi"/>
          <w:szCs w:val="22"/>
          <w:lang w:eastAsia="en-US"/>
        </w:rPr>
        <w:t xml:space="preserve"> é uma tabela de tradução e rastreabilidade das chaves do MUG para os</w:t>
      </w:r>
      <w:r w:rsidR="002C5C82" w:rsidRPr="00720567">
        <w:rPr>
          <w:rFonts w:eastAsiaTheme="minorHAnsi" w:cstheme="minorBidi"/>
          <w:szCs w:val="22"/>
          <w:lang w:eastAsia="en-US"/>
        </w:rPr>
        <w:t xml:space="preserve"> seus</w:t>
      </w:r>
      <w:r w:rsidRPr="00720567">
        <w:rPr>
          <w:rFonts w:eastAsiaTheme="minorHAnsi" w:cstheme="minorBidi"/>
          <w:szCs w:val="22"/>
          <w:lang w:eastAsia="en-US"/>
        </w:rPr>
        <w:t xml:space="preserve"> interfaces</w:t>
      </w:r>
      <w:r w:rsidR="00FE1E54" w:rsidRPr="00720567">
        <w:rPr>
          <w:rFonts w:eastAsiaTheme="minorHAnsi" w:cstheme="minorBidi"/>
          <w:szCs w:val="22"/>
          <w:lang w:eastAsia="en-US"/>
        </w:rPr>
        <w:t xml:space="preserve"> com a BDR e IFRS9</w:t>
      </w:r>
      <w:r w:rsidRPr="00720567">
        <w:rPr>
          <w:rFonts w:eastAsiaTheme="minorHAnsi" w:cstheme="minorBidi"/>
          <w:szCs w:val="22"/>
          <w:lang w:eastAsia="en-US"/>
        </w:rPr>
        <w:t>.</w:t>
      </w:r>
      <w:r w:rsidR="00C601BA">
        <w:rPr>
          <w:rFonts w:eastAsiaTheme="minorHAnsi" w:cstheme="minorBidi"/>
          <w:szCs w:val="22"/>
          <w:lang w:eastAsia="en-US"/>
        </w:rPr>
        <w:t xml:space="preserve"> Esta tabela é válida para as tabelas elegíveis no período entre, e incluindo, 31 dezembro 2022 até 29 de abril de 2024 - </w:t>
      </w:r>
      <w:r w:rsidR="00C601BA" w:rsidRPr="00720567">
        <w:rPr>
          <w:rFonts w:eastAsiaTheme="minorHAnsi" w:cstheme="minorBidi"/>
          <w:i/>
          <w:szCs w:val="22"/>
          <w:lang w:eastAsia="en-US"/>
        </w:rPr>
        <w:t>cd_garantias.gt0</w:t>
      </w:r>
      <w:r w:rsidR="00C601BA">
        <w:rPr>
          <w:rFonts w:eastAsiaTheme="minorHAnsi" w:cstheme="minorBidi"/>
          <w:i/>
          <w:szCs w:val="22"/>
          <w:lang w:eastAsia="en-US"/>
        </w:rPr>
        <w:t>15</w:t>
      </w:r>
      <w:r w:rsidR="00C601BA" w:rsidRPr="00720567">
        <w:rPr>
          <w:rFonts w:eastAsiaTheme="minorHAnsi" w:cstheme="minorBidi"/>
          <w:i/>
          <w:szCs w:val="22"/>
          <w:lang w:eastAsia="en-US"/>
        </w:rPr>
        <w:t>_report_biyr95</w:t>
      </w:r>
      <w:r w:rsidR="00C601BA">
        <w:rPr>
          <w:rFonts w:eastAsiaTheme="minorHAnsi" w:cstheme="minorBidi"/>
          <w:i/>
          <w:szCs w:val="22"/>
          <w:lang w:eastAsia="en-US"/>
        </w:rPr>
        <w:t>0</w:t>
      </w:r>
      <w:r w:rsidR="00C601BA" w:rsidRPr="00720567">
        <w:rPr>
          <w:rFonts w:eastAsiaTheme="minorHAnsi" w:cstheme="minorBidi"/>
          <w:i/>
          <w:szCs w:val="22"/>
          <w:lang w:eastAsia="en-US"/>
        </w:rPr>
        <w:t>0</w:t>
      </w:r>
      <w:r w:rsidR="00C601BA">
        <w:rPr>
          <w:rFonts w:eastAsiaTheme="minorHAnsi" w:cstheme="minorBidi"/>
          <w:i/>
          <w:szCs w:val="22"/>
          <w:lang w:eastAsia="en-US"/>
        </w:rPr>
        <w:t>, cd_garantias.gt016_report_biyr951</w:t>
      </w:r>
      <w:r w:rsidR="00C601BA" w:rsidRPr="00720567">
        <w:rPr>
          <w:rFonts w:eastAsiaTheme="minorHAnsi" w:cstheme="minorBidi"/>
          <w:i/>
          <w:szCs w:val="22"/>
          <w:lang w:eastAsia="en-US"/>
        </w:rPr>
        <w:t>0</w:t>
      </w:r>
      <w:r w:rsidR="00C601BA">
        <w:rPr>
          <w:rFonts w:eastAsiaTheme="minorHAnsi" w:cstheme="minorBidi"/>
          <w:i/>
          <w:szCs w:val="22"/>
          <w:lang w:eastAsia="en-US"/>
        </w:rPr>
        <w:t xml:space="preserve">, </w:t>
      </w:r>
      <w:r w:rsidR="00C601BA" w:rsidRPr="00720567">
        <w:rPr>
          <w:rFonts w:eastAsiaTheme="minorHAnsi" w:cstheme="minorBidi"/>
          <w:i/>
          <w:szCs w:val="22"/>
          <w:lang w:eastAsia="en-US"/>
        </w:rPr>
        <w:t>cd_garantias.gt017_report_biyr9520</w:t>
      </w:r>
      <w:r w:rsidR="00C601BA">
        <w:rPr>
          <w:rFonts w:eastAsiaTheme="minorHAnsi" w:cstheme="minorBidi"/>
          <w:i/>
          <w:szCs w:val="22"/>
          <w:lang w:eastAsia="en-US"/>
        </w:rPr>
        <w:t>.</w:t>
      </w:r>
    </w:p>
    <w:p w14:paraId="53AEEE02" w14:textId="14124059" w:rsidR="002C5C82" w:rsidRPr="00720567" w:rsidRDefault="004628FA"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módulo consolido do MUG, concretizado na tabela </w:t>
      </w:r>
      <w:r w:rsidRPr="00720567">
        <w:rPr>
          <w:rFonts w:eastAsiaTheme="minorHAnsi" w:cstheme="minorBidi"/>
          <w:i/>
          <w:szCs w:val="22"/>
          <w:lang w:eastAsia="en-US"/>
        </w:rPr>
        <w:t>cd_garantias.gt018_rateio_aval</w:t>
      </w:r>
      <w:r w:rsidRPr="00720567">
        <w:rPr>
          <w:rFonts w:eastAsiaTheme="minorHAnsi" w:cstheme="minorBidi"/>
          <w:szCs w:val="22"/>
          <w:lang w:eastAsia="en-US"/>
        </w:rPr>
        <w:t>, contém toda a informação do modelo na sua granularidade máxima, ou seja, apresentando todas as responsabilidades, processos</w:t>
      </w:r>
      <w:r w:rsidR="000836DD" w:rsidRPr="00720567">
        <w:rPr>
          <w:rFonts w:eastAsiaTheme="minorHAnsi" w:cstheme="minorBidi"/>
          <w:szCs w:val="22"/>
          <w:lang w:eastAsia="en-US"/>
        </w:rPr>
        <w:t>/cauções</w:t>
      </w:r>
      <w:r w:rsidRPr="00720567">
        <w:rPr>
          <w:rFonts w:eastAsiaTheme="minorHAnsi" w:cstheme="minorBidi"/>
          <w:szCs w:val="22"/>
          <w:lang w:eastAsia="en-US"/>
        </w:rPr>
        <w:t xml:space="preserve"> e bens em concordância com os princípios definidos no capítulo 2.2.3. da documentação funcional do Modelo Único de Garantias.</w:t>
      </w:r>
      <w:r w:rsidR="002C5C82" w:rsidRPr="00720567">
        <w:rPr>
          <w:rFonts w:eastAsiaTheme="minorHAnsi" w:cstheme="minorBidi"/>
          <w:szCs w:val="22"/>
          <w:lang w:eastAsia="en-US"/>
        </w:rPr>
        <w:t xml:space="preserve"> </w:t>
      </w:r>
      <w:r w:rsidRPr="00720567">
        <w:rPr>
          <w:rFonts w:eastAsiaTheme="minorHAnsi" w:cstheme="minorBidi"/>
          <w:szCs w:val="22"/>
          <w:lang w:eastAsia="en-US"/>
        </w:rPr>
        <w:t>Não obstante, as tabelas de interface do MUG para os seus casos de uso não estão estruturadas na granularidade m</w:t>
      </w:r>
      <w:r w:rsidR="002C5C82" w:rsidRPr="00720567">
        <w:rPr>
          <w:rFonts w:eastAsiaTheme="minorHAnsi" w:cstheme="minorBidi"/>
          <w:szCs w:val="22"/>
          <w:lang w:eastAsia="en-US"/>
        </w:rPr>
        <w:t xml:space="preserve">áxima, sendo, por isso, necessário transformar as chaves, de forma a respeitar a estrutura definida pelos casos de uso. </w:t>
      </w:r>
    </w:p>
    <w:p w14:paraId="67739E5F" w14:textId="50138CC1" w:rsidR="00C601BA" w:rsidRDefault="002C5C82" w:rsidP="00AC02F4">
      <w:pPr>
        <w:spacing w:after="160" w:line="259" w:lineRule="auto"/>
        <w:jc w:val="both"/>
        <w:rPr>
          <w:rFonts w:eastAsiaTheme="minorHAnsi" w:cstheme="minorBidi"/>
          <w:i/>
          <w:szCs w:val="22"/>
          <w:lang w:eastAsia="en-US"/>
        </w:rPr>
      </w:pPr>
      <w:r w:rsidRPr="00720567">
        <w:rPr>
          <w:rFonts w:eastAsiaTheme="minorHAnsi" w:cstheme="minorBidi"/>
          <w:szCs w:val="22"/>
          <w:lang w:eastAsia="en-US"/>
        </w:rPr>
        <w:t>De forma a garantir a total traçabilidade</w:t>
      </w:r>
      <w:r w:rsidR="00521BCB" w:rsidRPr="00720567">
        <w:rPr>
          <w:rFonts w:eastAsiaTheme="minorHAnsi" w:cstheme="minorBidi"/>
          <w:szCs w:val="22"/>
          <w:lang w:eastAsia="en-US"/>
        </w:rPr>
        <w:t xml:space="preserve"> das chaves, o tradutor Rosetta </w:t>
      </w:r>
      <w:r w:rsidRPr="00720567">
        <w:rPr>
          <w:rFonts w:eastAsiaTheme="minorHAnsi" w:cstheme="minorBidi"/>
          <w:i/>
          <w:szCs w:val="22"/>
          <w:lang w:eastAsia="en-US"/>
        </w:rPr>
        <w:t>cd_garantias.kt_chaves_intrf_grts_biyr</w:t>
      </w:r>
      <w:r w:rsidRPr="00720567">
        <w:rPr>
          <w:rFonts w:eastAsiaTheme="minorHAnsi" w:cstheme="minorBidi"/>
          <w:szCs w:val="22"/>
          <w:lang w:eastAsia="en-US"/>
        </w:rPr>
        <w:t xml:space="preserve"> apresenta primeiramente todos os campos identificadores das chaves das responsabilidades, processos</w:t>
      </w:r>
      <w:r w:rsidR="000836DD" w:rsidRPr="00720567">
        <w:rPr>
          <w:rFonts w:eastAsiaTheme="minorHAnsi" w:cstheme="minorBidi"/>
          <w:szCs w:val="22"/>
          <w:lang w:eastAsia="en-US"/>
        </w:rPr>
        <w:t>/cauções</w:t>
      </w:r>
      <w:r w:rsidRPr="00720567">
        <w:rPr>
          <w:rFonts w:eastAsiaTheme="minorHAnsi" w:cstheme="minorBidi"/>
          <w:szCs w:val="22"/>
          <w:lang w:eastAsia="en-US"/>
        </w:rPr>
        <w:t xml:space="preserve"> e bens no MUG, adicionando o sufixo “_orig” para mais fácil </w:t>
      </w:r>
      <w:r w:rsidR="006977B3" w:rsidRPr="00720567">
        <w:rPr>
          <w:rFonts w:eastAsiaTheme="minorHAnsi" w:cstheme="minorBidi"/>
          <w:szCs w:val="22"/>
          <w:lang w:eastAsia="en-US"/>
        </w:rPr>
        <w:t>compreensão</w:t>
      </w:r>
      <w:r w:rsidRPr="00720567">
        <w:rPr>
          <w:rFonts w:eastAsiaTheme="minorHAnsi" w:cstheme="minorBidi"/>
          <w:szCs w:val="22"/>
          <w:lang w:eastAsia="en-US"/>
        </w:rPr>
        <w:t xml:space="preserve"> do tradutor. De seguida, a tabela contém os campos das chaves primárias nas tabelas de interface, terminados com o </w:t>
      </w:r>
      <w:r w:rsidR="001B2180">
        <w:rPr>
          <w:rFonts w:eastAsiaTheme="minorHAnsi" w:cstheme="minorBidi"/>
          <w:szCs w:val="22"/>
          <w:lang w:eastAsia="en-US"/>
        </w:rPr>
        <w:t xml:space="preserve">sufixo </w:t>
      </w:r>
      <w:r w:rsidRPr="00720567">
        <w:rPr>
          <w:rFonts w:eastAsiaTheme="minorHAnsi" w:cstheme="minorBidi"/>
          <w:szCs w:val="22"/>
          <w:lang w:eastAsia="en-US"/>
        </w:rPr>
        <w:t xml:space="preserve">“_dest”. </w:t>
      </w:r>
      <w:r w:rsidR="00C601BA">
        <w:rPr>
          <w:rFonts w:eastAsiaTheme="minorHAnsi" w:cstheme="minorBidi"/>
          <w:i/>
          <w:szCs w:val="22"/>
          <w:lang w:eastAsia="en-US"/>
        </w:rPr>
        <w:t xml:space="preserve"> </w:t>
      </w:r>
    </w:p>
    <w:p w14:paraId="4278AB1C" w14:textId="1801EF7F" w:rsidR="00145D75" w:rsidRPr="002C5C82" w:rsidRDefault="00145D75" w:rsidP="00666790">
      <w:pPr>
        <w:pStyle w:val="Heading5"/>
      </w:pPr>
      <w:bookmarkStart w:id="87" w:name="_Toc163902265"/>
      <w:bookmarkStart w:id="88" w:name="_Toc168671651"/>
      <w:r w:rsidRPr="002C5C82">
        <w:t>Periodicidade</w:t>
      </w:r>
      <w:bookmarkEnd w:id="87"/>
      <w:bookmarkEnd w:id="88"/>
    </w:p>
    <w:p w14:paraId="00340E22" w14:textId="1205B451" w:rsidR="002C5C82" w:rsidRPr="00720567" w:rsidRDefault="002C5C82"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008005CF" w:rsidRPr="00720567">
        <w:rPr>
          <w:rFonts w:eastAsiaTheme="minorHAnsi" w:cstheme="minorBidi"/>
          <w:i/>
          <w:szCs w:val="22"/>
          <w:lang w:eastAsia="en-US"/>
        </w:rPr>
        <w:t>cd_garantias.kt_chaves_intrf_grts_biyr</w:t>
      </w:r>
      <w:r w:rsidR="008005CF" w:rsidRPr="00720567">
        <w:rPr>
          <w:rFonts w:eastAsiaTheme="minorHAnsi" w:cstheme="minorBidi"/>
          <w:szCs w:val="22"/>
          <w:lang w:eastAsia="en-US"/>
        </w:rPr>
        <w:t xml:space="preserve"> </w:t>
      </w:r>
      <w:r w:rsidRPr="00720567">
        <w:rPr>
          <w:rFonts w:eastAsiaTheme="minorHAnsi" w:cstheme="minorBidi"/>
          <w:szCs w:val="22"/>
          <w:lang w:eastAsia="en-US"/>
        </w:rPr>
        <w:t xml:space="preserve">é mensal e gerada automaticamente no </w:t>
      </w:r>
      <w:r w:rsidR="00416B8E">
        <w:rPr>
          <w:rFonts w:eastAsiaTheme="minorHAnsi" w:cstheme="minorBidi"/>
          <w:szCs w:val="22"/>
          <w:lang w:eastAsia="en-US"/>
        </w:rPr>
        <w:t>primeiro</w:t>
      </w:r>
      <w:r w:rsidRPr="00720567">
        <w:rPr>
          <w:rFonts w:eastAsiaTheme="minorHAnsi" w:cstheme="minorBidi"/>
          <w:szCs w:val="22"/>
          <w:lang w:eastAsia="en-US"/>
        </w:rPr>
        <w:t xml:space="preserve"> dia útil de cada mês. No caso do </w:t>
      </w:r>
      <w:r w:rsidR="00416B8E">
        <w:rPr>
          <w:rFonts w:eastAsiaTheme="minorHAnsi" w:cstheme="minorBidi"/>
          <w:szCs w:val="22"/>
          <w:lang w:eastAsia="en-US"/>
        </w:rPr>
        <w:t>primeiro</w:t>
      </w:r>
      <w:r w:rsidRPr="00720567">
        <w:rPr>
          <w:rFonts w:eastAsiaTheme="minorHAnsi" w:cstheme="minorBidi"/>
          <w:szCs w:val="22"/>
          <w:lang w:eastAsia="en-US"/>
        </w:rPr>
        <w:t xml:space="preserve"> dia do mês não ser um dia útil, o modelo gera uma cópia do último dia útil e atribui-lhe a partição de </w:t>
      </w:r>
      <w:r w:rsidR="00416B8E">
        <w:rPr>
          <w:rFonts w:eastAsiaTheme="minorHAnsi" w:cstheme="minorBidi"/>
          <w:szCs w:val="22"/>
          <w:lang w:eastAsia="en-US"/>
        </w:rPr>
        <w:t>primeiro</w:t>
      </w:r>
      <w:r w:rsidRPr="00720567">
        <w:rPr>
          <w:rFonts w:eastAsiaTheme="minorHAnsi" w:cstheme="minorBidi"/>
          <w:szCs w:val="22"/>
          <w:lang w:eastAsia="en-US"/>
        </w:rPr>
        <w:t xml:space="preserve"> dia de calendário do mês. A t</w:t>
      </w:r>
      <w:r w:rsidR="00416B8E">
        <w:rPr>
          <w:rFonts w:eastAsiaTheme="minorHAnsi" w:cstheme="minorBidi"/>
          <w:szCs w:val="22"/>
          <w:lang w:eastAsia="en-US"/>
        </w:rPr>
        <w:t>ítulo de exemplo, se o dia 2</w:t>
      </w:r>
      <w:r w:rsidRPr="00720567">
        <w:rPr>
          <w:rFonts w:eastAsiaTheme="minorHAnsi" w:cstheme="minorBidi"/>
          <w:szCs w:val="22"/>
          <w:lang w:eastAsia="en-US"/>
        </w:rPr>
        <w:t xml:space="preserve"> de um mês é um sábad</w:t>
      </w:r>
      <w:r w:rsidR="00416B8E">
        <w:rPr>
          <w:rFonts w:eastAsiaTheme="minorHAnsi" w:cstheme="minorBidi"/>
          <w:szCs w:val="22"/>
          <w:lang w:eastAsia="en-US"/>
        </w:rPr>
        <w:t>o, o MUG cria uma cópia do dia 1</w:t>
      </w:r>
      <w:r w:rsidRPr="00720567">
        <w:rPr>
          <w:rFonts w:eastAsiaTheme="minorHAnsi" w:cstheme="minorBidi"/>
          <w:szCs w:val="22"/>
          <w:lang w:eastAsia="en-US"/>
        </w:rPr>
        <w:t xml:space="preserve"> (último dia útil) e atribui-lhe a ‘ref_date’ d</w:t>
      </w:r>
      <w:r w:rsidR="00416B8E">
        <w:rPr>
          <w:rFonts w:eastAsiaTheme="minorHAnsi" w:cstheme="minorBidi"/>
          <w:szCs w:val="22"/>
          <w:lang w:eastAsia="en-US"/>
        </w:rPr>
        <w:t>o dia 2</w:t>
      </w:r>
      <w:r w:rsidRPr="00720567">
        <w:rPr>
          <w:rFonts w:eastAsiaTheme="minorHAnsi" w:cstheme="minorBidi"/>
          <w:szCs w:val="22"/>
          <w:lang w:eastAsia="en-US"/>
        </w:rPr>
        <w:t xml:space="preserve">. </w:t>
      </w:r>
    </w:p>
    <w:p w14:paraId="04A234CE" w14:textId="1EA2674E" w:rsidR="00C601BA" w:rsidRPr="00720567" w:rsidRDefault="002C5C82" w:rsidP="00C601BA">
      <w:pPr>
        <w:spacing w:after="160" w:line="259" w:lineRule="auto"/>
        <w:jc w:val="both"/>
        <w:rPr>
          <w:rFonts w:eastAsiaTheme="minorHAnsi" w:cstheme="minorBidi"/>
          <w:szCs w:val="22"/>
          <w:lang w:eastAsia="en-US"/>
        </w:rPr>
      </w:pPr>
      <w:r w:rsidRPr="00720567">
        <w:rPr>
          <w:rFonts w:eastAsiaTheme="minorHAnsi" w:cstheme="minorBidi"/>
          <w:szCs w:val="22"/>
          <w:lang w:eastAsia="en-US"/>
        </w:rPr>
        <w:t>Só se devem considerar como oficiais os valores constantes nesta tabela desde, e incluindo,</w:t>
      </w:r>
      <w:r w:rsidR="00C601BA">
        <w:rPr>
          <w:rFonts w:eastAsiaTheme="minorHAnsi" w:cstheme="minorBidi"/>
          <w:szCs w:val="22"/>
          <w:lang w:eastAsia="en-US"/>
        </w:rPr>
        <w:t xml:space="preserve"> 31 dezembro 2022 até 29 de abril de 2024. A partir dessa data passa a estar em vigor a tabela </w:t>
      </w:r>
      <w:r w:rsidR="00C601BA">
        <w:rPr>
          <w:rFonts w:eastAsiaTheme="minorHAnsi" w:cstheme="minorBidi"/>
          <w:i/>
          <w:szCs w:val="22"/>
          <w:lang w:eastAsia="en-US"/>
        </w:rPr>
        <w:t>cd_</w:t>
      </w:r>
      <w:r w:rsidR="00C601BA" w:rsidRPr="00C601BA">
        <w:rPr>
          <w:rFonts w:eastAsiaTheme="minorHAnsi" w:cstheme="minorBidi"/>
          <w:i/>
          <w:szCs w:val="22"/>
          <w:lang w:eastAsia="en-US"/>
        </w:rPr>
        <w:t xml:space="preserve"> </w:t>
      </w:r>
      <w:r w:rsidR="00C601BA" w:rsidRPr="00720567">
        <w:rPr>
          <w:rFonts w:eastAsiaTheme="minorHAnsi" w:cstheme="minorBidi"/>
          <w:i/>
          <w:szCs w:val="22"/>
          <w:lang w:eastAsia="en-US"/>
        </w:rPr>
        <w:t>cd_garantias.kt_chaves_intrf_grts_biyr</w:t>
      </w:r>
      <w:r w:rsidR="00C601BA">
        <w:rPr>
          <w:rFonts w:eastAsiaTheme="minorHAnsi" w:cstheme="minorBidi"/>
          <w:i/>
          <w:szCs w:val="22"/>
          <w:lang w:eastAsia="en-US"/>
        </w:rPr>
        <w:t>_bem.</w:t>
      </w:r>
    </w:p>
    <w:p w14:paraId="3B6EC502" w14:textId="77777777" w:rsidR="00C601BA" w:rsidRPr="00720567" w:rsidRDefault="00C601BA" w:rsidP="00720567">
      <w:pPr>
        <w:spacing w:after="160" w:line="259" w:lineRule="auto"/>
        <w:jc w:val="both"/>
        <w:rPr>
          <w:rFonts w:eastAsiaTheme="minorHAnsi" w:cstheme="minorBidi"/>
          <w:szCs w:val="22"/>
          <w:lang w:eastAsia="en-US"/>
        </w:rPr>
      </w:pPr>
    </w:p>
    <w:p w14:paraId="707B9A7E" w14:textId="4201867E" w:rsidR="00145D75" w:rsidRPr="002C5C82" w:rsidRDefault="00145D75" w:rsidP="00666790">
      <w:pPr>
        <w:pStyle w:val="Heading5"/>
      </w:pPr>
      <w:bookmarkStart w:id="89" w:name="_Toc163902266"/>
      <w:bookmarkStart w:id="90" w:name="_Toc168671652"/>
      <w:r w:rsidRPr="002C5C82">
        <w:t>Aprovisionamento</w:t>
      </w:r>
      <w:bookmarkEnd w:id="89"/>
      <w:bookmarkEnd w:id="90"/>
    </w:p>
    <w:p w14:paraId="3131F4D7" w14:textId="76FE341F" w:rsidR="00BE2C12" w:rsidRDefault="002C5C82"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aprovisionamento da tabela </w:t>
      </w:r>
      <w:r w:rsidR="008005CF" w:rsidRPr="00720567">
        <w:rPr>
          <w:rFonts w:eastAsiaTheme="minorHAnsi" w:cstheme="minorBidi"/>
          <w:i/>
          <w:szCs w:val="22"/>
          <w:lang w:eastAsia="en-US"/>
        </w:rPr>
        <w:t>cd_garantias.kt_chaves_intrf_grts_biyr</w:t>
      </w:r>
      <w:r w:rsidRPr="00720567">
        <w:rPr>
          <w:rFonts w:eastAsiaTheme="minorHAnsi" w:cstheme="minorBidi"/>
          <w:szCs w:val="22"/>
          <w:lang w:eastAsia="en-US"/>
        </w:rPr>
        <w:t xml:space="preserve"> é, sem nenhuma exceção, concordante com os princípios funcionais e as regras de definição de universo descritas nos capítulos 2.2.2. e 2.2.3., respetivamente, da documentação funcional do MUG. Os dados desta tabela provêm essencialmente do módulo base e do módulo consolidado do MUG, sendo esta informação completada com recurso a tabelas externas ao modelo. Desta forma, o aprovisionamento é realizado exclusivamente a partir das seguintes tabelas:</w:t>
      </w:r>
    </w:p>
    <w:p w14:paraId="112275C3" w14:textId="4E308966" w:rsidR="00AC02F4" w:rsidRDefault="00AC02F4" w:rsidP="00720567">
      <w:pPr>
        <w:spacing w:after="160" w:line="259" w:lineRule="auto"/>
        <w:jc w:val="both"/>
        <w:rPr>
          <w:rFonts w:eastAsiaTheme="minorHAnsi" w:cstheme="minorBidi"/>
          <w:szCs w:val="22"/>
          <w:lang w:eastAsia="en-US"/>
        </w:rPr>
      </w:pPr>
    </w:p>
    <w:p w14:paraId="3713DFE1" w14:textId="3BAE3D1B" w:rsidR="00AC02F4" w:rsidRDefault="00AC02F4" w:rsidP="00720567">
      <w:pPr>
        <w:spacing w:after="160" w:line="259" w:lineRule="auto"/>
        <w:jc w:val="both"/>
        <w:rPr>
          <w:rFonts w:eastAsiaTheme="minorHAnsi" w:cstheme="minorBidi"/>
          <w:szCs w:val="22"/>
          <w:lang w:eastAsia="en-US"/>
        </w:rPr>
      </w:pPr>
    </w:p>
    <w:p w14:paraId="266AF8B2" w14:textId="77777777" w:rsidR="00AC02F4" w:rsidRPr="00720567" w:rsidRDefault="00AC02F4" w:rsidP="00720567">
      <w:pPr>
        <w:spacing w:after="160" w:line="259" w:lineRule="auto"/>
        <w:jc w:val="both"/>
        <w:rPr>
          <w:rFonts w:eastAsiaTheme="minorHAnsi" w:cstheme="minorBidi"/>
          <w:szCs w:val="22"/>
          <w:lang w:eastAsia="en-US"/>
        </w:rPr>
      </w:pPr>
    </w:p>
    <w:p w14:paraId="64F43B60" w14:textId="47FD9B5B" w:rsidR="00BC1FC6" w:rsidRPr="00BE2C12" w:rsidRDefault="00BE2C12" w:rsidP="00BE2C12">
      <w:pPr>
        <w:pStyle w:val="Caption"/>
        <w:jc w:val="center"/>
        <w:rPr>
          <w:rFonts w:cs="Calibri"/>
          <w:b/>
          <w:color w:val="000000" w:themeColor="text1"/>
          <w:sz w:val="22"/>
          <w:szCs w:val="22"/>
        </w:rPr>
      </w:pPr>
      <w:bookmarkStart w:id="91" w:name="_Toc168413852"/>
      <w:r w:rsidRPr="00BE2C12">
        <w:rPr>
          <w:b/>
          <w:color w:val="000000" w:themeColor="text1"/>
          <w:sz w:val="22"/>
          <w:szCs w:val="22"/>
        </w:rPr>
        <w:lastRenderedPageBreak/>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486242">
        <w:rPr>
          <w:b/>
          <w:noProof/>
          <w:color w:val="000000" w:themeColor="text1"/>
          <w:sz w:val="22"/>
          <w:szCs w:val="22"/>
        </w:rPr>
        <w:t>14</w:t>
      </w:r>
      <w:r w:rsidRPr="00BE2C12">
        <w:rPr>
          <w:b/>
          <w:color w:val="000000" w:themeColor="text1"/>
          <w:sz w:val="22"/>
          <w:szCs w:val="22"/>
        </w:rPr>
        <w:fldChar w:fldCharType="end"/>
      </w:r>
      <w:r w:rsidRPr="00BE2C12">
        <w:rPr>
          <w:b/>
          <w:color w:val="000000" w:themeColor="text1"/>
          <w:sz w:val="22"/>
          <w:szCs w:val="22"/>
        </w:rPr>
        <w:t>: Informação das tabelas de aprovisionament</w:t>
      </w:r>
      <w:r>
        <w:rPr>
          <w:b/>
          <w:color w:val="000000" w:themeColor="text1"/>
          <w:sz w:val="22"/>
          <w:szCs w:val="22"/>
        </w:rPr>
        <w:t xml:space="preserve">o da </w:t>
      </w:r>
      <w:r w:rsidRPr="00BE2C12">
        <w:rPr>
          <w:b/>
          <w:color w:val="000000" w:themeColor="text1"/>
          <w:sz w:val="22"/>
          <w:szCs w:val="22"/>
        </w:rPr>
        <w:t>cd_garantias.kt_chaves_intrf_grts_biyr</w:t>
      </w:r>
      <w:bookmarkEnd w:id="9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2C5C82" w:rsidRPr="005F1378" w14:paraId="7812C8DF" w14:textId="77777777" w:rsidTr="006977B3">
        <w:trPr>
          <w:trHeight w:val="290"/>
        </w:trPr>
        <w:tc>
          <w:tcPr>
            <w:tcW w:w="1701" w:type="dxa"/>
            <w:shd w:val="clear" w:color="000000" w:fill="FF0000"/>
          </w:tcPr>
          <w:p w14:paraId="0B50AFEA" w14:textId="77777777" w:rsidR="002C5C82" w:rsidRPr="005F1378" w:rsidRDefault="002C5C82" w:rsidP="006977B3">
            <w:pPr>
              <w:rPr>
                <w:rFonts w:cs="Calibri"/>
                <w:b/>
                <w:bCs/>
                <w:color w:val="FFFFFF"/>
                <w:sz w:val="18"/>
                <w:szCs w:val="18"/>
              </w:rPr>
            </w:pPr>
            <w:r w:rsidRPr="005F1378">
              <w:rPr>
                <w:rFonts w:cs="Calibri"/>
                <w:b/>
                <w:bCs/>
                <w:color w:val="FFFFFF"/>
                <w:sz w:val="18"/>
                <w:szCs w:val="18"/>
              </w:rPr>
              <w:t>Aplicação Origem</w:t>
            </w:r>
          </w:p>
        </w:tc>
        <w:tc>
          <w:tcPr>
            <w:tcW w:w="3288" w:type="dxa"/>
            <w:shd w:val="clear" w:color="000000" w:fill="FF0000"/>
            <w:noWrap/>
            <w:hideMark/>
          </w:tcPr>
          <w:p w14:paraId="317948A6" w14:textId="77777777" w:rsidR="002C5C82" w:rsidRPr="005F1378" w:rsidRDefault="002C5C82" w:rsidP="006977B3">
            <w:pPr>
              <w:rPr>
                <w:rFonts w:cs="Calibri"/>
                <w:b/>
                <w:bCs/>
                <w:color w:val="FFFFFF"/>
                <w:sz w:val="18"/>
                <w:szCs w:val="18"/>
              </w:rPr>
            </w:pPr>
            <w:r w:rsidRPr="005F1378">
              <w:rPr>
                <w:rFonts w:cs="Calibri"/>
                <w:b/>
                <w:bCs/>
                <w:color w:val="FFFFFF"/>
                <w:sz w:val="18"/>
                <w:szCs w:val="18"/>
              </w:rPr>
              <w:t>Nome da Tabela na Aplicação Origem</w:t>
            </w:r>
          </w:p>
        </w:tc>
        <w:tc>
          <w:tcPr>
            <w:tcW w:w="2041" w:type="dxa"/>
            <w:shd w:val="clear" w:color="000000" w:fill="FF0000"/>
            <w:noWrap/>
            <w:hideMark/>
          </w:tcPr>
          <w:p w14:paraId="14E4DB54" w14:textId="77777777" w:rsidR="002C5C82" w:rsidRPr="005F1378" w:rsidRDefault="002C5C82" w:rsidP="006977B3">
            <w:pPr>
              <w:rPr>
                <w:rFonts w:cs="Calibri"/>
                <w:b/>
                <w:bCs/>
                <w:color w:val="FFFFFF"/>
                <w:sz w:val="18"/>
                <w:szCs w:val="18"/>
              </w:rPr>
            </w:pPr>
            <w:r w:rsidRPr="005F1378">
              <w:rPr>
                <w:rFonts w:cs="Calibri"/>
                <w:b/>
                <w:bCs/>
                <w:color w:val="FFFFFF"/>
                <w:sz w:val="18"/>
                <w:szCs w:val="18"/>
              </w:rPr>
              <w:t xml:space="preserve">Nome da Base de Dados no Data Lake </w:t>
            </w:r>
          </w:p>
        </w:tc>
        <w:tc>
          <w:tcPr>
            <w:tcW w:w="2041" w:type="dxa"/>
            <w:shd w:val="clear" w:color="000000" w:fill="FF0000"/>
            <w:noWrap/>
            <w:hideMark/>
          </w:tcPr>
          <w:p w14:paraId="2ABEE2E2" w14:textId="77777777" w:rsidR="002C5C82" w:rsidRPr="005F1378" w:rsidRDefault="002C5C82" w:rsidP="006977B3">
            <w:pPr>
              <w:rPr>
                <w:rFonts w:cs="Calibri"/>
                <w:b/>
                <w:bCs/>
                <w:color w:val="FFFFFF"/>
                <w:sz w:val="18"/>
                <w:szCs w:val="18"/>
              </w:rPr>
            </w:pPr>
            <w:r w:rsidRPr="005F1378">
              <w:rPr>
                <w:rFonts w:cs="Calibri"/>
                <w:b/>
                <w:bCs/>
                <w:color w:val="FFFFFF"/>
                <w:sz w:val="18"/>
                <w:szCs w:val="18"/>
              </w:rPr>
              <w:t>Nome da Tabela no Data Lake</w:t>
            </w:r>
          </w:p>
        </w:tc>
      </w:tr>
      <w:tr w:rsidR="002C5C82" w:rsidRPr="005F1378" w14:paraId="06B9FDA5" w14:textId="77777777" w:rsidTr="006977B3">
        <w:trPr>
          <w:trHeight w:val="290"/>
        </w:trPr>
        <w:tc>
          <w:tcPr>
            <w:tcW w:w="1701" w:type="dxa"/>
          </w:tcPr>
          <w:p w14:paraId="03B10BE0" w14:textId="77777777" w:rsidR="002C5C82" w:rsidRPr="005F1378" w:rsidRDefault="002C5C82" w:rsidP="006977B3">
            <w:pPr>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3A214367" w14:textId="77777777" w:rsidR="002C5C82" w:rsidRPr="005F1378" w:rsidRDefault="002C5C82" w:rsidP="006977B3">
            <w:pPr>
              <w:rPr>
                <w:rFonts w:cs="Calibri"/>
                <w:color w:val="000000"/>
                <w:sz w:val="18"/>
                <w:szCs w:val="18"/>
              </w:rPr>
            </w:pPr>
            <w:r w:rsidRPr="006C592D">
              <w:rPr>
                <w:rFonts w:cs="Calibri"/>
                <w:color w:val="000000"/>
                <w:sz w:val="18"/>
                <w:szCs w:val="18"/>
              </w:rPr>
              <w:t>gt018_rateio_aval</w:t>
            </w:r>
          </w:p>
        </w:tc>
        <w:tc>
          <w:tcPr>
            <w:tcW w:w="2041" w:type="dxa"/>
            <w:shd w:val="clear" w:color="auto" w:fill="auto"/>
            <w:noWrap/>
          </w:tcPr>
          <w:p w14:paraId="292394A5" w14:textId="77777777" w:rsidR="002C5C82" w:rsidRPr="005F1378" w:rsidRDefault="002C5C82" w:rsidP="006977B3">
            <w:pPr>
              <w:rPr>
                <w:rFonts w:cs="Calibri"/>
                <w:color w:val="000000"/>
                <w:sz w:val="18"/>
                <w:szCs w:val="18"/>
              </w:rPr>
            </w:pPr>
            <w:r w:rsidRPr="005F1378">
              <w:rPr>
                <w:rFonts w:cs="Calibri"/>
                <w:color w:val="000000"/>
                <w:sz w:val="18"/>
                <w:szCs w:val="18"/>
              </w:rPr>
              <w:t>cd_garantias</w:t>
            </w:r>
          </w:p>
        </w:tc>
        <w:tc>
          <w:tcPr>
            <w:tcW w:w="2041" w:type="dxa"/>
            <w:shd w:val="clear" w:color="auto" w:fill="auto"/>
            <w:noWrap/>
            <w:hideMark/>
          </w:tcPr>
          <w:p w14:paraId="550A49B1" w14:textId="77777777" w:rsidR="002C5C82" w:rsidRPr="005F1378" w:rsidRDefault="002C5C82" w:rsidP="006977B3">
            <w:pPr>
              <w:rPr>
                <w:rFonts w:cs="Calibri"/>
                <w:color w:val="000000"/>
                <w:sz w:val="18"/>
                <w:szCs w:val="18"/>
              </w:rPr>
            </w:pPr>
            <w:r w:rsidRPr="006C592D">
              <w:rPr>
                <w:rFonts w:cs="Calibri"/>
                <w:color w:val="000000"/>
                <w:sz w:val="18"/>
                <w:szCs w:val="18"/>
              </w:rPr>
              <w:t>gt018_rateio_aval</w:t>
            </w:r>
          </w:p>
        </w:tc>
      </w:tr>
      <w:tr w:rsidR="002C5C82" w:rsidRPr="005F1378" w14:paraId="78D2FDE3" w14:textId="77777777" w:rsidTr="006977B3">
        <w:trPr>
          <w:trHeight w:val="290"/>
        </w:trPr>
        <w:tc>
          <w:tcPr>
            <w:tcW w:w="1701" w:type="dxa"/>
          </w:tcPr>
          <w:p w14:paraId="28445D76" w14:textId="77777777" w:rsidR="002C5C82" w:rsidRPr="005F1378" w:rsidRDefault="002C5C82" w:rsidP="002C5C82">
            <w:pPr>
              <w:jc w:val="both"/>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61C24C62" w14:textId="3C4F8FED" w:rsidR="002C5C82" w:rsidRPr="005F1378" w:rsidRDefault="002C5C82" w:rsidP="002C5C82">
            <w:pPr>
              <w:jc w:val="both"/>
              <w:rPr>
                <w:rFonts w:cs="Calibri"/>
                <w:color w:val="000000"/>
                <w:sz w:val="18"/>
                <w:szCs w:val="18"/>
                <w:lang w:val="en-US"/>
              </w:rPr>
            </w:pPr>
            <w:r>
              <w:rPr>
                <w:rFonts w:cs="Calibri"/>
                <w:color w:val="000000"/>
                <w:sz w:val="18"/>
                <w:szCs w:val="18"/>
                <w:lang w:val="en-US"/>
              </w:rPr>
              <w:t>kt_chaves_gt</w:t>
            </w:r>
          </w:p>
        </w:tc>
        <w:tc>
          <w:tcPr>
            <w:tcW w:w="2041" w:type="dxa"/>
            <w:shd w:val="clear" w:color="auto" w:fill="auto"/>
            <w:noWrap/>
          </w:tcPr>
          <w:p w14:paraId="75F9479B" w14:textId="77777777" w:rsidR="002C5C82" w:rsidRPr="005F1378" w:rsidRDefault="002C5C82" w:rsidP="002C5C82">
            <w:pPr>
              <w:jc w:val="both"/>
              <w:rPr>
                <w:rFonts w:cs="Calibri"/>
                <w:color w:val="000000"/>
                <w:sz w:val="18"/>
                <w:szCs w:val="18"/>
              </w:rPr>
            </w:pPr>
            <w:r w:rsidRPr="005F1378">
              <w:rPr>
                <w:rFonts w:cs="Calibri"/>
                <w:color w:val="000000"/>
                <w:sz w:val="18"/>
                <w:szCs w:val="18"/>
              </w:rPr>
              <w:t>cd_garantias</w:t>
            </w:r>
          </w:p>
        </w:tc>
        <w:tc>
          <w:tcPr>
            <w:tcW w:w="2041" w:type="dxa"/>
            <w:shd w:val="clear" w:color="auto" w:fill="auto"/>
            <w:noWrap/>
          </w:tcPr>
          <w:p w14:paraId="773CF6BF" w14:textId="22EB325B" w:rsidR="002C5C82" w:rsidRPr="005F1378" w:rsidRDefault="002C5C82" w:rsidP="002C5C82">
            <w:pPr>
              <w:jc w:val="both"/>
              <w:rPr>
                <w:sz w:val="18"/>
                <w:szCs w:val="18"/>
              </w:rPr>
            </w:pPr>
            <w:r>
              <w:rPr>
                <w:rFonts w:cs="Calibri"/>
                <w:color w:val="000000"/>
                <w:sz w:val="18"/>
                <w:szCs w:val="18"/>
                <w:lang w:val="en-US"/>
              </w:rPr>
              <w:t>kt_chaves_gt</w:t>
            </w:r>
          </w:p>
        </w:tc>
      </w:tr>
      <w:tr w:rsidR="007F4B7C" w:rsidRPr="005F1378" w14:paraId="0A13D100" w14:textId="77777777" w:rsidTr="006977B3">
        <w:trPr>
          <w:trHeight w:val="290"/>
        </w:trPr>
        <w:tc>
          <w:tcPr>
            <w:tcW w:w="1701" w:type="dxa"/>
          </w:tcPr>
          <w:p w14:paraId="5162DB16" w14:textId="2F7CEE2E" w:rsidR="007F4B7C" w:rsidRPr="005F1378" w:rsidRDefault="007F4B7C" w:rsidP="007F4B7C">
            <w:pPr>
              <w:rPr>
                <w:rFonts w:cs="Calibri"/>
                <w:color w:val="000000"/>
                <w:sz w:val="18"/>
                <w:szCs w:val="18"/>
              </w:rPr>
            </w:pPr>
            <w:r w:rsidRPr="000E5989">
              <w:rPr>
                <w:rFonts w:cs="Calibri"/>
                <w:color w:val="000000"/>
                <w:sz w:val="18"/>
                <w:szCs w:val="18"/>
              </w:rPr>
              <w:t>Títulos (APMT0100022484)</w:t>
            </w:r>
          </w:p>
        </w:tc>
        <w:tc>
          <w:tcPr>
            <w:tcW w:w="3288" w:type="dxa"/>
            <w:shd w:val="clear" w:color="auto" w:fill="auto"/>
            <w:noWrap/>
          </w:tcPr>
          <w:p w14:paraId="587BAAF1" w14:textId="66CA379F" w:rsidR="007F4B7C" w:rsidRPr="005F1378" w:rsidRDefault="007F4B7C" w:rsidP="007F4B7C">
            <w:pPr>
              <w:rPr>
                <w:rFonts w:cs="Calibri"/>
                <w:color w:val="000000"/>
                <w:sz w:val="18"/>
                <w:szCs w:val="18"/>
              </w:rPr>
            </w:pPr>
            <w:r w:rsidRPr="00983A0C">
              <w:rPr>
                <w:sz w:val="18"/>
                <w:szCs w:val="18"/>
              </w:rPr>
              <w:t>ttt35_titlgru</w:t>
            </w:r>
          </w:p>
        </w:tc>
        <w:tc>
          <w:tcPr>
            <w:tcW w:w="2041" w:type="dxa"/>
            <w:shd w:val="clear" w:color="auto" w:fill="auto"/>
            <w:noWrap/>
          </w:tcPr>
          <w:p w14:paraId="1B59B220" w14:textId="74971A48" w:rsidR="007F4B7C" w:rsidRPr="005F1378" w:rsidRDefault="007F4B7C" w:rsidP="007F4B7C">
            <w:pPr>
              <w:rPr>
                <w:rFonts w:cs="Calibri"/>
                <w:color w:val="000000"/>
                <w:sz w:val="18"/>
                <w:szCs w:val="18"/>
              </w:rPr>
            </w:pPr>
            <w:r>
              <w:rPr>
                <w:rFonts w:cs="Calibri"/>
                <w:color w:val="000000"/>
                <w:sz w:val="18"/>
                <w:szCs w:val="18"/>
              </w:rPr>
              <w:t>cd_mercados</w:t>
            </w:r>
          </w:p>
        </w:tc>
        <w:tc>
          <w:tcPr>
            <w:tcW w:w="2041" w:type="dxa"/>
            <w:shd w:val="clear" w:color="auto" w:fill="auto"/>
            <w:noWrap/>
          </w:tcPr>
          <w:p w14:paraId="5B132F8B" w14:textId="77DB7AD3" w:rsidR="007F4B7C" w:rsidRPr="005F1378" w:rsidRDefault="007F4B7C" w:rsidP="007F4B7C">
            <w:pPr>
              <w:rPr>
                <w:sz w:val="18"/>
                <w:szCs w:val="18"/>
              </w:rPr>
            </w:pPr>
            <w:r w:rsidRPr="00983A0C">
              <w:rPr>
                <w:sz w:val="18"/>
                <w:szCs w:val="18"/>
              </w:rPr>
              <w:t>ttt35_titlgru</w:t>
            </w:r>
          </w:p>
        </w:tc>
      </w:tr>
      <w:tr w:rsidR="007F4B7C" w:rsidRPr="005F1378" w14:paraId="0D91B912" w14:textId="77777777" w:rsidTr="006977B3">
        <w:trPr>
          <w:trHeight w:val="290"/>
        </w:trPr>
        <w:tc>
          <w:tcPr>
            <w:tcW w:w="1701" w:type="dxa"/>
          </w:tcPr>
          <w:p w14:paraId="354596E3" w14:textId="3A03DD99" w:rsidR="007F4B7C" w:rsidRPr="005F1378" w:rsidRDefault="007F4B7C" w:rsidP="007F4B7C">
            <w:pPr>
              <w:rPr>
                <w:rFonts w:cs="Calibri"/>
                <w:color w:val="000000"/>
                <w:sz w:val="18"/>
                <w:szCs w:val="18"/>
              </w:rPr>
            </w:pPr>
            <w:r w:rsidRPr="000E5989">
              <w:rPr>
                <w:rFonts w:cs="Calibri"/>
                <w:color w:val="000000"/>
                <w:sz w:val="18"/>
                <w:szCs w:val="18"/>
              </w:rPr>
              <w:t>Fundos (APMT0100021345)</w:t>
            </w:r>
          </w:p>
        </w:tc>
        <w:tc>
          <w:tcPr>
            <w:tcW w:w="3288" w:type="dxa"/>
            <w:shd w:val="clear" w:color="auto" w:fill="auto"/>
            <w:noWrap/>
          </w:tcPr>
          <w:p w14:paraId="49BA4A8C" w14:textId="4159149E" w:rsidR="007F4B7C" w:rsidRPr="005F1378" w:rsidRDefault="007F4B7C" w:rsidP="007F4B7C">
            <w:pPr>
              <w:rPr>
                <w:rFonts w:cs="Calibri"/>
                <w:color w:val="000000"/>
                <w:sz w:val="18"/>
                <w:szCs w:val="18"/>
              </w:rPr>
            </w:pPr>
            <w:r w:rsidRPr="00983A0C">
              <w:rPr>
                <w:rFonts w:cs="Calibri"/>
                <w:color w:val="000000"/>
                <w:sz w:val="18"/>
                <w:szCs w:val="18"/>
              </w:rPr>
              <w:t>fut02_contasfu</w:t>
            </w:r>
          </w:p>
        </w:tc>
        <w:tc>
          <w:tcPr>
            <w:tcW w:w="2041" w:type="dxa"/>
            <w:shd w:val="clear" w:color="auto" w:fill="auto"/>
            <w:noWrap/>
          </w:tcPr>
          <w:p w14:paraId="0ACAACA9" w14:textId="61DD578C" w:rsidR="007F4B7C" w:rsidRPr="005F1378" w:rsidRDefault="007F4B7C" w:rsidP="007F4B7C">
            <w:pPr>
              <w:rPr>
                <w:rFonts w:cs="Calibri"/>
                <w:color w:val="000000"/>
                <w:sz w:val="18"/>
                <w:szCs w:val="18"/>
              </w:rPr>
            </w:pPr>
            <w:r>
              <w:rPr>
                <w:rFonts w:cs="Calibri"/>
                <w:color w:val="000000"/>
                <w:sz w:val="18"/>
                <w:szCs w:val="18"/>
              </w:rPr>
              <w:t>cd_mercados</w:t>
            </w:r>
          </w:p>
        </w:tc>
        <w:tc>
          <w:tcPr>
            <w:tcW w:w="2041" w:type="dxa"/>
            <w:shd w:val="clear" w:color="auto" w:fill="auto"/>
            <w:noWrap/>
          </w:tcPr>
          <w:p w14:paraId="1C4E9408" w14:textId="26554789" w:rsidR="007F4B7C" w:rsidRPr="005F1378" w:rsidRDefault="007F4B7C" w:rsidP="007F4B7C">
            <w:pPr>
              <w:rPr>
                <w:rFonts w:cs="Calibri"/>
                <w:color w:val="000000"/>
                <w:sz w:val="18"/>
                <w:szCs w:val="18"/>
              </w:rPr>
            </w:pPr>
            <w:r w:rsidRPr="00983A0C">
              <w:rPr>
                <w:rFonts w:cs="Calibri"/>
                <w:color w:val="000000"/>
                <w:sz w:val="18"/>
                <w:szCs w:val="18"/>
              </w:rPr>
              <w:t>fut02_contasfu</w:t>
            </w:r>
          </w:p>
        </w:tc>
      </w:tr>
    </w:tbl>
    <w:p w14:paraId="74F45578" w14:textId="77777777" w:rsidR="009C499D" w:rsidRDefault="009C499D" w:rsidP="009C499D">
      <w:pPr>
        <w:pStyle w:val="Heading5"/>
        <w:numPr>
          <w:ilvl w:val="0"/>
          <w:numId w:val="0"/>
        </w:numPr>
        <w:ind w:left="1440" w:hanging="1440"/>
        <w:sectPr w:rsidR="009C499D" w:rsidSect="002E643E">
          <w:pgSz w:w="11906" w:h="16838"/>
          <w:pgMar w:top="1440" w:right="1440" w:bottom="1440" w:left="1440" w:header="709" w:footer="709" w:gutter="0"/>
          <w:cols w:space="708"/>
          <w:docGrid w:linePitch="360"/>
        </w:sectPr>
      </w:pPr>
    </w:p>
    <w:p w14:paraId="380EA7A7" w14:textId="7786D8F8" w:rsidR="0086264E" w:rsidRPr="00BC1FC6" w:rsidRDefault="00145D75" w:rsidP="00666790">
      <w:pPr>
        <w:pStyle w:val="Heading5"/>
      </w:pPr>
      <w:bookmarkStart w:id="92" w:name="_Toc163902267"/>
      <w:bookmarkStart w:id="93" w:name="_Toc168671653"/>
      <w:r w:rsidRPr="001E69C3">
        <w:lastRenderedPageBreak/>
        <w:t>Detalhe</w:t>
      </w:r>
      <w:r>
        <w:t xml:space="preserve"> dos Campos</w:t>
      </w:r>
      <w:bookmarkEnd w:id="92"/>
      <w:bookmarkEnd w:id="93"/>
    </w:p>
    <w:p w14:paraId="55CE6B3A" w14:textId="08EF6016" w:rsidR="00BC1FC6" w:rsidRPr="00BE2C12" w:rsidRDefault="00BE2C12" w:rsidP="00BE2C12">
      <w:pPr>
        <w:pStyle w:val="Caption"/>
        <w:jc w:val="center"/>
        <w:rPr>
          <w:rFonts w:cs="Calibri"/>
          <w:b/>
          <w:color w:val="000000" w:themeColor="text1"/>
          <w:sz w:val="22"/>
          <w:szCs w:val="22"/>
        </w:rPr>
      </w:pPr>
      <w:bookmarkStart w:id="94" w:name="_Toc168413853"/>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486242">
        <w:rPr>
          <w:b/>
          <w:noProof/>
          <w:color w:val="000000" w:themeColor="text1"/>
          <w:sz w:val="22"/>
          <w:szCs w:val="22"/>
        </w:rPr>
        <w:t>15</w:t>
      </w:r>
      <w:r w:rsidRPr="00BE2C12">
        <w:rPr>
          <w:b/>
          <w:color w:val="000000" w:themeColor="text1"/>
          <w:sz w:val="22"/>
          <w:szCs w:val="22"/>
        </w:rPr>
        <w:fldChar w:fldCharType="end"/>
      </w:r>
      <w:r w:rsidRPr="00BE2C12">
        <w:rPr>
          <w:b/>
          <w:color w:val="000000" w:themeColor="text1"/>
          <w:sz w:val="22"/>
          <w:szCs w:val="22"/>
        </w:rPr>
        <w:t>: Detalhe dos campos da cd_garantias.kt_chaves_intrf_grts_biyr</w:t>
      </w:r>
      <w:bookmarkEnd w:id="94"/>
    </w:p>
    <w:tbl>
      <w:tblPr>
        <w:tblW w:w="13849" w:type="dxa"/>
        <w:tblCellMar>
          <w:left w:w="70" w:type="dxa"/>
          <w:right w:w="70" w:type="dxa"/>
        </w:tblCellMar>
        <w:tblLook w:val="04A0" w:firstRow="1" w:lastRow="0" w:firstColumn="1" w:lastColumn="0" w:noHBand="0" w:noVBand="1"/>
      </w:tblPr>
      <w:tblGrid>
        <w:gridCol w:w="2057"/>
        <w:gridCol w:w="10942"/>
        <w:gridCol w:w="850"/>
      </w:tblGrid>
      <w:tr w:rsidR="00A84B21" w:rsidRPr="00F61B8B" w14:paraId="293D90EE" w14:textId="77777777" w:rsidTr="009370D5">
        <w:trPr>
          <w:trHeight w:val="290"/>
          <w:tblHeader/>
        </w:trPr>
        <w:tc>
          <w:tcPr>
            <w:tcW w:w="2057" w:type="dxa"/>
            <w:tcBorders>
              <w:top w:val="single" w:sz="4" w:space="0" w:color="auto"/>
              <w:left w:val="single" w:sz="4" w:space="0" w:color="auto"/>
              <w:bottom w:val="single" w:sz="4" w:space="0" w:color="auto"/>
              <w:right w:val="single" w:sz="4" w:space="0" w:color="auto"/>
            </w:tcBorders>
            <w:shd w:val="clear" w:color="000000" w:fill="FF0000"/>
            <w:noWrap/>
            <w:hideMark/>
          </w:tcPr>
          <w:p w14:paraId="56F86AE2" w14:textId="77777777" w:rsidR="00A84B21" w:rsidRDefault="00A84B21" w:rsidP="00F61B8B">
            <w:pPr>
              <w:rPr>
                <w:rFonts w:cs="Calibri"/>
                <w:b/>
                <w:bCs/>
                <w:color w:val="FFFFFF"/>
                <w:sz w:val="18"/>
                <w:szCs w:val="18"/>
              </w:rPr>
            </w:pPr>
            <w:r>
              <w:rPr>
                <w:rFonts w:cs="Calibri"/>
                <w:b/>
                <w:bCs/>
                <w:color w:val="FFFFFF"/>
                <w:sz w:val="18"/>
                <w:szCs w:val="18"/>
              </w:rPr>
              <w:t>Chaves da tabela</w:t>
            </w:r>
          </w:p>
          <w:p w14:paraId="06D1EDDC" w14:textId="31745548" w:rsidR="00A84B21" w:rsidRPr="007314D4" w:rsidRDefault="00A84B21" w:rsidP="00F61B8B">
            <w:pPr>
              <w:rPr>
                <w:rFonts w:cs="Calibri"/>
                <w:b/>
                <w:bCs/>
                <w:i/>
                <w:color w:val="FFFFFF"/>
                <w:sz w:val="18"/>
                <w:szCs w:val="18"/>
              </w:rPr>
            </w:pPr>
            <w:r w:rsidRPr="007314D4">
              <w:rPr>
                <w:rFonts w:cs="Calibri"/>
                <w:b/>
                <w:bCs/>
                <w:i/>
                <w:color w:val="FFFFFF"/>
                <w:sz w:val="18"/>
                <w:szCs w:val="18"/>
              </w:rPr>
              <w:t>kt_chaves_intrf_grts_biyr</w:t>
            </w:r>
          </w:p>
        </w:tc>
        <w:tc>
          <w:tcPr>
            <w:tcW w:w="10942" w:type="dxa"/>
            <w:tcBorders>
              <w:top w:val="single" w:sz="4" w:space="0" w:color="auto"/>
              <w:left w:val="nil"/>
              <w:bottom w:val="single" w:sz="4" w:space="0" w:color="auto"/>
              <w:right w:val="single" w:sz="4" w:space="0" w:color="auto"/>
            </w:tcBorders>
            <w:shd w:val="clear" w:color="000000" w:fill="FF0000"/>
            <w:noWrap/>
            <w:hideMark/>
          </w:tcPr>
          <w:p w14:paraId="3E9EB26A" w14:textId="77777777" w:rsidR="00A84B21" w:rsidRPr="00F61B8B" w:rsidRDefault="00A84B21" w:rsidP="00F61B8B">
            <w:pPr>
              <w:rPr>
                <w:rFonts w:cs="Calibri"/>
                <w:b/>
                <w:bCs/>
                <w:color w:val="FFFFFF"/>
                <w:sz w:val="18"/>
                <w:szCs w:val="18"/>
              </w:rPr>
            </w:pPr>
            <w:r w:rsidRPr="00F61B8B">
              <w:rPr>
                <w:rFonts w:cs="Calibri"/>
                <w:b/>
                <w:bCs/>
                <w:color w:val="FFFFFF"/>
                <w:sz w:val="18"/>
                <w:szCs w:val="18"/>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692F6DC3" w14:textId="77777777" w:rsidR="00A84B21" w:rsidRPr="00F61B8B" w:rsidRDefault="00A84B21" w:rsidP="00F61B8B">
            <w:pPr>
              <w:rPr>
                <w:rFonts w:cs="Calibri"/>
                <w:b/>
                <w:bCs/>
                <w:color w:val="FFFFFF"/>
                <w:sz w:val="18"/>
                <w:szCs w:val="18"/>
              </w:rPr>
            </w:pPr>
            <w:r w:rsidRPr="00F61B8B">
              <w:rPr>
                <w:rFonts w:cs="Calibri"/>
                <w:b/>
                <w:bCs/>
                <w:color w:val="FFFFFF"/>
                <w:sz w:val="18"/>
                <w:szCs w:val="18"/>
              </w:rPr>
              <w:t>Formato</w:t>
            </w:r>
          </w:p>
        </w:tc>
      </w:tr>
      <w:tr w:rsidR="00A84B21" w:rsidRPr="00F61B8B" w14:paraId="0FFBC8F8" w14:textId="77777777" w:rsidTr="00A84B21">
        <w:trPr>
          <w:trHeight w:val="289"/>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39EDC76A" w14:textId="77777777" w:rsidR="00A84B21" w:rsidRPr="00F61B8B" w:rsidRDefault="00A84B21" w:rsidP="00AC23FE">
            <w:pPr>
              <w:rPr>
                <w:rFonts w:cs="Calibri"/>
                <w:color w:val="000000"/>
                <w:sz w:val="18"/>
                <w:szCs w:val="18"/>
              </w:rPr>
            </w:pPr>
            <w:r w:rsidRPr="00F61B8B">
              <w:rPr>
                <w:rFonts w:cs="Calibri"/>
                <w:color w:val="000000"/>
                <w:sz w:val="18"/>
                <w:szCs w:val="18"/>
              </w:rPr>
              <w:t>tipologia</w:t>
            </w:r>
          </w:p>
        </w:tc>
        <w:tc>
          <w:tcPr>
            <w:tcW w:w="10942" w:type="dxa"/>
            <w:tcBorders>
              <w:top w:val="nil"/>
              <w:left w:val="nil"/>
              <w:bottom w:val="single" w:sz="4" w:space="0" w:color="auto"/>
              <w:right w:val="single" w:sz="4" w:space="0" w:color="auto"/>
            </w:tcBorders>
            <w:shd w:val="clear" w:color="auto" w:fill="auto"/>
            <w:hideMark/>
          </w:tcPr>
          <w:p w14:paraId="5D3F056A" w14:textId="77777777" w:rsidR="00A84B21" w:rsidRPr="00CD3F80" w:rsidRDefault="00A84B21" w:rsidP="00AC23FE">
            <w:pPr>
              <w:rPr>
                <w:rFonts w:cs="Calibri"/>
                <w:color w:val="000000"/>
                <w:sz w:val="18"/>
                <w:szCs w:val="18"/>
              </w:rPr>
            </w:pPr>
            <w:r w:rsidRPr="00CD3F80">
              <w:rPr>
                <w:rFonts w:cs="Calibri"/>
                <w:color w:val="000000"/>
                <w:sz w:val="18"/>
                <w:szCs w:val="18"/>
              </w:rPr>
              <w:t>Código que identifica a tipologia de garantia:</w:t>
            </w:r>
          </w:p>
          <w:p w14:paraId="7207F5E3" w14:textId="59BCC277" w:rsidR="00A84B21" w:rsidRPr="00AC23FE" w:rsidRDefault="00A84B21" w:rsidP="00627E4A">
            <w:pPr>
              <w:pStyle w:val="ListParagraph"/>
              <w:numPr>
                <w:ilvl w:val="0"/>
                <w:numId w:val="44"/>
              </w:numPr>
              <w:rPr>
                <w:rFonts w:cs="Calibri"/>
                <w:color w:val="000000"/>
                <w:sz w:val="18"/>
                <w:szCs w:val="18"/>
              </w:rPr>
            </w:pPr>
            <w:r w:rsidRPr="00AC23FE">
              <w:rPr>
                <w:rFonts w:cs="Calibri"/>
                <w:color w:val="000000"/>
                <w:sz w:val="18"/>
                <w:szCs w:val="18"/>
              </w:rPr>
              <w:t>Esta tabela de interface inclui processos</w:t>
            </w:r>
            <w:r>
              <w:rPr>
                <w:rFonts w:cs="Calibri"/>
                <w:color w:val="000000"/>
                <w:sz w:val="18"/>
                <w:szCs w:val="18"/>
              </w:rPr>
              <w:t>/cauções</w:t>
            </w:r>
            <w:r w:rsidRPr="00AC23FE">
              <w:rPr>
                <w:rFonts w:cs="Calibri"/>
                <w:color w:val="000000"/>
                <w:sz w:val="18"/>
                <w:szCs w:val="18"/>
              </w:rPr>
              <w:t xml:space="preserve"> de garantias reais e pessoais. As garantias reais podem ser financeiras ou imobiliárias e são identificadas pelo código ‘FIN’ e ‘IMO’, respetivamente. Por sua vez, as garantias pessoais são identificadas pelo código ‘PES’.</w:t>
            </w:r>
          </w:p>
        </w:tc>
        <w:tc>
          <w:tcPr>
            <w:tcW w:w="850" w:type="dxa"/>
            <w:tcBorders>
              <w:top w:val="nil"/>
              <w:left w:val="nil"/>
              <w:bottom w:val="single" w:sz="4" w:space="0" w:color="auto"/>
              <w:right w:val="single" w:sz="4" w:space="0" w:color="auto"/>
            </w:tcBorders>
            <w:shd w:val="clear" w:color="auto" w:fill="auto"/>
            <w:hideMark/>
          </w:tcPr>
          <w:p w14:paraId="3670F123" w14:textId="5A012564"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0EC314A9"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49598246" w14:textId="77777777" w:rsidR="00A84B21" w:rsidRPr="00F61B8B" w:rsidRDefault="00A84B21" w:rsidP="00AC23FE">
            <w:pPr>
              <w:rPr>
                <w:rFonts w:cs="Calibri"/>
                <w:color w:val="000000"/>
                <w:sz w:val="18"/>
                <w:szCs w:val="18"/>
              </w:rPr>
            </w:pPr>
            <w:r w:rsidRPr="00F61B8B">
              <w:rPr>
                <w:rFonts w:cs="Calibri"/>
                <w:color w:val="000000"/>
                <w:sz w:val="18"/>
                <w:szCs w:val="18"/>
              </w:rPr>
              <w:t>cempresp_orig</w:t>
            </w:r>
          </w:p>
        </w:tc>
        <w:tc>
          <w:tcPr>
            <w:tcW w:w="10942" w:type="dxa"/>
            <w:tcBorders>
              <w:top w:val="nil"/>
              <w:left w:val="nil"/>
              <w:bottom w:val="single" w:sz="4" w:space="0" w:color="auto"/>
              <w:right w:val="single" w:sz="4" w:space="0" w:color="auto"/>
            </w:tcBorders>
            <w:shd w:val="clear" w:color="auto" w:fill="auto"/>
            <w:vAlign w:val="center"/>
            <w:hideMark/>
          </w:tcPr>
          <w:p w14:paraId="09E78968" w14:textId="627AEBF2" w:rsidR="00A84B21" w:rsidRPr="00AC23FE" w:rsidRDefault="00A84B21" w:rsidP="00AC23FE">
            <w:pPr>
              <w:rPr>
                <w:rFonts w:cs="Calibri"/>
                <w:color w:val="000000"/>
                <w:sz w:val="18"/>
                <w:szCs w:val="18"/>
              </w:rPr>
            </w:pPr>
            <w:r>
              <w:rPr>
                <w:rFonts w:cs="Calibri"/>
                <w:color w:val="000000"/>
                <w:sz w:val="18"/>
                <w:szCs w:val="18"/>
              </w:rPr>
              <w:t>Chave da responsabilidade no MUG</w:t>
            </w:r>
          </w:p>
        </w:tc>
        <w:tc>
          <w:tcPr>
            <w:tcW w:w="850" w:type="dxa"/>
            <w:tcBorders>
              <w:top w:val="nil"/>
              <w:left w:val="nil"/>
              <w:bottom w:val="single" w:sz="4" w:space="0" w:color="auto"/>
              <w:right w:val="single" w:sz="4" w:space="0" w:color="auto"/>
            </w:tcBorders>
            <w:shd w:val="clear" w:color="auto" w:fill="auto"/>
            <w:hideMark/>
          </w:tcPr>
          <w:p w14:paraId="128F0352" w14:textId="299CC44B"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576881F0"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6CFC5548" w14:textId="77777777" w:rsidR="00A84B21" w:rsidRPr="00F61B8B" w:rsidRDefault="00A84B21" w:rsidP="00AC23FE">
            <w:pPr>
              <w:rPr>
                <w:rFonts w:cs="Calibri"/>
                <w:color w:val="000000"/>
                <w:sz w:val="18"/>
                <w:szCs w:val="18"/>
              </w:rPr>
            </w:pPr>
            <w:r w:rsidRPr="00F61B8B">
              <w:rPr>
                <w:rFonts w:cs="Calibri"/>
                <w:color w:val="000000"/>
                <w:sz w:val="18"/>
                <w:szCs w:val="18"/>
              </w:rPr>
              <w:t>ckbalres_orig</w:t>
            </w:r>
          </w:p>
        </w:tc>
        <w:tc>
          <w:tcPr>
            <w:tcW w:w="10942" w:type="dxa"/>
            <w:tcBorders>
              <w:top w:val="nil"/>
              <w:left w:val="nil"/>
              <w:bottom w:val="single" w:sz="4" w:space="0" w:color="auto"/>
              <w:right w:val="single" w:sz="4" w:space="0" w:color="auto"/>
            </w:tcBorders>
            <w:shd w:val="clear" w:color="auto" w:fill="auto"/>
            <w:vAlign w:val="center"/>
            <w:hideMark/>
          </w:tcPr>
          <w:p w14:paraId="2760ACB6" w14:textId="50D9A4BD" w:rsidR="00A84B21" w:rsidRPr="00F61B8B" w:rsidRDefault="00A84B21" w:rsidP="00AC23FE">
            <w:pPr>
              <w:rPr>
                <w:rFonts w:cs="Calibri"/>
                <w:color w:val="000000"/>
                <w:sz w:val="18"/>
                <w:szCs w:val="18"/>
              </w:rPr>
            </w:pPr>
            <w:r>
              <w:rPr>
                <w:rFonts w:cs="Calibri"/>
                <w:color w:val="000000"/>
                <w:sz w:val="18"/>
                <w:szCs w:val="18"/>
              </w:rPr>
              <w:t>Chave da responsabilidade no MUG</w:t>
            </w:r>
          </w:p>
        </w:tc>
        <w:tc>
          <w:tcPr>
            <w:tcW w:w="850" w:type="dxa"/>
            <w:tcBorders>
              <w:top w:val="nil"/>
              <w:left w:val="nil"/>
              <w:bottom w:val="single" w:sz="4" w:space="0" w:color="auto"/>
              <w:right w:val="single" w:sz="4" w:space="0" w:color="auto"/>
            </w:tcBorders>
            <w:shd w:val="clear" w:color="auto" w:fill="auto"/>
            <w:hideMark/>
          </w:tcPr>
          <w:p w14:paraId="42CE77D7" w14:textId="2AED5DB3"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7AFFFE90"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5F4DADA6" w14:textId="77777777" w:rsidR="00A84B21" w:rsidRPr="00F61B8B" w:rsidRDefault="00A84B21" w:rsidP="00AC23FE">
            <w:pPr>
              <w:rPr>
                <w:rFonts w:cs="Calibri"/>
                <w:color w:val="000000"/>
                <w:sz w:val="18"/>
                <w:szCs w:val="18"/>
              </w:rPr>
            </w:pPr>
            <w:r w:rsidRPr="00F61B8B">
              <w:rPr>
                <w:rFonts w:cs="Calibri"/>
                <w:color w:val="000000"/>
                <w:sz w:val="18"/>
                <w:szCs w:val="18"/>
              </w:rPr>
              <w:t>ckctares_orig</w:t>
            </w:r>
          </w:p>
        </w:tc>
        <w:tc>
          <w:tcPr>
            <w:tcW w:w="10942" w:type="dxa"/>
            <w:tcBorders>
              <w:top w:val="nil"/>
              <w:left w:val="nil"/>
              <w:bottom w:val="single" w:sz="4" w:space="0" w:color="auto"/>
              <w:right w:val="single" w:sz="4" w:space="0" w:color="auto"/>
            </w:tcBorders>
            <w:shd w:val="clear" w:color="auto" w:fill="auto"/>
            <w:vAlign w:val="center"/>
            <w:hideMark/>
          </w:tcPr>
          <w:p w14:paraId="420BB4DD" w14:textId="5FEDBD5A" w:rsidR="00A84B21" w:rsidRPr="00F61B8B" w:rsidRDefault="00A84B21" w:rsidP="00AC23FE">
            <w:pPr>
              <w:rPr>
                <w:rFonts w:cs="Calibri"/>
                <w:color w:val="000000"/>
                <w:sz w:val="18"/>
                <w:szCs w:val="18"/>
              </w:rPr>
            </w:pPr>
            <w:r>
              <w:rPr>
                <w:rFonts w:cs="Calibri"/>
                <w:color w:val="000000"/>
                <w:sz w:val="18"/>
                <w:szCs w:val="18"/>
              </w:rPr>
              <w:t>Chave da responsabilidade no MUG</w:t>
            </w:r>
          </w:p>
        </w:tc>
        <w:tc>
          <w:tcPr>
            <w:tcW w:w="850" w:type="dxa"/>
            <w:tcBorders>
              <w:top w:val="nil"/>
              <w:left w:val="nil"/>
              <w:bottom w:val="single" w:sz="4" w:space="0" w:color="auto"/>
              <w:right w:val="single" w:sz="4" w:space="0" w:color="auto"/>
            </w:tcBorders>
            <w:shd w:val="clear" w:color="auto" w:fill="auto"/>
            <w:hideMark/>
          </w:tcPr>
          <w:p w14:paraId="562649EA" w14:textId="304C2126"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34EEC7EC"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49D5E6F4" w14:textId="77777777" w:rsidR="00A84B21" w:rsidRPr="00F61B8B" w:rsidRDefault="00A84B21" w:rsidP="00AC23FE">
            <w:pPr>
              <w:rPr>
                <w:rFonts w:cs="Calibri"/>
                <w:color w:val="000000"/>
                <w:sz w:val="18"/>
                <w:szCs w:val="18"/>
              </w:rPr>
            </w:pPr>
            <w:r w:rsidRPr="00F61B8B">
              <w:rPr>
                <w:rFonts w:cs="Calibri"/>
                <w:color w:val="000000"/>
                <w:sz w:val="18"/>
                <w:szCs w:val="18"/>
              </w:rPr>
              <w:t>ckrefresp_orig</w:t>
            </w:r>
          </w:p>
        </w:tc>
        <w:tc>
          <w:tcPr>
            <w:tcW w:w="10942" w:type="dxa"/>
            <w:tcBorders>
              <w:top w:val="nil"/>
              <w:left w:val="nil"/>
              <w:bottom w:val="single" w:sz="4" w:space="0" w:color="auto"/>
              <w:right w:val="single" w:sz="4" w:space="0" w:color="auto"/>
            </w:tcBorders>
            <w:shd w:val="clear" w:color="auto" w:fill="auto"/>
            <w:vAlign w:val="center"/>
            <w:hideMark/>
          </w:tcPr>
          <w:p w14:paraId="2E09F63C" w14:textId="76E44D74" w:rsidR="00A84B21" w:rsidRPr="00F61B8B" w:rsidRDefault="00A84B21" w:rsidP="00AC23FE">
            <w:pPr>
              <w:rPr>
                <w:rFonts w:cs="Calibri"/>
                <w:color w:val="000000"/>
                <w:sz w:val="18"/>
                <w:szCs w:val="18"/>
              </w:rPr>
            </w:pPr>
            <w:r w:rsidRPr="00F61B8B">
              <w:rPr>
                <w:rFonts w:cs="Calibri"/>
                <w:color w:val="000000"/>
                <w:sz w:val="18"/>
                <w:szCs w:val="18"/>
              </w:rPr>
              <w:t>C</w:t>
            </w:r>
            <w:r>
              <w:rPr>
                <w:rFonts w:cs="Calibri"/>
                <w:color w:val="000000"/>
                <w:sz w:val="18"/>
                <w:szCs w:val="18"/>
              </w:rPr>
              <w:t>have da responsabilidade no MUG</w:t>
            </w:r>
          </w:p>
        </w:tc>
        <w:tc>
          <w:tcPr>
            <w:tcW w:w="850" w:type="dxa"/>
            <w:tcBorders>
              <w:top w:val="nil"/>
              <w:left w:val="nil"/>
              <w:bottom w:val="single" w:sz="4" w:space="0" w:color="auto"/>
              <w:right w:val="single" w:sz="4" w:space="0" w:color="auto"/>
            </w:tcBorders>
            <w:shd w:val="clear" w:color="auto" w:fill="auto"/>
            <w:hideMark/>
          </w:tcPr>
          <w:p w14:paraId="4F381C3C" w14:textId="718CE944"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38DAC3CB"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47786B0C" w14:textId="77777777" w:rsidR="00A84B21" w:rsidRPr="00F61B8B" w:rsidRDefault="00A84B21" w:rsidP="00AC23FE">
            <w:pPr>
              <w:rPr>
                <w:rFonts w:cs="Calibri"/>
                <w:color w:val="000000"/>
                <w:sz w:val="18"/>
                <w:szCs w:val="18"/>
              </w:rPr>
            </w:pPr>
            <w:r w:rsidRPr="00F61B8B">
              <w:rPr>
                <w:rFonts w:cs="Calibri"/>
                <w:color w:val="000000"/>
                <w:sz w:val="18"/>
                <w:szCs w:val="18"/>
              </w:rPr>
              <w:t>cempresa_orig</w:t>
            </w:r>
          </w:p>
        </w:tc>
        <w:tc>
          <w:tcPr>
            <w:tcW w:w="10942" w:type="dxa"/>
            <w:tcBorders>
              <w:top w:val="nil"/>
              <w:left w:val="nil"/>
              <w:bottom w:val="single" w:sz="4" w:space="0" w:color="auto"/>
              <w:right w:val="single" w:sz="4" w:space="0" w:color="auto"/>
            </w:tcBorders>
            <w:shd w:val="clear" w:color="auto" w:fill="auto"/>
            <w:vAlign w:val="center"/>
            <w:hideMark/>
          </w:tcPr>
          <w:p w14:paraId="71AF7BAE" w14:textId="42A5D053" w:rsidR="00A84B21" w:rsidRPr="00F61B8B" w:rsidRDefault="00A84B21" w:rsidP="00A24375">
            <w:pPr>
              <w:rPr>
                <w:rFonts w:cs="Calibri"/>
                <w:color w:val="000000"/>
                <w:sz w:val="18"/>
                <w:szCs w:val="18"/>
              </w:rPr>
            </w:pPr>
            <w:r>
              <w:rPr>
                <w:rFonts w:cs="Calibri"/>
                <w:color w:val="000000"/>
                <w:sz w:val="18"/>
                <w:szCs w:val="18"/>
              </w:rPr>
              <w:t>Chave do processo/caução no MUG</w:t>
            </w:r>
          </w:p>
        </w:tc>
        <w:tc>
          <w:tcPr>
            <w:tcW w:w="850" w:type="dxa"/>
            <w:tcBorders>
              <w:top w:val="nil"/>
              <w:left w:val="nil"/>
              <w:bottom w:val="single" w:sz="4" w:space="0" w:color="auto"/>
              <w:right w:val="single" w:sz="4" w:space="0" w:color="auto"/>
            </w:tcBorders>
            <w:shd w:val="clear" w:color="auto" w:fill="auto"/>
            <w:hideMark/>
          </w:tcPr>
          <w:p w14:paraId="7428B79F" w14:textId="66EE9EDC"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2EF0943D"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3B96043C" w14:textId="77777777" w:rsidR="00A84B21" w:rsidRPr="00F61B8B" w:rsidRDefault="00A84B21" w:rsidP="00AC23FE">
            <w:pPr>
              <w:rPr>
                <w:rFonts w:cs="Calibri"/>
                <w:color w:val="000000"/>
                <w:sz w:val="18"/>
                <w:szCs w:val="18"/>
              </w:rPr>
            </w:pPr>
            <w:r w:rsidRPr="00F61B8B">
              <w:rPr>
                <w:rFonts w:cs="Calibri"/>
                <w:color w:val="000000"/>
                <w:sz w:val="18"/>
                <w:szCs w:val="18"/>
              </w:rPr>
              <w:t>ckbalcao_orig</w:t>
            </w:r>
          </w:p>
        </w:tc>
        <w:tc>
          <w:tcPr>
            <w:tcW w:w="10942" w:type="dxa"/>
            <w:tcBorders>
              <w:top w:val="nil"/>
              <w:left w:val="nil"/>
              <w:bottom w:val="single" w:sz="4" w:space="0" w:color="auto"/>
              <w:right w:val="single" w:sz="4" w:space="0" w:color="auto"/>
            </w:tcBorders>
            <w:shd w:val="clear" w:color="auto" w:fill="auto"/>
            <w:vAlign w:val="center"/>
            <w:hideMark/>
          </w:tcPr>
          <w:p w14:paraId="052D4233" w14:textId="21BF650B" w:rsidR="00A84B21" w:rsidRPr="00F61B8B" w:rsidRDefault="00A84B21" w:rsidP="00A24375">
            <w:pPr>
              <w:rPr>
                <w:rFonts w:cs="Calibri"/>
                <w:color w:val="000000"/>
                <w:sz w:val="18"/>
                <w:szCs w:val="18"/>
              </w:rPr>
            </w:pPr>
            <w:r>
              <w:rPr>
                <w:rFonts w:cs="Calibri"/>
                <w:color w:val="000000"/>
                <w:sz w:val="18"/>
                <w:szCs w:val="18"/>
              </w:rPr>
              <w:t>Chave do processo/caução no MUG</w:t>
            </w:r>
          </w:p>
        </w:tc>
        <w:tc>
          <w:tcPr>
            <w:tcW w:w="850" w:type="dxa"/>
            <w:tcBorders>
              <w:top w:val="nil"/>
              <w:left w:val="nil"/>
              <w:bottom w:val="single" w:sz="4" w:space="0" w:color="auto"/>
              <w:right w:val="single" w:sz="4" w:space="0" w:color="auto"/>
            </w:tcBorders>
            <w:shd w:val="clear" w:color="auto" w:fill="auto"/>
            <w:hideMark/>
          </w:tcPr>
          <w:p w14:paraId="34514E2F" w14:textId="274D9492"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724AC368"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5E73A347" w14:textId="77777777" w:rsidR="00A84B21" w:rsidRPr="00F61B8B" w:rsidRDefault="00A84B21" w:rsidP="00AC23FE">
            <w:pPr>
              <w:rPr>
                <w:rFonts w:cs="Calibri"/>
                <w:color w:val="000000"/>
                <w:sz w:val="18"/>
                <w:szCs w:val="18"/>
              </w:rPr>
            </w:pPr>
            <w:r w:rsidRPr="00F61B8B">
              <w:rPr>
                <w:rFonts w:cs="Calibri"/>
                <w:color w:val="000000"/>
                <w:sz w:val="18"/>
                <w:szCs w:val="18"/>
              </w:rPr>
              <w:t>cknumcta_orig</w:t>
            </w:r>
          </w:p>
        </w:tc>
        <w:tc>
          <w:tcPr>
            <w:tcW w:w="10942" w:type="dxa"/>
            <w:tcBorders>
              <w:top w:val="nil"/>
              <w:left w:val="nil"/>
              <w:bottom w:val="single" w:sz="4" w:space="0" w:color="auto"/>
              <w:right w:val="single" w:sz="4" w:space="0" w:color="auto"/>
            </w:tcBorders>
            <w:shd w:val="clear" w:color="auto" w:fill="auto"/>
            <w:vAlign w:val="center"/>
            <w:hideMark/>
          </w:tcPr>
          <w:p w14:paraId="154BC0B3" w14:textId="3C67A755" w:rsidR="00A84B21" w:rsidRPr="00F61B8B" w:rsidRDefault="00A84B21" w:rsidP="00AC23FE">
            <w:pPr>
              <w:rPr>
                <w:rFonts w:cs="Calibri"/>
                <w:color w:val="000000"/>
                <w:sz w:val="18"/>
                <w:szCs w:val="18"/>
              </w:rPr>
            </w:pPr>
            <w:r>
              <w:rPr>
                <w:rFonts w:cs="Calibri"/>
                <w:color w:val="000000"/>
                <w:sz w:val="18"/>
                <w:szCs w:val="18"/>
              </w:rPr>
              <w:t>Chave do processo/caução no MUG</w:t>
            </w:r>
          </w:p>
        </w:tc>
        <w:tc>
          <w:tcPr>
            <w:tcW w:w="850" w:type="dxa"/>
            <w:tcBorders>
              <w:top w:val="nil"/>
              <w:left w:val="nil"/>
              <w:bottom w:val="single" w:sz="4" w:space="0" w:color="auto"/>
              <w:right w:val="single" w:sz="4" w:space="0" w:color="auto"/>
            </w:tcBorders>
            <w:shd w:val="clear" w:color="auto" w:fill="auto"/>
            <w:hideMark/>
          </w:tcPr>
          <w:p w14:paraId="162C47B4" w14:textId="2C1C94D8"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6FCE93C1"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3937675D" w14:textId="77777777" w:rsidR="00A84B21" w:rsidRPr="00F61B8B" w:rsidRDefault="00A84B21" w:rsidP="00AC23FE">
            <w:pPr>
              <w:rPr>
                <w:rFonts w:cs="Calibri"/>
                <w:color w:val="000000"/>
                <w:sz w:val="18"/>
                <w:szCs w:val="18"/>
              </w:rPr>
            </w:pPr>
            <w:r w:rsidRPr="00F61B8B">
              <w:rPr>
                <w:rFonts w:cs="Calibri"/>
                <w:color w:val="000000"/>
                <w:sz w:val="18"/>
                <w:szCs w:val="18"/>
              </w:rPr>
              <w:t>comp_id_gar_orig</w:t>
            </w:r>
          </w:p>
        </w:tc>
        <w:tc>
          <w:tcPr>
            <w:tcW w:w="10942" w:type="dxa"/>
            <w:tcBorders>
              <w:top w:val="nil"/>
              <w:left w:val="nil"/>
              <w:bottom w:val="single" w:sz="4" w:space="0" w:color="auto"/>
              <w:right w:val="single" w:sz="4" w:space="0" w:color="auto"/>
            </w:tcBorders>
            <w:shd w:val="clear" w:color="auto" w:fill="auto"/>
            <w:vAlign w:val="center"/>
            <w:hideMark/>
          </w:tcPr>
          <w:p w14:paraId="1D853AEC" w14:textId="49B3208E" w:rsidR="00A84B21" w:rsidRPr="00F61B8B" w:rsidRDefault="00A84B21" w:rsidP="00AC23FE">
            <w:pPr>
              <w:rPr>
                <w:rFonts w:cs="Calibri"/>
                <w:color w:val="000000"/>
                <w:sz w:val="18"/>
                <w:szCs w:val="18"/>
              </w:rPr>
            </w:pPr>
            <w:r w:rsidRPr="00F61B8B">
              <w:rPr>
                <w:rFonts w:cs="Calibri"/>
                <w:color w:val="000000"/>
                <w:sz w:val="18"/>
                <w:szCs w:val="18"/>
              </w:rPr>
              <w:t xml:space="preserve">Chave </w:t>
            </w:r>
            <w:r>
              <w:rPr>
                <w:rFonts w:cs="Calibri"/>
                <w:color w:val="000000"/>
                <w:sz w:val="18"/>
                <w:szCs w:val="18"/>
              </w:rPr>
              <w:t>do processo/caução no MUG</w:t>
            </w:r>
          </w:p>
        </w:tc>
        <w:tc>
          <w:tcPr>
            <w:tcW w:w="850" w:type="dxa"/>
            <w:tcBorders>
              <w:top w:val="nil"/>
              <w:left w:val="nil"/>
              <w:bottom w:val="single" w:sz="4" w:space="0" w:color="auto"/>
              <w:right w:val="single" w:sz="4" w:space="0" w:color="auto"/>
            </w:tcBorders>
            <w:shd w:val="clear" w:color="auto" w:fill="auto"/>
            <w:hideMark/>
          </w:tcPr>
          <w:p w14:paraId="1B3224F0" w14:textId="55AA557A"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109F9446"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63075051" w14:textId="77777777" w:rsidR="00A84B21" w:rsidRPr="00F61B8B" w:rsidRDefault="00A84B21" w:rsidP="00AC23FE">
            <w:pPr>
              <w:rPr>
                <w:rFonts w:cs="Calibri"/>
                <w:color w:val="000000"/>
                <w:sz w:val="18"/>
                <w:szCs w:val="18"/>
              </w:rPr>
            </w:pPr>
            <w:r w:rsidRPr="00F61B8B">
              <w:rPr>
                <w:rFonts w:cs="Calibri"/>
                <w:color w:val="000000"/>
                <w:sz w:val="18"/>
                <w:szCs w:val="18"/>
              </w:rPr>
              <w:t>cempbem_orig</w:t>
            </w:r>
          </w:p>
        </w:tc>
        <w:tc>
          <w:tcPr>
            <w:tcW w:w="10942" w:type="dxa"/>
            <w:tcBorders>
              <w:top w:val="nil"/>
              <w:left w:val="nil"/>
              <w:bottom w:val="single" w:sz="4" w:space="0" w:color="auto"/>
              <w:right w:val="single" w:sz="4" w:space="0" w:color="auto"/>
            </w:tcBorders>
            <w:shd w:val="clear" w:color="auto" w:fill="auto"/>
            <w:vAlign w:val="center"/>
            <w:hideMark/>
          </w:tcPr>
          <w:p w14:paraId="2AA12159" w14:textId="228697BA" w:rsidR="00A84B21" w:rsidRPr="00F61B8B" w:rsidRDefault="00A84B21" w:rsidP="00AC23FE">
            <w:pPr>
              <w:rPr>
                <w:rFonts w:cs="Calibri"/>
                <w:color w:val="000000"/>
                <w:sz w:val="18"/>
                <w:szCs w:val="18"/>
              </w:rPr>
            </w:pPr>
            <w:r>
              <w:rPr>
                <w:rFonts w:cs="Calibri"/>
                <w:color w:val="000000"/>
                <w:sz w:val="18"/>
                <w:szCs w:val="18"/>
              </w:rPr>
              <w:t>Chave do bem no MUG</w:t>
            </w:r>
          </w:p>
        </w:tc>
        <w:tc>
          <w:tcPr>
            <w:tcW w:w="850" w:type="dxa"/>
            <w:tcBorders>
              <w:top w:val="nil"/>
              <w:left w:val="nil"/>
              <w:bottom w:val="single" w:sz="4" w:space="0" w:color="auto"/>
              <w:right w:val="single" w:sz="4" w:space="0" w:color="auto"/>
            </w:tcBorders>
            <w:shd w:val="clear" w:color="auto" w:fill="auto"/>
            <w:hideMark/>
          </w:tcPr>
          <w:p w14:paraId="028918B8" w14:textId="05BAAD3D"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6D4C544A"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55080D1B" w14:textId="77777777" w:rsidR="00A84B21" w:rsidRPr="00F61B8B" w:rsidRDefault="00A84B21" w:rsidP="00AC23FE">
            <w:pPr>
              <w:rPr>
                <w:rFonts w:cs="Calibri"/>
                <w:color w:val="000000"/>
                <w:sz w:val="18"/>
                <w:szCs w:val="18"/>
              </w:rPr>
            </w:pPr>
            <w:r w:rsidRPr="00F61B8B">
              <w:rPr>
                <w:rFonts w:cs="Calibri"/>
                <w:color w:val="000000"/>
                <w:sz w:val="18"/>
                <w:szCs w:val="18"/>
              </w:rPr>
              <w:t>ckbalbem_orig</w:t>
            </w:r>
          </w:p>
        </w:tc>
        <w:tc>
          <w:tcPr>
            <w:tcW w:w="10942" w:type="dxa"/>
            <w:tcBorders>
              <w:top w:val="nil"/>
              <w:left w:val="nil"/>
              <w:bottom w:val="single" w:sz="4" w:space="0" w:color="auto"/>
              <w:right w:val="single" w:sz="4" w:space="0" w:color="auto"/>
            </w:tcBorders>
            <w:shd w:val="clear" w:color="auto" w:fill="auto"/>
            <w:vAlign w:val="center"/>
            <w:hideMark/>
          </w:tcPr>
          <w:p w14:paraId="30EBB02F" w14:textId="732E67FA" w:rsidR="00A84B21" w:rsidRPr="00F61B8B" w:rsidRDefault="00A84B21" w:rsidP="00AC23FE">
            <w:pPr>
              <w:rPr>
                <w:rFonts w:cs="Calibri"/>
                <w:color w:val="000000"/>
                <w:sz w:val="18"/>
                <w:szCs w:val="18"/>
              </w:rPr>
            </w:pPr>
            <w:r>
              <w:rPr>
                <w:rFonts w:cs="Calibri"/>
                <w:color w:val="000000"/>
                <w:sz w:val="18"/>
                <w:szCs w:val="18"/>
              </w:rPr>
              <w:t>Chave do bem no MUG</w:t>
            </w:r>
          </w:p>
        </w:tc>
        <w:tc>
          <w:tcPr>
            <w:tcW w:w="850" w:type="dxa"/>
            <w:tcBorders>
              <w:top w:val="nil"/>
              <w:left w:val="nil"/>
              <w:bottom w:val="single" w:sz="4" w:space="0" w:color="auto"/>
              <w:right w:val="single" w:sz="4" w:space="0" w:color="auto"/>
            </w:tcBorders>
            <w:shd w:val="clear" w:color="auto" w:fill="auto"/>
            <w:hideMark/>
          </w:tcPr>
          <w:p w14:paraId="5CD2B9B6" w14:textId="150CBD17"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0A01F7B9"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244A7A91" w14:textId="77777777" w:rsidR="00A84B21" w:rsidRPr="00F61B8B" w:rsidRDefault="00A84B21" w:rsidP="00AC23FE">
            <w:pPr>
              <w:rPr>
                <w:rFonts w:cs="Calibri"/>
                <w:color w:val="000000"/>
                <w:sz w:val="18"/>
                <w:szCs w:val="18"/>
              </w:rPr>
            </w:pPr>
            <w:r w:rsidRPr="00F61B8B">
              <w:rPr>
                <w:rFonts w:cs="Calibri"/>
                <w:color w:val="000000"/>
                <w:sz w:val="18"/>
                <w:szCs w:val="18"/>
              </w:rPr>
              <w:t>ckctabem_orig</w:t>
            </w:r>
          </w:p>
        </w:tc>
        <w:tc>
          <w:tcPr>
            <w:tcW w:w="10942" w:type="dxa"/>
            <w:tcBorders>
              <w:top w:val="nil"/>
              <w:left w:val="nil"/>
              <w:bottom w:val="single" w:sz="4" w:space="0" w:color="auto"/>
              <w:right w:val="single" w:sz="4" w:space="0" w:color="auto"/>
            </w:tcBorders>
            <w:shd w:val="clear" w:color="auto" w:fill="auto"/>
            <w:vAlign w:val="center"/>
            <w:hideMark/>
          </w:tcPr>
          <w:p w14:paraId="584CE4DD" w14:textId="02AD6B93" w:rsidR="00A84B21" w:rsidRPr="00F61B8B" w:rsidRDefault="00A84B21" w:rsidP="00AC23FE">
            <w:pPr>
              <w:rPr>
                <w:rFonts w:cs="Calibri"/>
                <w:color w:val="000000"/>
                <w:sz w:val="18"/>
                <w:szCs w:val="18"/>
              </w:rPr>
            </w:pPr>
            <w:r w:rsidRPr="00F61B8B">
              <w:rPr>
                <w:rFonts w:cs="Calibri"/>
                <w:color w:val="000000"/>
                <w:sz w:val="18"/>
                <w:szCs w:val="18"/>
              </w:rPr>
              <w:t xml:space="preserve">Chave do bem </w:t>
            </w:r>
            <w:r>
              <w:rPr>
                <w:rFonts w:cs="Calibri"/>
                <w:color w:val="000000"/>
                <w:sz w:val="18"/>
                <w:szCs w:val="18"/>
              </w:rPr>
              <w:t>no MUG</w:t>
            </w:r>
          </w:p>
        </w:tc>
        <w:tc>
          <w:tcPr>
            <w:tcW w:w="850" w:type="dxa"/>
            <w:tcBorders>
              <w:top w:val="nil"/>
              <w:left w:val="nil"/>
              <w:bottom w:val="single" w:sz="4" w:space="0" w:color="auto"/>
              <w:right w:val="single" w:sz="4" w:space="0" w:color="auto"/>
            </w:tcBorders>
            <w:shd w:val="clear" w:color="auto" w:fill="auto"/>
            <w:hideMark/>
          </w:tcPr>
          <w:p w14:paraId="18F4EA79" w14:textId="47596FD1"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60CF5DE3"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08891A59" w14:textId="77777777" w:rsidR="00A84B21" w:rsidRPr="00F61B8B" w:rsidRDefault="00A84B21" w:rsidP="00AC23FE">
            <w:pPr>
              <w:rPr>
                <w:rFonts w:cs="Calibri"/>
                <w:color w:val="000000"/>
                <w:sz w:val="18"/>
                <w:szCs w:val="18"/>
              </w:rPr>
            </w:pPr>
            <w:r w:rsidRPr="00F61B8B">
              <w:rPr>
                <w:rFonts w:cs="Calibri"/>
                <w:color w:val="000000"/>
                <w:sz w:val="18"/>
                <w:szCs w:val="18"/>
              </w:rPr>
              <w:t>ckrefbem_orig</w:t>
            </w:r>
          </w:p>
        </w:tc>
        <w:tc>
          <w:tcPr>
            <w:tcW w:w="10942" w:type="dxa"/>
            <w:tcBorders>
              <w:top w:val="nil"/>
              <w:left w:val="nil"/>
              <w:bottom w:val="single" w:sz="4" w:space="0" w:color="auto"/>
              <w:right w:val="single" w:sz="4" w:space="0" w:color="auto"/>
            </w:tcBorders>
            <w:shd w:val="clear" w:color="auto" w:fill="auto"/>
            <w:vAlign w:val="center"/>
            <w:hideMark/>
          </w:tcPr>
          <w:p w14:paraId="0EC48D45" w14:textId="3DE498BC" w:rsidR="00A84B21" w:rsidRPr="00F61B8B" w:rsidRDefault="00A84B21" w:rsidP="00AC23FE">
            <w:pPr>
              <w:rPr>
                <w:rFonts w:cs="Calibri"/>
                <w:color w:val="000000"/>
                <w:sz w:val="18"/>
                <w:szCs w:val="18"/>
              </w:rPr>
            </w:pPr>
            <w:r w:rsidRPr="00F61B8B">
              <w:rPr>
                <w:rFonts w:cs="Calibri"/>
                <w:color w:val="000000"/>
                <w:sz w:val="18"/>
                <w:szCs w:val="18"/>
              </w:rPr>
              <w:t xml:space="preserve">Chave do bem </w:t>
            </w:r>
            <w:r>
              <w:rPr>
                <w:rFonts w:cs="Calibri"/>
                <w:color w:val="000000"/>
                <w:sz w:val="18"/>
                <w:szCs w:val="18"/>
              </w:rPr>
              <w:t>no MUG</w:t>
            </w:r>
          </w:p>
        </w:tc>
        <w:tc>
          <w:tcPr>
            <w:tcW w:w="850" w:type="dxa"/>
            <w:tcBorders>
              <w:top w:val="nil"/>
              <w:left w:val="nil"/>
              <w:bottom w:val="single" w:sz="4" w:space="0" w:color="auto"/>
              <w:right w:val="single" w:sz="4" w:space="0" w:color="auto"/>
            </w:tcBorders>
            <w:shd w:val="clear" w:color="auto" w:fill="auto"/>
            <w:hideMark/>
          </w:tcPr>
          <w:p w14:paraId="256C47BD" w14:textId="678082D4"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489D303E"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0E51B0AC" w14:textId="77777777" w:rsidR="00A84B21" w:rsidRPr="00F61B8B" w:rsidRDefault="00A84B21" w:rsidP="00AC23FE">
            <w:pPr>
              <w:rPr>
                <w:rFonts w:cs="Calibri"/>
                <w:color w:val="000000"/>
                <w:sz w:val="18"/>
                <w:szCs w:val="18"/>
              </w:rPr>
            </w:pPr>
            <w:r w:rsidRPr="00F61B8B">
              <w:rPr>
                <w:rFonts w:cs="Calibri"/>
                <w:color w:val="000000"/>
                <w:sz w:val="18"/>
                <w:szCs w:val="18"/>
              </w:rPr>
              <w:t>cempresa_dest</w:t>
            </w:r>
          </w:p>
        </w:tc>
        <w:tc>
          <w:tcPr>
            <w:tcW w:w="10942" w:type="dxa"/>
            <w:tcBorders>
              <w:top w:val="nil"/>
              <w:left w:val="nil"/>
              <w:bottom w:val="single" w:sz="4" w:space="0" w:color="auto"/>
              <w:right w:val="single" w:sz="4" w:space="0" w:color="auto"/>
            </w:tcBorders>
            <w:shd w:val="clear" w:color="auto" w:fill="auto"/>
            <w:vAlign w:val="center"/>
            <w:hideMark/>
          </w:tcPr>
          <w:p w14:paraId="6EF37CD7" w14:textId="1E9F4BA4" w:rsidR="00A84B21" w:rsidRPr="00F61B8B" w:rsidRDefault="00A84B21" w:rsidP="00AC23FE">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nos interfaces do MUG</w:t>
            </w:r>
          </w:p>
        </w:tc>
        <w:tc>
          <w:tcPr>
            <w:tcW w:w="850" w:type="dxa"/>
            <w:tcBorders>
              <w:top w:val="nil"/>
              <w:left w:val="nil"/>
              <w:bottom w:val="single" w:sz="4" w:space="0" w:color="auto"/>
              <w:right w:val="single" w:sz="4" w:space="0" w:color="auto"/>
            </w:tcBorders>
            <w:shd w:val="clear" w:color="auto" w:fill="auto"/>
            <w:hideMark/>
          </w:tcPr>
          <w:p w14:paraId="0E093374" w14:textId="3DA864DC"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28A9AD80"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51509F4D" w14:textId="77777777" w:rsidR="00A84B21" w:rsidRPr="00F61B8B" w:rsidRDefault="00A84B21" w:rsidP="00AC23FE">
            <w:pPr>
              <w:rPr>
                <w:rFonts w:cs="Calibri"/>
                <w:color w:val="000000"/>
                <w:sz w:val="18"/>
                <w:szCs w:val="18"/>
              </w:rPr>
            </w:pPr>
            <w:r w:rsidRPr="00F61B8B">
              <w:rPr>
                <w:rFonts w:cs="Calibri"/>
                <w:color w:val="000000"/>
                <w:sz w:val="18"/>
                <w:szCs w:val="18"/>
              </w:rPr>
              <w:t>ckbalcao_dest</w:t>
            </w:r>
          </w:p>
        </w:tc>
        <w:tc>
          <w:tcPr>
            <w:tcW w:w="10942" w:type="dxa"/>
            <w:tcBorders>
              <w:top w:val="nil"/>
              <w:left w:val="nil"/>
              <w:bottom w:val="single" w:sz="4" w:space="0" w:color="auto"/>
              <w:right w:val="single" w:sz="4" w:space="0" w:color="auto"/>
            </w:tcBorders>
            <w:shd w:val="clear" w:color="auto" w:fill="auto"/>
            <w:vAlign w:val="center"/>
            <w:hideMark/>
          </w:tcPr>
          <w:p w14:paraId="1CFC3294" w14:textId="039B4B7E" w:rsidR="00A84B21" w:rsidRPr="00F61B8B" w:rsidRDefault="00A84B21" w:rsidP="00AC23FE">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nos interfaces do MUG</w:t>
            </w:r>
          </w:p>
        </w:tc>
        <w:tc>
          <w:tcPr>
            <w:tcW w:w="850" w:type="dxa"/>
            <w:tcBorders>
              <w:top w:val="nil"/>
              <w:left w:val="nil"/>
              <w:bottom w:val="single" w:sz="4" w:space="0" w:color="auto"/>
              <w:right w:val="single" w:sz="4" w:space="0" w:color="auto"/>
            </w:tcBorders>
            <w:shd w:val="clear" w:color="auto" w:fill="auto"/>
            <w:hideMark/>
          </w:tcPr>
          <w:p w14:paraId="122D16EF" w14:textId="1B72C2F5"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08AD5B3E"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1071C372" w14:textId="77777777" w:rsidR="00A84B21" w:rsidRPr="00F61B8B" w:rsidRDefault="00A84B21" w:rsidP="00AC23FE">
            <w:pPr>
              <w:rPr>
                <w:rFonts w:cs="Calibri"/>
                <w:color w:val="000000"/>
                <w:sz w:val="18"/>
                <w:szCs w:val="18"/>
              </w:rPr>
            </w:pPr>
            <w:r w:rsidRPr="00F61B8B">
              <w:rPr>
                <w:rFonts w:cs="Calibri"/>
                <w:color w:val="000000"/>
                <w:sz w:val="18"/>
                <w:szCs w:val="18"/>
              </w:rPr>
              <w:t>cknumcta_dest</w:t>
            </w:r>
          </w:p>
        </w:tc>
        <w:tc>
          <w:tcPr>
            <w:tcW w:w="10942" w:type="dxa"/>
            <w:tcBorders>
              <w:top w:val="nil"/>
              <w:left w:val="nil"/>
              <w:bottom w:val="single" w:sz="4" w:space="0" w:color="auto"/>
              <w:right w:val="single" w:sz="4" w:space="0" w:color="auto"/>
            </w:tcBorders>
            <w:shd w:val="clear" w:color="auto" w:fill="auto"/>
            <w:vAlign w:val="center"/>
            <w:hideMark/>
          </w:tcPr>
          <w:p w14:paraId="7763ABE0" w14:textId="6B93CAA9" w:rsidR="00A84B21" w:rsidRPr="00F61B8B" w:rsidRDefault="00A84B21" w:rsidP="00AC23FE">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nos interfaces do MUG</w:t>
            </w:r>
          </w:p>
        </w:tc>
        <w:tc>
          <w:tcPr>
            <w:tcW w:w="850" w:type="dxa"/>
            <w:tcBorders>
              <w:top w:val="nil"/>
              <w:left w:val="nil"/>
              <w:bottom w:val="single" w:sz="4" w:space="0" w:color="auto"/>
              <w:right w:val="single" w:sz="4" w:space="0" w:color="auto"/>
            </w:tcBorders>
            <w:shd w:val="clear" w:color="auto" w:fill="auto"/>
            <w:hideMark/>
          </w:tcPr>
          <w:p w14:paraId="45C5AACF" w14:textId="5A75D0F3"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7517D2C7"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7D9202A8" w14:textId="77777777" w:rsidR="00A84B21" w:rsidRPr="00F61B8B" w:rsidRDefault="00A84B21" w:rsidP="00AC23FE">
            <w:pPr>
              <w:rPr>
                <w:rFonts w:cs="Calibri"/>
                <w:color w:val="000000"/>
                <w:sz w:val="18"/>
                <w:szCs w:val="18"/>
              </w:rPr>
            </w:pPr>
            <w:r w:rsidRPr="00F61B8B">
              <w:rPr>
                <w:rFonts w:cs="Calibri"/>
                <w:color w:val="000000"/>
                <w:sz w:val="18"/>
                <w:szCs w:val="18"/>
              </w:rPr>
              <w:t>zdeposit_dest</w:t>
            </w:r>
          </w:p>
        </w:tc>
        <w:tc>
          <w:tcPr>
            <w:tcW w:w="10942" w:type="dxa"/>
            <w:tcBorders>
              <w:top w:val="nil"/>
              <w:left w:val="nil"/>
              <w:bottom w:val="single" w:sz="4" w:space="0" w:color="auto"/>
              <w:right w:val="single" w:sz="4" w:space="0" w:color="auto"/>
            </w:tcBorders>
            <w:shd w:val="clear" w:color="auto" w:fill="auto"/>
            <w:vAlign w:val="center"/>
            <w:hideMark/>
          </w:tcPr>
          <w:p w14:paraId="657CDC84" w14:textId="6A2A892B" w:rsidR="00A84B21" w:rsidRPr="00F61B8B" w:rsidRDefault="00A84B21" w:rsidP="00AC23FE">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nos interfaces do MUG</w:t>
            </w:r>
          </w:p>
        </w:tc>
        <w:tc>
          <w:tcPr>
            <w:tcW w:w="850" w:type="dxa"/>
            <w:tcBorders>
              <w:top w:val="nil"/>
              <w:left w:val="nil"/>
              <w:bottom w:val="single" w:sz="4" w:space="0" w:color="auto"/>
              <w:right w:val="single" w:sz="4" w:space="0" w:color="auto"/>
            </w:tcBorders>
            <w:shd w:val="clear" w:color="auto" w:fill="auto"/>
            <w:hideMark/>
          </w:tcPr>
          <w:p w14:paraId="0224ACF7" w14:textId="0007D314"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26D90A8E"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2DFE03EC" w14:textId="77777777" w:rsidR="00A84B21" w:rsidRPr="00F61B8B" w:rsidRDefault="00A84B21" w:rsidP="00AC23FE">
            <w:pPr>
              <w:rPr>
                <w:rFonts w:cs="Calibri"/>
                <w:color w:val="000000"/>
                <w:sz w:val="18"/>
                <w:szCs w:val="18"/>
              </w:rPr>
            </w:pPr>
            <w:r w:rsidRPr="00F61B8B">
              <w:rPr>
                <w:rFonts w:cs="Calibri"/>
                <w:color w:val="000000"/>
                <w:sz w:val="18"/>
                <w:szCs w:val="18"/>
              </w:rPr>
              <w:t>cbalcao_dest</w:t>
            </w:r>
          </w:p>
        </w:tc>
        <w:tc>
          <w:tcPr>
            <w:tcW w:w="10942" w:type="dxa"/>
            <w:tcBorders>
              <w:top w:val="nil"/>
              <w:left w:val="nil"/>
              <w:bottom w:val="single" w:sz="4" w:space="0" w:color="auto"/>
              <w:right w:val="single" w:sz="4" w:space="0" w:color="auto"/>
            </w:tcBorders>
            <w:shd w:val="clear" w:color="auto" w:fill="auto"/>
            <w:vAlign w:val="center"/>
            <w:hideMark/>
          </w:tcPr>
          <w:p w14:paraId="04E9304E" w14:textId="025FD347" w:rsidR="00A84B21" w:rsidRPr="00F61B8B" w:rsidRDefault="00A84B21" w:rsidP="00A24375">
            <w:pPr>
              <w:rPr>
                <w:rFonts w:cs="Calibri"/>
                <w:color w:val="000000"/>
                <w:sz w:val="18"/>
                <w:szCs w:val="18"/>
              </w:rPr>
            </w:pPr>
            <w:r w:rsidRPr="00F61B8B">
              <w:rPr>
                <w:rFonts w:cs="Calibri"/>
                <w:color w:val="000000"/>
                <w:sz w:val="18"/>
                <w:szCs w:val="18"/>
              </w:rPr>
              <w:t>Chave</w:t>
            </w:r>
            <w:r>
              <w:rPr>
                <w:rFonts w:cs="Calibri"/>
                <w:color w:val="000000"/>
                <w:sz w:val="18"/>
                <w:szCs w:val="18"/>
              </w:rPr>
              <w:t xml:space="preserve"> do processo/caução nos interfaces do MUG</w:t>
            </w:r>
          </w:p>
        </w:tc>
        <w:tc>
          <w:tcPr>
            <w:tcW w:w="850" w:type="dxa"/>
            <w:tcBorders>
              <w:top w:val="nil"/>
              <w:left w:val="nil"/>
              <w:bottom w:val="single" w:sz="4" w:space="0" w:color="auto"/>
              <w:right w:val="single" w:sz="4" w:space="0" w:color="auto"/>
            </w:tcBorders>
            <w:shd w:val="clear" w:color="auto" w:fill="auto"/>
            <w:hideMark/>
          </w:tcPr>
          <w:p w14:paraId="00EEE353" w14:textId="7F2BD492"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6EF8B1E5"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6F76C419" w14:textId="77777777" w:rsidR="00A84B21" w:rsidRPr="00F61B8B" w:rsidRDefault="00A84B21" w:rsidP="00AC23FE">
            <w:pPr>
              <w:rPr>
                <w:rFonts w:cs="Calibri"/>
                <w:color w:val="000000"/>
                <w:sz w:val="18"/>
                <w:szCs w:val="18"/>
              </w:rPr>
            </w:pPr>
            <w:r w:rsidRPr="00F61B8B">
              <w:rPr>
                <w:rFonts w:cs="Calibri"/>
                <w:color w:val="000000"/>
                <w:sz w:val="18"/>
                <w:szCs w:val="18"/>
              </w:rPr>
              <w:t>cnumcta_dest</w:t>
            </w:r>
          </w:p>
        </w:tc>
        <w:tc>
          <w:tcPr>
            <w:tcW w:w="10942" w:type="dxa"/>
            <w:tcBorders>
              <w:top w:val="nil"/>
              <w:left w:val="nil"/>
              <w:bottom w:val="single" w:sz="4" w:space="0" w:color="auto"/>
              <w:right w:val="single" w:sz="4" w:space="0" w:color="auto"/>
            </w:tcBorders>
            <w:shd w:val="clear" w:color="auto" w:fill="auto"/>
            <w:vAlign w:val="center"/>
            <w:hideMark/>
          </w:tcPr>
          <w:p w14:paraId="3A4DDD1B" w14:textId="6F5A92F3" w:rsidR="00A84B21" w:rsidRPr="00F61B8B" w:rsidRDefault="00A84B21" w:rsidP="00A24375">
            <w:pPr>
              <w:rPr>
                <w:rFonts w:cs="Calibri"/>
                <w:color w:val="000000"/>
                <w:sz w:val="18"/>
                <w:szCs w:val="18"/>
              </w:rPr>
            </w:pPr>
            <w:r>
              <w:rPr>
                <w:rFonts w:cs="Calibri"/>
                <w:color w:val="000000"/>
                <w:sz w:val="18"/>
                <w:szCs w:val="18"/>
              </w:rPr>
              <w:t>Chave do processo/caução nos interfaces do MUG</w:t>
            </w:r>
          </w:p>
        </w:tc>
        <w:tc>
          <w:tcPr>
            <w:tcW w:w="850" w:type="dxa"/>
            <w:tcBorders>
              <w:top w:val="nil"/>
              <w:left w:val="nil"/>
              <w:bottom w:val="single" w:sz="4" w:space="0" w:color="auto"/>
              <w:right w:val="single" w:sz="4" w:space="0" w:color="auto"/>
            </w:tcBorders>
            <w:shd w:val="clear" w:color="auto" w:fill="auto"/>
            <w:hideMark/>
          </w:tcPr>
          <w:p w14:paraId="58282F8C" w14:textId="05B0864A"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695D5619"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55CD9746" w14:textId="77777777" w:rsidR="00A84B21" w:rsidRPr="00F61B8B" w:rsidRDefault="00A84B21" w:rsidP="00AC23FE">
            <w:pPr>
              <w:rPr>
                <w:rFonts w:cs="Calibri"/>
                <w:color w:val="000000"/>
                <w:sz w:val="18"/>
                <w:szCs w:val="18"/>
              </w:rPr>
            </w:pPr>
            <w:r w:rsidRPr="00F61B8B">
              <w:rPr>
                <w:rFonts w:cs="Calibri"/>
                <w:color w:val="000000"/>
                <w:sz w:val="18"/>
                <w:szCs w:val="18"/>
              </w:rPr>
              <w:t>zcaucao_dest</w:t>
            </w:r>
          </w:p>
        </w:tc>
        <w:tc>
          <w:tcPr>
            <w:tcW w:w="10942" w:type="dxa"/>
            <w:tcBorders>
              <w:top w:val="nil"/>
              <w:left w:val="nil"/>
              <w:bottom w:val="single" w:sz="4" w:space="0" w:color="auto"/>
              <w:right w:val="single" w:sz="4" w:space="0" w:color="auto"/>
            </w:tcBorders>
            <w:shd w:val="clear" w:color="auto" w:fill="auto"/>
            <w:vAlign w:val="center"/>
            <w:hideMark/>
          </w:tcPr>
          <w:p w14:paraId="4B3146A6" w14:textId="09C9DA79" w:rsidR="00A84B21" w:rsidRPr="00F61B8B" w:rsidRDefault="00A84B21" w:rsidP="00A24375">
            <w:pPr>
              <w:rPr>
                <w:rFonts w:cs="Calibri"/>
                <w:color w:val="000000"/>
                <w:sz w:val="18"/>
                <w:szCs w:val="18"/>
              </w:rPr>
            </w:pPr>
            <w:r>
              <w:rPr>
                <w:rFonts w:cs="Calibri"/>
                <w:color w:val="000000"/>
                <w:sz w:val="18"/>
                <w:szCs w:val="18"/>
              </w:rPr>
              <w:t>Chave do processo/caução nos interfaces do MUG</w:t>
            </w:r>
          </w:p>
        </w:tc>
        <w:tc>
          <w:tcPr>
            <w:tcW w:w="850" w:type="dxa"/>
            <w:tcBorders>
              <w:top w:val="nil"/>
              <w:left w:val="nil"/>
              <w:bottom w:val="single" w:sz="4" w:space="0" w:color="auto"/>
              <w:right w:val="single" w:sz="4" w:space="0" w:color="auto"/>
            </w:tcBorders>
            <w:shd w:val="clear" w:color="auto" w:fill="auto"/>
            <w:hideMark/>
          </w:tcPr>
          <w:p w14:paraId="3C702F90" w14:textId="41617AA7"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7216C2D3"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3CBCF066" w14:textId="77777777" w:rsidR="00A84B21" w:rsidRPr="00F61B8B" w:rsidRDefault="00A84B21" w:rsidP="00AC23FE">
            <w:pPr>
              <w:rPr>
                <w:rFonts w:cs="Calibri"/>
                <w:color w:val="000000"/>
                <w:sz w:val="18"/>
                <w:szCs w:val="18"/>
              </w:rPr>
            </w:pPr>
            <w:r w:rsidRPr="00F61B8B">
              <w:rPr>
                <w:rFonts w:cs="Calibri"/>
                <w:color w:val="000000"/>
                <w:sz w:val="18"/>
                <w:szCs w:val="18"/>
              </w:rPr>
              <w:t>zcliente</w:t>
            </w:r>
          </w:p>
        </w:tc>
        <w:tc>
          <w:tcPr>
            <w:tcW w:w="10942" w:type="dxa"/>
            <w:tcBorders>
              <w:top w:val="nil"/>
              <w:left w:val="nil"/>
              <w:bottom w:val="single" w:sz="4" w:space="0" w:color="auto"/>
              <w:right w:val="single" w:sz="4" w:space="0" w:color="auto"/>
            </w:tcBorders>
            <w:shd w:val="clear" w:color="auto" w:fill="auto"/>
            <w:vAlign w:val="center"/>
            <w:hideMark/>
          </w:tcPr>
          <w:p w14:paraId="375F4170" w14:textId="56AC37CA" w:rsidR="00A84B21" w:rsidRPr="00F61B8B" w:rsidRDefault="00A84B21" w:rsidP="00AC23FE">
            <w:pPr>
              <w:rPr>
                <w:rFonts w:cs="Calibri"/>
                <w:color w:val="000000"/>
                <w:sz w:val="18"/>
                <w:szCs w:val="18"/>
              </w:rPr>
            </w:pPr>
            <w:r w:rsidRPr="00F61B8B">
              <w:rPr>
                <w:rFonts w:cs="Calibri"/>
                <w:color w:val="000000"/>
                <w:sz w:val="18"/>
                <w:szCs w:val="18"/>
              </w:rPr>
              <w:t>Número de cliente</w:t>
            </w:r>
            <w:r>
              <w:rPr>
                <w:rFonts w:cs="Calibri"/>
                <w:color w:val="000000"/>
                <w:sz w:val="18"/>
                <w:szCs w:val="18"/>
              </w:rPr>
              <w:t xml:space="preserve"> nos interfaces do MUG</w:t>
            </w:r>
          </w:p>
        </w:tc>
        <w:tc>
          <w:tcPr>
            <w:tcW w:w="850" w:type="dxa"/>
            <w:tcBorders>
              <w:top w:val="nil"/>
              <w:left w:val="nil"/>
              <w:bottom w:val="single" w:sz="4" w:space="0" w:color="auto"/>
              <w:right w:val="single" w:sz="4" w:space="0" w:color="auto"/>
            </w:tcBorders>
            <w:shd w:val="clear" w:color="auto" w:fill="auto"/>
            <w:hideMark/>
          </w:tcPr>
          <w:p w14:paraId="5C5E2AFF" w14:textId="67EEABB8"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03DE01DA"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6E3D19AD" w14:textId="77777777" w:rsidR="00A84B21" w:rsidRPr="00F61B8B" w:rsidRDefault="00A84B21" w:rsidP="00AC23FE">
            <w:pPr>
              <w:rPr>
                <w:rFonts w:cs="Calibri"/>
                <w:color w:val="000000"/>
                <w:sz w:val="18"/>
                <w:szCs w:val="18"/>
              </w:rPr>
            </w:pPr>
            <w:r w:rsidRPr="00F61B8B">
              <w:rPr>
                <w:rFonts w:cs="Calibri"/>
                <w:color w:val="000000"/>
                <w:sz w:val="18"/>
                <w:szCs w:val="18"/>
              </w:rPr>
              <w:t>cisin</w:t>
            </w:r>
          </w:p>
        </w:tc>
        <w:tc>
          <w:tcPr>
            <w:tcW w:w="10942" w:type="dxa"/>
            <w:tcBorders>
              <w:top w:val="nil"/>
              <w:left w:val="nil"/>
              <w:bottom w:val="single" w:sz="4" w:space="0" w:color="auto"/>
              <w:right w:val="single" w:sz="4" w:space="0" w:color="auto"/>
            </w:tcBorders>
            <w:shd w:val="clear" w:color="auto" w:fill="auto"/>
            <w:vAlign w:val="center"/>
            <w:hideMark/>
          </w:tcPr>
          <w:p w14:paraId="390EF9F5" w14:textId="1A36C6D4" w:rsidR="00A84B21" w:rsidRPr="00F61B8B" w:rsidRDefault="00A84B21" w:rsidP="00AC23FE">
            <w:pPr>
              <w:rPr>
                <w:rFonts w:cs="Calibri"/>
                <w:color w:val="000000"/>
                <w:sz w:val="18"/>
                <w:szCs w:val="18"/>
              </w:rPr>
            </w:pPr>
            <w:r w:rsidRPr="00F61B8B">
              <w:rPr>
                <w:rFonts w:cs="Calibri"/>
                <w:color w:val="000000"/>
                <w:sz w:val="18"/>
                <w:szCs w:val="18"/>
              </w:rPr>
              <w:t>Código ISIN</w:t>
            </w:r>
            <w:r>
              <w:rPr>
                <w:rFonts w:cs="Calibri"/>
                <w:color w:val="000000"/>
                <w:sz w:val="18"/>
                <w:szCs w:val="18"/>
              </w:rPr>
              <w:t xml:space="preserve"> nos interfaces do MUG</w:t>
            </w:r>
          </w:p>
        </w:tc>
        <w:tc>
          <w:tcPr>
            <w:tcW w:w="850" w:type="dxa"/>
            <w:tcBorders>
              <w:top w:val="nil"/>
              <w:left w:val="nil"/>
              <w:bottom w:val="single" w:sz="4" w:space="0" w:color="auto"/>
              <w:right w:val="single" w:sz="4" w:space="0" w:color="auto"/>
            </w:tcBorders>
            <w:shd w:val="clear" w:color="auto" w:fill="auto"/>
            <w:hideMark/>
          </w:tcPr>
          <w:p w14:paraId="0E980C71" w14:textId="5E22577E"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4E3A98BA"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76F9AABC" w14:textId="77777777" w:rsidR="00A84B21" w:rsidRPr="00F61B8B" w:rsidRDefault="00A84B21" w:rsidP="00AC23FE">
            <w:pPr>
              <w:rPr>
                <w:rFonts w:cs="Calibri"/>
                <w:color w:val="000000"/>
                <w:sz w:val="18"/>
                <w:szCs w:val="18"/>
              </w:rPr>
            </w:pPr>
            <w:r w:rsidRPr="00F61B8B">
              <w:rPr>
                <w:rFonts w:cs="Calibri"/>
                <w:color w:val="000000"/>
                <w:sz w:val="18"/>
                <w:szCs w:val="18"/>
              </w:rPr>
              <w:t>ref_date</w:t>
            </w:r>
          </w:p>
        </w:tc>
        <w:tc>
          <w:tcPr>
            <w:tcW w:w="10942" w:type="dxa"/>
            <w:tcBorders>
              <w:top w:val="nil"/>
              <w:left w:val="nil"/>
              <w:bottom w:val="single" w:sz="4" w:space="0" w:color="auto"/>
              <w:right w:val="single" w:sz="4" w:space="0" w:color="auto"/>
            </w:tcBorders>
            <w:shd w:val="clear" w:color="auto" w:fill="auto"/>
            <w:hideMark/>
          </w:tcPr>
          <w:p w14:paraId="00852E2C" w14:textId="77777777" w:rsidR="00A84B21" w:rsidRPr="00212559" w:rsidRDefault="00A84B21" w:rsidP="00AC23FE">
            <w:pPr>
              <w:rPr>
                <w:rFonts w:cs="Calibri"/>
                <w:color w:val="000000"/>
                <w:sz w:val="18"/>
                <w:szCs w:val="18"/>
              </w:rPr>
            </w:pPr>
            <w:r w:rsidRPr="00212559">
              <w:rPr>
                <w:rFonts w:cs="Calibri"/>
                <w:color w:val="000000"/>
                <w:sz w:val="18"/>
                <w:szCs w:val="18"/>
              </w:rPr>
              <w:t>Data de referência dos dados:</w:t>
            </w:r>
          </w:p>
          <w:p w14:paraId="1048ECDC" w14:textId="77777777" w:rsidR="00A84B21" w:rsidRPr="00212559" w:rsidRDefault="00A84B21" w:rsidP="00AC23FE">
            <w:pPr>
              <w:pStyle w:val="ListParagraph"/>
              <w:numPr>
                <w:ilvl w:val="0"/>
                <w:numId w:val="7"/>
              </w:numPr>
              <w:rPr>
                <w:rFonts w:cs="Calibri"/>
                <w:color w:val="000000"/>
                <w:sz w:val="18"/>
                <w:szCs w:val="18"/>
              </w:rPr>
            </w:pPr>
            <w:r w:rsidRPr="00212559">
              <w:rPr>
                <w:rFonts w:cs="Calibri"/>
                <w:color w:val="000000"/>
                <w:sz w:val="18"/>
                <w:szCs w:val="18"/>
              </w:rPr>
              <w:t xml:space="preserve">Todas as tabelas de output dos motores incluem sempre o campo ‘ref_date’ que reflete a data de referência dos dados. </w:t>
            </w:r>
          </w:p>
          <w:p w14:paraId="58B3611B" w14:textId="77777777" w:rsidR="00A84B21" w:rsidRPr="00212559" w:rsidRDefault="00A84B21" w:rsidP="00AC23FE">
            <w:pPr>
              <w:pStyle w:val="ListParagraph"/>
              <w:numPr>
                <w:ilvl w:val="0"/>
                <w:numId w:val="7"/>
              </w:numPr>
              <w:rPr>
                <w:rFonts w:cs="Calibri"/>
                <w:color w:val="000000"/>
                <w:sz w:val="18"/>
                <w:szCs w:val="18"/>
              </w:rPr>
            </w:pPr>
            <w:r w:rsidRPr="00212559">
              <w:rPr>
                <w:rFonts w:cs="Calibri"/>
                <w:color w:val="000000"/>
                <w:sz w:val="18"/>
                <w:szCs w:val="18"/>
              </w:rPr>
              <w:lastRenderedPageBreak/>
              <w:t>Dado que as tabelas de interface do MUG são mensais, este campo informará o último dia útil a que respeitam todos os dados dessa partição temporal. Note-se que, no caso do último dia de calendário do mês não ser um dia útil, o será criada automaticamente uma partição temporal com referência ao último dia de calendário do mês, e preencherá essa partição com os dados registados no último dia útil desse mês.</w:t>
            </w:r>
          </w:p>
          <w:p w14:paraId="6317E462" w14:textId="74A11C17" w:rsidR="00A84B21" w:rsidRPr="00AC23FE" w:rsidRDefault="00A84B21" w:rsidP="00AC23FE">
            <w:pPr>
              <w:pStyle w:val="ListParagraph"/>
              <w:numPr>
                <w:ilvl w:val="0"/>
                <w:numId w:val="7"/>
              </w:numPr>
              <w:rPr>
                <w:rFonts w:cs="Calibri"/>
                <w:color w:val="000000"/>
                <w:sz w:val="18"/>
                <w:szCs w:val="18"/>
              </w:rPr>
            </w:pPr>
            <w:r w:rsidRPr="00AC23FE">
              <w:rPr>
                <w:rFonts w:cs="Calibri"/>
                <w:color w:val="000000"/>
                <w:sz w:val="18"/>
                <w:szCs w:val="18"/>
              </w:rPr>
              <w:t>Todas as datas no modelo respeitam o formato  ‘aaaa-mm-dd’.</w:t>
            </w:r>
          </w:p>
        </w:tc>
        <w:tc>
          <w:tcPr>
            <w:tcW w:w="850" w:type="dxa"/>
            <w:tcBorders>
              <w:top w:val="nil"/>
              <w:left w:val="nil"/>
              <w:bottom w:val="single" w:sz="4" w:space="0" w:color="auto"/>
              <w:right w:val="single" w:sz="4" w:space="0" w:color="auto"/>
            </w:tcBorders>
            <w:shd w:val="clear" w:color="auto" w:fill="auto"/>
            <w:hideMark/>
          </w:tcPr>
          <w:p w14:paraId="26A167A2" w14:textId="59FD1B6B" w:rsidR="00A84B21" w:rsidRPr="00F61B8B" w:rsidRDefault="00A84B21" w:rsidP="00AC23FE">
            <w:pPr>
              <w:rPr>
                <w:rFonts w:cs="Calibri"/>
                <w:color w:val="000000"/>
                <w:sz w:val="18"/>
                <w:szCs w:val="18"/>
              </w:rPr>
            </w:pPr>
            <w:r w:rsidRPr="00CD3F80">
              <w:rPr>
                <w:rFonts w:cs="Calibri"/>
                <w:color w:val="000000"/>
                <w:sz w:val="18"/>
                <w:szCs w:val="18"/>
              </w:rPr>
              <w:lastRenderedPageBreak/>
              <w:t>String</w:t>
            </w:r>
          </w:p>
        </w:tc>
      </w:tr>
    </w:tbl>
    <w:p w14:paraId="55BCE091" w14:textId="7070F5B1" w:rsidR="007F3E4B" w:rsidRDefault="007F3E4B" w:rsidP="004C2264"/>
    <w:p w14:paraId="388E6AA8" w14:textId="446F5A34" w:rsidR="009379A8" w:rsidRDefault="009379A8" w:rsidP="004C2264"/>
    <w:p w14:paraId="5149779D" w14:textId="14A483C2" w:rsidR="009C499D" w:rsidRDefault="009C499D" w:rsidP="004C2264">
      <w:pPr>
        <w:sectPr w:rsidR="009C499D" w:rsidSect="009C499D">
          <w:pgSz w:w="16838" w:h="11906" w:orient="landscape"/>
          <w:pgMar w:top="1440" w:right="1440" w:bottom="1440" w:left="1440" w:header="709" w:footer="709" w:gutter="0"/>
          <w:cols w:space="708"/>
          <w:docGrid w:linePitch="360"/>
        </w:sectPr>
      </w:pPr>
    </w:p>
    <w:p w14:paraId="11061499" w14:textId="2489B09F" w:rsidR="009379A8" w:rsidRDefault="009379A8" w:rsidP="004C2264"/>
    <w:p w14:paraId="7BD3401E" w14:textId="2DEE2576" w:rsidR="009379A8" w:rsidRDefault="009379A8" w:rsidP="009379A8">
      <w:pPr>
        <w:pStyle w:val="Heading4"/>
      </w:pPr>
      <w:bookmarkStart w:id="95" w:name="_Toc168671654"/>
      <w:r>
        <w:t xml:space="preserve">Tradutor entre MUG e Interfaces: </w:t>
      </w:r>
      <w:r w:rsidRPr="00866B88">
        <w:rPr>
          <w:i/>
        </w:rPr>
        <w:t>cd_garantias.kt_chaves_intrf_grts_biyr</w:t>
      </w:r>
      <w:r w:rsidR="009A5951" w:rsidRPr="00866B88">
        <w:rPr>
          <w:i/>
        </w:rPr>
        <w:t>_bem</w:t>
      </w:r>
      <w:bookmarkEnd w:id="95"/>
    </w:p>
    <w:p w14:paraId="34E09C4E" w14:textId="0DD9BF89" w:rsidR="00C601BA" w:rsidRDefault="009379A8" w:rsidP="00542255">
      <w:pPr>
        <w:pStyle w:val="Heading5"/>
        <w:rPr>
          <w:rFonts w:eastAsiaTheme="minorHAnsi" w:cstheme="minorBidi"/>
          <w:szCs w:val="22"/>
          <w:lang w:eastAsia="en-US"/>
        </w:rPr>
      </w:pPr>
      <w:bookmarkStart w:id="96" w:name="_Toc168671655"/>
      <w:r w:rsidRPr="002C5C82">
        <w:t>Visão Geral</w:t>
      </w:r>
      <w:bookmarkEnd w:id="96"/>
    </w:p>
    <w:p w14:paraId="21D43880" w14:textId="710C2DD4" w:rsidR="00C601BA" w:rsidRDefault="00C601BA" w:rsidP="009379A8">
      <w:pPr>
        <w:spacing w:after="160" w:line="259" w:lineRule="auto"/>
        <w:jc w:val="both"/>
        <w:rPr>
          <w:rFonts w:eastAsiaTheme="minorHAnsi" w:cstheme="minorBidi"/>
          <w:szCs w:val="22"/>
          <w:lang w:eastAsia="en-US"/>
        </w:rPr>
      </w:pPr>
      <w:r>
        <w:rPr>
          <w:rFonts w:eastAsiaTheme="minorHAnsi" w:cstheme="minorBidi"/>
          <w:szCs w:val="22"/>
          <w:lang w:eastAsia="en-US"/>
        </w:rPr>
        <w:t xml:space="preserve">Dado terem sido acrescentadas novas tabelas </w:t>
      </w:r>
      <w:r w:rsidR="00542255">
        <w:rPr>
          <w:rFonts w:eastAsiaTheme="minorHAnsi" w:cstheme="minorBidi"/>
          <w:szCs w:val="22"/>
          <w:lang w:eastAsia="en-US"/>
        </w:rPr>
        <w:t xml:space="preserve">de interface com a BDR e IFRS9 com nova granularidade ao nível do Bem, </w:t>
      </w:r>
      <w:r>
        <w:rPr>
          <w:rFonts w:eastAsiaTheme="minorHAnsi" w:cstheme="minorBidi"/>
          <w:szCs w:val="22"/>
          <w:lang w:eastAsia="en-US"/>
        </w:rPr>
        <w:t xml:space="preserve">a partir de 30 de abril de 2024, inclusive, </w:t>
      </w:r>
      <w:r w:rsidR="00542255">
        <w:rPr>
          <w:rFonts w:eastAsiaTheme="minorHAnsi" w:cstheme="minorBidi"/>
          <w:szCs w:val="22"/>
          <w:lang w:eastAsia="en-US"/>
        </w:rPr>
        <w:t xml:space="preserve">houve a necessidade de incluir uma nova tabela de tradução e rastreabilidade das chaves nomeada de </w:t>
      </w:r>
      <w:r w:rsidR="00542255" w:rsidRPr="00720567">
        <w:rPr>
          <w:rFonts w:eastAsiaTheme="minorHAnsi" w:cstheme="minorBidi"/>
          <w:i/>
          <w:szCs w:val="22"/>
          <w:lang w:eastAsia="en-US"/>
        </w:rPr>
        <w:t>cd_garantias.kt_chaves_intrf_grts_biyr</w:t>
      </w:r>
      <w:r w:rsidR="00542255">
        <w:rPr>
          <w:rFonts w:eastAsiaTheme="minorHAnsi" w:cstheme="minorBidi"/>
          <w:i/>
          <w:szCs w:val="22"/>
          <w:lang w:eastAsia="en-US"/>
        </w:rPr>
        <w:t>_bem.</w:t>
      </w:r>
    </w:p>
    <w:p w14:paraId="0B2BC327" w14:textId="4E274BBE"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O módulo consoli</w:t>
      </w:r>
      <w:r w:rsidR="00721E1B">
        <w:rPr>
          <w:rFonts w:eastAsiaTheme="minorHAnsi" w:cstheme="minorBidi"/>
          <w:szCs w:val="22"/>
          <w:lang w:eastAsia="en-US"/>
        </w:rPr>
        <w:t>da</w:t>
      </w:r>
      <w:r w:rsidRPr="00720567">
        <w:rPr>
          <w:rFonts w:eastAsiaTheme="minorHAnsi" w:cstheme="minorBidi"/>
          <w:szCs w:val="22"/>
          <w:lang w:eastAsia="en-US"/>
        </w:rPr>
        <w:t xml:space="preserve">do do MUG, concretizado na tabela </w:t>
      </w:r>
      <w:r w:rsidRPr="00720567">
        <w:rPr>
          <w:rFonts w:eastAsiaTheme="minorHAnsi" w:cstheme="minorBidi"/>
          <w:i/>
          <w:szCs w:val="22"/>
          <w:lang w:eastAsia="en-US"/>
        </w:rPr>
        <w:t>cd_garantias.gt018_rateio_aval</w:t>
      </w:r>
      <w:r w:rsidRPr="00720567">
        <w:rPr>
          <w:rFonts w:eastAsiaTheme="minorHAnsi" w:cstheme="minorBidi"/>
          <w:szCs w:val="22"/>
          <w:lang w:eastAsia="en-US"/>
        </w:rPr>
        <w:t xml:space="preserve">, contém toda a informação do modelo na sua granularidade máxima, ou seja, apresentando todas as responsabilidades, processos/cauções e bens em concordância com os princípios definidos no capítulo 2.2.3. da documentação funcional do Modelo Único de Garantias. Não obstante, as tabelas de interface do MUG para os seus casos de uso não estão estruturadas na granularidade máxima, sendo, por isso, necessário transformar as chaves, de forma a respeitar a estrutura definida pelos casos de uso. </w:t>
      </w:r>
    </w:p>
    <w:p w14:paraId="303CB009" w14:textId="2B714B02" w:rsidR="00C601BA"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forma a garantir a total traçabilidade das chaves, o tradutor Rosetta </w:t>
      </w:r>
      <w:r w:rsidRPr="00720567">
        <w:rPr>
          <w:rFonts w:eastAsiaTheme="minorHAnsi" w:cstheme="minorBidi"/>
          <w:i/>
          <w:szCs w:val="22"/>
          <w:lang w:eastAsia="en-US"/>
        </w:rPr>
        <w:t>cd_garantias.kt_chaves_intrf_grts_biyr</w:t>
      </w:r>
      <w:r w:rsidR="00D31A07">
        <w:rPr>
          <w:rFonts w:eastAsiaTheme="minorHAnsi" w:cstheme="minorBidi"/>
          <w:i/>
          <w:szCs w:val="22"/>
          <w:lang w:eastAsia="en-US"/>
        </w:rPr>
        <w:t>_bem</w:t>
      </w:r>
      <w:r w:rsidRPr="00720567">
        <w:rPr>
          <w:rFonts w:eastAsiaTheme="minorHAnsi" w:cstheme="minorBidi"/>
          <w:szCs w:val="22"/>
          <w:lang w:eastAsia="en-US"/>
        </w:rPr>
        <w:t xml:space="preserve"> apresenta primeiramente todos os campos identificadores das chaves das responsabilidades, processos/cauções e bens no MUG, adicionando o sufixo “_orig” para mais fácil compreensão do tradutor. De seguida, a tabela contém os campos das chaves primárias nas tabelas de interface, terminados com o </w:t>
      </w:r>
      <w:r w:rsidR="00FB23D9">
        <w:rPr>
          <w:rFonts w:eastAsiaTheme="minorHAnsi" w:cstheme="minorBidi"/>
          <w:szCs w:val="22"/>
          <w:lang w:eastAsia="en-US"/>
        </w:rPr>
        <w:t xml:space="preserve">sufixo </w:t>
      </w:r>
      <w:r w:rsidRPr="00720567">
        <w:rPr>
          <w:rFonts w:eastAsiaTheme="minorHAnsi" w:cstheme="minorBidi"/>
          <w:szCs w:val="22"/>
          <w:lang w:eastAsia="en-US"/>
        </w:rPr>
        <w:t xml:space="preserve">“_dest”. </w:t>
      </w:r>
    </w:p>
    <w:p w14:paraId="3D72075A" w14:textId="255D8E72" w:rsidR="00AC02F4" w:rsidRPr="00720567" w:rsidRDefault="00AC02F4" w:rsidP="00AC02F4">
      <w:pPr>
        <w:spacing w:after="160" w:line="259" w:lineRule="auto"/>
        <w:jc w:val="both"/>
        <w:rPr>
          <w:rFonts w:eastAsiaTheme="minorHAnsi" w:cstheme="minorBidi"/>
          <w:szCs w:val="22"/>
          <w:lang w:eastAsia="en-US"/>
        </w:rPr>
      </w:pPr>
      <w:r>
        <w:rPr>
          <w:rFonts w:eastAsiaTheme="minorHAnsi" w:cstheme="minorBidi"/>
          <w:szCs w:val="22"/>
          <w:lang w:eastAsia="en-US"/>
        </w:rPr>
        <w:t>A</w:t>
      </w:r>
      <w:r w:rsidRPr="00720567">
        <w:rPr>
          <w:rFonts w:eastAsiaTheme="minorHAnsi" w:cstheme="minorBidi"/>
          <w:szCs w:val="22"/>
          <w:lang w:eastAsia="en-US"/>
        </w:rPr>
        <w:t xml:space="preserve"> tabela </w:t>
      </w:r>
      <w:r w:rsidRPr="00720567">
        <w:rPr>
          <w:rFonts w:eastAsiaTheme="minorHAnsi" w:cstheme="minorBidi"/>
          <w:i/>
          <w:szCs w:val="22"/>
          <w:lang w:eastAsia="en-US"/>
        </w:rPr>
        <w:t>c</w:t>
      </w:r>
      <w:r>
        <w:rPr>
          <w:rFonts w:eastAsiaTheme="minorHAnsi" w:cstheme="minorBidi"/>
          <w:i/>
          <w:szCs w:val="22"/>
          <w:lang w:eastAsia="en-US"/>
        </w:rPr>
        <w:t>d_garantias.gt019</w:t>
      </w:r>
      <w:r w:rsidRPr="00720567">
        <w:rPr>
          <w:rFonts w:eastAsiaTheme="minorHAnsi" w:cstheme="minorBidi"/>
          <w:i/>
          <w:szCs w:val="22"/>
          <w:lang w:eastAsia="en-US"/>
        </w:rPr>
        <w:t>_report_b</w:t>
      </w:r>
      <w:r>
        <w:rPr>
          <w:rFonts w:eastAsiaTheme="minorHAnsi" w:cstheme="minorBidi"/>
          <w:i/>
          <w:szCs w:val="22"/>
          <w:lang w:eastAsia="en-US"/>
        </w:rPr>
        <w:t>iyr950</w:t>
      </w:r>
      <w:r w:rsidRPr="00720567">
        <w:rPr>
          <w:rFonts w:eastAsiaTheme="minorHAnsi" w:cstheme="minorBidi"/>
          <w:i/>
          <w:szCs w:val="22"/>
          <w:lang w:eastAsia="en-US"/>
        </w:rPr>
        <w:t>0</w:t>
      </w:r>
      <w:r>
        <w:rPr>
          <w:rFonts w:eastAsiaTheme="minorHAnsi" w:cstheme="minorBidi"/>
          <w:i/>
          <w:szCs w:val="22"/>
          <w:lang w:eastAsia="en-US"/>
        </w:rPr>
        <w:t>_bem</w:t>
      </w:r>
      <w:r>
        <w:rPr>
          <w:rFonts w:eastAsiaTheme="minorHAnsi" w:cstheme="minorBidi"/>
          <w:szCs w:val="22"/>
          <w:lang w:eastAsia="en-US"/>
        </w:rPr>
        <w:t xml:space="preserve"> assegura a continuidade das tabelas anteriores, somente com alteração a nível da granularidade, que passa agora a estar a nível d</w:t>
      </w:r>
      <w:r w:rsidR="009B23BF">
        <w:rPr>
          <w:rFonts w:eastAsiaTheme="minorHAnsi" w:cstheme="minorBidi"/>
          <w:szCs w:val="22"/>
          <w:lang w:eastAsia="en-US"/>
        </w:rPr>
        <w:t>a Responsabilidade -</w:t>
      </w:r>
      <w:r>
        <w:rPr>
          <w:rFonts w:eastAsiaTheme="minorHAnsi" w:cstheme="minorBidi"/>
          <w:szCs w:val="22"/>
          <w:lang w:eastAsia="en-US"/>
        </w:rPr>
        <w:t xml:space="preserve"> Bem.</w:t>
      </w:r>
    </w:p>
    <w:p w14:paraId="345744D3" w14:textId="77777777" w:rsidR="00AC02F4" w:rsidRPr="00720567" w:rsidRDefault="00AC02F4" w:rsidP="009379A8">
      <w:pPr>
        <w:spacing w:after="160" w:line="259" w:lineRule="auto"/>
        <w:jc w:val="both"/>
        <w:rPr>
          <w:rFonts w:eastAsiaTheme="minorHAnsi" w:cstheme="minorBidi"/>
          <w:szCs w:val="22"/>
          <w:lang w:eastAsia="en-US"/>
        </w:rPr>
      </w:pPr>
    </w:p>
    <w:p w14:paraId="40FFBAD3" w14:textId="77777777" w:rsidR="009379A8" w:rsidRPr="002C5C82" w:rsidRDefault="009379A8" w:rsidP="009379A8">
      <w:pPr>
        <w:pStyle w:val="Heading5"/>
      </w:pPr>
      <w:bookmarkStart w:id="97" w:name="_Toc168671656"/>
      <w:r w:rsidRPr="002C5C82">
        <w:t>Periodicidade</w:t>
      </w:r>
      <w:bookmarkEnd w:id="97"/>
    </w:p>
    <w:p w14:paraId="33778663" w14:textId="24AE05CB" w:rsidR="00416B8E" w:rsidRPr="00720567" w:rsidRDefault="009379A8" w:rsidP="00416B8E">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cd_garantias.kt_chaves_intrf_grts_biyr</w:t>
      </w:r>
      <w:r w:rsidR="00D31A07">
        <w:rPr>
          <w:rFonts w:eastAsiaTheme="minorHAnsi" w:cstheme="minorBidi"/>
          <w:i/>
          <w:szCs w:val="22"/>
          <w:lang w:eastAsia="en-US"/>
        </w:rPr>
        <w:t>_bem</w:t>
      </w:r>
      <w:r w:rsidR="00416B8E">
        <w:rPr>
          <w:rFonts w:eastAsiaTheme="minorHAnsi" w:cstheme="minorBidi"/>
          <w:szCs w:val="22"/>
          <w:lang w:eastAsia="en-US"/>
        </w:rPr>
        <w:t xml:space="preserve"> </w:t>
      </w:r>
      <w:r w:rsidR="00416B8E" w:rsidRPr="00720567">
        <w:rPr>
          <w:rFonts w:eastAsiaTheme="minorHAnsi" w:cstheme="minorBidi"/>
          <w:szCs w:val="22"/>
          <w:lang w:eastAsia="en-US"/>
        </w:rPr>
        <w:t xml:space="preserve">é mensal e gerada automaticamente no </w:t>
      </w:r>
      <w:r w:rsidR="00416B8E">
        <w:rPr>
          <w:rFonts w:eastAsiaTheme="minorHAnsi" w:cstheme="minorBidi"/>
          <w:szCs w:val="22"/>
          <w:lang w:eastAsia="en-US"/>
        </w:rPr>
        <w:t>primeiro</w:t>
      </w:r>
      <w:r w:rsidR="00416B8E" w:rsidRPr="00720567">
        <w:rPr>
          <w:rFonts w:eastAsiaTheme="minorHAnsi" w:cstheme="minorBidi"/>
          <w:szCs w:val="22"/>
          <w:lang w:eastAsia="en-US"/>
        </w:rPr>
        <w:t xml:space="preserve"> dia útil de cada mês. No caso do </w:t>
      </w:r>
      <w:r w:rsidR="00416B8E">
        <w:rPr>
          <w:rFonts w:eastAsiaTheme="minorHAnsi" w:cstheme="minorBidi"/>
          <w:szCs w:val="22"/>
          <w:lang w:eastAsia="en-US"/>
        </w:rPr>
        <w:t>primeiro</w:t>
      </w:r>
      <w:r w:rsidR="00416B8E" w:rsidRPr="00720567">
        <w:rPr>
          <w:rFonts w:eastAsiaTheme="minorHAnsi" w:cstheme="minorBidi"/>
          <w:szCs w:val="22"/>
          <w:lang w:eastAsia="en-US"/>
        </w:rPr>
        <w:t xml:space="preserve"> dia do mês não ser um dia útil, o modelo gera uma cópia do último dia útil e atribui-lhe a partição de </w:t>
      </w:r>
      <w:r w:rsidR="00416B8E">
        <w:rPr>
          <w:rFonts w:eastAsiaTheme="minorHAnsi" w:cstheme="minorBidi"/>
          <w:szCs w:val="22"/>
          <w:lang w:eastAsia="en-US"/>
        </w:rPr>
        <w:t>primeiro</w:t>
      </w:r>
      <w:r w:rsidR="00416B8E" w:rsidRPr="00720567">
        <w:rPr>
          <w:rFonts w:eastAsiaTheme="minorHAnsi" w:cstheme="minorBidi"/>
          <w:szCs w:val="22"/>
          <w:lang w:eastAsia="en-US"/>
        </w:rPr>
        <w:t xml:space="preserve"> dia de calendário do mês. A t</w:t>
      </w:r>
      <w:r w:rsidR="00416B8E">
        <w:rPr>
          <w:rFonts w:eastAsiaTheme="minorHAnsi" w:cstheme="minorBidi"/>
          <w:szCs w:val="22"/>
          <w:lang w:eastAsia="en-US"/>
        </w:rPr>
        <w:t>ítulo de exemplo, se o dia 2</w:t>
      </w:r>
      <w:r w:rsidR="00416B8E" w:rsidRPr="00720567">
        <w:rPr>
          <w:rFonts w:eastAsiaTheme="minorHAnsi" w:cstheme="minorBidi"/>
          <w:szCs w:val="22"/>
          <w:lang w:eastAsia="en-US"/>
        </w:rPr>
        <w:t xml:space="preserve"> de um mês é um sábad</w:t>
      </w:r>
      <w:r w:rsidR="00416B8E">
        <w:rPr>
          <w:rFonts w:eastAsiaTheme="minorHAnsi" w:cstheme="minorBidi"/>
          <w:szCs w:val="22"/>
          <w:lang w:eastAsia="en-US"/>
        </w:rPr>
        <w:t>o, o MUG cria uma cópia do dia 1</w:t>
      </w:r>
      <w:r w:rsidR="00416B8E" w:rsidRPr="00720567">
        <w:rPr>
          <w:rFonts w:eastAsiaTheme="minorHAnsi" w:cstheme="minorBidi"/>
          <w:szCs w:val="22"/>
          <w:lang w:eastAsia="en-US"/>
        </w:rPr>
        <w:t xml:space="preserve"> (último dia útil) e atribui-lhe a ‘ref_date’ d</w:t>
      </w:r>
      <w:r w:rsidR="00416B8E">
        <w:rPr>
          <w:rFonts w:eastAsiaTheme="minorHAnsi" w:cstheme="minorBidi"/>
          <w:szCs w:val="22"/>
          <w:lang w:eastAsia="en-US"/>
        </w:rPr>
        <w:t>o dia 2</w:t>
      </w:r>
      <w:r w:rsidR="00416B8E" w:rsidRPr="00720567">
        <w:rPr>
          <w:rFonts w:eastAsiaTheme="minorHAnsi" w:cstheme="minorBidi"/>
          <w:szCs w:val="22"/>
          <w:lang w:eastAsia="en-US"/>
        </w:rPr>
        <w:t xml:space="preserve">. </w:t>
      </w:r>
    </w:p>
    <w:p w14:paraId="2DAEFB5B" w14:textId="77989420" w:rsidR="009379A8" w:rsidRPr="00720567" w:rsidRDefault="009379A8" w:rsidP="009379A8">
      <w:pPr>
        <w:spacing w:after="160" w:line="259" w:lineRule="auto"/>
        <w:jc w:val="both"/>
        <w:rPr>
          <w:rFonts w:eastAsiaTheme="minorHAnsi" w:cstheme="minorBidi"/>
          <w:szCs w:val="22"/>
          <w:lang w:eastAsia="en-US"/>
        </w:rPr>
      </w:pPr>
    </w:p>
    <w:p w14:paraId="2CEDAF92" w14:textId="7E6C7B42"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Só se devem considerar como oficiais os valores constantes nesta tabela desde, e incluindo, </w:t>
      </w:r>
      <w:r w:rsidR="00D31A07">
        <w:rPr>
          <w:rFonts w:eastAsiaTheme="minorHAnsi" w:cstheme="minorBidi"/>
          <w:szCs w:val="22"/>
          <w:lang w:eastAsia="en-US"/>
        </w:rPr>
        <w:t>30 de abril de 2024.</w:t>
      </w:r>
    </w:p>
    <w:p w14:paraId="357541E4" w14:textId="77777777" w:rsidR="009379A8" w:rsidRPr="002C5C82" w:rsidRDefault="009379A8" w:rsidP="009379A8">
      <w:pPr>
        <w:pStyle w:val="Heading5"/>
      </w:pPr>
      <w:bookmarkStart w:id="98" w:name="_Toc168671657"/>
      <w:r w:rsidRPr="002C5C82">
        <w:t>Aprovisionamento</w:t>
      </w:r>
      <w:bookmarkEnd w:id="98"/>
    </w:p>
    <w:p w14:paraId="6E6D971A" w14:textId="640EFBDC" w:rsidR="009379A8"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aprovisionamento da tabela </w:t>
      </w:r>
      <w:r w:rsidRPr="00720567">
        <w:rPr>
          <w:rFonts w:eastAsiaTheme="minorHAnsi" w:cstheme="minorBidi"/>
          <w:i/>
          <w:szCs w:val="22"/>
          <w:lang w:eastAsia="en-US"/>
        </w:rPr>
        <w:t>cd_garantias.kt_chaves_intrf_grts_biyr</w:t>
      </w:r>
      <w:r w:rsidR="00D31A07">
        <w:rPr>
          <w:rFonts w:eastAsiaTheme="minorHAnsi" w:cstheme="minorBidi"/>
          <w:i/>
          <w:szCs w:val="22"/>
          <w:lang w:eastAsia="en-US"/>
        </w:rPr>
        <w:t>_bem</w:t>
      </w:r>
      <w:r w:rsidRPr="00720567">
        <w:rPr>
          <w:rFonts w:eastAsiaTheme="minorHAnsi" w:cstheme="minorBidi"/>
          <w:szCs w:val="22"/>
          <w:lang w:eastAsia="en-US"/>
        </w:rPr>
        <w:t xml:space="preserve"> é, sem nenhuma exceção, concordante com os princípios funcionais e as regras de definição de universo descritas nos capítulos 2.2.2. e 2.2.3., respetivamente, da documentação funcional do MUG. Os dados desta tabela provêm essencialmente do módulo base e do módulo consolidado do MUG, sendo esta informação completada com recurso a tabelas externas ao modelo. Desta forma, o aprovisionamento é realizado exclusivamente a partir das seguintes tabelas:</w:t>
      </w:r>
    </w:p>
    <w:p w14:paraId="2DE10628" w14:textId="238C7CDC" w:rsidR="00AC02F4" w:rsidRDefault="00AC02F4" w:rsidP="009379A8">
      <w:pPr>
        <w:spacing w:after="160" w:line="259" w:lineRule="auto"/>
        <w:jc w:val="both"/>
        <w:rPr>
          <w:rFonts w:eastAsiaTheme="minorHAnsi" w:cstheme="minorBidi"/>
          <w:szCs w:val="22"/>
          <w:lang w:eastAsia="en-US"/>
        </w:rPr>
      </w:pPr>
    </w:p>
    <w:p w14:paraId="5F9ECA6E" w14:textId="30C36A4E" w:rsidR="00AC02F4" w:rsidRDefault="00AC02F4" w:rsidP="009379A8">
      <w:pPr>
        <w:spacing w:after="160" w:line="259" w:lineRule="auto"/>
        <w:jc w:val="both"/>
        <w:rPr>
          <w:rFonts w:eastAsiaTheme="minorHAnsi" w:cstheme="minorBidi"/>
          <w:szCs w:val="22"/>
          <w:lang w:eastAsia="en-US"/>
        </w:rPr>
      </w:pPr>
    </w:p>
    <w:p w14:paraId="53D2026F" w14:textId="77777777" w:rsidR="00AC02F4" w:rsidRPr="00720567" w:rsidRDefault="00AC02F4" w:rsidP="009379A8">
      <w:pPr>
        <w:spacing w:after="160" w:line="259" w:lineRule="auto"/>
        <w:jc w:val="both"/>
        <w:rPr>
          <w:rFonts w:eastAsiaTheme="minorHAnsi" w:cstheme="minorBidi"/>
          <w:szCs w:val="22"/>
          <w:lang w:eastAsia="en-US"/>
        </w:rPr>
      </w:pPr>
    </w:p>
    <w:p w14:paraId="7D4AA106" w14:textId="60B637EE" w:rsidR="009379A8" w:rsidRPr="00BE2C12" w:rsidRDefault="00BE2C12" w:rsidP="00BE2C12">
      <w:pPr>
        <w:pStyle w:val="Caption"/>
        <w:jc w:val="center"/>
        <w:rPr>
          <w:rFonts w:cs="Calibri"/>
          <w:b/>
          <w:color w:val="000000" w:themeColor="text1"/>
          <w:sz w:val="22"/>
          <w:szCs w:val="22"/>
        </w:rPr>
      </w:pPr>
      <w:bookmarkStart w:id="99" w:name="_Toc168413854"/>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486242">
        <w:rPr>
          <w:b/>
          <w:noProof/>
          <w:color w:val="000000" w:themeColor="text1"/>
          <w:sz w:val="22"/>
          <w:szCs w:val="22"/>
        </w:rPr>
        <w:t>16</w:t>
      </w:r>
      <w:r w:rsidRPr="00BE2C12">
        <w:rPr>
          <w:b/>
          <w:color w:val="000000" w:themeColor="text1"/>
          <w:sz w:val="22"/>
          <w:szCs w:val="22"/>
        </w:rPr>
        <w:fldChar w:fldCharType="end"/>
      </w:r>
      <w:r w:rsidRPr="00BE2C12">
        <w:rPr>
          <w:b/>
          <w:color w:val="000000" w:themeColor="text1"/>
          <w:sz w:val="22"/>
          <w:szCs w:val="22"/>
        </w:rPr>
        <w:t>:  Informação das tabelas de aprovisionamento da cd_garantias.kt_chaves_intrf_grts_biyr_bem</w:t>
      </w:r>
      <w:bookmarkEnd w:id="9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9379A8" w:rsidRPr="005F1378" w14:paraId="093913BE" w14:textId="77777777" w:rsidTr="004806C5">
        <w:trPr>
          <w:trHeight w:val="290"/>
        </w:trPr>
        <w:tc>
          <w:tcPr>
            <w:tcW w:w="1701" w:type="dxa"/>
            <w:shd w:val="clear" w:color="000000" w:fill="FF0000"/>
          </w:tcPr>
          <w:p w14:paraId="331068A1" w14:textId="77777777" w:rsidR="009379A8" w:rsidRPr="005F1378" w:rsidRDefault="009379A8" w:rsidP="004806C5">
            <w:pPr>
              <w:rPr>
                <w:rFonts w:cs="Calibri"/>
                <w:b/>
                <w:bCs/>
                <w:color w:val="FFFFFF"/>
                <w:sz w:val="18"/>
                <w:szCs w:val="18"/>
              </w:rPr>
            </w:pPr>
            <w:r w:rsidRPr="005F1378">
              <w:rPr>
                <w:rFonts w:cs="Calibri"/>
                <w:b/>
                <w:bCs/>
                <w:color w:val="FFFFFF"/>
                <w:sz w:val="18"/>
                <w:szCs w:val="18"/>
              </w:rPr>
              <w:t>Aplicação Origem</w:t>
            </w:r>
          </w:p>
        </w:tc>
        <w:tc>
          <w:tcPr>
            <w:tcW w:w="3288" w:type="dxa"/>
            <w:shd w:val="clear" w:color="000000" w:fill="FF0000"/>
            <w:noWrap/>
            <w:hideMark/>
          </w:tcPr>
          <w:p w14:paraId="178AAF4C" w14:textId="77777777" w:rsidR="009379A8" w:rsidRPr="005F1378" w:rsidRDefault="009379A8" w:rsidP="004806C5">
            <w:pPr>
              <w:rPr>
                <w:rFonts w:cs="Calibri"/>
                <w:b/>
                <w:bCs/>
                <w:color w:val="FFFFFF"/>
                <w:sz w:val="18"/>
                <w:szCs w:val="18"/>
              </w:rPr>
            </w:pPr>
            <w:r w:rsidRPr="005F1378">
              <w:rPr>
                <w:rFonts w:cs="Calibri"/>
                <w:b/>
                <w:bCs/>
                <w:color w:val="FFFFFF"/>
                <w:sz w:val="18"/>
                <w:szCs w:val="18"/>
              </w:rPr>
              <w:t>Nome da Tabela na Aplicação Origem</w:t>
            </w:r>
          </w:p>
        </w:tc>
        <w:tc>
          <w:tcPr>
            <w:tcW w:w="2041" w:type="dxa"/>
            <w:shd w:val="clear" w:color="000000" w:fill="FF0000"/>
            <w:noWrap/>
            <w:hideMark/>
          </w:tcPr>
          <w:p w14:paraId="3E73C309" w14:textId="77777777" w:rsidR="009379A8" w:rsidRPr="005F1378" w:rsidRDefault="009379A8" w:rsidP="004806C5">
            <w:pPr>
              <w:rPr>
                <w:rFonts w:cs="Calibri"/>
                <w:b/>
                <w:bCs/>
                <w:color w:val="FFFFFF"/>
                <w:sz w:val="18"/>
                <w:szCs w:val="18"/>
              </w:rPr>
            </w:pPr>
            <w:r w:rsidRPr="005F1378">
              <w:rPr>
                <w:rFonts w:cs="Calibri"/>
                <w:b/>
                <w:bCs/>
                <w:color w:val="FFFFFF"/>
                <w:sz w:val="18"/>
                <w:szCs w:val="18"/>
              </w:rPr>
              <w:t xml:space="preserve">Nome da Base de Dados no Data Lake </w:t>
            </w:r>
          </w:p>
        </w:tc>
        <w:tc>
          <w:tcPr>
            <w:tcW w:w="2041" w:type="dxa"/>
            <w:shd w:val="clear" w:color="000000" w:fill="FF0000"/>
            <w:noWrap/>
            <w:hideMark/>
          </w:tcPr>
          <w:p w14:paraId="7A0E1498" w14:textId="77777777" w:rsidR="009379A8" w:rsidRPr="005F1378" w:rsidRDefault="009379A8" w:rsidP="004806C5">
            <w:pPr>
              <w:rPr>
                <w:rFonts w:cs="Calibri"/>
                <w:b/>
                <w:bCs/>
                <w:color w:val="FFFFFF"/>
                <w:sz w:val="18"/>
                <w:szCs w:val="18"/>
              </w:rPr>
            </w:pPr>
            <w:r w:rsidRPr="005F1378">
              <w:rPr>
                <w:rFonts w:cs="Calibri"/>
                <w:b/>
                <w:bCs/>
                <w:color w:val="FFFFFF"/>
                <w:sz w:val="18"/>
                <w:szCs w:val="18"/>
              </w:rPr>
              <w:t>Nome da Tabela no Data Lake</w:t>
            </w:r>
          </w:p>
        </w:tc>
      </w:tr>
      <w:tr w:rsidR="009379A8" w:rsidRPr="005F1378" w14:paraId="491C5D1F" w14:textId="77777777" w:rsidTr="004806C5">
        <w:trPr>
          <w:trHeight w:val="290"/>
        </w:trPr>
        <w:tc>
          <w:tcPr>
            <w:tcW w:w="1701" w:type="dxa"/>
          </w:tcPr>
          <w:p w14:paraId="6DB711B3" w14:textId="77777777" w:rsidR="009379A8" w:rsidRPr="005F1378" w:rsidRDefault="009379A8" w:rsidP="004806C5">
            <w:pPr>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232EEA47" w14:textId="77777777" w:rsidR="009379A8" w:rsidRPr="005F1378" w:rsidRDefault="009379A8" w:rsidP="004806C5">
            <w:pPr>
              <w:rPr>
                <w:rFonts w:cs="Calibri"/>
                <w:color w:val="000000"/>
                <w:sz w:val="18"/>
                <w:szCs w:val="18"/>
              </w:rPr>
            </w:pPr>
            <w:r w:rsidRPr="006C592D">
              <w:rPr>
                <w:rFonts w:cs="Calibri"/>
                <w:color w:val="000000"/>
                <w:sz w:val="18"/>
                <w:szCs w:val="18"/>
              </w:rPr>
              <w:t>gt018_rateio_aval</w:t>
            </w:r>
          </w:p>
        </w:tc>
        <w:tc>
          <w:tcPr>
            <w:tcW w:w="2041" w:type="dxa"/>
            <w:shd w:val="clear" w:color="auto" w:fill="auto"/>
            <w:noWrap/>
          </w:tcPr>
          <w:p w14:paraId="59DE6F26" w14:textId="77777777" w:rsidR="009379A8" w:rsidRPr="005F1378" w:rsidRDefault="009379A8" w:rsidP="004806C5">
            <w:pPr>
              <w:rPr>
                <w:rFonts w:cs="Calibri"/>
                <w:color w:val="000000"/>
                <w:sz w:val="18"/>
                <w:szCs w:val="18"/>
              </w:rPr>
            </w:pPr>
            <w:r w:rsidRPr="005F1378">
              <w:rPr>
                <w:rFonts w:cs="Calibri"/>
                <w:color w:val="000000"/>
                <w:sz w:val="18"/>
                <w:szCs w:val="18"/>
              </w:rPr>
              <w:t>cd_garantias</w:t>
            </w:r>
          </w:p>
        </w:tc>
        <w:tc>
          <w:tcPr>
            <w:tcW w:w="2041" w:type="dxa"/>
            <w:shd w:val="clear" w:color="auto" w:fill="auto"/>
            <w:noWrap/>
            <w:hideMark/>
          </w:tcPr>
          <w:p w14:paraId="455AD7FA" w14:textId="77777777" w:rsidR="009379A8" w:rsidRPr="005F1378" w:rsidRDefault="009379A8" w:rsidP="004806C5">
            <w:pPr>
              <w:rPr>
                <w:rFonts w:cs="Calibri"/>
                <w:color w:val="000000"/>
                <w:sz w:val="18"/>
                <w:szCs w:val="18"/>
              </w:rPr>
            </w:pPr>
            <w:r w:rsidRPr="006C592D">
              <w:rPr>
                <w:rFonts w:cs="Calibri"/>
                <w:color w:val="000000"/>
                <w:sz w:val="18"/>
                <w:szCs w:val="18"/>
              </w:rPr>
              <w:t>gt018_rateio_aval</w:t>
            </w:r>
          </w:p>
        </w:tc>
      </w:tr>
      <w:tr w:rsidR="009379A8" w:rsidRPr="005F1378" w14:paraId="241B089D" w14:textId="77777777" w:rsidTr="004806C5">
        <w:trPr>
          <w:trHeight w:val="290"/>
        </w:trPr>
        <w:tc>
          <w:tcPr>
            <w:tcW w:w="1701" w:type="dxa"/>
          </w:tcPr>
          <w:p w14:paraId="602D5D27" w14:textId="77777777" w:rsidR="009379A8" w:rsidRPr="005F1378" w:rsidRDefault="009379A8" w:rsidP="004806C5">
            <w:pPr>
              <w:jc w:val="both"/>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475B9AC7" w14:textId="77777777" w:rsidR="009379A8" w:rsidRPr="005F1378" w:rsidRDefault="009379A8" w:rsidP="004806C5">
            <w:pPr>
              <w:jc w:val="both"/>
              <w:rPr>
                <w:rFonts w:cs="Calibri"/>
                <w:color w:val="000000"/>
                <w:sz w:val="18"/>
                <w:szCs w:val="18"/>
                <w:lang w:val="en-US"/>
              </w:rPr>
            </w:pPr>
            <w:r>
              <w:rPr>
                <w:rFonts w:cs="Calibri"/>
                <w:color w:val="000000"/>
                <w:sz w:val="18"/>
                <w:szCs w:val="18"/>
                <w:lang w:val="en-US"/>
              </w:rPr>
              <w:t>kt_chaves_gt</w:t>
            </w:r>
          </w:p>
        </w:tc>
        <w:tc>
          <w:tcPr>
            <w:tcW w:w="2041" w:type="dxa"/>
            <w:shd w:val="clear" w:color="auto" w:fill="auto"/>
            <w:noWrap/>
          </w:tcPr>
          <w:p w14:paraId="204D9691" w14:textId="77777777" w:rsidR="009379A8" w:rsidRPr="005F1378" w:rsidRDefault="009379A8" w:rsidP="004806C5">
            <w:pPr>
              <w:jc w:val="both"/>
              <w:rPr>
                <w:rFonts w:cs="Calibri"/>
                <w:color w:val="000000"/>
                <w:sz w:val="18"/>
                <w:szCs w:val="18"/>
              </w:rPr>
            </w:pPr>
            <w:r w:rsidRPr="005F1378">
              <w:rPr>
                <w:rFonts w:cs="Calibri"/>
                <w:color w:val="000000"/>
                <w:sz w:val="18"/>
                <w:szCs w:val="18"/>
              </w:rPr>
              <w:t>cd_garantias</w:t>
            </w:r>
          </w:p>
        </w:tc>
        <w:tc>
          <w:tcPr>
            <w:tcW w:w="2041" w:type="dxa"/>
            <w:shd w:val="clear" w:color="auto" w:fill="auto"/>
            <w:noWrap/>
          </w:tcPr>
          <w:p w14:paraId="5B95FD15" w14:textId="77777777" w:rsidR="009379A8" w:rsidRPr="005F1378" w:rsidRDefault="009379A8" w:rsidP="004806C5">
            <w:pPr>
              <w:jc w:val="both"/>
              <w:rPr>
                <w:sz w:val="18"/>
                <w:szCs w:val="18"/>
              </w:rPr>
            </w:pPr>
            <w:r>
              <w:rPr>
                <w:rFonts w:cs="Calibri"/>
                <w:color w:val="000000"/>
                <w:sz w:val="18"/>
                <w:szCs w:val="18"/>
                <w:lang w:val="en-US"/>
              </w:rPr>
              <w:t>kt_chaves_gt</w:t>
            </w:r>
          </w:p>
        </w:tc>
      </w:tr>
      <w:tr w:rsidR="007F4B7C" w:rsidRPr="005F1378" w14:paraId="59EB6AF6" w14:textId="77777777" w:rsidTr="004806C5">
        <w:trPr>
          <w:trHeight w:val="290"/>
        </w:trPr>
        <w:tc>
          <w:tcPr>
            <w:tcW w:w="1701" w:type="dxa"/>
          </w:tcPr>
          <w:p w14:paraId="3C263DC9" w14:textId="3A5F1FFC" w:rsidR="007F4B7C" w:rsidRPr="005F1378" w:rsidRDefault="007F4B7C" w:rsidP="007F4B7C">
            <w:pPr>
              <w:rPr>
                <w:rFonts w:cs="Calibri"/>
                <w:color w:val="000000"/>
                <w:sz w:val="18"/>
                <w:szCs w:val="18"/>
              </w:rPr>
            </w:pPr>
            <w:r w:rsidRPr="000E5989">
              <w:rPr>
                <w:rFonts w:cs="Calibri"/>
                <w:color w:val="000000"/>
                <w:sz w:val="18"/>
                <w:szCs w:val="18"/>
              </w:rPr>
              <w:t>Títulos (APMT0100022484)</w:t>
            </w:r>
          </w:p>
        </w:tc>
        <w:tc>
          <w:tcPr>
            <w:tcW w:w="3288" w:type="dxa"/>
            <w:shd w:val="clear" w:color="auto" w:fill="auto"/>
            <w:noWrap/>
          </w:tcPr>
          <w:p w14:paraId="221D1E30" w14:textId="6E5AD179" w:rsidR="007F4B7C" w:rsidRPr="005F1378" w:rsidRDefault="007F4B7C" w:rsidP="007F4B7C">
            <w:pPr>
              <w:rPr>
                <w:rFonts w:cs="Calibri"/>
                <w:color w:val="000000"/>
                <w:sz w:val="18"/>
                <w:szCs w:val="18"/>
              </w:rPr>
            </w:pPr>
            <w:r w:rsidRPr="00983A0C">
              <w:rPr>
                <w:sz w:val="18"/>
                <w:szCs w:val="18"/>
              </w:rPr>
              <w:t>ttt35_titlgru</w:t>
            </w:r>
          </w:p>
        </w:tc>
        <w:tc>
          <w:tcPr>
            <w:tcW w:w="2041" w:type="dxa"/>
            <w:shd w:val="clear" w:color="auto" w:fill="auto"/>
            <w:noWrap/>
          </w:tcPr>
          <w:p w14:paraId="521BECEE" w14:textId="32F88170" w:rsidR="007F4B7C" w:rsidRPr="005F1378" w:rsidRDefault="007F4B7C" w:rsidP="007F4B7C">
            <w:pPr>
              <w:rPr>
                <w:rFonts w:cs="Calibri"/>
                <w:color w:val="000000"/>
                <w:sz w:val="18"/>
                <w:szCs w:val="18"/>
              </w:rPr>
            </w:pPr>
            <w:r>
              <w:rPr>
                <w:rFonts w:cs="Calibri"/>
                <w:color w:val="000000"/>
                <w:sz w:val="18"/>
                <w:szCs w:val="18"/>
              </w:rPr>
              <w:t>cd_mercados</w:t>
            </w:r>
          </w:p>
        </w:tc>
        <w:tc>
          <w:tcPr>
            <w:tcW w:w="2041" w:type="dxa"/>
            <w:shd w:val="clear" w:color="auto" w:fill="auto"/>
            <w:noWrap/>
          </w:tcPr>
          <w:p w14:paraId="145D49F8" w14:textId="15EC53FC" w:rsidR="007F4B7C" w:rsidRPr="005F1378" w:rsidRDefault="007F4B7C" w:rsidP="007F4B7C">
            <w:pPr>
              <w:rPr>
                <w:sz w:val="18"/>
                <w:szCs w:val="18"/>
              </w:rPr>
            </w:pPr>
            <w:r w:rsidRPr="00983A0C">
              <w:rPr>
                <w:sz w:val="18"/>
                <w:szCs w:val="18"/>
              </w:rPr>
              <w:t>ttt35_titlgru</w:t>
            </w:r>
          </w:p>
        </w:tc>
      </w:tr>
      <w:tr w:rsidR="007F4B7C" w:rsidRPr="005F1378" w14:paraId="36A2B3B1" w14:textId="77777777" w:rsidTr="004806C5">
        <w:trPr>
          <w:trHeight w:val="290"/>
        </w:trPr>
        <w:tc>
          <w:tcPr>
            <w:tcW w:w="1701" w:type="dxa"/>
          </w:tcPr>
          <w:p w14:paraId="37733E3A" w14:textId="265EB27B" w:rsidR="007F4B7C" w:rsidRPr="005F1378" w:rsidRDefault="007F4B7C" w:rsidP="007F4B7C">
            <w:pPr>
              <w:rPr>
                <w:rFonts w:cs="Calibri"/>
                <w:color w:val="000000"/>
                <w:sz w:val="18"/>
                <w:szCs w:val="18"/>
              </w:rPr>
            </w:pPr>
            <w:r w:rsidRPr="000E5989">
              <w:rPr>
                <w:rFonts w:cs="Calibri"/>
                <w:color w:val="000000"/>
                <w:sz w:val="18"/>
                <w:szCs w:val="18"/>
              </w:rPr>
              <w:t>Fundos (APMT0100021345)</w:t>
            </w:r>
          </w:p>
        </w:tc>
        <w:tc>
          <w:tcPr>
            <w:tcW w:w="3288" w:type="dxa"/>
            <w:shd w:val="clear" w:color="auto" w:fill="auto"/>
            <w:noWrap/>
          </w:tcPr>
          <w:p w14:paraId="5B270F42" w14:textId="19F1F18D" w:rsidR="007F4B7C" w:rsidRPr="005F1378" w:rsidRDefault="007F4B7C" w:rsidP="007F4B7C">
            <w:pPr>
              <w:rPr>
                <w:rFonts w:cs="Calibri"/>
                <w:color w:val="000000"/>
                <w:sz w:val="18"/>
                <w:szCs w:val="18"/>
              </w:rPr>
            </w:pPr>
            <w:r w:rsidRPr="00983A0C">
              <w:rPr>
                <w:rFonts w:cs="Calibri"/>
                <w:color w:val="000000"/>
                <w:sz w:val="18"/>
                <w:szCs w:val="18"/>
              </w:rPr>
              <w:t>fut02_contasfu</w:t>
            </w:r>
          </w:p>
        </w:tc>
        <w:tc>
          <w:tcPr>
            <w:tcW w:w="2041" w:type="dxa"/>
            <w:shd w:val="clear" w:color="auto" w:fill="auto"/>
            <w:noWrap/>
          </w:tcPr>
          <w:p w14:paraId="04814F2A" w14:textId="4B3F8581" w:rsidR="007F4B7C" w:rsidRPr="005F1378" w:rsidRDefault="007F4B7C" w:rsidP="007F4B7C">
            <w:pPr>
              <w:rPr>
                <w:rFonts w:cs="Calibri"/>
                <w:color w:val="000000"/>
                <w:sz w:val="18"/>
                <w:szCs w:val="18"/>
              </w:rPr>
            </w:pPr>
            <w:r>
              <w:rPr>
                <w:rFonts w:cs="Calibri"/>
                <w:color w:val="000000"/>
                <w:sz w:val="18"/>
                <w:szCs w:val="18"/>
              </w:rPr>
              <w:t>cd_mercados</w:t>
            </w:r>
          </w:p>
        </w:tc>
        <w:tc>
          <w:tcPr>
            <w:tcW w:w="2041" w:type="dxa"/>
            <w:shd w:val="clear" w:color="auto" w:fill="auto"/>
            <w:noWrap/>
          </w:tcPr>
          <w:p w14:paraId="6FC6BF38" w14:textId="7504484C" w:rsidR="007F4B7C" w:rsidRPr="005F1378" w:rsidRDefault="007F4B7C" w:rsidP="007F4B7C">
            <w:pPr>
              <w:rPr>
                <w:rFonts w:cs="Calibri"/>
                <w:color w:val="000000"/>
                <w:sz w:val="18"/>
                <w:szCs w:val="18"/>
              </w:rPr>
            </w:pPr>
            <w:r w:rsidRPr="00983A0C">
              <w:rPr>
                <w:rFonts w:cs="Calibri"/>
                <w:color w:val="000000"/>
                <w:sz w:val="18"/>
                <w:szCs w:val="18"/>
              </w:rPr>
              <w:t>fut02_contasfu</w:t>
            </w:r>
          </w:p>
        </w:tc>
      </w:tr>
    </w:tbl>
    <w:p w14:paraId="1AD459F4" w14:textId="77777777" w:rsidR="009379A8" w:rsidRDefault="009379A8" w:rsidP="009379A8">
      <w:pPr>
        <w:pStyle w:val="Heading5"/>
        <w:numPr>
          <w:ilvl w:val="2"/>
          <w:numId w:val="12"/>
        </w:numPr>
        <w:sectPr w:rsidR="009379A8" w:rsidSect="009C499D">
          <w:pgSz w:w="11906" w:h="16838"/>
          <w:pgMar w:top="1440" w:right="1440" w:bottom="1440" w:left="1440" w:header="709" w:footer="709" w:gutter="0"/>
          <w:cols w:space="708"/>
          <w:docGrid w:linePitch="360"/>
        </w:sectPr>
      </w:pPr>
    </w:p>
    <w:p w14:paraId="5F8BB882" w14:textId="77777777" w:rsidR="009379A8" w:rsidRPr="00BC1FC6" w:rsidRDefault="009379A8" w:rsidP="009379A8">
      <w:pPr>
        <w:pStyle w:val="Heading5"/>
      </w:pPr>
      <w:bookmarkStart w:id="100" w:name="_Toc168671658"/>
      <w:r w:rsidRPr="001E69C3">
        <w:lastRenderedPageBreak/>
        <w:t>Detalhe</w:t>
      </w:r>
      <w:r>
        <w:t xml:space="preserve"> dos Campos</w:t>
      </w:r>
      <w:bookmarkEnd w:id="100"/>
    </w:p>
    <w:p w14:paraId="0E324F63" w14:textId="361D868F" w:rsidR="009379A8" w:rsidRPr="00BE2C12" w:rsidRDefault="00BE2C12" w:rsidP="00BE2C12">
      <w:pPr>
        <w:pStyle w:val="Caption"/>
        <w:jc w:val="center"/>
        <w:rPr>
          <w:rFonts w:cs="Calibri"/>
          <w:b/>
          <w:color w:val="000000" w:themeColor="text1"/>
          <w:sz w:val="22"/>
          <w:szCs w:val="22"/>
        </w:rPr>
      </w:pPr>
      <w:bookmarkStart w:id="101" w:name="_Toc168413855"/>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486242">
        <w:rPr>
          <w:b/>
          <w:noProof/>
          <w:color w:val="000000" w:themeColor="text1"/>
          <w:sz w:val="22"/>
          <w:szCs w:val="22"/>
        </w:rPr>
        <w:t>17</w:t>
      </w:r>
      <w:r w:rsidRPr="00BE2C12">
        <w:rPr>
          <w:b/>
          <w:color w:val="000000" w:themeColor="text1"/>
          <w:sz w:val="22"/>
          <w:szCs w:val="22"/>
        </w:rPr>
        <w:fldChar w:fldCharType="end"/>
      </w:r>
      <w:r w:rsidRPr="00BE2C12">
        <w:rPr>
          <w:b/>
          <w:color w:val="000000" w:themeColor="text1"/>
          <w:sz w:val="22"/>
          <w:szCs w:val="22"/>
        </w:rPr>
        <w:t>: Detalhe dos campos da cd_garantias.kt_chaves_intrf_grts_biyr_bem</w:t>
      </w:r>
      <w:bookmarkEnd w:id="101"/>
    </w:p>
    <w:tbl>
      <w:tblPr>
        <w:tblW w:w="13948" w:type="dxa"/>
        <w:tblCellMar>
          <w:left w:w="70" w:type="dxa"/>
          <w:right w:w="70" w:type="dxa"/>
        </w:tblCellMar>
        <w:tblLook w:val="04A0" w:firstRow="1" w:lastRow="0" w:firstColumn="1" w:lastColumn="0" w:noHBand="0" w:noVBand="1"/>
      </w:tblPr>
      <w:tblGrid>
        <w:gridCol w:w="2547"/>
        <w:gridCol w:w="10567"/>
        <w:gridCol w:w="834"/>
      </w:tblGrid>
      <w:tr w:rsidR="009379A8" w:rsidRPr="00F61B8B" w14:paraId="5469DCE4" w14:textId="77777777" w:rsidTr="009370D5">
        <w:trPr>
          <w:trHeight w:val="290"/>
          <w:tblHeader/>
        </w:trPr>
        <w:tc>
          <w:tcPr>
            <w:tcW w:w="2547" w:type="dxa"/>
            <w:tcBorders>
              <w:top w:val="single" w:sz="4" w:space="0" w:color="auto"/>
              <w:left w:val="single" w:sz="4" w:space="0" w:color="auto"/>
              <w:bottom w:val="single" w:sz="4" w:space="0" w:color="auto"/>
              <w:right w:val="single" w:sz="4" w:space="0" w:color="auto"/>
            </w:tcBorders>
            <w:shd w:val="clear" w:color="000000" w:fill="FF0000"/>
            <w:noWrap/>
            <w:hideMark/>
          </w:tcPr>
          <w:p w14:paraId="3B1C3B9E" w14:textId="77777777" w:rsidR="009379A8" w:rsidRDefault="009379A8" w:rsidP="004806C5">
            <w:pPr>
              <w:rPr>
                <w:rFonts w:cs="Calibri"/>
                <w:b/>
                <w:bCs/>
                <w:color w:val="FFFFFF"/>
                <w:sz w:val="18"/>
                <w:szCs w:val="18"/>
              </w:rPr>
            </w:pPr>
            <w:r>
              <w:rPr>
                <w:rFonts w:cs="Calibri"/>
                <w:b/>
                <w:bCs/>
                <w:color w:val="FFFFFF"/>
                <w:sz w:val="18"/>
                <w:szCs w:val="18"/>
              </w:rPr>
              <w:t>Chaves da tabela</w:t>
            </w:r>
          </w:p>
          <w:p w14:paraId="4527EE25" w14:textId="2165C0BE" w:rsidR="009379A8" w:rsidRPr="00BE2C12" w:rsidRDefault="009379A8" w:rsidP="004806C5">
            <w:pPr>
              <w:rPr>
                <w:rFonts w:cs="Calibri"/>
                <w:b/>
                <w:bCs/>
                <w:i/>
                <w:color w:val="FFFFFF"/>
                <w:sz w:val="18"/>
                <w:szCs w:val="18"/>
              </w:rPr>
            </w:pPr>
            <w:r w:rsidRPr="00BE2C12">
              <w:rPr>
                <w:rFonts w:cs="Calibri"/>
                <w:b/>
                <w:bCs/>
                <w:i/>
                <w:color w:val="FFFFFF"/>
                <w:sz w:val="18"/>
                <w:szCs w:val="18"/>
              </w:rPr>
              <w:t>kt_chaves_intrf_grts_biyr</w:t>
            </w:r>
            <w:r w:rsidR="00BE2C12" w:rsidRPr="00BE2C12">
              <w:rPr>
                <w:rFonts w:cs="Calibri"/>
                <w:b/>
                <w:bCs/>
                <w:i/>
                <w:color w:val="FFFFFF"/>
                <w:sz w:val="18"/>
                <w:szCs w:val="18"/>
              </w:rPr>
              <w:t>_bem</w:t>
            </w:r>
          </w:p>
        </w:tc>
        <w:tc>
          <w:tcPr>
            <w:tcW w:w="10567" w:type="dxa"/>
            <w:tcBorders>
              <w:top w:val="single" w:sz="4" w:space="0" w:color="auto"/>
              <w:left w:val="nil"/>
              <w:bottom w:val="single" w:sz="4" w:space="0" w:color="auto"/>
              <w:right w:val="single" w:sz="4" w:space="0" w:color="auto"/>
            </w:tcBorders>
            <w:shd w:val="clear" w:color="000000" w:fill="FF0000"/>
            <w:noWrap/>
            <w:hideMark/>
          </w:tcPr>
          <w:p w14:paraId="27E7E1CD" w14:textId="77777777" w:rsidR="009379A8" w:rsidRPr="00F61B8B" w:rsidRDefault="009379A8" w:rsidP="004806C5">
            <w:pPr>
              <w:rPr>
                <w:rFonts w:cs="Calibri"/>
                <w:b/>
                <w:bCs/>
                <w:color w:val="FFFFFF"/>
                <w:sz w:val="18"/>
                <w:szCs w:val="18"/>
              </w:rPr>
            </w:pPr>
            <w:r w:rsidRPr="00F61B8B">
              <w:rPr>
                <w:rFonts w:cs="Calibri"/>
                <w:b/>
                <w:bCs/>
                <w:color w:val="FFFFFF"/>
                <w:sz w:val="18"/>
                <w:szCs w:val="18"/>
              </w:rPr>
              <w:t>Significado do campo</w:t>
            </w:r>
          </w:p>
        </w:tc>
        <w:tc>
          <w:tcPr>
            <w:tcW w:w="834" w:type="dxa"/>
            <w:tcBorders>
              <w:top w:val="single" w:sz="4" w:space="0" w:color="auto"/>
              <w:left w:val="nil"/>
              <w:bottom w:val="single" w:sz="4" w:space="0" w:color="auto"/>
              <w:right w:val="single" w:sz="4" w:space="0" w:color="auto"/>
            </w:tcBorders>
            <w:shd w:val="clear" w:color="000000" w:fill="FF0000"/>
            <w:noWrap/>
            <w:hideMark/>
          </w:tcPr>
          <w:p w14:paraId="05CE3F95" w14:textId="77777777" w:rsidR="009379A8" w:rsidRPr="00F61B8B" w:rsidRDefault="009379A8" w:rsidP="004806C5">
            <w:pPr>
              <w:rPr>
                <w:rFonts w:cs="Calibri"/>
                <w:b/>
                <w:bCs/>
                <w:color w:val="FFFFFF"/>
                <w:sz w:val="18"/>
                <w:szCs w:val="18"/>
              </w:rPr>
            </w:pPr>
            <w:r w:rsidRPr="00F61B8B">
              <w:rPr>
                <w:rFonts w:cs="Calibri"/>
                <w:b/>
                <w:bCs/>
                <w:color w:val="FFFFFF"/>
                <w:sz w:val="18"/>
                <w:szCs w:val="18"/>
              </w:rPr>
              <w:t>Formato</w:t>
            </w:r>
          </w:p>
        </w:tc>
      </w:tr>
      <w:tr w:rsidR="009379A8" w:rsidRPr="00F61B8B" w14:paraId="3780FA68" w14:textId="77777777" w:rsidTr="00BE2C12">
        <w:trPr>
          <w:trHeight w:val="289"/>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7C4C05A5" w14:textId="77777777" w:rsidR="009379A8" w:rsidRPr="00F61B8B" w:rsidRDefault="009379A8" w:rsidP="004806C5">
            <w:pPr>
              <w:rPr>
                <w:rFonts w:cs="Calibri"/>
                <w:color w:val="000000"/>
                <w:sz w:val="18"/>
                <w:szCs w:val="18"/>
              </w:rPr>
            </w:pPr>
            <w:r w:rsidRPr="00F61B8B">
              <w:rPr>
                <w:rFonts w:cs="Calibri"/>
                <w:color w:val="000000"/>
                <w:sz w:val="18"/>
                <w:szCs w:val="18"/>
              </w:rPr>
              <w:t>tipologia</w:t>
            </w:r>
          </w:p>
        </w:tc>
        <w:tc>
          <w:tcPr>
            <w:tcW w:w="10567" w:type="dxa"/>
            <w:tcBorders>
              <w:top w:val="nil"/>
              <w:left w:val="nil"/>
              <w:bottom w:val="single" w:sz="4" w:space="0" w:color="auto"/>
              <w:right w:val="single" w:sz="4" w:space="0" w:color="auto"/>
            </w:tcBorders>
            <w:shd w:val="clear" w:color="auto" w:fill="auto"/>
            <w:hideMark/>
          </w:tcPr>
          <w:p w14:paraId="0B817D96" w14:textId="77777777" w:rsidR="009379A8" w:rsidRPr="00CD3F80" w:rsidRDefault="009379A8" w:rsidP="004806C5">
            <w:pPr>
              <w:rPr>
                <w:rFonts w:cs="Calibri"/>
                <w:color w:val="000000"/>
                <w:sz w:val="18"/>
                <w:szCs w:val="18"/>
              </w:rPr>
            </w:pPr>
            <w:r w:rsidRPr="00CD3F80">
              <w:rPr>
                <w:rFonts w:cs="Calibri"/>
                <w:color w:val="000000"/>
                <w:sz w:val="18"/>
                <w:szCs w:val="18"/>
              </w:rPr>
              <w:t>Código que identifica a tipologia de garantia:</w:t>
            </w:r>
          </w:p>
          <w:p w14:paraId="01BB93AD" w14:textId="77777777" w:rsidR="009379A8" w:rsidRPr="00AC23FE" w:rsidRDefault="009379A8" w:rsidP="004806C5">
            <w:pPr>
              <w:pStyle w:val="ListParagraph"/>
              <w:numPr>
                <w:ilvl w:val="0"/>
                <w:numId w:val="44"/>
              </w:numPr>
              <w:rPr>
                <w:rFonts w:cs="Calibri"/>
                <w:color w:val="000000"/>
                <w:sz w:val="18"/>
                <w:szCs w:val="18"/>
              </w:rPr>
            </w:pPr>
            <w:r w:rsidRPr="00AC23FE">
              <w:rPr>
                <w:rFonts w:cs="Calibri"/>
                <w:color w:val="000000"/>
                <w:sz w:val="18"/>
                <w:szCs w:val="18"/>
              </w:rPr>
              <w:t>Esta tabela de interface inclui processos</w:t>
            </w:r>
            <w:r>
              <w:rPr>
                <w:rFonts w:cs="Calibri"/>
                <w:color w:val="000000"/>
                <w:sz w:val="18"/>
                <w:szCs w:val="18"/>
              </w:rPr>
              <w:t>/cauções</w:t>
            </w:r>
            <w:r w:rsidRPr="00AC23FE">
              <w:rPr>
                <w:rFonts w:cs="Calibri"/>
                <w:color w:val="000000"/>
                <w:sz w:val="18"/>
                <w:szCs w:val="18"/>
              </w:rPr>
              <w:t xml:space="preserve"> de garantias reais e pessoais. As garantias reais podem ser financeiras ou imobiliárias e são identificadas pelo código ‘FIN’ e ‘IMO’, respetivamente. Por sua vez, as garantias pessoais são identificadas pelo código ‘PES’.</w:t>
            </w:r>
          </w:p>
        </w:tc>
        <w:tc>
          <w:tcPr>
            <w:tcW w:w="834" w:type="dxa"/>
            <w:tcBorders>
              <w:top w:val="nil"/>
              <w:left w:val="nil"/>
              <w:bottom w:val="single" w:sz="4" w:space="0" w:color="auto"/>
              <w:right w:val="single" w:sz="4" w:space="0" w:color="auto"/>
            </w:tcBorders>
            <w:shd w:val="clear" w:color="auto" w:fill="auto"/>
            <w:hideMark/>
          </w:tcPr>
          <w:p w14:paraId="141CFF75"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1D996DFF"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6A133C86" w14:textId="77777777" w:rsidR="009379A8" w:rsidRPr="00F61B8B" w:rsidRDefault="009379A8" w:rsidP="004806C5">
            <w:pPr>
              <w:rPr>
                <w:rFonts w:cs="Calibri"/>
                <w:color w:val="000000"/>
                <w:sz w:val="18"/>
                <w:szCs w:val="18"/>
              </w:rPr>
            </w:pPr>
            <w:r w:rsidRPr="00F61B8B">
              <w:rPr>
                <w:rFonts w:cs="Calibri"/>
                <w:color w:val="000000"/>
                <w:sz w:val="18"/>
                <w:szCs w:val="18"/>
              </w:rPr>
              <w:t>cempresp_orig</w:t>
            </w:r>
          </w:p>
        </w:tc>
        <w:tc>
          <w:tcPr>
            <w:tcW w:w="10567" w:type="dxa"/>
            <w:tcBorders>
              <w:top w:val="nil"/>
              <w:left w:val="nil"/>
              <w:bottom w:val="single" w:sz="4" w:space="0" w:color="auto"/>
              <w:right w:val="single" w:sz="4" w:space="0" w:color="auto"/>
            </w:tcBorders>
            <w:shd w:val="clear" w:color="auto" w:fill="auto"/>
            <w:vAlign w:val="center"/>
            <w:hideMark/>
          </w:tcPr>
          <w:p w14:paraId="7F05CB39" w14:textId="77777777" w:rsidR="009379A8" w:rsidRPr="00AC23FE" w:rsidRDefault="009379A8" w:rsidP="004806C5">
            <w:pPr>
              <w:rPr>
                <w:rFonts w:cs="Calibri"/>
                <w:color w:val="000000"/>
                <w:sz w:val="18"/>
                <w:szCs w:val="18"/>
              </w:rPr>
            </w:pPr>
            <w:r>
              <w:rPr>
                <w:rFonts w:cs="Calibri"/>
                <w:color w:val="000000"/>
                <w:sz w:val="18"/>
                <w:szCs w:val="18"/>
              </w:rPr>
              <w:t>Chave da responsabilidade no MUG</w:t>
            </w:r>
          </w:p>
        </w:tc>
        <w:tc>
          <w:tcPr>
            <w:tcW w:w="834" w:type="dxa"/>
            <w:tcBorders>
              <w:top w:val="nil"/>
              <w:left w:val="nil"/>
              <w:bottom w:val="single" w:sz="4" w:space="0" w:color="auto"/>
              <w:right w:val="single" w:sz="4" w:space="0" w:color="auto"/>
            </w:tcBorders>
            <w:shd w:val="clear" w:color="auto" w:fill="auto"/>
            <w:hideMark/>
          </w:tcPr>
          <w:p w14:paraId="1C525527"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5BBB890C"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221D854A" w14:textId="77777777" w:rsidR="009379A8" w:rsidRPr="00F61B8B" w:rsidRDefault="009379A8" w:rsidP="004806C5">
            <w:pPr>
              <w:rPr>
                <w:rFonts w:cs="Calibri"/>
                <w:color w:val="000000"/>
                <w:sz w:val="18"/>
                <w:szCs w:val="18"/>
              </w:rPr>
            </w:pPr>
            <w:r w:rsidRPr="00F61B8B">
              <w:rPr>
                <w:rFonts w:cs="Calibri"/>
                <w:color w:val="000000"/>
                <w:sz w:val="18"/>
                <w:szCs w:val="18"/>
              </w:rPr>
              <w:t>ckbalres_orig</w:t>
            </w:r>
          </w:p>
        </w:tc>
        <w:tc>
          <w:tcPr>
            <w:tcW w:w="10567" w:type="dxa"/>
            <w:tcBorders>
              <w:top w:val="nil"/>
              <w:left w:val="nil"/>
              <w:bottom w:val="single" w:sz="4" w:space="0" w:color="auto"/>
              <w:right w:val="single" w:sz="4" w:space="0" w:color="auto"/>
            </w:tcBorders>
            <w:shd w:val="clear" w:color="auto" w:fill="auto"/>
            <w:vAlign w:val="center"/>
            <w:hideMark/>
          </w:tcPr>
          <w:p w14:paraId="618F1D74" w14:textId="77777777" w:rsidR="009379A8" w:rsidRPr="00F61B8B" w:rsidRDefault="009379A8" w:rsidP="004806C5">
            <w:pPr>
              <w:rPr>
                <w:rFonts w:cs="Calibri"/>
                <w:color w:val="000000"/>
                <w:sz w:val="18"/>
                <w:szCs w:val="18"/>
              </w:rPr>
            </w:pPr>
            <w:r>
              <w:rPr>
                <w:rFonts w:cs="Calibri"/>
                <w:color w:val="000000"/>
                <w:sz w:val="18"/>
                <w:szCs w:val="18"/>
              </w:rPr>
              <w:t>Chave da responsabilidade no MUG</w:t>
            </w:r>
          </w:p>
        </w:tc>
        <w:tc>
          <w:tcPr>
            <w:tcW w:w="834" w:type="dxa"/>
            <w:tcBorders>
              <w:top w:val="nil"/>
              <w:left w:val="nil"/>
              <w:bottom w:val="single" w:sz="4" w:space="0" w:color="auto"/>
              <w:right w:val="single" w:sz="4" w:space="0" w:color="auto"/>
            </w:tcBorders>
            <w:shd w:val="clear" w:color="auto" w:fill="auto"/>
            <w:hideMark/>
          </w:tcPr>
          <w:p w14:paraId="4A69E679"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7618788D"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44856A13" w14:textId="77777777" w:rsidR="009379A8" w:rsidRPr="00F61B8B" w:rsidRDefault="009379A8" w:rsidP="004806C5">
            <w:pPr>
              <w:rPr>
                <w:rFonts w:cs="Calibri"/>
                <w:color w:val="000000"/>
                <w:sz w:val="18"/>
                <w:szCs w:val="18"/>
              </w:rPr>
            </w:pPr>
            <w:r w:rsidRPr="00F61B8B">
              <w:rPr>
                <w:rFonts w:cs="Calibri"/>
                <w:color w:val="000000"/>
                <w:sz w:val="18"/>
                <w:szCs w:val="18"/>
              </w:rPr>
              <w:t>ckctares_orig</w:t>
            </w:r>
          </w:p>
        </w:tc>
        <w:tc>
          <w:tcPr>
            <w:tcW w:w="10567" w:type="dxa"/>
            <w:tcBorders>
              <w:top w:val="nil"/>
              <w:left w:val="nil"/>
              <w:bottom w:val="single" w:sz="4" w:space="0" w:color="auto"/>
              <w:right w:val="single" w:sz="4" w:space="0" w:color="auto"/>
            </w:tcBorders>
            <w:shd w:val="clear" w:color="auto" w:fill="auto"/>
            <w:vAlign w:val="center"/>
            <w:hideMark/>
          </w:tcPr>
          <w:p w14:paraId="4D433723" w14:textId="77777777" w:rsidR="009379A8" w:rsidRPr="00F61B8B" w:rsidRDefault="009379A8" w:rsidP="004806C5">
            <w:pPr>
              <w:rPr>
                <w:rFonts w:cs="Calibri"/>
                <w:color w:val="000000"/>
                <w:sz w:val="18"/>
                <w:szCs w:val="18"/>
              </w:rPr>
            </w:pPr>
            <w:r>
              <w:rPr>
                <w:rFonts w:cs="Calibri"/>
                <w:color w:val="000000"/>
                <w:sz w:val="18"/>
                <w:szCs w:val="18"/>
              </w:rPr>
              <w:t>Chave da responsabilidade no MUG</w:t>
            </w:r>
          </w:p>
        </w:tc>
        <w:tc>
          <w:tcPr>
            <w:tcW w:w="834" w:type="dxa"/>
            <w:tcBorders>
              <w:top w:val="nil"/>
              <w:left w:val="nil"/>
              <w:bottom w:val="single" w:sz="4" w:space="0" w:color="auto"/>
              <w:right w:val="single" w:sz="4" w:space="0" w:color="auto"/>
            </w:tcBorders>
            <w:shd w:val="clear" w:color="auto" w:fill="auto"/>
            <w:hideMark/>
          </w:tcPr>
          <w:p w14:paraId="26A72A8F"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038B93BF"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23D5B9CD" w14:textId="77777777" w:rsidR="009379A8" w:rsidRPr="00F61B8B" w:rsidRDefault="009379A8" w:rsidP="004806C5">
            <w:pPr>
              <w:rPr>
                <w:rFonts w:cs="Calibri"/>
                <w:color w:val="000000"/>
                <w:sz w:val="18"/>
                <w:szCs w:val="18"/>
              </w:rPr>
            </w:pPr>
            <w:r w:rsidRPr="00F61B8B">
              <w:rPr>
                <w:rFonts w:cs="Calibri"/>
                <w:color w:val="000000"/>
                <w:sz w:val="18"/>
                <w:szCs w:val="18"/>
              </w:rPr>
              <w:t>ckrefresp_orig</w:t>
            </w:r>
          </w:p>
        </w:tc>
        <w:tc>
          <w:tcPr>
            <w:tcW w:w="10567" w:type="dxa"/>
            <w:tcBorders>
              <w:top w:val="nil"/>
              <w:left w:val="nil"/>
              <w:bottom w:val="single" w:sz="4" w:space="0" w:color="auto"/>
              <w:right w:val="single" w:sz="4" w:space="0" w:color="auto"/>
            </w:tcBorders>
            <w:shd w:val="clear" w:color="auto" w:fill="auto"/>
            <w:vAlign w:val="center"/>
            <w:hideMark/>
          </w:tcPr>
          <w:p w14:paraId="5945BB9F" w14:textId="77777777" w:rsidR="009379A8" w:rsidRPr="00F61B8B" w:rsidRDefault="009379A8" w:rsidP="004806C5">
            <w:pPr>
              <w:rPr>
                <w:rFonts w:cs="Calibri"/>
                <w:color w:val="000000"/>
                <w:sz w:val="18"/>
                <w:szCs w:val="18"/>
              </w:rPr>
            </w:pPr>
            <w:r w:rsidRPr="00F61B8B">
              <w:rPr>
                <w:rFonts w:cs="Calibri"/>
                <w:color w:val="000000"/>
                <w:sz w:val="18"/>
                <w:szCs w:val="18"/>
              </w:rPr>
              <w:t>C</w:t>
            </w:r>
            <w:r>
              <w:rPr>
                <w:rFonts w:cs="Calibri"/>
                <w:color w:val="000000"/>
                <w:sz w:val="18"/>
                <w:szCs w:val="18"/>
              </w:rPr>
              <w:t>have da responsabilidade no MUG</w:t>
            </w:r>
          </w:p>
        </w:tc>
        <w:tc>
          <w:tcPr>
            <w:tcW w:w="834" w:type="dxa"/>
            <w:tcBorders>
              <w:top w:val="nil"/>
              <w:left w:val="nil"/>
              <w:bottom w:val="single" w:sz="4" w:space="0" w:color="auto"/>
              <w:right w:val="single" w:sz="4" w:space="0" w:color="auto"/>
            </w:tcBorders>
            <w:shd w:val="clear" w:color="auto" w:fill="auto"/>
            <w:hideMark/>
          </w:tcPr>
          <w:p w14:paraId="633BADE8"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617F66F6"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1CAFC089" w14:textId="77777777" w:rsidR="009379A8" w:rsidRPr="00F61B8B" w:rsidRDefault="009379A8" w:rsidP="004806C5">
            <w:pPr>
              <w:rPr>
                <w:rFonts w:cs="Calibri"/>
                <w:color w:val="000000"/>
                <w:sz w:val="18"/>
                <w:szCs w:val="18"/>
              </w:rPr>
            </w:pPr>
            <w:r w:rsidRPr="00F61B8B">
              <w:rPr>
                <w:rFonts w:cs="Calibri"/>
                <w:color w:val="000000"/>
                <w:sz w:val="18"/>
                <w:szCs w:val="18"/>
              </w:rPr>
              <w:t>cempresa_orig</w:t>
            </w:r>
          </w:p>
        </w:tc>
        <w:tc>
          <w:tcPr>
            <w:tcW w:w="10567" w:type="dxa"/>
            <w:tcBorders>
              <w:top w:val="nil"/>
              <w:left w:val="nil"/>
              <w:bottom w:val="single" w:sz="4" w:space="0" w:color="auto"/>
              <w:right w:val="single" w:sz="4" w:space="0" w:color="auto"/>
            </w:tcBorders>
            <w:shd w:val="clear" w:color="auto" w:fill="auto"/>
            <w:vAlign w:val="center"/>
            <w:hideMark/>
          </w:tcPr>
          <w:p w14:paraId="1D79F973" w14:textId="77777777" w:rsidR="009379A8" w:rsidRPr="00F61B8B" w:rsidRDefault="009379A8" w:rsidP="004806C5">
            <w:pPr>
              <w:rPr>
                <w:rFonts w:cs="Calibri"/>
                <w:color w:val="000000"/>
                <w:sz w:val="18"/>
                <w:szCs w:val="18"/>
              </w:rPr>
            </w:pPr>
            <w:r>
              <w:rPr>
                <w:rFonts w:cs="Calibri"/>
                <w:color w:val="000000"/>
                <w:sz w:val="18"/>
                <w:szCs w:val="18"/>
              </w:rPr>
              <w:t>Chave do processo/caução no MUG</w:t>
            </w:r>
          </w:p>
        </w:tc>
        <w:tc>
          <w:tcPr>
            <w:tcW w:w="834" w:type="dxa"/>
            <w:tcBorders>
              <w:top w:val="nil"/>
              <w:left w:val="nil"/>
              <w:bottom w:val="single" w:sz="4" w:space="0" w:color="auto"/>
              <w:right w:val="single" w:sz="4" w:space="0" w:color="auto"/>
            </w:tcBorders>
            <w:shd w:val="clear" w:color="auto" w:fill="auto"/>
            <w:hideMark/>
          </w:tcPr>
          <w:p w14:paraId="6B6374A9"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5DF50DE4"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6F9DD709" w14:textId="77777777" w:rsidR="009379A8" w:rsidRPr="00F61B8B" w:rsidRDefault="009379A8" w:rsidP="004806C5">
            <w:pPr>
              <w:rPr>
                <w:rFonts w:cs="Calibri"/>
                <w:color w:val="000000"/>
                <w:sz w:val="18"/>
                <w:szCs w:val="18"/>
              </w:rPr>
            </w:pPr>
            <w:r w:rsidRPr="00F61B8B">
              <w:rPr>
                <w:rFonts w:cs="Calibri"/>
                <w:color w:val="000000"/>
                <w:sz w:val="18"/>
                <w:szCs w:val="18"/>
              </w:rPr>
              <w:t>ckbalcao_orig</w:t>
            </w:r>
          </w:p>
        </w:tc>
        <w:tc>
          <w:tcPr>
            <w:tcW w:w="10567" w:type="dxa"/>
            <w:tcBorders>
              <w:top w:val="nil"/>
              <w:left w:val="nil"/>
              <w:bottom w:val="single" w:sz="4" w:space="0" w:color="auto"/>
              <w:right w:val="single" w:sz="4" w:space="0" w:color="auto"/>
            </w:tcBorders>
            <w:shd w:val="clear" w:color="auto" w:fill="auto"/>
            <w:vAlign w:val="center"/>
            <w:hideMark/>
          </w:tcPr>
          <w:p w14:paraId="154F7526" w14:textId="77777777" w:rsidR="009379A8" w:rsidRPr="00F61B8B" w:rsidRDefault="009379A8" w:rsidP="004806C5">
            <w:pPr>
              <w:rPr>
                <w:rFonts w:cs="Calibri"/>
                <w:color w:val="000000"/>
                <w:sz w:val="18"/>
                <w:szCs w:val="18"/>
              </w:rPr>
            </w:pPr>
            <w:r>
              <w:rPr>
                <w:rFonts w:cs="Calibri"/>
                <w:color w:val="000000"/>
                <w:sz w:val="18"/>
                <w:szCs w:val="18"/>
              </w:rPr>
              <w:t>Chave do processo/caução no MUG</w:t>
            </w:r>
          </w:p>
        </w:tc>
        <w:tc>
          <w:tcPr>
            <w:tcW w:w="834" w:type="dxa"/>
            <w:tcBorders>
              <w:top w:val="nil"/>
              <w:left w:val="nil"/>
              <w:bottom w:val="single" w:sz="4" w:space="0" w:color="auto"/>
              <w:right w:val="single" w:sz="4" w:space="0" w:color="auto"/>
            </w:tcBorders>
            <w:shd w:val="clear" w:color="auto" w:fill="auto"/>
            <w:hideMark/>
          </w:tcPr>
          <w:p w14:paraId="244DF678"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11CF7975"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1D22DBCA" w14:textId="77777777" w:rsidR="009379A8" w:rsidRPr="00F61B8B" w:rsidRDefault="009379A8" w:rsidP="004806C5">
            <w:pPr>
              <w:rPr>
                <w:rFonts w:cs="Calibri"/>
                <w:color w:val="000000"/>
                <w:sz w:val="18"/>
                <w:szCs w:val="18"/>
              </w:rPr>
            </w:pPr>
            <w:r w:rsidRPr="00F61B8B">
              <w:rPr>
                <w:rFonts w:cs="Calibri"/>
                <w:color w:val="000000"/>
                <w:sz w:val="18"/>
                <w:szCs w:val="18"/>
              </w:rPr>
              <w:t>cknumcta_orig</w:t>
            </w:r>
          </w:p>
        </w:tc>
        <w:tc>
          <w:tcPr>
            <w:tcW w:w="10567" w:type="dxa"/>
            <w:tcBorders>
              <w:top w:val="nil"/>
              <w:left w:val="nil"/>
              <w:bottom w:val="single" w:sz="4" w:space="0" w:color="auto"/>
              <w:right w:val="single" w:sz="4" w:space="0" w:color="auto"/>
            </w:tcBorders>
            <w:shd w:val="clear" w:color="auto" w:fill="auto"/>
            <w:vAlign w:val="center"/>
            <w:hideMark/>
          </w:tcPr>
          <w:p w14:paraId="5D56A6CD" w14:textId="77777777" w:rsidR="009379A8" w:rsidRPr="00F61B8B" w:rsidRDefault="009379A8" w:rsidP="004806C5">
            <w:pPr>
              <w:rPr>
                <w:rFonts w:cs="Calibri"/>
                <w:color w:val="000000"/>
                <w:sz w:val="18"/>
                <w:szCs w:val="18"/>
              </w:rPr>
            </w:pPr>
            <w:r>
              <w:rPr>
                <w:rFonts w:cs="Calibri"/>
                <w:color w:val="000000"/>
                <w:sz w:val="18"/>
                <w:szCs w:val="18"/>
              </w:rPr>
              <w:t>Chave do processo/caução no MUG</w:t>
            </w:r>
          </w:p>
        </w:tc>
        <w:tc>
          <w:tcPr>
            <w:tcW w:w="834" w:type="dxa"/>
            <w:tcBorders>
              <w:top w:val="nil"/>
              <w:left w:val="nil"/>
              <w:bottom w:val="single" w:sz="4" w:space="0" w:color="auto"/>
              <w:right w:val="single" w:sz="4" w:space="0" w:color="auto"/>
            </w:tcBorders>
            <w:shd w:val="clear" w:color="auto" w:fill="auto"/>
            <w:hideMark/>
          </w:tcPr>
          <w:p w14:paraId="6049FF2E"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0D6F0C86"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5F7326A3" w14:textId="77777777" w:rsidR="009379A8" w:rsidRPr="00F61B8B" w:rsidRDefault="009379A8" w:rsidP="004806C5">
            <w:pPr>
              <w:rPr>
                <w:rFonts w:cs="Calibri"/>
                <w:color w:val="000000"/>
                <w:sz w:val="18"/>
                <w:szCs w:val="18"/>
              </w:rPr>
            </w:pPr>
            <w:r w:rsidRPr="00F61B8B">
              <w:rPr>
                <w:rFonts w:cs="Calibri"/>
                <w:color w:val="000000"/>
                <w:sz w:val="18"/>
                <w:szCs w:val="18"/>
              </w:rPr>
              <w:t>comp_id_gar_orig</w:t>
            </w:r>
          </w:p>
        </w:tc>
        <w:tc>
          <w:tcPr>
            <w:tcW w:w="10567" w:type="dxa"/>
            <w:tcBorders>
              <w:top w:val="nil"/>
              <w:left w:val="nil"/>
              <w:bottom w:val="single" w:sz="4" w:space="0" w:color="auto"/>
              <w:right w:val="single" w:sz="4" w:space="0" w:color="auto"/>
            </w:tcBorders>
            <w:shd w:val="clear" w:color="auto" w:fill="auto"/>
            <w:vAlign w:val="center"/>
            <w:hideMark/>
          </w:tcPr>
          <w:p w14:paraId="5F9E30B3" w14:textId="77777777" w:rsidR="009379A8" w:rsidRPr="00F61B8B" w:rsidRDefault="009379A8" w:rsidP="004806C5">
            <w:pPr>
              <w:rPr>
                <w:rFonts w:cs="Calibri"/>
                <w:color w:val="000000"/>
                <w:sz w:val="18"/>
                <w:szCs w:val="18"/>
              </w:rPr>
            </w:pPr>
            <w:r w:rsidRPr="00F61B8B">
              <w:rPr>
                <w:rFonts w:cs="Calibri"/>
                <w:color w:val="000000"/>
                <w:sz w:val="18"/>
                <w:szCs w:val="18"/>
              </w:rPr>
              <w:t xml:space="preserve">Chave </w:t>
            </w:r>
            <w:r>
              <w:rPr>
                <w:rFonts w:cs="Calibri"/>
                <w:color w:val="000000"/>
                <w:sz w:val="18"/>
                <w:szCs w:val="18"/>
              </w:rPr>
              <w:t>do processo/caução no MUG</w:t>
            </w:r>
          </w:p>
        </w:tc>
        <w:tc>
          <w:tcPr>
            <w:tcW w:w="834" w:type="dxa"/>
            <w:tcBorders>
              <w:top w:val="nil"/>
              <w:left w:val="nil"/>
              <w:bottom w:val="single" w:sz="4" w:space="0" w:color="auto"/>
              <w:right w:val="single" w:sz="4" w:space="0" w:color="auto"/>
            </w:tcBorders>
            <w:shd w:val="clear" w:color="auto" w:fill="auto"/>
            <w:hideMark/>
          </w:tcPr>
          <w:p w14:paraId="52BF3C09"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748D6F9B"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78402FB1" w14:textId="77777777" w:rsidR="009379A8" w:rsidRPr="00F61B8B" w:rsidRDefault="009379A8" w:rsidP="004806C5">
            <w:pPr>
              <w:rPr>
                <w:rFonts w:cs="Calibri"/>
                <w:color w:val="000000"/>
                <w:sz w:val="18"/>
                <w:szCs w:val="18"/>
              </w:rPr>
            </w:pPr>
            <w:r w:rsidRPr="00F61B8B">
              <w:rPr>
                <w:rFonts w:cs="Calibri"/>
                <w:color w:val="000000"/>
                <w:sz w:val="18"/>
                <w:szCs w:val="18"/>
              </w:rPr>
              <w:t>cempbem_orig</w:t>
            </w:r>
          </w:p>
        </w:tc>
        <w:tc>
          <w:tcPr>
            <w:tcW w:w="10567" w:type="dxa"/>
            <w:tcBorders>
              <w:top w:val="nil"/>
              <w:left w:val="nil"/>
              <w:bottom w:val="single" w:sz="4" w:space="0" w:color="auto"/>
              <w:right w:val="single" w:sz="4" w:space="0" w:color="auto"/>
            </w:tcBorders>
            <w:shd w:val="clear" w:color="auto" w:fill="auto"/>
            <w:vAlign w:val="center"/>
            <w:hideMark/>
          </w:tcPr>
          <w:p w14:paraId="51729049" w14:textId="77777777" w:rsidR="009379A8" w:rsidRPr="00F61B8B" w:rsidRDefault="009379A8" w:rsidP="004806C5">
            <w:pPr>
              <w:rPr>
                <w:rFonts w:cs="Calibri"/>
                <w:color w:val="000000"/>
                <w:sz w:val="18"/>
                <w:szCs w:val="18"/>
              </w:rPr>
            </w:pPr>
            <w:r>
              <w:rPr>
                <w:rFonts w:cs="Calibri"/>
                <w:color w:val="000000"/>
                <w:sz w:val="18"/>
                <w:szCs w:val="18"/>
              </w:rPr>
              <w:t>Chave do bem no MUG</w:t>
            </w:r>
          </w:p>
        </w:tc>
        <w:tc>
          <w:tcPr>
            <w:tcW w:w="834" w:type="dxa"/>
            <w:tcBorders>
              <w:top w:val="nil"/>
              <w:left w:val="nil"/>
              <w:bottom w:val="single" w:sz="4" w:space="0" w:color="auto"/>
              <w:right w:val="single" w:sz="4" w:space="0" w:color="auto"/>
            </w:tcBorders>
            <w:shd w:val="clear" w:color="auto" w:fill="auto"/>
            <w:hideMark/>
          </w:tcPr>
          <w:p w14:paraId="33162B71"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1412CC9C"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70FF7A2D" w14:textId="77777777" w:rsidR="009379A8" w:rsidRPr="00F61B8B" w:rsidRDefault="009379A8" w:rsidP="004806C5">
            <w:pPr>
              <w:rPr>
                <w:rFonts w:cs="Calibri"/>
                <w:color w:val="000000"/>
                <w:sz w:val="18"/>
                <w:szCs w:val="18"/>
              </w:rPr>
            </w:pPr>
            <w:r w:rsidRPr="00F61B8B">
              <w:rPr>
                <w:rFonts w:cs="Calibri"/>
                <w:color w:val="000000"/>
                <w:sz w:val="18"/>
                <w:szCs w:val="18"/>
              </w:rPr>
              <w:t>ckbalbem_orig</w:t>
            </w:r>
          </w:p>
        </w:tc>
        <w:tc>
          <w:tcPr>
            <w:tcW w:w="10567" w:type="dxa"/>
            <w:tcBorders>
              <w:top w:val="nil"/>
              <w:left w:val="nil"/>
              <w:bottom w:val="single" w:sz="4" w:space="0" w:color="auto"/>
              <w:right w:val="single" w:sz="4" w:space="0" w:color="auto"/>
            </w:tcBorders>
            <w:shd w:val="clear" w:color="auto" w:fill="auto"/>
            <w:vAlign w:val="center"/>
            <w:hideMark/>
          </w:tcPr>
          <w:p w14:paraId="13FF0DB5" w14:textId="77777777" w:rsidR="009379A8" w:rsidRPr="00F61B8B" w:rsidRDefault="009379A8" w:rsidP="004806C5">
            <w:pPr>
              <w:rPr>
                <w:rFonts w:cs="Calibri"/>
                <w:color w:val="000000"/>
                <w:sz w:val="18"/>
                <w:szCs w:val="18"/>
              </w:rPr>
            </w:pPr>
            <w:r>
              <w:rPr>
                <w:rFonts w:cs="Calibri"/>
                <w:color w:val="000000"/>
                <w:sz w:val="18"/>
                <w:szCs w:val="18"/>
              </w:rPr>
              <w:t>Chave do bem no MUG</w:t>
            </w:r>
          </w:p>
        </w:tc>
        <w:tc>
          <w:tcPr>
            <w:tcW w:w="834" w:type="dxa"/>
            <w:tcBorders>
              <w:top w:val="nil"/>
              <w:left w:val="nil"/>
              <w:bottom w:val="single" w:sz="4" w:space="0" w:color="auto"/>
              <w:right w:val="single" w:sz="4" w:space="0" w:color="auto"/>
            </w:tcBorders>
            <w:shd w:val="clear" w:color="auto" w:fill="auto"/>
            <w:hideMark/>
          </w:tcPr>
          <w:p w14:paraId="3ABD87E2"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55C0F30D"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3040388A" w14:textId="77777777" w:rsidR="009379A8" w:rsidRPr="00F61B8B" w:rsidRDefault="009379A8" w:rsidP="004806C5">
            <w:pPr>
              <w:rPr>
                <w:rFonts w:cs="Calibri"/>
                <w:color w:val="000000"/>
                <w:sz w:val="18"/>
                <w:szCs w:val="18"/>
              </w:rPr>
            </w:pPr>
            <w:r w:rsidRPr="00F61B8B">
              <w:rPr>
                <w:rFonts w:cs="Calibri"/>
                <w:color w:val="000000"/>
                <w:sz w:val="18"/>
                <w:szCs w:val="18"/>
              </w:rPr>
              <w:t>ckctabem_orig</w:t>
            </w:r>
          </w:p>
        </w:tc>
        <w:tc>
          <w:tcPr>
            <w:tcW w:w="10567" w:type="dxa"/>
            <w:tcBorders>
              <w:top w:val="nil"/>
              <w:left w:val="nil"/>
              <w:bottom w:val="single" w:sz="4" w:space="0" w:color="auto"/>
              <w:right w:val="single" w:sz="4" w:space="0" w:color="auto"/>
            </w:tcBorders>
            <w:shd w:val="clear" w:color="auto" w:fill="auto"/>
            <w:vAlign w:val="center"/>
            <w:hideMark/>
          </w:tcPr>
          <w:p w14:paraId="2AC5E4FE" w14:textId="77777777" w:rsidR="009379A8" w:rsidRPr="00F61B8B" w:rsidRDefault="009379A8" w:rsidP="004806C5">
            <w:pPr>
              <w:rPr>
                <w:rFonts w:cs="Calibri"/>
                <w:color w:val="000000"/>
                <w:sz w:val="18"/>
                <w:szCs w:val="18"/>
              </w:rPr>
            </w:pPr>
            <w:r w:rsidRPr="00F61B8B">
              <w:rPr>
                <w:rFonts w:cs="Calibri"/>
                <w:color w:val="000000"/>
                <w:sz w:val="18"/>
                <w:szCs w:val="18"/>
              </w:rPr>
              <w:t xml:space="preserve">Chave do bem </w:t>
            </w:r>
            <w:r>
              <w:rPr>
                <w:rFonts w:cs="Calibri"/>
                <w:color w:val="000000"/>
                <w:sz w:val="18"/>
                <w:szCs w:val="18"/>
              </w:rPr>
              <w:t>no MUG</w:t>
            </w:r>
          </w:p>
        </w:tc>
        <w:tc>
          <w:tcPr>
            <w:tcW w:w="834" w:type="dxa"/>
            <w:tcBorders>
              <w:top w:val="nil"/>
              <w:left w:val="nil"/>
              <w:bottom w:val="single" w:sz="4" w:space="0" w:color="auto"/>
              <w:right w:val="single" w:sz="4" w:space="0" w:color="auto"/>
            </w:tcBorders>
            <w:shd w:val="clear" w:color="auto" w:fill="auto"/>
            <w:hideMark/>
          </w:tcPr>
          <w:p w14:paraId="04EEBC78"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1DEB81EA"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6639210C" w14:textId="77777777" w:rsidR="009379A8" w:rsidRPr="00F61B8B" w:rsidRDefault="009379A8" w:rsidP="004806C5">
            <w:pPr>
              <w:rPr>
                <w:rFonts w:cs="Calibri"/>
                <w:color w:val="000000"/>
                <w:sz w:val="18"/>
                <w:szCs w:val="18"/>
              </w:rPr>
            </w:pPr>
            <w:r w:rsidRPr="00F61B8B">
              <w:rPr>
                <w:rFonts w:cs="Calibri"/>
                <w:color w:val="000000"/>
                <w:sz w:val="18"/>
                <w:szCs w:val="18"/>
              </w:rPr>
              <w:t>ckrefbem_orig</w:t>
            </w:r>
          </w:p>
        </w:tc>
        <w:tc>
          <w:tcPr>
            <w:tcW w:w="10567" w:type="dxa"/>
            <w:tcBorders>
              <w:top w:val="nil"/>
              <w:left w:val="nil"/>
              <w:bottom w:val="single" w:sz="4" w:space="0" w:color="auto"/>
              <w:right w:val="single" w:sz="4" w:space="0" w:color="auto"/>
            </w:tcBorders>
            <w:shd w:val="clear" w:color="auto" w:fill="auto"/>
            <w:vAlign w:val="center"/>
            <w:hideMark/>
          </w:tcPr>
          <w:p w14:paraId="38B5B5B5" w14:textId="77777777" w:rsidR="009379A8" w:rsidRPr="00F61B8B" w:rsidRDefault="009379A8" w:rsidP="004806C5">
            <w:pPr>
              <w:rPr>
                <w:rFonts w:cs="Calibri"/>
                <w:color w:val="000000"/>
                <w:sz w:val="18"/>
                <w:szCs w:val="18"/>
              </w:rPr>
            </w:pPr>
            <w:r w:rsidRPr="00F61B8B">
              <w:rPr>
                <w:rFonts w:cs="Calibri"/>
                <w:color w:val="000000"/>
                <w:sz w:val="18"/>
                <w:szCs w:val="18"/>
              </w:rPr>
              <w:t xml:space="preserve">Chave do bem </w:t>
            </w:r>
            <w:r>
              <w:rPr>
                <w:rFonts w:cs="Calibri"/>
                <w:color w:val="000000"/>
                <w:sz w:val="18"/>
                <w:szCs w:val="18"/>
              </w:rPr>
              <w:t>no MUG</w:t>
            </w:r>
          </w:p>
        </w:tc>
        <w:tc>
          <w:tcPr>
            <w:tcW w:w="834" w:type="dxa"/>
            <w:tcBorders>
              <w:top w:val="nil"/>
              <w:left w:val="nil"/>
              <w:bottom w:val="single" w:sz="4" w:space="0" w:color="auto"/>
              <w:right w:val="single" w:sz="4" w:space="0" w:color="auto"/>
            </w:tcBorders>
            <w:shd w:val="clear" w:color="auto" w:fill="auto"/>
            <w:hideMark/>
          </w:tcPr>
          <w:p w14:paraId="2E08AD42"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78B38E1D"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6EE3A5AD" w14:textId="77777777" w:rsidR="009379A8" w:rsidRPr="00F61B8B" w:rsidRDefault="009379A8" w:rsidP="004806C5">
            <w:pPr>
              <w:rPr>
                <w:rFonts w:cs="Calibri"/>
                <w:color w:val="000000"/>
                <w:sz w:val="18"/>
                <w:szCs w:val="18"/>
              </w:rPr>
            </w:pPr>
            <w:r w:rsidRPr="00F61B8B">
              <w:rPr>
                <w:rFonts w:cs="Calibri"/>
                <w:color w:val="000000"/>
                <w:sz w:val="18"/>
                <w:szCs w:val="18"/>
              </w:rPr>
              <w:t>cempresa_dest</w:t>
            </w:r>
          </w:p>
        </w:tc>
        <w:tc>
          <w:tcPr>
            <w:tcW w:w="10567" w:type="dxa"/>
            <w:tcBorders>
              <w:top w:val="nil"/>
              <w:left w:val="nil"/>
              <w:bottom w:val="single" w:sz="4" w:space="0" w:color="auto"/>
              <w:right w:val="single" w:sz="4" w:space="0" w:color="auto"/>
            </w:tcBorders>
            <w:shd w:val="clear" w:color="auto" w:fill="auto"/>
            <w:vAlign w:val="center"/>
            <w:hideMark/>
          </w:tcPr>
          <w:p w14:paraId="2E57DC7A" w14:textId="77777777" w:rsidR="009379A8" w:rsidRPr="00F61B8B" w:rsidRDefault="009379A8" w:rsidP="004806C5">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nos interfaces do MUG</w:t>
            </w:r>
          </w:p>
        </w:tc>
        <w:tc>
          <w:tcPr>
            <w:tcW w:w="834" w:type="dxa"/>
            <w:tcBorders>
              <w:top w:val="nil"/>
              <w:left w:val="nil"/>
              <w:bottom w:val="single" w:sz="4" w:space="0" w:color="auto"/>
              <w:right w:val="single" w:sz="4" w:space="0" w:color="auto"/>
            </w:tcBorders>
            <w:shd w:val="clear" w:color="auto" w:fill="auto"/>
            <w:hideMark/>
          </w:tcPr>
          <w:p w14:paraId="7BB20D42"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3C8B1462"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1B5FF988" w14:textId="77777777" w:rsidR="009379A8" w:rsidRPr="00F61B8B" w:rsidRDefault="009379A8" w:rsidP="004806C5">
            <w:pPr>
              <w:rPr>
                <w:rFonts w:cs="Calibri"/>
                <w:color w:val="000000"/>
                <w:sz w:val="18"/>
                <w:szCs w:val="18"/>
              </w:rPr>
            </w:pPr>
            <w:r w:rsidRPr="00F61B8B">
              <w:rPr>
                <w:rFonts w:cs="Calibri"/>
                <w:color w:val="000000"/>
                <w:sz w:val="18"/>
                <w:szCs w:val="18"/>
              </w:rPr>
              <w:t>ckbalcao_dest</w:t>
            </w:r>
          </w:p>
        </w:tc>
        <w:tc>
          <w:tcPr>
            <w:tcW w:w="10567" w:type="dxa"/>
            <w:tcBorders>
              <w:top w:val="nil"/>
              <w:left w:val="nil"/>
              <w:bottom w:val="single" w:sz="4" w:space="0" w:color="auto"/>
              <w:right w:val="single" w:sz="4" w:space="0" w:color="auto"/>
            </w:tcBorders>
            <w:shd w:val="clear" w:color="auto" w:fill="auto"/>
            <w:vAlign w:val="center"/>
            <w:hideMark/>
          </w:tcPr>
          <w:p w14:paraId="4BF487C9" w14:textId="77777777" w:rsidR="009379A8" w:rsidRPr="00F61B8B" w:rsidRDefault="009379A8" w:rsidP="004806C5">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nos interfaces do MUG</w:t>
            </w:r>
          </w:p>
        </w:tc>
        <w:tc>
          <w:tcPr>
            <w:tcW w:w="834" w:type="dxa"/>
            <w:tcBorders>
              <w:top w:val="nil"/>
              <w:left w:val="nil"/>
              <w:bottom w:val="single" w:sz="4" w:space="0" w:color="auto"/>
              <w:right w:val="single" w:sz="4" w:space="0" w:color="auto"/>
            </w:tcBorders>
            <w:shd w:val="clear" w:color="auto" w:fill="auto"/>
            <w:hideMark/>
          </w:tcPr>
          <w:p w14:paraId="7F09F864"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0E2D6B32"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3E99B769" w14:textId="77777777" w:rsidR="009379A8" w:rsidRPr="00F61B8B" w:rsidRDefault="009379A8" w:rsidP="004806C5">
            <w:pPr>
              <w:rPr>
                <w:rFonts w:cs="Calibri"/>
                <w:color w:val="000000"/>
                <w:sz w:val="18"/>
                <w:szCs w:val="18"/>
              </w:rPr>
            </w:pPr>
            <w:r w:rsidRPr="00F61B8B">
              <w:rPr>
                <w:rFonts w:cs="Calibri"/>
                <w:color w:val="000000"/>
                <w:sz w:val="18"/>
                <w:szCs w:val="18"/>
              </w:rPr>
              <w:t>cknumcta_dest</w:t>
            </w:r>
          </w:p>
        </w:tc>
        <w:tc>
          <w:tcPr>
            <w:tcW w:w="10567" w:type="dxa"/>
            <w:tcBorders>
              <w:top w:val="nil"/>
              <w:left w:val="nil"/>
              <w:bottom w:val="single" w:sz="4" w:space="0" w:color="auto"/>
              <w:right w:val="single" w:sz="4" w:space="0" w:color="auto"/>
            </w:tcBorders>
            <w:shd w:val="clear" w:color="auto" w:fill="auto"/>
            <w:vAlign w:val="center"/>
            <w:hideMark/>
          </w:tcPr>
          <w:p w14:paraId="2A1E1FBF" w14:textId="77777777" w:rsidR="009379A8" w:rsidRPr="00F61B8B" w:rsidRDefault="009379A8" w:rsidP="004806C5">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nos interfaces do MUG</w:t>
            </w:r>
          </w:p>
        </w:tc>
        <w:tc>
          <w:tcPr>
            <w:tcW w:w="834" w:type="dxa"/>
            <w:tcBorders>
              <w:top w:val="nil"/>
              <w:left w:val="nil"/>
              <w:bottom w:val="single" w:sz="4" w:space="0" w:color="auto"/>
              <w:right w:val="single" w:sz="4" w:space="0" w:color="auto"/>
            </w:tcBorders>
            <w:shd w:val="clear" w:color="auto" w:fill="auto"/>
            <w:hideMark/>
          </w:tcPr>
          <w:p w14:paraId="60B4ABBD"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10734F5C"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7F762877" w14:textId="77777777" w:rsidR="009379A8" w:rsidRPr="00F61B8B" w:rsidRDefault="009379A8" w:rsidP="004806C5">
            <w:pPr>
              <w:rPr>
                <w:rFonts w:cs="Calibri"/>
                <w:color w:val="000000"/>
                <w:sz w:val="18"/>
                <w:szCs w:val="18"/>
              </w:rPr>
            </w:pPr>
            <w:r w:rsidRPr="00F61B8B">
              <w:rPr>
                <w:rFonts w:cs="Calibri"/>
                <w:color w:val="000000"/>
                <w:sz w:val="18"/>
                <w:szCs w:val="18"/>
              </w:rPr>
              <w:t>zdeposit_dest</w:t>
            </w:r>
          </w:p>
        </w:tc>
        <w:tc>
          <w:tcPr>
            <w:tcW w:w="10567" w:type="dxa"/>
            <w:tcBorders>
              <w:top w:val="nil"/>
              <w:left w:val="nil"/>
              <w:bottom w:val="single" w:sz="4" w:space="0" w:color="auto"/>
              <w:right w:val="single" w:sz="4" w:space="0" w:color="auto"/>
            </w:tcBorders>
            <w:shd w:val="clear" w:color="auto" w:fill="auto"/>
            <w:vAlign w:val="center"/>
            <w:hideMark/>
          </w:tcPr>
          <w:p w14:paraId="72FB4C1F" w14:textId="77777777" w:rsidR="009379A8" w:rsidRPr="00F61B8B" w:rsidRDefault="009379A8" w:rsidP="004806C5">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nos interfaces do MUG</w:t>
            </w:r>
          </w:p>
        </w:tc>
        <w:tc>
          <w:tcPr>
            <w:tcW w:w="834" w:type="dxa"/>
            <w:tcBorders>
              <w:top w:val="nil"/>
              <w:left w:val="nil"/>
              <w:bottom w:val="single" w:sz="4" w:space="0" w:color="auto"/>
              <w:right w:val="single" w:sz="4" w:space="0" w:color="auto"/>
            </w:tcBorders>
            <w:shd w:val="clear" w:color="auto" w:fill="auto"/>
            <w:hideMark/>
          </w:tcPr>
          <w:p w14:paraId="2DA43ADF"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17DBCBC7"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32B847CD" w14:textId="0BDDC247" w:rsidR="009379A8" w:rsidRPr="00F61B8B" w:rsidRDefault="00D31A07" w:rsidP="00D31A07">
            <w:pPr>
              <w:rPr>
                <w:rFonts w:cs="Calibri"/>
                <w:color w:val="000000"/>
                <w:sz w:val="18"/>
                <w:szCs w:val="18"/>
              </w:rPr>
            </w:pPr>
            <w:r>
              <w:rPr>
                <w:rFonts w:cs="Calibri"/>
                <w:color w:val="000000"/>
                <w:sz w:val="18"/>
                <w:szCs w:val="18"/>
              </w:rPr>
              <w:t>ckbalbem</w:t>
            </w:r>
            <w:r w:rsidR="009379A8" w:rsidRPr="00F61B8B">
              <w:rPr>
                <w:rFonts w:cs="Calibri"/>
                <w:color w:val="000000"/>
                <w:sz w:val="18"/>
                <w:szCs w:val="18"/>
              </w:rPr>
              <w:t>_dest</w:t>
            </w:r>
          </w:p>
        </w:tc>
        <w:tc>
          <w:tcPr>
            <w:tcW w:w="10567" w:type="dxa"/>
            <w:tcBorders>
              <w:top w:val="nil"/>
              <w:left w:val="nil"/>
              <w:bottom w:val="single" w:sz="4" w:space="0" w:color="auto"/>
              <w:right w:val="single" w:sz="4" w:space="0" w:color="auto"/>
            </w:tcBorders>
            <w:shd w:val="clear" w:color="auto" w:fill="auto"/>
            <w:vAlign w:val="center"/>
            <w:hideMark/>
          </w:tcPr>
          <w:p w14:paraId="62A752F8" w14:textId="463237DC" w:rsidR="009379A8" w:rsidRPr="00F61B8B" w:rsidRDefault="009379A8" w:rsidP="00D31A07">
            <w:pPr>
              <w:rPr>
                <w:rFonts w:cs="Calibri"/>
                <w:color w:val="000000"/>
                <w:sz w:val="18"/>
                <w:szCs w:val="18"/>
              </w:rPr>
            </w:pPr>
            <w:r w:rsidRPr="00F61B8B">
              <w:rPr>
                <w:rFonts w:cs="Calibri"/>
                <w:color w:val="000000"/>
                <w:sz w:val="18"/>
                <w:szCs w:val="18"/>
              </w:rPr>
              <w:t>Chave</w:t>
            </w:r>
            <w:r>
              <w:rPr>
                <w:rFonts w:cs="Calibri"/>
                <w:color w:val="000000"/>
                <w:sz w:val="18"/>
                <w:szCs w:val="18"/>
              </w:rPr>
              <w:t xml:space="preserve"> do </w:t>
            </w:r>
            <w:r w:rsidR="00D31A07">
              <w:rPr>
                <w:rFonts w:cs="Calibri"/>
                <w:color w:val="000000"/>
                <w:sz w:val="18"/>
                <w:szCs w:val="18"/>
              </w:rPr>
              <w:t>bem</w:t>
            </w:r>
            <w:r>
              <w:rPr>
                <w:rFonts w:cs="Calibri"/>
                <w:color w:val="000000"/>
                <w:sz w:val="18"/>
                <w:szCs w:val="18"/>
              </w:rPr>
              <w:t xml:space="preserve"> nos interfaces do MUG</w:t>
            </w:r>
          </w:p>
        </w:tc>
        <w:tc>
          <w:tcPr>
            <w:tcW w:w="834" w:type="dxa"/>
            <w:tcBorders>
              <w:top w:val="nil"/>
              <w:left w:val="nil"/>
              <w:bottom w:val="single" w:sz="4" w:space="0" w:color="auto"/>
              <w:right w:val="single" w:sz="4" w:space="0" w:color="auto"/>
            </w:tcBorders>
            <w:shd w:val="clear" w:color="auto" w:fill="auto"/>
            <w:hideMark/>
          </w:tcPr>
          <w:p w14:paraId="4826E995"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2B5C8FBF"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6625522E" w14:textId="4C9ABB2A" w:rsidR="009379A8" w:rsidRPr="00F61B8B" w:rsidRDefault="00D31A07" w:rsidP="004806C5">
            <w:pPr>
              <w:rPr>
                <w:rFonts w:cs="Calibri"/>
                <w:color w:val="000000"/>
                <w:sz w:val="18"/>
                <w:szCs w:val="18"/>
              </w:rPr>
            </w:pPr>
            <w:r>
              <w:rPr>
                <w:rFonts w:cs="Calibri"/>
                <w:color w:val="000000"/>
                <w:sz w:val="18"/>
                <w:szCs w:val="18"/>
              </w:rPr>
              <w:t>ckctabem</w:t>
            </w:r>
            <w:r w:rsidR="009379A8" w:rsidRPr="00F61B8B">
              <w:rPr>
                <w:rFonts w:cs="Calibri"/>
                <w:color w:val="000000"/>
                <w:sz w:val="18"/>
                <w:szCs w:val="18"/>
              </w:rPr>
              <w:t>_dest</w:t>
            </w:r>
          </w:p>
        </w:tc>
        <w:tc>
          <w:tcPr>
            <w:tcW w:w="10567" w:type="dxa"/>
            <w:tcBorders>
              <w:top w:val="nil"/>
              <w:left w:val="nil"/>
              <w:bottom w:val="single" w:sz="4" w:space="0" w:color="auto"/>
              <w:right w:val="single" w:sz="4" w:space="0" w:color="auto"/>
            </w:tcBorders>
            <w:shd w:val="clear" w:color="auto" w:fill="auto"/>
            <w:vAlign w:val="center"/>
          </w:tcPr>
          <w:p w14:paraId="40CE9417" w14:textId="0974DAF7" w:rsidR="009379A8" w:rsidRPr="00F61B8B" w:rsidRDefault="00D31A07" w:rsidP="004806C5">
            <w:pPr>
              <w:rPr>
                <w:rFonts w:cs="Calibri"/>
                <w:color w:val="000000"/>
                <w:sz w:val="18"/>
                <w:szCs w:val="18"/>
              </w:rPr>
            </w:pPr>
            <w:r w:rsidRPr="00F61B8B">
              <w:rPr>
                <w:rFonts w:cs="Calibri"/>
                <w:color w:val="000000"/>
                <w:sz w:val="18"/>
                <w:szCs w:val="18"/>
              </w:rPr>
              <w:t>Chave</w:t>
            </w:r>
            <w:r>
              <w:rPr>
                <w:rFonts w:cs="Calibri"/>
                <w:color w:val="000000"/>
                <w:sz w:val="18"/>
                <w:szCs w:val="18"/>
              </w:rPr>
              <w:t xml:space="preserve"> do bem nos interfaces do MUG</w:t>
            </w:r>
          </w:p>
        </w:tc>
        <w:tc>
          <w:tcPr>
            <w:tcW w:w="834" w:type="dxa"/>
            <w:tcBorders>
              <w:top w:val="nil"/>
              <w:left w:val="nil"/>
              <w:bottom w:val="single" w:sz="4" w:space="0" w:color="auto"/>
              <w:right w:val="single" w:sz="4" w:space="0" w:color="auto"/>
            </w:tcBorders>
            <w:shd w:val="clear" w:color="auto" w:fill="auto"/>
            <w:hideMark/>
          </w:tcPr>
          <w:p w14:paraId="501406FA"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26AD85CE"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19034D95" w14:textId="3556C0AE" w:rsidR="009379A8" w:rsidRPr="00F61B8B" w:rsidRDefault="00D31A07" w:rsidP="004806C5">
            <w:pPr>
              <w:rPr>
                <w:rFonts w:cs="Calibri"/>
                <w:color w:val="000000"/>
                <w:sz w:val="18"/>
                <w:szCs w:val="18"/>
              </w:rPr>
            </w:pPr>
            <w:r>
              <w:rPr>
                <w:rFonts w:cs="Calibri"/>
                <w:color w:val="000000"/>
                <w:sz w:val="18"/>
                <w:szCs w:val="18"/>
              </w:rPr>
              <w:t>ckrefbem</w:t>
            </w:r>
            <w:r w:rsidR="009379A8" w:rsidRPr="00F61B8B">
              <w:rPr>
                <w:rFonts w:cs="Calibri"/>
                <w:color w:val="000000"/>
                <w:sz w:val="18"/>
                <w:szCs w:val="18"/>
              </w:rPr>
              <w:t>_dest</w:t>
            </w:r>
          </w:p>
        </w:tc>
        <w:tc>
          <w:tcPr>
            <w:tcW w:w="10567" w:type="dxa"/>
            <w:tcBorders>
              <w:top w:val="nil"/>
              <w:left w:val="nil"/>
              <w:bottom w:val="single" w:sz="4" w:space="0" w:color="auto"/>
              <w:right w:val="single" w:sz="4" w:space="0" w:color="auto"/>
            </w:tcBorders>
            <w:shd w:val="clear" w:color="auto" w:fill="auto"/>
            <w:vAlign w:val="center"/>
          </w:tcPr>
          <w:p w14:paraId="2EC413A3" w14:textId="38D638F8" w:rsidR="009379A8" w:rsidRPr="00F61B8B" w:rsidRDefault="00D31A07" w:rsidP="004806C5">
            <w:pPr>
              <w:rPr>
                <w:rFonts w:cs="Calibri"/>
                <w:color w:val="000000"/>
                <w:sz w:val="18"/>
                <w:szCs w:val="18"/>
              </w:rPr>
            </w:pPr>
            <w:r w:rsidRPr="00F61B8B">
              <w:rPr>
                <w:rFonts w:cs="Calibri"/>
                <w:color w:val="000000"/>
                <w:sz w:val="18"/>
                <w:szCs w:val="18"/>
              </w:rPr>
              <w:t>Chave</w:t>
            </w:r>
            <w:r>
              <w:rPr>
                <w:rFonts w:cs="Calibri"/>
                <w:color w:val="000000"/>
                <w:sz w:val="18"/>
                <w:szCs w:val="18"/>
              </w:rPr>
              <w:t xml:space="preserve"> do bem nos interfaces do MUG</w:t>
            </w:r>
          </w:p>
        </w:tc>
        <w:tc>
          <w:tcPr>
            <w:tcW w:w="834" w:type="dxa"/>
            <w:tcBorders>
              <w:top w:val="nil"/>
              <w:left w:val="nil"/>
              <w:bottom w:val="single" w:sz="4" w:space="0" w:color="auto"/>
              <w:right w:val="single" w:sz="4" w:space="0" w:color="auto"/>
            </w:tcBorders>
            <w:shd w:val="clear" w:color="auto" w:fill="auto"/>
            <w:hideMark/>
          </w:tcPr>
          <w:p w14:paraId="33322B22"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34FD2E6C"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660589D1" w14:textId="77777777" w:rsidR="009379A8" w:rsidRPr="00F61B8B" w:rsidRDefault="009379A8" w:rsidP="004806C5">
            <w:pPr>
              <w:rPr>
                <w:rFonts w:cs="Calibri"/>
                <w:color w:val="000000"/>
                <w:sz w:val="18"/>
                <w:szCs w:val="18"/>
              </w:rPr>
            </w:pPr>
            <w:r w:rsidRPr="00F61B8B">
              <w:rPr>
                <w:rFonts w:cs="Calibri"/>
                <w:color w:val="000000"/>
                <w:sz w:val="18"/>
                <w:szCs w:val="18"/>
              </w:rPr>
              <w:t>ref_date</w:t>
            </w:r>
          </w:p>
        </w:tc>
        <w:tc>
          <w:tcPr>
            <w:tcW w:w="10567" w:type="dxa"/>
            <w:tcBorders>
              <w:top w:val="nil"/>
              <w:left w:val="nil"/>
              <w:bottom w:val="single" w:sz="4" w:space="0" w:color="auto"/>
              <w:right w:val="single" w:sz="4" w:space="0" w:color="auto"/>
            </w:tcBorders>
            <w:shd w:val="clear" w:color="auto" w:fill="auto"/>
            <w:hideMark/>
          </w:tcPr>
          <w:p w14:paraId="7D85109C" w14:textId="77777777" w:rsidR="009379A8" w:rsidRPr="00212559" w:rsidRDefault="009379A8" w:rsidP="004806C5">
            <w:pPr>
              <w:rPr>
                <w:rFonts w:cs="Calibri"/>
                <w:color w:val="000000"/>
                <w:sz w:val="18"/>
                <w:szCs w:val="18"/>
              </w:rPr>
            </w:pPr>
            <w:r w:rsidRPr="00212559">
              <w:rPr>
                <w:rFonts w:cs="Calibri"/>
                <w:color w:val="000000"/>
                <w:sz w:val="18"/>
                <w:szCs w:val="18"/>
              </w:rPr>
              <w:t>Data de referência dos dados:</w:t>
            </w:r>
          </w:p>
          <w:p w14:paraId="74DB20E9" w14:textId="77777777" w:rsidR="009379A8" w:rsidRPr="00212559" w:rsidRDefault="009379A8" w:rsidP="004806C5">
            <w:pPr>
              <w:pStyle w:val="ListParagraph"/>
              <w:numPr>
                <w:ilvl w:val="0"/>
                <w:numId w:val="7"/>
              </w:numPr>
              <w:rPr>
                <w:rFonts w:cs="Calibri"/>
                <w:color w:val="000000"/>
                <w:sz w:val="18"/>
                <w:szCs w:val="18"/>
              </w:rPr>
            </w:pPr>
            <w:r w:rsidRPr="00212559">
              <w:rPr>
                <w:rFonts w:cs="Calibri"/>
                <w:color w:val="000000"/>
                <w:sz w:val="18"/>
                <w:szCs w:val="18"/>
              </w:rPr>
              <w:t xml:space="preserve">Todas as tabelas de output dos motores incluem sempre o campo ‘ref_date’ que reflete a data de referência dos dados. </w:t>
            </w:r>
          </w:p>
          <w:p w14:paraId="158A8EBF" w14:textId="77777777" w:rsidR="009379A8" w:rsidRPr="00212559" w:rsidRDefault="009379A8" w:rsidP="004806C5">
            <w:pPr>
              <w:pStyle w:val="ListParagraph"/>
              <w:numPr>
                <w:ilvl w:val="0"/>
                <w:numId w:val="7"/>
              </w:numPr>
              <w:rPr>
                <w:rFonts w:cs="Calibri"/>
                <w:color w:val="000000"/>
                <w:sz w:val="18"/>
                <w:szCs w:val="18"/>
              </w:rPr>
            </w:pPr>
            <w:r w:rsidRPr="00212559">
              <w:rPr>
                <w:rFonts w:cs="Calibri"/>
                <w:color w:val="000000"/>
                <w:sz w:val="18"/>
                <w:szCs w:val="18"/>
              </w:rPr>
              <w:t xml:space="preserve">Dado que as tabelas de interface do MUG são mensais, este campo informará o último dia útil a que respeitam todos os dados dessa partição temporal. Note-se que, no caso do último dia de calendário do mês não ser um dia útil, o será criada automaticamente uma </w:t>
            </w:r>
            <w:r w:rsidRPr="00212559">
              <w:rPr>
                <w:rFonts w:cs="Calibri"/>
                <w:color w:val="000000"/>
                <w:sz w:val="18"/>
                <w:szCs w:val="18"/>
              </w:rPr>
              <w:lastRenderedPageBreak/>
              <w:t>partição temporal com referência ao último dia de calendário do mês, e preencherá essa partição com os dados registados no último dia útil desse mês.</w:t>
            </w:r>
          </w:p>
          <w:p w14:paraId="7F92F1DA" w14:textId="77777777" w:rsidR="009379A8" w:rsidRPr="00AC23FE" w:rsidRDefault="009379A8" w:rsidP="004806C5">
            <w:pPr>
              <w:pStyle w:val="ListParagraph"/>
              <w:numPr>
                <w:ilvl w:val="0"/>
                <w:numId w:val="7"/>
              </w:numPr>
              <w:rPr>
                <w:rFonts w:cs="Calibri"/>
                <w:color w:val="000000"/>
                <w:sz w:val="18"/>
                <w:szCs w:val="18"/>
              </w:rPr>
            </w:pPr>
            <w:r w:rsidRPr="00AC23FE">
              <w:rPr>
                <w:rFonts w:cs="Calibri"/>
                <w:color w:val="000000"/>
                <w:sz w:val="18"/>
                <w:szCs w:val="18"/>
              </w:rPr>
              <w:t>Todas as datas no modelo respeitam o formato  ‘aaaa-mm-dd’.</w:t>
            </w:r>
          </w:p>
        </w:tc>
        <w:tc>
          <w:tcPr>
            <w:tcW w:w="834" w:type="dxa"/>
            <w:tcBorders>
              <w:top w:val="nil"/>
              <w:left w:val="nil"/>
              <w:bottom w:val="single" w:sz="4" w:space="0" w:color="auto"/>
              <w:right w:val="single" w:sz="4" w:space="0" w:color="auto"/>
            </w:tcBorders>
            <w:shd w:val="clear" w:color="auto" w:fill="auto"/>
            <w:hideMark/>
          </w:tcPr>
          <w:p w14:paraId="43552870" w14:textId="77777777" w:rsidR="009379A8" w:rsidRPr="00F61B8B" w:rsidRDefault="009379A8" w:rsidP="004806C5">
            <w:pPr>
              <w:rPr>
                <w:rFonts w:cs="Calibri"/>
                <w:color w:val="000000"/>
                <w:sz w:val="18"/>
                <w:szCs w:val="18"/>
              </w:rPr>
            </w:pPr>
            <w:r w:rsidRPr="00CD3F80">
              <w:rPr>
                <w:rFonts w:cs="Calibri"/>
                <w:color w:val="000000"/>
                <w:sz w:val="18"/>
                <w:szCs w:val="18"/>
              </w:rPr>
              <w:lastRenderedPageBreak/>
              <w:t>String</w:t>
            </w:r>
          </w:p>
        </w:tc>
      </w:tr>
    </w:tbl>
    <w:p w14:paraId="73ABDBC4" w14:textId="42241773" w:rsidR="009379A8" w:rsidRPr="009379A8" w:rsidRDefault="009379A8" w:rsidP="009379A8">
      <w:pPr>
        <w:tabs>
          <w:tab w:val="left" w:pos="1200"/>
        </w:tabs>
        <w:sectPr w:rsidR="009379A8" w:rsidRPr="009379A8" w:rsidSect="004C2264">
          <w:pgSz w:w="16838" w:h="11906" w:orient="landscape"/>
          <w:pgMar w:top="1440" w:right="1440" w:bottom="1440" w:left="1440" w:header="709" w:footer="709" w:gutter="0"/>
          <w:cols w:space="708"/>
          <w:docGrid w:linePitch="360"/>
        </w:sectPr>
      </w:pPr>
    </w:p>
    <w:p w14:paraId="4CCBA707" w14:textId="46CC27A2" w:rsidR="007F3E4B" w:rsidRPr="00666790" w:rsidRDefault="00F23A21" w:rsidP="00666790">
      <w:pPr>
        <w:pStyle w:val="Heading4"/>
        <w:rPr>
          <w:i/>
        </w:rPr>
      </w:pPr>
      <w:bookmarkStart w:id="102" w:name="_Toc163902268"/>
      <w:bookmarkStart w:id="103" w:name="_Toc168671659"/>
      <w:r>
        <w:lastRenderedPageBreak/>
        <w:t xml:space="preserve">Tradutor entre </w:t>
      </w:r>
      <w:r w:rsidR="008B6B55">
        <w:t>MUG e tabela de garantias da BDR</w:t>
      </w:r>
      <w:r w:rsidR="007F3E4B" w:rsidRPr="007F3E4B">
        <w:t xml:space="preserve">: </w:t>
      </w:r>
      <w:r w:rsidR="007F3E4B" w:rsidRPr="00666790">
        <w:rPr>
          <w:i/>
        </w:rPr>
        <w:t>cd_garantias.</w:t>
      </w:r>
      <w:r w:rsidR="008B6B55" w:rsidRPr="00666790">
        <w:rPr>
          <w:i/>
        </w:rPr>
        <w:t>kt_chaves_bdr_biengar</w:t>
      </w:r>
      <w:bookmarkEnd w:id="102"/>
      <w:bookmarkEnd w:id="103"/>
    </w:p>
    <w:p w14:paraId="462EA618" w14:textId="1BE47A97" w:rsidR="004C2264" w:rsidRDefault="007F3E4B" w:rsidP="00666790">
      <w:pPr>
        <w:pStyle w:val="Heading5"/>
      </w:pPr>
      <w:bookmarkStart w:id="104" w:name="_Toc163902269"/>
      <w:bookmarkStart w:id="105" w:name="_Toc168671660"/>
      <w:r>
        <w:t>Visão Geral</w:t>
      </w:r>
      <w:bookmarkEnd w:id="104"/>
      <w:bookmarkEnd w:id="105"/>
    </w:p>
    <w:p w14:paraId="273FBD7C" w14:textId="0E75DF8A" w:rsidR="00E0172F" w:rsidRPr="00720567" w:rsidRDefault="00E0172F"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cd_garantias.kt_chaves_bdr_biengar</w:t>
      </w:r>
      <w:r w:rsidRPr="00720567">
        <w:rPr>
          <w:rFonts w:eastAsiaTheme="minorHAnsi" w:cstheme="minorBidi"/>
          <w:szCs w:val="22"/>
          <w:lang w:eastAsia="en-US"/>
        </w:rPr>
        <w:t xml:space="preserve"> é uma tabela de tradução entre as chaves</w:t>
      </w:r>
      <w:r w:rsidR="0029758C" w:rsidRPr="00720567">
        <w:rPr>
          <w:rFonts w:eastAsiaTheme="minorHAnsi" w:cstheme="minorBidi"/>
          <w:szCs w:val="22"/>
          <w:lang w:eastAsia="en-US"/>
        </w:rPr>
        <w:t xml:space="preserve"> do MUG e as chaves da tabela de garantias da BDR</w:t>
      </w:r>
      <w:r w:rsidR="006977B3" w:rsidRPr="00720567">
        <w:rPr>
          <w:rFonts w:eastAsiaTheme="minorHAnsi" w:cstheme="minorBidi"/>
          <w:szCs w:val="22"/>
          <w:lang w:eastAsia="en-US"/>
        </w:rPr>
        <w:t xml:space="preserve"> (</w:t>
      </w:r>
      <w:r w:rsidR="006977B3" w:rsidRPr="00720567">
        <w:rPr>
          <w:rFonts w:eastAsiaTheme="minorHAnsi" w:cstheme="minorBidi"/>
          <w:i/>
          <w:szCs w:val="22"/>
          <w:lang w:eastAsia="en-US"/>
        </w:rPr>
        <w:t>cd_captools.bdr_jm_garant_cto</w:t>
      </w:r>
      <w:r w:rsidR="006977B3" w:rsidRPr="00720567">
        <w:rPr>
          <w:rFonts w:eastAsiaTheme="minorHAnsi" w:cstheme="minorBidi"/>
          <w:szCs w:val="22"/>
          <w:lang w:eastAsia="en-US"/>
        </w:rPr>
        <w:t>)</w:t>
      </w:r>
      <w:r w:rsidR="0029758C" w:rsidRPr="00720567">
        <w:rPr>
          <w:rFonts w:eastAsiaTheme="minorHAnsi" w:cstheme="minorBidi"/>
          <w:szCs w:val="22"/>
          <w:lang w:eastAsia="en-US"/>
        </w:rPr>
        <w:t>.</w:t>
      </w:r>
      <w:r w:rsidR="00542255">
        <w:rPr>
          <w:rFonts w:eastAsiaTheme="minorHAnsi" w:cstheme="minorBidi"/>
          <w:szCs w:val="22"/>
          <w:lang w:eastAsia="en-US"/>
        </w:rPr>
        <w:t xml:space="preserve"> Esta tabela é válida para qualquer tabela </w:t>
      </w:r>
      <w:r w:rsidR="00772782">
        <w:rPr>
          <w:rFonts w:eastAsiaTheme="minorHAnsi" w:cstheme="minorBidi"/>
          <w:szCs w:val="22"/>
          <w:lang w:eastAsia="en-US"/>
        </w:rPr>
        <w:t xml:space="preserve">com informação de </w:t>
      </w:r>
      <w:r w:rsidR="00542255">
        <w:rPr>
          <w:rFonts w:eastAsiaTheme="minorHAnsi" w:cstheme="minorBidi"/>
          <w:szCs w:val="22"/>
          <w:lang w:eastAsia="en-US"/>
        </w:rPr>
        <w:t>garantias da BDR.</w:t>
      </w:r>
    </w:p>
    <w:p w14:paraId="5932B859" w14:textId="24E044F5" w:rsidR="0029758C" w:rsidRPr="00720567" w:rsidRDefault="0029758C"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A BDR é um dos casos de uso do Modelo Único de Garantias, no entanto, as chaves apresentadas na tabela de garantias da BDR não coincide com as chaves apresent</w:t>
      </w:r>
      <w:r w:rsidR="00A24375" w:rsidRPr="00720567">
        <w:rPr>
          <w:rFonts w:eastAsiaTheme="minorHAnsi" w:cstheme="minorBidi"/>
          <w:szCs w:val="22"/>
          <w:lang w:eastAsia="en-US"/>
        </w:rPr>
        <w:t>adas no MUG. De forma a garantir</w:t>
      </w:r>
      <w:r w:rsidRPr="00720567">
        <w:rPr>
          <w:rFonts w:eastAsiaTheme="minorHAnsi" w:cstheme="minorBidi"/>
          <w:szCs w:val="22"/>
          <w:lang w:eastAsia="en-US"/>
        </w:rPr>
        <w:t xml:space="preserve"> a traçabilidade da informação do MUG e os seus casos de uso, foi necessári</w:t>
      </w:r>
      <w:r w:rsidR="00772782">
        <w:rPr>
          <w:rFonts w:eastAsiaTheme="minorHAnsi" w:cstheme="minorBidi"/>
          <w:szCs w:val="22"/>
          <w:lang w:eastAsia="en-US"/>
        </w:rPr>
        <w:t>o</w:t>
      </w:r>
      <w:r w:rsidRPr="00720567">
        <w:rPr>
          <w:rFonts w:eastAsiaTheme="minorHAnsi" w:cstheme="minorBidi"/>
          <w:szCs w:val="22"/>
          <w:lang w:eastAsia="en-US"/>
        </w:rPr>
        <w:t xml:space="preserve"> criar uma tabela de tradução de chaves, nomeada de </w:t>
      </w:r>
      <w:r w:rsidRPr="00720567">
        <w:rPr>
          <w:rFonts w:eastAsiaTheme="minorHAnsi" w:cstheme="minorBidi"/>
          <w:i/>
          <w:szCs w:val="22"/>
          <w:lang w:eastAsia="en-US"/>
        </w:rPr>
        <w:t>cd_garantias.kt_chaves_bdr_biengar</w:t>
      </w:r>
      <w:r w:rsidRPr="00720567">
        <w:rPr>
          <w:rFonts w:eastAsiaTheme="minorHAnsi" w:cstheme="minorBidi"/>
          <w:szCs w:val="22"/>
          <w:lang w:eastAsia="en-US"/>
        </w:rPr>
        <w:t>.</w:t>
      </w:r>
    </w:p>
    <w:p w14:paraId="5D8D9D6F" w14:textId="0B8FAEFC" w:rsidR="0029758C" w:rsidRPr="00720567" w:rsidRDefault="0029758C"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Esta tabela é constituída primeiramente pelos campos identificadores das responsabilidades, processos</w:t>
      </w:r>
      <w:r w:rsidR="000836DD" w:rsidRPr="00720567">
        <w:rPr>
          <w:rFonts w:eastAsiaTheme="minorHAnsi" w:cstheme="minorBidi"/>
          <w:szCs w:val="22"/>
          <w:lang w:eastAsia="en-US"/>
        </w:rPr>
        <w:t>/cauções</w:t>
      </w:r>
      <w:r w:rsidRPr="00720567">
        <w:rPr>
          <w:rFonts w:eastAsiaTheme="minorHAnsi" w:cstheme="minorBidi"/>
          <w:szCs w:val="22"/>
          <w:lang w:eastAsia="en-US"/>
        </w:rPr>
        <w:t xml:space="preserve"> e bens do MUG, e, de seguida, os campos presentes na tabela </w:t>
      </w:r>
      <w:r w:rsidR="006977B3" w:rsidRPr="00720567">
        <w:rPr>
          <w:rFonts w:eastAsiaTheme="minorHAnsi" w:cstheme="minorBidi"/>
          <w:i/>
          <w:szCs w:val="22"/>
          <w:lang w:eastAsia="en-US"/>
        </w:rPr>
        <w:t>cd_captools.bdr_jm_garant_cto</w:t>
      </w:r>
      <w:r w:rsidR="00AA34B9" w:rsidRPr="00720567">
        <w:rPr>
          <w:rFonts w:eastAsiaTheme="minorHAnsi" w:cstheme="minorBidi"/>
          <w:szCs w:val="22"/>
          <w:lang w:eastAsia="en-US"/>
        </w:rPr>
        <w:t>, fazendo a correspondência entre as chaves.</w:t>
      </w:r>
    </w:p>
    <w:p w14:paraId="28CF0E65" w14:textId="30404B52" w:rsidR="00542255" w:rsidRPr="00720567" w:rsidRDefault="00AA34B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Apesar da BDR não ser o único caso de uso do MUG, a necessidade de criar uma tabela de tradução não se aplica a </w:t>
      </w:r>
      <w:r w:rsidR="001A4167" w:rsidRPr="00720567">
        <w:rPr>
          <w:rFonts w:eastAsiaTheme="minorHAnsi" w:cstheme="minorBidi"/>
          <w:szCs w:val="22"/>
          <w:lang w:eastAsia="en-US"/>
        </w:rPr>
        <w:t>IFRS9</w:t>
      </w:r>
      <w:r w:rsidRPr="00720567">
        <w:rPr>
          <w:rFonts w:eastAsiaTheme="minorHAnsi" w:cstheme="minorBidi"/>
          <w:szCs w:val="22"/>
          <w:lang w:eastAsia="en-US"/>
        </w:rPr>
        <w:t xml:space="preserve"> uma vez que</w:t>
      </w:r>
      <w:r w:rsidR="001A4167" w:rsidRPr="00720567">
        <w:rPr>
          <w:rFonts w:eastAsiaTheme="minorHAnsi" w:cstheme="minorBidi"/>
          <w:szCs w:val="22"/>
          <w:lang w:eastAsia="en-US"/>
        </w:rPr>
        <w:t>, neste caso de uso,</w:t>
      </w:r>
      <w:r w:rsidRPr="00720567">
        <w:rPr>
          <w:rFonts w:eastAsiaTheme="minorHAnsi" w:cstheme="minorBidi"/>
          <w:szCs w:val="22"/>
          <w:lang w:eastAsia="en-US"/>
        </w:rPr>
        <w:t xml:space="preserve"> as chaves são idênticas às apresentadas pelo MUG. Nesse sentido, esta é a única tabela de tradução entre o MUG e um caso de uso. </w:t>
      </w:r>
    </w:p>
    <w:p w14:paraId="5344E888" w14:textId="04CF3A39" w:rsidR="007F3E4B" w:rsidRDefault="007F3E4B" w:rsidP="00666790">
      <w:pPr>
        <w:pStyle w:val="Heading5"/>
      </w:pPr>
      <w:bookmarkStart w:id="106" w:name="_Toc163902271"/>
      <w:bookmarkStart w:id="107" w:name="_Toc168671661"/>
      <w:r w:rsidRPr="005F2985">
        <w:t>Periodicidade</w:t>
      </w:r>
      <w:bookmarkEnd w:id="106"/>
      <w:bookmarkEnd w:id="107"/>
    </w:p>
    <w:p w14:paraId="407D26B8" w14:textId="4E708652" w:rsidR="008005CF" w:rsidRPr="00720567" w:rsidRDefault="00542255" w:rsidP="00416B8E">
      <w:pPr>
        <w:spacing w:after="160" w:line="259" w:lineRule="auto"/>
        <w:jc w:val="both"/>
        <w:rPr>
          <w:rFonts w:eastAsiaTheme="minorHAnsi" w:cstheme="minorBidi"/>
          <w:szCs w:val="22"/>
          <w:lang w:eastAsia="en-US"/>
        </w:rPr>
      </w:pPr>
      <w:r>
        <w:rPr>
          <w:rFonts w:eastAsiaTheme="minorHAnsi" w:cstheme="minorBidi"/>
          <w:szCs w:val="22"/>
          <w:lang w:eastAsia="en-US"/>
        </w:rPr>
        <w:t xml:space="preserve">A tabela </w:t>
      </w:r>
      <w:r w:rsidR="008005CF" w:rsidRPr="00720567">
        <w:rPr>
          <w:rFonts w:eastAsiaTheme="minorHAnsi" w:cstheme="minorBidi"/>
          <w:i/>
          <w:szCs w:val="22"/>
          <w:lang w:eastAsia="en-US"/>
        </w:rPr>
        <w:t>cd_garantias.kt_chaves_bdr_biengar</w:t>
      </w:r>
      <w:r w:rsidR="008005CF" w:rsidRPr="00720567">
        <w:rPr>
          <w:rFonts w:eastAsiaTheme="minorHAnsi" w:cstheme="minorBidi"/>
          <w:szCs w:val="22"/>
          <w:lang w:eastAsia="en-US"/>
        </w:rPr>
        <w:t xml:space="preserve"> </w:t>
      </w:r>
      <w:r w:rsidR="00416B8E" w:rsidRPr="00720567">
        <w:rPr>
          <w:rFonts w:eastAsiaTheme="minorHAnsi" w:cstheme="minorBidi"/>
          <w:szCs w:val="22"/>
          <w:lang w:eastAsia="en-US"/>
        </w:rPr>
        <w:t xml:space="preserve">é mensal e gerada automaticamente no </w:t>
      </w:r>
      <w:r w:rsidR="00416B8E">
        <w:rPr>
          <w:rFonts w:eastAsiaTheme="minorHAnsi" w:cstheme="minorBidi"/>
          <w:szCs w:val="22"/>
          <w:lang w:eastAsia="en-US"/>
        </w:rPr>
        <w:t>primeiro</w:t>
      </w:r>
      <w:r w:rsidR="00416B8E" w:rsidRPr="00720567">
        <w:rPr>
          <w:rFonts w:eastAsiaTheme="minorHAnsi" w:cstheme="minorBidi"/>
          <w:szCs w:val="22"/>
          <w:lang w:eastAsia="en-US"/>
        </w:rPr>
        <w:t xml:space="preserve"> dia útil de cada mês. No caso do </w:t>
      </w:r>
      <w:r w:rsidR="00416B8E">
        <w:rPr>
          <w:rFonts w:eastAsiaTheme="minorHAnsi" w:cstheme="minorBidi"/>
          <w:szCs w:val="22"/>
          <w:lang w:eastAsia="en-US"/>
        </w:rPr>
        <w:t>primeiro</w:t>
      </w:r>
      <w:r w:rsidR="00416B8E" w:rsidRPr="00720567">
        <w:rPr>
          <w:rFonts w:eastAsiaTheme="minorHAnsi" w:cstheme="minorBidi"/>
          <w:szCs w:val="22"/>
          <w:lang w:eastAsia="en-US"/>
        </w:rPr>
        <w:t xml:space="preserve"> dia do mês não ser um dia útil, o modelo gera uma cópia do último dia útil e atribui-lhe a partição de </w:t>
      </w:r>
      <w:r w:rsidR="00416B8E">
        <w:rPr>
          <w:rFonts w:eastAsiaTheme="minorHAnsi" w:cstheme="minorBidi"/>
          <w:szCs w:val="22"/>
          <w:lang w:eastAsia="en-US"/>
        </w:rPr>
        <w:t>primeiro</w:t>
      </w:r>
      <w:r w:rsidR="00416B8E" w:rsidRPr="00720567">
        <w:rPr>
          <w:rFonts w:eastAsiaTheme="minorHAnsi" w:cstheme="minorBidi"/>
          <w:szCs w:val="22"/>
          <w:lang w:eastAsia="en-US"/>
        </w:rPr>
        <w:t xml:space="preserve"> dia de calendário do mês. A t</w:t>
      </w:r>
      <w:r w:rsidR="00416B8E">
        <w:rPr>
          <w:rFonts w:eastAsiaTheme="minorHAnsi" w:cstheme="minorBidi"/>
          <w:szCs w:val="22"/>
          <w:lang w:eastAsia="en-US"/>
        </w:rPr>
        <w:t>ítulo de exemplo, se o dia 2</w:t>
      </w:r>
      <w:r w:rsidR="00416B8E" w:rsidRPr="00720567">
        <w:rPr>
          <w:rFonts w:eastAsiaTheme="minorHAnsi" w:cstheme="minorBidi"/>
          <w:szCs w:val="22"/>
          <w:lang w:eastAsia="en-US"/>
        </w:rPr>
        <w:t xml:space="preserve"> de um mês é um sábad</w:t>
      </w:r>
      <w:r w:rsidR="00416B8E">
        <w:rPr>
          <w:rFonts w:eastAsiaTheme="minorHAnsi" w:cstheme="minorBidi"/>
          <w:szCs w:val="22"/>
          <w:lang w:eastAsia="en-US"/>
        </w:rPr>
        <w:t>o, o MUG cria uma cópia do dia 1</w:t>
      </w:r>
      <w:r w:rsidR="00416B8E" w:rsidRPr="00720567">
        <w:rPr>
          <w:rFonts w:eastAsiaTheme="minorHAnsi" w:cstheme="minorBidi"/>
          <w:szCs w:val="22"/>
          <w:lang w:eastAsia="en-US"/>
        </w:rPr>
        <w:t xml:space="preserve"> (último dia útil) e atribui-lhe a ‘ref_date’ d</w:t>
      </w:r>
      <w:r w:rsidR="00416B8E">
        <w:rPr>
          <w:rFonts w:eastAsiaTheme="minorHAnsi" w:cstheme="minorBidi"/>
          <w:szCs w:val="22"/>
          <w:lang w:eastAsia="en-US"/>
        </w:rPr>
        <w:t>o dia 2</w:t>
      </w:r>
      <w:r w:rsidR="00416B8E" w:rsidRPr="00720567">
        <w:rPr>
          <w:rFonts w:eastAsiaTheme="minorHAnsi" w:cstheme="minorBidi"/>
          <w:szCs w:val="22"/>
          <w:lang w:eastAsia="en-US"/>
        </w:rPr>
        <w:t xml:space="preserve">. </w:t>
      </w:r>
    </w:p>
    <w:p w14:paraId="1CF954AB" w14:textId="3DC3FC0E" w:rsidR="008005CF" w:rsidRPr="00720567" w:rsidRDefault="008005CF"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Só se devem considerar como oficiais os valores constantes nesta tabela desde, e incluindo, 31 </w:t>
      </w:r>
      <w:r w:rsidR="00A24375" w:rsidRPr="00720567">
        <w:rPr>
          <w:rFonts w:eastAsiaTheme="minorHAnsi" w:cstheme="minorBidi"/>
          <w:szCs w:val="22"/>
          <w:lang w:eastAsia="en-US"/>
        </w:rPr>
        <w:t>julho 2023</w:t>
      </w:r>
      <w:r w:rsidRPr="00720567">
        <w:rPr>
          <w:rFonts w:eastAsiaTheme="minorHAnsi" w:cstheme="minorBidi"/>
          <w:szCs w:val="22"/>
          <w:lang w:eastAsia="en-US"/>
        </w:rPr>
        <w:t>.</w:t>
      </w:r>
    </w:p>
    <w:p w14:paraId="73CAA5BD" w14:textId="46476A1E" w:rsidR="00F97FBF" w:rsidRDefault="007F3E4B" w:rsidP="00666790">
      <w:pPr>
        <w:pStyle w:val="Heading5"/>
      </w:pPr>
      <w:bookmarkStart w:id="108" w:name="_Toc163902272"/>
      <w:bookmarkStart w:id="109" w:name="_Toc168671662"/>
      <w:r w:rsidRPr="005F2985">
        <w:t>Aprovisionamento</w:t>
      </w:r>
      <w:bookmarkEnd w:id="108"/>
      <w:bookmarkEnd w:id="109"/>
    </w:p>
    <w:p w14:paraId="47848DCF" w14:textId="4D37821D" w:rsidR="008005CF" w:rsidRPr="00720567" w:rsidRDefault="008005CF"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aprovisionamento da tabela </w:t>
      </w:r>
      <w:r w:rsidRPr="00720567">
        <w:rPr>
          <w:rFonts w:eastAsiaTheme="minorHAnsi" w:cstheme="minorBidi"/>
          <w:i/>
          <w:szCs w:val="22"/>
          <w:lang w:eastAsia="en-US"/>
        </w:rPr>
        <w:t>cd_garantias.kt_chaves_bdr_biengar</w:t>
      </w:r>
      <w:r w:rsidRPr="00720567">
        <w:rPr>
          <w:rFonts w:eastAsiaTheme="minorHAnsi" w:cstheme="minorBidi"/>
          <w:szCs w:val="22"/>
          <w:lang w:eastAsia="en-US"/>
        </w:rPr>
        <w:t xml:space="preserve"> é, sem nenhuma exceção, concordante com os princípios funcionais e as regras de definição de universo descritas nos capítulos 2.2.2. e 2.2.3., respetivamente, da documentação funcional do MUG. Os dados desta tabela provêm essencialmente do módulo base e do módulo consolidado do MUG, sendo esta informação completada com recurso a tabelas externas ao modelo. Desta forma, o aprovisionamento é realizado exclusivamente a partir das seguintes tabelas:</w:t>
      </w:r>
    </w:p>
    <w:p w14:paraId="6367FBA8" w14:textId="5655DD92" w:rsidR="00BC1FC6" w:rsidRPr="00BE2C12" w:rsidRDefault="00BE2C12" w:rsidP="00BE2C12">
      <w:pPr>
        <w:pStyle w:val="Caption"/>
        <w:jc w:val="center"/>
        <w:rPr>
          <w:rFonts w:cs="Calibri"/>
          <w:b/>
          <w:color w:val="000000" w:themeColor="text1"/>
          <w:sz w:val="22"/>
          <w:szCs w:val="22"/>
        </w:rPr>
      </w:pPr>
      <w:bookmarkStart w:id="110" w:name="_Toc168413856"/>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486242">
        <w:rPr>
          <w:b/>
          <w:noProof/>
          <w:color w:val="000000" w:themeColor="text1"/>
          <w:sz w:val="22"/>
          <w:szCs w:val="22"/>
        </w:rPr>
        <w:t>18</w:t>
      </w:r>
      <w:r w:rsidRPr="00BE2C12">
        <w:rPr>
          <w:b/>
          <w:color w:val="000000" w:themeColor="text1"/>
          <w:sz w:val="22"/>
          <w:szCs w:val="22"/>
        </w:rPr>
        <w:fldChar w:fldCharType="end"/>
      </w:r>
      <w:r w:rsidRPr="00BE2C12">
        <w:rPr>
          <w:b/>
          <w:color w:val="000000" w:themeColor="text1"/>
          <w:sz w:val="22"/>
          <w:szCs w:val="22"/>
        </w:rPr>
        <w:t>: Informação das tabelas de aprovisionamento da cd_garantias.kt_chaves_intrf_grts_biyr</w:t>
      </w:r>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8005CF" w:rsidRPr="005F1378" w14:paraId="4C132A41" w14:textId="77777777" w:rsidTr="006977B3">
        <w:trPr>
          <w:trHeight w:val="290"/>
        </w:trPr>
        <w:tc>
          <w:tcPr>
            <w:tcW w:w="1701" w:type="dxa"/>
            <w:shd w:val="clear" w:color="000000" w:fill="FF0000"/>
          </w:tcPr>
          <w:p w14:paraId="57BE3685" w14:textId="77777777" w:rsidR="008005CF" w:rsidRPr="005F1378" w:rsidRDefault="008005CF" w:rsidP="006977B3">
            <w:pPr>
              <w:rPr>
                <w:rFonts w:cs="Calibri"/>
                <w:b/>
                <w:bCs/>
                <w:color w:val="FFFFFF"/>
                <w:sz w:val="18"/>
                <w:szCs w:val="18"/>
              </w:rPr>
            </w:pPr>
            <w:r w:rsidRPr="005F1378">
              <w:rPr>
                <w:rFonts w:cs="Calibri"/>
                <w:b/>
                <w:bCs/>
                <w:color w:val="FFFFFF"/>
                <w:sz w:val="18"/>
                <w:szCs w:val="18"/>
              </w:rPr>
              <w:t>Aplicação Origem</w:t>
            </w:r>
          </w:p>
        </w:tc>
        <w:tc>
          <w:tcPr>
            <w:tcW w:w="3288" w:type="dxa"/>
            <w:shd w:val="clear" w:color="000000" w:fill="FF0000"/>
            <w:noWrap/>
            <w:hideMark/>
          </w:tcPr>
          <w:p w14:paraId="373E7DC2" w14:textId="77777777" w:rsidR="008005CF" w:rsidRPr="005F1378" w:rsidRDefault="008005CF" w:rsidP="006977B3">
            <w:pPr>
              <w:rPr>
                <w:rFonts w:cs="Calibri"/>
                <w:b/>
                <w:bCs/>
                <w:color w:val="FFFFFF"/>
                <w:sz w:val="18"/>
                <w:szCs w:val="18"/>
              </w:rPr>
            </w:pPr>
            <w:r w:rsidRPr="005F1378">
              <w:rPr>
                <w:rFonts w:cs="Calibri"/>
                <w:b/>
                <w:bCs/>
                <w:color w:val="FFFFFF"/>
                <w:sz w:val="18"/>
                <w:szCs w:val="18"/>
              </w:rPr>
              <w:t>Nome da Tabela na Aplicação Origem</w:t>
            </w:r>
          </w:p>
        </w:tc>
        <w:tc>
          <w:tcPr>
            <w:tcW w:w="2041" w:type="dxa"/>
            <w:shd w:val="clear" w:color="000000" w:fill="FF0000"/>
            <w:noWrap/>
            <w:hideMark/>
          </w:tcPr>
          <w:p w14:paraId="736B5576" w14:textId="77777777" w:rsidR="008005CF" w:rsidRPr="005F1378" w:rsidRDefault="008005CF" w:rsidP="006977B3">
            <w:pPr>
              <w:rPr>
                <w:rFonts w:cs="Calibri"/>
                <w:b/>
                <w:bCs/>
                <w:color w:val="FFFFFF"/>
                <w:sz w:val="18"/>
                <w:szCs w:val="18"/>
              </w:rPr>
            </w:pPr>
            <w:r w:rsidRPr="005F1378">
              <w:rPr>
                <w:rFonts w:cs="Calibri"/>
                <w:b/>
                <w:bCs/>
                <w:color w:val="FFFFFF"/>
                <w:sz w:val="18"/>
                <w:szCs w:val="18"/>
              </w:rPr>
              <w:t xml:space="preserve">Nome da Base de Dados no Data Lake </w:t>
            </w:r>
          </w:p>
        </w:tc>
        <w:tc>
          <w:tcPr>
            <w:tcW w:w="2041" w:type="dxa"/>
            <w:shd w:val="clear" w:color="000000" w:fill="FF0000"/>
            <w:noWrap/>
            <w:hideMark/>
          </w:tcPr>
          <w:p w14:paraId="77BA95D6" w14:textId="77777777" w:rsidR="008005CF" w:rsidRPr="005F1378" w:rsidRDefault="008005CF" w:rsidP="006977B3">
            <w:pPr>
              <w:rPr>
                <w:rFonts w:cs="Calibri"/>
                <w:b/>
                <w:bCs/>
                <w:color w:val="FFFFFF"/>
                <w:sz w:val="18"/>
                <w:szCs w:val="18"/>
              </w:rPr>
            </w:pPr>
            <w:r w:rsidRPr="005F1378">
              <w:rPr>
                <w:rFonts w:cs="Calibri"/>
                <w:b/>
                <w:bCs/>
                <w:color w:val="FFFFFF"/>
                <w:sz w:val="18"/>
                <w:szCs w:val="18"/>
              </w:rPr>
              <w:t>Nome da Tabela no Data Lake</w:t>
            </w:r>
          </w:p>
        </w:tc>
      </w:tr>
      <w:tr w:rsidR="008005CF" w:rsidRPr="005F1378" w14:paraId="2F527445" w14:textId="77777777" w:rsidTr="006977B3">
        <w:trPr>
          <w:trHeight w:val="290"/>
        </w:trPr>
        <w:tc>
          <w:tcPr>
            <w:tcW w:w="1701" w:type="dxa"/>
          </w:tcPr>
          <w:p w14:paraId="1648CEAA" w14:textId="77777777" w:rsidR="008005CF" w:rsidRPr="005F1378" w:rsidRDefault="008005CF" w:rsidP="006977B3">
            <w:pPr>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022D1B71" w14:textId="77777777" w:rsidR="008005CF" w:rsidRPr="005F1378" w:rsidRDefault="008005CF" w:rsidP="006977B3">
            <w:pPr>
              <w:rPr>
                <w:rFonts w:cs="Calibri"/>
                <w:color w:val="000000"/>
                <w:sz w:val="18"/>
                <w:szCs w:val="18"/>
              </w:rPr>
            </w:pPr>
            <w:r w:rsidRPr="006C592D">
              <w:rPr>
                <w:rFonts w:cs="Calibri"/>
                <w:color w:val="000000"/>
                <w:sz w:val="18"/>
                <w:szCs w:val="18"/>
              </w:rPr>
              <w:t>gt018_rateio_aval</w:t>
            </w:r>
          </w:p>
        </w:tc>
        <w:tc>
          <w:tcPr>
            <w:tcW w:w="2041" w:type="dxa"/>
            <w:shd w:val="clear" w:color="auto" w:fill="auto"/>
            <w:noWrap/>
          </w:tcPr>
          <w:p w14:paraId="17825CB3" w14:textId="77777777" w:rsidR="008005CF" w:rsidRPr="005F1378" w:rsidRDefault="008005CF" w:rsidP="006977B3">
            <w:pPr>
              <w:rPr>
                <w:rFonts w:cs="Calibri"/>
                <w:color w:val="000000"/>
                <w:sz w:val="18"/>
                <w:szCs w:val="18"/>
              </w:rPr>
            </w:pPr>
            <w:r w:rsidRPr="005F1378">
              <w:rPr>
                <w:rFonts w:cs="Calibri"/>
                <w:color w:val="000000"/>
                <w:sz w:val="18"/>
                <w:szCs w:val="18"/>
              </w:rPr>
              <w:t>cd_garantias</w:t>
            </w:r>
          </w:p>
        </w:tc>
        <w:tc>
          <w:tcPr>
            <w:tcW w:w="2041" w:type="dxa"/>
            <w:shd w:val="clear" w:color="auto" w:fill="auto"/>
            <w:noWrap/>
            <w:hideMark/>
          </w:tcPr>
          <w:p w14:paraId="7F2AFDAB" w14:textId="77777777" w:rsidR="008005CF" w:rsidRPr="005F1378" w:rsidRDefault="008005CF" w:rsidP="006977B3">
            <w:pPr>
              <w:rPr>
                <w:rFonts w:cs="Calibri"/>
                <w:color w:val="000000"/>
                <w:sz w:val="18"/>
                <w:szCs w:val="18"/>
              </w:rPr>
            </w:pPr>
            <w:r w:rsidRPr="006C592D">
              <w:rPr>
                <w:rFonts w:cs="Calibri"/>
                <w:color w:val="000000"/>
                <w:sz w:val="18"/>
                <w:szCs w:val="18"/>
              </w:rPr>
              <w:t>gt018_rateio_aval</w:t>
            </w:r>
          </w:p>
        </w:tc>
      </w:tr>
      <w:tr w:rsidR="008005CF" w:rsidRPr="005F1378" w14:paraId="378F0D43" w14:textId="77777777" w:rsidTr="006977B3">
        <w:trPr>
          <w:trHeight w:val="290"/>
        </w:trPr>
        <w:tc>
          <w:tcPr>
            <w:tcW w:w="1701" w:type="dxa"/>
          </w:tcPr>
          <w:p w14:paraId="76E4EA7E" w14:textId="1AD72DDE" w:rsidR="008005CF" w:rsidRDefault="008005CF" w:rsidP="008005CF">
            <w:pPr>
              <w:rPr>
                <w:rFonts w:cs="Calibri"/>
                <w:color w:val="000000"/>
                <w:sz w:val="18"/>
                <w:szCs w:val="18"/>
              </w:rPr>
            </w:pPr>
            <w:r>
              <w:rPr>
                <w:rFonts w:cs="Calibri"/>
                <w:color w:val="000000"/>
                <w:sz w:val="18"/>
                <w:szCs w:val="18"/>
              </w:rPr>
              <w:t>BDR</w:t>
            </w:r>
          </w:p>
          <w:p w14:paraId="3BE0E5A7" w14:textId="70F0F947" w:rsidR="008005CF" w:rsidRPr="005F1378" w:rsidRDefault="008005CF" w:rsidP="008005CF">
            <w:pPr>
              <w:rPr>
                <w:rFonts w:cs="Calibri"/>
                <w:color w:val="000000"/>
                <w:sz w:val="18"/>
                <w:szCs w:val="18"/>
              </w:rPr>
            </w:pPr>
            <w:r>
              <w:rPr>
                <w:rFonts w:cs="Calibri"/>
                <w:color w:val="000000"/>
                <w:sz w:val="18"/>
                <w:szCs w:val="18"/>
              </w:rPr>
              <w:t>(</w:t>
            </w:r>
            <w:r w:rsidRPr="008005CF">
              <w:rPr>
                <w:rFonts w:cs="Calibri"/>
                <w:color w:val="000000"/>
                <w:sz w:val="18"/>
                <w:szCs w:val="18"/>
              </w:rPr>
              <w:t>APMT0100043831</w:t>
            </w:r>
            <w:r>
              <w:rPr>
                <w:rFonts w:cs="Calibri"/>
                <w:color w:val="000000"/>
                <w:sz w:val="18"/>
                <w:szCs w:val="18"/>
              </w:rPr>
              <w:t>)</w:t>
            </w:r>
          </w:p>
        </w:tc>
        <w:tc>
          <w:tcPr>
            <w:tcW w:w="3288" w:type="dxa"/>
            <w:shd w:val="clear" w:color="auto" w:fill="auto"/>
            <w:noWrap/>
          </w:tcPr>
          <w:p w14:paraId="3DD70F56" w14:textId="25FF6375" w:rsidR="008005CF" w:rsidRPr="005F1378" w:rsidRDefault="007F4B7C" w:rsidP="008005CF">
            <w:pPr>
              <w:rPr>
                <w:rFonts w:cs="Calibri"/>
                <w:color w:val="000000"/>
                <w:sz w:val="18"/>
                <w:szCs w:val="18"/>
              </w:rPr>
            </w:pPr>
            <w:r w:rsidRPr="008005CF">
              <w:rPr>
                <w:rFonts w:cs="Calibri"/>
                <w:color w:val="000000"/>
                <w:sz w:val="18"/>
                <w:szCs w:val="18"/>
              </w:rPr>
              <w:t>kt_chaves_bdr</w:t>
            </w:r>
          </w:p>
        </w:tc>
        <w:tc>
          <w:tcPr>
            <w:tcW w:w="2041" w:type="dxa"/>
            <w:shd w:val="clear" w:color="auto" w:fill="auto"/>
            <w:noWrap/>
          </w:tcPr>
          <w:p w14:paraId="7E741DA5" w14:textId="20148593" w:rsidR="008005CF" w:rsidRPr="005F1378" w:rsidRDefault="008005CF" w:rsidP="008005CF">
            <w:pPr>
              <w:rPr>
                <w:rFonts w:cs="Calibri"/>
                <w:color w:val="000000"/>
                <w:sz w:val="18"/>
                <w:szCs w:val="18"/>
              </w:rPr>
            </w:pPr>
            <w:r>
              <w:rPr>
                <w:rFonts w:cs="Calibri"/>
                <w:color w:val="000000"/>
                <w:sz w:val="18"/>
                <w:szCs w:val="18"/>
              </w:rPr>
              <w:t>cd_captools</w:t>
            </w:r>
          </w:p>
        </w:tc>
        <w:tc>
          <w:tcPr>
            <w:tcW w:w="2041" w:type="dxa"/>
            <w:shd w:val="clear" w:color="auto" w:fill="auto"/>
            <w:noWrap/>
          </w:tcPr>
          <w:p w14:paraId="47A2471D" w14:textId="7D7F6C6F" w:rsidR="008005CF" w:rsidRPr="005F1378" w:rsidRDefault="008005CF" w:rsidP="008005CF">
            <w:pPr>
              <w:rPr>
                <w:sz w:val="18"/>
                <w:szCs w:val="18"/>
              </w:rPr>
            </w:pPr>
            <w:r w:rsidRPr="008005CF">
              <w:rPr>
                <w:rFonts w:cs="Calibri"/>
                <w:color w:val="000000"/>
                <w:sz w:val="18"/>
                <w:szCs w:val="18"/>
              </w:rPr>
              <w:t>kt_chaves_bdr</w:t>
            </w:r>
          </w:p>
        </w:tc>
      </w:tr>
      <w:tr w:rsidR="00BD623C" w:rsidRPr="005F1378" w14:paraId="5ABE6F0B" w14:textId="77777777" w:rsidTr="006977B3">
        <w:trPr>
          <w:trHeight w:val="290"/>
        </w:trPr>
        <w:tc>
          <w:tcPr>
            <w:tcW w:w="1701" w:type="dxa"/>
          </w:tcPr>
          <w:p w14:paraId="65C94395" w14:textId="77777777" w:rsidR="00BD623C" w:rsidRDefault="00BD623C" w:rsidP="00BD623C">
            <w:pPr>
              <w:rPr>
                <w:rFonts w:cs="Calibri"/>
                <w:color w:val="000000"/>
                <w:sz w:val="18"/>
                <w:szCs w:val="18"/>
              </w:rPr>
            </w:pPr>
            <w:r>
              <w:rPr>
                <w:rFonts w:cs="Calibri"/>
                <w:color w:val="000000"/>
                <w:sz w:val="18"/>
                <w:szCs w:val="18"/>
              </w:rPr>
              <w:t>BDR</w:t>
            </w:r>
          </w:p>
          <w:p w14:paraId="05FC8222" w14:textId="7532A33C" w:rsidR="00BD623C" w:rsidRPr="005F1378" w:rsidRDefault="00BD623C" w:rsidP="00BD623C">
            <w:pPr>
              <w:rPr>
                <w:rFonts w:cs="Calibri"/>
                <w:color w:val="000000"/>
                <w:sz w:val="18"/>
                <w:szCs w:val="18"/>
              </w:rPr>
            </w:pPr>
            <w:r>
              <w:rPr>
                <w:rFonts w:cs="Calibri"/>
                <w:color w:val="000000"/>
                <w:sz w:val="18"/>
                <w:szCs w:val="18"/>
              </w:rPr>
              <w:t>(</w:t>
            </w:r>
            <w:r w:rsidRPr="008005CF">
              <w:rPr>
                <w:rFonts w:cs="Calibri"/>
                <w:color w:val="000000"/>
                <w:sz w:val="18"/>
                <w:szCs w:val="18"/>
              </w:rPr>
              <w:t>APMT0100043831</w:t>
            </w:r>
            <w:r>
              <w:rPr>
                <w:rFonts w:cs="Calibri"/>
                <w:color w:val="000000"/>
                <w:sz w:val="18"/>
                <w:szCs w:val="18"/>
              </w:rPr>
              <w:t>)</w:t>
            </w:r>
          </w:p>
        </w:tc>
        <w:tc>
          <w:tcPr>
            <w:tcW w:w="3288" w:type="dxa"/>
            <w:shd w:val="clear" w:color="auto" w:fill="auto"/>
            <w:noWrap/>
          </w:tcPr>
          <w:p w14:paraId="43190E12" w14:textId="4AA15980" w:rsidR="00BD623C" w:rsidRPr="005F1378" w:rsidRDefault="007F4B7C" w:rsidP="00BD623C">
            <w:pPr>
              <w:rPr>
                <w:rFonts w:cs="Calibri"/>
                <w:color w:val="000000"/>
                <w:sz w:val="18"/>
                <w:szCs w:val="18"/>
              </w:rPr>
            </w:pPr>
            <w:r w:rsidRPr="008005CF">
              <w:rPr>
                <w:rFonts w:cs="Calibri"/>
                <w:color w:val="000000"/>
                <w:sz w:val="18"/>
                <w:szCs w:val="18"/>
              </w:rPr>
              <w:t>bdr_jm_trz_gar_real</w:t>
            </w:r>
          </w:p>
        </w:tc>
        <w:tc>
          <w:tcPr>
            <w:tcW w:w="2041" w:type="dxa"/>
            <w:shd w:val="clear" w:color="auto" w:fill="auto"/>
            <w:noWrap/>
          </w:tcPr>
          <w:p w14:paraId="333D9976" w14:textId="53D6A296" w:rsidR="00BD623C" w:rsidRPr="005F1378" w:rsidRDefault="00BD623C" w:rsidP="00BD623C">
            <w:pPr>
              <w:rPr>
                <w:rFonts w:cs="Calibri"/>
                <w:color w:val="000000"/>
                <w:sz w:val="18"/>
                <w:szCs w:val="18"/>
              </w:rPr>
            </w:pPr>
            <w:r>
              <w:rPr>
                <w:rFonts w:cs="Calibri"/>
                <w:color w:val="000000"/>
                <w:sz w:val="18"/>
                <w:szCs w:val="18"/>
              </w:rPr>
              <w:t>cd_captools</w:t>
            </w:r>
          </w:p>
        </w:tc>
        <w:tc>
          <w:tcPr>
            <w:tcW w:w="2041" w:type="dxa"/>
            <w:shd w:val="clear" w:color="auto" w:fill="auto"/>
            <w:noWrap/>
          </w:tcPr>
          <w:p w14:paraId="5D35244C" w14:textId="723C446F" w:rsidR="00BD623C" w:rsidRPr="005F1378" w:rsidRDefault="00BD623C" w:rsidP="00BD623C">
            <w:pPr>
              <w:rPr>
                <w:rFonts w:cs="Calibri"/>
                <w:color w:val="000000"/>
                <w:sz w:val="18"/>
                <w:szCs w:val="18"/>
              </w:rPr>
            </w:pPr>
            <w:r w:rsidRPr="008005CF">
              <w:rPr>
                <w:rFonts w:cs="Calibri"/>
                <w:color w:val="000000"/>
                <w:sz w:val="18"/>
                <w:szCs w:val="18"/>
              </w:rPr>
              <w:t>bdr_jm_trz_gar_real</w:t>
            </w:r>
          </w:p>
        </w:tc>
      </w:tr>
    </w:tbl>
    <w:p w14:paraId="70EDCD9F" w14:textId="77777777" w:rsidR="008005CF" w:rsidRDefault="008005CF">
      <w:pPr>
        <w:sectPr w:rsidR="008005CF" w:rsidSect="007F3E4B">
          <w:pgSz w:w="11906" w:h="16838"/>
          <w:pgMar w:top="1440" w:right="1440" w:bottom="1440" w:left="1440" w:header="709" w:footer="709" w:gutter="0"/>
          <w:cols w:space="708"/>
          <w:docGrid w:linePitch="360"/>
        </w:sectPr>
      </w:pPr>
    </w:p>
    <w:p w14:paraId="5BBD602F" w14:textId="6F3B9873" w:rsidR="00F61B8B" w:rsidRPr="00003D67" w:rsidRDefault="007F3E4B" w:rsidP="00666790">
      <w:pPr>
        <w:pStyle w:val="Heading5"/>
      </w:pPr>
      <w:bookmarkStart w:id="111" w:name="_Toc163902273"/>
      <w:bookmarkStart w:id="112" w:name="_Toc168671663"/>
      <w:r>
        <w:lastRenderedPageBreak/>
        <w:t xml:space="preserve">Detalhe </w:t>
      </w:r>
      <w:r w:rsidRPr="001E69C3">
        <w:t>dos</w:t>
      </w:r>
      <w:r>
        <w:t xml:space="preserve"> Campos</w:t>
      </w:r>
      <w:bookmarkEnd w:id="111"/>
      <w:bookmarkEnd w:id="112"/>
    </w:p>
    <w:p w14:paraId="2659DD7B" w14:textId="1E63FFAC" w:rsidR="00003D67" w:rsidRPr="00BE2C12" w:rsidRDefault="00BE2C12" w:rsidP="00BE2C12">
      <w:pPr>
        <w:pStyle w:val="Caption"/>
        <w:jc w:val="center"/>
        <w:rPr>
          <w:rFonts w:cs="Calibri"/>
          <w:b/>
          <w:color w:val="000000" w:themeColor="text1"/>
          <w:sz w:val="22"/>
          <w:szCs w:val="22"/>
        </w:rPr>
      </w:pPr>
      <w:bookmarkStart w:id="113" w:name="_Toc168413857"/>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486242">
        <w:rPr>
          <w:b/>
          <w:noProof/>
          <w:color w:val="000000" w:themeColor="text1"/>
          <w:sz w:val="22"/>
          <w:szCs w:val="22"/>
        </w:rPr>
        <w:t>19</w:t>
      </w:r>
      <w:r w:rsidRPr="00BE2C12">
        <w:rPr>
          <w:b/>
          <w:color w:val="000000" w:themeColor="text1"/>
          <w:sz w:val="22"/>
          <w:szCs w:val="22"/>
        </w:rPr>
        <w:fldChar w:fldCharType="end"/>
      </w:r>
      <w:r w:rsidRPr="00BE2C12">
        <w:rPr>
          <w:b/>
          <w:color w:val="000000" w:themeColor="text1"/>
          <w:sz w:val="22"/>
          <w:szCs w:val="22"/>
        </w:rPr>
        <w:t>: Detalhe dos campos da cd_garantias.kt_chaves_intrf_grts_biyr</w:t>
      </w:r>
      <w:bookmarkEnd w:id="113"/>
    </w:p>
    <w:tbl>
      <w:tblPr>
        <w:tblW w:w="13850" w:type="dxa"/>
        <w:tblCellMar>
          <w:left w:w="0" w:type="dxa"/>
          <w:right w:w="0" w:type="dxa"/>
        </w:tblCellMar>
        <w:tblLook w:val="04A0" w:firstRow="1" w:lastRow="0" w:firstColumn="1" w:lastColumn="0" w:noHBand="0" w:noVBand="1"/>
      </w:tblPr>
      <w:tblGrid>
        <w:gridCol w:w="2058"/>
        <w:gridCol w:w="10942"/>
        <w:gridCol w:w="850"/>
      </w:tblGrid>
      <w:tr w:rsidR="00CA5732" w:rsidRPr="00F61B8B" w14:paraId="5DCB4299" w14:textId="77777777" w:rsidTr="00CA5732">
        <w:trPr>
          <w:trHeight w:val="289"/>
          <w:tblHeader/>
        </w:trPr>
        <w:tc>
          <w:tcPr>
            <w:tcW w:w="2058" w:type="dxa"/>
            <w:tcBorders>
              <w:top w:val="single" w:sz="4" w:space="0" w:color="auto"/>
              <w:left w:val="single" w:sz="4" w:space="0" w:color="auto"/>
              <w:bottom w:val="single" w:sz="4" w:space="0" w:color="auto"/>
              <w:right w:val="single" w:sz="4" w:space="0" w:color="auto"/>
            </w:tcBorders>
            <w:shd w:val="clear" w:color="000000" w:fill="FF0000"/>
            <w:noWrap/>
            <w:tcMar>
              <w:top w:w="15" w:type="dxa"/>
              <w:left w:w="15" w:type="dxa"/>
              <w:bottom w:w="0" w:type="dxa"/>
              <w:right w:w="15" w:type="dxa"/>
            </w:tcMar>
            <w:hideMark/>
          </w:tcPr>
          <w:p w14:paraId="02E07C9F" w14:textId="72CA8D5D" w:rsidR="00CA5732" w:rsidRPr="00C83380" w:rsidRDefault="005E27F1" w:rsidP="00C83380">
            <w:pPr>
              <w:rPr>
                <w:rFonts w:cs="Calibri"/>
                <w:b/>
                <w:bCs/>
                <w:color w:val="FFFFFF"/>
                <w:sz w:val="18"/>
                <w:szCs w:val="18"/>
              </w:rPr>
            </w:pPr>
            <w:r>
              <w:rPr>
                <w:rFonts w:cs="Calibri"/>
                <w:b/>
                <w:bCs/>
                <w:color w:val="FFFFFF"/>
                <w:sz w:val="18"/>
                <w:szCs w:val="18"/>
              </w:rPr>
              <w:t>Campo</w:t>
            </w:r>
            <w:r w:rsidR="00CA5732" w:rsidRPr="00C83380">
              <w:rPr>
                <w:rFonts w:cs="Calibri"/>
                <w:b/>
                <w:bCs/>
                <w:color w:val="FFFFFF"/>
                <w:sz w:val="18"/>
                <w:szCs w:val="18"/>
              </w:rPr>
              <w:t>s da tabela</w:t>
            </w:r>
          </w:p>
          <w:p w14:paraId="45A0FFC2" w14:textId="1799D080" w:rsidR="00CA5732" w:rsidRPr="007314D4" w:rsidRDefault="00CA5732" w:rsidP="00C83380">
            <w:pPr>
              <w:rPr>
                <w:rFonts w:cs="Calibri"/>
                <w:b/>
                <w:bCs/>
                <w:i/>
                <w:color w:val="FFFFFF"/>
                <w:sz w:val="18"/>
                <w:szCs w:val="18"/>
              </w:rPr>
            </w:pPr>
            <w:r w:rsidRPr="007314D4">
              <w:rPr>
                <w:rFonts w:cs="Calibri"/>
                <w:b/>
                <w:bCs/>
                <w:i/>
                <w:color w:val="FFFFFF"/>
                <w:sz w:val="18"/>
                <w:szCs w:val="18"/>
              </w:rPr>
              <w:t>kt_chaves_bdr_biengar</w:t>
            </w:r>
          </w:p>
        </w:tc>
        <w:tc>
          <w:tcPr>
            <w:tcW w:w="10942" w:type="dxa"/>
            <w:tcBorders>
              <w:top w:val="single" w:sz="4" w:space="0" w:color="auto"/>
              <w:left w:val="nil"/>
              <w:bottom w:val="single" w:sz="4" w:space="0" w:color="auto"/>
              <w:right w:val="single" w:sz="4" w:space="0" w:color="auto"/>
            </w:tcBorders>
            <w:shd w:val="clear" w:color="000000" w:fill="FF0000"/>
            <w:noWrap/>
            <w:tcMar>
              <w:top w:w="15" w:type="dxa"/>
              <w:left w:w="15" w:type="dxa"/>
              <w:bottom w:w="0" w:type="dxa"/>
              <w:right w:w="15" w:type="dxa"/>
            </w:tcMar>
            <w:hideMark/>
          </w:tcPr>
          <w:p w14:paraId="4C809BFA" w14:textId="77777777" w:rsidR="00CA5732" w:rsidRPr="00F61B8B" w:rsidRDefault="00CA5732">
            <w:pPr>
              <w:rPr>
                <w:rFonts w:cs="Calibri"/>
                <w:b/>
                <w:bCs/>
                <w:color w:val="FFFFFF"/>
                <w:sz w:val="18"/>
                <w:szCs w:val="18"/>
              </w:rPr>
            </w:pPr>
            <w:r w:rsidRPr="00F61B8B">
              <w:rPr>
                <w:rFonts w:cs="Calibri"/>
                <w:b/>
                <w:bCs/>
                <w:color w:val="FFFFFF"/>
                <w:sz w:val="18"/>
                <w:szCs w:val="18"/>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tcMar>
              <w:top w:w="15" w:type="dxa"/>
              <w:left w:w="15" w:type="dxa"/>
              <w:bottom w:w="0" w:type="dxa"/>
              <w:right w:w="15" w:type="dxa"/>
            </w:tcMar>
            <w:hideMark/>
          </w:tcPr>
          <w:p w14:paraId="7CECB23D" w14:textId="77777777" w:rsidR="00CA5732" w:rsidRPr="00F61B8B" w:rsidRDefault="00CA5732">
            <w:pPr>
              <w:rPr>
                <w:rFonts w:cs="Calibri"/>
                <w:b/>
                <w:bCs/>
                <w:color w:val="FFFFFF"/>
                <w:sz w:val="18"/>
                <w:szCs w:val="18"/>
              </w:rPr>
            </w:pPr>
            <w:r w:rsidRPr="00F61B8B">
              <w:rPr>
                <w:rFonts w:cs="Calibri"/>
                <w:b/>
                <w:bCs/>
                <w:color w:val="FFFFFF"/>
                <w:sz w:val="18"/>
                <w:szCs w:val="18"/>
              </w:rPr>
              <w:t>Formato</w:t>
            </w:r>
          </w:p>
        </w:tc>
      </w:tr>
      <w:tr w:rsidR="00CA5732" w:rsidRPr="00F61B8B" w14:paraId="4C1A7803"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9C6D3ED" w14:textId="77777777" w:rsidR="00CA5732" w:rsidRPr="00F61B8B" w:rsidRDefault="00CA5732">
            <w:pPr>
              <w:rPr>
                <w:rFonts w:cs="Calibri"/>
                <w:color w:val="000000"/>
                <w:sz w:val="18"/>
                <w:szCs w:val="18"/>
              </w:rPr>
            </w:pPr>
            <w:r w:rsidRPr="00F61B8B">
              <w:rPr>
                <w:rFonts w:cs="Calibri"/>
                <w:color w:val="000000"/>
                <w:sz w:val="18"/>
                <w:szCs w:val="18"/>
              </w:rPr>
              <w:t>cempresp</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BBD1DF7" w14:textId="52F04A0D" w:rsidR="00CA5732" w:rsidRPr="00F61B8B" w:rsidRDefault="00CA5732" w:rsidP="00AC23FE">
            <w:pPr>
              <w:rPr>
                <w:rFonts w:cs="Calibri"/>
                <w:color w:val="000000"/>
                <w:sz w:val="18"/>
                <w:szCs w:val="18"/>
              </w:rPr>
            </w:pPr>
            <w:r>
              <w:rPr>
                <w:rFonts w:cs="Calibri"/>
                <w:color w:val="000000"/>
                <w:sz w:val="18"/>
                <w:szCs w:val="18"/>
              </w:rPr>
              <w:t>Chave da responsabilidade 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13351AA" w14:textId="0258251A"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0CB92FFD"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E7AE3E2" w14:textId="77777777" w:rsidR="00CA5732" w:rsidRPr="00F61B8B" w:rsidRDefault="00CA5732">
            <w:pPr>
              <w:rPr>
                <w:rFonts w:cs="Calibri"/>
                <w:color w:val="000000"/>
                <w:sz w:val="18"/>
                <w:szCs w:val="18"/>
              </w:rPr>
            </w:pPr>
            <w:r w:rsidRPr="00F61B8B">
              <w:rPr>
                <w:rFonts w:cs="Calibri"/>
                <w:color w:val="000000"/>
                <w:sz w:val="18"/>
                <w:szCs w:val="18"/>
              </w:rPr>
              <w:t>ckbalres</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B8511F2" w14:textId="5C57536B" w:rsidR="00CA5732" w:rsidRPr="00F61B8B" w:rsidRDefault="00CA5732" w:rsidP="00AC23FE">
            <w:pPr>
              <w:rPr>
                <w:rFonts w:cs="Calibri"/>
                <w:color w:val="000000"/>
                <w:sz w:val="18"/>
                <w:szCs w:val="18"/>
              </w:rPr>
            </w:pPr>
            <w:r>
              <w:rPr>
                <w:rFonts w:cs="Calibri"/>
                <w:color w:val="000000"/>
                <w:sz w:val="18"/>
                <w:szCs w:val="18"/>
              </w:rPr>
              <w:t>Chave da responsabilidade 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B0E3745" w14:textId="7F8ACE60"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002F9B6B"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772C478" w14:textId="77777777" w:rsidR="00CA5732" w:rsidRPr="00F61B8B" w:rsidRDefault="00CA5732">
            <w:pPr>
              <w:rPr>
                <w:rFonts w:cs="Calibri"/>
                <w:color w:val="000000"/>
                <w:sz w:val="18"/>
                <w:szCs w:val="18"/>
              </w:rPr>
            </w:pPr>
            <w:r w:rsidRPr="00F61B8B">
              <w:rPr>
                <w:rFonts w:cs="Calibri"/>
                <w:color w:val="000000"/>
                <w:sz w:val="18"/>
                <w:szCs w:val="18"/>
              </w:rPr>
              <w:t>ckctares</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8E7F4FA" w14:textId="6D6DED6C" w:rsidR="00CA5732" w:rsidRPr="00F61B8B" w:rsidRDefault="00CA5732" w:rsidP="00AC23FE">
            <w:pPr>
              <w:rPr>
                <w:rFonts w:cs="Calibri"/>
                <w:color w:val="000000"/>
                <w:sz w:val="18"/>
                <w:szCs w:val="18"/>
              </w:rPr>
            </w:pPr>
            <w:r>
              <w:rPr>
                <w:rFonts w:cs="Calibri"/>
                <w:color w:val="000000"/>
                <w:sz w:val="18"/>
                <w:szCs w:val="18"/>
              </w:rPr>
              <w:t>Chave da responsabilidade 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5ADFC4E" w14:textId="10A0CC69"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08E48ECE"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D69FFA9" w14:textId="77777777" w:rsidR="00CA5732" w:rsidRPr="00F61B8B" w:rsidRDefault="00CA5732">
            <w:pPr>
              <w:rPr>
                <w:rFonts w:cs="Calibri"/>
                <w:color w:val="000000"/>
                <w:sz w:val="18"/>
                <w:szCs w:val="18"/>
              </w:rPr>
            </w:pPr>
            <w:r w:rsidRPr="00F61B8B">
              <w:rPr>
                <w:rFonts w:cs="Calibri"/>
                <w:color w:val="000000"/>
                <w:sz w:val="18"/>
                <w:szCs w:val="18"/>
              </w:rPr>
              <w:t>ckrefresp</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681BB2F" w14:textId="06DB3913" w:rsidR="00CA5732" w:rsidRPr="00F61B8B" w:rsidRDefault="00CA5732" w:rsidP="00AC23FE">
            <w:pPr>
              <w:rPr>
                <w:rFonts w:cs="Calibri"/>
                <w:color w:val="000000"/>
                <w:sz w:val="18"/>
                <w:szCs w:val="18"/>
              </w:rPr>
            </w:pPr>
            <w:r w:rsidRPr="00F61B8B">
              <w:rPr>
                <w:rFonts w:cs="Calibri"/>
                <w:color w:val="000000"/>
                <w:sz w:val="18"/>
                <w:szCs w:val="18"/>
              </w:rPr>
              <w:t>Chave da respo</w:t>
            </w:r>
            <w:r>
              <w:rPr>
                <w:rFonts w:cs="Calibri"/>
                <w:color w:val="000000"/>
                <w:sz w:val="18"/>
                <w:szCs w:val="18"/>
              </w:rPr>
              <w:t>nsabilidade 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9F6B232" w14:textId="703C849D"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6406CE34"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434733ED" w14:textId="77777777" w:rsidR="00CA5732" w:rsidRPr="00F61B8B" w:rsidRDefault="00CA5732">
            <w:pPr>
              <w:rPr>
                <w:rFonts w:cs="Calibri"/>
                <w:color w:val="000000"/>
                <w:sz w:val="18"/>
                <w:szCs w:val="18"/>
              </w:rPr>
            </w:pPr>
            <w:r w:rsidRPr="00F61B8B">
              <w:rPr>
                <w:rFonts w:cs="Calibri"/>
                <w:color w:val="000000"/>
                <w:sz w:val="18"/>
                <w:szCs w:val="18"/>
              </w:rPr>
              <w:t>cempresa</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D9FE2B1" w14:textId="666B12D4" w:rsidR="00CA5732" w:rsidRPr="00F61B8B" w:rsidRDefault="00CA5732" w:rsidP="00AC23FE">
            <w:pPr>
              <w:rPr>
                <w:rFonts w:cs="Calibri"/>
                <w:color w:val="000000"/>
                <w:sz w:val="18"/>
                <w:szCs w:val="18"/>
              </w:rPr>
            </w:pPr>
            <w:r>
              <w:rPr>
                <w:rFonts w:cs="Calibri"/>
                <w:color w:val="000000"/>
                <w:sz w:val="18"/>
                <w:szCs w:val="18"/>
              </w:rPr>
              <w:t>Chave do processo/caução 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9C860BE" w14:textId="43F48E07"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4551516D"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4218990" w14:textId="77777777" w:rsidR="00CA5732" w:rsidRPr="00F61B8B" w:rsidRDefault="00CA5732">
            <w:pPr>
              <w:rPr>
                <w:rFonts w:cs="Calibri"/>
                <w:color w:val="000000"/>
                <w:sz w:val="18"/>
                <w:szCs w:val="18"/>
              </w:rPr>
            </w:pPr>
            <w:r w:rsidRPr="00F61B8B">
              <w:rPr>
                <w:rFonts w:cs="Calibri"/>
                <w:color w:val="000000"/>
                <w:sz w:val="18"/>
                <w:szCs w:val="18"/>
              </w:rPr>
              <w:t>ckbalcao</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5A75000" w14:textId="0249EC0F" w:rsidR="00CA5732" w:rsidRPr="00F61B8B" w:rsidRDefault="00CA5732" w:rsidP="00AC23FE">
            <w:pPr>
              <w:rPr>
                <w:rFonts w:cs="Calibri"/>
                <w:color w:val="000000"/>
                <w:sz w:val="18"/>
                <w:szCs w:val="18"/>
              </w:rPr>
            </w:pPr>
            <w:r>
              <w:rPr>
                <w:rFonts w:cs="Calibri"/>
                <w:color w:val="000000"/>
                <w:sz w:val="18"/>
                <w:szCs w:val="18"/>
              </w:rPr>
              <w:t>Chave do processo/caução 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EB4DF0D" w14:textId="54AFEC13"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749F701D"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BADA79A" w14:textId="77777777" w:rsidR="00CA5732" w:rsidRPr="00F61B8B" w:rsidRDefault="00CA5732">
            <w:pPr>
              <w:rPr>
                <w:rFonts w:cs="Calibri"/>
                <w:color w:val="000000"/>
                <w:sz w:val="18"/>
                <w:szCs w:val="18"/>
              </w:rPr>
            </w:pPr>
            <w:r w:rsidRPr="00F61B8B">
              <w:rPr>
                <w:rFonts w:cs="Calibri"/>
                <w:color w:val="000000"/>
                <w:sz w:val="18"/>
                <w:szCs w:val="18"/>
              </w:rPr>
              <w:t>cknumcta</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0039317" w14:textId="19551CD8" w:rsidR="00CA5732" w:rsidRPr="00F61B8B" w:rsidRDefault="00CA5732" w:rsidP="00AC23FE">
            <w:pPr>
              <w:rPr>
                <w:rFonts w:cs="Calibri"/>
                <w:color w:val="000000"/>
                <w:sz w:val="18"/>
                <w:szCs w:val="18"/>
              </w:rPr>
            </w:pPr>
            <w:r>
              <w:rPr>
                <w:rFonts w:cs="Calibri"/>
                <w:color w:val="000000"/>
                <w:sz w:val="18"/>
                <w:szCs w:val="18"/>
              </w:rPr>
              <w:t>Chave do processo/caução 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42EB286" w14:textId="11D38F51"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65D08A66"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39CF9C1" w14:textId="77777777" w:rsidR="00CA5732" w:rsidRPr="00F61B8B" w:rsidRDefault="00CA5732">
            <w:pPr>
              <w:rPr>
                <w:rFonts w:cs="Calibri"/>
                <w:color w:val="000000"/>
                <w:sz w:val="18"/>
                <w:szCs w:val="18"/>
              </w:rPr>
            </w:pPr>
            <w:r w:rsidRPr="00F61B8B">
              <w:rPr>
                <w:rFonts w:cs="Calibri"/>
                <w:color w:val="000000"/>
                <w:sz w:val="18"/>
                <w:szCs w:val="18"/>
              </w:rPr>
              <w:t>comp_id_gar</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8262645" w14:textId="4CFEEBC3" w:rsidR="00CA5732" w:rsidRPr="00F61B8B" w:rsidRDefault="00CA5732" w:rsidP="00AC23FE">
            <w:pPr>
              <w:rPr>
                <w:rFonts w:cs="Calibri"/>
                <w:color w:val="000000"/>
                <w:sz w:val="18"/>
                <w:szCs w:val="18"/>
              </w:rPr>
            </w:pPr>
            <w:r w:rsidRPr="00F61B8B">
              <w:rPr>
                <w:rFonts w:cs="Calibri"/>
                <w:color w:val="000000"/>
                <w:sz w:val="18"/>
                <w:szCs w:val="18"/>
              </w:rPr>
              <w:t xml:space="preserve">Chave </w:t>
            </w:r>
            <w:r>
              <w:rPr>
                <w:rFonts w:cs="Calibri"/>
                <w:color w:val="000000"/>
                <w:sz w:val="18"/>
                <w:szCs w:val="18"/>
              </w:rPr>
              <w:t>do processo/caução 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A971802" w14:textId="5F60B7EB"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667FF7AD"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C5A6A10" w14:textId="77777777" w:rsidR="00CA5732" w:rsidRPr="00F61B8B" w:rsidRDefault="00CA5732">
            <w:pPr>
              <w:rPr>
                <w:rFonts w:cs="Calibri"/>
                <w:color w:val="000000"/>
                <w:sz w:val="18"/>
                <w:szCs w:val="18"/>
              </w:rPr>
            </w:pPr>
            <w:r w:rsidRPr="00F61B8B">
              <w:rPr>
                <w:rFonts w:cs="Calibri"/>
                <w:color w:val="000000"/>
                <w:sz w:val="18"/>
                <w:szCs w:val="18"/>
              </w:rPr>
              <w:t>cempbem</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3A396B9" w14:textId="3BBB6B7E" w:rsidR="00CA5732" w:rsidRPr="00F61B8B" w:rsidRDefault="00CA5732" w:rsidP="00AC23FE">
            <w:pPr>
              <w:rPr>
                <w:rFonts w:cs="Calibri"/>
                <w:color w:val="000000"/>
                <w:sz w:val="18"/>
                <w:szCs w:val="18"/>
              </w:rPr>
            </w:pPr>
            <w:r w:rsidRPr="00F61B8B">
              <w:rPr>
                <w:rFonts w:cs="Calibri"/>
                <w:color w:val="000000"/>
                <w:sz w:val="18"/>
                <w:szCs w:val="18"/>
              </w:rPr>
              <w:t xml:space="preserve">Chave do bem </w:t>
            </w:r>
            <w:r>
              <w:rPr>
                <w:rFonts w:cs="Calibri"/>
                <w:color w:val="000000"/>
                <w:sz w:val="18"/>
                <w:szCs w:val="18"/>
              </w:rPr>
              <w:t>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5D9DF72" w14:textId="6116EEA5"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5C142A6A"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64D8A9B" w14:textId="77777777" w:rsidR="00CA5732" w:rsidRPr="00F61B8B" w:rsidRDefault="00CA5732">
            <w:pPr>
              <w:rPr>
                <w:rFonts w:cs="Calibri"/>
                <w:color w:val="000000"/>
                <w:sz w:val="18"/>
                <w:szCs w:val="18"/>
              </w:rPr>
            </w:pPr>
            <w:r w:rsidRPr="00F61B8B">
              <w:rPr>
                <w:rFonts w:cs="Calibri"/>
                <w:color w:val="000000"/>
                <w:sz w:val="18"/>
                <w:szCs w:val="18"/>
              </w:rPr>
              <w:t>ckbalbem</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7CB3638" w14:textId="4B52EF82" w:rsidR="00CA5732" w:rsidRPr="00F61B8B" w:rsidRDefault="00CA5732" w:rsidP="00AC23FE">
            <w:pPr>
              <w:rPr>
                <w:rFonts w:cs="Calibri"/>
                <w:color w:val="000000"/>
                <w:sz w:val="18"/>
                <w:szCs w:val="18"/>
              </w:rPr>
            </w:pPr>
            <w:r w:rsidRPr="00F61B8B">
              <w:rPr>
                <w:rFonts w:cs="Calibri"/>
                <w:color w:val="000000"/>
                <w:sz w:val="18"/>
                <w:szCs w:val="18"/>
              </w:rPr>
              <w:t xml:space="preserve">Chave do bem </w:t>
            </w:r>
            <w:r>
              <w:rPr>
                <w:rFonts w:cs="Calibri"/>
                <w:color w:val="000000"/>
                <w:sz w:val="18"/>
                <w:szCs w:val="18"/>
              </w:rPr>
              <w:t>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9EC0159" w14:textId="42CB6446"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48713703"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CAC0F22" w14:textId="77777777" w:rsidR="00CA5732" w:rsidRPr="00F61B8B" w:rsidRDefault="00CA5732">
            <w:pPr>
              <w:rPr>
                <w:rFonts w:cs="Calibri"/>
                <w:color w:val="000000"/>
                <w:sz w:val="18"/>
                <w:szCs w:val="18"/>
              </w:rPr>
            </w:pPr>
            <w:r w:rsidRPr="00F61B8B">
              <w:rPr>
                <w:rFonts w:cs="Calibri"/>
                <w:color w:val="000000"/>
                <w:sz w:val="18"/>
                <w:szCs w:val="18"/>
              </w:rPr>
              <w:t>ckctabem</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FCD5109" w14:textId="0D24526D" w:rsidR="00CA5732" w:rsidRPr="00F61B8B" w:rsidRDefault="00CA5732">
            <w:pPr>
              <w:rPr>
                <w:rFonts w:cs="Calibri"/>
                <w:color w:val="000000"/>
                <w:sz w:val="18"/>
                <w:szCs w:val="18"/>
              </w:rPr>
            </w:pPr>
            <w:r w:rsidRPr="00F61B8B">
              <w:rPr>
                <w:rFonts w:cs="Calibri"/>
                <w:color w:val="000000"/>
                <w:sz w:val="18"/>
                <w:szCs w:val="18"/>
              </w:rPr>
              <w:t xml:space="preserve">Chave do bem </w:t>
            </w:r>
            <w:r>
              <w:rPr>
                <w:rFonts w:cs="Calibri"/>
                <w:color w:val="000000"/>
                <w:sz w:val="18"/>
                <w:szCs w:val="18"/>
              </w:rPr>
              <w:t>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2AA9D43" w14:textId="75400726"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5F0448A0"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A585471" w14:textId="77777777" w:rsidR="00CA5732" w:rsidRPr="00F61B8B" w:rsidRDefault="00CA5732">
            <w:pPr>
              <w:rPr>
                <w:rFonts w:cs="Calibri"/>
                <w:color w:val="000000"/>
                <w:sz w:val="18"/>
                <w:szCs w:val="18"/>
              </w:rPr>
            </w:pPr>
            <w:r w:rsidRPr="00F61B8B">
              <w:rPr>
                <w:rFonts w:cs="Calibri"/>
                <w:color w:val="000000"/>
                <w:sz w:val="18"/>
                <w:szCs w:val="18"/>
              </w:rPr>
              <w:t>ckrefbem</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9AC5188" w14:textId="0EC2E654" w:rsidR="00CA5732" w:rsidRPr="00F61B8B" w:rsidRDefault="00CA5732">
            <w:pPr>
              <w:rPr>
                <w:rFonts w:cs="Calibri"/>
                <w:color w:val="000000"/>
                <w:sz w:val="18"/>
                <w:szCs w:val="18"/>
              </w:rPr>
            </w:pPr>
            <w:r w:rsidRPr="00F61B8B">
              <w:rPr>
                <w:rFonts w:cs="Calibri"/>
                <w:color w:val="000000"/>
                <w:sz w:val="18"/>
                <w:szCs w:val="18"/>
              </w:rPr>
              <w:t xml:space="preserve">Chave do bem </w:t>
            </w:r>
            <w:r>
              <w:rPr>
                <w:rFonts w:cs="Calibri"/>
                <w:color w:val="000000"/>
                <w:sz w:val="18"/>
                <w:szCs w:val="18"/>
              </w:rPr>
              <w:t>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2C0D07C" w14:textId="52AEF899"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020B276F"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4262F9B7" w14:textId="77777777" w:rsidR="00CA5732" w:rsidRPr="00F61B8B" w:rsidRDefault="00CA5732">
            <w:pPr>
              <w:rPr>
                <w:rFonts w:cs="Calibri"/>
                <w:color w:val="000000"/>
                <w:sz w:val="18"/>
                <w:szCs w:val="18"/>
              </w:rPr>
            </w:pPr>
            <w:r w:rsidRPr="00F61B8B">
              <w:rPr>
                <w:rFonts w:cs="Calibri"/>
                <w:color w:val="000000"/>
                <w:sz w:val="18"/>
                <w:szCs w:val="18"/>
              </w:rPr>
              <w:t>tipologia</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BF5DE24" w14:textId="77777777" w:rsidR="00CA5732" w:rsidRPr="00CD3F80" w:rsidRDefault="00CA5732" w:rsidP="00AC23FE">
            <w:pPr>
              <w:rPr>
                <w:rFonts w:cs="Calibri"/>
                <w:color w:val="000000"/>
                <w:sz w:val="18"/>
                <w:szCs w:val="18"/>
              </w:rPr>
            </w:pPr>
            <w:r w:rsidRPr="00CD3F80">
              <w:rPr>
                <w:rFonts w:cs="Calibri"/>
                <w:color w:val="000000"/>
                <w:sz w:val="18"/>
                <w:szCs w:val="18"/>
              </w:rPr>
              <w:t>Código que identifica a tipologia de garantia:</w:t>
            </w:r>
          </w:p>
          <w:p w14:paraId="6A12C848" w14:textId="71ABB055" w:rsidR="00CA5732" w:rsidRPr="00AC23FE" w:rsidRDefault="00CA5732" w:rsidP="00627E4A">
            <w:pPr>
              <w:pStyle w:val="ListParagraph"/>
              <w:numPr>
                <w:ilvl w:val="0"/>
                <w:numId w:val="45"/>
              </w:numPr>
              <w:rPr>
                <w:rFonts w:cs="Calibri"/>
                <w:color w:val="000000"/>
                <w:sz w:val="18"/>
                <w:szCs w:val="18"/>
              </w:rPr>
            </w:pPr>
            <w:r w:rsidRPr="00AC23FE">
              <w:rPr>
                <w:rFonts w:cs="Calibri"/>
                <w:color w:val="000000"/>
                <w:sz w:val="18"/>
                <w:szCs w:val="18"/>
              </w:rPr>
              <w:t>Esta tabela de interface inclui processos</w:t>
            </w:r>
            <w:r>
              <w:rPr>
                <w:rFonts w:cs="Calibri"/>
                <w:color w:val="000000"/>
                <w:sz w:val="18"/>
                <w:szCs w:val="18"/>
              </w:rPr>
              <w:t>/cauções</w:t>
            </w:r>
            <w:r w:rsidRPr="00AC23FE">
              <w:rPr>
                <w:rFonts w:cs="Calibri"/>
                <w:color w:val="000000"/>
                <w:sz w:val="18"/>
                <w:szCs w:val="18"/>
              </w:rPr>
              <w:t xml:space="preserve"> de garantias reais e pessoais. As garantias reais podem ser financeiras ou imobiliárias e são identificadas pelo código ‘FIN’ e ‘IMO’, respetivamente. Por sua vez, as garantias pessoais são identificadas pelo código ‘PES’.</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D9A5416" w14:textId="3D3A671A"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3CC9D375"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0F4853A" w14:textId="77777777" w:rsidR="00CA5732" w:rsidRPr="00F61B8B" w:rsidRDefault="00CA5732">
            <w:pPr>
              <w:rPr>
                <w:rFonts w:cs="Calibri"/>
                <w:color w:val="000000"/>
                <w:sz w:val="18"/>
                <w:szCs w:val="18"/>
              </w:rPr>
            </w:pPr>
            <w:r w:rsidRPr="00F61B8B">
              <w:rPr>
                <w:rFonts w:cs="Calibri"/>
                <w:color w:val="000000"/>
                <w:sz w:val="18"/>
                <w:szCs w:val="18"/>
              </w:rPr>
              <w:t>s1emp</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FA7A284" w14:textId="5B48CF70" w:rsidR="00CA5732" w:rsidRPr="00F61B8B" w:rsidRDefault="00CA5732">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 xml:space="preserve">na </w:t>
            </w:r>
            <w:r w:rsidRPr="00F61B8B">
              <w:rPr>
                <w:rFonts w:cs="Calibri"/>
                <w:color w:val="000000"/>
                <w:sz w:val="18"/>
                <w:szCs w:val="18"/>
              </w:rPr>
              <w:t>BDR</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D128561" w14:textId="15A59EBA"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1DD2B9C0"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5C21662" w14:textId="77777777" w:rsidR="00CA5732" w:rsidRPr="00F61B8B" w:rsidRDefault="00CA5732">
            <w:pPr>
              <w:rPr>
                <w:rFonts w:cs="Calibri"/>
                <w:color w:val="000000"/>
                <w:sz w:val="18"/>
                <w:szCs w:val="18"/>
              </w:rPr>
            </w:pPr>
            <w:r w:rsidRPr="00F61B8B">
              <w:rPr>
                <w:rFonts w:cs="Calibri"/>
                <w:color w:val="000000"/>
                <w:sz w:val="18"/>
                <w:szCs w:val="18"/>
              </w:rPr>
              <w:t>contra1</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1E17024" w14:textId="5517DF4A" w:rsidR="00CA5732" w:rsidRPr="00F61B8B" w:rsidRDefault="00CA5732">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 xml:space="preserve">na </w:t>
            </w:r>
            <w:r w:rsidRPr="00F61B8B">
              <w:rPr>
                <w:rFonts w:cs="Calibri"/>
                <w:color w:val="000000"/>
                <w:sz w:val="18"/>
                <w:szCs w:val="18"/>
              </w:rPr>
              <w:t>BDR</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097D3F1" w14:textId="6CBF8B79"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33961F5E"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82CB532" w14:textId="77777777" w:rsidR="00CA5732" w:rsidRPr="00F61B8B" w:rsidRDefault="00CA5732">
            <w:pPr>
              <w:rPr>
                <w:rFonts w:cs="Calibri"/>
                <w:color w:val="000000"/>
                <w:sz w:val="18"/>
                <w:szCs w:val="18"/>
              </w:rPr>
            </w:pPr>
            <w:r w:rsidRPr="00F61B8B">
              <w:rPr>
                <w:rFonts w:cs="Calibri"/>
                <w:color w:val="000000"/>
                <w:sz w:val="18"/>
                <w:szCs w:val="18"/>
              </w:rPr>
              <w:t>biengar1</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6300CB7" w14:textId="1A4E1105" w:rsidR="00CA5732" w:rsidRPr="00F61B8B" w:rsidRDefault="00CA5732">
            <w:pPr>
              <w:rPr>
                <w:rFonts w:cs="Calibri"/>
                <w:color w:val="000000"/>
                <w:sz w:val="18"/>
                <w:szCs w:val="18"/>
              </w:rPr>
            </w:pPr>
            <w:r w:rsidRPr="00F61B8B">
              <w:rPr>
                <w:rFonts w:cs="Calibri"/>
                <w:color w:val="000000"/>
                <w:sz w:val="18"/>
                <w:szCs w:val="18"/>
              </w:rPr>
              <w:t xml:space="preserve">Chave da garantia </w:t>
            </w:r>
            <w:r>
              <w:rPr>
                <w:rFonts w:cs="Calibri"/>
                <w:color w:val="000000"/>
                <w:sz w:val="18"/>
                <w:szCs w:val="18"/>
              </w:rPr>
              <w:t xml:space="preserve">na </w:t>
            </w:r>
            <w:r w:rsidRPr="00F61B8B">
              <w:rPr>
                <w:rFonts w:cs="Calibri"/>
                <w:color w:val="000000"/>
                <w:sz w:val="18"/>
                <w:szCs w:val="18"/>
              </w:rPr>
              <w:t>BDR</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C64A23F" w14:textId="1DFEA261"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3C391F36"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13E2700" w14:textId="77777777" w:rsidR="00CA5732" w:rsidRPr="00F61B8B" w:rsidRDefault="00CA5732">
            <w:pPr>
              <w:rPr>
                <w:rFonts w:cs="Calibri"/>
                <w:color w:val="000000"/>
                <w:sz w:val="18"/>
                <w:szCs w:val="18"/>
              </w:rPr>
            </w:pPr>
            <w:r w:rsidRPr="00F61B8B">
              <w:rPr>
                <w:rFonts w:cs="Calibri"/>
                <w:color w:val="000000"/>
                <w:sz w:val="18"/>
                <w:szCs w:val="18"/>
              </w:rPr>
              <w:t>tip_gara</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86AFA46" w14:textId="4BBDE06D" w:rsidR="00CA5732" w:rsidRPr="00F61B8B" w:rsidRDefault="00CA5732">
            <w:pPr>
              <w:rPr>
                <w:rFonts w:cs="Calibri"/>
                <w:color w:val="000000"/>
                <w:sz w:val="18"/>
                <w:szCs w:val="18"/>
              </w:rPr>
            </w:pPr>
            <w:r w:rsidRPr="00F61B8B">
              <w:rPr>
                <w:rFonts w:cs="Calibri"/>
                <w:color w:val="000000"/>
                <w:sz w:val="18"/>
                <w:szCs w:val="18"/>
              </w:rPr>
              <w:t>Identificação do tipo de garantia (Financeira/Pessoal/Imóvel)</w:t>
            </w:r>
            <w:r>
              <w:rPr>
                <w:rFonts w:cs="Calibri"/>
                <w:color w:val="000000"/>
                <w:sz w:val="18"/>
                <w:szCs w:val="18"/>
              </w:rPr>
              <w:t xml:space="preserve"> na BDR</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B103003" w14:textId="1243C241"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1BB79AEF"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DF90AE7" w14:textId="77777777" w:rsidR="00CA5732" w:rsidRPr="00F61B8B" w:rsidRDefault="00CA5732" w:rsidP="00AC23FE">
            <w:pPr>
              <w:rPr>
                <w:rFonts w:cs="Calibri"/>
                <w:color w:val="000000"/>
                <w:sz w:val="18"/>
                <w:szCs w:val="18"/>
              </w:rPr>
            </w:pPr>
            <w:r w:rsidRPr="00F61B8B">
              <w:rPr>
                <w:rFonts w:cs="Calibri"/>
                <w:color w:val="000000"/>
                <w:sz w:val="18"/>
                <w:szCs w:val="18"/>
              </w:rPr>
              <w:t>ref_date</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14:paraId="39274118" w14:textId="77777777" w:rsidR="00CA5732" w:rsidRPr="00212559" w:rsidRDefault="00CA5732" w:rsidP="00AC23FE">
            <w:pPr>
              <w:rPr>
                <w:rFonts w:cs="Calibri"/>
                <w:color w:val="000000"/>
                <w:sz w:val="18"/>
                <w:szCs w:val="18"/>
              </w:rPr>
            </w:pPr>
            <w:r w:rsidRPr="00212559">
              <w:rPr>
                <w:rFonts w:cs="Calibri"/>
                <w:color w:val="000000"/>
                <w:sz w:val="18"/>
                <w:szCs w:val="18"/>
              </w:rPr>
              <w:t>Data de referência dos dados:</w:t>
            </w:r>
          </w:p>
          <w:p w14:paraId="31F9104F" w14:textId="77777777" w:rsidR="00CA5732" w:rsidRPr="00212559" w:rsidRDefault="00CA5732" w:rsidP="00AC23FE">
            <w:pPr>
              <w:pStyle w:val="ListParagraph"/>
              <w:numPr>
                <w:ilvl w:val="0"/>
                <w:numId w:val="7"/>
              </w:numPr>
              <w:rPr>
                <w:rFonts w:cs="Calibri"/>
                <w:color w:val="000000"/>
                <w:sz w:val="18"/>
                <w:szCs w:val="18"/>
              </w:rPr>
            </w:pPr>
            <w:r w:rsidRPr="00212559">
              <w:rPr>
                <w:rFonts w:cs="Calibri"/>
                <w:color w:val="000000"/>
                <w:sz w:val="18"/>
                <w:szCs w:val="18"/>
              </w:rPr>
              <w:t xml:space="preserve">Todas as tabelas de output dos motores incluem sempre o campo ‘ref_date’ que reflete a data de referência dos dados. </w:t>
            </w:r>
          </w:p>
          <w:p w14:paraId="3AF37154" w14:textId="77777777" w:rsidR="00CA5732" w:rsidRPr="00212559" w:rsidRDefault="00CA5732" w:rsidP="00AC23FE">
            <w:pPr>
              <w:pStyle w:val="ListParagraph"/>
              <w:numPr>
                <w:ilvl w:val="0"/>
                <w:numId w:val="7"/>
              </w:numPr>
              <w:rPr>
                <w:rFonts w:cs="Calibri"/>
                <w:color w:val="000000"/>
                <w:sz w:val="18"/>
                <w:szCs w:val="18"/>
              </w:rPr>
            </w:pPr>
            <w:r w:rsidRPr="00212559">
              <w:rPr>
                <w:rFonts w:cs="Calibri"/>
                <w:color w:val="000000"/>
                <w:sz w:val="18"/>
                <w:szCs w:val="18"/>
              </w:rPr>
              <w:t>Dado que as tabelas de interface do MUG são mensais, este campo informará o último dia útil a que respeitam todos os dados dessa partição temporal. Note-se que, no caso do último dia de calendário do mês não ser um dia útil, o será criada automaticamente uma partição temporal com referência ao último dia de calendário do mês, e preencherá essa partição com os dados registados no último dia útil desse mês.</w:t>
            </w:r>
          </w:p>
          <w:p w14:paraId="46240D65" w14:textId="284F7A0F" w:rsidR="00CA5732" w:rsidRPr="00AC23FE" w:rsidRDefault="00CA5732" w:rsidP="00AC23FE">
            <w:pPr>
              <w:pStyle w:val="ListParagraph"/>
              <w:numPr>
                <w:ilvl w:val="0"/>
                <w:numId w:val="7"/>
              </w:numPr>
              <w:rPr>
                <w:rFonts w:cs="Calibri"/>
                <w:color w:val="000000"/>
                <w:sz w:val="18"/>
                <w:szCs w:val="18"/>
              </w:rPr>
            </w:pPr>
            <w:r w:rsidRPr="00AC23FE">
              <w:rPr>
                <w:rFonts w:cs="Calibri"/>
                <w:color w:val="000000"/>
                <w:sz w:val="18"/>
                <w:szCs w:val="18"/>
              </w:rPr>
              <w:t>Todas as datas no modelo respeitam o formato  ‘aaaa-mm-dd’.</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022AE7C" w14:textId="2FAB964A" w:rsidR="00CA5732" w:rsidRPr="00F61B8B" w:rsidRDefault="00CA5732" w:rsidP="00AC23FE">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bl>
    <w:p w14:paraId="6CB255CA" w14:textId="6DBF9445" w:rsidR="007F3E4B" w:rsidRPr="008B6B55" w:rsidRDefault="00F61B8B" w:rsidP="008B6B55">
      <w:pPr>
        <w:rPr>
          <w:rFonts w:eastAsiaTheme="majorEastAsia" w:cstheme="majorBidi"/>
          <w:u w:val="single"/>
        </w:rPr>
      </w:pPr>
      <w:r>
        <w:t xml:space="preserve"> </w:t>
      </w:r>
      <w:r w:rsidR="008B6B55">
        <w:br w:type="page"/>
      </w:r>
    </w:p>
    <w:p w14:paraId="383DA636" w14:textId="77777777" w:rsidR="008B6B55" w:rsidRDefault="008B6B55" w:rsidP="00D93BA2">
      <w:pPr>
        <w:pStyle w:val="Heading5"/>
        <w:sectPr w:rsidR="008B6B55" w:rsidSect="008B6B55">
          <w:pgSz w:w="16838" w:h="11906" w:orient="landscape"/>
          <w:pgMar w:top="1440" w:right="1440" w:bottom="1440" w:left="1440" w:header="709" w:footer="709" w:gutter="0"/>
          <w:cols w:space="708"/>
          <w:docGrid w:linePitch="360"/>
        </w:sectPr>
      </w:pPr>
    </w:p>
    <w:p w14:paraId="1DABB95D" w14:textId="07739F1D" w:rsidR="00B06055" w:rsidRPr="00C969FE" w:rsidRDefault="00B06055" w:rsidP="00666790">
      <w:pPr>
        <w:pStyle w:val="Heading3"/>
      </w:pPr>
      <w:bookmarkStart w:id="114" w:name="_Toc168671664"/>
      <w:bookmarkStart w:id="115" w:name="_Toc163902274"/>
      <w:r w:rsidRPr="00C969FE">
        <w:lastRenderedPageBreak/>
        <w:t xml:space="preserve">Tabelas </w:t>
      </w:r>
      <w:r w:rsidRPr="00C969FE">
        <w:rPr>
          <w:i/>
        </w:rPr>
        <w:t>Views</w:t>
      </w:r>
      <w:bookmarkEnd w:id="114"/>
    </w:p>
    <w:p w14:paraId="79ABD36E" w14:textId="458A9698" w:rsidR="00C969FE" w:rsidRPr="00720567" w:rsidRDefault="00C969FE"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As tabelas de interface do MUG contêm a informação necessária a enviar para os diferentes casos de uso. No entanto, dependendo do destinatário da informação, as tabelas necessitam de ser adaptadas para que a sua estrutura corresponda à exigi</w:t>
      </w:r>
      <w:r w:rsidR="001F7503" w:rsidRPr="00720567">
        <w:rPr>
          <w:rFonts w:eastAsiaTheme="minorHAnsi" w:cstheme="minorBidi"/>
          <w:szCs w:val="22"/>
          <w:lang w:eastAsia="en-US"/>
        </w:rPr>
        <w:t xml:space="preserve">da pelo caso de uso. A fotografia final já com as (poucas) alterações realizadas nos interfaces do MUG são visíveis através de </w:t>
      </w:r>
      <w:r w:rsidR="001F7503" w:rsidRPr="00720567">
        <w:rPr>
          <w:rFonts w:eastAsiaTheme="minorHAnsi" w:cstheme="minorBidi"/>
          <w:i/>
          <w:szCs w:val="22"/>
          <w:lang w:eastAsia="en-US"/>
        </w:rPr>
        <w:t>views</w:t>
      </w:r>
      <w:r w:rsidR="001F7503" w:rsidRPr="00720567">
        <w:rPr>
          <w:rFonts w:eastAsiaTheme="minorHAnsi" w:cstheme="minorBidi"/>
          <w:szCs w:val="22"/>
          <w:lang w:eastAsia="en-US"/>
        </w:rPr>
        <w:t xml:space="preserve"> criadas para</w:t>
      </w:r>
      <w:r w:rsidRPr="00720567">
        <w:rPr>
          <w:rFonts w:eastAsiaTheme="minorHAnsi" w:cstheme="minorBidi"/>
          <w:szCs w:val="22"/>
          <w:lang w:eastAsia="en-US"/>
        </w:rPr>
        <w:t xml:space="preserve"> alterações realizadas nos interfaces do MUG podem ser visível através de </w:t>
      </w:r>
      <w:r w:rsidRPr="00720567">
        <w:rPr>
          <w:rFonts w:eastAsiaTheme="minorHAnsi" w:cstheme="minorBidi"/>
          <w:i/>
          <w:szCs w:val="22"/>
          <w:lang w:eastAsia="en-US"/>
        </w:rPr>
        <w:t>views</w:t>
      </w:r>
      <w:r w:rsidRPr="00720567">
        <w:rPr>
          <w:rFonts w:eastAsiaTheme="minorHAnsi" w:cstheme="minorBidi"/>
          <w:szCs w:val="22"/>
          <w:lang w:eastAsia="en-US"/>
        </w:rPr>
        <w:t xml:space="preserve"> criadas para que seja possível visualizar a tabela e a informação exata e final que é enviada para os diferentes casos de uso.</w:t>
      </w:r>
    </w:p>
    <w:p w14:paraId="575627DD" w14:textId="6FE748E3" w:rsidR="001F7503" w:rsidRPr="00C969FE" w:rsidRDefault="001F7503" w:rsidP="00666790">
      <w:pPr>
        <w:pStyle w:val="Heading4"/>
      </w:pPr>
      <w:bookmarkStart w:id="116" w:name="_Toc168671665"/>
      <w:r w:rsidRPr="007314D4">
        <w:rPr>
          <w:i/>
        </w:rPr>
        <w:t>Views</w:t>
      </w:r>
      <w:r>
        <w:t xml:space="preserve"> de interface para IFRS9</w:t>
      </w:r>
      <w:bookmarkEnd w:id="116"/>
    </w:p>
    <w:p w14:paraId="0EE79F57" w14:textId="7B538F48" w:rsidR="00D46501" w:rsidRDefault="008B6B55" w:rsidP="00666790">
      <w:pPr>
        <w:pStyle w:val="Heading5"/>
      </w:pPr>
      <w:bookmarkStart w:id="117" w:name="_Toc168671666"/>
      <w:r w:rsidRPr="007314D4">
        <w:rPr>
          <w:i/>
        </w:rPr>
        <w:t>View</w:t>
      </w:r>
      <w:r>
        <w:t xml:space="preserve"> da tabela de responsabilidades e processos</w:t>
      </w:r>
      <w:r w:rsidR="000836DD">
        <w:t>/cauções</w:t>
      </w:r>
      <w:r>
        <w:t xml:space="preserve"> para IFRS: </w:t>
      </w:r>
      <w:r w:rsidRPr="00AA4469">
        <w:rPr>
          <w:i/>
        </w:rPr>
        <w:t>cd_garantias.gt015_report_biyr9500_ifrs</w:t>
      </w:r>
      <w:bookmarkEnd w:id="115"/>
      <w:bookmarkEnd w:id="117"/>
    </w:p>
    <w:p w14:paraId="4AF4208E" w14:textId="47F23791" w:rsidR="00C969FE" w:rsidRPr="00720567" w:rsidRDefault="00C969FE"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sidRPr="00720567">
        <w:rPr>
          <w:rFonts w:eastAsiaTheme="minorHAnsi" w:cstheme="minorBidi"/>
          <w:i/>
          <w:szCs w:val="22"/>
          <w:lang w:eastAsia="en-US"/>
        </w:rPr>
        <w:t>view cd_garantias.gt015_report_biyr9500_ifrs</w:t>
      </w:r>
      <w:r w:rsidRPr="00720567">
        <w:rPr>
          <w:rFonts w:eastAsiaTheme="minorHAnsi" w:cstheme="minorBidi"/>
          <w:szCs w:val="22"/>
          <w:lang w:eastAsia="en-US"/>
        </w:rPr>
        <w:t xml:space="preserve"> corresponde à informação da tabela de interface do MUG </w:t>
      </w:r>
      <w:r w:rsidRPr="00720567">
        <w:rPr>
          <w:rFonts w:eastAsiaTheme="minorHAnsi" w:cstheme="minorBidi"/>
          <w:i/>
          <w:szCs w:val="22"/>
          <w:lang w:eastAsia="en-US"/>
        </w:rPr>
        <w:t>cd_garantias.gt015_report_biyr9500</w:t>
      </w:r>
      <w:r w:rsidRPr="00720567">
        <w:rPr>
          <w:rFonts w:eastAsiaTheme="minorHAnsi" w:cstheme="minorBidi"/>
          <w:szCs w:val="22"/>
          <w:lang w:eastAsia="en-US"/>
        </w:rPr>
        <w:t xml:space="preserve"> enviada para a aplicação de IFRS9, de acordo com os seus critérios e formatos necessários. </w:t>
      </w:r>
    </w:p>
    <w:p w14:paraId="555B8174" w14:textId="1C74F8D5" w:rsidR="00A40A29" w:rsidRDefault="00C969FE"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são apresentados todos os campos enviados para este caso de uso, bem como as suas transformações a partir da tabela </w:t>
      </w:r>
      <w:r w:rsidRPr="00720567">
        <w:rPr>
          <w:rFonts w:eastAsiaTheme="minorHAnsi" w:cstheme="minorBidi"/>
          <w:i/>
          <w:szCs w:val="22"/>
          <w:lang w:eastAsia="en-US"/>
        </w:rPr>
        <w:t>cd_garantias.gt015_report_biyr9500</w:t>
      </w:r>
      <w:r w:rsidRPr="00720567">
        <w:rPr>
          <w:rFonts w:eastAsiaTheme="minorHAnsi" w:cstheme="minorBidi"/>
          <w:szCs w:val="22"/>
          <w:lang w:eastAsia="en-US"/>
        </w:rPr>
        <w:t>:</w:t>
      </w:r>
    </w:p>
    <w:p w14:paraId="4E7AB85A" w14:textId="0EE086D8" w:rsidR="00BE2C12" w:rsidRPr="00BE2C12" w:rsidRDefault="00BE2C12" w:rsidP="00BE2C12">
      <w:pPr>
        <w:pStyle w:val="Caption"/>
        <w:jc w:val="center"/>
        <w:rPr>
          <w:rFonts w:eastAsiaTheme="minorHAnsi" w:cstheme="minorBidi"/>
          <w:b/>
          <w:color w:val="000000" w:themeColor="text1"/>
          <w:sz w:val="22"/>
          <w:szCs w:val="22"/>
          <w:lang w:eastAsia="en-US"/>
        </w:rPr>
      </w:pPr>
      <w:bookmarkStart w:id="118" w:name="_Toc168413858"/>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486242">
        <w:rPr>
          <w:b/>
          <w:noProof/>
          <w:color w:val="000000" w:themeColor="text1"/>
          <w:sz w:val="22"/>
          <w:szCs w:val="22"/>
        </w:rPr>
        <w:t>20</w:t>
      </w:r>
      <w:r w:rsidRPr="00BE2C12">
        <w:rPr>
          <w:b/>
          <w:color w:val="000000" w:themeColor="text1"/>
          <w:sz w:val="22"/>
          <w:szCs w:val="22"/>
        </w:rPr>
        <w:fldChar w:fldCharType="end"/>
      </w:r>
      <w:r w:rsidRPr="00BE2C12">
        <w:rPr>
          <w:b/>
          <w:color w:val="000000" w:themeColor="text1"/>
          <w:sz w:val="22"/>
          <w:szCs w:val="22"/>
        </w:rPr>
        <w:t>: Detalhe dos campos e das suas transformações da cd_garantias.gt015_report_biyr9500_ifrs</w:t>
      </w:r>
      <w:bookmarkEnd w:id="118"/>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6"/>
        <w:gridCol w:w="6871"/>
      </w:tblGrid>
      <w:tr w:rsidR="00C517E8" w:rsidRPr="00C517E8" w14:paraId="22D162D3" w14:textId="77777777" w:rsidTr="00FB6E8E">
        <w:trPr>
          <w:trHeight w:val="290"/>
          <w:tblHeader/>
        </w:trPr>
        <w:tc>
          <w:tcPr>
            <w:tcW w:w="2196" w:type="dxa"/>
            <w:shd w:val="clear" w:color="auto" w:fill="FF0000"/>
            <w:noWrap/>
            <w:hideMark/>
          </w:tcPr>
          <w:p w14:paraId="35B249D2" w14:textId="7E8BA294" w:rsidR="00A40A29" w:rsidRPr="00A40A29" w:rsidRDefault="00B935DB" w:rsidP="00A40A29">
            <w:pPr>
              <w:rPr>
                <w:rFonts w:cs="Calibri"/>
                <w:b/>
                <w:bCs/>
                <w:color w:val="FFFFFF"/>
                <w:sz w:val="18"/>
                <w:szCs w:val="18"/>
                <w:lang w:val="en-US"/>
              </w:rPr>
            </w:pPr>
            <w:r>
              <w:rPr>
                <w:rFonts w:cs="Calibri"/>
                <w:b/>
                <w:bCs/>
                <w:color w:val="FFFFFF"/>
                <w:sz w:val="18"/>
                <w:szCs w:val="18"/>
                <w:lang w:val="en-US"/>
              </w:rPr>
              <w:t>Campos</w:t>
            </w:r>
            <w:r w:rsidR="00A40A29" w:rsidRPr="00A40A29">
              <w:rPr>
                <w:rFonts w:cs="Calibri"/>
                <w:b/>
                <w:bCs/>
                <w:color w:val="FFFFFF"/>
                <w:sz w:val="18"/>
                <w:szCs w:val="18"/>
                <w:lang w:val="en-US"/>
              </w:rPr>
              <w:t xml:space="preserve"> da </w:t>
            </w:r>
            <w:r w:rsidR="00A40A29" w:rsidRPr="00A40A29">
              <w:rPr>
                <w:rFonts w:cs="Calibri"/>
                <w:b/>
                <w:bCs/>
                <w:i/>
                <w:color w:val="FFFFFF"/>
                <w:sz w:val="18"/>
                <w:szCs w:val="18"/>
                <w:lang w:val="en-US"/>
              </w:rPr>
              <w:t>view</w:t>
            </w:r>
          </w:p>
          <w:p w14:paraId="5EC1865B" w14:textId="3D3D04DF" w:rsidR="00C517E8" w:rsidRPr="00A40A29" w:rsidRDefault="00A40A29" w:rsidP="00A40A29">
            <w:pPr>
              <w:rPr>
                <w:rFonts w:cs="Calibri"/>
                <w:color w:val="000000"/>
                <w:sz w:val="18"/>
                <w:szCs w:val="18"/>
                <w:lang w:val="en-US"/>
              </w:rPr>
            </w:pPr>
            <w:r w:rsidRPr="00A40A29">
              <w:rPr>
                <w:rFonts w:cs="Calibri"/>
                <w:b/>
                <w:bCs/>
                <w:i/>
                <w:color w:val="FFFFFF"/>
                <w:sz w:val="18"/>
                <w:szCs w:val="18"/>
                <w:lang w:val="en-US"/>
              </w:rPr>
              <w:t>gt015_report_biyr9500_ifrs</w:t>
            </w:r>
          </w:p>
        </w:tc>
        <w:tc>
          <w:tcPr>
            <w:tcW w:w="6871" w:type="dxa"/>
            <w:shd w:val="clear" w:color="auto" w:fill="FF0000"/>
            <w:noWrap/>
            <w:hideMark/>
          </w:tcPr>
          <w:p w14:paraId="414C2FC5" w14:textId="4421ADB2" w:rsidR="00C517E8" w:rsidRPr="00A40A29" w:rsidRDefault="00A40A29" w:rsidP="00A40A29">
            <w:pPr>
              <w:rPr>
                <w:rFonts w:cs="Calibri"/>
                <w:color w:val="000000"/>
                <w:sz w:val="18"/>
                <w:szCs w:val="18"/>
              </w:rPr>
            </w:pPr>
            <w:r w:rsidRPr="00CE24BD">
              <w:rPr>
                <w:rFonts w:cs="Calibri"/>
                <w:b/>
                <w:bCs/>
                <w:color w:val="FFFFFF"/>
                <w:sz w:val="18"/>
                <w:szCs w:val="18"/>
              </w:rPr>
              <w:t>Alterações a partir da tabela</w:t>
            </w:r>
            <w:r>
              <w:rPr>
                <w:rFonts w:cs="Calibri"/>
                <w:color w:val="000000"/>
                <w:sz w:val="18"/>
                <w:szCs w:val="18"/>
              </w:rPr>
              <w:t xml:space="preserve"> </w:t>
            </w:r>
            <w:r w:rsidRPr="00A40A29">
              <w:rPr>
                <w:rFonts w:cs="Calibri"/>
                <w:b/>
                <w:bCs/>
                <w:i/>
                <w:color w:val="FFFFFF"/>
                <w:sz w:val="18"/>
                <w:szCs w:val="18"/>
              </w:rPr>
              <w:t>gt015_report_biyr9500</w:t>
            </w:r>
          </w:p>
        </w:tc>
      </w:tr>
      <w:tr w:rsidR="00C517E8" w:rsidRPr="00C517E8" w14:paraId="235C8D75" w14:textId="77777777" w:rsidTr="00A40A29">
        <w:trPr>
          <w:trHeight w:val="290"/>
        </w:trPr>
        <w:tc>
          <w:tcPr>
            <w:tcW w:w="2196" w:type="dxa"/>
            <w:shd w:val="clear" w:color="auto" w:fill="auto"/>
            <w:noWrap/>
            <w:hideMark/>
          </w:tcPr>
          <w:p w14:paraId="55C8EC5A" w14:textId="77777777" w:rsidR="00C517E8" w:rsidRPr="00C517E8" w:rsidRDefault="00C517E8" w:rsidP="00A40A29">
            <w:pPr>
              <w:rPr>
                <w:rFonts w:cs="Calibri"/>
                <w:color w:val="000000"/>
                <w:sz w:val="18"/>
                <w:szCs w:val="18"/>
              </w:rPr>
            </w:pPr>
            <w:r w:rsidRPr="00C517E8">
              <w:rPr>
                <w:rFonts w:cs="Calibri"/>
                <w:color w:val="000000"/>
                <w:sz w:val="18"/>
                <w:szCs w:val="18"/>
              </w:rPr>
              <w:t>datdados</w:t>
            </w:r>
          </w:p>
        </w:tc>
        <w:tc>
          <w:tcPr>
            <w:tcW w:w="6871" w:type="dxa"/>
            <w:shd w:val="clear" w:color="auto" w:fill="auto"/>
            <w:noWrap/>
            <w:hideMark/>
          </w:tcPr>
          <w:p w14:paraId="18201F46" w14:textId="0CA53484" w:rsidR="00C517E8" w:rsidRPr="00013B93" w:rsidRDefault="00C517E8"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‘9999-12-31’</w:t>
            </w:r>
          </w:p>
        </w:tc>
      </w:tr>
      <w:tr w:rsidR="00C517E8" w:rsidRPr="00C517E8" w14:paraId="0E679447" w14:textId="77777777" w:rsidTr="00A40A29">
        <w:trPr>
          <w:trHeight w:val="290"/>
        </w:trPr>
        <w:tc>
          <w:tcPr>
            <w:tcW w:w="2196" w:type="dxa"/>
            <w:shd w:val="clear" w:color="auto" w:fill="auto"/>
            <w:noWrap/>
            <w:hideMark/>
          </w:tcPr>
          <w:p w14:paraId="30AB90DB" w14:textId="77777777" w:rsidR="00C517E8" w:rsidRPr="00C517E8" w:rsidRDefault="00C517E8" w:rsidP="00A40A29">
            <w:pPr>
              <w:rPr>
                <w:rFonts w:cs="Calibri"/>
                <w:color w:val="000000"/>
                <w:sz w:val="18"/>
                <w:szCs w:val="18"/>
              </w:rPr>
            </w:pPr>
            <w:r w:rsidRPr="00C517E8">
              <w:rPr>
                <w:rFonts w:cs="Calibri"/>
                <w:color w:val="000000"/>
                <w:sz w:val="18"/>
                <w:szCs w:val="18"/>
              </w:rPr>
              <w:t>cempresabg</w:t>
            </w:r>
          </w:p>
        </w:tc>
        <w:tc>
          <w:tcPr>
            <w:tcW w:w="6871" w:type="dxa"/>
            <w:shd w:val="clear" w:color="auto" w:fill="auto"/>
            <w:noWrap/>
            <w:hideMark/>
          </w:tcPr>
          <w:p w14:paraId="40E0E2BF" w14:textId="418C4A92" w:rsidR="00C517E8" w:rsidRPr="00C517E8" w:rsidRDefault="00C517E8" w:rsidP="00F63E90">
            <w:pPr>
              <w:pStyle w:val="ListParagraph"/>
              <w:numPr>
                <w:ilvl w:val="0"/>
                <w:numId w:val="56"/>
              </w:numPr>
              <w:ind w:left="357" w:hanging="357"/>
              <w:rPr>
                <w:rFonts w:cs="Calibri"/>
                <w:color w:val="000000"/>
                <w:sz w:val="18"/>
                <w:szCs w:val="18"/>
              </w:rPr>
            </w:pPr>
            <w:r w:rsidRPr="00C517E8">
              <w:rPr>
                <w:rFonts w:cs="Calibri"/>
                <w:color w:val="000000"/>
                <w:sz w:val="18"/>
                <w:szCs w:val="18"/>
              </w:rPr>
              <w:t>Sem transformações</w:t>
            </w:r>
          </w:p>
        </w:tc>
      </w:tr>
      <w:tr w:rsidR="00C517E8" w:rsidRPr="00C517E8" w14:paraId="4832CE92" w14:textId="77777777" w:rsidTr="00A40A29">
        <w:trPr>
          <w:trHeight w:val="290"/>
        </w:trPr>
        <w:tc>
          <w:tcPr>
            <w:tcW w:w="2196" w:type="dxa"/>
            <w:shd w:val="clear" w:color="auto" w:fill="auto"/>
            <w:noWrap/>
            <w:hideMark/>
          </w:tcPr>
          <w:p w14:paraId="36B027EF" w14:textId="77777777" w:rsidR="00C517E8" w:rsidRPr="00C517E8" w:rsidRDefault="00C517E8" w:rsidP="00A40A29">
            <w:pPr>
              <w:rPr>
                <w:rFonts w:cs="Calibri"/>
                <w:color w:val="000000"/>
                <w:sz w:val="18"/>
                <w:szCs w:val="18"/>
              </w:rPr>
            </w:pPr>
            <w:r w:rsidRPr="00C517E8">
              <w:rPr>
                <w:rFonts w:cs="Calibri"/>
                <w:color w:val="000000"/>
                <w:sz w:val="18"/>
                <w:szCs w:val="18"/>
              </w:rPr>
              <w:t>ccontrglb</w:t>
            </w:r>
          </w:p>
        </w:tc>
        <w:tc>
          <w:tcPr>
            <w:tcW w:w="6871" w:type="dxa"/>
            <w:shd w:val="clear" w:color="auto" w:fill="auto"/>
            <w:noWrap/>
            <w:hideMark/>
          </w:tcPr>
          <w:p w14:paraId="1EF8C1E2" w14:textId="63D861FE" w:rsidR="00C517E8" w:rsidRPr="00C517E8" w:rsidRDefault="00C517E8" w:rsidP="00F63E90">
            <w:pPr>
              <w:pStyle w:val="ListParagraph"/>
              <w:numPr>
                <w:ilvl w:val="0"/>
                <w:numId w:val="56"/>
              </w:numPr>
              <w:ind w:left="357" w:hanging="357"/>
              <w:rPr>
                <w:rFonts w:cs="Calibri"/>
                <w:color w:val="000000"/>
                <w:sz w:val="18"/>
                <w:szCs w:val="18"/>
              </w:rPr>
            </w:pPr>
            <w:r w:rsidRPr="00C517E8">
              <w:rPr>
                <w:rFonts w:cs="Calibri"/>
                <w:color w:val="000000"/>
                <w:sz w:val="18"/>
                <w:szCs w:val="18"/>
              </w:rPr>
              <w:t>Sem transformações</w:t>
            </w:r>
          </w:p>
        </w:tc>
      </w:tr>
      <w:tr w:rsidR="00C517E8" w:rsidRPr="00C517E8" w14:paraId="2BD40B13" w14:textId="77777777" w:rsidTr="00A40A29">
        <w:trPr>
          <w:trHeight w:val="290"/>
        </w:trPr>
        <w:tc>
          <w:tcPr>
            <w:tcW w:w="2196" w:type="dxa"/>
            <w:shd w:val="clear" w:color="auto" w:fill="auto"/>
            <w:noWrap/>
            <w:hideMark/>
          </w:tcPr>
          <w:p w14:paraId="602B9E37" w14:textId="77777777" w:rsidR="00C517E8" w:rsidRPr="00C517E8" w:rsidRDefault="00C517E8" w:rsidP="00A40A29">
            <w:pPr>
              <w:rPr>
                <w:rFonts w:cs="Calibri"/>
                <w:color w:val="000000"/>
                <w:sz w:val="18"/>
                <w:szCs w:val="18"/>
              </w:rPr>
            </w:pPr>
            <w:r w:rsidRPr="00C517E8">
              <w:rPr>
                <w:rFonts w:cs="Calibri"/>
                <w:color w:val="000000"/>
                <w:sz w:val="18"/>
                <w:szCs w:val="18"/>
              </w:rPr>
              <w:t>tipgargblbg</w:t>
            </w:r>
          </w:p>
        </w:tc>
        <w:tc>
          <w:tcPr>
            <w:tcW w:w="6871" w:type="dxa"/>
            <w:shd w:val="clear" w:color="auto" w:fill="auto"/>
            <w:noWrap/>
            <w:hideMark/>
          </w:tcPr>
          <w:p w14:paraId="04618265" w14:textId="6D9DD5E9" w:rsidR="00C517E8" w:rsidRPr="00C517E8" w:rsidRDefault="00C517E8" w:rsidP="00F63E90">
            <w:pPr>
              <w:pStyle w:val="ListParagraph"/>
              <w:numPr>
                <w:ilvl w:val="0"/>
                <w:numId w:val="56"/>
              </w:numPr>
              <w:ind w:left="357" w:hanging="357"/>
              <w:rPr>
                <w:rFonts w:cs="Calibri"/>
                <w:color w:val="000000"/>
                <w:sz w:val="18"/>
                <w:szCs w:val="18"/>
              </w:rPr>
            </w:pPr>
            <w:r w:rsidRPr="00C517E8">
              <w:rPr>
                <w:rFonts w:cs="Calibri"/>
                <w:color w:val="000000"/>
                <w:sz w:val="18"/>
                <w:szCs w:val="18"/>
              </w:rPr>
              <w:t>Sem transformações</w:t>
            </w:r>
          </w:p>
        </w:tc>
      </w:tr>
      <w:tr w:rsidR="00C517E8" w:rsidRPr="00C517E8" w14:paraId="551ED6A7" w14:textId="77777777" w:rsidTr="00A40A29">
        <w:trPr>
          <w:trHeight w:val="290"/>
        </w:trPr>
        <w:tc>
          <w:tcPr>
            <w:tcW w:w="2196" w:type="dxa"/>
            <w:shd w:val="clear" w:color="auto" w:fill="auto"/>
            <w:noWrap/>
            <w:hideMark/>
          </w:tcPr>
          <w:p w14:paraId="00B99C17" w14:textId="77777777" w:rsidR="00C517E8" w:rsidRPr="00C517E8" w:rsidRDefault="00C517E8" w:rsidP="00A40A29">
            <w:pPr>
              <w:rPr>
                <w:rFonts w:cs="Calibri"/>
                <w:color w:val="000000"/>
                <w:sz w:val="18"/>
                <w:szCs w:val="18"/>
              </w:rPr>
            </w:pPr>
            <w:r w:rsidRPr="00C517E8">
              <w:rPr>
                <w:rFonts w:cs="Calibri"/>
                <w:color w:val="000000"/>
                <w:sz w:val="18"/>
                <w:szCs w:val="18"/>
              </w:rPr>
              <w:t>cgarglb</w:t>
            </w:r>
          </w:p>
        </w:tc>
        <w:tc>
          <w:tcPr>
            <w:tcW w:w="6871" w:type="dxa"/>
            <w:shd w:val="clear" w:color="auto" w:fill="auto"/>
            <w:noWrap/>
            <w:hideMark/>
          </w:tcPr>
          <w:p w14:paraId="6BA5DD11" w14:textId="4B2A1D90" w:rsidR="00C517E8" w:rsidRPr="00C517E8" w:rsidRDefault="00C517E8" w:rsidP="00F63E90">
            <w:pPr>
              <w:pStyle w:val="ListParagraph"/>
              <w:numPr>
                <w:ilvl w:val="0"/>
                <w:numId w:val="56"/>
              </w:numPr>
              <w:ind w:left="357" w:hanging="357"/>
              <w:rPr>
                <w:rFonts w:cs="Calibri"/>
                <w:color w:val="000000"/>
                <w:sz w:val="18"/>
                <w:szCs w:val="18"/>
              </w:rPr>
            </w:pPr>
            <w:r w:rsidRPr="00C517E8">
              <w:rPr>
                <w:rFonts w:cs="Calibri"/>
                <w:color w:val="000000"/>
                <w:sz w:val="18"/>
                <w:szCs w:val="18"/>
              </w:rPr>
              <w:t>Sem transformações</w:t>
            </w:r>
          </w:p>
        </w:tc>
      </w:tr>
      <w:tr w:rsidR="00C517E8" w:rsidRPr="00C517E8" w14:paraId="0FDB351B" w14:textId="77777777" w:rsidTr="00A40A29">
        <w:trPr>
          <w:trHeight w:val="290"/>
        </w:trPr>
        <w:tc>
          <w:tcPr>
            <w:tcW w:w="2196" w:type="dxa"/>
            <w:shd w:val="clear" w:color="auto" w:fill="auto"/>
            <w:noWrap/>
            <w:hideMark/>
          </w:tcPr>
          <w:p w14:paraId="1B1DA541" w14:textId="77777777" w:rsidR="00C517E8" w:rsidRPr="00C517E8" w:rsidRDefault="00C517E8" w:rsidP="00A40A29">
            <w:pPr>
              <w:rPr>
                <w:rFonts w:cs="Calibri"/>
                <w:color w:val="000000"/>
                <w:sz w:val="18"/>
                <w:szCs w:val="18"/>
              </w:rPr>
            </w:pPr>
            <w:r w:rsidRPr="00C517E8">
              <w:rPr>
                <w:rFonts w:cs="Calibri"/>
                <w:color w:val="000000"/>
                <w:sz w:val="18"/>
                <w:szCs w:val="18"/>
              </w:rPr>
              <w:t>dabertur</w:t>
            </w:r>
          </w:p>
        </w:tc>
        <w:tc>
          <w:tcPr>
            <w:tcW w:w="6871" w:type="dxa"/>
            <w:shd w:val="clear" w:color="auto" w:fill="auto"/>
            <w:noWrap/>
            <w:hideMark/>
          </w:tcPr>
          <w:p w14:paraId="5B596742" w14:textId="0EAE093E" w:rsidR="00C517E8" w:rsidRPr="00C517E8" w:rsidRDefault="00C517E8" w:rsidP="00F63E90">
            <w:pPr>
              <w:pStyle w:val="ListParagraph"/>
              <w:numPr>
                <w:ilvl w:val="0"/>
                <w:numId w:val="56"/>
              </w:numPr>
              <w:ind w:left="357" w:hanging="357"/>
              <w:rPr>
                <w:rFonts w:cs="Calibri"/>
                <w:color w:val="000000"/>
                <w:sz w:val="18"/>
                <w:szCs w:val="18"/>
              </w:rPr>
            </w:pPr>
            <w:r w:rsidRPr="00C517E8">
              <w:rPr>
                <w:rFonts w:cs="Calibri"/>
                <w:color w:val="000000"/>
                <w:sz w:val="18"/>
                <w:szCs w:val="18"/>
              </w:rPr>
              <w:t>No caso de existir algum registo a NULL, é assumido o valor ‘9999-12-31’</w:t>
            </w:r>
          </w:p>
        </w:tc>
      </w:tr>
      <w:tr w:rsidR="00C517E8" w:rsidRPr="00C517E8" w14:paraId="6A7EB0EF" w14:textId="77777777" w:rsidTr="00A40A29">
        <w:trPr>
          <w:trHeight w:val="290"/>
        </w:trPr>
        <w:tc>
          <w:tcPr>
            <w:tcW w:w="2196" w:type="dxa"/>
            <w:shd w:val="clear" w:color="auto" w:fill="auto"/>
            <w:noWrap/>
            <w:hideMark/>
          </w:tcPr>
          <w:p w14:paraId="67911663" w14:textId="77777777" w:rsidR="00C517E8" w:rsidRPr="00C517E8" w:rsidRDefault="00C517E8" w:rsidP="00A40A29">
            <w:pPr>
              <w:rPr>
                <w:rFonts w:cs="Calibri"/>
                <w:color w:val="000000"/>
                <w:sz w:val="18"/>
                <w:szCs w:val="18"/>
              </w:rPr>
            </w:pPr>
            <w:r w:rsidRPr="00C517E8">
              <w:rPr>
                <w:rFonts w:cs="Calibri"/>
                <w:color w:val="000000"/>
                <w:sz w:val="18"/>
                <w:szCs w:val="18"/>
              </w:rPr>
              <w:t>dvencime</w:t>
            </w:r>
          </w:p>
        </w:tc>
        <w:tc>
          <w:tcPr>
            <w:tcW w:w="6871" w:type="dxa"/>
            <w:shd w:val="clear" w:color="auto" w:fill="auto"/>
            <w:noWrap/>
            <w:hideMark/>
          </w:tcPr>
          <w:p w14:paraId="4414BC0A" w14:textId="0FF68094" w:rsidR="00C517E8" w:rsidRPr="00C517E8" w:rsidRDefault="00C517E8" w:rsidP="00F63E90">
            <w:pPr>
              <w:pStyle w:val="ListParagraph"/>
              <w:numPr>
                <w:ilvl w:val="0"/>
                <w:numId w:val="56"/>
              </w:numPr>
              <w:ind w:left="357" w:hanging="357"/>
              <w:rPr>
                <w:rFonts w:cs="Calibri"/>
                <w:color w:val="000000"/>
                <w:sz w:val="18"/>
                <w:szCs w:val="18"/>
              </w:rPr>
            </w:pPr>
            <w:r w:rsidRPr="00C517E8">
              <w:rPr>
                <w:rFonts w:cs="Calibri"/>
                <w:color w:val="000000"/>
                <w:sz w:val="18"/>
                <w:szCs w:val="18"/>
              </w:rPr>
              <w:t>No caso de existir algum registo a NULL, é assumido o valor ‘9999-12-31’</w:t>
            </w:r>
          </w:p>
        </w:tc>
      </w:tr>
      <w:tr w:rsidR="00C517E8" w:rsidRPr="00C517E8" w14:paraId="6343EDFC" w14:textId="77777777" w:rsidTr="00A40A29">
        <w:trPr>
          <w:trHeight w:val="290"/>
        </w:trPr>
        <w:tc>
          <w:tcPr>
            <w:tcW w:w="2196" w:type="dxa"/>
            <w:shd w:val="clear" w:color="auto" w:fill="auto"/>
            <w:noWrap/>
            <w:hideMark/>
          </w:tcPr>
          <w:p w14:paraId="1956B0D8" w14:textId="77777777" w:rsidR="00C517E8" w:rsidRPr="00C517E8" w:rsidRDefault="00C517E8" w:rsidP="00A40A29">
            <w:pPr>
              <w:rPr>
                <w:rFonts w:cs="Calibri"/>
                <w:color w:val="000000"/>
                <w:sz w:val="18"/>
                <w:szCs w:val="18"/>
              </w:rPr>
            </w:pPr>
            <w:r w:rsidRPr="00C517E8">
              <w:rPr>
                <w:rFonts w:cs="Calibri"/>
                <w:color w:val="000000"/>
                <w:sz w:val="18"/>
                <w:szCs w:val="18"/>
              </w:rPr>
              <w:t>dvencimp</w:t>
            </w:r>
          </w:p>
        </w:tc>
        <w:tc>
          <w:tcPr>
            <w:tcW w:w="6871" w:type="dxa"/>
            <w:shd w:val="clear" w:color="auto" w:fill="auto"/>
            <w:noWrap/>
            <w:hideMark/>
          </w:tcPr>
          <w:p w14:paraId="2DCB1727" w14:textId="6B1ECBF5" w:rsidR="00C517E8" w:rsidRPr="00C517E8"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‘99999’</w:t>
            </w:r>
          </w:p>
        </w:tc>
      </w:tr>
      <w:tr w:rsidR="00C517E8" w:rsidRPr="00C517E8" w14:paraId="6BE758B1" w14:textId="77777777" w:rsidTr="00A40A29">
        <w:trPr>
          <w:trHeight w:val="290"/>
        </w:trPr>
        <w:tc>
          <w:tcPr>
            <w:tcW w:w="2196" w:type="dxa"/>
            <w:shd w:val="clear" w:color="auto" w:fill="auto"/>
            <w:noWrap/>
            <w:hideMark/>
          </w:tcPr>
          <w:p w14:paraId="400DCCF1" w14:textId="77777777" w:rsidR="00C517E8" w:rsidRPr="00C517E8" w:rsidRDefault="00C517E8" w:rsidP="00A40A29">
            <w:pPr>
              <w:rPr>
                <w:rFonts w:cs="Calibri"/>
                <w:color w:val="000000"/>
                <w:sz w:val="18"/>
                <w:szCs w:val="18"/>
              </w:rPr>
            </w:pPr>
            <w:r w:rsidRPr="00C517E8">
              <w:rPr>
                <w:rFonts w:cs="Calibri"/>
                <w:color w:val="000000"/>
                <w:sz w:val="18"/>
                <w:szCs w:val="18"/>
              </w:rPr>
              <w:t>tipgarbg</w:t>
            </w:r>
          </w:p>
        </w:tc>
        <w:tc>
          <w:tcPr>
            <w:tcW w:w="6871" w:type="dxa"/>
            <w:shd w:val="clear" w:color="auto" w:fill="auto"/>
            <w:noWrap/>
            <w:hideMark/>
          </w:tcPr>
          <w:p w14:paraId="6C7BFEB5" w14:textId="35C89559" w:rsidR="00C517E8"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‘99999’</w:t>
            </w:r>
          </w:p>
        </w:tc>
      </w:tr>
      <w:tr w:rsidR="00C517E8" w:rsidRPr="00C517E8" w14:paraId="5314E126" w14:textId="77777777" w:rsidTr="00A40A29">
        <w:trPr>
          <w:trHeight w:val="290"/>
        </w:trPr>
        <w:tc>
          <w:tcPr>
            <w:tcW w:w="2196" w:type="dxa"/>
            <w:shd w:val="clear" w:color="auto" w:fill="auto"/>
            <w:noWrap/>
            <w:hideMark/>
          </w:tcPr>
          <w:p w14:paraId="254270B8" w14:textId="77777777" w:rsidR="00C517E8" w:rsidRPr="00C517E8" w:rsidRDefault="00C517E8" w:rsidP="00A40A29">
            <w:pPr>
              <w:rPr>
                <w:rFonts w:cs="Calibri"/>
                <w:color w:val="000000"/>
                <w:sz w:val="18"/>
                <w:szCs w:val="18"/>
              </w:rPr>
            </w:pPr>
            <w:r w:rsidRPr="00C517E8">
              <w:rPr>
                <w:rFonts w:cs="Calibri"/>
                <w:color w:val="000000"/>
                <w:sz w:val="18"/>
                <w:szCs w:val="18"/>
              </w:rPr>
              <w:t>cgarantbl</w:t>
            </w:r>
          </w:p>
        </w:tc>
        <w:tc>
          <w:tcPr>
            <w:tcW w:w="6871" w:type="dxa"/>
            <w:shd w:val="clear" w:color="auto" w:fill="auto"/>
            <w:noWrap/>
            <w:hideMark/>
          </w:tcPr>
          <w:p w14:paraId="00EB0469" w14:textId="69426C93" w:rsidR="00C517E8"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‘99999’</w:t>
            </w:r>
          </w:p>
        </w:tc>
      </w:tr>
      <w:tr w:rsidR="00013B93" w:rsidRPr="00C517E8" w14:paraId="6C585B3A" w14:textId="77777777" w:rsidTr="00A40A29">
        <w:trPr>
          <w:trHeight w:val="290"/>
        </w:trPr>
        <w:tc>
          <w:tcPr>
            <w:tcW w:w="2196" w:type="dxa"/>
            <w:shd w:val="clear" w:color="auto" w:fill="auto"/>
            <w:noWrap/>
            <w:hideMark/>
          </w:tcPr>
          <w:p w14:paraId="630E40B3" w14:textId="77777777" w:rsidR="00013B93" w:rsidRPr="00C517E8" w:rsidRDefault="00013B93" w:rsidP="00A40A29">
            <w:pPr>
              <w:rPr>
                <w:rFonts w:cs="Calibri"/>
                <w:color w:val="000000"/>
                <w:sz w:val="18"/>
                <w:szCs w:val="18"/>
              </w:rPr>
            </w:pPr>
            <w:r w:rsidRPr="00C517E8">
              <w:rPr>
                <w:rFonts w:cs="Calibri"/>
                <w:color w:val="000000"/>
                <w:sz w:val="18"/>
                <w:szCs w:val="18"/>
              </w:rPr>
              <w:t>ctipoinstbl</w:t>
            </w:r>
          </w:p>
        </w:tc>
        <w:tc>
          <w:tcPr>
            <w:tcW w:w="6871" w:type="dxa"/>
            <w:shd w:val="clear" w:color="auto" w:fill="auto"/>
            <w:noWrap/>
            <w:hideMark/>
          </w:tcPr>
          <w:p w14:paraId="34D50CC9" w14:textId="38429717"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4FE04501" w14:textId="77777777" w:rsidTr="00A40A29">
        <w:trPr>
          <w:trHeight w:val="290"/>
        </w:trPr>
        <w:tc>
          <w:tcPr>
            <w:tcW w:w="2196" w:type="dxa"/>
            <w:shd w:val="clear" w:color="auto" w:fill="auto"/>
            <w:noWrap/>
            <w:hideMark/>
          </w:tcPr>
          <w:p w14:paraId="14B0A29B" w14:textId="77777777" w:rsidR="00013B93" w:rsidRPr="00C517E8" w:rsidRDefault="00013B93" w:rsidP="00A40A29">
            <w:pPr>
              <w:rPr>
                <w:rFonts w:cs="Calibri"/>
                <w:color w:val="000000"/>
                <w:sz w:val="18"/>
                <w:szCs w:val="18"/>
              </w:rPr>
            </w:pPr>
            <w:r w:rsidRPr="00C517E8">
              <w:rPr>
                <w:rFonts w:cs="Calibri"/>
                <w:color w:val="000000"/>
                <w:sz w:val="18"/>
                <w:szCs w:val="18"/>
              </w:rPr>
              <w:t>cpigreg</w:t>
            </w:r>
          </w:p>
        </w:tc>
        <w:tc>
          <w:tcPr>
            <w:tcW w:w="6871" w:type="dxa"/>
            <w:shd w:val="clear" w:color="auto" w:fill="auto"/>
            <w:noWrap/>
            <w:hideMark/>
          </w:tcPr>
          <w:p w14:paraId="575AC263" w14:textId="6DAB1968"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5036B63A" w14:textId="77777777" w:rsidTr="00A40A29">
        <w:trPr>
          <w:trHeight w:val="290"/>
        </w:trPr>
        <w:tc>
          <w:tcPr>
            <w:tcW w:w="2196" w:type="dxa"/>
            <w:shd w:val="clear" w:color="auto" w:fill="auto"/>
            <w:noWrap/>
            <w:hideMark/>
          </w:tcPr>
          <w:p w14:paraId="69C4068F" w14:textId="77777777" w:rsidR="00013B93" w:rsidRPr="00C517E8" w:rsidRDefault="00013B93" w:rsidP="00A40A29">
            <w:pPr>
              <w:rPr>
                <w:rFonts w:cs="Calibri"/>
                <w:color w:val="000000"/>
                <w:sz w:val="18"/>
                <w:szCs w:val="18"/>
              </w:rPr>
            </w:pPr>
            <w:r w:rsidRPr="00C517E8">
              <w:rPr>
                <w:rFonts w:cs="Calibri"/>
                <w:color w:val="000000"/>
                <w:sz w:val="18"/>
                <w:szCs w:val="18"/>
              </w:rPr>
              <w:t>ctipoavalbg</w:t>
            </w:r>
          </w:p>
        </w:tc>
        <w:tc>
          <w:tcPr>
            <w:tcW w:w="6871" w:type="dxa"/>
            <w:shd w:val="clear" w:color="auto" w:fill="auto"/>
            <w:noWrap/>
            <w:hideMark/>
          </w:tcPr>
          <w:p w14:paraId="203C9BEE" w14:textId="5856AE19"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‘99999’</w:t>
            </w:r>
          </w:p>
        </w:tc>
      </w:tr>
      <w:tr w:rsidR="00013B93" w:rsidRPr="00C517E8" w14:paraId="0120F56F" w14:textId="77777777" w:rsidTr="00A40A29">
        <w:trPr>
          <w:trHeight w:val="290"/>
        </w:trPr>
        <w:tc>
          <w:tcPr>
            <w:tcW w:w="2196" w:type="dxa"/>
            <w:shd w:val="clear" w:color="auto" w:fill="auto"/>
            <w:noWrap/>
            <w:hideMark/>
          </w:tcPr>
          <w:p w14:paraId="5DF9B4D2" w14:textId="77777777" w:rsidR="00013B93" w:rsidRPr="00C517E8" w:rsidRDefault="00013B93" w:rsidP="00A40A29">
            <w:pPr>
              <w:rPr>
                <w:rFonts w:cs="Calibri"/>
                <w:color w:val="000000"/>
                <w:sz w:val="18"/>
                <w:szCs w:val="18"/>
              </w:rPr>
            </w:pPr>
            <w:r w:rsidRPr="00C517E8">
              <w:rPr>
                <w:rFonts w:cs="Calibri"/>
                <w:color w:val="000000"/>
                <w:sz w:val="18"/>
                <w:szCs w:val="18"/>
              </w:rPr>
              <w:t>ctipocsbg</w:t>
            </w:r>
          </w:p>
        </w:tc>
        <w:tc>
          <w:tcPr>
            <w:tcW w:w="6871" w:type="dxa"/>
            <w:shd w:val="clear" w:color="auto" w:fill="auto"/>
            <w:noWrap/>
            <w:hideMark/>
          </w:tcPr>
          <w:p w14:paraId="4F9ACFC1" w14:textId="6481EB47"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246A0A4D" w14:textId="77777777" w:rsidTr="00A40A29">
        <w:trPr>
          <w:trHeight w:val="290"/>
        </w:trPr>
        <w:tc>
          <w:tcPr>
            <w:tcW w:w="2196" w:type="dxa"/>
            <w:shd w:val="clear" w:color="auto" w:fill="auto"/>
            <w:noWrap/>
            <w:hideMark/>
          </w:tcPr>
          <w:p w14:paraId="68746063" w14:textId="77777777" w:rsidR="00013B93" w:rsidRPr="00C517E8" w:rsidRDefault="00013B93" w:rsidP="00A40A29">
            <w:pPr>
              <w:rPr>
                <w:rFonts w:cs="Calibri"/>
                <w:color w:val="000000"/>
                <w:sz w:val="18"/>
                <w:szCs w:val="18"/>
              </w:rPr>
            </w:pPr>
            <w:r w:rsidRPr="00C517E8">
              <w:rPr>
                <w:rFonts w:cs="Calibri"/>
                <w:color w:val="000000"/>
                <w:sz w:val="18"/>
                <w:szCs w:val="18"/>
              </w:rPr>
              <w:t>cestgarbg</w:t>
            </w:r>
          </w:p>
        </w:tc>
        <w:tc>
          <w:tcPr>
            <w:tcW w:w="6871" w:type="dxa"/>
            <w:shd w:val="clear" w:color="auto" w:fill="auto"/>
            <w:noWrap/>
            <w:hideMark/>
          </w:tcPr>
          <w:p w14:paraId="53A2B797" w14:textId="672BF1E9"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38E23FD7" w14:textId="77777777" w:rsidTr="00A40A29">
        <w:trPr>
          <w:trHeight w:val="290"/>
        </w:trPr>
        <w:tc>
          <w:tcPr>
            <w:tcW w:w="2196" w:type="dxa"/>
            <w:shd w:val="clear" w:color="auto" w:fill="auto"/>
            <w:noWrap/>
            <w:hideMark/>
          </w:tcPr>
          <w:p w14:paraId="1319FBC6" w14:textId="77777777" w:rsidR="00013B93" w:rsidRPr="00C517E8" w:rsidRDefault="00013B93" w:rsidP="00A40A29">
            <w:pPr>
              <w:rPr>
                <w:rFonts w:cs="Calibri"/>
                <w:color w:val="000000"/>
                <w:sz w:val="18"/>
                <w:szCs w:val="18"/>
              </w:rPr>
            </w:pPr>
            <w:r w:rsidRPr="00C517E8">
              <w:rPr>
                <w:rFonts w:cs="Calibri"/>
                <w:color w:val="000000"/>
                <w:sz w:val="18"/>
                <w:szCs w:val="18"/>
              </w:rPr>
              <w:t>pcobact</w:t>
            </w:r>
          </w:p>
        </w:tc>
        <w:tc>
          <w:tcPr>
            <w:tcW w:w="6871" w:type="dxa"/>
            <w:shd w:val="clear" w:color="auto" w:fill="auto"/>
            <w:noWrap/>
            <w:hideMark/>
          </w:tcPr>
          <w:p w14:paraId="2F43A50B" w14:textId="77777777" w:rsid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w:t>
            </w:r>
            <w:r>
              <w:rPr>
                <w:rFonts w:cs="Calibri"/>
                <w:color w:val="000000"/>
                <w:sz w:val="18"/>
                <w:szCs w:val="18"/>
              </w:rPr>
              <w:t>0</w:t>
            </w:r>
            <w:r w:rsidRPr="00013B93">
              <w:rPr>
                <w:rFonts w:cs="Calibri"/>
                <w:color w:val="000000"/>
                <w:sz w:val="18"/>
                <w:szCs w:val="18"/>
              </w:rPr>
              <w:t>’</w:t>
            </w:r>
          </w:p>
          <w:p w14:paraId="5AB38B8D" w14:textId="77777777" w:rsidR="00013B93" w:rsidRDefault="00013B93" w:rsidP="00F63E90">
            <w:pPr>
              <w:pStyle w:val="ListParagraph"/>
              <w:numPr>
                <w:ilvl w:val="0"/>
                <w:numId w:val="56"/>
              </w:numPr>
              <w:ind w:left="357" w:hanging="357"/>
              <w:rPr>
                <w:rFonts w:cs="Calibri"/>
                <w:color w:val="000000"/>
                <w:sz w:val="18"/>
                <w:szCs w:val="18"/>
              </w:rPr>
            </w:pPr>
            <w:r>
              <w:rPr>
                <w:rFonts w:cs="Calibri"/>
                <w:color w:val="000000"/>
                <w:sz w:val="18"/>
                <w:szCs w:val="18"/>
              </w:rPr>
              <w:t>O formato do campo é alterado para STRING</w:t>
            </w:r>
          </w:p>
          <w:p w14:paraId="66DC9F90" w14:textId="2D40541C" w:rsidR="00013B93" w:rsidRPr="00013B93" w:rsidRDefault="00013B93" w:rsidP="00F63E90">
            <w:pPr>
              <w:pStyle w:val="ListParagraph"/>
              <w:numPr>
                <w:ilvl w:val="0"/>
                <w:numId w:val="56"/>
              </w:numPr>
              <w:ind w:left="357" w:hanging="357"/>
              <w:rPr>
                <w:rFonts w:cs="Calibri"/>
                <w:color w:val="000000"/>
                <w:sz w:val="18"/>
                <w:szCs w:val="18"/>
              </w:rPr>
            </w:pPr>
            <w:r>
              <w:rPr>
                <w:rFonts w:cs="Calibri"/>
                <w:color w:val="000000"/>
                <w:sz w:val="18"/>
                <w:szCs w:val="18"/>
              </w:rPr>
              <w:t>Todos os ‘.’ São substituídos por uma ‘,’</w:t>
            </w:r>
          </w:p>
        </w:tc>
      </w:tr>
      <w:tr w:rsidR="00013B93" w:rsidRPr="00C517E8" w14:paraId="0691111C" w14:textId="77777777" w:rsidTr="00A40A29">
        <w:trPr>
          <w:trHeight w:val="290"/>
        </w:trPr>
        <w:tc>
          <w:tcPr>
            <w:tcW w:w="2196" w:type="dxa"/>
            <w:shd w:val="clear" w:color="auto" w:fill="auto"/>
            <w:noWrap/>
            <w:hideMark/>
          </w:tcPr>
          <w:p w14:paraId="5AB7DD7E" w14:textId="77777777" w:rsidR="00013B93" w:rsidRPr="00C517E8" w:rsidRDefault="00013B93" w:rsidP="00A40A29">
            <w:pPr>
              <w:rPr>
                <w:rFonts w:cs="Calibri"/>
                <w:color w:val="000000"/>
                <w:sz w:val="18"/>
                <w:szCs w:val="18"/>
              </w:rPr>
            </w:pPr>
            <w:r w:rsidRPr="00C517E8">
              <w:rPr>
                <w:rFonts w:cs="Calibri"/>
                <w:color w:val="000000"/>
                <w:sz w:val="18"/>
                <w:szCs w:val="18"/>
              </w:rPr>
              <w:t>pcobini</w:t>
            </w:r>
          </w:p>
        </w:tc>
        <w:tc>
          <w:tcPr>
            <w:tcW w:w="6871" w:type="dxa"/>
            <w:shd w:val="clear" w:color="auto" w:fill="auto"/>
            <w:noWrap/>
            <w:hideMark/>
          </w:tcPr>
          <w:p w14:paraId="116A4BAD" w14:textId="77777777" w:rsid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w:t>
            </w:r>
            <w:r>
              <w:rPr>
                <w:rFonts w:cs="Calibri"/>
                <w:color w:val="000000"/>
                <w:sz w:val="18"/>
                <w:szCs w:val="18"/>
              </w:rPr>
              <w:t>0</w:t>
            </w:r>
            <w:r w:rsidRPr="00013B93">
              <w:rPr>
                <w:rFonts w:cs="Calibri"/>
                <w:color w:val="000000"/>
                <w:sz w:val="18"/>
                <w:szCs w:val="18"/>
              </w:rPr>
              <w:t>’</w:t>
            </w:r>
          </w:p>
          <w:p w14:paraId="35E5E4CB" w14:textId="77777777" w:rsidR="00013B93" w:rsidRDefault="00013B93" w:rsidP="00F63E90">
            <w:pPr>
              <w:pStyle w:val="ListParagraph"/>
              <w:numPr>
                <w:ilvl w:val="0"/>
                <w:numId w:val="56"/>
              </w:numPr>
              <w:ind w:left="357" w:hanging="357"/>
              <w:rPr>
                <w:rFonts w:cs="Calibri"/>
                <w:color w:val="000000"/>
                <w:sz w:val="18"/>
                <w:szCs w:val="18"/>
              </w:rPr>
            </w:pPr>
            <w:r>
              <w:rPr>
                <w:rFonts w:cs="Calibri"/>
                <w:color w:val="000000"/>
                <w:sz w:val="18"/>
                <w:szCs w:val="18"/>
              </w:rPr>
              <w:t>O formato do campo é alterado para STRING</w:t>
            </w:r>
          </w:p>
          <w:p w14:paraId="5AB90210" w14:textId="4F871B62"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Todos os ‘.’ São substituídos por uma ‘,’</w:t>
            </w:r>
          </w:p>
        </w:tc>
      </w:tr>
      <w:tr w:rsidR="00013B93" w:rsidRPr="00C517E8" w14:paraId="5AFFA354" w14:textId="77777777" w:rsidTr="00A40A29">
        <w:trPr>
          <w:trHeight w:val="290"/>
        </w:trPr>
        <w:tc>
          <w:tcPr>
            <w:tcW w:w="2196" w:type="dxa"/>
            <w:shd w:val="clear" w:color="auto" w:fill="auto"/>
            <w:noWrap/>
            <w:hideMark/>
          </w:tcPr>
          <w:p w14:paraId="064A04DD" w14:textId="77777777" w:rsidR="00013B93" w:rsidRPr="00C517E8" w:rsidRDefault="00013B93" w:rsidP="00A40A29">
            <w:pPr>
              <w:rPr>
                <w:rFonts w:cs="Calibri"/>
                <w:color w:val="000000"/>
                <w:sz w:val="18"/>
                <w:szCs w:val="18"/>
              </w:rPr>
            </w:pPr>
            <w:r w:rsidRPr="00C517E8">
              <w:rPr>
                <w:rFonts w:cs="Calibri"/>
                <w:color w:val="000000"/>
                <w:sz w:val="18"/>
                <w:szCs w:val="18"/>
              </w:rPr>
              <w:t>mavaliai</w:t>
            </w:r>
          </w:p>
        </w:tc>
        <w:tc>
          <w:tcPr>
            <w:tcW w:w="6871" w:type="dxa"/>
            <w:shd w:val="clear" w:color="auto" w:fill="auto"/>
            <w:noWrap/>
            <w:hideMark/>
          </w:tcPr>
          <w:p w14:paraId="0F871DAF" w14:textId="77777777" w:rsid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w:t>
            </w:r>
            <w:r>
              <w:rPr>
                <w:rFonts w:cs="Calibri"/>
                <w:color w:val="000000"/>
                <w:sz w:val="18"/>
                <w:szCs w:val="18"/>
              </w:rPr>
              <w:t>0</w:t>
            </w:r>
            <w:r w:rsidRPr="00013B93">
              <w:rPr>
                <w:rFonts w:cs="Calibri"/>
                <w:color w:val="000000"/>
                <w:sz w:val="18"/>
                <w:szCs w:val="18"/>
              </w:rPr>
              <w:t>’</w:t>
            </w:r>
          </w:p>
          <w:p w14:paraId="4D8A6D95" w14:textId="77777777" w:rsidR="00013B93" w:rsidRDefault="00013B93" w:rsidP="00F63E90">
            <w:pPr>
              <w:pStyle w:val="ListParagraph"/>
              <w:numPr>
                <w:ilvl w:val="0"/>
                <w:numId w:val="56"/>
              </w:numPr>
              <w:ind w:left="357" w:hanging="357"/>
              <w:rPr>
                <w:rFonts w:cs="Calibri"/>
                <w:color w:val="000000"/>
                <w:sz w:val="18"/>
                <w:szCs w:val="18"/>
              </w:rPr>
            </w:pPr>
            <w:r>
              <w:rPr>
                <w:rFonts w:cs="Calibri"/>
                <w:color w:val="000000"/>
                <w:sz w:val="18"/>
                <w:szCs w:val="18"/>
              </w:rPr>
              <w:t>O formato do campo é alterado para STRING</w:t>
            </w:r>
          </w:p>
          <w:p w14:paraId="60A953C5" w14:textId="529AD102"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Todos os ‘.’ São substituídos por uma ‘,’</w:t>
            </w:r>
          </w:p>
        </w:tc>
      </w:tr>
      <w:tr w:rsidR="00013B93" w:rsidRPr="00C517E8" w14:paraId="5EF509E6" w14:textId="77777777" w:rsidTr="00A40A29">
        <w:trPr>
          <w:trHeight w:val="290"/>
        </w:trPr>
        <w:tc>
          <w:tcPr>
            <w:tcW w:w="2196" w:type="dxa"/>
            <w:shd w:val="clear" w:color="auto" w:fill="auto"/>
            <w:noWrap/>
            <w:hideMark/>
          </w:tcPr>
          <w:p w14:paraId="1C29A389" w14:textId="77777777" w:rsidR="00013B93" w:rsidRPr="00C517E8" w:rsidRDefault="00013B93" w:rsidP="00A40A29">
            <w:pPr>
              <w:rPr>
                <w:rFonts w:cs="Calibri"/>
                <w:color w:val="000000"/>
                <w:sz w:val="18"/>
                <w:szCs w:val="18"/>
              </w:rPr>
            </w:pPr>
            <w:r w:rsidRPr="00C517E8">
              <w:rPr>
                <w:rFonts w:cs="Calibri"/>
                <w:color w:val="000000"/>
                <w:sz w:val="18"/>
                <w:szCs w:val="18"/>
              </w:rPr>
              <w:t>mavaliaa</w:t>
            </w:r>
          </w:p>
        </w:tc>
        <w:tc>
          <w:tcPr>
            <w:tcW w:w="6871" w:type="dxa"/>
            <w:shd w:val="clear" w:color="auto" w:fill="auto"/>
            <w:noWrap/>
            <w:hideMark/>
          </w:tcPr>
          <w:p w14:paraId="25BF7FB9" w14:textId="77777777" w:rsid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w:t>
            </w:r>
            <w:r>
              <w:rPr>
                <w:rFonts w:cs="Calibri"/>
                <w:color w:val="000000"/>
                <w:sz w:val="18"/>
                <w:szCs w:val="18"/>
              </w:rPr>
              <w:t>0</w:t>
            </w:r>
            <w:r w:rsidRPr="00013B93">
              <w:rPr>
                <w:rFonts w:cs="Calibri"/>
                <w:color w:val="000000"/>
                <w:sz w:val="18"/>
                <w:szCs w:val="18"/>
              </w:rPr>
              <w:t>’</w:t>
            </w:r>
          </w:p>
          <w:p w14:paraId="3E939F91" w14:textId="77777777" w:rsidR="00013B93" w:rsidRDefault="00013B93" w:rsidP="00F63E90">
            <w:pPr>
              <w:pStyle w:val="ListParagraph"/>
              <w:numPr>
                <w:ilvl w:val="0"/>
                <w:numId w:val="56"/>
              </w:numPr>
              <w:ind w:left="357" w:hanging="357"/>
              <w:rPr>
                <w:rFonts w:cs="Calibri"/>
                <w:color w:val="000000"/>
                <w:sz w:val="18"/>
                <w:szCs w:val="18"/>
              </w:rPr>
            </w:pPr>
            <w:r>
              <w:rPr>
                <w:rFonts w:cs="Calibri"/>
                <w:color w:val="000000"/>
                <w:sz w:val="18"/>
                <w:szCs w:val="18"/>
              </w:rPr>
              <w:t>O formato do campo é alterado para STRING</w:t>
            </w:r>
          </w:p>
          <w:p w14:paraId="04738654" w14:textId="405D62D4"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Todos os ‘.’ São substituídos por uma ‘,’</w:t>
            </w:r>
          </w:p>
        </w:tc>
      </w:tr>
      <w:tr w:rsidR="00013B93" w:rsidRPr="00C517E8" w14:paraId="754D6405" w14:textId="77777777" w:rsidTr="00A40A29">
        <w:trPr>
          <w:trHeight w:val="290"/>
        </w:trPr>
        <w:tc>
          <w:tcPr>
            <w:tcW w:w="2196" w:type="dxa"/>
            <w:shd w:val="clear" w:color="auto" w:fill="auto"/>
            <w:noWrap/>
            <w:hideMark/>
          </w:tcPr>
          <w:p w14:paraId="79899E09" w14:textId="77777777" w:rsidR="00013B93" w:rsidRPr="00C517E8" w:rsidRDefault="00013B93" w:rsidP="00A40A29">
            <w:pPr>
              <w:rPr>
                <w:rFonts w:cs="Calibri"/>
                <w:color w:val="000000"/>
                <w:sz w:val="18"/>
                <w:szCs w:val="18"/>
              </w:rPr>
            </w:pPr>
            <w:r w:rsidRPr="00C517E8">
              <w:rPr>
                <w:rFonts w:cs="Calibri"/>
                <w:color w:val="000000"/>
                <w:sz w:val="18"/>
                <w:szCs w:val="18"/>
              </w:rPr>
              <w:t>ctipcfletbg</w:t>
            </w:r>
          </w:p>
        </w:tc>
        <w:tc>
          <w:tcPr>
            <w:tcW w:w="6871" w:type="dxa"/>
            <w:shd w:val="clear" w:color="auto" w:fill="auto"/>
            <w:noWrap/>
            <w:hideMark/>
          </w:tcPr>
          <w:p w14:paraId="2F80A52C" w14:textId="487DDFCD"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‘99999’</w:t>
            </w:r>
          </w:p>
        </w:tc>
      </w:tr>
      <w:tr w:rsidR="00013B93" w:rsidRPr="00C517E8" w14:paraId="2298C4B5" w14:textId="77777777" w:rsidTr="00A40A29">
        <w:trPr>
          <w:trHeight w:val="290"/>
        </w:trPr>
        <w:tc>
          <w:tcPr>
            <w:tcW w:w="2196" w:type="dxa"/>
            <w:shd w:val="clear" w:color="auto" w:fill="auto"/>
            <w:noWrap/>
            <w:hideMark/>
          </w:tcPr>
          <w:p w14:paraId="35030842" w14:textId="77777777" w:rsidR="00013B93" w:rsidRPr="00C517E8" w:rsidRDefault="00013B93" w:rsidP="00A40A29">
            <w:pPr>
              <w:rPr>
                <w:rFonts w:cs="Calibri"/>
                <w:color w:val="000000"/>
                <w:sz w:val="18"/>
                <w:szCs w:val="18"/>
              </w:rPr>
            </w:pPr>
            <w:r w:rsidRPr="00C517E8">
              <w:rPr>
                <w:rFonts w:cs="Calibri"/>
                <w:color w:val="000000"/>
                <w:sz w:val="18"/>
                <w:szCs w:val="18"/>
              </w:rPr>
              <w:lastRenderedPageBreak/>
              <w:t>dultmod</w:t>
            </w:r>
          </w:p>
        </w:tc>
        <w:tc>
          <w:tcPr>
            <w:tcW w:w="6871" w:type="dxa"/>
            <w:shd w:val="clear" w:color="auto" w:fill="auto"/>
            <w:noWrap/>
            <w:hideMark/>
          </w:tcPr>
          <w:p w14:paraId="506089F1" w14:textId="646F310E"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‘99999’</w:t>
            </w:r>
          </w:p>
        </w:tc>
      </w:tr>
      <w:tr w:rsidR="00013B93" w:rsidRPr="00C517E8" w14:paraId="3AD9D010" w14:textId="77777777" w:rsidTr="00A40A29">
        <w:trPr>
          <w:trHeight w:val="290"/>
        </w:trPr>
        <w:tc>
          <w:tcPr>
            <w:tcW w:w="2196" w:type="dxa"/>
            <w:shd w:val="clear" w:color="auto" w:fill="auto"/>
            <w:noWrap/>
            <w:hideMark/>
          </w:tcPr>
          <w:p w14:paraId="59BF2BA5" w14:textId="77777777" w:rsidR="00013B93" w:rsidRPr="00C517E8" w:rsidRDefault="00013B93" w:rsidP="00A40A29">
            <w:pPr>
              <w:rPr>
                <w:rFonts w:cs="Calibri"/>
                <w:color w:val="000000"/>
                <w:sz w:val="18"/>
                <w:szCs w:val="18"/>
              </w:rPr>
            </w:pPr>
            <w:r w:rsidRPr="00C517E8">
              <w:rPr>
                <w:rFonts w:cs="Calibri"/>
                <w:color w:val="000000"/>
                <w:sz w:val="18"/>
                <w:szCs w:val="18"/>
              </w:rPr>
              <w:t>cempresa</w:t>
            </w:r>
          </w:p>
        </w:tc>
        <w:tc>
          <w:tcPr>
            <w:tcW w:w="6871" w:type="dxa"/>
            <w:shd w:val="clear" w:color="auto" w:fill="auto"/>
            <w:noWrap/>
            <w:hideMark/>
          </w:tcPr>
          <w:p w14:paraId="15FA3542" w14:textId="65586778" w:rsidR="00013B93" w:rsidRPr="00013B93" w:rsidRDefault="00013B93" w:rsidP="00F63E90">
            <w:pPr>
              <w:pStyle w:val="ListParagraph"/>
              <w:numPr>
                <w:ilvl w:val="0"/>
                <w:numId w:val="56"/>
              </w:numPr>
              <w:ind w:left="357" w:hanging="357"/>
              <w:rPr>
                <w:rFonts w:cs="Calibri"/>
                <w:color w:val="000000"/>
                <w:sz w:val="18"/>
                <w:szCs w:val="18"/>
              </w:rPr>
            </w:pPr>
            <w:r>
              <w:rPr>
                <w:rFonts w:cs="Calibri"/>
                <w:color w:val="000000"/>
                <w:sz w:val="18"/>
                <w:szCs w:val="18"/>
              </w:rPr>
              <w:t>Caso o campo não esteja preenchido com 2 caracteres, é acrescentado o dígito ‘0’ à esquerda, até perfazer o comprimento de campo desejado.</w:t>
            </w:r>
          </w:p>
        </w:tc>
      </w:tr>
      <w:tr w:rsidR="00013B93" w:rsidRPr="00C517E8" w14:paraId="13C1FF29" w14:textId="77777777" w:rsidTr="00A40A29">
        <w:trPr>
          <w:trHeight w:val="290"/>
        </w:trPr>
        <w:tc>
          <w:tcPr>
            <w:tcW w:w="2196" w:type="dxa"/>
            <w:shd w:val="clear" w:color="auto" w:fill="auto"/>
            <w:noWrap/>
            <w:hideMark/>
          </w:tcPr>
          <w:p w14:paraId="510FBA4C" w14:textId="77777777" w:rsidR="00013B93" w:rsidRPr="00C517E8" w:rsidRDefault="00013B93" w:rsidP="00A40A29">
            <w:pPr>
              <w:rPr>
                <w:rFonts w:cs="Calibri"/>
                <w:color w:val="000000"/>
                <w:sz w:val="18"/>
                <w:szCs w:val="18"/>
              </w:rPr>
            </w:pPr>
            <w:r w:rsidRPr="00C517E8">
              <w:rPr>
                <w:rFonts w:cs="Calibri"/>
                <w:color w:val="000000"/>
                <w:sz w:val="18"/>
                <w:szCs w:val="18"/>
              </w:rPr>
              <w:t>ckbalcao</w:t>
            </w:r>
          </w:p>
        </w:tc>
        <w:tc>
          <w:tcPr>
            <w:tcW w:w="6871" w:type="dxa"/>
            <w:shd w:val="clear" w:color="auto" w:fill="auto"/>
            <w:noWrap/>
            <w:hideMark/>
          </w:tcPr>
          <w:p w14:paraId="636AD032" w14:textId="17024484"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 xml:space="preserve">Caso o campo não esteja preenchido com </w:t>
            </w:r>
            <w:r>
              <w:rPr>
                <w:rFonts w:cs="Calibri"/>
                <w:color w:val="000000"/>
                <w:sz w:val="18"/>
                <w:szCs w:val="18"/>
              </w:rPr>
              <w:t>4</w:t>
            </w:r>
            <w:r w:rsidRPr="00013B93">
              <w:rPr>
                <w:rFonts w:cs="Calibri"/>
                <w:color w:val="000000"/>
                <w:sz w:val="18"/>
                <w:szCs w:val="18"/>
              </w:rPr>
              <w:t xml:space="preserve"> caracteres, é acrescentado o dígito ‘0’ à esquerda, até perfazer o comprimento de campo desejado.</w:t>
            </w:r>
          </w:p>
        </w:tc>
      </w:tr>
      <w:tr w:rsidR="00013B93" w:rsidRPr="00C517E8" w14:paraId="76275A46" w14:textId="77777777" w:rsidTr="00A40A29">
        <w:trPr>
          <w:trHeight w:val="290"/>
        </w:trPr>
        <w:tc>
          <w:tcPr>
            <w:tcW w:w="2196" w:type="dxa"/>
            <w:shd w:val="clear" w:color="auto" w:fill="auto"/>
            <w:noWrap/>
            <w:hideMark/>
          </w:tcPr>
          <w:p w14:paraId="14667814" w14:textId="77777777" w:rsidR="00013B93" w:rsidRPr="00C517E8" w:rsidRDefault="00013B93" w:rsidP="00A40A29">
            <w:pPr>
              <w:rPr>
                <w:rFonts w:cs="Calibri"/>
                <w:color w:val="000000"/>
                <w:sz w:val="18"/>
                <w:szCs w:val="18"/>
              </w:rPr>
            </w:pPr>
            <w:r w:rsidRPr="00C517E8">
              <w:rPr>
                <w:rFonts w:cs="Calibri"/>
                <w:color w:val="000000"/>
                <w:sz w:val="18"/>
                <w:szCs w:val="18"/>
              </w:rPr>
              <w:t>cknumcta</w:t>
            </w:r>
          </w:p>
        </w:tc>
        <w:tc>
          <w:tcPr>
            <w:tcW w:w="6871" w:type="dxa"/>
            <w:shd w:val="clear" w:color="auto" w:fill="auto"/>
            <w:noWrap/>
            <w:hideMark/>
          </w:tcPr>
          <w:p w14:paraId="3A1942E0" w14:textId="1B7785FC"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11 caracteres, é acrescentado o dígito ‘0’ à esquerda, até perfazer o comprimento de campo desejado.</w:t>
            </w:r>
          </w:p>
        </w:tc>
      </w:tr>
      <w:tr w:rsidR="00013B93" w:rsidRPr="00C517E8" w14:paraId="0AD47013" w14:textId="77777777" w:rsidTr="00A40A29">
        <w:trPr>
          <w:trHeight w:val="290"/>
        </w:trPr>
        <w:tc>
          <w:tcPr>
            <w:tcW w:w="2196" w:type="dxa"/>
            <w:shd w:val="clear" w:color="auto" w:fill="auto"/>
            <w:noWrap/>
            <w:hideMark/>
          </w:tcPr>
          <w:p w14:paraId="5EBF1388" w14:textId="77777777" w:rsidR="00013B93" w:rsidRPr="00C517E8" w:rsidRDefault="00013B93" w:rsidP="00A40A29">
            <w:pPr>
              <w:rPr>
                <w:rFonts w:cs="Calibri"/>
                <w:color w:val="000000"/>
                <w:sz w:val="18"/>
                <w:szCs w:val="18"/>
              </w:rPr>
            </w:pPr>
            <w:r w:rsidRPr="00C517E8">
              <w:rPr>
                <w:rFonts w:cs="Calibri"/>
                <w:color w:val="000000"/>
                <w:sz w:val="18"/>
                <w:szCs w:val="18"/>
              </w:rPr>
              <w:t>zdeposit</w:t>
            </w:r>
          </w:p>
        </w:tc>
        <w:tc>
          <w:tcPr>
            <w:tcW w:w="6871" w:type="dxa"/>
            <w:shd w:val="clear" w:color="auto" w:fill="auto"/>
            <w:noWrap/>
            <w:hideMark/>
          </w:tcPr>
          <w:p w14:paraId="635D3C05" w14:textId="7DDD8909"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15 caracteres, é acrescentado o dígito ‘0’ à esquerda, até perfazer o comprimento de campo desejado.</w:t>
            </w:r>
          </w:p>
        </w:tc>
      </w:tr>
      <w:tr w:rsidR="00013B93" w:rsidRPr="00C517E8" w14:paraId="6FA60410" w14:textId="77777777" w:rsidTr="00A40A29">
        <w:trPr>
          <w:trHeight w:val="290"/>
        </w:trPr>
        <w:tc>
          <w:tcPr>
            <w:tcW w:w="2196" w:type="dxa"/>
            <w:shd w:val="clear" w:color="auto" w:fill="auto"/>
            <w:noWrap/>
            <w:hideMark/>
          </w:tcPr>
          <w:p w14:paraId="12DC3DBB" w14:textId="77777777" w:rsidR="00013B93" w:rsidRPr="00C517E8" w:rsidRDefault="00013B93" w:rsidP="00A40A29">
            <w:pPr>
              <w:rPr>
                <w:rFonts w:cs="Calibri"/>
                <w:color w:val="000000"/>
                <w:sz w:val="18"/>
                <w:szCs w:val="18"/>
              </w:rPr>
            </w:pPr>
            <w:r w:rsidRPr="00C517E8">
              <w:rPr>
                <w:rFonts w:cs="Calibri"/>
                <w:color w:val="000000"/>
                <w:sz w:val="18"/>
                <w:szCs w:val="18"/>
              </w:rPr>
              <w:t>cbalcao</w:t>
            </w:r>
          </w:p>
        </w:tc>
        <w:tc>
          <w:tcPr>
            <w:tcW w:w="6871" w:type="dxa"/>
            <w:shd w:val="clear" w:color="auto" w:fill="auto"/>
            <w:noWrap/>
            <w:hideMark/>
          </w:tcPr>
          <w:p w14:paraId="2638E496" w14:textId="350DEF1D"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4 caracteres, é acrescentado o dígito ‘0’ à esquerda, até perfazer o comprimento de campo desejado.</w:t>
            </w:r>
          </w:p>
        </w:tc>
      </w:tr>
      <w:tr w:rsidR="00013B93" w:rsidRPr="00C517E8" w14:paraId="51BB8ADD" w14:textId="77777777" w:rsidTr="00A40A29">
        <w:trPr>
          <w:trHeight w:val="290"/>
        </w:trPr>
        <w:tc>
          <w:tcPr>
            <w:tcW w:w="2196" w:type="dxa"/>
            <w:shd w:val="clear" w:color="auto" w:fill="auto"/>
            <w:noWrap/>
            <w:hideMark/>
          </w:tcPr>
          <w:p w14:paraId="4EF6D525" w14:textId="77777777" w:rsidR="00013B93" w:rsidRPr="00C517E8" w:rsidRDefault="00013B93" w:rsidP="00A40A29">
            <w:pPr>
              <w:rPr>
                <w:rFonts w:cs="Calibri"/>
                <w:color w:val="000000"/>
                <w:sz w:val="18"/>
                <w:szCs w:val="18"/>
              </w:rPr>
            </w:pPr>
            <w:r w:rsidRPr="00C517E8">
              <w:rPr>
                <w:rFonts w:cs="Calibri"/>
                <w:color w:val="000000"/>
                <w:sz w:val="18"/>
                <w:szCs w:val="18"/>
              </w:rPr>
              <w:t>cnumcta</w:t>
            </w:r>
          </w:p>
        </w:tc>
        <w:tc>
          <w:tcPr>
            <w:tcW w:w="6871" w:type="dxa"/>
            <w:shd w:val="clear" w:color="auto" w:fill="auto"/>
            <w:noWrap/>
            <w:hideMark/>
          </w:tcPr>
          <w:p w14:paraId="6E5BC5AE" w14:textId="07FAAFD1"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11 caracteres, é acrescentado o dígito ‘0’ à esquerda, até perfazer o comprimento de campo desejado.</w:t>
            </w:r>
          </w:p>
        </w:tc>
      </w:tr>
      <w:tr w:rsidR="00013B93" w:rsidRPr="00C517E8" w14:paraId="7A8E404E" w14:textId="77777777" w:rsidTr="00A40A29">
        <w:trPr>
          <w:trHeight w:val="290"/>
        </w:trPr>
        <w:tc>
          <w:tcPr>
            <w:tcW w:w="2196" w:type="dxa"/>
            <w:shd w:val="clear" w:color="auto" w:fill="auto"/>
            <w:noWrap/>
            <w:hideMark/>
          </w:tcPr>
          <w:p w14:paraId="22CB146F" w14:textId="77777777" w:rsidR="00013B93" w:rsidRPr="00C517E8" w:rsidRDefault="00013B93" w:rsidP="00A40A29">
            <w:pPr>
              <w:rPr>
                <w:rFonts w:cs="Calibri"/>
                <w:color w:val="000000"/>
                <w:sz w:val="18"/>
                <w:szCs w:val="18"/>
              </w:rPr>
            </w:pPr>
            <w:r w:rsidRPr="00C517E8">
              <w:rPr>
                <w:rFonts w:cs="Calibri"/>
                <w:color w:val="000000"/>
                <w:sz w:val="18"/>
                <w:szCs w:val="18"/>
              </w:rPr>
              <w:t>zcaucao</w:t>
            </w:r>
          </w:p>
        </w:tc>
        <w:tc>
          <w:tcPr>
            <w:tcW w:w="6871" w:type="dxa"/>
            <w:shd w:val="clear" w:color="auto" w:fill="auto"/>
            <w:noWrap/>
            <w:hideMark/>
          </w:tcPr>
          <w:p w14:paraId="63DB9920" w14:textId="46711151"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10 caracteres, é acrescentado o dígito ‘0’ à esquerda, até perfazer o comprimento de campo desejado.</w:t>
            </w:r>
          </w:p>
        </w:tc>
      </w:tr>
      <w:tr w:rsidR="00013B93" w:rsidRPr="00C517E8" w14:paraId="1DF6C7BE" w14:textId="77777777" w:rsidTr="00A40A29">
        <w:trPr>
          <w:trHeight w:val="290"/>
        </w:trPr>
        <w:tc>
          <w:tcPr>
            <w:tcW w:w="2196" w:type="dxa"/>
            <w:shd w:val="clear" w:color="auto" w:fill="auto"/>
            <w:noWrap/>
            <w:hideMark/>
          </w:tcPr>
          <w:p w14:paraId="3E45EED1" w14:textId="77777777" w:rsidR="00013B93" w:rsidRPr="00C517E8" w:rsidRDefault="00013B93" w:rsidP="00A40A29">
            <w:pPr>
              <w:rPr>
                <w:rFonts w:cs="Calibri"/>
                <w:color w:val="000000"/>
                <w:sz w:val="18"/>
                <w:szCs w:val="18"/>
              </w:rPr>
            </w:pPr>
            <w:r w:rsidRPr="00C517E8">
              <w:rPr>
                <w:rFonts w:cs="Calibri"/>
                <w:color w:val="000000"/>
                <w:sz w:val="18"/>
                <w:szCs w:val="18"/>
              </w:rPr>
              <w:t>tipgargbl</w:t>
            </w:r>
          </w:p>
        </w:tc>
        <w:tc>
          <w:tcPr>
            <w:tcW w:w="6871" w:type="dxa"/>
            <w:shd w:val="clear" w:color="auto" w:fill="auto"/>
            <w:noWrap/>
            <w:hideMark/>
          </w:tcPr>
          <w:p w14:paraId="1BE792C8" w14:textId="0C976BE6"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w:t>
            </w:r>
            <w:r>
              <w:rPr>
                <w:rFonts w:cs="Calibri"/>
                <w:color w:val="000000"/>
                <w:sz w:val="18"/>
                <w:szCs w:val="18"/>
              </w:rPr>
              <w:t>lor ‘0</w:t>
            </w:r>
            <w:r w:rsidRPr="00013B93">
              <w:rPr>
                <w:rFonts w:cs="Calibri"/>
                <w:color w:val="000000"/>
                <w:sz w:val="18"/>
                <w:szCs w:val="18"/>
              </w:rPr>
              <w:t>’</w:t>
            </w:r>
          </w:p>
        </w:tc>
      </w:tr>
      <w:tr w:rsidR="00013B93" w:rsidRPr="00C517E8" w14:paraId="675CF9EA" w14:textId="77777777" w:rsidTr="00A40A29">
        <w:trPr>
          <w:trHeight w:val="290"/>
        </w:trPr>
        <w:tc>
          <w:tcPr>
            <w:tcW w:w="2196" w:type="dxa"/>
            <w:shd w:val="clear" w:color="auto" w:fill="auto"/>
            <w:noWrap/>
            <w:hideMark/>
          </w:tcPr>
          <w:p w14:paraId="1F5989A2" w14:textId="77777777" w:rsidR="00013B93" w:rsidRPr="00C517E8" w:rsidRDefault="00013B93" w:rsidP="00A40A29">
            <w:pPr>
              <w:rPr>
                <w:rFonts w:cs="Calibri"/>
                <w:color w:val="000000"/>
                <w:sz w:val="18"/>
                <w:szCs w:val="18"/>
              </w:rPr>
            </w:pPr>
            <w:r w:rsidRPr="00C517E8">
              <w:rPr>
                <w:rFonts w:cs="Calibri"/>
                <w:color w:val="000000"/>
                <w:sz w:val="18"/>
                <w:szCs w:val="18"/>
              </w:rPr>
              <w:t>ckprodut</w:t>
            </w:r>
          </w:p>
        </w:tc>
        <w:tc>
          <w:tcPr>
            <w:tcW w:w="6871" w:type="dxa"/>
            <w:shd w:val="clear" w:color="auto" w:fill="auto"/>
            <w:noWrap/>
            <w:hideMark/>
          </w:tcPr>
          <w:p w14:paraId="4901DBE0" w14:textId="263C58C0"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3 caracteres, é acrescentado o dígito ‘0’ à esquerda, até perfazer o comprimento de campo desejado.</w:t>
            </w:r>
          </w:p>
        </w:tc>
      </w:tr>
      <w:tr w:rsidR="00013B93" w:rsidRPr="00C517E8" w14:paraId="409CD5F0" w14:textId="77777777" w:rsidTr="00A40A29">
        <w:trPr>
          <w:trHeight w:val="290"/>
        </w:trPr>
        <w:tc>
          <w:tcPr>
            <w:tcW w:w="2196" w:type="dxa"/>
            <w:shd w:val="clear" w:color="auto" w:fill="auto"/>
            <w:noWrap/>
            <w:hideMark/>
          </w:tcPr>
          <w:p w14:paraId="74EC622B" w14:textId="77777777" w:rsidR="00013B93" w:rsidRPr="00C517E8" w:rsidRDefault="00013B93" w:rsidP="00A40A29">
            <w:pPr>
              <w:rPr>
                <w:rFonts w:cs="Calibri"/>
                <w:color w:val="000000"/>
                <w:sz w:val="18"/>
                <w:szCs w:val="18"/>
              </w:rPr>
            </w:pPr>
            <w:r w:rsidRPr="00C517E8">
              <w:rPr>
                <w:rFonts w:cs="Calibri"/>
                <w:color w:val="000000"/>
                <w:sz w:val="18"/>
                <w:szCs w:val="18"/>
              </w:rPr>
              <w:t>cksubpro</w:t>
            </w:r>
          </w:p>
        </w:tc>
        <w:tc>
          <w:tcPr>
            <w:tcW w:w="6871" w:type="dxa"/>
            <w:shd w:val="clear" w:color="auto" w:fill="auto"/>
            <w:noWrap/>
            <w:hideMark/>
          </w:tcPr>
          <w:p w14:paraId="2B7EF57F" w14:textId="6B53D2F1"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3 caracteres, é acrescentado o dígito ‘0’ à esquerda, até perfazer o comprimento de campo desejado.</w:t>
            </w:r>
          </w:p>
        </w:tc>
      </w:tr>
      <w:tr w:rsidR="00013B93" w:rsidRPr="00C517E8" w14:paraId="38C07734" w14:textId="77777777" w:rsidTr="00A40A29">
        <w:trPr>
          <w:trHeight w:val="290"/>
        </w:trPr>
        <w:tc>
          <w:tcPr>
            <w:tcW w:w="2196" w:type="dxa"/>
            <w:shd w:val="clear" w:color="auto" w:fill="auto"/>
            <w:noWrap/>
            <w:hideMark/>
          </w:tcPr>
          <w:p w14:paraId="5BC838FE" w14:textId="77777777" w:rsidR="00013B93" w:rsidRPr="00C517E8" w:rsidRDefault="00013B93" w:rsidP="00A40A29">
            <w:pPr>
              <w:rPr>
                <w:rFonts w:cs="Calibri"/>
                <w:color w:val="000000"/>
                <w:sz w:val="18"/>
                <w:szCs w:val="18"/>
              </w:rPr>
            </w:pPr>
            <w:r w:rsidRPr="00C517E8">
              <w:rPr>
                <w:rFonts w:cs="Calibri"/>
                <w:color w:val="000000"/>
                <w:sz w:val="18"/>
                <w:szCs w:val="18"/>
              </w:rPr>
              <w:t>cproduto</w:t>
            </w:r>
          </w:p>
        </w:tc>
        <w:tc>
          <w:tcPr>
            <w:tcW w:w="6871" w:type="dxa"/>
            <w:shd w:val="clear" w:color="auto" w:fill="auto"/>
            <w:noWrap/>
            <w:hideMark/>
          </w:tcPr>
          <w:p w14:paraId="2B3F5C30" w14:textId="423B3101"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3 caracteres, é acrescentado o dígito ‘0’ à esquerda, até perfazer o comprimento de campo desejado.</w:t>
            </w:r>
          </w:p>
        </w:tc>
      </w:tr>
      <w:tr w:rsidR="00013B93" w:rsidRPr="00C517E8" w14:paraId="6F57B7C8" w14:textId="77777777" w:rsidTr="00A40A29">
        <w:trPr>
          <w:trHeight w:val="290"/>
        </w:trPr>
        <w:tc>
          <w:tcPr>
            <w:tcW w:w="2196" w:type="dxa"/>
            <w:shd w:val="clear" w:color="auto" w:fill="auto"/>
            <w:noWrap/>
            <w:hideMark/>
          </w:tcPr>
          <w:p w14:paraId="4AA9D098" w14:textId="77777777" w:rsidR="00013B93" w:rsidRPr="00C517E8" w:rsidRDefault="00013B93" w:rsidP="00A40A29">
            <w:pPr>
              <w:rPr>
                <w:rFonts w:cs="Calibri"/>
                <w:color w:val="000000"/>
                <w:sz w:val="18"/>
                <w:szCs w:val="18"/>
              </w:rPr>
            </w:pPr>
            <w:r w:rsidRPr="00C517E8">
              <w:rPr>
                <w:rFonts w:cs="Calibri"/>
                <w:color w:val="000000"/>
                <w:sz w:val="18"/>
                <w:szCs w:val="18"/>
              </w:rPr>
              <w:t>csubprod</w:t>
            </w:r>
          </w:p>
        </w:tc>
        <w:tc>
          <w:tcPr>
            <w:tcW w:w="6871" w:type="dxa"/>
            <w:shd w:val="clear" w:color="auto" w:fill="auto"/>
            <w:noWrap/>
            <w:hideMark/>
          </w:tcPr>
          <w:p w14:paraId="6FB434BA" w14:textId="54621301"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3 caracteres, é acrescentado o dígito ‘0’ à esquerda, até perfazer o comprimento de campo desejado.</w:t>
            </w:r>
          </w:p>
        </w:tc>
      </w:tr>
      <w:tr w:rsidR="00013B93" w:rsidRPr="00C517E8" w14:paraId="169FE7CA" w14:textId="77777777" w:rsidTr="00A40A29">
        <w:trPr>
          <w:trHeight w:val="290"/>
        </w:trPr>
        <w:tc>
          <w:tcPr>
            <w:tcW w:w="2196" w:type="dxa"/>
            <w:shd w:val="clear" w:color="auto" w:fill="auto"/>
            <w:noWrap/>
            <w:hideMark/>
          </w:tcPr>
          <w:p w14:paraId="1332695F" w14:textId="77777777" w:rsidR="00013B93" w:rsidRPr="00C517E8" w:rsidRDefault="00013B93" w:rsidP="00A40A29">
            <w:pPr>
              <w:rPr>
                <w:rFonts w:cs="Calibri"/>
                <w:color w:val="000000"/>
                <w:sz w:val="18"/>
                <w:szCs w:val="18"/>
              </w:rPr>
            </w:pPr>
            <w:r w:rsidRPr="00C517E8">
              <w:rPr>
                <w:rFonts w:cs="Calibri"/>
                <w:color w:val="000000"/>
                <w:sz w:val="18"/>
                <w:szCs w:val="18"/>
              </w:rPr>
              <w:t>cgarant</w:t>
            </w:r>
          </w:p>
        </w:tc>
        <w:tc>
          <w:tcPr>
            <w:tcW w:w="6871" w:type="dxa"/>
            <w:shd w:val="clear" w:color="auto" w:fill="auto"/>
            <w:noWrap/>
            <w:hideMark/>
          </w:tcPr>
          <w:p w14:paraId="100122C7" w14:textId="3A99ECA6"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3A630825" w14:textId="77777777" w:rsidTr="00A40A29">
        <w:trPr>
          <w:trHeight w:val="290"/>
        </w:trPr>
        <w:tc>
          <w:tcPr>
            <w:tcW w:w="2196" w:type="dxa"/>
            <w:shd w:val="clear" w:color="auto" w:fill="auto"/>
            <w:noWrap/>
            <w:hideMark/>
          </w:tcPr>
          <w:p w14:paraId="0F8BEC67" w14:textId="77777777" w:rsidR="00013B93" w:rsidRPr="00C517E8" w:rsidRDefault="00013B93" w:rsidP="00A40A29">
            <w:pPr>
              <w:rPr>
                <w:rFonts w:cs="Calibri"/>
                <w:color w:val="000000"/>
                <w:sz w:val="18"/>
                <w:szCs w:val="18"/>
              </w:rPr>
            </w:pPr>
            <w:r w:rsidRPr="00C517E8">
              <w:rPr>
                <w:rFonts w:cs="Calibri"/>
                <w:color w:val="000000"/>
                <w:sz w:val="18"/>
                <w:szCs w:val="18"/>
              </w:rPr>
              <w:t>ctipoinst</w:t>
            </w:r>
          </w:p>
        </w:tc>
        <w:tc>
          <w:tcPr>
            <w:tcW w:w="6871" w:type="dxa"/>
            <w:shd w:val="clear" w:color="auto" w:fill="auto"/>
            <w:noWrap/>
            <w:hideMark/>
          </w:tcPr>
          <w:p w14:paraId="05F8F1DB" w14:textId="155F0EF1"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76454302" w14:textId="77777777" w:rsidTr="00A40A29">
        <w:trPr>
          <w:trHeight w:val="290"/>
        </w:trPr>
        <w:tc>
          <w:tcPr>
            <w:tcW w:w="2196" w:type="dxa"/>
            <w:shd w:val="clear" w:color="auto" w:fill="auto"/>
            <w:noWrap/>
            <w:hideMark/>
          </w:tcPr>
          <w:p w14:paraId="043C4604" w14:textId="77777777" w:rsidR="00013B93" w:rsidRPr="00C517E8" w:rsidRDefault="00013B93" w:rsidP="00A40A29">
            <w:pPr>
              <w:rPr>
                <w:rFonts w:cs="Calibri"/>
                <w:color w:val="000000"/>
                <w:sz w:val="18"/>
                <w:szCs w:val="18"/>
              </w:rPr>
            </w:pPr>
            <w:r w:rsidRPr="00C517E8">
              <w:rPr>
                <w:rFonts w:cs="Calibri"/>
                <w:color w:val="000000"/>
                <w:sz w:val="18"/>
                <w:szCs w:val="18"/>
              </w:rPr>
              <w:t>ctipoaval</w:t>
            </w:r>
          </w:p>
        </w:tc>
        <w:tc>
          <w:tcPr>
            <w:tcW w:w="6871" w:type="dxa"/>
            <w:shd w:val="clear" w:color="auto" w:fill="auto"/>
            <w:noWrap/>
            <w:hideMark/>
          </w:tcPr>
          <w:p w14:paraId="1756C160" w14:textId="3C28416A"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7223E69B" w14:textId="77777777" w:rsidTr="00A40A29">
        <w:trPr>
          <w:trHeight w:val="290"/>
        </w:trPr>
        <w:tc>
          <w:tcPr>
            <w:tcW w:w="2196" w:type="dxa"/>
            <w:shd w:val="clear" w:color="auto" w:fill="auto"/>
            <w:noWrap/>
            <w:hideMark/>
          </w:tcPr>
          <w:p w14:paraId="5A289A56" w14:textId="77777777" w:rsidR="00013B93" w:rsidRPr="00C517E8" w:rsidRDefault="00013B93" w:rsidP="00A40A29">
            <w:pPr>
              <w:rPr>
                <w:rFonts w:cs="Calibri"/>
                <w:color w:val="000000"/>
                <w:sz w:val="18"/>
                <w:szCs w:val="18"/>
              </w:rPr>
            </w:pPr>
            <w:r w:rsidRPr="00C517E8">
              <w:rPr>
                <w:rFonts w:cs="Calibri"/>
                <w:color w:val="000000"/>
                <w:sz w:val="18"/>
                <w:szCs w:val="18"/>
              </w:rPr>
              <w:t>ctipocs</w:t>
            </w:r>
          </w:p>
        </w:tc>
        <w:tc>
          <w:tcPr>
            <w:tcW w:w="6871" w:type="dxa"/>
            <w:shd w:val="clear" w:color="auto" w:fill="auto"/>
            <w:noWrap/>
            <w:hideMark/>
          </w:tcPr>
          <w:p w14:paraId="62B5C3C2" w14:textId="7F30A1B1"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5AA4C38E" w14:textId="77777777" w:rsidTr="00A40A29">
        <w:trPr>
          <w:trHeight w:val="290"/>
        </w:trPr>
        <w:tc>
          <w:tcPr>
            <w:tcW w:w="2196" w:type="dxa"/>
            <w:shd w:val="clear" w:color="auto" w:fill="auto"/>
            <w:noWrap/>
            <w:hideMark/>
          </w:tcPr>
          <w:p w14:paraId="6652AF2F" w14:textId="77777777" w:rsidR="00013B93" w:rsidRPr="00C517E8" w:rsidRDefault="00013B93" w:rsidP="00A40A29">
            <w:pPr>
              <w:rPr>
                <w:rFonts w:cs="Calibri"/>
                <w:color w:val="000000"/>
                <w:sz w:val="18"/>
                <w:szCs w:val="18"/>
              </w:rPr>
            </w:pPr>
            <w:r w:rsidRPr="00C517E8">
              <w:rPr>
                <w:rFonts w:cs="Calibri"/>
                <w:color w:val="000000"/>
                <w:sz w:val="18"/>
                <w:szCs w:val="18"/>
              </w:rPr>
              <w:t>cestgar</w:t>
            </w:r>
          </w:p>
        </w:tc>
        <w:tc>
          <w:tcPr>
            <w:tcW w:w="6871" w:type="dxa"/>
            <w:shd w:val="clear" w:color="auto" w:fill="auto"/>
            <w:noWrap/>
            <w:hideMark/>
          </w:tcPr>
          <w:p w14:paraId="0D17870D" w14:textId="3E332D38"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5EE64B6C" w14:textId="77777777" w:rsidTr="00A40A29">
        <w:trPr>
          <w:trHeight w:val="290"/>
        </w:trPr>
        <w:tc>
          <w:tcPr>
            <w:tcW w:w="2196" w:type="dxa"/>
            <w:shd w:val="clear" w:color="auto" w:fill="auto"/>
            <w:noWrap/>
            <w:hideMark/>
          </w:tcPr>
          <w:p w14:paraId="7DEF0383" w14:textId="77777777" w:rsidR="00013B93" w:rsidRPr="00C517E8" w:rsidRDefault="00013B93" w:rsidP="00A40A29">
            <w:pPr>
              <w:rPr>
                <w:rFonts w:cs="Calibri"/>
                <w:color w:val="000000"/>
                <w:sz w:val="18"/>
                <w:szCs w:val="18"/>
              </w:rPr>
            </w:pPr>
            <w:r w:rsidRPr="00C517E8">
              <w:rPr>
                <w:rFonts w:cs="Calibri"/>
                <w:color w:val="000000"/>
                <w:sz w:val="18"/>
                <w:szCs w:val="18"/>
              </w:rPr>
              <w:t>ctipcflet</w:t>
            </w:r>
          </w:p>
        </w:tc>
        <w:tc>
          <w:tcPr>
            <w:tcW w:w="6871" w:type="dxa"/>
            <w:shd w:val="clear" w:color="auto" w:fill="auto"/>
            <w:noWrap/>
            <w:hideMark/>
          </w:tcPr>
          <w:p w14:paraId="5566AC21" w14:textId="0547CAF3"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5AD54C79" w14:textId="77777777" w:rsidTr="00A40A29">
        <w:trPr>
          <w:trHeight w:val="290"/>
        </w:trPr>
        <w:tc>
          <w:tcPr>
            <w:tcW w:w="2196" w:type="dxa"/>
            <w:shd w:val="clear" w:color="auto" w:fill="auto"/>
            <w:noWrap/>
            <w:hideMark/>
          </w:tcPr>
          <w:p w14:paraId="43E85B7B" w14:textId="77777777" w:rsidR="00013B93" w:rsidRPr="00C517E8" w:rsidRDefault="00013B93" w:rsidP="00A40A29">
            <w:pPr>
              <w:rPr>
                <w:rFonts w:cs="Calibri"/>
                <w:color w:val="000000"/>
                <w:sz w:val="18"/>
                <w:szCs w:val="18"/>
              </w:rPr>
            </w:pPr>
            <w:r w:rsidRPr="00C517E8">
              <w:rPr>
                <w:rFonts w:cs="Calibri"/>
                <w:color w:val="000000"/>
                <w:sz w:val="18"/>
                <w:szCs w:val="18"/>
              </w:rPr>
              <w:t>zcliente</w:t>
            </w:r>
          </w:p>
        </w:tc>
        <w:tc>
          <w:tcPr>
            <w:tcW w:w="6871" w:type="dxa"/>
            <w:shd w:val="clear" w:color="auto" w:fill="auto"/>
            <w:noWrap/>
            <w:hideMark/>
          </w:tcPr>
          <w:p w14:paraId="6D2D252D" w14:textId="77777777"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‘0’</w:t>
            </w:r>
          </w:p>
          <w:p w14:paraId="440A5114" w14:textId="2F341BB3"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10 caracteres, é acrescentado o dígito ‘0’ à esquerda, até perfazer o comprimento de campo desejado.</w:t>
            </w:r>
          </w:p>
        </w:tc>
      </w:tr>
      <w:tr w:rsidR="00013B93" w:rsidRPr="00C517E8" w14:paraId="5FB4535C" w14:textId="77777777" w:rsidTr="00A40A29">
        <w:trPr>
          <w:trHeight w:val="290"/>
        </w:trPr>
        <w:tc>
          <w:tcPr>
            <w:tcW w:w="2196" w:type="dxa"/>
            <w:shd w:val="clear" w:color="auto" w:fill="auto"/>
            <w:noWrap/>
            <w:hideMark/>
          </w:tcPr>
          <w:p w14:paraId="43E3A07D" w14:textId="77777777" w:rsidR="00013B93" w:rsidRPr="00C517E8" w:rsidRDefault="00013B93" w:rsidP="00A40A29">
            <w:pPr>
              <w:rPr>
                <w:rFonts w:cs="Calibri"/>
                <w:color w:val="000000"/>
                <w:sz w:val="18"/>
                <w:szCs w:val="18"/>
              </w:rPr>
            </w:pPr>
            <w:r w:rsidRPr="00C517E8">
              <w:rPr>
                <w:rFonts w:cs="Calibri"/>
                <w:color w:val="000000"/>
                <w:sz w:val="18"/>
                <w:szCs w:val="18"/>
              </w:rPr>
              <w:t>centidad</w:t>
            </w:r>
          </w:p>
        </w:tc>
        <w:tc>
          <w:tcPr>
            <w:tcW w:w="6871" w:type="dxa"/>
            <w:shd w:val="clear" w:color="auto" w:fill="auto"/>
            <w:noWrap/>
            <w:hideMark/>
          </w:tcPr>
          <w:p w14:paraId="0E90AFC8" w14:textId="00CC95F4"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21879E03" w14:textId="77777777" w:rsidTr="00A40A29">
        <w:trPr>
          <w:trHeight w:val="290"/>
        </w:trPr>
        <w:tc>
          <w:tcPr>
            <w:tcW w:w="2196" w:type="dxa"/>
            <w:shd w:val="clear" w:color="auto" w:fill="auto"/>
            <w:noWrap/>
            <w:hideMark/>
          </w:tcPr>
          <w:p w14:paraId="23EEEA1C" w14:textId="77777777" w:rsidR="00013B93" w:rsidRPr="00C517E8" w:rsidRDefault="00013B93" w:rsidP="00A40A29">
            <w:pPr>
              <w:rPr>
                <w:rFonts w:cs="Calibri"/>
                <w:color w:val="000000"/>
                <w:sz w:val="18"/>
                <w:szCs w:val="18"/>
              </w:rPr>
            </w:pPr>
            <w:r w:rsidRPr="00C517E8">
              <w:rPr>
                <w:rFonts w:cs="Calibri"/>
                <w:color w:val="000000"/>
                <w:sz w:val="18"/>
                <w:szCs w:val="18"/>
              </w:rPr>
              <w:t>caplic</w:t>
            </w:r>
          </w:p>
        </w:tc>
        <w:tc>
          <w:tcPr>
            <w:tcW w:w="6871" w:type="dxa"/>
            <w:shd w:val="clear" w:color="auto" w:fill="auto"/>
            <w:noWrap/>
            <w:hideMark/>
          </w:tcPr>
          <w:p w14:paraId="1F97E70D" w14:textId="6AF9AE9B"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2C457C45" w14:textId="77777777" w:rsidTr="00A40A29">
        <w:trPr>
          <w:trHeight w:val="290"/>
        </w:trPr>
        <w:tc>
          <w:tcPr>
            <w:tcW w:w="2196" w:type="dxa"/>
            <w:shd w:val="clear" w:color="auto" w:fill="auto"/>
            <w:noWrap/>
            <w:hideMark/>
          </w:tcPr>
          <w:p w14:paraId="6AC5AD15" w14:textId="77777777" w:rsidR="00013B93" w:rsidRPr="00C517E8" w:rsidRDefault="00013B93" w:rsidP="00A40A29">
            <w:pPr>
              <w:rPr>
                <w:rFonts w:cs="Calibri"/>
                <w:color w:val="000000"/>
                <w:sz w:val="18"/>
                <w:szCs w:val="18"/>
              </w:rPr>
            </w:pPr>
            <w:r w:rsidRPr="00C517E8">
              <w:rPr>
                <w:rFonts w:cs="Calibri"/>
                <w:color w:val="000000"/>
                <w:sz w:val="18"/>
                <w:szCs w:val="18"/>
              </w:rPr>
              <w:t>cisin</w:t>
            </w:r>
          </w:p>
        </w:tc>
        <w:tc>
          <w:tcPr>
            <w:tcW w:w="6871" w:type="dxa"/>
            <w:shd w:val="clear" w:color="auto" w:fill="auto"/>
            <w:noWrap/>
            <w:hideMark/>
          </w:tcPr>
          <w:p w14:paraId="3C8DF039" w14:textId="4D28D93F"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626500A3" w14:textId="77777777" w:rsidTr="00A40A29">
        <w:trPr>
          <w:trHeight w:val="290"/>
        </w:trPr>
        <w:tc>
          <w:tcPr>
            <w:tcW w:w="2196" w:type="dxa"/>
            <w:shd w:val="clear" w:color="auto" w:fill="auto"/>
            <w:noWrap/>
            <w:hideMark/>
          </w:tcPr>
          <w:p w14:paraId="00BD3A70" w14:textId="77777777" w:rsidR="00013B93" w:rsidRPr="00C517E8" w:rsidRDefault="00013B93" w:rsidP="00A40A29">
            <w:pPr>
              <w:rPr>
                <w:rFonts w:cs="Calibri"/>
                <w:color w:val="000000"/>
                <w:sz w:val="18"/>
                <w:szCs w:val="18"/>
              </w:rPr>
            </w:pPr>
            <w:r w:rsidRPr="00C517E8">
              <w:rPr>
                <w:rFonts w:cs="Calibri"/>
                <w:color w:val="000000"/>
                <w:sz w:val="18"/>
                <w:szCs w:val="18"/>
              </w:rPr>
              <w:t>zcliant</w:t>
            </w:r>
          </w:p>
        </w:tc>
        <w:tc>
          <w:tcPr>
            <w:tcW w:w="6871" w:type="dxa"/>
            <w:shd w:val="clear" w:color="auto" w:fill="auto"/>
            <w:noWrap/>
            <w:hideMark/>
          </w:tcPr>
          <w:p w14:paraId="2DB29B18" w14:textId="77777777"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‘0’</w:t>
            </w:r>
          </w:p>
          <w:p w14:paraId="76778638" w14:textId="37F4A0BD"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10 caracteres, é acrescentado o dígito ‘0’ à esquerda, até perfazer o comprimento de campo desejado.</w:t>
            </w:r>
          </w:p>
        </w:tc>
      </w:tr>
      <w:tr w:rsidR="00013B93" w:rsidRPr="00C517E8" w14:paraId="5424CB09" w14:textId="77777777" w:rsidTr="00A40A29">
        <w:trPr>
          <w:trHeight w:val="290"/>
        </w:trPr>
        <w:tc>
          <w:tcPr>
            <w:tcW w:w="2196" w:type="dxa"/>
            <w:shd w:val="clear" w:color="auto" w:fill="auto"/>
            <w:noWrap/>
            <w:hideMark/>
          </w:tcPr>
          <w:p w14:paraId="57D660FA" w14:textId="77777777" w:rsidR="00013B93" w:rsidRPr="00C517E8" w:rsidRDefault="00013B93" w:rsidP="00A40A29">
            <w:pPr>
              <w:rPr>
                <w:rFonts w:cs="Calibri"/>
                <w:color w:val="000000"/>
                <w:sz w:val="18"/>
                <w:szCs w:val="18"/>
              </w:rPr>
            </w:pPr>
            <w:r w:rsidRPr="00C517E8">
              <w:rPr>
                <w:rFonts w:cs="Calibri"/>
                <w:color w:val="000000"/>
                <w:sz w:val="18"/>
                <w:szCs w:val="18"/>
              </w:rPr>
              <w:t>zcligrupo</w:t>
            </w:r>
          </w:p>
        </w:tc>
        <w:tc>
          <w:tcPr>
            <w:tcW w:w="6871" w:type="dxa"/>
            <w:shd w:val="clear" w:color="auto" w:fill="auto"/>
            <w:noWrap/>
            <w:hideMark/>
          </w:tcPr>
          <w:p w14:paraId="7C776069" w14:textId="77777777"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‘0’</w:t>
            </w:r>
          </w:p>
          <w:p w14:paraId="56534903" w14:textId="0ABA91DC"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10 caracteres, é acrescentado o dígito ‘0’ à esquerda, até perfazer o comprimento de campo desejado.</w:t>
            </w:r>
          </w:p>
        </w:tc>
      </w:tr>
      <w:tr w:rsidR="00013B93" w:rsidRPr="00C517E8" w14:paraId="3EA47298" w14:textId="77777777" w:rsidTr="00A40A29">
        <w:trPr>
          <w:trHeight w:val="290"/>
        </w:trPr>
        <w:tc>
          <w:tcPr>
            <w:tcW w:w="2196" w:type="dxa"/>
            <w:shd w:val="clear" w:color="auto" w:fill="auto"/>
            <w:noWrap/>
            <w:hideMark/>
          </w:tcPr>
          <w:p w14:paraId="228DF508" w14:textId="77777777" w:rsidR="00013B93" w:rsidRPr="00C517E8" w:rsidRDefault="00013B93" w:rsidP="00A40A29">
            <w:pPr>
              <w:rPr>
                <w:rFonts w:cs="Calibri"/>
                <w:color w:val="000000"/>
                <w:sz w:val="18"/>
                <w:szCs w:val="18"/>
              </w:rPr>
            </w:pPr>
            <w:r w:rsidRPr="00C517E8">
              <w:rPr>
                <w:rFonts w:cs="Calibri"/>
                <w:color w:val="000000"/>
                <w:sz w:val="18"/>
                <w:szCs w:val="18"/>
              </w:rPr>
              <w:t>msldact</w:t>
            </w:r>
          </w:p>
        </w:tc>
        <w:tc>
          <w:tcPr>
            <w:tcW w:w="6871" w:type="dxa"/>
            <w:shd w:val="clear" w:color="auto" w:fill="auto"/>
            <w:noWrap/>
            <w:hideMark/>
          </w:tcPr>
          <w:p w14:paraId="76848C8F" w14:textId="77777777" w:rsidR="00B65918" w:rsidRDefault="00B65918" w:rsidP="00F63E90">
            <w:pPr>
              <w:pStyle w:val="ListParagraph"/>
              <w:numPr>
                <w:ilvl w:val="0"/>
                <w:numId w:val="56"/>
              </w:numPr>
              <w:ind w:left="357" w:hanging="357"/>
              <w:rPr>
                <w:rFonts w:cs="Calibri"/>
                <w:color w:val="000000"/>
                <w:sz w:val="18"/>
                <w:szCs w:val="18"/>
              </w:rPr>
            </w:pPr>
            <w:r>
              <w:rPr>
                <w:rFonts w:cs="Calibri"/>
                <w:color w:val="000000"/>
                <w:sz w:val="18"/>
                <w:szCs w:val="18"/>
              </w:rPr>
              <w:t>O formato do campo é alterado para STRING</w:t>
            </w:r>
          </w:p>
          <w:p w14:paraId="3AFE08CD" w14:textId="5611522B" w:rsidR="00013B93" w:rsidRPr="00B65918" w:rsidRDefault="00B65918" w:rsidP="00F63E90">
            <w:pPr>
              <w:pStyle w:val="ListParagraph"/>
              <w:numPr>
                <w:ilvl w:val="0"/>
                <w:numId w:val="56"/>
              </w:numPr>
              <w:ind w:left="357" w:hanging="357"/>
              <w:rPr>
                <w:rFonts w:cs="Calibri"/>
                <w:color w:val="000000"/>
                <w:sz w:val="18"/>
                <w:szCs w:val="18"/>
              </w:rPr>
            </w:pPr>
            <w:r w:rsidRPr="00B65918">
              <w:rPr>
                <w:rFonts w:cs="Calibri"/>
                <w:color w:val="000000"/>
                <w:sz w:val="18"/>
                <w:szCs w:val="18"/>
              </w:rPr>
              <w:t>Todos os ‘.’ São substituídos por uma ‘,’</w:t>
            </w:r>
          </w:p>
        </w:tc>
      </w:tr>
      <w:tr w:rsidR="00013B93" w:rsidRPr="00C517E8" w14:paraId="4B2DDA47" w14:textId="77777777" w:rsidTr="00A40A29">
        <w:trPr>
          <w:trHeight w:val="290"/>
        </w:trPr>
        <w:tc>
          <w:tcPr>
            <w:tcW w:w="2196" w:type="dxa"/>
            <w:shd w:val="clear" w:color="auto" w:fill="auto"/>
            <w:noWrap/>
            <w:hideMark/>
          </w:tcPr>
          <w:p w14:paraId="45CD0E0E" w14:textId="77777777" w:rsidR="00013B93" w:rsidRPr="00C517E8" w:rsidRDefault="00013B93" w:rsidP="00A40A29">
            <w:pPr>
              <w:rPr>
                <w:rFonts w:cs="Calibri"/>
                <w:color w:val="000000"/>
                <w:sz w:val="18"/>
                <w:szCs w:val="18"/>
              </w:rPr>
            </w:pPr>
            <w:r w:rsidRPr="00C517E8">
              <w:rPr>
                <w:rFonts w:cs="Calibri"/>
                <w:color w:val="000000"/>
                <w:sz w:val="18"/>
                <w:szCs w:val="18"/>
              </w:rPr>
              <w:t>nrsegur</w:t>
            </w:r>
          </w:p>
        </w:tc>
        <w:tc>
          <w:tcPr>
            <w:tcW w:w="6871" w:type="dxa"/>
            <w:shd w:val="clear" w:color="auto" w:fill="auto"/>
            <w:noWrap/>
            <w:hideMark/>
          </w:tcPr>
          <w:p w14:paraId="66A10AF2" w14:textId="37D6FEFF" w:rsidR="00013B93" w:rsidRPr="00B65918" w:rsidRDefault="00B65918"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‘0’</w:t>
            </w:r>
          </w:p>
        </w:tc>
      </w:tr>
      <w:tr w:rsidR="00B65918" w:rsidRPr="00C517E8" w14:paraId="337AAA26" w14:textId="77777777" w:rsidTr="00A40A29">
        <w:trPr>
          <w:trHeight w:val="290"/>
        </w:trPr>
        <w:tc>
          <w:tcPr>
            <w:tcW w:w="2196" w:type="dxa"/>
            <w:shd w:val="clear" w:color="auto" w:fill="auto"/>
            <w:noWrap/>
            <w:hideMark/>
          </w:tcPr>
          <w:p w14:paraId="391BB301" w14:textId="77777777" w:rsidR="00B65918" w:rsidRPr="00C517E8" w:rsidRDefault="00B65918" w:rsidP="00A40A29">
            <w:pPr>
              <w:rPr>
                <w:rFonts w:cs="Calibri"/>
                <w:color w:val="000000"/>
                <w:sz w:val="18"/>
                <w:szCs w:val="18"/>
              </w:rPr>
            </w:pPr>
            <w:r w:rsidRPr="00C517E8">
              <w:rPr>
                <w:rFonts w:cs="Calibri"/>
                <w:color w:val="000000"/>
                <w:sz w:val="18"/>
                <w:szCs w:val="18"/>
              </w:rPr>
              <w:t>cmoeda</w:t>
            </w:r>
          </w:p>
        </w:tc>
        <w:tc>
          <w:tcPr>
            <w:tcW w:w="6871" w:type="dxa"/>
            <w:shd w:val="clear" w:color="auto" w:fill="auto"/>
            <w:noWrap/>
            <w:hideMark/>
          </w:tcPr>
          <w:p w14:paraId="76AF05B3" w14:textId="6A2B745A" w:rsidR="00B65918" w:rsidRPr="00B65918" w:rsidRDefault="00B65918" w:rsidP="00F63E90">
            <w:pPr>
              <w:pStyle w:val="ListParagraph"/>
              <w:numPr>
                <w:ilvl w:val="0"/>
                <w:numId w:val="56"/>
              </w:numPr>
              <w:ind w:left="357" w:hanging="357"/>
              <w:rPr>
                <w:rFonts w:cs="Calibri"/>
                <w:color w:val="000000"/>
                <w:sz w:val="18"/>
                <w:szCs w:val="18"/>
              </w:rPr>
            </w:pPr>
            <w:r w:rsidRPr="00B65918">
              <w:rPr>
                <w:rFonts w:cs="Calibri"/>
                <w:color w:val="000000"/>
                <w:sz w:val="18"/>
                <w:szCs w:val="18"/>
              </w:rPr>
              <w:t>Sem transformações</w:t>
            </w:r>
          </w:p>
        </w:tc>
      </w:tr>
      <w:tr w:rsidR="00B65918" w:rsidRPr="00C517E8" w14:paraId="299B1C8E" w14:textId="77777777" w:rsidTr="00A40A29">
        <w:trPr>
          <w:trHeight w:val="290"/>
        </w:trPr>
        <w:tc>
          <w:tcPr>
            <w:tcW w:w="2196" w:type="dxa"/>
            <w:shd w:val="clear" w:color="auto" w:fill="auto"/>
            <w:noWrap/>
            <w:hideMark/>
          </w:tcPr>
          <w:p w14:paraId="03DE530B" w14:textId="77777777" w:rsidR="00B65918" w:rsidRPr="00C517E8" w:rsidRDefault="00B65918" w:rsidP="00A40A29">
            <w:pPr>
              <w:rPr>
                <w:rFonts w:cs="Calibri"/>
                <w:color w:val="000000"/>
                <w:sz w:val="18"/>
                <w:szCs w:val="18"/>
              </w:rPr>
            </w:pPr>
            <w:r w:rsidRPr="00C517E8">
              <w:rPr>
                <w:rFonts w:cs="Calibri"/>
                <w:color w:val="000000"/>
                <w:sz w:val="18"/>
                <w:szCs w:val="18"/>
              </w:rPr>
              <w:t>idcliente</w:t>
            </w:r>
          </w:p>
        </w:tc>
        <w:tc>
          <w:tcPr>
            <w:tcW w:w="6871" w:type="dxa"/>
            <w:shd w:val="clear" w:color="auto" w:fill="auto"/>
            <w:noWrap/>
            <w:hideMark/>
          </w:tcPr>
          <w:p w14:paraId="1284FBBF" w14:textId="77777777" w:rsidR="00A40A29" w:rsidRPr="00013B93" w:rsidRDefault="00A40A29"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‘0’</w:t>
            </w:r>
          </w:p>
          <w:p w14:paraId="03247B4E" w14:textId="54A96050" w:rsidR="00B65918" w:rsidRPr="00A40A29" w:rsidRDefault="00A40A29" w:rsidP="00F63E90">
            <w:pPr>
              <w:pStyle w:val="ListParagraph"/>
              <w:numPr>
                <w:ilvl w:val="0"/>
                <w:numId w:val="56"/>
              </w:numPr>
              <w:ind w:left="357" w:hanging="357"/>
              <w:rPr>
                <w:rFonts w:cs="Calibri"/>
                <w:color w:val="000000"/>
                <w:sz w:val="18"/>
                <w:szCs w:val="18"/>
              </w:rPr>
            </w:pPr>
            <w:r w:rsidRPr="00A40A29">
              <w:rPr>
                <w:rFonts w:cs="Calibri"/>
                <w:color w:val="000000"/>
                <w:sz w:val="18"/>
                <w:szCs w:val="18"/>
              </w:rPr>
              <w:t xml:space="preserve">Caso o campo não esteja preenchido com </w:t>
            </w:r>
            <w:r>
              <w:rPr>
                <w:rFonts w:cs="Calibri"/>
                <w:color w:val="000000"/>
                <w:sz w:val="18"/>
                <w:szCs w:val="18"/>
              </w:rPr>
              <w:t>9</w:t>
            </w:r>
            <w:r w:rsidRPr="00A40A29">
              <w:rPr>
                <w:rFonts w:cs="Calibri"/>
                <w:color w:val="000000"/>
                <w:sz w:val="18"/>
                <w:szCs w:val="18"/>
              </w:rPr>
              <w:t xml:space="preserve"> caracteres, é acrescentado o dígito ‘0’ à esquerda, até perfazer o comprimento de campo desejado.</w:t>
            </w:r>
          </w:p>
        </w:tc>
      </w:tr>
      <w:tr w:rsidR="00B65918" w:rsidRPr="00C517E8" w14:paraId="3E8A4C52" w14:textId="77777777" w:rsidTr="00A40A29">
        <w:trPr>
          <w:trHeight w:val="290"/>
        </w:trPr>
        <w:tc>
          <w:tcPr>
            <w:tcW w:w="2196" w:type="dxa"/>
            <w:shd w:val="clear" w:color="auto" w:fill="auto"/>
            <w:noWrap/>
            <w:hideMark/>
          </w:tcPr>
          <w:p w14:paraId="3EA3366D" w14:textId="77777777" w:rsidR="00B65918" w:rsidRPr="00C517E8" w:rsidRDefault="00B65918" w:rsidP="00A40A29">
            <w:pPr>
              <w:rPr>
                <w:rFonts w:cs="Calibri"/>
                <w:color w:val="000000"/>
                <w:sz w:val="18"/>
                <w:szCs w:val="18"/>
              </w:rPr>
            </w:pPr>
            <w:r w:rsidRPr="00C517E8">
              <w:rPr>
                <w:rFonts w:cs="Calibri"/>
                <w:color w:val="000000"/>
                <w:sz w:val="18"/>
                <w:szCs w:val="18"/>
              </w:rPr>
              <w:t>idbloqueio</w:t>
            </w:r>
          </w:p>
        </w:tc>
        <w:tc>
          <w:tcPr>
            <w:tcW w:w="6871" w:type="dxa"/>
            <w:shd w:val="clear" w:color="auto" w:fill="auto"/>
            <w:noWrap/>
            <w:hideMark/>
          </w:tcPr>
          <w:p w14:paraId="166BBEFA" w14:textId="43508774" w:rsidR="00B65918" w:rsidRPr="00A40A29" w:rsidRDefault="00A40A29"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w:t>
            </w:r>
            <w:r>
              <w:rPr>
                <w:rFonts w:cs="Calibri"/>
                <w:color w:val="000000"/>
                <w:sz w:val="18"/>
                <w:szCs w:val="18"/>
              </w:rPr>
              <w:t>lor ‘N</w:t>
            </w:r>
            <w:r w:rsidRPr="00013B93">
              <w:rPr>
                <w:rFonts w:cs="Calibri"/>
                <w:color w:val="000000"/>
                <w:sz w:val="18"/>
                <w:szCs w:val="18"/>
              </w:rPr>
              <w:t>’</w:t>
            </w:r>
          </w:p>
        </w:tc>
      </w:tr>
      <w:tr w:rsidR="00B65918" w:rsidRPr="00C517E8" w14:paraId="34BCB8EC" w14:textId="77777777" w:rsidTr="00A40A29">
        <w:trPr>
          <w:trHeight w:val="290"/>
        </w:trPr>
        <w:tc>
          <w:tcPr>
            <w:tcW w:w="2196" w:type="dxa"/>
            <w:shd w:val="clear" w:color="auto" w:fill="auto"/>
            <w:noWrap/>
            <w:hideMark/>
          </w:tcPr>
          <w:p w14:paraId="5A9EB4E9" w14:textId="77777777" w:rsidR="00B65918" w:rsidRPr="00C517E8" w:rsidRDefault="00B65918" w:rsidP="00A40A29">
            <w:pPr>
              <w:rPr>
                <w:rFonts w:cs="Calibri"/>
                <w:color w:val="000000"/>
                <w:sz w:val="18"/>
                <w:szCs w:val="18"/>
              </w:rPr>
            </w:pPr>
            <w:r w:rsidRPr="00C517E8">
              <w:rPr>
                <w:rFonts w:cs="Calibri"/>
                <w:color w:val="000000"/>
                <w:sz w:val="18"/>
                <w:szCs w:val="18"/>
              </w:rPr>
              <w:t>idriesgsobe</w:t>
            </w:r>
          </w:p>
        </w:tc>
        <w:tc>
          <w:tcPr>
            <w:tcW w:w="6871" w:type="dxa"/>
            <w:shd w:val="clear" w:color="auto" w:fill="auto"/>
            <w:noWrap/>
            <w:hideMark/>
          </w:tcPr>
          <w:p w14:paraId="158F47A8" w14:textId="4B2857A1" w:rsidR="00B65918" w:rsidRPr="00C517E8" w:rsidRDefault="00A40A29"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w:t>
            </w:r>
            <w:r>
              <w:rPr>
                <w:rFonts w:cs="Calibri"/>
                <w:color w:val="000000"/>
                <w:sz w:val="18"/>
                <w:szCs w:val="18"/>
              </w:rPr>
              <w:t>lor ‘N</w:t>
            </w:r>
            <w:r w:rsidRPr="00013B93">
              <w:rPr>
                <w:rFonts w:cs="Calibri"/>
                <w:color w:val="000000"/>
                <w:sz w:val="18"/>
                <w:szCs w:val="18"/>
              </w:rPr>
              <w:t>’</w:t>
            </w:r>
          </w:p>
        </w:tc>
      </w:tr>
      <w:tr w:rsidR="00B65918" w:rsidRPr="00C517E8" w14:paraId="065C3970" w14:textId="77777777" w:rsidTr="00A40A29">
        <w:trPr>
          <w:trHeight w:val="290"/>
        </w:trPr>
        <w:tc>
          <w:tcPr>
            <w:tcW w:w="2196" w:type="dxa"/>
            <w:shd w:val="clear" w:color="auto" w:fill="auto"/>
            <w:noWrap/>
            <w:hideMark/>
          </w:tcPr>
          <w:p w14:paraId="470EF4C0" w14:textId="77777777" w:rsidR="00B65918" w:rsidRPr="00C517E8" w:rsidRDefault="00B65918" w:rsidP="00A40A29">
            <w:pPr>
              <w:rPr>
                <w:rFonts w:cs="Calibri"/>
                <w:color w:val="000000"/>
                <w:sz w:val="18"/>
                <w:szCs w:val="18"/>
              </w:rPr>
            </w:pPr>
            <w:r w:rsidRPr="00C517E8">
              <w:rPr>
                <w:rFonts w:cs="Calibri"/>
                <w:color w:val="000000"/>
                <w:sz w:val="18"/>
                <w:szCs w:val="18"/>
              </w:rPr>
              <w:t>idcoberperf</w:t>
            </w:r>
          </w:p>
        </w:tc>
        <w:tc>
          <w:tcPr>
            <w:tcW w:w="6871" w:type="dxa"/>
            <w:shd w:val="clear" w:color="auto" w:fill="auto"/>
            <w:noWrap/>
            <w:hideMark/>
          </w:tcPr>
          <w:p w14:paraId="23D03A60" w14:textId="50DD43C2" w:rsidR="00B65918" w:rsidRPr="00A40A29" w:rsidRDefault="00A40A29" w:rsidP="00F63E90">
            <w:pPr>
              <w:pStyle w:val="ListParagraph"/>
              <w:numPr>
                <w:ilvl w:val="0"/>
                <w:numId w:val="56"/>
              </w:numPr>
              <w:ind w:left="357" w:hanging="357"/>
              <w:rPr>
                <w:rFonts w:cs="Calibri"/>
                <w:color w:val="000000"/>
                <w:sz w:val="18"/>
                <w:szCs w:val="18"/>
              </w:rPr>
            </w:pPr>
            <w:r w:rsidRPr="00A40A29">
              <w:rPr>
                <w:rFonts w:cs="Calibri"/>
                <w:color w:val="000000"/>
                <w:sz w:val="18"/>
                <w:szCs w:val="18"/>
              </w:rPr>
              <w:t>Sem transformações</w:t>
            </w:r>
          </w:p>
        </w:tc>
      </w:tr>
      <w:tr w:rsidR="00B65918" w:rsidRPr="00C517E8" w14:paraId="5FA5C396" w14:textId="77777777" w:rsidTr="00A40A29">
        <w:trPr>
          <w:trHeight w:val="290"/>
        </w:trPr>
        <w:tc>
          <w:tcPr>
            <w:tcW w:w="2196" w:type="dxa"/>
            <w:shd w:val="clear" w:color="auto" w:fill="auto"/>
            <w:noWrap/>
            <w:hideMark/>
          </w:tcPr>
          <w:p w14:paraId="1B1438E2" w14:textId="77777777" w:rsidR="00B65918" w:rsidRPr="00C517E8" w:rsidRDefault="00B65918" w:rsidP="00A40A29">
            <w:pPr>
              <w:rPr>
                <w:rFonts w:cs="Calibri"/>
                <w:color w:val="000000"/>
                <w:sz w:val="18"/>
                <w:szCs w:val="18"/>
              </w:rPr>
            </w:pPr>
            <w:r w:rsidRPr="00C517E8">
              <w:rPr>
                <w:rFonts w:cs="Calibri"/>
                <w:color w:val="000000"/>
                <w:sz w:val="18"/>
                <w:szCs w:val="18"/>
              </w:rPr>
              <w:t>valasesojur</w:t>
            </w:r>
          </w:p>
        </w:tc>
        <w:tc>
          <w:tcPr>
            <w:tcW w:w="6871" w:type="dxa"/>
            <w:shd w:val="clear" w:color="auto" w:fill="auto"/>
            <w:noWrap/>
            <w:hideMark/>
          </w:tcPr>
          <w:p w14:paraId="71D6FC9B" w14:textId="5D2A7278" w:rsidR="00B65918" w:rsidRPr="00A40A29" w:rsidRDefault="00A40A29" w:rsidP="00F63E90">
            <w:pPr>
              <w:pStyle w:val="ListParagraph"/>
              <w:numPr>
                <w:ilvl w:val="0"/>
                <w:numId w:val="56"/>
              </w:numPr>
              <w:ind w:left="357" w:hanging="357"/>
              <w:rPr>
                <w:rFonts w:cs="Calibri"/>
                <w:color w:val="000000"/>
                <w:sz w:val="18"/>
                <w:szCs w:val="18"/>
              </w:rPr>
            </w:pPr>
            <w:r w:rsidRPr="00A40A29">
              <w:rPr>
                <w:rFonts w:cs="Calibri"/>
                <w:color w:val="000000"/>
                <w:sz w:val="18"/>
                <w:szCs w:val="18"/>
              </w:rPr>
              <w:t>Sem transformações</w:t>
            </w:r>
          </w:p>
        </w:tc>
      </w:tr>
      <w:tr w:rsidR="00A40A29" w:rsidRPr="00C517E8" w14:paraId="7AC32AC1" w14:textId="77777777" w:rsidTr="00A40A29">
        <w:trPr>
          <w:trHeight w:val="290"/>
        </w:trPr>
        <w:tc>
          <w:tcPr>
            <w:tcW w:w="2196" w:type="dxa"/>
            <w:shd w:val="clear" w:color="auto" w:fill="auto"/>
            <w:noWrap/>
          </w:tcPr>
          <w:p w14:paraId="4265EC61" w14:textId="7EFDB51C" w:rsidR="00A40A29" w:rsidRPr="00A40A29" w:rsidRDefault="00A40A29" w:rsidP="00A40A29">
            <w:pPr>
              <w:rPr>
                <w:rFonts w:cs="Calibri"/>
                <w:color w:val="000000"/>
                <w:sz w:val="18"/>
                <w:szCs w:val="18"/>
              </w:rPr>
            </w:pPr>
            <w:r w:rsidRPr="00A40A29">
              <w:rPr>
                <w:rFonts w:cs="Calibri"/>
                <w:color w:val="000000"/>
                <w:sz w:val="18"/>
              </w:rPr>
              <w:lastRenderedPageBreak/>
              <w:t>perreparto</w:t>
            </w:r>
          </w:p>
        </w:tc>
        <w:tc>
          <w:tcPr>
            <w:tcW w:w="6871" w:type="dxa"/>
            <w:shd w:val="clear" w:color="auto" w:fill="auto"/>
            <w:noWrap/>
          </w:tcPr>
          <w:p w14:paraId="368828B6" w14:textId="77777777" w:rsidR="00A40A29" w:rsidRPr="00984DB3" w:rsidRDefault="00A40A29" w:rsidP="00F63E90">
            <w:pPr>
              <w:pStyle w:val="ListParagraph"/>
              <w:numPr>
                <w:ilvl w:val="0"/>
                <w:numId w:val="56"/>
              </w:numPr>
              <w:ind w:left="357" w:hanging="357"/>
              <w:rPr>
                <w:rFonts w:cs="Calibri"/>
                <w:color w:val="000000"/>
                <w:sz w:val="18"/>
                <w:szCs w:val="18"/>
              </w:rPr>
            </w:pPr>
            <w:r w:rsidRPr="00984DB3">
              <w:rPr>
                <w:rFonts w:cs="Calibri"/>
                <w:color w:val="000000"/>
                <w:sz w:val="18"/>
                <w:szCs w:val="18"/>
              </w:rPr>
              <w:t>O formato do campo é alterado para STRING</w:t>
            </w:r>
          </w:p>
          <w:p w14:paraId="5B2A2465" w14:textId="208E94B4" w:rsidR="00A40A29" w:rsidRPr="00A40A29" w:rsidRDefault="00A40A29" w:rsidP="00F63E90">
            <w:pPr>
              <w:pStyle w:val="ListParagraph"/>
              <w:numPr>
                <w:ilvl w:val="0"/>
                <w:numId w:val="56"/>
              </w:numPr>
              <w:ind w:left="357" w:hanging="357"/>
              <w:rPr>
                <w:rFonts w:cs="Calibri"/>
                <w:color w:val="000000"/>
                <w:sz w:val="18"/>
                <w:szCs w:val="18"/>
              </w:rPr>
            </w:pPr>
            <w:r w:rsidRPr="00A40A29">
              <w:rPr>
                <w:rFonts w:cs="Calibri"/>
                <w:color w:val="000000"/>
                <w:sz w:val="18"/>
                <w:szCs w:val="18"/>
              </w:rPr>
              <w:t>Todos os ‘.’ São substituídos por uma ‘,’</w:t>
            </w:r>
          </w:p>
        </w:tc>
      </w:tr>
      <w:tr w:rsidR="00A40A29" w:rsidRPr="00C517E8" w14:paraId="0705B84D" w14:textId="77777777" w:rsidTr="00A40A29">
        <w:trPr>
          <w:trHeight w:val="290"/>
        </w:trPr>
        <w:tc>
          <w:tcPr>
            <w:tcW w:w="2196" w:type="dxa"/>
            <w:shd w:val="clear" w:color="auto" w:fill="auto"/>
            <w:noWrap/>
          </w:tcPr>
          <w:p w14:paraId="30752024" w14:textId="6619E8E2" w:rsidR="00A40A29" w:rsidRPr="00A40A29" w:rsidRDefault="00A40A29" w:rsidP="00A40A29">
            <w:pPr>
              <w:rPr>
                <w:rFonts w:cs="Calibri"/>
                <w:color w:val="000000"/>
                <w:sz w:val="18"/>
                <w:szCs w:val="18"/>
              </w:rPr>
            </w:pPr>
            <w:r w:rsidRPr="00A40A29">
              <w:rPr>
                <w:rFonts w:cs="Calibri"/>
                <w:color w:val="000000"/>
                <w:sz w:val="18"/>
              </w:rPr>
              <w:t>ordenprelgar</w:t>
            </w:r>
          </w:p>
        </w:tc>
        <w:tc>
          <w:tcPr>
            <w:tcW w:w="6871" w:type="dxa"/>
            <w:shd w:val="clear" w:color="auto" w:fill="auto"/>
            <w:noWrap/>
          </w:tcPr>
          <w:p w14:paraId="185EC705" w14:textId="426EB043" w:rsidR="00A40A29" w:rsidRPr="00A40A29" w:rsidRDefault="00A40A29" w:rsidP="00F63E90">
            <w:pPr>
              <w:pStyle w:val="ListParagraph"/>
              <w:numPr>
                <w:ilvl w:val="0"/>
                <w:numId w:val="56"/>
              </w:numPr>
              <w:ind w:left="357" w:hanging="357"/>
              <w:rPr>
                <w:rFonts w:cs="Calibri"/>
                <w:color w:val="000000"/>
                <w:sz w:val="18"/>
                <w:szCs w:val="18"/>
              </w:rPr>
            </w:pPr>
            <w:r w:rsidRPr="00A40A29">
              <w:rPr>
                <w:rFonts w:cs="Calibri"/>
                <w:color w:val="000000"/>
                <w:sz w:val="18"/>
                <w:szCs w:val="18"/>
              </w:rPr>
              <w:t>No caso de existir algum registo a NULL, é assumido o valor ‘0’</w:t>
            </w:r>
          </w:p>
        </w:tc>
      </w:tr>
      <w:tr w:rsidR="00A40A29" w:rsidRPr="00C517E8" w14:paraId="400C2499" w14:textId="77777777" w:rsidTr="00A40A29">
        <w:trPr>
          <w:trHeight w:val="290"/>
        </w:trPr>
        <w:tc>
          <w:tcPr>
            <w:tcW w:w="2196" w:type="dxa"/>
            <w:shd w:val="clear" w:color="auto" w:fill="auto"/>
            <w:noWrap/>
          </w:tcPr>
          <w:p w14:paraId="31531456" w14:textId="0B080DBB" w:rsidR="00A40A29" w:rsidRPr="00A40A29" w:rsidRDefault="00A40A29" w:rsidP="00A40A29">
            <w:pPr>
              <w:rPr>
                <w:rFonts w:cs="Calibri"/>
                <w:color w:val="000000"/>
                <w:sz w:val="18"/>
                <w:szCs w:val="18"/>
              </w:rPr>
            </w:pPr>
            <w:r w:rsidRPr="00A40A29">
              <w:rPr>
                <w:rFonts w:cs="Calibri"/>
                <w:color w:val="000000"/>
                <w:sz w:val="18"/>
              </w:rPr>
              <w:t>tangohipotec</w:t>
            </w:r>
          </w:p>
        </w:tc>
        <w:tc>
          <w:tcPr>
            <w:tcW w:w="6871" w:type="dxa"/>
            <w:shd w:val="clear" w:color="auto" w:fill="auto"/>
            <w:noWrap/>
          </w:tcPr>
          <w:p w14:paraId="5B3FF7A4" w14:textId="1C653DA6" w:rsidR="00A40A29" w:rsidRPr="00A40A29" w:rsidRDefault="00A40A29" w:rsidP="00F63E90">
            <w:pPr>
              <w:pStyle w:val="ListParagraph"/>
              <w:numPr>
                <w:ilvl w:val="0"/>
                <w:numId w:val="56"/>
              </w:numPr>
              <w:ind w:left="357" w:hanging="357"/>
              <w:rPr>
                <w:rFonts w:cs="Calibri"/>
                <w:color w:val="000000"/>
                <w:sz w:val="18"/>
                <w:szCs w:val="18"/>
              </w:rPr>
            </w:pPr>
            <w:r w:rsidRPr="00A40A29">
              <w:rPr>
                <w:rFonts w:cs="Calibri"/>
                <w:color w:val="000000"/>
                <w:sz w:val="18"/>
                <w:szCs w:val="18"/>
              </w:rPr>
              <w:t>No caso de existir algum registo a NULL, é assumido o valor ‘0’</w:t>
            </w:r>
          </w:p>
        </w:tc>
      </w:tr>
      <w:tr w:rsidR="00A40A29" w:rsidRPr="00C517E8" w14:paraId="3BFF738D" w14:textId="77777777" w:rsidTr="00984DB3">
        <w:trPr>
          <w:trHeight w:val="50"/>
        </w:trPr>
        <w:tc>
          <w:tcPr>
            <w:tcW w:w="2196" w:type="dxa"/>
            <w:shd w:val="clear" w:color="auto" w:fill="auto"/>
            <w:noWrap/>
          </w:tcPr>
          <w:p w14:paraId="009DAF14" w14:textId="4F037A6D" w:rsidR="00A40A29" w:rsidRPr="00A40A29" w:rsidRDefault="00A40A29" w:rsidP="00A40A29">
            <w:pPr>
              <w:rPr>
                <w:rFonts w:cs="Calibri"/>
                <w:color w:val="000000"/>
                <w:sz w:val="18"/>
                <w:szCs w:val="18"/>
              </w:rPr>
            </w:pPr>
            <w:r w:rsidRPr="00A40A29">
              <w:rPr>
                <w:rFonts w:cs="Calibri"/>
                <w:color w:val="000000"/>
                <w:sz w:val="18"/>
              </w:rPr>
              <w:t>nimpago</w:t>
            </w:r>
          </w:p>
        </w:tc>
        <w:tc>
          <w:tcPr>
            <w:tcW w:w="6871" w:type="dxa"/>
            <w:shd w:val="clear" w:color="auto" w:fill="auto"/>
            <w:noWrap/>
          </w:tcPr>
          <w:p w14:paraId="2847C939" w14:textId="77777777" w:rsidR="00A40A29" w:rsidRDefault="00A40A29" w:rsidP="00F63E90">
            <w:pPr>
              <w:pStyle w:val="ListParagraph"/>
              <w:numPr>
                <w:ilvl w:val="0"/>
                <w:numId w:val="56"/>
              </w:numPr>
              <w:ind w:left="357" w:hanging="357"/>
              <w:rPr>
                <w:rFonts w:cs="Calibri"/>
                <w:color w:val="000000"/>
                <w:sz w:val="18"/>
                <w:szCs w:val="18"/>
              </w:rPr>
            </w:pPr>
            <w:r>
              <w:rPr>
                <w:rFonts w:cs="Calibri"/>
                <w:color w:val="000000"/>
                <w:sz w:val="18"/>
                <w:szCs w:val="18"/>
              </w:rPr>
              <w:t>O formato do campo é alterado para STRING</w:t>
            </w:r>
          </w:p>
          <w:p w14:paraId="3C524A76" w14:textId="64FF48BA" w:rsidR="00A40A29" w:rsidRPr="00A40A29" w:rsidRDefault="00A40A29" w:rsidP="00F63E90">
            <w:pPr>
              <w:pStyle w:val="ListParagraph"/>
              <w:numPr>
                <w:ilvl w:val="0"/>
                <w:numId w:val="56"/>
              </w:numPr>
              <w:ind w:left="357" w:hanging="357"/>
              <w:rPr>
                <w:rFonts w:cs="Calibri"/>
                <w:color w:val="000000"/>
                <w:sz w:val="18"/>
                <w:szCs w:val="18"/>
              </w:rPr>
            </w:pPr>
            <w:r w:rsidRPr="00A40A29">
              <w:rPr>
                <w:rFonts w:cs="Calibri"/>
                <w:color w:val="000000"/>
                <w:sz w:val="18"/>
                <w:szCs w:val="18"/>
              </w:rPr>
              <w:t>Todos os ‘.’ São substituídos por uma ‘,’</w:t>
            </w:r>
          </w:p>
        </w:tc>
      </w:tr>
      <w:tr w:rsidR="00A40A29" w:rsidRPr="00C517E8" w14:paraId="7E5F1152" w14:textId="77777777" w:rsidTr="00A40A29">
        <w:trPr>
          <w:trHeight w:val="290"/>
        </w:trPr>
        <w:tc>
          <w:tcPr>
            <w:tcW w:w="2196" w:type="dxa"/>
            <w:shd w:val="clear" w:color="auto" w:fill="auto"/>
            <w:noWrap/>
          </w:tcPr>
          <w:p w14:paraId="6631F42B" w14:textId="537C89FA" w:rsidR="00A40A29" w:rsidRPr="00A40A29" w:rsidRDefault="00A40A29" w:rsidP="00A40A29">
            <w:pPr>
              <w:rPr>
                <w:rFonts w:cs="Calibri"/>
                <w:color w:val="000000"/>
                <w:sz w:val="18"/>
                <w:szCs w:val="18"/>
              </w:rPr>
            </w:pPr>
            <w:r w:rsidRPr="00A40A29">
              <w:rPr>
                <w:rFonts w:cs="Calibri"/>
                <w:color w:val="000000"/>
                <w:sz w:val="18"/>
              </w:rPr>
              <w:t>iact_gp</w:t>
            </w:r>
          </w:p>
        </w:tc>
        <w:tc>
          <w:tcPr>
            <w:tcW w:w="6871" w:type="dxa"/>
            <w:shd w:val="clear" w:color="auto" w:fill="auto"/>
            <w:noWrap/>
          </w:tcPr>
          <w:p w14:paraId="257115D3" w14:textId="2AADB033" w:rsidR="00A40A29" w:rsidRPr="00A40A29" w:rsidRDefault="00A40A29" w:rsidP="00F63E90">
            <w:pPr>
              <w:pStyle w:val="ListParagraph"/>
              <w:numPr>
                <w:ilvl w:val="0"/>
                <w:numId w:val="56"/>
              </w:numPr>
              <w:ind w:left="357" w:hanging="357"/>
              <w:rPr>
                <w:rFonts w:cs="Calibri"/>
                <w:color w:val="000000"/>
                <w:sz w:val="18"/>
                <w:szCs w:val="18"/>
              </w:rPr>
            </w:pPr>
            <w:r w:rsidRPr="00A40A29">
              <w:rPr>
                <w:rFonts w:cs="Calibri"/>
                <w:color w:val="000000"/>
                <w:sz w:val="18"/>
                <w:szCs w:val="18"/>
              </w:rPr>
              <w:t xml:space="preserve">Sem </w:t>
            </w:r>
            <w:r w:rsidR="00FB6E8E" w:rsidRPr="00A40A29">
              <w:rPr>
                <w:rFonts w:cs="Calibri"/>
                <w:color w:val="000000"/>
                <w:sz w:val="18"/>
                <w:szCs w:val="18"/>
              </w:rPr>
              <w:t>transformações</w:t>
            </w:r>
          </w:p>
        </w:tc>
      </w:tr>
    </w:tbl>
    <w:p w14:paraId="7A578C27" w14:textId="1D895B05" w:rsidR="006C1779" w:rsidRPr="00A65FE6" w:rsidRDefault="006C1779" w:rsidP="00A65FE6">
      <w:pPr>
        <w:jc w:val="both"/>
        <w:rPr>
          <w:rFonts w:cs="Calibri"/>
        </w:rPr>
      </w:pPr>
    </w:p>
    <w:p w14:paraId="27D35DEF" w14:textId="4E47910D" w:rsidR="00A17B8C" w:rsidRPr="00AA4469" w:rsidRDefault="008B6B55" w:rsidP="00666790">
      <w:pPr>
        <w:pStyle w:val="Heading5"/>
        <w:rPr>
          <w:i/>
        </w:rPr>
      </w:pPr>
      <w:bookmarkStart w:id="119" w:name="_Toc163902275"/>
      <w:bookmarkStart w:id="120" w:name="_Toc168671667"/>
      <w:r w:rsidRPr="007314D4">
        <w:rPr>
          <w:i/>
        </w:rPr>
        <w:t>View</w:t>
      </w:r>
      <w:r>
        <w:t xml:space="preserve"> da tabela de processos</w:t>
      </w:r>
      <w:r w:rsidR="000836DD">
        <w:t>/cauções</w:t>
      </w:r>
      <w:r>
        <w:t xml:space="preserve"> reais para IFRS</w:t>
      </w:r>
      <w:r w:rsidR="00A17B8C">
        <w:t xml:space="preserve">: </w:t>
      </w:r>
      <w:r w:rsidRPr="00AA4469">
        <w:rPr>
          <w:i/>
        </w:rPr>
        <w:t>cd_garantias.gt016_report_biyr9510_ifrs</w:t>
      </w:r>
      <w:bookmarkEnd w:id="119"/>
      <w:bookmarkEnd w:id="120"/>
    </w:p>
    <w:p w14:paraId="711398C4" w14:textId="07D1BA4E" w:rsidR="00FB6E8E" w:rsidRPr="00720567" w:rsidRDefault="00FB6E8E"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sidRPr="00720567">
        <w:rPr>
          <w:rFonts w:eastAsiaTheme="minorHAnsi" w:cstheme="minorBidi"/>
          <w:i/>
          <w:szCs w:val="22"/>
          <w:lang w:eastAsia="en-US"/>
        </w:rPr>
        <w:t>view cd_garantias.gt016_report_biyr9510_ifrs</w:t>
      </w:r>
      <w:r w:rsidRPr="00720567">
        <w:rPr>
          <w:rFonts w:eastAsiaTheme="minorHAnsi" w:cstheme="minorBidi"/>
          <w:szCs w:val="22"/>
          <w:lang w:eastAsia="en-US"/>
        </w:rPr>
        <w:t xml:space="preserve"> corresponde à informação da tabela de interface do MUG </w:t>
      </w:r>
      <w:r w:rsidRPr="00720567">
        <w:rPr>
          <w:rFonts w:eastAsiaTheme="minorHAnsi" w:cstheme="minorBidi"/>
          <w:i/>
          <w:szCs w:val="22"/>
          <w:lang w:eastAsia="en-US"/>
        </w:rPr>
        <w:t>cd_garantias.gt016_report_biyr9510</w:t>
      </w:r>
      <w:r w:rsidRPr="00720567">
        <w:rPr>
          <w:rFonts w:eastAsiaTheme="minorHAnsi" w:cstheme="minorBidi"/>
          <w:szCs w:val="22"/>
          <w:lang w:eastAsia="en-US"/>
        </w:rPr>
        <w:t xml:space="preserve"> enviada para a aplicação de IFRS9, de acordo com os seus critérios e formatos necessários. </w:t>
      </w:r>
    </w:p>
    <w:p w14:paraId="1FDED89F" w14:textId="5FB72994" w:rsidR="00FB6E8E" w:rsidRDefault="00FB6E8E"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são apresentados todos os campos enviados para este caso de uso, bem como as suas transformações a partir da tabela </w:t>
      </w:r>
      <w:r w:rsidRPr="00720567">
        <w:rPr>
          <w:rFonts w:eastAsiaTheme="minorHAnsi" w:cstheme="minorBidi"/>
          <w:i/>
          <w:szCs w:val="22"/>
          <w:lang w:eastAsia="en-US"/>
        </w:rPr>
        <w:t>cd_garantias.gt016_report_biyr9510</w:t>
      </w:r>
      <w:r w:rsidRPr="00720567">
        <w:rPr>
          <w:rFonts w:eastAsiaTheme="minorHAnsi" w:cstheme="minorBidi"/>
          <w:szCs w:val="22"/>
          <w:lang w:eastAsia="en-US"/>
        </w:rPr>
        <w:t>:</w:t>
      </w:r>
    </w:p>
    <w:p w14:paraId="10C2F67D" w14:textId="63A4A71E" w:rsidR="009E0D3A" w:rsidRPr="009E0D3A" w:rsidRDefault="009E0D3A" w:rsidP="009E0D3A">
      <w:pPr>
        <w:pStyle w:val="Caption"/>
        <w:jc w:val="center"/>
        <w:rPr>
          <w:rFonts w:eastAsiaTheme="minorHAnsi" w:cstheme="minorBidi"/>
          <w:b/>
          <w:color w:val="000000" w:themeColor="text1"/>
          <w:sz w:val="22"/>
          <w:szCs w:val="22"/>
          <w:lang w:eastAsia="en-US"/>
        </w:rPr>
      </w:pPr>
      <w:bookmarkStart w:id="121" w:name="_Toc168413859"/>
      <w:r w:rsidRPr="009E0D3A">
        <w:rPr>
          <w:b/>
          <w:color w:val="000000" w:themeColor="text1"/>
          <w:sz w:val="22"/>
          <w:szCs w:val="22"/>
        </w:rPr>
        <w:t xml:space="preserve">Tabela </w:t>
      </w:r>
      <w:r w:rsidRPr="009E0D3A">
        <w:rPr>
          <w:b/>
          <w:color w:val="000000" w:themeColor="text1"/>
          <w:sz w:val="22"/>
          <w:szCs w:val="22"/>
        </w:rPr>
        <w:fldChar w:fldCharType="begin"/>
      </w:r>
      <w:r w:rsidRPr="009E0D3A">
        <w:rPr>
          <w:b/>
          <w:color w:val="000000" w:themeColor="text1"/>
          <w:sz w:val="22"/>
          <w:szCs w:val="22"/>
        </w:rPr>
        <w:instrText xml:space="preserve"> SEQ Tabela \* ARABIC </w:instrText>
      </w:r>
      <w:r w:rsidRPr="009E0D3A">
        <w:rPr>
          <w:b/>
          <w:color w:val="000000" w:themeColor="text1"/>
          <w:sz w:val="22"/>
          <w:szCs w:val="22"/>
        </w:rPr>
        <w:fldChar w:fldCharType="separate"/>
      </w:r>
      <w:r w:rsidR="00486242">
        <w:rPr>
          <w:b/>
          <w:noProof/>
          <w:color w:val="000000" w:themeColor="text1"/>
          <w:sz w:val="22"/>
          <w:szCs w:val="22"/>
        </w:rPr>
        <w:t>21</w:t>
      </w:r>
      <w:r w:rsidRPr="009E0D3A">
        <w:rPr>
          <w:b/>
          <w:color w:val="000000" w:themeColor="text1"/>
          <w:sz w:val="22"/>
          <w:szCs w:val="22"/>
        </w:rPr>
        <w:fldChar w:fldCharType="end"/>
      </w:r>
      <w:r w:rsidRPr="009E0D3A">
        <w:rPr>
          <w:b/>
          <w:color w:val="000000" w:themeColor="text1"/>
          <w:sz w:val="22"/>
          <w:szCs w:val="22"/>
        </w:rPr>
        <w:t>:Detalhe dos campos e das suas transformações da cd_garantias.gt016_report_biyr9510_ifrs</w:t>
      </w:r>
      <w:bookmarkEnd w:id="12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6"/>
        <w:gridCol w:w="6804"/>
      </w:tblGrid>
      <w:tr w:rsidR="00FB6E8E" w:rsidRPr="00FB6E8E" w14:paraId="40A3DB81" w14:textId="77777777" w:rsidTr="0072109A">
        <w:trPr>
          <w:trHeight w:val="290"/>
          <w:tblHeader/>
        </w:trPr>
        <w:tc>
          <w:tcPr>
            <w:tcW w:w="2196" w:type="dxa"/>
            <w:shd w:val="clear" w:color="auto" w:fill="FF0000"/>
            <w:noWrap/>
            <w:hideMark/>
          </w:tcPr>
          <w:p w14:paraId="0184C5B7" w14:textId="77932978" w:rsidR="00FB6E8E" w:rsidRPr="00A40A29" w:rsidRDefault="00B935DB" w:rsidP="0072109A">
            <w:pPr>
              <w:rPr>
                <w:rFonts w:cs="Calibri"/>
                <w:b/>
                <w:bCs/>
                <w:color w:val="FFFFFF"/>
                <w:sz w:val="18"/>
                <w:szCs w:val="18"/>
                <w:lang w:val="en-US"/>
              </w:rPr>
            </w:pPr>
            <w:r>
              <w:rPr>
                <w:rFonts w:cs="Calibri"/>
                <w:b/>
                <w:bCs/>
                <w:color w:val="FFFFFF"/>
                <w:sz w:val="18"/>
                <w:szCs w:val="18"/>
                <w:lang w:val="en-US"/>
              </w:rPr>
              <w:t>Campos</w:t>
            </w:r>
            <w:r w:rsidR="00FB6E8E" w:rsidRPr="00A40A29">
              <w:rPr>
                <w:rFonts w:cs="Calibri"/>
                <w:b/>
                <w:bCs/>
                <w:color w:val="FFFFFF"/>
                <w:sz w:val="18"/>
                <w:szCs w:val="18"/>
                <w:lang w:val="en-US"/>
              </w:rPr>
              <w:t xml:space="preserve"> da </w:t>
            </w:r>
            <w:r w:rsidR="00FB6E8E" w:rsidRPr="00A40A29">
              <w:rPr>
                <w:rFonts w:cs="Calibri"/>
                <w:b/>
                <w:bCs/>
                <w:i/>
                <w:color w:val="FFFFFF"/>
                <w:sz w:val="18"/>
                <w:szCs w:val="18"/>
                <w:lang w:val="en-US"/>
              </w:rPr>
              <w:t>view</w:t>
            </w:r>
          </w:p>
          <w:p w14:paraId="2BA7206A" w14:textId="47A723A1" w:rsidR="00FB6E8E" w:rsidRPr="00FB6E8E" w:rsidRDefault="00FB6E8E" w:rsidP="0072109A">
            <w:pPr>
              <w:rPr>
                <w:rFonts w:cs="Calibri"/>
                <w:color w:val="000000"/>
                <w:sz w:val="18"/>
                <w:szCs w:val="18"/>
                <w:lang w:val="en-US"/>
              </w:rPr>
            </w:pPr>
            <w:r>
              <w:rPr>
                <w:rFonts w:cs="Calibri"/>
                <w:b/>
                <w:bCs/>
                <w:i/>
                <w:color w:val="FFFFFF"/>
                <w:sz w:val="18"/>
                <w:szCs w:val="18"/>
                <w:lang w:val="en-US"/>
              </w:rPr>
              <w:t>gt016_report_biyr9510</w:t>
            </w:r>
            <w:r w:rsidRPr="00A40A29">
              <w:rPr>
                <w:rFonts w:cs="Calibri"/>
                <w:b/>
                <w:bCs/>
                <w:i/>
                <w:color w:val="FFFFFF"/>
                <w:sz w:val="18"/>
                <w:szCs w:val="18"/>
                <w:lang w:val="en-US"/>
              </w:rPr>
              <w:t>_ifrs</w:t>
            </w:r>
          </w:p>
        </w:tc>
        <w:tc>
          <w:tcPr>
            <w:tcW w:w="6804" w:type="dxa"/>
            <w:shd w:val="clear" w:color="auto" w:fill="FF0000"/>
            <w:noWrap/>
            <w:hideMark/>
          </w:tcPr>
          <w:p w14:paraId="45935800" w14:textId="3575C06D" w:rsidR="00FB6E8E" w:rsidRPr="00FB6E8E" w:rsidRDefault="00FB6E8E" w:rsidP="0072109A">
            <w:pPr>
              <w:rPr>
                <w:rFonts w:cs="Calibri"/>
                <w:color w:val="000000"/>
                <w:sz w:val="18"/>
                <w:szCs w:val="18"/>
              </w:rPr>
            </w:pPr>
            <w:r w:rsidRPr="00FB6E8E">
              <w:rPr>
                <w:rFonts w:cs="Calibri"/>
                <w:b/>
                <w:bCs/>
                <w:color w:val="FFFFFF"/>
                <w:sz w:val="18"/>
                <w:szCs w:val="18"/>
              </w:rPr>
              <w:t>Alterações a partir da tabela</w:t>
            </w:r>
            <w:r>
              <w:rPr>
                <w:rFonts w:cs="Calibri"/>
                <w:color w:val="000000"/>
                <w:sz w:val="18"/>
                <w:szCs w:val="18"/>
              </w:rPr>
              <w:t xml:space="preserve"> </w:t>
            </w:r>
            <w:r>
              <w:rPr>
                <w:rFonts w:cs="Calibri"/>
                <w:b/>
                <w:bCs/>
                <w:i/>
                <w:color w:val="FFFFFF"/>
                <w:sz w:val="18"/>
                <w:szCs w:val="18"/>
              </w:rPr>
              <w:t>gt016_report_biyr9510</w:t>
            </w:r>
          </w:p>
        </w:tc>
      </w:tr>
      <w:tr w:rsidR="00FB6E8E" w:rsidRPr="00FB6E8E" w14:paraId="46F9B6F5" w14:textId="77777777" w:rsidTr="0072109A">
        <w:trPr>
          <w:trHeight w:val="290"/>
        </w:trPr>
        <w:tc>
          <w:tcPr>
            <w:tcW w:w="2196" w:type="dxa"/>
            <w:shd w:val="clear" w:color="auto" w:fill="auto"/>
            <w:noWrap/>
            <w:hideMark/>
          </w:tcPr>
          <w:p w14:paraId="6928C618" w14:textId="77777777" w:rsidR="00FB6E8E" w:rsidRPr="00FB6E8E" w:rsidRDefault="00FB6E8E" w:rsidP="0072109A">
            <w:pPr>
              <w:rPr>
                <w:rFonts w:cs="Calibri"/>
                <w:color w:val="000000"/>
                <w:sz w:val="18"/>
                <w:szCs w:val="18"/>
              </w:rPr>
            </w:pPr>
            <w:r w:rsidRPr="00FB6E8E">
              <w:rPr>
                <w:rFonts w:cs="Calibri"/>
                <w:color w:val="000000"/>
                <w:sz w:val="18"/>
                <w:szCs w:val="18"/>
              </w:rPr>
              <w:t>datdados</w:t>
            </w:r>
          </w:p>
        </w:tc>
        <w:tc>
          <w:tcPr>
            <w:tcW w:w="6804" w:type="dxa"/>
            <w:shd w:val="clear" w:color="auto" w:fill="auto"/>
            <w:noWrap/>
            <w:hideMark/>
          </w:tcPr>
          <w:p w14:paraId="5C446594" w14:textId="415AB573" w:rsidR="00FB6E8E" w:rsidRPr="00FB6E8E" w:rsidRDefault="00FB6E8E" w:rsidP="00F63E90">
            <w:pPr>
              <w:pStyle w:val="ListParagraph"/>
              <w:numPr>
                <w:ilvl w:val="0"/>
                <w:numId w:val="47"/>
              </w:numPr>
              <w:ind w:left="357" w:hanging="357"/>
              <w:rPr>
                <w:rFonts w:cs="Calibri"/>
                <w:color w:val="000000"/>
                <w:sz w:val="18"/>
                <w:szCs w:val="18"/>
              </w:rPr>
            </w:pPr>
            <w:r w:rsidRPr="00FB6E8E">
              <w:rPr>
                <w:rFonts w:cs="Calibri"/>
                <w:color w:val="000000"/>
                <w:sz w:val="18"/>
                <w:szCs w:val="18"/>
              </w:rPr>
              <w:t>No caso de existir algum registo a NULL, é assumido o valor ‘9999-12-31’</w:t>
            </w:r>
          </w:p>
        </w:tc>
      </w:tr>
      <w:tr w:rsidR="00FB6E8E" w:rsidRPr="00FB6E8E" w14:paraId="74790A3D" w14:textId="77777777" w:rsidTr="0072109A">
        <w:trPr>
          <w:trHeight w:val="290"/>
        </w:trPr>
        <w:tc>
          <w:tcPr>
            <w:tcW w:w="2196" w:type="dxa"/>
            <w:shd w:val="clear" w:color="auto" w:fill="auto"/>
            <w:noWrap/>
            <w:hideMark/>
          </w:tcPr>
          <w:p w14:paraId="74ECA6D3" w14:textId="77777777" w:rsidR="00FB6E8E" w:rsidRPr="00FB6E8E" w:rsidRDefault="00FB6E8E" w:rsidP="0072109A">
            <w:pPr>
              <w:rPr>
                <w:rFonts w:cs="Calibri"/>
                <w:color w:val="000000"/>
                <w:sz w:val="18"/>
                <w:szCs w:val="18"/>
              </w:rPr>
            </w:pPr>
            <w:r w:rsidRPr="00FB6E8E">
              <w:rPr>
                <w:rFonts w:cs="Calibri"/>
                <w:color w:val="000000"/>
                <w:sz w:val="18"/>
                <w:szCs w:val="18"/>
              </w:rPr>
              <w:t>empresa</w:t>
            </w:r>
          </w:p>
        </w:tc>
        <w:tc>
          <w:tcPr>
            <w:tcW w:w="6804" w:type="dxa"/>
            <w:shd w:val="clear" w:color="auto" w:fill="auto"/>
            <w:noWrap/>
            <w:hideMark/>
          </w:tcPr>
          <w:p w14:paraId="35C8D3FB" w14:textId="1ABA174D" w:rsidR="00FB6E8E" w:rsidRPr="00FB6E8E" w:rsidRDefault="00FB6E8E" w:rsidP="00F63E90">
            <w:pPr>
              <w:pStyle w:val="ListParagraph"/>
              <w:numPr>
                <w:ilvl w:val="0"/>
                <w:numId w:val="47"/>
              </w:numPr>
              <w:ind w:left="357" w:hanging="357"/>
              <w:rPr>
                <w:rFonts w:cs="Calibri"/>
                <w:color w:val="000000"/>
                <w:sz w:val="18"/>
                <w:szCs w:val="18"/>
              </w:rPr>
            </w:pPr>
            <w:r w:rsidRPr="00FB6E8E">
              <w:rPr>
                <w:rFonts w:cs="Calibri"/>
                <w:color w:val="000000"/>
                <w:sz w:val="18"/>
                <w:szCs w:val="18"/>
              </w:rPr>
              <w:t>Sem transformações a partir do campo ‘empresabg’</w:t>
            </w:r>
          </w:p>
        </w:tc>
      </w:tr>
      <w:tr w:rsidR="00FB6E8E" w:rsidRPr="00FB6E8E" w14:paraId="5C448BED" w14:textId="77777777" w:rsidTr="0072109A">
        <w:trPr>
          <w:trHeight w:val="290"/>
        </w:trPr>
        <w:tc>
          <w:tcPr>
            <w:tcW w:w="2196" w:type="dxa"/>
            <w:shd w:val="clear" w:color="auto" w:fill="auto"/>
            <w:noWrap/>
            <w:hideMark/>
          </w:tcPr>
          <w:p w14:paraId="628ABFFE" w14:textId="77777777" w:rsidR="00FB6E8E" w:rsidRPr="00FB6E8E" w:rsidRDefault="00FB6E8E" w:rsidP="0072109A">
            <w:pPr>
              <w:rPr>
                <w:rFonts w:cs="Calibri"/>
                <w:color w:val="000000"/>
                <w:sz w:val="18"/>
                <w:szCs w:val="18"/>
              </w:rPr>
            </w:pPr>
            <w:r w:rsidRPr="00FB6E8E">
              <w:rPr>
                <w:rFonts w:cs="Calibri"/>
                <w:color w:val="000000"/>
                <w:sz w:val="18"/>
                <w:szCs w:val="18"/>
              </w:rPr>
              <w:t>cglobgar</w:t>
            </w:r>
          </w:p>
        </w:tc>
        <w:tc>
          <w:tcPr>
            <w:tcW w:w="6804" w:type="dxa"/>
            <w:shd w:val="clear" w:color="auto" w:fill="auto"/>
            <w:noWrap/>
            <w:hideMark/>
          </w:tcPr>
          <w:p w14:paraId="7FF45A99" w14:textId="69A7208B" w:rsidR="00FB6E8E" w:rsidRPr="00FB6E8E" w:rsidRDefault="00FB6E8E" w:rsidP="00F63E90">
            <w:pPr>
              <w:pStyle w:val="ListParagraph"/>
              <w:numPr>
                <w:ilvl w:val="0"/>
                <w:numId w:val="47"/>
              </w:numPr>
              <w:ind w:left="357" w:hanging="357"/>
              <w:rPr>
                <w:rFonts w:cs="Calibri"/>
                <w:color w:val="000000"/>
                <w:sz w:val="18"/>
                <w:szCs w:val="18"/>
              </w:rPr>
            </w:pPr>
            <w:r>
              <w:rPr>
                <w:rFonts w:cs="Calibri"/>
                <w:color w:val="000000"/>
                <w:sz w:val="18"/>
                <w:szCs w:val="18"/>
              </w:rPr>
              <w:t>Sem transformações</w:t>
            </w:r>
          </w:p>
        </w:tc>
      </w:tr>
      <w:tr w:rsidR="00FB6E8E" w:rsidRPr="00FB6E8E" w14:paraId="51923093" w14:textId="77777777" w:rsidTr="0072109A">
        <w:trPr>
          <w:trHeight w:val="290"/>
        </w:trPr>
        <w:tc>
          <w:tcPr>
            <w:tcW w:w="2196" w:type="dxa"/>
            <w:shd w:val="clear" w:color="auto" w:fill="auto"/>
            <w:noWrap/>
            <w:hideMark/>
          </w:tcPr>
          <w:p w14:paraId="4CB8F61D" w14:textId="77777777" w:rsidR="00FB6E8E" w:rsidRPr="00FB6E8E" w:rsidRDefault="00FB6E8E" w:rsidP="0072109A">
            <w:pPr>
              <w:rPr>
                <w:rFonts w:cs="Calibri"/>
                <w:color w:val="000000"/>
                <w:sz w:val="18"/>
                <w:szCs w:val="18"/>
              </w:rPr>
            </w:pPr>
            <w:r w:rsidRPr="00FB6E8E">
              <w:rPr>
                <w:rFonts w:cs="Calibri"/>
                <w:color w:val="000000"/>
                <w:sz w:val="18"/>
                <w:szCs w:val="18"/>
              </w:rPr>
              <w:t>codcontr</w:t>
            </w:r>
          </w:p>
        </w:tc>
        <w:tc>
          <w:tcPr>
            <w:tcW w:w="6804" w:type="dxa"/>
            <w:shd w:val="clear" w:color="auto" w:fill="auto"/>
            <w:noWrap/>
            <w:hideMark/>
          </w:tcPr>
          <w:p w14:paraId="6EC68967" w14:textId="7BB036DC" w:rsidR="00FB6E8E" w:rsidRPr="00FB6E8E" w:rsidRDefault="00FB6E8E" w:rsidP="00F63E90">
            <w:pPr>
              <w:pStyle w:val="ListParagraph"/>
              <w:numPr>
                <w:ilvl w:val="0"/>
                <w:numId w:val="47"/>
              </w:numPr>
              <w:ind w:left="357" w:hanging="357"/>
              <w:rPr>
                <w:rFonts w:cs="Calibri"/>
                <w:color w:val="000000"/>
                <w:sz w:val="18"/>
                <w:szCs w:val="18"/>
              </w:rPr>
            </w:pPr>
            <w:r w:rsidRPr="00013B93">
              <w:rPr>
                <w:rFonts w:cs="Calibri"/>
                <w:color w:val="000000"/>
                <w:sz w:val="18"/>
                <w:szCs w:val="18"/>
              </w:rPr>
              <w:t xml:space="preserve">Caso o campo não esteja preenchido com </w:t>
            </w:r>
            <w:r>
              <w:rPr>
                <w:rFonts w:cs="Calibri"/>
                <w:color w:val="000000"/>
                <w:sz w:val="18"/>
                <w:szCs w:val="18"/>
              </w:rPr>
              <w:t>9</w:t>
            </w:r>
            <w:r w:rsidRPr="00013B93">
              <w:rPr>
                <w:rFonts w:cs="Calibri"/>
                <w:color w:val="000000"/>
                <w:sz w:val="18"/>
                <w:szCs w:val="18"/>
              </w:rPr>
              <w:t xml:space="preserve"> caracteres, é acrescentado o dígito ‘0’ à esquerda, até perfazer o comprimento de campo desejado.</w:t>
            </w:r>
          </w:p>
        </w:tc>
      </w:tr>
      <w:tr w:rsidR="00FB6E8E" w:rsidRPr="00FB6E8E" w14:paraId="365EF9A6" w14:textId="77777777" w:rsidTr="0072109A">
        <w:trPr>
          <w:trHeight w:val="290"/>
        </w:trPr>
        <w:tc>
          <w:tcPr>
            <w:tcW w:w="2196" w:type="dxa"/>
            <w:shd w:val="clear" w:color="auto" w:fill="auto"/>
            <w:noWrap/>
            <w:hideMark/>
          </w:tcPr>
          <w:p w14:paraId="705E507D" w14:textId="77777777" w:rsidR="00FB6E8E" w:rsidRPr="00FB6E8E" w:rsidRDefault="00FB6E8E" w:rsidP="0072109A">
            <w:pPr>
              <w:rPr>
                <w:rFonts w:cs="Calibri"/>
                <w:color w:val="000000"/>
                <w:sz w:val="18"/>
                <w:szCs w:val="18"/>
              </w:rPr>
            </w:pPr>
            <w:r w:rsidRPr="00FB6E8E">
              <w:rPr>
                <w:rFonts w:cs="Calibri"/>
                <w:color w:val="000000"/>
                <w:sz w:val="18"/>
                <w:szCs w:val="18"/>
              </w:rPr>
              <w:t>produtobg</w:t>
            </w:r>
          </w:p>
        </w:tc>
        <w:tc>
          <w:tcPr>
            <w:tcW w:w="6804" w:type="dxa"/>
            <w:shd w:val="clear" w:color="auto" w:fill="auto"/>
            <w:noWrap/>
            <w:hideMark/>
          </w:tcPr>
          <w:p w14:paraId="6D42CA7C" w14:textId="0A703962" w:rsidR="00FB6E8E" w:rsidRPr="00FB6E8E" w:rsidRDefault="00FB6E8E" w:rsidP="00F63E90">
            <w:pPr>
              <w:pStyle w:val="ListParagraph"/>
              <w:numPr>
                <w:ilvl w:val="0"/>
                <w:numId w:val="47"/>
              </w:numPr>
              <w:ind w:left="357" w:hanging="357"/>
              <w:rPr>
                <w:rFonts w:cs="Calibri"/>
                <w:color w:val="000000"/>
                <w:sz w:val="18"/>
                <w:szCs w:val="18"/>
              </w:rPr>
            </w:pPr>
            <w:r w:rsidRPr="00FB6E8E">
              <w:rPr>
                <w:rFonts w:cs="Calibri"/>
                <w:color w:val="000000"/>
                <w:sz w:val="18"/>
                <w:szCs w:val="18"/>
              </w:rPr>
              <w:t>No caso de existir algum registo a NULL, é assumido o valor ‘99999’</w:t>
            </w:r>
          </w:p>
        </w:tc>
      </w:tr>
      <w:tr w:rsidR="00FB6E8E" w:rsidRPr="00FB6E8E" w14:paraId="38C28061" w14:textId="77777777" w:rsidTr="0072109A">
        <w:trPr>
          <w:trHeight w:val="290"/>
        </w:trPr>
        <w:tc>
          <w:tcPr>
            <w:tcW w:w="2196" w:type="dxa"/>
            <w:shd w:val="clear" w:color="auto" w:fill="auto"/>
            <w:noWrap/>
            <w:hideMark/>
          </w:tcPr>
          <w:p w14:paraId="749C1FDB" w14:textId="77777777" w:rsidR="00FB6E8E" w:rsidRPr="00FB6E8E" w:rsidRDefault="00FB6E8E" w:rsidP="0072109A">
            <w:pPr>
              <w:rPr>
                <w:rFonts w:cs="Calibri"/>
                <w:color w:val="000000"/>
                <w:sz w:val="18"/>
                <w:szCs w:val="18"/>
              </w:rPr>
            </w:pPr>
            <w:r w:rsidRPr="00FB6E8E">
              <w:rPr>
                <w:rFonts w:cs="Calibri"/>
                <w:color w:val="000000"/>
                <w:sz w:val="18"/>
                <w:szCs w:val="18"/>
              </w:rPr>
              <w:t>tipobembl</w:t>
            </w:r>
          </w:p>
        </w:tc>
        <w:tc>
          <w:tcPr>
            <w:tcW w:w="6804" w:type="dxa"/>
            <w:shd w:val="clear" w:color="auto" w:fill="auto"/>
            <w:noWrap/>
            <w:hideMark/>
          </w:tcPr>
          <w:p w14:paraId="22563090" w14:textId="77777777" w:rsidR="00FB6E8E" w:rsidRDefault="002C3812" w:rsidP="00F63E90">
            <w:pPr>
              <w:pStyle w:val="ListParagraph"/>
              <w:numPr>
                <w:ilvl w:val="0"/>
                <w:numId w:val="47"/>
              </w:numPr>
              <w:ind w:left="357" w:hanging="357"/>
              <w:rPr>
                <w:rFonts w:cs="Calibri"/>
                <w:color w:val="000000"/>
                <w:sz w:val="18"/>
                <w:szCs w:val="18"/>
              </w:rPr>
            </w:pPr>
            <w:r w:rsidRPr="002C3812">
              <w:rPr>
                <w:rFonts w:cs="Calibri"/>
                <w:color w:val="000000"/>
                <w:sz w:val="18"/>
                <w:szCs w:val="18"/>
              </w:rPr>
              <w:t>No caso de existir algum registo a NULL, é assumido o valor ‘99999’</w:t>
            </w:r>
          </w:p>
          <w:p w14:paraId="247F0A7F" w14:textId="1FCF6200" w:rsidR="002C3812" w:rsidRPr="002C3812" w:rsidRDefault="002C3812" w:rsidP="00F63E90">
            <w:pPr>
              <w:pStyle w:val="ListParagraph"/>
              <w:numPr>
                <w:ilvl w:val="0"/>
                <w:numId w:val="47"/>
              </w:numPr>
              <w:ind w:left="357" w:hanging="357"/>
              <w:rPr>
                <w:rFonts w:cs="Calibri"/>
                <w:color w:val="000000"/>
                <w:sz w:val="18"/>
                <w:szCs w:val="18"/>
              </w:rPr>
            </w:pPr>
            <w:r w:rsidRPr="00013B93">
              <w:rPr>
                <w:rFonts w:cs="Calibri"/>
                <w:color w:val="000000"/>
                <w:sz w:val="18"/>
                <w:szCs w:val="18"/>
              </w:rPr>
              <w:t xml:space="preserve">Caso o campo não esteja preenchido com </w:t>
            </w:r>
            <w:r>
              <w:rPr>
                <w:rFonts w:cs="Calibri"/>
                <w:color w:val="000000"/>
                <w:sz w:val="18"/>
                <w:szCs w:val="18"/>
              </w:rPr>
              <w:t>5</w:t>
            </w:r>
            <w:r w:rsidRPr="00013B93">
              <w:rPr>
                <w:rFonts w:cs="Calibri"/>
                <w:color w:val="000000"/>
                <w:sz w:val="18"/>
                <w:szCs w:val="18"/>
              </w:rPr>
              <w:t xml:space="preserve"> caracteres, é acrescentado o dígito ‘0’ à esquerda, até perfazer o comprimento de campo desejado.</w:t>
            </w:r>
          </w:p>
        </w:tc>
      </w:tr>
      <w:tr w:rsidR="00FB6E8E" w:rsidRPr="00FB6E8E" w14:paraId="49D415C0" w14:textId="77777777" w:rsidTr="0072109A">
        <w:trPr>
          <w:trHeight w:val="290"/>
        </w:trPr>
        <w:tc>
          <w:tcPr>
            <w:tcW w:w="2196" w:type="dxa"/>
            <w:shd w:val="clear" w:color="auto" w:fill="auto"/>
            <w:noWrap/>
            <w:hideMark/>
          </w:tcPr>
          <w:p w14:paraId="18C3E5B4" w14:textId="77777777" w:rsidR="00FB6E8E" w:rsidRPr="00FB6E8E" w:rsidRDefault="00FB6E8E" w:rsidP="0072109A">
            <w:pPr>
              <w:rPr>
                <w:rFonts w:cs="Calibri"/>
                <w:color w:val="000000"/>
                <w:sz w:val="18"/>
                <w:szCs w:val="18"/>
              </w:rPr>
            </w:pPr>
            <w:r w:rsidRPr="00FB6E8E">
              <w:rPr>
                <w:rFonts w:cs="Calibri"/>
                <w:color w:val="000000"/>
                <w:sz w:val="18"/>
                <w:szCs w:val="18"/>
              </w:rPr>
              <w:t>entdep</w:t>
            </w:r>
          </w:p>
        </w:tc>
        <w:tc>
          <w:tcPr>
            <w:tcW w:w="6804" w:type="dxa"/>
            <w:shd w:val="clear" w:color="auto" w:fill="auto"/>
            <w:noWrap/>
            <w:hideMark/>
          </w:tcPr>
          <w:p w14:paraId="2E4FE36A" w14:textId="4523FD4E" w:rsidR="00FB6E8E" w:rsidRPr="002C3812" w:rsidRDefault="002C3812" w:rsidP="00F63E90">
            <w:pPr>
              <w:pStyle w:val="ListParagraph"/>
              <w:numPr>
                <w:ilvl w:val="0"/>
                <w:numId w:val="48"/>
              </w:numPr>
              <w:ind w:left="357" w:hanging="357"/>
              <w:rPr>
                <w:rFonts w:cs="Calibri"/>
                <w:color w:val="000000"/>
                <w:sz w:val="18"/>
                <w:szCs w:val="18"/>
              </w:rPr>
            </w:pPr>
            <w:r w:rsidRPr="002C3812">
              <w:rPr>
                <w:rFonts w:cs="Calibri"/>
                <w:color w:val="000000"/>
                <w:sz w:val="18"/>
                <w:szCs w:val="18"/>
              </w:rPr>
              <w:t>Sem transformações</w:t>
            </w:r>
          </w:p>
        </w:tc>
      </w:tr>
      <w:tr w:rsidR="00FB6E8E" w:rsidRPr="00FB6E8E" w14:paraId="770B043E" w14:textId="77777777" w:rsidTr="0072109A">
        <w:trPr>
          <w:trHeight w:val="290"/>
        </w:trPr>
        <w:tc>
          <w:tcPr>
            <w:tcW w:w="2196" w:type="dxa"/>
            <w:shd w:val="clear" w:color="auto" w:fill="auto"/>
            <w:noWrap/>
            <w:hideMark/>
          </w:tcPr>
          <w:p w14:paraId="68534216" w14:textId="77777777" w:rsidR="00FB6E8E" w:rsidRPr="00FB6E8E" w:rsidRDefault="00FB6E8E" w:rsidP="0072109A">
            <w:pPr>
              <w:rPr>
                <w:rFonts w:cs="Calibri"/>
                <w:color w:val="000000"/>
                <w:sz w:val="18"/>
                <w:szCs w:val="18"/>
              </w:rPr>
            </w:pPr>
            <w:r w:rsidRPr="00FB6E8E">
              <w:rPr>
                <w:rFonts w:cs="Calibri"/>
                <w:color w:val="000000"/>
                <w:sz w:val="18"/>
                <w:szCs w:val="18"/>
              </w:rPr>
              <w:t>cindprin</w:t>
            </w:r>
          </w:p>
        </w:tc>
        <w:tc>
          <w:tcPr>
            <w:tcW w:w="6804" w:type="dxa"/>
            <w:shd w:val="clear" w:color="auto" w:fill="auto"/>
            <w:noWrap/>
            <w:hideMark/>
          </w:tcPr>
          <w:p w14:paraId="5D1B2FF0" w14:textId="33A98046" w:rsidR="00FB6E8E" w:rsidRPr="002C3812" w:rsidRDefault="002C3812" w:rsidP="00F63E90">
            <w:pPr>
              <w:pStyle w:val="ListParagraph"/>
              <w:numPr>
                <w:ilvl w:val="0"/>
                <w:numId w:val="48"/>
              </w:numPr>
              <w:ind w:left="357" w:hanging="357"/>
              <w:rPr>
                <w:rFonts w:cs="Calibri"/>
                <w:color w:val="000000"/>
                <w:sz w:val="18"/>
                <w:szCs w:val="18"/>
              </w:rPr>
            </w:pPr>
            <w:r w:rsidRPr="002C3812">
              <w:rPr>
                <w:rFonts w:cs="Calibri"/>
                <w:color w:val="000000"/>
                <w:sz w:val="18"/>
                <w:szCs w:val="18"/>
              </w:rPr>
              <w:t>No caso de existir algum registo a NULL, é assumido o valor ‘N’</w:t>
            </w:r>
          </w:p>
        </w:tc>
      </w:tr>
      <w:tr w:rsidR="00FB6E8E" w:rsidRPr="00FB6E8E" w14:paraId="7B7CDEFF" w14:textId="77777777" w:rsidTr="0072109A">
        <w:trPr>
          <w:trHeight w:val="290"/>
        </w:trPr>
        <w:tc>
          <w:tcPr>
            <w:tcW w:w="2196" w:type="dxa"/>
            <w:shd w:val="clear" w:color="auto" w:fill="auto"/>
            <w:noWrap/>
            <w:hideMark/>
          </w:tcPr>
          <w:p w14:paraId="7CAEBA9A" w14:textId="77777777" w:rsidR="00FB6E8E" w:rsidRPr="00FB6E8E" w:rsidRDefault="00FB6E8E" w:rsidP="0072109A">
            <w:pPr>
              <w:rPr>
                <w:rFonts w:cs="Calibri"/>
                <w:color w:val="000000"/>
                <w:sz w:val="18"/>
                <w:szCs w:val="18"/>
              </w:rPr>
            </w:pPr>
            <w:r w:rsidRPr="00FB6E8E">
              <w:rPr>
                <w:rFonts w:cs="Calibri"/>
                <w:color w:val="000000"/>
                <w:sz w:val="18"/>
                <w:szCs w:val="18"/>
              </w:rPr>
              <w:t>cindtms</w:t>
            </w:r>
          </w:p>
        </w:tc>
        <w:tc>
          <w:tcPr>
            <w:tcW w:w="6804" w:type="dxa"/>
            <w:shd w:val="clear" w:color="auto" w:fill="auto"/>
            <w:noWrap/>
            <w:hideMark/>
          </w:tcPr>
          <w:p w14:paraId="56399E5B" w14:textId="304ED580" w:rsidR="00FB6E8E" w:rsidRPr="002C3812" w:rsidRDefault="002C3812" w:rsidP="00F63E90">
            <w:pPr>
              <w:pStyle w:val="ListParagraph"/>
              <w:numPr>
                <w:ilvl w:val="0"/>
                <w:numId w:val="48"/>
              </w:numPr>
              <w:ind w:left="357" w:hanging="357"/>
              <w:rPr>
                <w:rFonts w:cs="Calibri"/>
                <w:color w:val="000000"/>
                <w:sz w:val="18"/>
                <w:szCs w:val="18"/>
              </w:rPr>
            </w:pPr>
            <w:r w:rsidRPr="002C3812">
              <w:rPr>
                <w:rFonts w:cs="Calibri"/>
                <w:color w:val="000000"/>
                <w:sz w:val="18"/>
                <w:szCs w:val="18"/>
              </w:rPr>
              <w:t>No caso de existir algum registo a NULL, é assumido o valor ‘N’</w:t>
            </w:r>
          </w:p>
        </w:tc>
      </w:tr>
      <w:tr w:rsidR="00FB6E8E" w:rsidRPr="00FB6E8E" w14:paraId="70F8CF4A" w14:textId="77777777" w:rsidTr="0072109A">
        <w:trPr>
          <w:trHeight w:val="290"/>
        </w:trPr>
        <w:tc>
          <w:tcPr>
            <w:tcW w:w="2196" w:type="dxa"/>
            <w:shd w:val="clear" w:color="auto" w:fill="auto"/>
            <w:noWrap/>
            <w:hideMark/>
          </w:tcPr>
          <w:p w14:paraId="0083E9F5" w14:textId="77777777" w:rsidR="00FB6E8E" w:rsidRPr="00FB6E8E" w:rsidRDefault="00FB6E8E" w:rsidP="0072109A">
            <w:pPr>
              <w:rPr>
                <w:rFonts w:cs="Calibri"/>
                <w:color w:val="000000"/>
                <w:sz w:val="18"/>
                <w:szCs w:val="18"/>
              </w:rPr>
            </w:pPr>
            <w:r w:rsidRPr="00FB6E8E">
              <w:rPr>
                <w:rFonts w:cs="Calibri"/>
                <w:color w:val="000000"/>
                <w:sz w:val="18"/>
                <w:szCs w:val="18"/>
              </w:rPr>
              <w:t>ctipdvpbbg</w:t>
            </w:r>
          </w:p>
        </w:tc>
        <w:tc>
          <w:tcPr>
            <w:tcW w:w="6804" w:type="dxa"/>
            <w:shd w:val="clear" w:color="auto" w:fill="auto"/>
            <w:noWrap/>
            <w:hideMark/>
          </w:tcPr>
          <w:p w14:paraId="5FB2FF4B" w14:textId="6FD48E41" w:rsidR="00FB6E8E" w:rsidRPr="002C3812" w:rsidRDefault="002C3812" w:rsidP="00F63E90">
            <w:pPr>
              <w:pStyle w:val="ListParagraph"/>
              <w:numPr>
                <w:ilvl w:val="0"/>
                <w:numId w:val="48"/>
              </w:numPr>
              <w:ind w:left="357" w:hanging="357"/>
              <w:rPr>
                <w:rFonts w:cs="Calibri"/>
                <w:color w:val="000000"/>
                <w:sz w:val="18"/>
                <w:szCs w:val="18"/>
              </w:rPr>
            </w:pPr>
            <w:r w:rsidRPr="002C3812">
              <w:rPr>
                <w:rFonts w:cs="Calibri"/>
                <w:color w:val="000000"/>
                <w:sz w:val="18"/>
                <w:szCs w:val="18"/>
              </w:rPr>
              <w:t>No caso de existir algum registo a NULL, é assumido o valor ‘99999’</w:t>
            </w:r>
          </w:p>
        </w:tc>
      </w:tr>
      <w:tr w:rsidR="002C3812" w:rsidRPr="00FB6E8E" w14:paraId="5203C06D" w14:textId="77777777" w:rsidTr="0072109A">
        <w:trPr>
          <w:trHeight w:val="290"/>
        </w:trPr>
        <w:tc>
          <w:tcPr>
            <w:tcW w:w="2196" w:type="dxa"/>
            <w:shd w:val="clear" w:color="auto" w:fill="auto"/>
            <w:noWrap/>
            <w:hideMark/>
          </w:tcPr>
          <w:p w14:paraId="14353688" w14:textId="77777777" w:rsidR="002C3812" w:rsidRPr="00FB6E8E" w:rsidRDefault="002C3812" w:rsidP="0072109A">
            <w:pPr>
              <w:rPr>
                <w:rFonts w:cs="Calibri"/>
                <w:color w:val="000000"/>
                <w:sz w:val="18"/>
                <w:szCs w:val="18"/>
              </w:rPr>
            </w:pPr>
            <w:r w:rsidRPr="00FB6E8E">
              <w:rPr>
                <w:rFonts w:cs="Calibri"/>
                <w:color w:val="000000"/>
                <w:sz w:val="18"/>
                <w:szCs w:val="18"/>
              </w:rPr>
              <w:t>cinddvpbbg</w:t>
            </w:r>
          </w:p>
        </w:tc>
        <w:tc>
          <w:tcPr>
            <w:tcW w:w="6804" w:type="dxa"/>
            <w:shd w:val="clear" w:color="auto" w:fill="auto"/>
            <w:noWrap/>
            <w:hideMark/>
          </w:tcPr>
          <w:p w14:paraId="5879C191" w14:textId="4C0ED5FB" w:rsidR="002C3812" w:rsidRPr="002C3812" w:rsidRDefault="002C3812" w:rsidP="00F63E90">
            <w:pPr>
              <w:pStyle w:val="ListParagraph"/>
              <w:numPr>
                <w:ilvl w:val="0"/>
                <w:numId w:val="48"/>
              </w:numPr>
              <w:ind w:left="357" w:hanging="357"/>
              <w:rPr>
                <w:rFonts w:cs="Calibri"/>
                <w:color w:val="000000"/>
                <w:sz w:val="18"/>
                <w:szCs w:val="18"/>
              </w:rPr>
            </w:pPr>
            <w:r w:rsidRPr="002C3812">
              <w:rPr>
                <w:rFonts w:cs="Calibri"/>
                <w:color w:val="000000"/>
                <w:sz w:val="18"/>
                <w:szCs w:val="18"/>
              </w:rPr>
              <w:t>No caso de existir algum registo a NULL, é assumido o valor ‘99999’</w:t>
            </w:r>
          </w:p>
        </w:tc>
      </w:tr>
      <w:tr w:rsidR="002C3812" w:rsidRPr="00FB6E8E" w14:paraId="630D2B87" w14:textId="77777777" w:rsidTr="0072109A">
        <w:trPr>
          <w:trHeight w:val="290"/>
        </w:trPr>
        <w:tc>
          <w:tcPr>
            <w:tcW w:w="2196" w:type="dxa"/>
            <w:shd w:val="clear" w:color="auto" w:fill="auto"/>
            <w:noWrap/>
            <w:hideMark/>
          </w:tcPr>
          <w:p w14:paraId="74F9ECE3" w14:textId="77777777" w:rsidR="002C3812" w:rsidRPr="00FB6E8E" w:rsidRDefault="002C3812" w:rsidP="0072109A">
            <w:pPr>
              <w:rPr>
                <w:rFonts w:cs="Calibri"/>
                <w:color w:val="000000"/>
                <w:sz w:val="18"/>
                <w:szCs w:val="18"/>
              </w:rPr>
            </w:pPr>
            <w:r w:rsidRPr="00FB6E8E">
              <w:rPr>
                <w:rFonts w:cs="Calibri"/>
                <w:color w:val="000000"/>
                <w:sz w:val="18"/>
                <w:szCs w:val="18"/>
              </w:rPr>
              <w:t>cfvalcotbg</w:t>
            </w:r>
          </w:p>
        </w:tc>
        <w:tc>
          <w:tcPr>
            <w:tcW w:w="6804" w:type="dxa"/>
            <w:shd w:val="clear" w:color="auto" w:fill="auto"/>
            <w:noWrap/>
            <w:hideMark/>
          </w:tcPr>
          <w:p w14:paraId="3301B1C2" w14:textId="15B3D764" w:rsidR="002C3812" w:rsidRPr="002C3812" w:rsidRDefault="002C3812" w:rsidP="00F63E90">
            <w:pPr>
              <w:pStyle w:val="ListParagraph"/>
              <w:numPr>
                <w:ilvl w:val="0"/>
                <w:numId w:val="48"/>
              </w:numPr>
              <w:ind w:left="357" w:hanging="357"/>
              <w:rPr>
                <w:rFonts w:cs="Calibri"/>
                <w:color w:val="000000"/>
                <w:sz w:val="18"/>
                <w:szCs w:val="18"/>
              </w:rPr>
            </w:pPr>
            <w:r w:rsidRPr="002C3812">
              <w:rPr>
                <w:rFonts w:cs="Calibri"/>
                <w:color w:val="000000"/>
                <w:sz w:val="18"/>
                <w:szCs w:val="18"/>
              </w:rPr>
              <w:t>No caso de existir algum registo a NULL, é assumido o valor ‘99999’</w:t>
            </w:r>
          </w:p>
        </w:tc>
      </w:tr>
      <w:tr w:rsidR="002C3812" w:rsidRPr="00FB6E8E" w14:paraId="451FFCE0" w14:textId="77777777" w:rsidTr="0072109A">
        <w:trPr>
          <w:trHeight w:val="290"/>
        </w:trPr>
        <w:tc>
          <w:tcPr>
            <w:tcW w:w="2196" w:type="dxa"/>
            <w:shd w:val="clear" w:color="auto" w:fill="auto"/>
            <w:noWrap/>
            <w:hideMark/>
          </w:tcPr>
          <w:p w14:paraId="0B4BC1E6" w14:textId="77777777" w:rsidR="002C3812" w:rsidRPr="00FB6E8E" w:rsidRDefault="002C3812" w:rsidP="0072109A">
            <w:pPr>
              <w:rPr>
                <w:rFonts w:cs="Calibri"/>
                <w:color w:val="000000"/>
                <w:sz w:val="18"/>
                <w:szCs w:val="18"/>
              </w:rPr>
            </w:pPr>
            <w:r w:rsidRPr="00FB6E8E">
              <w:rPr>
                <w:rFonts w:cs="Calibri"/>
                <w:color w:val="000000"/>
                <w:sz w:val="18"/>
                <w:szCs w:val="18"/>
              </w:rPr>
              <w:t>cpzcotval</w:t>
            </w:r>
          </w:p>
        </w:tc>
        <w:tc>
          <w:tcPr>
            <w:tcW w:w="6804" w:type="dxa"/>
            <w:shd w:val="clear" w:color="auto" w:fill="auto"/>
            <w:noWrap/>
            <w:hideMark/>
          </w:tcPr>
          <w:p w14:paraId="233383E7" w14:textId="77777777" w:rsidR="002C3812" w:rsidRDefault="002C3812" w:rsidP="00984DB3">
            <w:pPr>
              <w:pStyle w:val="ListParagraph"/>
              <w:numPr>
                <w:ilvl w:val="0"/>
                <w:numId w:val="46"/>
              </w:numPr>
              <w:ind w:left="357" w:hanging="357"/>
              <w:rPr>
                <w:rFonts w:cs="Calibri"/>
                <w:color w:val="000000"/>
                <w:sz w:val="18"/>
                <w:szCs w:val="18"/>
              </w:rPr>
            </w:pPr>
            <w:r w:rsidRPr="00013B93">
              <w:rPr>
                <w:rFonts w:cs="Calibri"/>
                <w:color w:val="000000"/>
                <w:sz w:val="18"/>
                <w:szCs w:val="18"/>
              </w:rPr>
              <w:t>No caso de existir algum registo a NULL, é assumido o valor ‘</w:t>
            </w:r>
            <w:r>
              <w:rPr>
                <w:rFonts w:cs="Calibri"/>
                <w:color w:val="000000"/>
                <w:sz w:val="18"/>
                <w:szCs w:val="18"/>
              </w:rPr>
              <w:t>0</w:t>
            </w:r>
            <w:r w:rsidRPr="00013B93">
              <w:rPr>
                <w:rFonts w:cs="Calibri"/>
                <w:color w:val="000000"/>
                <w:sz w:val="18"/>
                <w:szCs w:val="18"/>
              </w:rPr>
              <w:t>’</w:t>
            </w:r>
          </w:p>
          <w:p w14:paraId="0A57F270" w14:textId="77777777" w:rsidR="002C3812" w:rsidRDefault="002C3812" w:rsidP="00984DB3">
            <w:pPr>
              <w:pStyle w:val="ListParagraph"/>
              <w:numPr>
                <w:ilvl w:val="0"/>
                <w:numId w:val="46"/>
              </w:numPr>
              <w:ind w:left="357" w:hanging="357"/>
              <w:rPr>
                <w:rFonts w:cs="Calibri"/>
                <w:color w:val="000000"/>
                <w:sz w:val="18"/>
                <w:szCs w:val="18"/>
              </w:rPr>
            </w:pPr>
            <w:r>
              <w:rPr>
                <w:rFonts w:cs="Calibri"/>
                <w:color w:val="000000"/>
                <w:sz w:val="18"/>
                <w:szCs w:val="18"/>
              </w:rPr>
              <w:t>O formato do campo é alterado para STRING</w:t>
            </w:r>
          </w:p>
          <w:p w14:paraId="745A3E96" w14:textId="6AFC6B08" w:rsidR="002C3812" w:rsidRPr="002C3812" w:rsidRDefault="002C3812" w:rsidP="00984DB3">
            <w:pPr>
              <w:pStyle w:val="ListParagraph"/>
              <w:numPr>
                <w:ilvl w:val="0"/>
                <w:numId w:val="46"/>
              </w:numPr>
              <w:ind w:left="357" w:hanging="357"/>
              <w:rPr>
                <w:rFonts w:cs="Calibri"/>
                <w:color w:val="000000"/>
                <w:sz w:val="18"/>
                <w:szCs w:val="18"/>
              </w:rPr>
            </w:pPr>
            <w:r w:rsidRPr="002C3812">
              <w:rPr>
                <w:rFonts w:cs="Calibri"/>
                <w:color w:val="000000"/>
                <w:sz w:val="18"/>
                <w:szCs w:val="18"/>
              </w:rPr>
              <w:t>Todos os ‘.’ São substituídos por uma ‘,’</w:t>
            </w:r>
          </w:p>
        </w:tc>
      </w:tr>
      <w:tr w:rsidR="002C3812" w:rsidRPr="00FB6E8E" w14:paraId="72DA54E2" w14:textId="77777777" w:rsidTr="0072109A">
        <w:trPr>
          <w:trHeight w:val="290"/>
        </w:trPr>
        <w:tc>
          <w:tcPr>
            <w:tcW w:w="2196" w:type="dxa"/>
            <w:shd w:val="clear" w:color="auto" w:fill="auto"/>
            <w:noWrap/>
            <w:hideMark/>
          </w:tcPr>
          <w:p w14:paraId="7734E4EE" w14:textId="77777777" w:rsidR="002C3812" w:rsidRPr="00FB6E8E" w:rsidRDefault="002C3812" w:rsidP="0072109A">
            <w:pPr>
              <w:rPr>
                <w:rFonts w:cs="Calibri"/>
                <w:color w:val="000000"/>
                <w:sz w:val="18"/>
                <w:szCs w:val="18"/>
              </w:rPr>
            </w:pPr>
            <w:r w:rsidRPr="00FB6E8E">
              <w:rPr>
                <w:rFonts w:cs="Calibri"/>
                <w:color w:val="000000"/>
                <w:sz w:val="18"/>
                <w:szCs w:val="18"/>
              </w:rPr>
              <w:t>iafecexp</w:t>
            </w:r>
          </w:p>
        </w:tc>
        <w:tc>
          <w:tcPr>
            <w:tcW w:w="6804" w:type="dxa"/>
            <w:shd w:val="clear" w:color="auto" w:fill="auto"/>
            <w:noWrap/>
            <w:hideMark/>
          </w:tcPr>
          <w:p w14:paraId="433F6A35" w14:textId="17DEFD8F" w:rsidR="002C3812" w:rsidRPr="002C3812" w:rsidRDefault="002C3812" w:rsidP="00F63E90">
            <w:pPr>
              <w:pStyle w:val="ListParagraph"/>
              <w:numPr>
                <w:ilvl w:val="0"/>
                <w:numId w:val="49"/>
              </w:numPr>
              <w:ind w:left="357" w:hanging="357"/>
              <w:rPr>
                <w:rFonts w:cs="Calibri"/>
                <w:color w:val="000000"/>
                <w:sz w:val="18"/>
                <w:szCs w:val="18"/>
              </w:rPr>
            </w:pPr>
            <w:r w:rsidRPr="002C3812">
              <w:rPr>
                <w:rFonts w:cs="Calibri"/>
                <w:color w:val="000000"/>
                <w:sz w:val="18"/>
                <w:szCs w:val="18"/>
              </w:rPr>
              <w:t>Sem transformações</w:t>
            </w:r>
          </w:p>
        </w:tc>
      </w:tr>
      <w:tr w:rsidR="002C3812" w:rsidRPr="00FB6E8E" w14:paraId="2279D1E6" w14:textId="77777777" w:rsidTr="0072109A">
        <w:trPr>
          <w:trHeight w:val="290"/>
        </w:trPr>
        <w:tc>
          <w:tcPr>
            <w:tcW w:w="2196" w:type="dxa"/>
            <w:shd w:val="clear" w:color="auto" w:fill="auto"/>
            <w:noWrap/>
            <w:hideMark/>
          </w:tcPr>
          <w:p w14:paraId="3CF755F1" w14:textId="77777777" w:rsidR="002C3812" w:rsidRPr="00FB6E8E" w:rsidRDefault="002C3812" w:rsidP="0072109A">
            <w:pPr>
              <w:rPr>
                <w:rFonts w:cs="Calibri"/>
                <w:color w:val="000000"/>
                <w:sz w:val="18"/>
                <w:szCs w:val="18"/>
              </w:rPr>
            </w:pPr>
            <w:r w:rsidRPr="00FB6E8E">
              <w:rPr>
                <w:rFonts w:cs="Calibri"/>
                <w:color w:val="000000"/>
                <w:sz w:val="18"/>
                <w:szCs w:val="18"/>
              </w:rPr>
              <w:t>cbembl</w:t>
            </w:r>
          </w:p>
        </w:tc>
        <w:tc>
          <w:tcPr>
            <w:tcW w:w="6804" w:type="dxa"/>
            <w:shd w:val="clear" w:color="auto" w:fill="auto"/>
            <w:noWrap/>
            <w:hideMark/>
          </w:tcPr>
          <w:p w14:paraId="4A792AEF" w14:textId="77777777" w:rsidR="002C3812" w:rsidRPr="002C3812" w:rsidRDefault="002C3812" w:rsidP="00F63E90">
            <w:pPr>
              <w:pStyle w:val="ListParagraph"/>
              <w:numPr>
                <w:ilvl w:val="0"/>
                <w:numId w:val="49"/>
              </w:numPr>
              <w:ind w:left="357" w:hanging="357"/>
              <w:rPr>
                <w:rFonts w:cs="Calibri"/>
                <w:color w:val="000000"/>
                <w:sz w:val="18"/>
                <w:szCs w:val="18"/>
              </w:rPr>
            </w:pPr>
            <w:r w:rsidRPr="002C3812">
              <w:rPr>
                <w:rFonts w:cs="Calibri"/>
                <w:color w:val="000000"/>
                <w:sz w:val="18"/>
                <w:szCs w:val="18"/>
              </w:rPr>
              <w:t>No caso de existir algum registo a NULL, é assumido o valor ‘99999’</w:t>
            </w:r>
          </w:p>
          <w:p w14:paraId="77A8D17E" w14:textId="05F1F3A1" w:rsidR="002C3812" w:rsidRPr="002C3812" w:rsidRDefault="002C3812" w:rsidP="00F63E90">
            <w:pPr>
              <w:pStyle w:val="ListParagraph"/>
              <w:numPr>
                <w:ilvl w:val="0"/>
                <w:numId w:val="49"/>
              </w:numPr>
              <w:ind w:left="357" w:hanging="357"/>
              <w:rPr>
                <w:rFonts w:cs="Calibri"/>
                <w:color w:val="000000"/>
                <w:sz w:val="18"/>
                <w:szCs w:val="18"/>
              </w:rPr>
            </w:pPr>
            <w:r w:rsidRPr="002C3812">
              <w:rPr>
                <w:rFonts w:cs="Calibri"/>
                <w:color w:val="000000"/>
                <w:sz w:val="18"/>
                <w:szCs w:val="18"/>
              </w:rPr>
              <w:t>Caso o campo não esteja preenchido com 5 caracteres, é acrescentado o dígito ‘0’ à esquerda, até perfazer o comprimento de campo desejado.</w:t>
            </w:r>
          </w:p>
        </w:tc>
      </w:tr>
      <w:tr w:rsidR="002C3812" w:rsidRPr="00FB6E8E" w14:paraId="597CA22C" w14:textId="77777777" w:rsidTr="0072109A">
        <w:trPr>
          <w:trHeight w:val="290"/>
        </w:trPr>
        <w:tc>
          <w:tcPr>
            <w:tcW w:w="2196" w:type="dxa"/>
            <w:shd w:val="clear" w:color="auto" w:fill="auto"/>
            <w:noWrap/>
            <w:hideMark/>
          </w:tcPr>
          <w:p w14:paraId="36763999" w14:textId="77777777" w:rsidR="002C3812" w:rsidRPr="00FB6E8E" w:rsidRDefault="002C3812" w:rsidP="0072109A">
            <w:pPr>
              <w:rPr>
                <w:rFonts w:cs="Calibri"/>
                <w:color w:val="000000"/>
                <w:sz w:val="18"/>
                <w:szCs w:val="18"/>
              </w:rPr>
            </w:pPr>
            <w:r w:rsidRPr="00FB6E8E">
              <w:rPr>
                <w:rFonts w:cs="Calibri"/>
                <w:color w:val="000000"/>
                <w:sz w:val="18"/>
                <w:szCs w:val="18"/>
              </w:rPr>
              <w:t>cpaisbg</w:t>
            </w:r>
          </w:p>
        </w:tc>
        <w:tc>
          <w:tcPr>
            <w:tcW w:w="6804" w:type="dxa"/>
            <w:shd w:val="clear" w:color="auto" w:fill="auto"/>
            <w:noWrap/>
            <w:hideMark/>
          </w:tcPr>
          <w:p w14:paraId="708C82A3" w14:textId="10069D87" w:rsidR="002C3812" w:rsidRPr="002C3812" w:rsidRDefault="002C3812" w:rsidP="00F63E90">
            <w:pPr>
              <w:pStyle w:val="ListParagraph"/>
              <w:numPr>
                <w:ilvl w:val="0"/>
                <w:numId w:val="50"/>
              </w:numPr>
              <w:ind w:left="357" w:hanging="357"/>
              <w:rPr>
                <w:rFonts w:cs="Calibri"/>
                <w:color w:val="000000"/>
                <w:sz w:val="18"/>
                <w:szCs w:val="18"/>
              </w:rPr>
            </w:pPr>
            <w:r w:rsidRPr="002C3812">
              <w:rPr>
                <w:rFonts w:cs="Calibri"/>
                <w:color w:val="000000"/>
                <w:sz w:val="18"/>
                <w:szCs w:val="18"/>
              </w:rPr>
              <w:t>Sem transformações</w:t>
            </w:r>
          </w:p>
        </w:tc>
      </w:tr>
      <w:tr w:rsidR="002C3812" w:rsidRPr="00FB6E8E" w14:paraId="01019464" w14:textId="77777777" w:rsidTr="0072109A">
        <w:trPr>
          <w:trHeight w:val="290"/>
        </w:trPr>
        <w:tc>
          <w:tcPr>
            <w:tcW w:w="2196" w:type="dxa"/>
            <w:shd w:val="clear" w:color="auto" w:fill="auto"/>
            <w:noWrap/>
            <w:hideMark/>
          </w:tcPr>
          <w:p w14:paraId="1D664EAC" w14:textId="77777777" w:rsidR="002C3812" w:rsidRPr="00FB6E8E" w:rsidRDefault="002C3812" w:rsidP="0072109A">
            <w:pPr>
              <w:rPr>
                <w:rFonts w:cs="Calibri"/>
                <w:color w:val="000000"/>
                <w:sz w:val="18"/>
                <w:szCs w:val="18"/>
              </w:rPr>
            </w:pPr>
            <w:r w:rsidRPr="00FB6E8E">
              <w:rPr>
                <w:rFonts w:cs="Calibri"/>
                <w:color w:val="000000"/>
                <w:sz w:val="18"/>
                <w:szCs w:val="18"/>
              </w:rPr>
              <w:t>ordhipot</w:t>
            </w:r>
          </w:p>
        </w:tc>
        <w:tc>
          <w:tcPr>
            <w:tcW w:w="6804" w:type="dxa"/>
            <w:shd w:val="clear" w:color="auto" w:fill="auto"/>
            <w:noWrap/>
            <w:hideMark/>
          </w:tcPr>
          <w:p w14:paraId="1FA5E833" w14:textId="77777777" w:rsidR="002C3812" w:rsidRDefault="002C3812" w:rsidP="00984DB3">
            <w:pPr>
              <w:pStyle w:val="ListParagraph"/>
              <w:numPr>
                <w:ilvl w:val="0"/>
                <w:numId w:val="46"/>
              </w:numPr>
              <w:ind w:left="357" w:hanging="357"/>
              <w:rPr>
                <w:rFonts w:cs="Calibri"/>
                <w:color w:val="000000"/>
                <w:sz w:val="18"/>
                <w:szCs w:val="18"/>
              </w:rPr>
            </w:pPr>
            <w:r w:rsidRPr="00013B93">
              <w:rPr>
                <w:rFonts w:cs="Calibri"/>
                <w:color w:val="000000"/>
                <w:sz w:val="18"/>
                <w:szCs w:val="18"/>
              </w:rPr>
              <w:t>No caso de existir algum registo a NULL, é assumido o valor ‘</w:t>
            </w:r>
            <w:r>
              <w:rPr>
                <w:rFonts w:cs="Calibri"/>
                <w:color w:val="000000"/>
                <w:sz w:val="18"/>
                <w:szCs w:val="18"/>
              </w:rPr>
              <w:t>0</w:t>
            </w:r>
            <w:r w:rsidRPr="00013B93">
              <w:rPr>
                <w:rFonts w:cs="Calibri"/>
                <w:color w:val="000000"/>
                <w:sz w:val="18"/>
                <w:szCs w:val="18"/>
              </w:rPr>
              <w:t>’</w:t>
            </w:r>
          </w:p>
          <w:p w14:paraId="3AC9AF10" w14:textId="77777777" w:rsidR="002C3812" w:rsidRDefault="002C3812" w:rsidP="00984DB3">
            <w:pPr>
              <w:pStyle w:val="ListParagraph"/>
              <w:numPr>
                <w:ilvl w:val="0"/>
                <w:numId w:val="46"/>
              </w:numPr>
              <w:ind w:left="357" w:hanging="357"/>
              <w:rPr>
                <w:rFonts w:cs="Calibri"/>
                <w:color w:val="000000"/>
                <w:sz w:val="18"/>
                <w:szCs w:val="18"/>
              </w:rPr>
            </w:pPr>
            <w:r>
              <w:rPr>
                <w:rFonts w:cs="Calibri"/>
                <w:color w:val="000000"/>
                <w:sz w:val="18"/>
                <w:szCs w:val="18"/>
              </w:rPr>
              <w:t>O formato do campo é alterado para STRING</w:t>
            </w:r>
          </w:p>
          <w:p w14:paraId="78E4EA68" w14:textId="664DDE0A" w:rsidR="002C3812" w:rsidRPr="002C3812" w:rsidRDefault="002C3812" w:rsidP="00984DB3">
            <w:pPr>
              <w:pStyle w:val="ListParagraph"/>
              <w:numPr>
                <w:ilvl w:val="0"/>
                <w:numId w:val="46"/>
              </w:numPr>
              <w:ind w:left="357" w:hanging="357"/>
              <w:rPr>
                <w:rFonts w:cs="Calibri"/>
                <w:color w:val="000000"/>
                <w:sz w:val="18"/>
                <w:szCs w:val="18"/>
              </w:rPr>
            </w:pPr>
            <w:r w:rsidRPr="002C3812">
              <w:rPr>
                <w:rFonts w:cs="Calibri"/>
                <w:color w:val="000000"/>
                <w:sz w:val="18"/>
                <w:szCs w:val="18"/>
              </w:rPr>
              <w:t>Todos os ‘.’ São substituídos por uma ‘,’</w:t>
            </w:r>
          </w:p>
        </w:tc>
      </w:tr>
      <w:tr w:rsidR="002C3812" w:rsidRPr="00FB6E8E" w14:paraId="7E9D7F2E" w14:textId="77777777" w:rsidTr="0072109A">
        <w:trPr>
          <w:trHeight w:val="290"/>
        </w:trPr>
        <w:tc>
          <w:tcPr>
            <w:tcW w:w="2196" w:type="dxa"/>
            <w:shd w:val="clear" w:color="auto" w:fill="auto"/>
            <w:noWrap/>
            <w:hideMark/>
          </w:tcPr>
          <w:p w14:paraId="34A67681" w14:textId="77777777" w:rsidR="002C3812" w:rsidRPr="00FB6E8E" w:rsidRDefault="002C3812" w:rsidP="0072109A">
            <w:pPr>
              <w:rPr>
                <w:rFonts w:cs="Calibri"/>
                <w:color w:val="000000"/>
                <w:sz w:val="18"/>
                <w:szCs w:val="18"/>
              </w:rPr>
            </w:pPr>
            <w:r w:rsidRPr="00FB6E8E">
              <w:rPr>
                <w:rFonts w:cs="Calibri"/>
                <w:color w:val="000000"/>
                <w:sz w:val="18"/>
                <w:szCs w:val="18"/>
              </w:rPr>
              <w:t>cmoeorigbg</w:t>
            </w:r>
          </w:p>
        </w:tc>
        <w:tc>
          <w:tcPr>
            <w:tcW w:w="6804" w:type="dxa"/>
            <w:shd w:val="clear" w:color="auto" w:fill="auto"/>
            <w:noWrap/>
            <w:hideMark/>
          </w:tcPr>
          <w:p w14:paraId="711CF2DA" w14:textId="0A27D9CC" w:rsidR="002C3812" w:rsidRPr="002C3812" w:rsidRDefault="002C3812" w:rsidP="00984DB3">
            <w:pPr>
              <w:pStyle w:val="ListParagraph"/>
              <w:numPr>
                <w:ilvl w:val="0"/>
                <w:numId w:val="46"/>
              </w:numPr>
              <w:ind w:left="357" w:hanging="357"/>
              <w:rPr>
                <w:rFonts w:cs="Calibri"/>
                <w:color w:val="000000"/>
                <w:sz w:val="18"/>
                <w:szCs w:val="18"/>
              </w:rPr>
            </w:pPr>
            <w:r w:rsidRPr="002C3812">
              <w:rPr>
                <w:rFonts w:cs="Calibri"/>
                <w:color w:val="000000"/>
                <w:sz w:val="18"/>
                <w:szCs w:val="18"/>
              </w:rPr>
              <w:t>Sem transformações</w:t>
            </w:r>
          </w:p>
        </w:tc>
      </w:tr>
      <w:tr w:rsidR="002C3812" w:rsidRPr="00FB6E8E" w14:paraId="6A947140" w14:textId="77777777" w:rsidTr="0072109A">
        <w:trPr>
          <w:trHeight w:val="290"/>
        </w:trPr>
        <w:tc>
          <w:tcPr>
            <w:tcW w:w="2196" w:type="dxa"/>
            <w:shd w:val="clear" w:color="auto" w:fill="auto"/>
            <w:noWrap/>
            <w:hideMark/>
          </w:tcPr>
          <w:p w14:paraId="7B24F22E" w14:textId="77777777" w:rsidR="002C3812" w:rsidRPr="00FB6E8E" w:rsidRDefault="002C3812" w:rsidP="0072109A">
            <w:pPr>
              <w:rPr>
                <w:rFonts w:cs="Calibri"/>
                <w:color w:val="000000"/>
                <w:sz w:val="18"/>
                <w:szCs w:val="18"/>
              </w:rPr>
            </w:pPr>
            <w:r w:rsidRPr="00FB6E8E">
              <w:rPr>
                <w:rFonts w:cs="Calibri"/>
                <w:color w:val="000000"/>
                <w:sz w:val="18"/>
                <w:szCs w:val="18"/>
              </w:rPr>
              <w:t>dtvencim</w:t>
            </w:r>
          </w:p>
        </w:tc>
        <w:tc>
          <w:tcPr>
            <w:tcW w:w="6804" w:type="dxa"/>
            <w:shd w:val="clear" w:color="auto" w:fill="auto"/>
            <w:noWrap/>
            <w:hideMark/>
          </w:tcPr>
          <w:p w14:paraId="536BD342" w14:textId="1A675B6E" w:rsidR="002C3812" w:rsidRPr="002C3812" w:rsidRDefault="002C3812" w:rsidP="00984DB3">
            <w:pPr>
              <w:pStyle w:val="ListParagraph"/>
              <w:numPr>
                <w:ilvl w:val="0"/>
                <w:numId w:val="46"/>
              </w:numPr>
              <w:ind w:left="357" w:hanging="357"/>
              <w:rPr>
                <w:rFonts w:cs="Calibri"/>
                <w:color w:val="000000"/>
                <w:sz w:val="18"/>
                <w:szCs w:val="18"/>
              </w:rPr>
            </w:pPr>
            <w:r w:rsidRPr="00013B93">
              <w:rPr>
                <w:rFonts w:cs="Calibri"/>
                <w:color w:val="000000"/>
                <w:sz w:val="18"/>
                <w:szCs w:val="18"/>
              </w:rPr>
              <w:t>No caso de existir algum registo a NULL, é assumido o valor ‘</w:t>
            </w:r>
            <w:r>
              <w:rPr>
                <w:rFonts w:cs="Calibri"/>
                <w:color w:val="000000"/>
                <w:sz w:val="18"/>
                <w:szCs w:val="18"/>
              </w:rPr>
              <w:t>9999-12-31</w:t>
            </w:r>
            <w:r w:rsidRPr="00013B93">
              <w:rPr>
                <w:rFonts w:cs="Calibri"/>
                <w:color w:val="000000"/>
                <w:sz w:val="18"/>
                <w:szCs w:val="18"/>
              </w:rPr>
              <w:t>’</w:t>
            </w:r>
          </w:p>
        </w:tc>
      </w:tr>
      <w:tr w:rsidR="002C3812" w:rsidRPr="00FB6E8E" w14:paraId="61957D57" w14:textId="77777777" w:rsidTr="0072109A">
        <w:trPr>
          <w:trHeight w:val="290"/>
        </w:trPr>
        <w:tc>
          <w:tcPr>
            <w:tcW w:w="2196" w:type="dxa"/>
            <w:shd w:val="clear" w:color="auto" w:fill="auto"/>
            <w:noWrap/>
            <w:hideMark/>
          </w:tcPr>
          <w:p w14:paraId="5BC9A221" w14:textId="77777777" w:rsidR="002C3812" w:rsidRPr="00FB6E8E" w:rsidRDefault="002C3812" w:rsidP="0072109A">
            <w:pPr>
              <w:rPr>
                <w:rFonts w:cs="Calibri"/>
                <w:color w:val="000000"/>
                <w:sz w:val="18"/>
                <w:szCs w:val="18"/>
              </w:rPr>
            </w:pPr>
            <w:r w:rsidRPr="00FB6E8E">
              <w:rPr>
                <w:rFonts w:cs="Calibri"/>
                <w:color w:val="000000"/>
                <w:sz w:val="18"/>
                <w:szCs w:val="18"/>
              </w:rPr>
              <w:lastRenderedPageBreak/>
              <w:t>zregisto</w:t>
            </w:r>
          </w:p>
        </w:tc>
        <w:tc>
          <w:tcPr>
            <w:tcW w:w="6804" w:type="dxa"/>
            <w:shd w:val="clear" w:color="auto" w:fill="auto"/>
            <w:noWrap/>
            <w:hideMark/>
          </w:tcPr>
          <w:p w14:paraId="615DABD2" w14:textId="028494C5" w:rsidR="002C3812" w:rsidRPr="00FC5956" w:rsidRDefault="00FC5956" w:rsidP="00984DB3">
            <w:pPr>
              <w:pStyle w:val="ListParagraph"/>
              <w:numPr>
                <w:ilvl w:val="0"/>
                <w:numId w:val="46"/>
              </w:numPr>
              <w:ind w:left="357" w:hanging="357"/>
              <w:rPr>
                <w:rFonts w:cs="Calibri"/>
                <w:color w:val="000000"/>
                <w:sz w:val="18"/>
                <w:szCs w:val="18"/>
              </w:rPr>
            </w:pPr>
            <w:r w:rsidRPr="00FC5956">
              <w:rPr>
                <w:rFonts w:cs="Calibri"/>
                <w:color w:val="000000"/>
                <w:sz w:val="18"/>
                <w:szCs w:val="18"/>
              </w:rPr>
              <w:t>Sem transformações</w:t>
            </w:r>
          </w:p>
        </w:tc>
      </w:tr>
      <w:tr w:rsidR="002C3812" w:rsidRPr="00FB6E8E" w14:paraId="62444A4B" w14:textId="77777777" w:rsidTr="0072109A">
        <w:trPr>
          <w:trHeight w:val="290"/>
        </w:trPr>
        <w:tc>
          <w:tcPr>
            <w:tcW w:w="2196" w:type="dxa"/>
            <w:shd w:val="clear" w:color="auto" w:fill="auto"/>
            <w:noWrap/>
            <w:hideMark/>
          </w:tcPr>
          <w:p w14:paraId="3EF65B95" w14:textId="77777777" w:rsidR="002C3812" w:rsidRPr="00FB6E8E" w:rsidRDefault="002C3812" w:rsidP="0072109A">
            <w:pPr>
              <w:rPr>
                <w:rFonts w:cs="Calibri"/>
                <w:color w:val="000000"/>
                <w:sz w:val="18"/>
                <w:szCs w:val="18"/>
              </w:rPr>
            </w:pPr>
            <w:r w:rsidRPr="00FB6E8E">
              <w:rPr>
                <w:rFonts w:cs="Calibri"/>
                <w:color w:val="000000"/>
                <w:sz w:val="18"/>
                <w:szCs w:val="18"/>
              </w:rPr>
              <w:t>ctipiemibg</w:t>
            </w:r>
          </w:p>
        </w:tc>
        <w:tc>
          <w:tcPr>
            <w:tcW w:w="6804" w:type="dxa"/>
            <w:shd w:val="clear" w:color="auto" w:fill="auto"/>
            <w:noWrap/>
            <w:hideMark/>
          </w:tcPr>
          <w:p w14:paraId="0C2428F7" w14:textId="4C6C6FEB" w:rsidR="00FC5956" w:rsidRPr="00FC5956" w:rsidRDefault="00FC5956" w:rsidP="00F63E90">
            <w:pPr>
              <w:pStyle w:val="ListParagraph"/>
              <w:numPr>
                <w:ilvl w:val="0"/>
                <w:numId w:val="49"/>
              </w:numPr>
              <w:ind w:left="357" w:hanging="357"/>
              <w:rPr>
                <w:rFonts w:cs="Calibri"/>
                <w:color w:val="000000"/>
                <w:sz w:val="18"/>
                <w:szCs w:val="18"/>
              </w:rPr>
            </w:pPr>
            <w:r w:rsidRPr="002C3812">
              <w:rPr>
                <w:rFonts w:cs="Calibri"/>
                <w:color w:val="000000"/>
                <w:sz w:val="18"/>
                <w:szCs w:val="18"/>
              </w:rPr>
              <w:t>No caso de existir algum registo a NULL, é assumido o valor ‘99999’</w:t>
            </w:r>
          </w:p>
        </w:tc>
      </w:tr>
      <w:tr w:rsidR="002C3812" w:rsidRPr="00FB6E8E" w14:paraId="0FB13DB9" w14:textId="77777777" w:rsidTr="0072109A">
        <w:trPr>
          <w:trHeight w:val="290"/>
        </w:trPr>
        <w:tc>
          <w:tcPr>
            <w:tcW w:w="2196" w:type="dxa"/>
            <w:shd w:val="clear" w:color="auto" w:fill="auto"/>
            <w:noWrap/>
            <w:hideMark/>
          </w:tcPr>
          <w:p w14:paraId="70E312C8" w14:textId="77777777" w:rsidR="002C3812" w:rsidRPr="00FB6E8E" w:rsidRDefault="002C3812" w:rsidP="0072109A">
            <w:pPr>
              <w:rPr>
                <w:rFonts w:cs="Calibri"/>
                <w:color w:val="000000"/>
                <w:sz w:val="18"/>
                <w:szCs w:val="18"/>
              </w:rPr>
            </w:pPr>
            <w:r w:rsidRPr="00FB6E8E">
              <w:rPr>
                <w:rFonts w:cs="Calibri"/>
                <w:color w:val="000000"/>
                <w:sz w:val="18"/>
                <w:szCs w:val="18"/>
              </w:rPr>
              <w:t>codemis</w:t>
            </w:r>
          </w:p>
        </w:tc>
        <w:tc>
          <w:tcPr>
            <w:tcW w:w="6804" w:type="dxa"/>
            <w:shd w:val="clear" w:color="auto" w:fill="auto"/>
            <w:noWrap/>
            <w:hideMark/>
          </w:tcPr>
          <w:p w14:paraId="5254864E" w14:textId="5DD858E0" w:rsidR="002C3812" w:rsidRPr="00FC5956" w:rsidRDefault="00FC5956" w:rsidP="00F63E90">
            <w:pPr>
              <w:pStyle w:val="ListParagraph"/>
              <w:numPr>
                <w:ilvl w:val="0"/>
                <w:numId w:val="49"/>
              </w:numPr>
              <w:ind w:left="357" w:hanging="357"/>
              <w:rPr>
                <w:rFonts w:cs="Calibri"/>
                <w:color w:val="000000"/>
                <w:sz w:val="18"/>
                <w:szCs w:val="18"/>
              </w:rPr>
            </w:pPr>
            <w:r w:rsidRPr="002C3812">
              <w:rPr>
                <w:rFonts w:cs="Calibri"/>
                <w:color w:val="000000"/>
                <w:sz w:val="18"/>
                <w:szCs w:val="18"/>
              </w:rPr>
              <w:t xml:space="preserve">No caso de existir algum registo a NULL, </w:t>
            </w:r>
            <w:r>
              <w:rPr>
                <w:rFonts w:cs="Calibri"/>
                <w:color w:val="000000"/>
                <w:sz w:val="18"/>
                <w:szCs w:val="18"/>
              </w:rPr>
              <w:t>o campo deverá ficar vazio.</w:t>
            </w:r>
          </w:p>
        </w:tc>
      </w:tr>
      <w:tr w:rsidR="002C3812" w:rsidRPr="00FB6E8E" w14:paraId="75ACAB7B" w14:textId="77777777" w:rsidTr="0072109A">
        <w:trPr>
          <w:trHeight w:val="290"/>
        </w:trPr>
        <w:tc>
          <w:tcPr>
            <w:tcW w:w="2196" w:type="dxa"/>
            <w:shd w:val="clear" w:color="auto" w:fill="auto"/>
            <w:noWrap/>
            <w:hideMark/>
          </w:tcPr>
          <w:p w14:paraId="1D999E74" w14:textId="77777777" w:rsidR="002C3812" w:rsidRPr="00FB6E8E" w:rsidRDefault="002C3812" w:rsidP="0072109A">
            <w:pPr>
              <w:rPr>
                <w:rFonts w:cs="Calibri"/>
                <w:color w:val="000000"/>
                <w:sz w:val="18"/>
                <w:szCs w:val="18"/>
              </w:rPr>
            </w:pPr>
            <w:r w:rsidRPr="00FB6E8E">
              <w:rPr>
                <w:rFonts w:cs="Calibri"/>
                <w:color w:val="000000"/>
                <w:sz w:val="18"/>
                <w:szCs w:val="18"/>
              </w:rPr>
              <w:t>idemis</w:t>
            </w:r>
          </w:p>
        </w:tc>
        <w:tc>
          <w:tcPr>
            <w:tcW w:w="6804" w:type="dxa"/>
            <w:shd w:val="clear" w:color="auto" w:fill="auto"/>
            <w:noWrap/>
            <w:hideMark/>
          </w:tcPr>
          <w:p w14:paraId="29607D1E" w14:textId="2056EC9A" w:rsidR="002C3812" w:rsidRPr="00FC5956" w:rsidRDefault="00FC5956"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 xml:space="preserve">Caso o campo não esteja preenchido com </w:t>
            </w:r>
            <w:r>
              <w:rPr>
                <w:rFonts w:cs="Calibri"/>
                <w:color w:val="000000"/>
                <w:sz w:val="18"/>
                <w:szCs w:val="18"/>
              </w:rPr>
              <w:t>9</w:t>
            </w:r>
            <w:r w:rsidRPr="00FC5956">
              <w:rPr>
                <w:rFonts w:cs="Calibri"/>
                <w:color w:val="000000"/>
                <w:sz w:val="18"/>
                <w:szCs w:val="18"/>
              </w:rPr>
              <w:t xml:space="preserve"> caracteres, é acrescentado o dígito ‘0’ à esquerda, até perfazer o comprimento de campo desejado.</w:t>
            </w:r>
          </w:p>
        </w:tc>
      </w:tr>
      <w:tr w:rsidR="00FC5956" w:rsidRPr="00FB6E8E" w14:paraId="51298004" w14:textId="77777777" w:rsidTr="0072109A">
        <w:trPr>
          <w:trHeight w:val="290"/>
        </w:trPr>
        <w:tc>
          <w:tcPr>
            <w:tcW w:w="2196" w:type="dxa"/>
            <w:shd w:val="clear" w:color="auto" w:fill="auto"/>
            <w:noWrap/>
            <w:hideMark/>
          </w:tcPr>
          <w:p w14:paraId="7C3B87BD" w14:textId="77777777" w:rsidR="00FC5956" w:rsidRPr="00FB6E8E" w:rsidRDefault="00FC5956" w:rsidP="0072109A">
            <w:pPr>
              <w:rPr>
                <w:rFonts w:cs="Calibri"/>
                <w:color w:val="000000"/>
                <w:sz w:val="18"/>
                <w:szCs w:val="18"/>
              </w:rPr>
            </w:pPr>
            <w:r w:rsidRPr="00FB6E8E">
              <w:rPr>
                <w:rFonts w:cs="Calibri"/>
                <w:color w:val="000000"/>
                <w:sz w:val="18"/>
                <w:szCs w:val="18"/>
              </w:rPr>
              <w:t>przemisbg</w:t>
            </w:r>
          </w:p>
        </w:tc>
        <w:tc>
          <w:tcPr>
            <w:tcW w:w="6804" w:type="dxa"/>
            <w:shd w:val="clear" w:color="auto" w:fill="auto"/>
            <w:noWrap/>
            <w:hideMark/>
          </w:tcPr>
          <w:p w14:paraId="12D359D2" w14:textId="4DD66691" w:rsidR="00FC5956" w:rsidRPr="00FC5956" w:rsidRDefault="00FC5956"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No caso de existir algum registo a NULL, é assumido o valor ‘99999’</w:t>
            </w:r>
          </w:p>
        </w:tc>
      </w:tr>
      <w:tr w:rsidR="00FC5956" w:rsidRPr="00FB6E8E" w14:paraId="0926BD67" w14:textId="77777777" w:rsidTr="0072109A">
        <w:trPr>
          <w:trHeight w:val="290"/>
        </w:trPr>
        <w:tc>
          <w:tcPr>
            <w:tcW w:w="2196" w:type="dxa"/>
            <w:shd w:val="clear" w:color="auto" w:fill="auto"/>
            <w:noWrap/>
            <w:hideMark/>
          </w:tcPr>
          <w:p w14:paraId="4020F22B" w14:textId="77777777" w:rsidR="00FC5956" w:rsidRPr="00FB6E8E" w:rsidRDefault="00FC5956" w:rsidP="0072109A">
            <w:pPr>
              <w:rPr>
                <w:rFonts w:cs="Calibri"/>
                <w:color w:val="000000"/>
                <w:sz w:val="18"/>
                <w:szCs w:val="18"/>
              </w:rPr>
            </w:pPr>
            <w:r w:rsidRPr="00FB6E8E">
              <w:rPr>
                <w:rFonts w:cs="Calibri"/>
                <w:color w:val="000000"/>
                <w:sz w:val="18"/>
                <w:szCs w:val="18"/>
              </w:rPr>
              <w:t>mercapbg</w:t>
            </w:r>
          </w:p>
        </w:tc>
        <w:tc>
          <w:tcPr>
            <w:tcW w:w="6804" w:type="dxa"/>
            <w:shd w:val="clear" w:color="auto" w:fill="auto"/>
            <w:noWrap/>
            <w:hideMark/>
          </w:tcPr>
          <w:p w14:paraId="284F340E" w14:textId="77777777" w:rsidR="00FC5956" w:rsidRDefault="00FC5956"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No caso de existir algum registo a NULL, é assumido o valor ‘99999’</w:t>
            </w:r>
          </w:p>
          <w:p w14:paraId="4AF737DC" w14:textId="6B5DFB26" w:rsidR="00FC5956" w:rsidRPr="00FC5956" w:rsidRDefault="00FC5956"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 xml:space="preserve">Caso o campo não esteja preenchido com </w:t>
            </w:r>
            <w:r>
              <w:rPr>
                <w:rFonts w:cs="Calibri"/>
                <w:color w:val="000000"/>
                <w:sz w:val="18"/>
                <w:szCs w:val="18"/>
              </w:rPr>
              <w:t>5</w:t>
            </w:r>
            <w:r w:rsidRPr="00FC5956">
              <w:rPr>
                <w:rFonts w:cs="Calibri"/>
                <w:color w:val="000000"/>
                <w:sz w:val="18"/>
                <w:szCs w:val="18"/>
              </w:rPr>
              <w:t xml:space="preserve"> caracteres, é acrescentado o dígito ‘0’ à esquerda, até perfazer o comprimento de campo desejado.</w:t>
            </w:r>
          </w:p>
        </w:tc>
      </w:tr>
      <w:tr w:rsidR="00FC5956" w:rsidRPr="00FB6E8E" w14:paraId="188459D8" w14:textId="77777777" w:rsidTr="0072109A">
        <w:trPr>
          <w:trHeight w:val="290"/>
        </w:trPr>
        <w:tc>
          <w:tcPr>
            <w:tcW w:w="2196" w:type="dxa"/>
            <w:shd w:val="clear" w:color="auto" w:fill="auto"/>
            <w:noWrap/>
            <w:hideMark/>
          </w:tcPr>
          <w:p w14:paraId="2E3CE106" w14:textId="77777777" w:rsidR="00FC5956" w:rsidRPr="00FB6E8E" w:rsidRDefault="00FC5956" w:rsidP="0072109A">
            <w:pPr>
              <w:rPr>
                <w:rFonts w:cs="Calibri"/>
                <w:color w:val="000000"/>
                <w:sz w:val="18"/>
                <w:szCs w:val="18"/>
              </w:rPr>
            </w:pPr>
            <w:r w:rsidRPr="00FB6E8E">
              <w:rPr>
                <w:rFonts w:cs="Calibri"/>
                <w:color w:val="000000"/>
                <w:sz w:val="18"/>
                <w:szCs w:val="18"/>
              </w:rPr>
              <w:t>qtitulos</w:t>
            </w:r>
          </w:p>
        </w:tc>
        <w:tc>
          <w:tcPr>
            <w:tcW w:w="6804" w:type="dxa"/>
            <w:shd w:val="clear" w:color="auto" w:fill="auto"/>
            <w:noWrap/>
            <w:hideMark/>
          </w:tcPr>
          <w:p w14:paraId="1BCCF76D" w14:textId="77777777" w:rsidR="00FC5956" w:rsidRDefault="00FC5956" w:rsidP="00984DB3">
            <w:pPr>
              <w:pStyle w:val="ListParagraph"/>
              <w:numPr>
                <w:ilvl w:val="0"/>
                <w:numId w:val="46"/>
              </w:numPr>
              <w:ind w:left="357" w:hanging="357"/>
              <w:rPr>
                <w:rFonts w:cs="Calibri"/>
                <w:color w:val="000000"/>
                <w:sz w:val="18"/>
                <w:szCs w:val="18"/>
              </w:rPr>
            </w:pPr>
            <w:r>
              <w:rPr>
                <w:rFonts w:cs="Calibri"/>
                <w:color w:val="000000"/>
                <w:sz w:val="18"/>
                <w:szCs w:val="18"/>
              </w:rPr>
              <w:t>O formato do campo é alterado para STRING</w:t>
            </w:r>
          </w:p>
          <w:p w14:paraId="70917D64" w14:textId="213CC4AD" w:rsidR="00FC5956" w:rsidRPr="00FC5956" w:rsidRDefault="00FC5956" w:rsidP="00984DB3">
            <w:pPr>
              <w:pStyle w:val="ListParagraph"/>
              <w:numPr>
                <w:ilvl w:val="0"/>
                <w:numId w:val="46"/>
              </w:numPr>
              <w:ind w:left="357" w:hanging="357"/>
              <w:rPr>
                <w:rFonts w:cs="Calibri"/>
                <w:color w:val="000000"/>
                <w:sz w:val="18"/>
                <w:szCs w:val="18"/>
              </w:rPr>
            </w:pPr>
            <w:r w:rsidRPr="00FC5956">
              <w:rPr>
                <w:rFonts w:cs="Calibri"/>
                <w:color w:val="000000"/>
                <w:sz w:val="18"/>
                <w:szCs w:val="18"/>
              </w:rPr>
              <w:t>Todos os ‘.’ São substituídos por uma ‘,’</w:t>
            </w:r>
          </w:p>
        </w:tc>
      </w:tr>
      <w:tr w:rsidR="00FC5956" w:rsidRPr="00FB6E8E" w14:paraId="3AF30184" w14:textId="77777777" w:rsidTr="0072109A">
        <w:trPr>
          <w:trHeight w:val="290"/>
        </w:trPr>
        <w:tc>
          <w:tcPr>
            <w:tcW w:w="2196" w:type="dxa"/>
            <w:shd w:val="clear" w:color="auto" w:fill="auto"/>
            <w:noWrap/>
            <w:hideMark/>
          </w:tcPr>
          <w:p w14:paraId="28777854" w14:textId="77777777" w:rsidR="00FC5956" w:rsidRPr="00FB6E8E" w:rsidRDefault="00FC5956" w:rsidP="0072109A">
            <w:pPr>
              <w:rPr>
                <w:rFonts w:cs="Calibri"/>
                <w:color w:val="000000"/>
                <w:sz w:val="18"/>
                <w:szCs w:val="18"/>
              </w:rPr>
            </w:pPr>
            <w:r w:rsidRPr="00FB6E8E">
              <w:rPr>
                <w:rFonts w:cs="Calibri"/>
                <w:color w:val="000000"/>
                <w:sz w:val="18"/>
                <w:szCs w:val="18"/>
              </w:rPr>
              <w:t>indreferbg</w:t>
            </w:r>
          </w:p>
        </w:tc>
        <w:tc>
          <w:tcPr>
            <w:tcW w:w="6804" w:type="dxa"/>
            <w:shd w:val="clear" w:color="auto" w:fill="auto"/>
            <w:noWrap/>
            <w:hideMark/>
          </w:tcPr>
          <w:p w14:paraId="10A11EE3" w14:textId="77777777" w:rsidR="00FC5956" w:rsidRDefault="00FC5956"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No caso de existir algum registo a NULL, é assumido o valor ‘99999’</w:t>
            </w:r>
          </w:p>
          <w:p w14:paraId="0A500596" w14:textId="102AA729" w:rsidR="00FC5956" w:rsidRPr="00FC5956" w:rsidRDefault="00FC5956"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Caso o campo não esteja preenchido com 5 caracteres, é acrescentado o dígito ‘0’ à esquerda, até perfazer o comprimento de campo desejado.</w:t>
            </w:r>
          </w:p>
        </w:tc>
      </w:tr>
      <w:tr w:rsidR="00FC5956" w:rsidRPr="00FB6E8E" w14:paraId="0AA89D57" w14:textId="77777777" w:rsidTr="0072109A">
        <w:trPr>
          <w:trHeight w:val="290"/>
        </w:trPr>
        <w:tc>
          <w:tcPr>
            <w:tcW w:w="2196" w:type="dxa"/>
            <w:shd w:val="clear" w:color="auto" w:fill="auto"/>
            <w:noWrap/>
            <w:hideMark/>
          </w:tcPr>
          <w:p w14:paraId="178DFD5F" w14:textId="77777777" w:rsidR="00FC5956" w:rsidRPr="00FB6E8E" w:rsidRDefault="00FC5956" w:rsidP="0072109A">
            <w:pPr>
              <w:rPr>
                <w:rFonts w:cs="Calibri"/>
                <w:color w:val="000000"/>
                <w:sz w:val="18"/>
                <w:szCs w:val="18"/>
              </w:rPr>
            </w:pPr>
            <w:r w:rsidRPr="00FB6E8E">
              <w:rPr>
                <w:rFonts w:cs="Calibri"/>
                <w:color w:val="000000"/>
                <w:sz w:val="18"/>
                <w:szCs w:val="18"/>
              </w:rPr>
              <w:t>ttxjgarbg</w:t>
            </w:r>
          </w:p>
        </w:tc>
        <w:tc>
          <w:tcPr>
            <w:tcW w:w="6804" w:type="dxa"/>
            <w:shd w:val="clear" w:color="auto" w:fill="auto"/>
            <w:noWrap/>
            <w:hideMark/>
          </w:tcPr>
          <w:p w14:paraId="285336C2" w14:textId="77777777" w:rsidR="00FC5956" w:rsidRDefault="00FC5956"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No caso de existir algum registo a NULL, é assumido o valor ‘99999’</w:t>
            </w:r>
          </w:p>
          <w:p w14:paraId="3D3DE5E0" w14:textId="1B687B2F" w:rsidR="00FC5956" w:rsidRPr="00FC5956" w:rsidRDefault="00FC5956"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Caso o campo não esteja preenchido com 5 caracteres, é acrescentado o dígito ‘0’ à esquerda, até perfazer o comprimento de campo desejado.</w:t>
            </w:r>
          </w:p>
        </w:tc>
      </w:tr>
      <w:tr w:rsidR="00FC5956" w:rsidRPr="00FB6E8E" w14:paraId="4C50F3B7" w14:textId="77777777" w:rsidTr="0072109A">
        <w:trPr>
          <w:trHeight w:val="290"/>
        </w:trPr>
        <w:tc>
          <w:tcPr>
            <w:tcW w:w="2196" w:type="dxa"/>
            <w:shd w:val="clear" w:color="auto" w:fill="auto"/>
            <w:noWrap/>
            <w:hideMark/>
          </w:tcPr>
          <w:p w14:paraId="01A8D9B7" w14:textId="77777777" w:rsidR="00FC5956" w:rsidRPr="00FB6E8E" w:rsidRDefault="00FC5956" w:rsidP="0072109A">
            <w:pPr>
              <w:rPr>
                <w:rFonts w:cs="Calibri"/>
                <w:color w:val="000000"/>
                <w:sz w:val="18"/>
                <w:szCs w:val="18"/>
              </w:rPr>
            </w:pPr>
            <w:r w:rsidRPr="00FB6E8E">
              <w:rPr>
                <w:rFonts w:cs="Calibri"/>
                <w:color w:val="000000"/>
                <w:sz w:val="18"/>
                <w:szCs w:val="18"/>
              </w:rPr>
              <w:t>csegdora</w:t>
            </w:r>
          </w:p>
        </w:tc>
        <w:tc>
          <w:tcPr>
            <w:tcW w:w="6804" w:type="dxa"/>
            <w:shd w:val="clear" w:color="auto" w:fill="auto"/>
            <w:noWrap/>
            <w:hideMark/>
          </w:tcPr>
          <w:p w14:paraId="45B5036B" w14:textId="5F9FB33E" w:rsidR="00FC5956" w:rsidRPr="00FC5956" w:rsidRDefault="00FC5956" w:rsidP="00F63E90">
            <w:pPr>
              <w:pStyle w:val="ListParagraph"/>
              <w:numPr>
                <w:ilvl w:val="0"/>
                <w:numId w:val="51"/>
              </w:numPr>
              <w:ind w:left="357" w:hanging="357"/>
              <w:rPr>
                <w:rFonts w:cs="Calibri"/>
                <w:color w:val="000000"/>
                <w:sz w:val="18"/>
                <w:szCs w:val="18"/>
              </w:rPr>
            </w:pPr>
            <w:r w:rsidRPr="00FC5956">
              <w:rPr>
                <w:rFonts w:cs="Calibri"/>
                <w:color w:val="000000"/>
                <w:sz w:val="18"/>
                <w:szCs w:val="18"/>
              </w:rPr>
              <w:t>Sem transformações</w:t>
            </w:r>
          </w:p>
        </w:tc>
      </w:tr>
      <w:tr w:rsidR="00FC5956" w:rsidRPr="00FB6E8E" w14:paraId="50168534" w14:textId="77777777" w:rsidTr="0072109A">
        <w:trPr>
          <w:trHeight w:val="290"/>
        </w:trPr>
        <w:tc>
          <w:tcPr>
            <w:tcW w:w="2196" w:type="dxa"/>
            <w:shd w:val="clear" w:color="auto" w:fill="auto"/>
            <w:noWrap/>
            <w:hideMark/>
          </w:tcPr>
          <w:p w14:paraId="58A2A299" w14:textId="77777777" w:rsidR="00FC5956" w:rsidRPr="00FB6E8E" w:rsidRDefault="00FC5956" w:rsidP="0072109A">
            <w:pPr>
              <w:rPr>
                <w:rFonts w:cs="Calibri"/>
                <w:color w:val="000000"/>
                <w:sz w:val="18"/>
                <w:szCs w:val="18"/>
              </w:rPr>
            </w:pPr>
            <w:r w:rsidRPr="00FB6E8E">
              <w:rPr>
                <w:rFonts w:cs="Calibri"/>
                <w:color w:val="000000"/>
                <w:sz w:val="18"/>
                <w:szCs w:val="18"/>
              </w:rPr>
              <w:t>gcobapol</w:t>
            </w:r>
          </w:p>
        </w:tc>
        <w:tc>
          <w:tcPr>
            <w:tcW w:w="6804" w:type="dxa"/>
            <w:shd w:val="clear" w:color="auto" w:fill="auto"/>
            <w:noWrap/>
            <w:hideMark/>
          </w:tcPr>
          <w:p w14:paraId="74A453C1" w14:textId="77777777" w:rsidR="00FC5956" w:rsidRDefault="00FC5956" w:rsidP="00984DB3">
            <w:pPr>
              <w:pStyle w:val="ListParagraph"/>
              <w:numPr>
                <w:ilvl w:val="0"/>
                <w:numId w:val="46"/>
              </w:numPr>
              <w:ind w:left="357" w:hanging="357"/>
              <w:rPr>
                <w:rFonts w:cs="Calibri"/>
                <w:color w:val="000000"/>
                <w:sz w:val="18"/>
                <w:szCs w:val="18"/>
              </w:rPr>
            </w:pPr>
            <w:r>
              <w:rPr>
                <w:rFonts w:cs="Calibri"/>
                <w:color w:val="000000"/>
                <w:sz w:val="18"/>
                <w:szCs w:val="18"/>
              </w:rPr>
              <w:t>O formato do campo é alterado para STRING</w:t>
            </w:r>
          </w:p>
          <w:p w14:paraId="7244AFBB" w14:textId="5F2E03A7" w:rsidR="00FC5956" w:rsidRPr="00FC5956" w:rsidRDefault="00FC5956" w:rsidP="00984DB3">
            <w:pPr>
              <w:pStyle w:val="ListParagraph"/>
              <w:numPr>
                <w:ilvl w:val="0"/>
                <w:numId w:val="46"/>
              </w:numPr>
              <w:ind w:left="357" w:hanging="357"/>
              <w:rPr>
                <w:rFonts w:cs="Calibri"/>
                <w:color w:val="000000"/>
                <w:sz w:val="18"/>
                <w:szCs w:val="18"/>
              </w:rPr>
            </w:pPr>
            <w:r w:rsidRPr="00FC5956">
              <w:rPr>
                <w:rFonts w:cs="Calibri"/>
                <w:color w:val="000000"/>
                <w:sz w:val="18"/>
                <w:szCs w:val="18"/>
              </w:rPr>
              <w:t>Todos os ‘.’ São substituídos por uma ‘,’</w:t>
            </w:r>
          </w:p>
        </w:tc>
      </w:tr>
      <w:tr w:rsidR="00FC5956" w:rsidRPr="00FB6E8E" w14:paraId="6B15A53C" w14:textId="77777777" w:rsidTr="0072109A">
        <w:trPr>
          <w:trHeight w:val="290"/>
        </w:trPr>
        <w:tc>
          <w:tcPr>
            <w:tcW w:w="2196" w:type="dxa"/>
            <w:shd w:val="clear" w:color="auto" w:fill="auto"/>
            <w:noWrap/>
            <w:hideMark/>
          </w:tcPr>
          <w:p w14:paraId="0B0107DE" w14:textId="77777777" w:rsidR="00FC5956" w:rsidRPr="00FB6E8E" w:rsidRDefault="00FC5956" w:rsidP="0072109A">
            <w:pPr>
              <w:rPr>
                <w:rFonts w:cs="Calibri"/>
                <w:color w:val="000000"/>
                <w:sz w:val="18"/>
                <w:szCs w:val="18"/>
              </w:rPr>
            </w:pPr>
            <w:r w:rsidRPr="00FB6E8E">
              <w:rPr>
                <w:rFonts w:cs="Calibri"/>
                <w:color w:val="000000"/>
                <w:sz w:val="18"/>
                <w:szCs w:val="18"/>
              </w:rPr>
              <w:t>ndoc</w:t>
            </w:r>
          </w:p>
        </w:tc>
        <w:tc>
          <w:tcPr>
            <w:tcW w:w="6804" w:type="dxa"/>
            <w:shd w:val="clear" w:color="auto" w:fill="auto"/>
            <w:noWrap/>
            <w:hideMark/>
          </w:tcPr>
          <w:p w14:paraId="4197794F" w14:textId="3A12C309" w:rsidR="00FC5956" w:rsidRPr="00FC5956" w:rsidRDefault="00FC5956" w:rsidP="00984DB3">
            <w:pPr>
              <w:pStyle w:val="ListParagraph"/>
              <w:numPr>
                <w:ilvl w:val="0"/>
                <w:numId w:val="46"/>
              </w:numPr>
              <w:ind w:left="357" w:hanging="357"/>
              <w:rPr>
                <w:rFonts w:cs="Calibri"/>
                <w:color w:val="000000"/>
                <w:sz w:val="18"/>
                <w:szCs w:val="18"/>
              </w:rPr>
            </w:pPr>
            <w:r w:rsidRPr="00FC5956">
              <w:rPr>
                <w:rFonts w:cs="Calibri"/>
                <w:color w:val="000000"/>
                <w:sz w:val="18"/>
                <w:szCs w:val="18"/>
              </w:rPr>
              <w:t>Sem transformações</w:t>
            </w:r>
          </w:p>
        </w:tc>
      </w:tr>
      <w:tr w:rsidR="00FC5956" w:rsidRPr="00FB6E8E" w14:paraId="327FC63A" w14:textId="77777777" w:rsidTr="0072109A">
        <w:trPr>
          <w:trHeight w:val="290"/>
        </w:trPr>
        <w:tc>
          <w:tcPr>
            <w:tcW w:w="2196" w:type="dxa"/>
            <w:shd w:val="clear" w:color="auto" w:fill="auto"/>
            <w:noWrap/>
            <w:hideMark/>
          </w:tcPr>
          <w:p w14:paraId="3870F153" w14:textId="77777777" w:rsidR="00FC5956" w:rsidRPr="00FB6E8E" w:rsidRDefault="00FC5956" w:rsidP="0072109A">
            <w:pPr>
              <w:rPr>
                <w:rFonts w:cs="Calibri"/>
                <w:color w:val="000000"/>
                <w:sz w:val="18"/>
                <w:szCs w:val="18"/>
              </w:rPr>
            </w:pPr>
            <w:r w:rsidRPr="00FB6E8E">
              <w:rPr>
                <w:rFonts w:cs="Calibri"/>
                <w:color w:val="000000"/>
                <w:sz w:val="18"/>
                <w:szCs w:val="18"/>
              </w:rPr>
              <w:t>indocac</w:t>
            </w:r>
          </w:p>
        </w:tc>
        <w:tc>
          <w:tcPr>
            <w:tcW w:w="6804" w:type="dxa"/>
            <w:shd w:val="clear" w:color="auto" w:fill="auto"/>
            <w:noWrap/>
            <w:hideMark/>
          </w:tcPr>
          <w:p w14:paraId="5FE6C0D0" w14:textId="42D346A4" w:rsidR="00FC5956" w:rsidRPr="00FC5956" w:rsidRDefault="00FC5956" w:rsidP="00984DB3">
            <w:pPr>
              <w:pStyle w:val="ListParagraph"/>
              <w:numPr>
                <w:ilvl w:val="0"/>
                <w:numId w:val="46"/>
              </w:numPr>
              <w:ind w:left="357" w:hanging="357"/>
              <w:rPr>
                <w:rFonts w:cs="Calibri"/>
                <w:b/>
                <w:color w:val="000000"/>
                <w:sz w:val="18"/>
                <w:szCs w:val="18"/>
              </w:rPr>
            </w:pPr>
            <w:r w:rsidRPr="00FC5956">
              <w:rPr>
                <w:rFonts w:cs="Calibri"/>
                <w:color w:val="000000"/>
                <w:sz w:val="18"/>
                <w:szCs w:val="18"/>
              </w:rPr>
              <w:t>Sem transformações</w:t>
            </w:r>
          </w:p>
        </w:tc>
      </w:tr>
      <w:tr w:rsidR="00FC5956" w:rsidRPr="00FB6E8E" w14:paraId="511100D7" w14:textId="77777777" w:rsidTr="0072109A">
        <w:trPr>
          <w:trHeight w:val="290"/>
        </w:trPr>
        <w:tc>
          <w:tcPr>
            <w:tcW w:w="2196" w:type="dxa"/>
            <w:shd w:val="clear" w:color="auto" w:fill="auto"/>
            <w:noWrap/>
            <w:hideMark/>
          </w:tcPr>
          <w:p w14:paraId="6AE470AA" w14:textId="77777777" w:rsidR="00FC5956" w:rsidRPr="00FB6E8E" w:rsidRDefault="00FC5956" w:rsidP="0072109A">
            <w:pPr>
              <w:rPr>
                <w:rFonts w:cs="Calibri"/>
                <w:color w:val="000000"/>
                <w:sz w:val="18"/>
                <w:szCs w:val="18"/>
              </w:rPr>
            </w:pPr>
            <w:r w:rsidRPr="00FB6E8E">
              <w:rPr>
                <w:rFonts w:cs="Calibri"/>
                <w:color w:val="000000"/>
                <w:sz w:val="18"/>
                <w:szCs w:val="18"/>
              </w:rPr>
              <w:t>indocdom</w:t>
            </w:r>
          </w:p>
        </w:tc>
        <w:tc>
          <w:tcPr>
            <w:tcW w:w="6804" w:type="dxa"/>
            <w:shd w:val="clear" w:color="auto" w:fill="auto"/>
            <w:noWrap/>
            <w:hideMark/>
          </w:tcPr>
          <w:p w14:paraId="58C3228B" w14:textId="61B61F7C" w:rsidR="00FC5956" w:rsidRPr="00FC5956" w:rsidRDefault="00FC5956" w:rsidP="00984DB3">
            <w:pPr>
              <w:pStyle w:val="ListParagraph"/>
              <w:numPr>
                <w:ilvl w:val="0"/>
                <w:numId w:val="46"/>
              </w:numPr>
              <w:ind w:left="357" w:hanging="357"/>
              <w:rPr>
                <w:rFonts w:cs="Calibri"/>
                <w:color w:val="000000"/>
                <w:sz w:val="18"/>
                <w:szCs w:val="18"/>
              </w:rPr>
            </w:pPr>
            <w:r w:rsidRPr="00FC5956">
              <w:rPr>
                <w:rFonts w:cs="Calibri"/>
                <w:color w:val="000000"/>
                <w:sz w:val="18"/>
                <w:szCs w:val="18"/>
              </w:rPr>
              <w:t>Sem transformações</w:t>
            </w:r>
          </w:p>
        </w:tc>
      </w:tr>
      <w:tr w:rsidR="00FC5956" w:rsidRPr="00FB6E8E" w14:paraId="57184101" w14:textId="77777777" w:rsidTr="0072109A">
        <w:trPr>
          <w:trHeight w:val="290"/>
        </w:trPr>
        <w:tc>
          <w:tcPr>
            <w:tcW w:w="2196" w:type="dxa"/>
            <w:shd w:val="clear" w:color="auto" w:fill="auto"/>
            <w:noWrap/>
            <w:hideMark/>
          </w:tcPr>
          <w:p w14:paraId="145A29D9" w14:textId="77777777" w:rsidR="00FC5956" w:rsidRPr="00FB6E8E" w:rsidRDefault="00FC5956" w:rsidP="0072109A">
            <w:pPr>
              <w:rPr>
                <w:rFonts w:cs="Calibri"/>
                <w:color w:val="000000"/>
                <w:sz w:val="18"/>
                <w:szCs w:val="18"/>
              </w:rPr>
            </w:pPr>
            <w:r w:rsidRPr="00FB6E8E">
              <w:rPr>
                <w:rFonts w:cs="Calibri"/>
                <w:color w:val="000000"/>
                <w:sz w:val="18"/>
                <w:szCs w:val="18"/>
              </w:rPr>
              <w:t>indcat</w:t>
            </w:r>
          </w:p>
        </w:tc>
        <w:tc>
          <w:tcPr>
            <w:tcW w:w="6804" w:type="dxa"/>
            <w:shd w:val="clear" w:color="auto" w:fill="auto"/>
            <w:noWrap/>
            <w:hideMark/>
          </w:tcPr>
          <w:p w14:paraId="62043954" w14:textId="17A4B0F2" w:rsidR="00FC5956" w:rsidRPr="00FC5956" w:rsidRDefault="00FC5956" w:rsidP="00984DB3">
            <w:pPr>
              <w:pStyle w:val="ListParagraph"/>
              <w:numPr>
                <w:ilvl w:val="0"/>
                <w:numId w:val="46"/>
              </w:numPr>
              <w:ind w:left="357" w:hanging="357"/>
              <w:rPr>
                <w:rFonts w:cs="Calibri"/>
                <w:color w:val="000000"/>
                <w:sz w:val="18"/>
                <w:szCs w:val="18"/>
              </w:rPr>
            </w:pPr>
            <w:r w:rsidRPr="00FC5956">
              <w:rPr>
                <w:rFonts w:cs="Calibri"/>
                <w:color w:val="000000"/>
                <w:sz w:val="18"/>
                <w:szCs w:val="18"/>
              </w:rPr>
              <w:t>Sem transformações</w:t>
            </w:r>
          </w:p>
        </w:tc>
      </w:tr>
      <w:tr w:rsidR="00FC5956" w:rsidRPr="00FB6E8E" w14:paraId="35D5A933" w14:textId="77777777" w:rsidTr="0072109A">
        <w:trPr>
          <w:trHeight w:val="290"/>
        </w:trPr>
        <w:tc>
          <w:tcPr>
            <w:tcW w:w="2196" w:type="dxa"/>
            <w:shd w:val="clear" w:color="auto" w:fill="auto"/>
            <w:noWrap/>
            <w:hideMark/>
          </w:tcPr>
          <w:p w14:paraId="58829602" w14:textId="77777777" w:rsidR="00FC5956" w:rsidRPr="00FB6E8E" w:rsidRDefault="00FC5956" w:rsidP="0072109A">
            <w:pPr>
              <w:rPr>
                <w:rFonts w:cs="Calibri"/>
                <w:color w:val="000000"/>
                <w:sz w:val="18"/>
                <w:szCs w:val="18"/>
              </w:rPr>
            </w:pPr>
            <w:r w:rsidRPr="00FB6E8E">
              <w:rPr>
                <w:rFonts w:cs="Calibri"/>
                <w:color w:val="000000"/>
                <w:sz w:val="18"/>
                <w:szCs w:val="18"/>
              </w:rPr>
              <w:t>encgass</w:t>
            </w:r>
          </w:p>
        </w:tc>
        <w:tc>
          <w:tcPr>
            <w:tcW w:w="6804" w:type="dxa"/>
            <w:shd w:val="clear" w:color="auto" w:fill="auto"/>
            <w:noWrap/>
            <w:hideMark/>
          </w:tcPr>
          <w:p w14:paraId="1ADB3CEC" w14:textId="7BF0FE1A" w:rsidR="00FC5956" w:rsidRDefault="00FC5956"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No caso de existir algum registo a NULL, é assumido o valor ‘</w:t>
            </w:r>
            <w:r>
              <w:rPr>
                <w:rFonts w:cs="Calibri"/>
                <w:color w:val="000000"/>
                <w:sz w:val="18"/>
                <w:szCs w:val="18"/>
              </w:rPr>
              <w:t>0</w:t>
            </w:r>
            <w:r w:rsidRPr="00FC5956">
              <w:rPr>
                <w:rFonts w:cs="Calibri"/>
                <w:color w:val="000000"/>
                <w:sz w:val="18"/>
                <w:szCs w:val="18"/>
              </w:rPr>
              <w:t>’</w:t>
            </w:r>
          </w:p>
          <w:p w14:paraId="5517018E" w14:textId="77777777" w:rsidR="00FC5956" w:rsidRDefault="00FC5956" w:rsidP="00F63E90">
            <w:pPr>
              <w:pStyle w:val="ListParagraph"/>
              <w:numPr>
                <w:ilvl w:val="0"/>
                <w:numId w:val="49"/>
              </w:numPr>
              <w:ind w:left="357" w:hanging="357"/>
              <w:rPr>
                <w:rFonts w:cs="Calibri"/>
                <w:color w:val="000000"/>
                <w:sz w:val="18"/>
                <w:szCs w:val="18"/>
              </w:rPr>
            </w:pPr>
            <w:r>
              <w:rPr>
                <w:rFonts w:cs="Calibri"/>
                <w:color w:val="000000"/>
                <w:sz w:val="18"/>
                <w:szCs w:val="18"/>
              </w:rPr>
              <w:t>O formato do campo é alterado para STRING</w:t>
            </w:r>
          </w:p>
          <w:p w14:paraId="24C1B1FB" w14:textId="6EA39640" w:rsidR="00FC5956" w:rsidRPr="00FC5956" w:rsidRDefault="00FC5956"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Todos os ‘.’ São substituídos por uma ‘,’</w:t>
            </w:r>
          </w:p>
        </w:tc>
      </w:tr>
      <w:tr w:rsidR="00FC5956" w:rsidRPr="00FB6E8E" w14:paraId="20B89721" w14:textId="77777777" w:rsidTr="0072109A">
        <w:trPr>
          <w:trHeight w:val="290"/>
        </w:trPr>
        <w:tc>
          <w:tcPr>
            <w:tcW w:w="2196" w:type="dxa"/>
            <w:shd w:val="clear" w:color="auto" w:fill="auto"/>
            <w:noWrap/>
            <w:hideMark/>
          </w:tcPr>
          <w:p w14:paraId="60C8DA26" w14:textId="77777777" w:rsidR="00FC5956" w:rsidRPr="00FB6E8E" w:rsidRDefault="00FC5956" w:rsidP="0072109A">
            <w:pPr>
              <w:rPr>
                <w:rFonts w:cs="Calibri"/>
                <w:color w:val="000000"/>
                <w:sz w:val="18"/>
                <w:szCs w:val="18"/>
              </w:rPr>
            </w:pPr>
            <w:r w:rsidRPr="00FB6E8E">
              <w:rPr>
                <w:rFonts w:cs="Calibri"/>
                <w:color w:val="000000"/>
                <w:sz w:val="18"/>
                <w:szCs w:val="18"/>
              </w:rPr>
              <w:t>dtultmod</w:t>
            </w:r>
          </w:p>
        </w:tc>
        <w:tc>
          <w:tcPr>
            <w:tcW w:w="6804" w:type="dxa"/>
            <w:shd w:val="clear" w:color="auto" w:fill="auto"/>
            <w:noWrap/>
            <w:hideMark/>
          </w:tcPr>
          <w:p w14:paraId="1465CEBB" w14:textId="1E2820EC" w:rsidR="00FC5956" w:rsidRPr="00FC5956" w:rsidRDefault="00FC5956"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No caso de existir algum registo a NULL, é assumido o valor ‘</w:t>
            </w:r>
            <w:r>
              <w:rPr>
                <w:rFonts w:cs="Calibri"/>
                <w:color w:val="000000"/>
                <w:sz w:val="18"/>
                <w:szCs w:val="18"/>
              </w:rPr>
              <w:t>9999-12-31</w:t>
            </w:r>
            <w:r w:rsidRPr="00FC5956">
              <w:rPr>
                <w:rFonts w:cs="Calibri"/>
                <w:color w:val="000000"/>
                <w:sz w:val="18"/>
                <w:szCs w:val="18"/>
              </w:rPr>
              <w:t>’</w:t>
            </w:r>
          </w:p>
        </w:tc>
      </w:tr>
      <w:tr w:rsidR="00FC5956" w:rsidRPr="00FB6E8E" w14:paraId="1D11558A" w14:textId="77777777" w:rsidTr="0072109A">
        <w:trPr>
          <w:trHeight w:val="290"/>
        </w:trPr>
        <w:tc>
          <w:tcPr>
            <w:tcW w:w="2196" w:type="dxa"/>
            <w:shd w:val="clear" w:color="auto" w:fill="auto"/>
            <w:noWrap/>
            <w:hideMark/>
          </w:tcPr>
          <w:p w14:paraId="648A937E" w14:textId="77777777" w:rsidR="00FC5956" w:rsidRPr="00FB6E8E" w:rsidRDefault="00FC5956" w:rsidP="0072109A">
            <w:pPr>
              <w:rPr>
                <w:rFonts w:cs="Calibri"/>
                <w:color w:val="000000"/>
                <w:sz w:val="18"/>
                <w:szCs w:val="18"/>
              </w:rPr>
            </w:pPr>
            <w:r w:rsidRPr="00FB6E8E">
              <w:rPr>
                <w:rFonts w:cs="Calibri"/>
                <w:color w:val="000000"/>
                <w:sz w:val="18"/>
                <w:szCs w:val="18"/>
              </w:rPr>
              <w:t>cempresa</w:t>
            </w:r>
          </w:p>
        </w:tc>
        <w:tc>
          <w:tcPr>
            <w:tcW w:w="6804" w:type="dxa"/>
            <w:shd w:val="clear" w:color="auto" w:fill="auto"/>
            <w:noWrap/>
            <w:hideMark/>
          </w:tcPr>
          <w:p w14:paraId="3349460E" w14:textId="51C2F75C"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Caso o campo não esteja preenchido com 2 caracteres, é acrescentado o dígito ‘0’ à esquerda, até perfazer o comprimento de campo desejado.</w:t>
            </w:r>
          </w:p>
        </w:tc>
      </w:tr>
      <w:tr w:rsidR="00FC5956" w:rsidRPr="00FB6E8E" w14:paraId="0544A96A" w14:textId="77777777" w:rsidTr="0072109A">
        <w:trPr>
          <w:trHeight w:val="290"/>
        </w:trPr>
        <w:tc>
          <w:tcPr>
            <w:tcW w:w="2196" w:type="dxa"/>
            <w:shd w:val="clear" w:color="auto" w:fill="auto"/>
            <w:noWrap/>
            <w:hideMark/>
          </w:tcPr>
          <w:p w14:paraId="3D0B496D" w14:textId="77777777" w:rsidR="00FC5956" w:rsidRPr="00FB6E8E" w:rsidRDefault="00FC5956" w:rsidP="0072109A">
            <w:pPr>
              <w:rPr>
                <w:rFonts w:cs="Calibri"/>
                <w:color w:val="000000"/>
                <w:sz w:val="18"/>
                <w:szCs w:val="18"/>
              </w:rPr>
            </w:pPr>
            <w:r w:rsidRPr="00FB6E8E">
              <w:rPr>
                <w:rFonts w:cs="Calibri"/>
                <w:color w:val="000000"/>
                <w:sz w:val="18"/>
                <w:szCs w:val="18"/>
              </w:rPr>
              <w:t>cbalcao</w:t>
            </w:r>
          </w:p>
        </w:tc>
        <w:tc>
          <w:tcPr>
            <w:tcW w:w="6804" w:type="dxa"/>
            <w:shd w:val="clear" w:color="auto" w:fill="auto"/>
            <w:noWrap/>
            <w:hideMark/>
          </w:tcPr>
          <w:p w14:paraId="750CC092" w14:textId="3AE920D5"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Caso o campo não esteja preenchido com 4 caracteres, é acrescentado o dígito ‘0’ à esquerda, até perfazer o comprimento de campo desejado.</w:t>
            </w:r>
          </w:p>
        </w:tc>
      </w:tr>
      <w:tr w:rsidR="00FC5956" w:rsidRPr="00FB6E8E" w14:paraId="4414F7EA" w14:textId="77777777" w:rsidTr="0072109A">
        <w:trPr>
          <w:trHeight w:val="290"/>
        </w:trPr>
        <w:tc>
          <w:tcPr>
            <w:tcW w:w="2196" w:type="dxa"/>
            <w:shd w:val="clear" w:color="auto" w:fill="auto"/>
            <w:noWrap/>
            <w:hideMark/>
          </w:tcPr>
          <w:p w14:paraId="3623EB1A" w14:textId="77777777" w:rsidR="00FC5956" w:rsidRPr="00FB6E8E" w:rsidRDefault="00FC5956" w:rsidP="0072109A">
            <w:pPr>
              <w:rPr>
                <w:rFonts w:cs="Calibri"/>
                <w:color w:val="000000"/>
                <w:sz w:val="18"/>
                <w:szCs w:val="18"/>
              </w:rPr>
            </w:pPr>
            <w:r w:rsidRPr="00FB6E8E">
              <w:rPr>
                <w:rFonts w:cs="Calibri"/>
                <w:color w:val="000000"/>
                <w:sz w:val="18"/>
                <w:szCs w:val="18"/>
              </w:rPr>
              <w:t>cnumcta</w:t>
            </w:r>
          </w:p>
        </w:tc>
        <w:tc>
          <w:tcPr>
            <w:tcW w:w="6804" w:type="dxa"/>
            <w:shd w:val="clear" w:color="auto" w:fill="auto"/>
            <w:noWrap/>
            <w:hideMark/>
          </w:tcPr>
          <w:p w14:paraId="1AFF02A3" w14:textId="5D38C818"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Caso o campo não esteja preenchido com 11 caracteres, é acrescentado o dígito ‘0’ à esquerda, até perfazer o comprimento de campo desejado.</w:t>
            </w:r>
          </w:p>
        </w:tc>
      </w:tr>
      <w:tr w:rsidR="00FC5956" w:rsidRPr="00FB6E8E" w14:paraId="0794F837" w14:textId="77777777" w:rsidTr="0072109A">
        <w:trPr>
          <w:trHeight w:val="290"/>
        </w:trPr>
        <w:tc>
          <w:tcPr>
            <w:tcW w:w="2196" w:type="dxa"/>
            <w:shd w:val="clear" w:color="auto" w:fill="auto"/>
            <w:noWrap/>
            <w:hideMark/>
          </w:tcPr>
          <w:p w14:paraId="73779788" w14:textId="77777777" w:rsidR="00FC5956" w:rsidRPr="00FB6E8E" w:rsidRDefault="00FC5956" w:rsidP="0072109A">
            <w:pPr>
              <w:rPr>
                <w:rFonts w:cs="Calibri"/>
                <w:color w:val="000000"/>
                <w:sz w:val="18"/>
                <w:szCs w:val="18"/>
              </w:rPr>
            </w:pPr>
            <w:r w:rsidRPr="00FB6E8E">
              <w:rPr>
                <w:rFonts w:cs="Calibri"/>
                <w:color w:val="000000"/>
                <w:sz w:val="18"/>
                <w:szCs w:val="18"/>
              </w:rPr>
              <w:t>zcaucao</w:t>
            </w:r>
          </w:p>
        </w:tc>
        <w:tc>
          <w:tcPr>
            <w:tcW w:w="6804" w:type="dxa"/>
            <w:shd w:val="clear" w:color="auto" w:fill="auto"/>
            <w:noWrap/>
            <w:hideMark/>
          </w:tcPr>
          <w:p w14:paraId="4DFD4034" w14:textId="442FAA4B"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Caso o campo não esteja preenchido com 10 caracteres, é acrescentado o dígito ‘0’ à esquerda, até perfazer o comprimento de campo desejado.</w:t>
            </w:r>
          </w:p>
        </w:tc>
      </w:tr>
      <w:tr w:rsidR="00FC5956" w:rsidRPr="00FB6E8E" w14:paraId="726A400B" w14:textId="77777777" w:rsidTr="0072109A">
        <w:trPr>
          <w:trHeight w:val="290"/>
        </w:trPr>
        <w:tc>
          <w:tcPr>
            <w:tcW w:w="2196" w:type="dxa"/>
            <w:shd w:val="clear" w:color="auto" w:fill="auto"/>
            <w:noWrap/>
            <w:hideMark/>
          </w:tcPr>
          <w:p w14:paraId="790309FA" w14:textId="77777777" w:rsidR="00FC5956" w:rsidRPr="00FB6E8E" w:rsidRDefault="00FC5956" w:rsidP="0072109A">
            <w:pPr>
              <w:rPr>
                <w:rFonts w:cs="Calibri"/>
                <w:color w:val="000000"/>
                <w:sz w:val="18"/>
                <w:szCs w:val="18"/>
              </w:rPr>
            </w:pPr>
            <w:r w:rsidRPr="00FB6E8E">
              <w:rPr>
                <w:rFonts w:cs="Calibri"/>
                <w:color w:val="000000"/>
                <w:sz w:val="18"/>
                <w:szCs w:val="18"/>
              </w:rPr>
              <w:t>ckbalcao</w:t>
            </w:r>
          </w:p>
        </w:tc>
        <w:tc>
          <w:tcPr>
            <w:tcW w:w="6804" w:type="dxa"/>
            <w:shd w:val="clear" w:color="auto" w:fill="auto"/>
            <w:noWrap/>
            <w:hideMark/>
          </w:tcPr>
          <w:p w14:paraId="04A2BE46" w14:textId="3A54B6AC"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Caso o campo não esteja preenchido com 4 caracteres, é acrescentado o dígito ‘0’ à esquerda, até perfazer o comprimento de campo desejado.</w:t>
            </w:r>
          </w:p>
        </w:tc>
      </w:tr>
      <w:tr w:rsidR="00FC5956" w:rsidRPr="00FB6E8E" w14:paraId="40BBC6F2" w14:textId="77777777" w:rsidTr="0072109A">
        <w:trPr>
          <w:trHeight w:val="290"/>
        </w:trPr>
        <w:tc>
          <w:tcPr>
            <w:tcW w:w="2196" w:type="dxa"/>
            <w:shd w:val="clear" w:color="auto" w:fill="auto"/>
            <w:noWrap/>
            <w:hideMark/>
          </w:tcPr>
          <w:p w14:paraId="7127E42C" w14:textId="77777777" w:rsidR="00FC5956" w:rsidRPr="00FB6E8E" w:rsidRDefault="00FC5956" w:rsidP="0072109A">
            <w:pPr>
              <w:rPr>
                <w:rFonts w:cs="Calibri"/>
                <w:color w:val="000000"/>
                <w:sz w:val="18"/>
                <w:szCs w:val="18"/>
              </w:rPr>
            </w:pPr>
            <w:r w:rsidRPr="00FB6E8E">
              <w:rPr>
                <w:rFonts w:cs="Calibri"/>
                <w:color w:val="000000"/>
                <w:sz w:val="18"/>
                <w:szCs w:val="18"/>
              </w:rPr>
              <w:t>cknumcta</w:t>
            </w:r>
          </w:p>
        </w:tc>
        <w:tc>
          <w:tcPr>
            <w:tcW w:w="6804" w:type="dxa"/>
            <w:shd w:val="clear" w:color="auto" w:fill="auto"/>
            <w:noWrap/>
            <w:hideMark/>
          </w:tcPr>
          <w:p w14:paraId="226967B1" w14:textId="39A68D25"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Caso o campo não esteja preenchido com 11 caracteres, é acrescentado o dígito ‘0’ à esquerda, até perfazer o comprimento de campo desejado.</w:t>
            </w:r>
          </w:p>
        </w:tc>
      </w:tr>
      <w:tr w:rsidR="00FC5956" w:rsidRPr="00FB6E8E" w14:paraId="3686C806" w14:textId="77777777" w:rsidTr="0072109A">
        <w:trPr>
          <w:trHeight w:val="290"/>
        </w:trPr>
        <w:tc>
          <w:tcPr>
            <w:tcW w:w="2196" w:type="dxa"/>
            <w:shd w:val="clear" w:color="auto" w:fill="auto"/>
            <w:noWrap/>
            <w:hideMark/>
          </w:tcPr>
          <w:p w14:paraId="7ECBFCFD" w14:textId="77777777" w:rsidR="00FC5956" w:rsidRPr="00FB6E8E" w:rsidRDefault="00FC5956" w:rsidP="0072109A">
            <w:pPr>
              <w:rPr>
                <w:rFonts w:cs="Calibri"/>
                <w:color w:val="000000"/>
                <w:sz w:val="18"/>
                <w:szCs w:val="18"/>
              </w:rPr>
            </w:pPr>
            <w:r w:rsidRPr="00FB6E8E">
              <w:rPr>
                <w:rFonts w:cs="Calibri"/>
                <w:color w:val="000000"/>
                <w:sz w:val="18"/>
                <w:szCs w:val="18"/>
              </w:rPr>
              <w:t>zdeposit</w:t>
            </w:r>
          </w:p>
        </w:tc>
        <w:tc>
          <w:tcPr>
            <w:tcW w:w="6804" w:type="dxa"/>
            <w:shd w:val="clear" w:color="auto" w:fill="auto"/>
            <w:noWrap/>
            <w:hideMark/>
          </w:tcPr>
          <w:p w14:paraId="72B57642" w14:textId="4D32D029"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Caso o campo não esteja preenchido com 15 caracteres, é acrescentado o dígito ‘0’ à esquerda, até perfazer o comprimento de campo desejado.</w:t>
            </w:r>
          </w:p>
        </w:tc>
      </w:tr>
      <w:tr w:rsidR="00FC5956" w:rsidRPr="00FB6E8E" w14:paraId="51F3D034" w14:textId="77777777" w:rsidTr="0072109A">
        <w:trPr>
          <w:trHeight w:val="290"/>
        </w:trPr>
        <w:tc>
          <w:tcPr>
            <w:tcW w:w="2196" w:type="dxa"/>
            <w:shd w:val="clear" w:color="auto" w:fill="auto"/>
            <w:noWrap/>
            <w:hideMark/>
          </w:tcPr>
          <w:p w14:paraId="6BB4665E" w14:textId="77777777" w:rsidR="00FC5956" w:rsidRPr="00FB6E8E" w:rsidRDefault="00FC5956" w:rsidP="0072109A">
            <w:pPr>
              <w:rPr>
                <w:rFonts w:cs="Calibri"/>
                <w:color w:val="000000"/>
                <w:sz w:val="18"/>
                <w:szCs w:val="18"/>
              </w:rPr>
            </w:pPr>
            <w:r w:rsidRPr="00FB6E8E">
              <w:rPr>
                <w:rFonts w:cs="Calibri"/>
                <w:color w:val="000000"/>
                <w:sz w:val="18"/>
                <w:szCs w:val="18"/>
              </w:rPr>
              <w:t>ckproduto</w:t>
            </w:r>
          </w:p>
        </w:tc>
        <w:tc>
          <w:tcPr>
            <w:tcW w:w="6804" w:type="dxa"/>
            <w:shd w:val="clear" w:color="auto" w:fill="auto"/>
            <w:noWrap/>
            <w:hideMark/>
          </w:tcPr>
          <w:p w14:paraId="02C81C56" w14:textId="4AB72076"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Sem transformações</w:t>
            </w:r>
          </w:p>
        </w:tc>
      </w:tr>
      <w:tr w:rsidR="00FC5956" w:rsidRPr="00FB6E8E" w14:paraId="52D2A5FD" w14:textId="77777777" w:rsidTr="0072109A">
        <w:trPr>
          <w:trHeight w:val="290"/>
        </w:trPr>
        <w:tc>
          <w:tcPr>
            <w:tcW w:w="2196" w:type="dxa"/>
            <w:shd w:val="clear" w:color="auto" w:fill="auto"/>
            <w:noWrap/>
            <w:hideMark/>
          </w:tcPr>
          <w:p w14:paraId="1187473E" w14:textId="77777777" w:rsidR="00FC5956" w:rsidRPr="00FB6E8E" w:rsidRDefault="00FC5956" w:rsidP="0072109A">
            <w:pPr>
              <w:rPr>
                <w:rFonts w:cs="Calibri"/>
                <w:color w:val="000000"/>
                <w:sz w:val="18"/>
                <w:szCs w:val="18"/>
              </w:rPr>
            </w:pPr>
            <w:r w:rsidRPr="00FB6E8E">
              <w:rPr>
                <w:rFonts w:cs="Calibri"/>
                <w:color w:val="000000"/>
                <w:sz w:val="18"/>
                <w:szCs w:val="18"/>
              </w:rPr>
              <w:t>cksubprod</w:t>
            </w:r>
          </w:p>
        </w:tc>
        <w:tc>
          <w:tcPr>
            <w:tcW w:w="6804" w:type="dxa"/>
            <w:shd w:val="clear" w:color="auto" w:fill="auto"/>
            <w:noWrap/>
            <w:hideMark/>
          </w:tcPr>
          <w:p w14:paraId="0DC4D2AB" w14:textId="1F2F486B"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Sem transformações</w:t>
            </w:r>
          </w:p>
        </w:tc>
      </w:tr>
      <w:tr w:rsidR="00FC5956" w:rsidRPr="00FB6E8E" w14:paraId="01E7EE61" w14:textId="77777777" w:rsidTr="0072109A">
        <w:trPr>
          <w:trHeight w:val="290"/>
        </w:trPr>
        <w:tc>
          <w:tcPr>
            <w:tcW w:w="2196" w:type="dxa"/>
            <w:shd w:val="clear" w:color="auto" w:fill="auto"/>
            <w:noWrap/>
            <w:hideMark/>
          </w:tcPr>
          <w:p w14:paraId="7636B9C4" w14:textId="77777777" w:rsidR="00FC5956" w:rsidRPr="00FB6E8E" w:rsidRDefault="00FC5956" w:rsidP="0072109A">
            <w:pPr>
              <w:rPr>
                <w:rFonts w:cs="Calibri"/>
                <w:color w:val="000000"/>
                <w:sz w:val="18"/>
                <w:szCs w:val="18"/>
              </w:rPr>
            </w:pPr>
            <w:r w:rsidRPr="00FB6E8E">
              <w:rPr>
                <w:rFonts w:cs="Calibri"/>
                <w:color w:val="000000"/>
                <w:sz w:val="18"/>
                <w:szCs w:val="18"/>
              </w:rPr>
              <w:t>cmarca</w:t>
            </w:r>
          </w:p>
        </w:tc>
        <w:tc>
          <w:tcPr>
            <w:tcW w:w="6804" w:type="dxa"/>
            <w:shd w:val="clear" w:color="auto" w:fill="auto"/>
            <w:noWrap/>
            <w:hideMark/>
          </w:tcPr>
          <w:p w14:paraId="2C8192C2" w14:textId="07215C5D"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Sem transformações</w:t>
            </w:r>
          </w:p>
        </w:tc>
      </w:tr>
      <w:tr w:rsidR="00FC5956" w:rsidRPr="00FB6E8E" w14:paraId="0B4E34B2" w14:textId="77777777" w:rsidTr="0072109A">
        <w:trPr>
          <w:trHeight w:val="290"/>
        </w:trPr>
        <w:tc>
          <w:tcPr>
            <w:tcW w:w="2196" w:type="dxa"/>
            <w:shd w:val="clear" w:color="auto" w:fill="auto"/>
            <w:noWrap/>
            <w:hideMark/>
          </w:tcPr>
          <w:p w14:paraId="39B0A0CF" w14:textId="77777777" w:rsidR="00FC5956" w:rsidRPr="00FB6E8E" w:rsidRDefault="00FC5956" w:rsidP="0072109A">
            <w:pPr>
              <w:rPr>
                <w:rFonts w:cs="Calibri"/>
                <w:color w:val="000000"/>
                <w:sz w:val="18"/>
                <w:szCs w:val="18"/>
              </w:rPr>
            </w:pPr>
            <w:r w:rsidRPr="00FB6E8E">
              <w:rPr>
                <w:rFonts w:cs="Calibri"/>
                <w:color w:val="000000"/>
                <w:sz w:val="18"/>
                <w:szCs w:val="18"/>
              </w:rPr>
              <w:t>tipobeml</w:t>
            </w:r>
          </w:p>
        </w:tc>
        <w:tc>
          <w:tcPr>
            <w:tcW w:w="6804" w:type="dxa"/>
            <w:shd w:val="clear" w:color="auto" w:fill="auto"/>
            <w:noWrap/>
            <w:hideMark/>
          </w:tcPr>
          <w:p w14:paraId="4815E710" w14:textId="40355E6C"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Sem transformações</w:t>
            </w:r>
          </w:p>
        </w:tc>
      </w:tr>
      <w:tr w:rsidR="00FC5956" w:rsidRPr="00FB6E8E" w14:paraId="559D8408" w14:textId="77777777" w:rsidTr="0072109A">
        <w:trPr>
          <w:trHeight w:val="290"/>
        </w:trPr>
        <w:tc>
          <w:tcPr>
            <w:tcW w:w="2196" w:type="dxa"/>
            <w:shd w:val="clear" w:color="auto" w:fill="auto"/>
            <w:noWrap/>
            <w:hideMark/>
          </w:tcPr>
          <w:p w14:paraId="52484902" w14:textId="77777777" w:rsidR="00FC5956" w:rsidRPr="00FB6E8E" w:rsidRDefault="00FC5956" w:rsidP="0072109A">
            <w:pPr>
              <w:rPr>
                <w:rFonts w:cs="Calibri"/>
                <w:color w:val="000000"/>
                <w:sz w:val="18"/>
                <w:szCs w:val="18"/>
              </w:rPr>
            </w:pPr>
            <w:r w:rsidRPr="00FB6E8E">
              <w:rPr>
                <w:rFonts w:cs="Calibri"/>
                <w:color w:val="000000"/>
                <w:sz w:val="18"/>
                <w:szCs w:val="18"/>
              </w:rPr>
              <w:t>ctipdvpb</w:t>
            </w:r>
          </w:p>
        </w:tc>
        <w:tc>
          <w:tcPr>
            <w:tcW w:w="6804" w:type="dxa"/>
            <w:shd w:val="clear" w:color="auto" w:fill="auto"/>
            <w:noWrap/>
            <w:hideMark/>
          </w:tcPr>
          <w:p w14:paraId="3BD55BF9" w14:textId="77777777"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No caso de existir algum registo a NULL, é assumido o valor ‘99999’</w:t>
            </w:r>
          </w:p>
          <w:p w14:paraId="3A25C258" w14:textId="704517B4" w:rsidR="003E09FE"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Caso o campo não esteja preenchido com 5 caracteres, é acrescentado o dígito ‘0’ à esquerda, até perfazer o comprimento de campo desejado.</w:t>
            </w:r>
          </w:p>
        </w:tc>
      </w:tr>
      <w:tr w:rsidR="00FC5956" w:rsidRPr="00FB6E8E" w14:paraId="72BC7740" w14:textId="77777777" w:rsidTr="0072109A">
        <w:trPr>
          <w:trHeight w:val="290"/>
        </w:trPr>
        <w:tc>
          <w:tcPr>
            <w:tcW w:w="2196" w:type="dxa"/>
            <w:shd w:val="clear" w:color="auto" w:fill="auto"/>
            <w:noWrap/>
            <w:hideMark/>
          </w:tcPr>
          <w:p w14:paraId="16DF0D7C" w14:textId="77777777" w:rsidR="00FC5956" w:rsidRPr="00FB6E8E" w:rsidRDefault="00FC5956" w:rsidP="0072109A">
            <w:pPr>
              <w:rPr>
                <w:rFonts w:cs="Calibri"/>
                <w:color w:val="000000"/>
                <w:sz w:val="18"/>
                <w:szCs w:val="18"/>
              </w:rPr>
            </w:pPr>
            <w:r w:rsidRPr="00FB6E8E">
              <w:rPr>
                <w:rFonts w:cs="Calibri"/>
                <w:color w:val="000000"/>
                <w:sz w:val="18"/>
                <w:szCs w:val="18"/>
              </w:rPr>
              <w:t>cinddvpb</w:t>
            </w:r>
          </w:p>
        </w:tc>
        <w:tc>
          <w:tcPr>
            <w:tcW w:w="6804" w:type="dxa"/>
            <w:shd w:val="clear" w:color="auto" w:fill="auto"/>
            <w:noWrap/>
            <w:hideMark/>
          </w:tcPr>
          <w:p w14:paraId="491C3BA3" w14:textId="77777777" w:rsidR="003E09FE"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No caso de existir algum registo a NULL, é assumido o valor ‘99999’</w:t>
            </w:r>
          </w:p>
          <w:p w14:paraId="06151B14" w14:textId="5B28B06F"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Caso o campo não esteja preenchido com 5 caracteres, é acrescentado o dígito ‘0’ à esquerda, até perfazer o comprimento de campo desejado.</w:t>
            </w:r>
          </w:p>
        </w:tc>
      </w:tr>
      <w:tr w:rsidR="00FC5956" w:rsidRPr="00FB6E8E" w14:paraId="631C17AA" w14:textId="77777777" w:rsidTr="0072109A">
        <w:trPr>
          <w:trHeight w:val="290"/>
        </w:trPr>
        <w:tc>
          <w:tcPr>
            <w:tcW w:w="2196" w:type="dxa"/>
            <w:shd w:val="clear" w:color="auto" w:fill="auto"/>
            <w:noWrap/>
            <w:hideMark/>
          </w:tcPr>
          <w:p w14:paraId="4337B9CD" w14:textId="77777777" w:rsidR="00FC5956" w:rsidRPr="00FB6E8E" w:rsidRDefault="00FC5956" w:rsidP="0072109A">
            <w:pPr>
              <w:rPr>
                <w:rFonts w:cs="Calibri"/>
                <w:color w:val="000000"/>
                <w:sz w:val="18"/>
                <w:szCs w:val="18"/>
              </w:rPr>
            </w:pPr>
            <w:r w:rsidRPr="00FB6E8E">
              <w:rPr>
                <w:rFonts w:cs="Calibri"/>
                <w:color w:val="000000"/>
                <w:sz w:val="18"/>
                <w:szCs w:val="18"/>
              </w:rPr>
              <w:t>cfvalcot</w:t>
            </w:r>
          </w:p>
        </w:tc>
        <w:tc>
          <w:tcPr>
            <w:tcW w:w="6804" w:type="dxa"/>
            <w:shd w:val="clear" w:color="auto" w:fill="auto"/>
            <w:noWrap/>
            <w:hideMark/>
          </w:tcPr>
          <w:p w14:paraId="0E02EA09" w14:textId="77777777" w:rsidR="003E09FE"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No caso de existir algum registo a NULL, é assumido o valor ‘99999’</w:t>
            </w:r>
          </w:p>
          <w:p w14:paraId="4BDFC883" w14:textId="20D9030F"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lastRenderedPageBreak/>
              <w:t>Caso o campo não esteja preenchido com 5 caracteres, é acrescentado o dígito ‘0’ à esquerda, até perfazer o comprimento de campo desejado.</w:t>
            </w:r>
          </w:p>
        </w:tc>
      </w:tr>
      <w:tr w:rsidR="003E09FE" w:rsidRPr="00FB6E8E" w14:paraId="1744ACEB" w14:textId="77777777" w:rsidTr="0072109A">
        <w:trPr>
          <w:trHeight w:val="290"/>
        </w:trPr>
        <w:tc>
          <w:tcPr>
            <w:tcW w:w="2196" w:type="dxa"/>
            <w:shd w:val="clear" w:color="auto" w:fill="auto"/>
            <w:noWrap/>
            <w:hideMark/>
          </w:tcPr>
          <w:p w14:paraId="47C4B8F0" w14:textId="77777777" w:rsidR="003E09FE" w:rsidRPr="00FB6E8E" w:rsidRDefault="003E09FE" w:rsidP="0072109A">
            <w:pPr>
              <w:rPr>
                <w:rFonts w:cs="Calibri"/>
                <w:color w:val="000000"/>
                <w:sz w:val="18"/>
                <w:szCs w:val="18"/>
              </w:rPr>
            </w:pPr>
            <w:r w:rsidRPr="00FB6E8E">
              <w:rPr>
                <w:rFonts w:cs="Calibri"/>
                <w:color w:val="000000"/>
                <w:sz w:val="18"/>
                <w:szCs w:val="18"/>
              </w:rPr>
              <w:lastRenderedPageBreak/>
              <w:t>cbem</w:t>
            </w:r>
          </w:p>
        </w:tc>
        <w:tc>
          <w:tcPr>
            <w:tcW w:w="6804" w:type="dxa"/>
            <w:shd w:val="clear" w:color="auto" w:fill="auto"/>
            <w:noWrap/>
            <w:hideMark/>
          </w:tcPr>
          <w:p w14:paraId="60F7A368" w14:textId="35D4FF02" w:rsidR="003E09FE"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Sem transformações</w:t>
            </w:r>
          </w:p>
        </w:tc>
      </w:tr>
      <w:tr w:rsidR="003E09FE" w:rsidRPr="00FB6E8E" w14:paraId="4AC805BD" w14:textId="77777777" w:rsidTr="0072109A">
        <w:trPr>
          <w:trHeight w:val="290"/>
        </w:trPr>
        <w:tc>
          <w:tcPr>
            <w:tcW w:w="2196" w:type="dxa"/>
            <w:shd w:val="clear" w:color="auto" w:fill="auto"/>
            <w:noWrap/>
            <w:hideMark/>
          </w:tcPr>
          <w:p w14:paraId="40AA6892" w14:textId="77777777" w:rsidR="003E09FE" w:rsidRPr="00FB6E8E" w:rsidRDefault="003E09FE" w:rsidP="0072109A">
            <w:pPr>
              <w:rPr>
                <w:rFonts w:cs="Calibri"/>
                <w:color w:val="000000"/>
                <w:sz w:val="18"/>
                <w:szCs w:val="18"/>
              </w:rPr>
            </w:pPr>
            <w:r w:rsidRPr="00FB6E8E">
              <w:rPr>
                <w:rFonts w:cs="Calibri"/>
                <w:color w:val="000000"/>
                <w:sz w:val="18"/>
                <w:szCs w:val="18"/>
              </w:rPr>
              <w:t>cpais</w:t>
            </w:r>
          </w:p>
        </w:tc>
        <w:tc>
          <w:tcPr>
            <w:tcW w:w="6804" w:type="dxa"/>
            <w:shd w:val="clear" w:color="auto" w:fill="auto"/>
            <w:noWrap/>
            <w:hideMark/>
          </w:tcPr>
          <w:p w14:paraId="647A8187" w14:textId="0E711A57" w:rsidR="003E09FE"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Sem transformações</w:t>
            </w:r>
          </w:p>
        </w:tc>
      </w:tr>
      <w:tr w:rsidR="003E09FE" w:rsidRPr="00FB6E8E" w14:paraId="60528AE5" w14:textId="77777777" w:rsidTr="0072109A">
        <w:trPr>
          <w:trHeight w:val="290"/>
        </w:trPr>
        <w:tc>
          <w:tcPr>
            <w:tcW w:w="2196" w:type="dxa"/>
            <w:shd w:val="clear" w:color="auto" w:fill="auto"/>
            <w:noWrap/>
            <w:hideMark/>
          </w:tcPr>
          <w:p w14:paraId="7690FA80" w14:textId="77777777" w:rsidR="003E09FE" w:rsidRPr="00FB6E8E" w:rsidRDefault="003E09FE" w:rsidP="0072109A">
            <w:pPr>
              <w:rPr>
                <w:rFonts w:cs="Calibri"/>
                <w:color w:val="000000"/>
                <w:sz w:val="18"/>
                <w:szCs w:val="18"/>
              </w:rPr>
            </w:pPr>
            <w:r w:rsidRPr="00FB6E8E">
              <w:rPr>
                <w:rFonts w:cs="Calibri"/>
                <w:color w:val="000000"/>
                <w:sz w:val="18"/>
                <w:szCs w:val="18"/>
              </w:rPr>
              <w:t>cmoeorig</w:t>
            </w:r>
          </w:p>
        </w:tc>
        <w:tc>
          <w:tcPr>
            <w:tcW w:w="6804" w:type="dxa"/>
            <w:shd w:val="clear" w:color="auto" w:fill="auto"/>
            <w:noWrap/>
            <w:hideMark/>
          </w:tcPr>
          <w:p w14:paraId="32E6EE59" w14:textId="5CD2F811" w:rsidR="003E09FE" w:rsidRPr="00201679" w:rsidRDefault="003E09FE"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1F5ED0A8" w14:textId="77777777" w:rsidTr="0072109A">
        <w:trPr>
          <w:trHeight w:val="290"/>
        </w:trPr>
        <w:tc>
          <w:tcPr>
            <w:tcW w:w="2196" w:type="dxa"/>
            <w:shd w:val="clear" w:color="auto" w:fill="auto"/>
            <w:noWrap/>
            <w:hideMark/>
          </w:tcPr>
          <w:p w14:paraId="59A766BB" w14:textId="77777777" w:rsidR="003E09FE" w:rsidRPr="00FB6E8E" w:rsidRDefault="003E09FE" w:rsidP="0072109A">
            <w:pPr>
              <w:rPr>
                <w:rFonts w:cs="Calibri"/>
                <w:color w:val="000000"/>
                <w:sz w:val="18"/>
                <w:szCs w:val="18"/>
              </w:rPr>
            </w:pPr>
            <w:r w:rsidRPr="00FB6E8E">
              <w:rPr>
                <w:rFonts w:cs="Calibri"/>
                <w:color w:val="000000"/>
                <w:sz w:val="18"/>
                <w:szCs w:val="18"/>
              </w:rPr>
              <w:t>ctipiemi</w:t>
            </w:r>
          </w:p>
        </w:tc>
        <w:tc>
          <w:tcPr>
            <w:tcW w:w="6804" w:type="dxa"/>
            <w:shd w:val="clear" w:color="auto" w:fill="auto"/>
            <w:noWrap/>
            <w:hideMark/>
          </w:tcPr>
          <w:p w14:paraId="6194D0CE" w14:textId="77777777" w:rsidR="003E09FE"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No caso de existir algum registo a NULL, é assumido o valor ‘99999’</w:t>
            </w:r>
          </w:p>
          <w:p w14:paraId="061CF139" w14:textId="251B514B" w:rsidR="003E09FE" w:rsidRPr="00201679" w:rsidRDefault="003E09FE"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Caso o campo não esteja preenchido com 5 caracteres, é acrescentado o dígito ‘0’ à esquerda, até perfazer o comprimento de campo desejado.</w:t>
            </w:r>
          </w:p>
        </w:tc>
      </w:tr>
      <w:tr w:rsidR="003E09FE" w:rsidRPr="00FB6E8E" w14:paraId="1E43CA53" w14:textId="77777777" w:rsidTr="0072109A">
        <w:trPr>
          <w:trHeight w:val="290"/>
        </w:trPr>
        <w:tc>
          <w:tcPr>
            <w:tcW w:w="2196" w:type="dxa"/>
            <w:shd w:val="clear" w:color="auto" w:fill="auto"/>
            <w:noWrap/>
            <w:hideMark/>
          </w:tcPr>
          <w:p w14:paraId="1377724F" w14:textId="77777777" w:rsidR="003E09FE" w:rsidRPr="00FB6E8E" w:rsidRDefault="003E09FE" w:rsidP="0072109A">
            <w:pPr>
              <w:rPr>
                <w:rFonts w:cs="Calibri"/>
                <w:color w:val="000000"/>
                <w:sz w:val="18"/>
                <w:szCs w:val="18"/>
              </w:rPr>
            </w:pPr>
            <w:r w:rsidRPr="00FB6E8E">
              <w:rPr>
                <w:rFonts w:cs="Calibri"/>
                <w:color w:val="000000"/>
                <w:sz w:val="18"/>
                <w:szCs w:val="18"/>
              </w:rPr>
              <w:t>przemis</w:t>
            </w:r>
          </w:p>
        </w:tc>
        <w:tc>
          <w:tcPr>
            <w:tcW w:w="6804" w:type="dxa"/>
            <w:shd w:val="clear" w:color="auto" w:fill="auto"/>
            <w:noWrap/>
            <w:hideMark/>
          </w:tcPr>
          <w:p w14:paraId="14F136C8" w14:textId="77777777" w:rsidR="00201679" w:rsidRPr="003E09FE" w:rsidRDefault="00201679"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No caso de existir algum registo a NULL, é assumido o valor ‘99999’</w:t>
            </w:r>
          </w:p>
          <w:p w14:paraId="6868F9CB" w14:textId="04CF4544" w:rsidR="003E09FE"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Caso o campo não esteja preenchido com 5 caracteres, é acrescentado o dígito ‘0’ à esquerda, até perfazer o comprimento de campo desejado.</w:t>
            </w:r>
          </w:p>
        </w:tc>
      </w:tr>
      <w:tr w:rsidR="003E09FE" w:rsidRPr="00FB6E8E" w14:paraId="5D80DB1C" w14:textId="77777777" w:rsidTr="0072109A">
        <w:trPr>
          <w:trHeight w:val="290"/>
        </w:trPr>
        <w:tc>
          <w:tcPr>
            <w:tcW w:w="2196" w:type="dxa"/>
            <w:shd w:val="clear" w:color="auto" w:fill="auto"/>
            <w:noWrap/>
            <w:hideMark/>
          </w:tcPr>
          <w:p w14:paraId="29B58302" w14:textId="77777777" w:rsidR="003E09FE" w:rsidRPr="00FB6E8E" w:rsidRDefault="003E09FE" w:rsidP="0072109A">
            <w:pPr>
              <w:rPr>
                <w:rFonts w:cs="Calibri"/>
                <w:color w:val="000000"/>
                <w:sz w:val="18"/>
                <w:szCs w:val="18"/>
              </w:rPr>
            </w:pPr>
            <w:r w:rsidRPr="00FB6E8E">
              <w:rPr>
                <w:rFonts w:cs="Calibri"/>
                <w:color w:val="000000"/>
                <w:sz w:val="18"/>
                <w:szCs w:val="18"/>
              </w:rPr>
              <w:t>mercap</w:t>
            </w:r>
          </w:p>
        </w:tc>
        <w:tc>
          <w:tcPr>
            <w:tcW w:w="6804" w:type="dxa"/>
            <w:shd w:val="clear" w:color="auto" w:fill="auto"/>
            <w:noWrap/>
            <w:hideMark/>
          </w:tcPr>
          <w:p w14:paraId="336FA7B0" w14:textId="43C84F14" w:rsidR="003E09FE" w:rsidRPr="00201679" w:rsidRDefault="00201679" w:rsidP="00F63E90">
            <w:pPr>
              <w:pStyle w:val="ListParagraph"/>
              <w:numPr>
                <w:ilvl w:val="0"/>
                <w:numId w:val="52"/>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16FDC155" w14:textId="77777777" w:rsidTr="0072109A">
        <w:trPr>
          <w:trHeight w:val="290"/>
        </w:trPr>
        <w:tc>
          <w:tcPr>
            <w:tcW w:w="2196" w:type="dxa"/>
            <w:shd w:val="clear" w:color="auto" w:fill="auto"/>
            <w:noWrap/>
            <w:hideMark/>
          </w:tcPr>
          <w:p w14:paraId="3362A8A6" w14:textId="77777777" w:rsidR="003E09FE" w:rsidRPr="00FB6E8E" w:rsidRDefault="003E09FE" w:rsidP="0072109A">
            <w:pPr>
              <w:rPr>
                <w:rFonts w:cs="Calibri"/>
                <w:color w:val="000000"/>
                <w:sz w:val="18"/>
                <w:szCs w:val="18"/>
              </w:rPr>
            </w:pPr>
            <w:r w:rsidRPr="00FB6E8E">
              <w:rPr>
                <w:rFonts w:cs="Calibri"/>
                <w:color w:val="000000"/>
                <w:sz w:val="18"/>
                <w:szCs w:val="18"/>
              </w:rPr>
              <w:t>indrefer</w:t>
            </w:r>
          </w:p>
        </w:tc>
        <w:tc>
          <w:tcPr>
            <w:tcW w:w="6804" w:type="dxa"/>
            <w:shd w:val="clear" w:color="auto" w:fill="auto"/>
            <w:noWrap/>
            <w:hideMark/>
          </w:tcPr>
          <w:p w14:paraId="70608DBC" w14:textId="77777777" w:rsidR="00201679" w:rsidRPr="003E09FE" w:rsidRDefault="00201679"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No caso de existir algum registo a NULL, é assumido o valor ‘99999’</w:t>
            </w:r>
          </w:p>
          <w:p w14:paraId="6AECBC39" w14:textId="432A69B2" w:rsidR="003E09FE"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Caso o campo não esteja preenchido com 5 caracteres, é acrescentado o dígito ‘0’ à esquerda, até perfazer o comprimento de campo desejado.</w:t>
            </w:r>
          </w:p>
        </w:tc>
      </w:tr>
      <w:tr w:rsidR="003E09FE" w:rsidRPr="00FB6E8E" w14:paraId="5F7FA5A5" w14:textId="77777777" w:rsidTr="0072109A">
        <w:trPr>
          <w:trHeight w:val="290"/>
        </w:trPr>
        <w:tc>
          <w:tcPr>
            <w:tcW w:w="2196" w:type="dxa"/>
            <w:shd w:val="clear" w:color="auto" w:fill="auto"/>
            <w:noWrap/>
            <w:hideMark/>
          </w:tcPr>
          <w:p w14:paraId="1FEE9FA4" w14:textId="77777777" w:rsidR="003E09FE" w:rsidRPr="00FB6E8E" w:rsidRDefault="003E09FE" w:rsidP="0072109A">
            <w:pPr>
              <w:rPr>
                <w:rFonts w:cs="Calibri"/>
                <w:color w:val="000000"/>
                <w:sz w:val="18"/>
                <w:szCs w:val="18"/>
              </w:rPr>
            </w:pPr>
            <w:r w:rsidRPr="00FB6E8E">
              <w:rPr>
                <w:rFonts w:cs="Calibri"/>
                <w:color w:val="000000"/>
                <w:sz w:val="18"/>
                <w:szCs w:val="18"/>
              </w:rPr>
              <w:t>ttxjgar</w:t>
            </w:r>
          </w:p>
        </w:tc>
        <w:tc>
          <w:tcPr>
            <w:tcW w:w="6804" w:type="dxa"/>
            <w:shd w:val="clear" w:color="auto" w:fill="auto"/>
            <w:noWrap/>
            <w:hideMark/>
          </w:tcPr>
          <w:p w14:paraId="206F0E2D" w14:textId="72D4B042" w:rsidR="003E09FE"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4D556B6C" w14:textId="77777777" w:rsidTr="0072109A">
        <w:trPr>
          <w:trHeight w:val="290"/>
        </w:trPr>
        <w:tc>
          <w:tcPr>
            <w:tcW w:w="2196" w:type="dxa"/>
            <w:shd w:val="clear" w:color="auto" w:fill="auto"/>
            <w:noWrap/>
            <w:hideMark/>
          </w:tcPr>
          <w:p w14:paraId="3F0287DA" w14:textId="77777777" w:rsidR="003E09FE" w:rsidRPr="00FB6E8E" w:rsidRDefault="003E09FE" w:rsidP="0072109A">
            <w:pPr>
              <w:rPr>
                <w:rFonts w:cs="Calibri"/>
                <w:color w:val="000000"/>
                <w:sz w:val="18"/>
                <w:szCs w:val="18"/>
              </w:rPr>
            </w:pPr>
            <w:r w:rsidRPr="00FB6E8E">
              <w:rPr>
                <w:rFonts w:cs="Calibri"/>
                <w:color w:val="000000"/>
                <w:sz w:val="18"/>
                <w:szCs w:val="18"/>
              </w:rPr>
              <w:t>centidad</w:t>
            </w:r>
          </w:p>
        </w:tc>
        <w:tc>
          <w:tcPr>
            <w:tcW w:w="6804" w:type="dxa"/>
            <w:shd w:val="clear" w:color="auto" w:fill="auto"/>
            <w:noWrap/>
            <w:hideMark/>
          </w:tcPr>
          <w:p w14:paraId="5F229906" w14:textId="3A96B47A" w:rsidR="003E09FE"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2C847954" w14:textId="77777777" w:rsidTr="0072109A">
        <w:trPr>
          <w:trHeight w:val="290"/>
        </w:trPr>
        <w:tc>
          <w:tcPr>
            <w:tcW w:w="2196" w:type="dxa"/>
            <w:shd w:val="clear" w:color="auto" w:fill="auto"/>
            <w:noWrap/>
            <w:hideMark/>
          </w:tcPr>
          <w:p w14:paraId="6106EBD1" w14:textId="77777777" w:rsidR="003E09FE" w:rsidRPr="00FB6E8E" w:rsidRDefault="003E09FE" w:rsidP="0072109A">
            <w:pPr>
              <w:rPr>
                <w:rFonts w:cs="Calibri"/>
                <w:color w:val="000000"/>
                <w:sz w:val="18"/>
                <w:szCs w:val="18"/>
              </w:rPr>
            </w:pPr>
            <w:r w:rsidRPr="00FB6E8E">
              <w:rPr>
                <w:rFonts w:cs="Calibri"/>
                <w:color w:val="000000"/>
                <w:sz w:val="18"/>
                <w:szCs w:val="18"/>
              </w:rPr>
              <w:t>caplic</w:t>
            </w:r>
          </w:p>
        </w:tc>
        <w:tc>
          <w:tcPr>
            <w:tcW w:w="6804" w:type="dxa"/>
            <w:shd w:val="clear" w:color="auto" w:fill="auto"/>
            <w:noWrap/>
            <w:hideMark/>
          </w:tcPr>
          <w:p w14:paraId="6191AC1B" w14:textId="38BF251D" w:rsidR="003E09FE"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7711D3FD" w14:textId="77777777" w:rsidTr="0072109A">
        <w:trPr>
          <w:trHeight w:val="290"/>
        </w:trPr>
        <w:tc>
          <w:tcPr>
            <w:tcW w:w="2196" w:type="dxa"/>
            <w:shd w:val="clear" w:color="auto" w:fill="auto"/>
            <w:noWrap/>
            <w:hideMark/>
          </w:tcPr>
          <w:p w14:paraId="712F461B" w14:textId="77777777" w:rsidR="003E09FE" w:rsidRPr="00FB6E8E" w:rsidRDefault="003E09FE" w:rsidP="0072109A">
            <w:pPr>
              <w:rPr>
                <w:rFonts w:cs="Calibri"/>
                <w:color w:val="000000"/>
                <w:sz w:val="18"/>
                <w:szCs w:val="18"/>
              </w:rPr>
            </w:pPr>
            <w:r w:rsidRPr="00FB6E8E">
              <w:rPr>
                <w:rFonts w:cs="Calibri"/>
                <w:color w:val="000000"/>
                <w:sz w:val="18"/>
                <w:szCs w:val="18"/>
              </w:rPr>
              <w:t>isin</w:t>
            </w:r>
          </w:p>
        </w:tc>
        <w:tc>
          <w:tcPr>
            <w:tcW w:w="6804" w:type="dxa"/>
            <w:shd w:val="clear" w:color="auto" w:fill="auto"/>
            <w:noWrap/>
            <w:hideMark/>
          </w:tcPr>
          <w:p w14:paraId="3DA17BA9" w14:textId="772AE5D9" w:rsidR="003E09FE"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083EF279" w14:textId="77777777" w:rsidTr="0072109A">
        <w:trPr>
          <w:trHeight w:val="290"/>
        </w:trPr>
        <w:tc>
          <w:tcPr>
            <w:tcW w:w="2196" w:type="dxa"/>
            <w:shd w:val="clear" w:color="auto" w:fill="auto"/>
            <w:noWrap/>
            <w:hideMark/>
          </w:tcPr>
          <w:p w14:paraId="01FE89B3" w14:textId="77777777" w:rsidR="003E09FE" w:rsidRPr="00FB6E8E" w:rsidRDefault="003E09FE" w:rsidP="0072109A">
            <w:pPr>
              <w:rPr>
                <w:rFonts w:cs="Calibri"/>
                <w:color w:val="000000"/>
                <w:sz w:val="18"/>
                <w:szCs w:val="18"/>
              </w:rPr>
            </w:pPr>
            <w:r w:rsidRPr="00FB6E8E">
              <w:rPr>
                <w:rFonts w:cs="Calibri"/>
                <w:color w:val="000000"/>
                <w:sz w:val="18"/>
                <w:szCs w:val="18"/>
              </w:rPr>
              <w:t>cprodutol</w:t>
            </w:r>
          </w:p>
        </w:tc>
        <w:tc>
          <w:tcPr>
            <w:tcW w:w="6804" w:type="dxa"/>
            <w:shd w:val="clear" w:color="auto" w:fill="auto"/>
            <w:noWrap/>
            <w:hideMark/>
          </w:tcPr>
          <w:p w14:paraId="1CF54403" w14:textId="673D1661" w:rsidR="003E09FE"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6634B59F" w14:textId="77777777" w:rsidTr="0072109A">
        <w:trPr>
          <w:trHeight w:val="290"/>
        </w:trPr>
        <w:tc>
          <w:tcPr>
            <w:tcW w:w="2196" w:type="dxa"/>
            <w:shd w:val="clear" w:color="auto" w:fill="auto"/>
            <w:noWrap/>
            <w:hideMark/>
          </w:tcPr>
          <w:p w14:paraId="71E8CC18" w14:textId="77777777" w:rsidR="003E09FE" w:rsidRPr="00FB6E8E" w:rsidRDefault="003E09FE" w:rsidP="0072109A">
            <w:pPr>
              <w:rPr>
                <w:rFonts w:cs="Calibri"/>
                <w:color w:val="000000"/>
                <w:sz w:val="18"/>
                <w:szCs w:val="18"/>
              </w:rPr>
            </w:pPr>
            <w:r w:rsidRPr="00FB6E8E">
              <w:rPr>
                <w:rFonts w:cs="Calibri"/>
                <w:color w:val="000000"/>
                <w:sz w:val="18"/>
                <w:szCs w:val="18"/>
              </w:rPr>
              <w:t>csubprodl</w:t>
            </w:r>
          </w:p>
        </w:tc>
        <w:tc>
          <w:tcPr>
            <w:tcW w:w="6804" w:type="dxa"/>
            <w:shd w:val="clear" w:color="auto" w:fill="auto"/>
            <w:noWrap/>
            <w:hideMark/>
          </w:tcPr>
          <w:p w14:paraId="0AEAA125" w14:textId="1FB60431" w:rsidR="003E09FE"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59AB2E28" w14:textId="77777777" w:rsidTr="0072109A">
        <w:trPr>
          <w:trHeight w:val="290"/>
        </w:trPr>
        <w:tc>
          <w:tcPr>
            <w:tcW w:w="2196" w:type="dxa"/>
            <w:shd w:val="clear" w:color="auto" w:fill="auto"/>
            <w:noWrap/>
            <w:hideMark/>
          </w:tcPr>
          <w:p w14:paraId="0F2882E9" w14:textId="77777777" w:rsidR="003E09FE" w:rsidRPr="00FB6E8E" w:rsidRDefault="003E09FE" w:rsidP="0072109A">
            <w:pPr>
              <w:rPr>
                <w:rFonts w:cs="Calibri"/>
                <w:color w:val="000000"/>
                <w:sz w:val="18"/>
                <w:szCs w:val="18"/>
              </w:rPr>
            </w:pPr>
            <w:r w:rsidRPr="00FB6E8E">
              <w:rPr>
                <w:rFonts w:cs="Calibri"/>
                <w:color w:val="000000"/>
                <w:sz w:val="18"/>
                <w:szCs w:val="18"/>
              </w:rPr>
              <w:t>codpostal</w:t>
            </w:r>
          </w:p>
        </w:tc>
        <w:tc>
          <w:tcPr>
            <w:tcW w:w="6804" w:type="dxa"/>
            <w:shd w:val="clear" w:color="auto" w:fill="auto"/>
            <w:noWrap/>
            <w:hideMark/>
          </w:tcPr>
          <w:p w14:paraId="2032D892" w14:textId="25378AB5" w:rsidR="003E09FE"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01F04539" w14:textId="77777777" w:rsidTr="0072109A">
        <w:trPr>
          <w:trHeight w:val="290"/>
        </w:trPr>
        <w:tc>
          <w:tcPr>
            <w:tcW w:w="2196" w:type="dxa"/>
            <w:shd w:val="clear" w:color="auto" w:fill="auto"/>
            <w:noWrap/>
            <w:hideMark/>
          </w:tcPr>
          <w:p w14:paraId="17169B8F" w14:textId="77777777" w:rsidR="003E09FE" w:rsidRPr="00FB6E8E" w:rsidRDefault="003E09FE" w:rsidP="0072109A">
            <w:pPr>
              <w:rPr>
                <w:rFonts w:cs="Calibri"/>
                <w:color w:val="000000"/>
                <w:sz w:val="18"/>
                <w:szCs w:val="18"/>
              </w:rPr>
            </w:pPr>
            <w:r w:rsidRPr="00FB6E8E">
              <w:rPr>
                <w:rFonts w:cs="Calibri"/>
                <w:color w:val="000000"/>
                <w:sz w:val="18"/>
                <w:szCs w:val="18"/>
              </w:rPr>
              <w:t>iajudapub</w:t>
            </w:r>
          </w:p>
        </w:tc>
        <w:tc>
          <w:tcPr>
            <w:tcW w:w="6804" w:type="dxa"/>
            <w:shd w:val="clear" w:color="auto" w:fill="auto"/>
            <w:noWrap/>
            <w:hideMark/>
          </w:tcPr>
          <w:p w14:paraId="595A8D6C" w14:textId="160573D3" w:rsidR="003E09FE"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77AB9D7D" w14:textId="77777777" w:rsidTr="0072109A">
        <w:trPr>
          <w:trHeight w:val="290"/>
        </w:trPr>
        <w:tc>
          <w:tcPr>
            <w:tcW w:w="2196" w:type="dxa"/>
            <w:shd w:val="clear" w:color="auto" w:fill="auto"/>
            <w:noWrap/>
            <w:hideMark/>
          </w:tcPr>
          <w:p w14:paraId="799C5F24" w14:textId="77777777" w:rsidR="003E09FE" w:rsidRPr="00FB6E8E" w:rsidRDefault="003E09FE" w:rsidP="0072109A">
            <w:pPr>
              <w:rPr>
                <w:rFonts w:cs="Calibri"/>
                <w:color w:val="000000"/>
                <w:sz w:val="18"/>
                <w:szCs w:val="18"/>
              </w:rPr>
            </w:pPr>
            <w:r w:rsidRPr="00FB6E8E">
              <w:rPr>
                <w:rFonts w:cs="Calibri"/>
                <w:color w:val="000000"/>
                <w:sz w:val="18"/>
                <w:szCs w:val="18"/>
              </w:rPr>
              <w:t>tiphipoteca</w:t>
            </w:r>
          </w:p>
        </w:tc>
        <w:tc>
          <w:tcPr>
            <w:tcW w:w="6804" w:type="dxa"/>
            <w:shd w:val="clear" w:color="auto" w:fill="auto"/>
            <w:noWrap/>
            <w:hideMark/>
          </w:tcPr>
          <w:p w14:paraId="0B1DEF87" w14:textId="77777777" w:rsidR="00201679" w:rsidRPr="003E09FE" w:rsidRDefault="00201679"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No caso de existir algum registo a NULL, é assumido o valor ‘99999’</w:t>
            </w:r>
          </w:p>
          <w:p w14:paraId="7EFAD433" w14:textId="167AC139" w:rsidR="003E09FE"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Caso o campo não esteja preenchido com 5 caracteres, é acrescentado o dígito ‘0’ à esquerda, até perfazer o comprimento de campo desejado.</w:t>
            </w:r>
          </w:p>
        </w:tc>
      </w:tr>
      <w:tr w:rsidR="00201679" w:rsidRPr="00FB6E8E" w14:paraId="1E0CEA9A" w14:textId="77777777" w:rsidTr="0072109A">
        <w:trPr>
          <w:trHeight w:val="290"/>
        </w:trPr>
        <w:tc>
          <w:tcPr>
            <w:tcW w:w="2196" w:type="dxa"/>
            <w:shd w:val="clear" w:color="auto" w:fill="auto"/>
            <w:noWrap/>
            <w:hideMark/>
          </w:tcPr>
          <w:p w14:paraId="0DC5B315" w14:textId="77777777" w:rsidR="00201679" w:rsidRPr="00FB6E8E" w:rsidRDefault="00201679" w:rsidP="0072109A">
            <w:pPr>
              <w:rPr>
                <w:rFonts w:cs="Calibri"/>
                <w:color w:val="000000"/>
                <w:sz w:val="18"/>
                <w:szCs w:val="18"/>
              </w:rPr>
            </w:pPr>
            <w:r w:rsidRPr="00FB6E8E">
              <w:rPr>
                <w:rFonts w:cs="Calibri"/>
                <w:color w:val="000000"/>
                <w:sz w:val="18"/>
                <w:szCs w:val="18"/>
              </w:rPr>
              <w:t>cgarant</w:t>
            </w:r>
          </w:p>
        </w:tc>
        <w:tc>
          <w:tcPr>
            <w:tcW w:w="6804" w:type="dxa"/>
            <w:shd w:val="clear" w:color="auto" w:fill="auto"/>
            <w:noWrap/>
            <w:hideMark/>
          </w:tcPr>
          <w:p w14:paraId="7473EB0B" w14:textId="63BC0098" w:rsidR="00201679"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Sem transformações</w:t>
            </w:r>
          </w:p>
        </w:tc>
      </w:tr>
    </w:tbl>
    <w:p w14:paraId="1460536E" w14:textId="37243907" w:rsidR="00EA069A" w:rsidRPr="00EA069A" w:rsidRDefault="00EA069A" w:rsidP="00EA069A"/>
    <w:p w14:paraId="64873A89" w14:textId="2112E728" w:rsidR="00A17B8C" w:rsidRPr="00AA4469" w:rsidRDefault="008B6B55" w:rsidP="00666790">
      <w:pPr>
        <w:pStyle w:val="Heading5"/>
        <w:rPr>
          <w:i/>
        </w:rPr>
      </w:pPr>
      <w:bookmarkStart w:id="122" w:name="_Toc163902276"/>
      <w:bookmarkStart w:id="123" w:name="_Toc168671668"/>
      <w:r w:rsidRPr="007314D4">
        <w:rPr>
          <w:i/>
        </w:rPr>
        <w:t>View</w:t>
      </w:r>
      <w:r>
        <w:t xml:space="preserve"> da tabela de avaliações </w:t>
      </w:r>
      <w:r w:rsidR="00A17B8C" w:rsidRPr="00C21A6B">
        <w:t xml:space="preserve">de </w:t>
      </w:r>
      <w:r>
        <w:t>processos</w:t>
      </w:r>
      <w:r w:rsidR="000836DD">
        <w:t>/cauções</w:t>
      </w:r>
      <w:r>
        <w:t xml:space="preserve"> reais para IFRS:</w:t>
      </w:r>
      <w:r w:rsidR="00A17B8C" w:rsidRPr="00C21A6B">
        <w:t xml:space="preserve"> </w:t>
      </w:r>
      <w:r w:rsidR="00A17B8C" w:rsidRPr="00AA4469">
        <w:rPr>
          <w:i/>
        </w:rPr>
        <w:t>cd_garantias.</w:t>
      </w:r>
      <w:r w:rsidRPr="00AA4469">
        <w:rPr>
          <w:i/>
        </w:rPr>
        <w:t>gt017_report_biyr9520_ifrs</w:t>
      </w:r>
      <w:bookmarkEnd w:id="122"/>
      <w:bookmarkEnd w:id="123"/>
    </w:p>
    <w:p w14:paraId="17763986" w14:textId="7AF68397" w:rsidR="0072109A" w:rsidRPr="00720567" w:rsidRDefault="0072109A"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sidRPr="00720567">
        <w:rPr>
          <w:rFonts w:eastAsiaTheme="minorHAnsi" w:cstheme="minorBidi"/>
          <w:i/>
          <w:szCs w:val="22"/>
          <w:lang w:eastAsia="en-US"/>
        </w:rPr>
        <w:t>view cd_garantias.gt017_report_biyr9520_ifrs</w:t>
      </w:r>
      <w:r w:rsidRPr="00720567">
        <w:rPr>
          <w:rFonts w:eastAsiaTheme="minorHAnsi" w:cstheme="minorBidi"/>
          <w:szCs w:val="22"/>
          <w:lang w:eastAsia="en-US"/>
        </w:rPr>
        <w:t xml:space="preserve"> corresponde à informação da tabela de interface do MUG </w:t>
      </w:r>
      <w:r w:rsidRPr="00720567">
        <w:rPr>
          <w:rFonts w:eastAsiaTheme="minorHAnsi" w:cstheme="minorBidi"/>
          <w:i/>
          <w:szCs w:val="22"/>
          <w:lang w:eastAsia="en-US"/>
        </w:rPr>
        <w:t>cd_garantias.gt017_report_biyr9520</w:t>
      </w:r>
      <w:r w:rsidRPr="00720567">
        <w:rPr>
          <w:rFonts w:eastAsiaTheme="minorHAnsi" w:cstheme="minorBidi"/>
          <w:szCs w:val="22"/>
          <w:lang w:eastAsia="en-US"/>
        </w:rPr>
        <w:t xml:space="preserve"> enviada para a aplicação de IFRS9, de acordo com os seus critérios e formatos necessários. </w:t>
      </w:r>
    </w:p>
    <w:p w14:paraId="3B9294A1" w14:textId="60B85827" w:rsidR="009E0D3A" w:rsidRDefault="0072109A"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são apresentados todos os campos enviados para este caso de uso, bem como as suas transformações a partir da tabela </w:t>
      </w:r>
      <w:r w:rsidRPr="00720567">
        <w:rPr>
          <w:rFonts w:eastAsiaTheme="minorHAnsi" w:cstheme="minorBidi"/>
          <w:i/>
          <w:szCs w:val="22"/>
          <w:lang w:eastAsia="en-US"/>
        </w:rPr>
        <w:t>cd_garantias.gt017_report_biyr9520</w:t>
      </w:r>
      <w:r w:rsidRPr="00720567">
        <w:rPr>
          <w:rFonts w:eastAsiaTheme="minorHAnsi" w:cstheme="minorBidi"/>
          <w:szCs w:val="22"/>
          <w:lang w:eastAsia="en-US"/>
        </w:rPr>
        <w:t>:</w:t>
      </w:r>
    </w:p>
    <w:p w14:paraId="341CC5A6" w14:textId="32A9E801" w:rsidR="009E0D3A" w:rsidRPr="009E0D3A" w:rsidRDefault="009E0D3A" w:rsidP="009E0D3A">
      <w:pPr>
        <w:pStyle w:val="Caption"/>
        <w:jc w:val="center"/>
        <w:rPr>
          <w:rFonts w:eastAsiaTheme="minorHAnsi" w:cstheme="minorBidi"/>
          <w:b/>
          <w:color w:val="000000" w:themeColor="text1"/>
          <w:sz w:val="22"/>
          <w:szCs w:val="22"/>
          <w:lang w:eastAsia="en-US"/>
        </w:rPr>
      </w:pPr>
      <w:bookmarkStart w:id="124" w:name="_Toc168413860"/>
      <w:r w:rsidRPr="009E0D3A">
        <w:rPr>
          <w:b/>
          <w:color w:val="000000" w:themeColor="text1"/>
          <w:sz w:val="22"/>
          <w:szCs w:val="22"/>
        </w:rPr>
        <w:t xml:space="preserve">Tabela </w:t>
      </w:r>
      <w:r w:rsidRPr="009E0D3A">
        <w:rPr>
          <w:b/>
          <w:color w:val="000000" w:themeColor="text1"/>
          <w:sz w:val="22"/>
          <w:szCs w:val="22"/>
        </w:rPr>
        <w:fldChar w:fldCharType="begin"/>
      </w:r>
      <w:r w:rsidRPr="009E0D3A">
        <w:rPr>
          <w:b/>
          <w:color w:val="000000" w:themeColor="text1"/>
          <w:sz w:val="22"/>
          <w:szCs w:val="22"/>
        </w:rPr>
        <w:instrText xml:space="preserve"> SEQ Tabela \* ARABIC </w:instrText>
      </w:r>
      <w:r w:rsidRPr="009E0D3A">
        <w:rPr>
          <w:b/>
          <w:color w:val="000000" w:themeColor="text1"/>
          <w:sz w:val="22"/>
          <w:szCs w:val="22"/>
        </w:rPr>
        <w:fldChar w:fldCharType="separate"/>
      </w:r>
      <w:r w:rsidR="00486242">
        <w:rPr>
          <w:b/>
          <w:noProof/>
          <w:color w:val="000000" w:themeColor="text1"/>
          <w:sz w:val="22"/>
          <w:szCs w:val="22"/>
        </w:rPr>
        <w:t>22</w:t>
      </w:r>
      <w:r w:rsidRPr="009E0D3A">
        <w:rPr>
          <w:b/>
          <w:color w:val="000000" w:themeColor="text1"/>
          <w:sz w:val="22"/>
          <w:szCs w:val="22"/>
        </w:rPr>
        <w:fldChar w:fldCharType="end"/>
      </w:r>
      <w:r w:rsidRPr="009E0D3A">
        <w:rPr>
          <w:b/>
          <w:color w:val="000000" w:themeColor="text1"/>
          <w:sz w:val="22"/>
          <w:szCs w:val="22"/>
        </w:rPr>
        <w:t>: Detalhe dos campos e das suas transformações da cd_garantias.gt017_report_biyr9520_ifrs</w:t>
      </w:r>
      <w:bookmarkEnd w:id="124"/>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6"/>
        <w:gridCol w:w="6803"/>
      </w:tblGrid>
      <w:tr w:rsidR="0072109A" w:rsidRPr="0072109A" w14:paraId="0845C9F1" w14:textId="77777777" w:rsidTr="00446992">
        <w:trPr>
          <w:trHeight w:val="290"/>
          <w:tblHeader/>
        </w:trPr>
        <w:tc>
          <w:tcPr>
            <w:tcW w:w="2196" w:type="dxa"/>
            <w:shd w:val="clear" w:color="auto" w:fill="FF0000"/>
            <w:noWrap/>
            <w:hideMark/>
          </w:tcPr>
          <w:p w14:paraId="5A2A9F17" w14:textId="5F7AD15B" w:rsidR="0072109A" w:rsidRPr="0072109A" w:rsidRDefault="00B935DB" w:rsidP="0072109A">
            <w:pPr>
              <w:rPr>
                <w:rFonts w:cs="Calibri"/>
                <w:b/>
                <w:bCs/>
                <w:color w:val="FFFFFF"/>
                <w:sz w:val="18"/>
                <w:szCs w:val="18"/>
                <w:lang w:val="en-US"/>
              </w:rPr>
            </w:pPr>
            <w:r>
              <w:rPr>
                <w:rFonts w:cs="Calibri"/>
                <w:b/>
                <w:bCs/>
                <w:color w:val="FFFFFF"/>
                <w:sz w:val="18"/>
                <w:szCs w:val="18"/>
                <w:lang w:val="en-US"/>
              </w:rPr>
              <w:t>Campos</w:t>
            </w:r>
            <w:r w:rsidR="0072109A" w:rsidRPr="0072109A">
              <w:rPr>
                <w:rFonts w:cs="Calibri"/>
                <w:b/>
                <w:bCs/>
                <w:color w:val="FFFFFF"/>
                <w:sz w:val="18"/>
                <w:szCs w:val="18"/>
                <w:lang w:val="en-US"/>
              </w:rPr>
              <w:t xml:space="preserve"> da </w:t>
            </w:r>
            <w:r w:rsidR="0072109A" w:rsidRPr="0072109A">
              <w:rPr>
                <w:rFonts w:cs="Calibri"/>
                <w:b/>
                <w:bCs/>
                <w:i/>
                <w:color w:val="FFFFFF"/>
                <w:sz w:val="18"/>
                <w:szCs w:val="18"/>
                <w:lang w:val="en-US"/>
              </w:rPr>
              <w:t>view</w:t>
            </w:r>
          </w:p>
          <w:p w14:paraId="749B7388" w14:textId="769E208F" w:rsidR="0072109A" w:rsidRPr="0072109A" w:rsidRDefault="0072109A" w:rsidP="0072109A">
            <w:pPr>
              <w:rPr>
                <w:rFonts w:cs="Calibri"/>
                <w:color w:val="000000"/>
                <w:sz w:val="18"/>
                <w:szCs w:val="18"/>
                <w:lang w:val="en-US"/>
              </w:rPr>
            </w:pPr>
            <w:r w:rsidRPr="0072109A">
              <w:rPr>
                <w:rFonts w:cs="Calibri"/>
                <w:b/>
                <w:bCs/>
                <w:i/>
                <w:color w:val="FFFFFF"/>
                <w:sz w:val="18"/>
                <w:szCs w:val="18"/>
                <w:lang w:val="en-US"/>
              </w:rPr>
              <w:t>gt017_report_biyr9520_ifrs</w:t>
            </w:r>
          </w:p>
        </w:tc>
        <w:tc>
          <w:tcPr>
            <w:tcW w:w="6803" w:type="dxa"/>
            <w:shd w:val="clear" w:color="auto" w:fill="FF0000"/>
            <w:noWrap/>
            <w:hideMark/>
          </w:tcPr>
          <w:p w14:paraId="0AAC1F9F" w14:textId="44B465FA" w:rsidR="0072109A" w:rsidRPr="0072109A" w:rsidRDefault="0072109A" w:rsidP="0072109A">
            <w:pPr>
              <w:rPr>
                <w:rFonts w:cs="Calibri"/>
                <w:color w:val="000000"/>
                <w:sz w:val="18"/>
                <w:szCs w:val="18"/>
              </w:rPr>
            </w:pPr>
            <w:r w:rsidRPr="0072109A">
              <w:rPr>
                <w:rFonts w:cs="Calibri"/>
                <w:b/>
                <w:bCs/>
                <w:color w:val="FFFFFF"/>
                <w:sz w:val="18"/>
                <w:szCs w:val="18"/>
              </w:rPr>
              <w:t>Alterações a partir da tabela</w:t>
            </w:r>
            <w:r w:rsidRPr="0072109A">
              <w:rPr>
                <w:rFonts w:cs="Calibri"/>
                <w:color w:val="000000"/>
                <w:sz w:val="18"/>
                <w:szCs w:val="18"/>
              </w:rPr>
              <w:t xml:space="preserve"> </w:t>
            </w:r>
            <w:r w:rsidRPr="0072109A">
              <w:rPr>
                <w:rFonts w:cs="Calibri"/>
                <w:b/>
                <w:bCs/>
                <w:i/>
                <w:color w:val="FFFFFF"/>
                <w:sz w:val="18"/>
                <w:szCs w:val="18"/>
              </w:rPr>
              <w:t>gt017_report_biyr9520</w:t>
            </w:r>
          </w:p>
        </w:tc>
      </w:tr>
      <w:tr w:rsidR="0072109A" w:rsidRPr="0072109A" w14:paraId="049F960F" w14:textId="77777777" w:rsidTr="0072109A">
        <w:trPr>
          <w:trHeight w:val="290"/>
        </w:trPr>
        <w:tc>
          <w:tcPr>
            <w:tcW w:w="2196" w:type="dxa"/>
            <w:shd w:val="clear" w:color="auto" w:fill="auto"/>
            <w:noWrap/>
            <w:hideMark/>
          </w:tcPr>
          <w:p w14:paraId="7860D859" w14:textId="77777777" w:rsidR="0072109A" w:rsidRPr="0072109A" w:rsidRDefault="0072109A" w:rsidP="0072109A">
            <w:pPr>
              <w:rPr>
                <w:rFonts w:cs="Calibri"/>
                <w:color w:val="000000"/>
                <w:sz w:val="18"/>
                <w:szCs w:val="18"/>
              </w:rPr>
            </w:pPr>
            <w:r w:rsidRPr="0072109A">
              <w:rPr>
                <w:rFonts w:cs="Calibri"/>
                <w:color w:val="000000"/>
                <w:sz w:val="18"/>
                <w:szCs w:val="18"/>
              </w:rPr>
              <w:t>datdados</w:t>
            </w:r>
          </w:p>
        </w:tc>
        <w:tc>
          <w:tcPr>
            <w:tcW w:w="6803" w:type="dxa"/>
            <w:shd w:val="clear" w:color="auto" w:fill="auto"/>
            <w:noWrap/>
            <w:hideMark/>
          </w:tcPr>
          <w:p w14:paraId="3658B835" w14:textId="6731F47D" w:rsidR="0072109A" w:rsidRPr="0072109A" w:rsidRDefault="0072109A" w:rsidP="00F63E90">
            <w:pPr>
              <w:pStyle w:val="ListParagraph"/>
              <w:numPr>
                <w:ilvl w:val="0"/>
                <w:numId w:val="49"/>
              </w:numPr>
              <w:ind w:left="357" w:hanging="357"/>
              <w:rPr>
                <w:rFonts w:cs="Calibri"/>
                <w:color w:val="000000"/>
                <w:sz w:val="18"/>
                <w:szCs w:val="18"/>
              </w:rPr>
            </w:pPr>
            <w:r w:rsidRPr="0072109A">
              <w:rPr>
                <w:rFonts w:cs="Calibri"/>
                <w:color w:val="000000"/>
                <w:sz w:val="18"/>
                <w:szCs w:val="18"/>
              </w:rPr>
              <w:t>No caso de existir algum registo a NULL, é assumido o valor ‘9999-12-31’</w:t>
            </w:r>
          </w:p>
        </w:tc>
      </w:tr>
      <w:tr w:rsidR="0072109A" w:rsidRPr="0072109A" w14:paraId="739FA7DC" w14:textId="77777777" w:rsidTr="0072109A">
        <w:trPr>
          <w:trHeight w:val="290"/>
        </w:trPr>
        <w:tc>
          <w:tcPr>
            <w:tcW w:w="2196" w:type="dxa"/>
            <w:shd w:val="clear" w:color="auto" w:fill="auto"/>
            <w:noWrap/>
            <w:hideMark/>
          </w:tcPr>
          <w:p w14:paraId="794C77E4" w14:textId="77777777" w:rsidR="0072109A" w:rsidRPr="0072109A" w:rsidRDefault="0072109A" w:rsidP="0072109A">
            <w:pPr>
              <w:rPr>
                <w:rFonts w:cs="Calibri"/>
                <w:color w:val="000000"/>
                <w:sz w:val="18"/>
                <w:szCs w:val="18"/>
              </w:rPr>
            </w:pPr>
            <w:r w:rsidRPr="0072109A">
              <w:rPr>
                <w:rFonts w:cs="Calibri"/>
                <w:color w:val="000000"/>
                <w:sz w:val="18"/>
                <w:szCs w:val="18"/>
              </w:rPr>
              <w:t>empresa</w:t>
            </w:r>
          </w:p>
        </w:tc>
        <w:tc>
          <w:tcPr>
            <w:tcW w:w="6803" w:type="dxa"/>
            <w:shd w:val="clear" w:color="auto" w:fill="auto"/>
            <w:noWrap/>
            <w:hideMark/>
          </w:tcPr>
          <w:p w14:paraId="5DF00114" w14:textId="77777777" w:rsidR="0072109A" w:rsidRDefault="0072109A" w:rsidP="00F63E90">
            <w:pPr>
              <w:pStyle w:val="ListParagraph"/>
              <w:numPr>
                <w:ilvl w:val="0"/>
                <w:numId w:val="49"/>
              </w:numPr>
              <w:ind w:left="357" w:hanging="357"/>
              <w:rPr>
                <w:rFonts w:cs="Calibri"/>
                <w:color w:val="000000"/>
                <w:sz w:val="18"/>
                <w:szCs w:val="18"/>
              </w:rPr>
            </w:pPr>
            <w:r w:rsidRPr="0072109A">
              <w:rPr>
                <w:rFonts w:cs="Calibri"/>
                <w:color w:val="000000"/>
                <w:sz w:val="18"/>
                <w:szCs w:val="18"/>
              </w:rPr>
              <w:t>Caso o campo não esteja preenchido com 5 caracteres, é acrescentado o dígito ‘0’ à esquerda, até perfazer o comprimento de campo desejado.</w:t>
            </w:r>
          </w:p>
          <w:p w14:paraId="05A059BF" w14:textId="1FB18736" w:rsidR="0072109A" w:rsidRPr="0072109A" w:rsidRDefault="0072109A" w:rsidP="00F63E90">
            <w:pPr>
              <w:pStyle w:val="ListParagraph"/>
              <w:numPr>
                <w:ilvl w:val="0"/>
                <w:numId w:val="49"/>
              </w:numPr>
              <w:ind w:left="357" w:hanging="357"/>
              <w:rPr>
                <w:rFonts w:cs="Calibri"/>
                <w:color w:val="000000"/>
                <w:sz w:val="18"/>
                <w:szCs w:val="18"/>
              </w:rPr>
            </w:pPr>
            <w:r>
              <w:rPr>
                <w:rFonts w:cs="Calibri"/>
                <w:color w:val="000000"/>
                <w:sz w:val="18"/>
                <w:szCs w:val="18"/>
              </w:rPr>
              <w:t>Aprovisionado a partir do campo ‘cempresabg’</w:t>
            </w:r>
          </w:p>
        </w:tc>
      </w:tr>
      <w:tr w:rsidR="0072109A" w:rsidRPr="0072109A" w14:paraId="0A9CEAA9" w14:textId="77777777" w:rsidTr="0072109A">
        <w:trPr>
          <w:trHeight w:val="290"/>
        </w:trPr>
        <w:tc>
          <w:tcPr>
            <w:tcW w:w="2196" w:type="dxa"/>
            <w:shd w:val="clear" w:color="auto" w:fill="auto"/>
            <w:noWrap/>
            <w:hideMark/>
          </w:tcPr>
          <w:p w14:paraId="4EF79AF5" w14:textId="77777777" w:rsidR="0072109A" w:rsidRPr="0072109A" w:rsidRDefault="0072109A" w:rsidP="0072109A">
            <w:pPr>
              <w:rPr>
                <w:rFonts w:cs="Calibri"/>
                <w:color w:val="000000"/>
                <w:sz w:val="18"/>
                <w:szCs w:val="18"/>
              </w:rPr>
            </w:pPr>
            <w:r w:rsidRPr="0072109A">
              <w:rPr>
                <w:rFonts w:cs="Calibri"/>
                <w:color w:val="000000"/>
                <w:sz w:val="18"/>
                <w:szCs w:val="18"/>
              </w:rPr>
              <w:t>cglobgar</w:t>
            </w:r>
          </w:p>
        </w:tc>
        <w:tc>
          <w:tcPr>
            <w:tcW w:w="6803" w:type="dxa"/>
            <w:shd w:val="clear" w:color="auto" w:fill="auto"/>
            <w:noWrap/>
            <w:hideMark/>
          </w:tcPr>
          <w:p w14:paraId="0C00828C" w14:textId="52E00728" w:rsidR="0072109A" w:rsidRPr="0072109A" w:rsidRDefault="0072109A" w:rsidP="00F63E90">
            <w:pPr>
              <w:pStyle w:val="ListParagraph"/>
              <w:numPr>
                <w:ilvl w:val="0"/>
                <w:numId w:val="53"/>
              </w:numPr>
              <w:ind w:left="357" w:hanging="357"/>
              <w:rPr>
                <w:rFonts w:cs="Calibri"/>
                <w:color w:val="000000"/>
                <w:sz w:val="18"/>
                <w:szCs w:val="18"/>
              </w:rPr>
            </w:pPr>
            <w:r w:rsidRPr="0072109A">
              <w:rPr>
                <w:rFonts w:cs="Calibri"/>
                <w:color w:val="000000"/>
                <w:sz w:val="18"/>
                <w:szCs w:val="18"/>
              </w:rPr>
              <w:t>Sem transformações</w:t>
            </w:r>
          </w:p>
        </w:tc>
      </w:tr>
      <w:tr w:rsidR="0072109A" w:rsidRPr="0072109A" w14:paraId="0DE0AB92" w14:textId="77777777" w:rsidTr="0072109A">
        <w:trPr>
          <w:trHeight w:val="290"/>
        </w:trPr>
        <w:tc>
          <w:tcPr>
            <w:tcW w:w="2196" w:type="dxa"/>
            <w:shd w:val="clear" w:color="auto" w:fill="auto"/>
            <w:noWrap/>
            <w:hideMark/>
          </w:tcPr>
          <w:p w14:paraId="40E318E8" w14:textId="77777777" w:rsidR="0072109A" w:rsidRPr="0072109A" w:rsidRDefault="0072109A" w:rsidP="0072109A">
            <w:pPr>
              <w:rPr>
                <w:rFonts w:cs="Calibri"/>
                <w:color w:val="000000"/>
                <w:sz w:val="18"/>
                <w:szCs w:val="18"/>
              </w:rPr>
            </w:pPr>
            <w:r w:rsidRPr="0072109A">
              <w:rPr>
                <w:rFonts w:cs="Calibri"/>
                <w:color w:val="000000"/>
                <w:sz w:val="18"/>
                <w:szCs w:val="18"/>
              </w:rPr>
              <w:t>dtavali</w:t>
            </w:r>
          </w:p>
        </w:tc>
        <w:tc>
          <w:tcPr>
            <w:tcW w:w="6803" w:type="dxa"/>
            <w:shd w:val="clear" w:color="auto" w:fill="auto"/>
            <w:noWrap/>
            <w:hideMark/>
          </w:tcPr>
          <w:p w14:paraId="633F4902" w14:textId="106A41C5" w:rsidR="0072109A" w:rsidRPr="0072109A" w:rsidRDefault="0072109A" w:rsidP="00F63E90">
            <w:pPr>
              <w:pStyle w:val="ListParagraph"/>
              <w:numPr>
                <w:ilvl w:val="0"/>
                <w:numId w:val="53"/>
              </w:numPr>
              <w:ind w:left="357" w:hanging="357"/>
              <w:rPr>
                <w:rFonts w:cs="Calibri"/>
                <w:color w:val="000000"/>
                <w:sz w:val="18"/>
                <w:szCs w:val="18"/>
              </w:rPr>
            </w:pPr>
            <w:r w:rsidRPr="0072109A">
              <w:rPr>
                <w:rFonts w:cs="Calibri"/>
                <w:color w:val="000000"/>
                <w:sz w:val="18"/>
                <w:szCs w:val="18"/>
              </w:rPr>
              <w:t>No caso de existir algum registo a NULL, é assumido o valor ‘9999-12-31’</w:t>
            </w:r>
          </w:p>
        </w:tc>
      </w:tr>
      <w:tr w:rsidR="0072109A" w:rsidRPr="0072109A" w14:paraId="561CDD82" w14:textId="77777777" w:rsidTr="0072109A">
        <w:trPr>
          <w:trHeight w:val="290"/>
        </w:trPr>
        <w:tc>
          <w:tcPr>
            <w:tcW w:w="2196" w:type="dxa"/>
            <w:shd w:val="clear" w:color="auto" w:fill="auto"/>
            <w:noWrap/>
            <w:hideMark/>
          </w:tcPr>
          <w:p w14:paraId="7F22AB58" w14:textId="77777777" w:rsidR="0072109A" w:rsidRPr="0072109A" w:rsidRDefault="0072109A" w:rsidP="0072109A">
            <w:pPr>
              <w:rPr>
                <w:rFonts w:cs="Calibri"/>
                <w:color w:val="000000"/>
                <w:sz w:val="18"/>
                <w:szCs w:val="18"/>
              </w:rPr>
            </w:pPr>
            <w:r w:rsidRPr="0072109A">
              <w:rPr>
                <w:rFonts w:cs="Calibri"/>
                <w:color w:val="000000"/>
                <w:sz w:val="18"/>
                <w:szCs w:val="18"/>
              </w:rPr>
              <w:t>entaval</w:t>
            </w:r>
          </w:p>
        </w:tc>
        <w:tc>
          <w:tcPr>
            <w:tcW w:w="6803" w:type="dxa"/>
            <w:shd w:val="clear" w:color="auto" w:fill="auto"/>
            <w:noWrap/>
            <w:hideMark/>
          </w:tcPr>
          <w:p w14:paraId="70144EB8" w14:textId="12DAD5AA" w:rsidR="0072109A" w:rsidRPr="0072109A" w:rsidRDefault="0072109A" w:rsidP="00F63E90">
            <w:pPr>
              <w:pStyle w:val="ListParagraph"/>
              <w:numPr>
                <w:ilvl w:val="0"/>
                <w:numId w:val="49"/>
              </w:numPr>
              <w:ind w:left="357" w:hanging="357"/>
              <w:rPr>
                <w:rFonts w:cs="Calibri"/>
                <w:color w:val="000000"/>
                <w:sz w:val="18"/>
                <w:szCs w:val="18"/>
              </w:rPr>
            </w:pPr>
            <w:r w:rsidRPr="0072109A">
              <w:rPr>
                <w:rFonts w:cs="Calibri"/>
                <w:color w:val="000000"/>
                <w:sz w:val="18"/>
                <w:szCs w:val="18"/>
              </w:rPr>
              <w:t>Caso o campo não esteja preenchido com 5 caracteres, é acrescentado o dígito ‘0’ à esquerda, até perfazer o comprimento de campo desejado.</w:t>
            </w:r>
          </w:p>
        </w:tc>
      </w:tr>
      <w:tr w:rsidR="0072109A" w:rsidRPr="0072109A" w14:paraId="32115380" w14:textId="77777777" w:rsidTr="0072109A">
        <w:trPr>
          <w:trHeight w:val="290"/>
        </w:trPr>
        <w:tc>
          <w:tcPr>
            <w:tcW w:w="2196" w:type="dxa"/>
            <w:shd w:val="clear" w:color="auto" w:fill="auto"/>
            <w:noWrap/>
            <w:hideMark/>
          </w:tcPr>
          <w:p w14:paraId="2C6A9706" w14:textId="77777777" w:rsidR="0072109A" w:rsidRPr="0072109A" w:rsidRDefault="0072109A" w:rsidP="0072109A">
            <w:pPr>
              <w:rPr>
                <w:rFonts w:cs="Calibri"/>
                <w:color w:val="000000"/>
                <w:sz w:val="18"/>
                <w:szCs w:val="18"/>
              </w:rPr>
            </w:pPr>
            <w:r w:rsidRPr="0072109A">
              <w:rPr>
                <w:rFonts w:cs="Calibri"/>
                <w:color w:val="000000"/>
                <w:sz w:val="18"/>
                <w:szCs w:val="18"/>
              </w:rPr>
              <w:t>mavalia</w:t>
            </w:r>
          </w:p>
        </w:tc>
        <w:tc>
          <w:tcPr>
            <w:tcW w:w="6803" w:type="dxa"/>
            <w:shd w:val="clear" w:color="auto" w:fill="auto"/>
            <w:noWrap/>
            <w:hideMark/>
          </w:tcPr>
          <w:p w14:paraId="2D8FB4EE" w14:textId="77777777" w:rsidR="0072109A" w:rsidRDefault="0072109A"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No caso de existir algum registo a NULL, é assumido o valor ‘</w:t>
            </w:r>
            <w:r>
              <w:rPr>
                <w:rFonts w:cs="Calibri"/>
                <w:color w:val="000000"/>
                <w:sz w:val="18"/>
                <w:szCs w:val="18"/>
              </w:rPr>
              <w:t>0</w:t>
            </w:r>
            <w:r w:rsidRPr="00FC5956">
              <w:rPr>
                <w:rFonts w:cs="Calibri"/>
                <w:color w:val="000000"/>
                <w:sz w:val="18"/>
                <w:szCs w:val="18"/>
              </w:rPr>
              <w:t>’</w:t>
            </w:r>
          </w:p>
          <w:p w14:paraId="7D1CE0BB" w14:textId="77777777" w:rsidR="0072109A" w:rsidRDefault="0072109A" w:rsidP="00F63E90">
            <w:pPr>
              <w:pStyle w:val="ListParagraph"/>
              <w:numPr>
                <w:ilvl w:val="0"/>
                <w:numId w:val="49"/>
              </w:numPr>
              <w:ind w:left="357" w:hanging="357"/>
              <w:rPr>
                <w:rFonts w:cs="Calibri"/>
                <w:color w:val="000000"/>
                <w:sz w:val="18"/>
                <w:szCs w:val="18"/>
              </w:rPr>
            </w:pPr>
            <w:r>
              <w:rPr>
                <w:rFonts w:cs="Calibri"/>
                <w:color w:val="000000"/>
                <w:sz w:val="18"/>
                <w:szCs w:val="18"/>
              </w:rPr>
              <w:lastRenderedPageBreak/>
              <w:t>O formato do campo é alterado para STRING</w:t>
            </w:r>
          </w:p>
          <w:p w14:paraId="10309002" w14:textId="57E650B5" w:rsidR="0072109A" w:rsidRPr="0072109A" w:rsidRDefault="0072109A" w:rsidP="00F63E90">
            <w:pPr>
              <w:pStyle w:val="ListParagraph"/>
              <w:numPr>
                <w:ilvl w:val="0"/>
                <w:numId w:val="49"/>
              </w:numPr>
              <w:ind w:left="357" w:hanging="357"/>
              <w:rPr>
                <w:rFonts w:cs="Calibri"/>
                <w:color w:val="000000"/>
                <w:sz w:val="18"/>
                <w:szCs w:val="18"/>
              </w:rPr>
            </w:pPr>
            <w:r w:rsidRPr="0072109A">
              <w:rPr>
                <w:rFonts w:cs="Calibri"/>
                <w:color w:val="000000"/>
                <w:sz w:val="18"/>
                <w:szCs w:val="18"/>
              </w:rPr>
              <w:t>Todos os ‘.’ São substituídos por uma ‘,’</w:t>
            </w:r>
          </w:p>
        </w:tc>
      </w:tr>
      <w:tr w:rsidR="0072109A" w:rsidRPr="0072109A" w14:paraId="73263589" w14:textId="77777777" w:rsidTr="0072109A">
        <w:trPr>
          <w:trHeight w:val="290"/>
        </w:trPr>
        <w:tc>
          <w:tcPr>
            <w:tcW w:w="2196" w:type="dxa"/>
            <w:shd w:val="clear" w:color="auto" w:fill="auto"/>
            <w:noWrap/>
            <w:hideMark/>
          </w:tcPr>
          <w:p w14:paraId="5DBD26DF" w14:textId="77777777" w:rsidR="0072109A" w:rsidRPr="0072109A" w:rsidRDefault="0072109A" w:rsidP="0072109A">
            <w:pPr>
              <w:rPr>
                <w:rFonts w:cs="Calibri"/>
                <w:color w:val="000000"/>
                <w:sz w:val="18"/>
                <w:szCs w:val="18"/>
              </w:rPr>
            </w:pPr>
            <w:r w:rsidRPr="0072109A">
              <w:rPr>
                <w:rFonts w:cs="Calibri"/>
                <w:color w:val="000000"/>
                <w:sz w:val="18"/>
                <w:szCs w:val="18"/>
              </w:rPr>
              <w:lastRenderedPageBreak/>
              <w:t>dtultmod</w:t>
            </w:r>
          </w:p>
        </w:tc>
        <w:tc>
          <w:tcPr>
            <w:tcW w:w="6803" w:type="dxa"/>
            <w:shd w:val="clear" w:color="auto" w:fill="auto"/>
            <w:noWrap/>
            <w:hideMark/>
          </w:tcPr>
          <w:p w14:paraId="3C891CE4" w14:textId="32CEF3BD" w:rsidR="0072109A" w:rsidRPr="0072109A" w:rsidRDefault="0072109A" w:rsidP="00F63E90">
            <w:pPr>
              <w:pStyle w:val="ListParagraph"/>
              <w:numPr>
                <w:ilvl w:val="0"/>
                <w:numId w:val="49"/>
              </w:numPr>
              <w:ind w:left="357" w:hanging="357"/>
              <w:rPr>
                <w:rFonts w:cs="Calibri"/>
                <w:color w:val="000000"/>
                <w:sz w:val="18"/>
                <w:szCs w:val="18"/>
              </w:rPr>
            </w:pPr>
            <w:r w:rsidRPr="0072109A">
              <w:rPr>
                <w:rFonts w:cs="Calibri"/>
                <w:color w:val="000000"/>
                <w:sz w:val="18"/>
                <w:szCs w:val="18"/>
              </w:rPr>
              <w:t>No caso de existir algum registo a NULL, é assumido o valor ‘9999-12-31’</w:t>
            </w:r>
          </w:p>
        </w:tc>
      </w:tr>
      <w:tr w:rsidR="0072109A" w:rsidRPr="0072109A" w14:paraId="634603FD" w14:textId="77777777" w:rsidTr="0072109A">
        <w:trPr>
          <w:trHeight w:val="290"/>
        </w:trPr>
        <w:tc>
          <w:tcPr>
            <w:tcW w:w="2196" w:type="dxa"/>
            <w:shd w:val="clear" w:color="auto" w:fill="auto"/>
            <w:noWrap/>
            <w:hideMark/>
          </w:tcPr>
          <w:p w14:paraId="1BE0B964" w14:textId="77777777" w:rsidR="0072109A" w:rsidRPr="0072109A" w:rsidRDefault="0072109A" w:rsidP="0072109A">
            <w:pPr>
              <w:rPr>
                <w:rFonts w:cs="Calibri"/>
                <w:color w:val="000000"/>
                <w:sz w:val="18"/>
                <w:szCs w:val="18"/>
              </w:rPr>
            </w:pPr>
            <w:r w:rsidRPr="0072109A">
              <w:rPr>
                <w:rFonts w:cs="Calibri"/>
                <w:color w:val="000000"/>
                <w:sz w:val="18"/>
                <w:szCs w:val="18"/>
              </w:rPr>
              <w:t>cempresa</w:t>
            </w:r>
          </w:p>
        </w:tc>
        <w:tc>
          <w:tcPr>
            <w:tcW w:w="6803" w:type="dxa"/>
            <w:shd w:val="clear" w:color="auto" w:fill="auto"/>
            <w:noWrap/>
            <w:hideMark/>
          </w:tcPr>
          <w:p w14:paraId="1734E51B" w14:textId="3220D4AF" w:rsidR="0072109A" w:rsidRPr="00D71ECA" w:rsidRDefault="00D71ECA" w:rsidP="00F63E90">
            <w:pPr>
              <w:pStyle w:val="ListParagraph"/>
              <w:numPr>
                <w:ilvl w:val="0"/>
                <w:numId w:val="49"/>
              </w:numPr>
              <w:ind w:left="357" w:hanging="357"/>
              <w:rPr>
                <w:rFonts w:cs="Calibri"/>
                <w:color w:val="000000"/>
                <w:sz w:val="18"/>
                <w:szCs w:val="18"/>
              </w:rPr>
            </w:pPr>
            <w:r w:rsidRPr="00D71ECA">
              <w:rPr>
                <w:rFonts w:cs="Calibri"/>
                <w:color w:val="000000"/>
                <w:sz w:val="18"/>
                <w:szCs w:val="18"/>
              </w:rPr>
              <w:t xml:space="preserve">Caso o campo não esteja preenchido com </w:t>
            </w:r>
            <w:r>
              <w:rPr>
                <w:rFonts w:cs="Calibri"/>
                <w:color w:val="000000"/>
                <w:sz w:val="18"/>
                <w:szCs w:val="18"/>
              </w:rPr>
              <w:t>2</w:t>
            </w:r>
            <w:r w:rsidRPr="00D71ECA">
              <w:rPr>
                <w:rFonts w:cs="Calibri"/>
                <w:color w:val="000000"/>
                <w:sz w:val="18"/>
                <w:szCs w:val="18"/>
              </w:rPr>
              <w:t xml:space="preserve"> caracteres, é acrescentado o dígito ‘0’ à esquerda, até perfazer o comprimento de campo desejado.</w:t>
            </w:r>
          </w:p>
        </w:tc>
      </w:tr>
      <w:tr w:rsidR="0072109A" w:rsidRPr="0072109A" w14:paraId="45D55A5A" w14:textId="77777777" w:rsidTr="0072109A">
        <w:trPr>
          <w:trHeight w:val="290"/>
        </w:trPr>
        <w:tc>
          <w:tcPr>
            <w:tcW w:w="2196" w:type="dxa"/>
            <w:shd w:val="clear" w:color="auto" w:fill="auto"/>
            <w:noWrap/>
            <w:hideMark/>
          </w:tcPr>
          <w:p w14:paraId="1013F02F" w14:textId="77777777" w:rsidR="0072109A" w:rsidRPr="0072109A" w:rsidRDefault="0072109A" w:rsidP="0072109A">
            <w:pPr>
              <w:rPr>
                <w:rFonts w:cs="Calibri"/>
                <w:color w:val="000000"/>
                <w:sz w:val="18"/>
                <w:szCs w:val="18"/>
              </w:rPr>
            </w:pPr>
            <w:r w:rsidRPr="0072109A">
              <w:rPr>
                <w:rFonts w:cs="Calibri"/>
                <w:color w:val="000000"/>
                <w:sz w:val="18"/>
                <w:szCs w:val="18"/>
              </w:rPr>
              <w:t>cbalcao</w:t>
            </w:r>
          </w:p>
        </w:tc>
        <w:tc>
          <w:tcPr>
            <w:tcW w:w="6803" w:type="dxa"/>
            <w:shd w:val="clear" w:color="auto" w:fill="auto"/>
            <w:noWrap/>
            <w:hideMark/>
          </w:tcPr>
          <w:p w14:paraId="67F1E46F" w14:textId="4D152099" w:rsidR="0072109A" w:rsidRPr="00D71ECA" w:rsidRDefault="00D71ECA" w:rsidP="00F63E90">
            <w:pPr>
              <w:pStyle w:val="ListParagraph"/>
              <w:numPr>
                <w:ilvl w:val="0"/>
                <w:numId w:val="49"/>
              </w:numPr>
              <w:ind w:left="357" w:hanging="357"/>
              <w:rPr>
                <w:rFonts w:cs="Calibri"/>
                <w:color w:val="000000"/>
                <w:sz w:val="18"/>
                <w:szCs w:val="18"/>
              </w:rPr>
            </w:pPr>
            <w:r w:rsidRPr="00D71ECA">
              <w:rPr>
                <w:rFonts w:cs="Calibri"/>
                <w:color w:val="000000"/>
                <w:sz w:val="18"/>
                <w:szCs w:val="18"/>
              </w:rPr>
              <w:t>Caso o campo não esteja preenchido com 4 caracteres, é acrescentado o dígito ‘0’ à esquerda, até perfazer o comprimento de campo desejado.</w:t>
            </w:r>
          </w:p>
        </w:tc>
      </w:tr>
      <w:tr w:rsidR="0072109A" w:rsidRPr="0072109A" w14:paraId="25213800" w14:textId="77777777" w:rsidTr="0072109A">
        <w:trPr>
          <w:trHeight w:val="290"/>
        </w:trPr>
        <w:tc>
          <w:tcPr>
            <w:tcW w:w="2196" w:type="dxa"/>
            <w:shd w:val="clear" w:color="auto" w:fill="auto"/>
            <w:noWrap/>
            <w:hideMark/>
          </w:tcPr>
          <w:p w14:paraId="24F81B58" w14:textId="77777777" w:rsidR="0072109A" w:rsidRPr="0072109A" w:rsidRDefault="0072109A" w:rsidP="0072109A">
            <w:pPr>
              <w:rPr>
                <w:rFonts w:cs="Calibri"/>
                <w:color w:val="000000"/>
                <w:sz w:val="18"/>
                <w:szCs w:val="18"/>
              </w:rPr>
            </w:pPr>
            <w:r w:rsidRPr="0072109A">
              <w:rPr>
                <w:rFonts w:cs="Calibri"/>
                <w:color w:val="000000"/>
                <w:sz w:val="18"/>
                <w:szCs w:val="18"/>
              </w:rPr>
              <w:t>cnumcta</w:t>
            </w:r>
          </w:p>
        </w:tc>
        <w:tc>
          <w:tcPr>
            <w:tcW w:w="6803" w:type="dxa"/>
            <w:shd w:val="clear" w:color="auto" w:fill="auto"/>
            <w:noWrap/>
            <w:hideMark/>
          </w:tcPr>
          <w:p w14:paraId="5D3DC0FB" w14:textId="4852EDF1" w:rsidR="0072109A" w:rsidRPr="00D71ECA" w:rsidRDefault="00D71ECA" w:rsidP="00F63E90">
            <w:pPr>
              <w:pStyle w:val="ListParagraph"/>
              <w:numPr>
                <w:ilvl w:val="0"/>
                <w:numId w:val="49"/>
              </w:numPr>
              <w:ind w:left="357" w:hanging="357"/>
              <w:rPr>
                <w:rFonts w:cs="Calibri"/>
                <w:color w:val="000000"/>
                <w:sz w:val="18"/>
                <w:szCs w:val="18"/>
              </w:rPr>
            </w:pPr>
            <w:r w:rsidRPr="00D71ECA">
              <w:rPr>
                <w:rFonts w:cs="Calibri"/>
                <w:color w:val="000000"/>
                <w:sz w:val="18"/>
                <w:szCs w:val="18"/>
              </w:rPr>
              <w:t>Caso o campo não esteja preenchido com 11 caracteres, é acrescentado o dígito ‘0’ à esquerda, até perfazer o comprimento de campo desejado.</w:t>
            </w:r>
          </w:p>
        </w:tc>
      </w:tr>
      <w:tr w:rsidR="0072109A" w:rsidRPr="0072109A" w14:paraId="4FA2115A" w14:textId="77777777" w:rsidTr="0072109A">
        <w:trPr>
          <w:trHeight w:val="290"/>
        </w:trPr>
        <w:tc>
          <w:tcPr>
            <w:tcW w:w="2196" w:type="dxa"/>
            <w:shd w:val="clear" w:color="auto" w:fill="auto"/>
            <w:noWrap/>
            <w:hideMark/>
          </w:tcPr>
          <w:p w14:paraId="066E112D" w14:textId="77777777" w:rsidR="0072109A" w:rsidRPr="0072109A" w:rsidRDefault="0072109A" w:rsidP="0072109A">
            <w:pPr>
              <w:rPr>
                <w:rFonts w:cs="Calibri"/>
                <w:color w:val="000000"/>
                <w:sz w:val="18"/>
                <w:szCs w:val="18"/>
              </w:rPr>
            </w:pPr>
            <w:r w:rsidRPr="0072109A">
              <w:rPr>
                <w:rFonts w:cs="Calibri"/>
                <w:color w:val="000000"/>
                <w:sz w:val="18"/>
                <w:szCs w:val="18"/>
              </w:rPr>
              <w:t>zcaucao</w:t>
            </w:r>
          </w:p>
        </w:tc>
        <w:tc>
          <w:tcPr>
            <w:tcW w:w="6803" w:type="dxa"/>
            <w:shd w:val="clear" w:color="auto" w:fill="auto"/>
            <w:noWrap/>
            <w:hideMark/>
          </w:tcPr>
          <w:p w14:paraId="5CFD2AAC" w14:textId="77777777" w:rsidR="00D71ECA" w:rsidRDefault="00D71ECA" w:rsidP="00F63E90">
            <w:pPr>
              <w:pStyle w:val="ListParagraph"/>
              <w:numPr>
                <w:ilvl w:val="0"/>
                <w:numId w:val="49"/>
              </w:numPr>
              <w:ind w:left="357" w:hanging="357"/>
              <w:rPr>
                <w:rFonts w:cs="Calibri"/>
                <w:color w:val="000000"/>
                <w:sz w:val="18"/>
                <w:szCs w:val="18"/>
              </w:rPr>
            </w:pPr>
            <w:r>
              <w:rPr>
                <w:rFonts w:cs="Calibri"/>
                <w:color w:val="000000"/>
                <w:sz w:val="18"/>
                <w:szCs w:val="18"/>
              </w:rPr>
              <w:t>O formato do campo é alterado para STRING</w:t>
            </w:r>
          </w:p>
          <w:p w14:paraId="47958F2A" w14:textId="3F958CAF" w:rsidR="0072109A" w:rsidRPr="00D71ECA" w:rsidRDefault="00D71ECA" w:rsidP="00F63E90">
            <w:pPr>
              <w:pStyle w:val="ListParagraph"/>
              <w:numPr>
                <w:ilvl w:val="0"/>
                <w:numId w:val="49"/>
              </w:numPr>
              <w:ind w:left="357" w:hanging="357"/>
              <w:rPr>
                <w:rFonts w:cs="Calibri"/>
                <w:color w:val="000000"/>
                <w:sz w:val="18"/>
                <w:szCs w:val="18"/>
              </w:rPr>
            </w:pPr>
            <w:r w:rsidRPr="00D71ECA">
              <w:rPr>
                <w:rFonts w:cs="Calibri"/>
                <w:color w:val="000000"/>
                <w:sz w:val="18"/>
                <w:szCs w:val="18"/>
              </w:rPr>
              <w:t>Caso o campo não esteja preenchido com 10 caracteres, é acrescentado o dígito ‘0’ à esquerda, até perfazer o comprimento de campo desejado.</w:t>
            </w:r>
          </w:p>
        </w:tc>
      </w:tr>
      <w:tr w:rsidR="0072109A" w:rsidRPr="0072109A" w14:paraId="66F209D6" w14:textId="77777777" w:rsidTr="0072109A">
        <w:trPr>
          <w:trHeight w:val="290"/>
        </w:trPr>
        <w:tc>
          <w:tcPr>
            <w:tcW w:w="2196" w:type="dxa"/>
            <w:shd w:val="clear" w:color="auto" w:fill="auto"/>
            <w:noWrap/>
            <w:hideMark/>
          </w:tcPr>
          <w:p w14:paraId="17809465" w14:textId="77777777" w:rsidR="0072109A" w:rsidRPr="0072109A" w:rsidRDefault="0072109A" w:rsidP="0072109A">
            <w:pPr>
              <w:rPr>
                <w:rFonts w:cs="Calibri"/>
                <w:color w:val="000000"/>
                <w:sz w:val="18"/>
                <w:szCs w:val="18"/>
              </w:rPr>
            </w:pPr>
            <w:r w:rsidRPr="0072109A">
              <w:rPr>
                <w:rFonts w:cs="Calibri"/>
                <w:color w:val="000000"/>
                <w:sz w:val="18"/>
                <w:szCs w:val="18"/>
              </w:rPr>
              <w:t>centidad</w:t>
            </w:r>
          </w:p>
        </w:tc>
        <w:tc>
          <w:tcPr>
            <w:tcW w:w="6803" w:type="dxa"/>
            <w:shd w:val="clear" w:color="auto" w:fill="auto"/>
            <w:noWrap/>
            <w:hideMark/>
          </w:tcPr>
          <w:p w14:paraId="3AC9B358" w14:textId="2E0C4C39" w:rsidR="0072109A" w:rsidRPr="00D71ECA" w:rsidRDefault="00D71ECA" w:rsidP="00F63E90">
            <w:pPr>
              <w:pStyle w:val="ListParagraph"/>
              <w:numPr>
                <w:ilvl w:val="0"/>
                <w:numId w:val="49"/>
              </w:numPr>
              <w:ind w:left="357" w:hanging="357"/>
              <w:rPr>
                <w:rFonts w:cs="Calibri"/>
                <w:color w:val="000000"/>
                <w:sz w:val="18"/>
                <w:szCs w:val="18"/>
              </w:rPr>
            </w:pPr>
            <w:r w:rsidRPr="00D71ECA">
              <w:rPr>
                <w:rFonts w:cs="Calibri"/>
                <w:color w:val="000000"/>
                <w:sz w:val="18"/>
                <w:szCs w:val="18"/>
              </w:rPr>
              <w:t>Sem transformações</w:t>
            </w:r>
          </w:p>
        </w:tc>
      </w:tr>
      <w:tr w:rsidR="0072109A" w:rsidRPr="0072109A" w14:paraId="51ED24C9" w14:textId="77777777" w:rsidTr="0072109A">
        <w:trPr>
          <w:trHeight w:val="290"/>
        </w:trPr>
        <w:tc>
          <w:tcPr>
            <w:tcW w:w="2196" w:type="dxa"/>
            <w:shd w:val="clear" w:color="auto" w:fill="auto"/>
            <w:noWrap/>
            <w:hideMark/>
          </w:tcPr>
          <w:p w14:paraId="6E7052E5" w14:textId="77777777" w:rsidR="0072109A" w:rsidRPr="0072109A" w:rsidRDefault="0072109A" w:rsidP="0072109A">
            <w:pPr>
              <w:rPr>
                <w:rFonts w:cs="Calibri"/>
                <w:color w:val="000000"/>
                <w:sz w:val="18"/>
                <w:szCs w:val="18"/>
              </w:rPr>
            </w:pPr>
            <w:r w:rsidRPr="0072109A">
              <w:rPr>
                <w:rFonts w:cs="Calibri"/>
                <w:color w:val="000000"/>
                <w:sz w:val="18"/>
                <w:szCs w:val="18"/>
              </w:rPr>
              <w:t>caplic</w:t>
            </w:r>
          </w:p>
        </w:tc>
        <w:tc>
          <w:tcPr>
            <w:tcW w:w="6803" w:type="dxa"/>
            <w:shd w:val="clear" w:color="auto" w:fill="auto"/>
            <w:noWrap/>
            <w:hideMark/>
          </w:tcPr>
          <w:p w14:paraId="66291A91" w14:textId="33AEED99" w:rsidR="0072109A" w:rsidRPr="00D71ECA" w:rsidRDefault="00D71ECA" w:rsidP="00F63E90">
            <w:pPr>
              <w:pStyle w:val="ListParagraph"/>
              <w:numPr>
                <w:ilvl w:val="0"/>
                <w:numId w:val="49"/>
              </w:numPr>
              <w:ind w:left="357" w:hanging="357"/>
              <w:rPr>
                <w:rFonts w:cs="Calibri"/>
                <w:color w:val="000000"/>
                <w:sz w:val="18"/>
                <w:szCs w:val="18"/>
              </w:rPr>
            </w:pPr>
            <w:r w:rsidRPr="00D71ECA">
              <w:rPr>
                <w:rFonts w:cs="Calibri"/>
                <w:color w:val="000000"/>
                <w:sz w:val="18"/>
                <w:szCs w:val="18"/>
              </w:rPr>
              <w:t>Sem transformações</w:t>
            </w:r>
          </w:p>
        </w:tc>
      </w:tr>
      <w:tr w:rsidR="0072109A" w:rsidRPr="0072109A" w14:paraId="60200E18" w14:textId="77777777" w:rsidTr="0072109A">
        <w:trPr>
          <w:trHeight w:val="290"/>
        </w:trPr>
        <w:tc>
          <w:tcPr>
            <w:tcW w:w="2196" w:type="dxa"/>
            <w:shd w:val="clear" w:color="auto" w:fill="auto"/>
            <w:noWrap/>
            <w:hideMark/>
          </w:tcPr>
          <w:p w14:paraId="11A91361" w14:textId="77777777" w:rsidR="0072109A" w:rsidRPr="0072109A" w:rsidRDefault="0072109A" w:rsidP="0072109A">
            <w:pPr>
              <w:rPr>
                <w:rFonts w:cs="Calibri"/>
                <w:color w:val="000000"/>
                <w:sz w:val="18"/>
                <w:szCs w:val="18"/>
              </w:rPr>
            </w:pPr>
            <w:r w:rsidRPr="0072109A">
              <w:rPr>
                <w:rFonts w:cs="Calibri"/>
                <w:color w:val="000000"/>
                <w:sz w:val="18"/>
                <w:szCs w:val="18"/>
              </w:rPr>
              <w:t>isin</w:t>
            </w:r>
          </w:p>
        </w:tc>
        <w:tc>
          <w:tcPr>
            <w:tcW w:w="6803" w:type="dxa"/>
            <w:shd w:val="clear" w:color="auto" w:fill="auto"/>
            <w:noWrap/>
            <w:hideMark/>
          </w:tcPr>
          <w:p w14:paraId="1E593A58" w14:textId="67E0D924" w:rsidR="0072109A" w:rsidRPr="00D71ECA" w:rsidRDefault="00D71ECA" w:rsidP="00F63E90">
            <w:pPr>
              <w:pStyle w:val="ListParagraph"/>
              <w:numPr>
                <w:ilvl w:val="0"/>
                <w:numId w:val="49"/>
              </w:numPr>
              <w:ind w:left="357" w:hanging="357"/>
              <w:rPr>
                <w:rFonts w:cs="Calibri"/>
                <w:color w:val="000000"/>
                <w:sz w:val="18"/>
                <w:szCs w:val="18"/>
              </w:rPr>
            </w:pPr>
            <w:r w:rsidRPr="00D71ECA">
              <w:rPr>
                <w:rFonts w:cs="Calibri"/>
                <w:color w:val="000000"/>
                <w:sz w:val="18"/>
                <w:szCs w:val="18"/>
              </w:rPr>
              <w:t>Sem transformações</w:t>
            </w:r>
          </w:p>
        </w:tc>
      </w:tr>
      <w:tr w:rsidR="0072109A" w:rsidRPr="0072109A" w14:paraId="1097298A" w14:textId="77777777" w:rsidTr="0072109A">
        <w:trPr>
          <w:trHeight w:val="290"/>
        </w:trPr>
        <w:tc>
          <w:tcPr>
            <w:tcW w:w="2196" w:type="dxa"/>
            <w:shd w:val="clear" w:color="auto" w:fill="auto"/>
            <w:noWrap/>
            <w:hideMark/>
          </w:tcPr>
          <w:p w14:paraId="48C99D8A" w14:textId="77777777" w:rsidR="0072109A" w:rsidRPr="0072109A" w:rsidRDefault="0072109A" w:rsidP="0072109A">
            <w:pPr>
              <w:rPr>
                <w:rFonts w:cs="Calibri"/>
                <w:color w:val="000000"/>
                <w:sz w:val="18"/>
                <w:szCs w:val="18"/>
              </w:rPr>
            </w:pPr>
            <w:r w:rsidRPr="0072109A">
              <w:rPr>
                <w:rFonts w:cs="Calibri"/>
                <w:color w:val="000000"/>
                <w:sz w:val="18"/>
                <w:szCs w:val="18"/>
              </w:rPr>
              <w:t>tipvalor</w:t>
            </w:r>
          </w:p>
        </w:tc>
        <w:tc>
          <w:tcPr>
            <w:tcW w:w="6803" w:type="dxa"/>
            <w:shd w:val="clear" w:color="auto" w:fill="auto"/>
            <w:noWrap/>
            <w:hideMark/>
          </w:tcPr>
          <w:p w14:paraId="2DEDE59F" w14:textId="77777777" w:rsidR="0072109A" w:rsidRPr="0067670C" w:rsidRDefault="0067670C"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 NULL, é assumido o valor ‘99999’</w:t>
            </w:r>
          </w:p>
          <w:p w14:paraId="79AD8368" w14:textId="79EF59D8" w:rsidR="0067670C" w:rsidRPr="0067670C" w:rsidRDefault="0067670C"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Caso o campo não esteja preenchido com 5 caracteres, é acrescentado o dígito ‘0’ à esquerda, até perfazer o comprimento de campo desejado.</w:t>
            </w:r>
          </w:p>
        </w:tc>
      </w:tr>
      <w:tr w:rsidR="0072109A" w:rsidRPr="0072109A" w14:paraId="7E89FD15" w14:textId="77777777" w:rsidTr="0072109A">
        <w:trPr>
          <w:trHeight w:val="290"/>
        </w:trPr>
        <w:tc>
          <w:tcPr>
            <w:tcW w:w="2196" w:type="dxa"/>
            <w:shd w:val="clear" w:color="auto" w:fill="auto"/>
            <w:noWrap/>
            <w:hideMark/>
          </w:tcPr>
          <w:p w14:paraId="1221573F" w14:textId="77777777" w:rsidR="0072109A" w:rsidRPr="0072109A" w:rsidRDefault="0072109A" w:rsidP="0072109A">
            <w:pPr>
              <w:rPr>
                <w:rFonts w:cs="Calibri"/>
                <w:color w:val="000000"/>
                <w:sz w:val="18"/>
                <w:szCs w:val="18"/>
              </w:rPr>
            </w:pPr>
            <w:r w:rsidRPr="0072109A">
              <w:rPr>
                <w:rFonts w:cs="Calibri"/>
                <w:color w:val="000000"/>
                <w:sz w:val="18"/>
                <w:szCs w:val="18"/>
              </w:rPr>
              <w:t>tipgarant</w:t>
            </w:r>
          </w:p>
        </w:tc>
        <w:tc>
          <w:tcPr>
            <w:tcW w:w="6803" w:type="dxa"/>
            <w:shd w:val="clear" w:color="auto" w:fill="auto"/>
            <w:noWrap/>
            <w:hideMark/>
          </w:tcPr>
          <w:p w14:paraId="241CC3A3" w14:textId="4BE4F6A2" w:rsidR="0072109A" w:rsidRPr="0067670C" w:rsidRDefault="0067670C" w:rsidP="00F63E90">
            <w:pPr>
              <w:pStyle w:val="ListParagraph"/>
              <w:numPr>
                <w:ilvl w:val="0"/>
                <w:numId w:val="54"/>
              </w:numPr>
              <w:ind w:left="357" w:hanging="357"/>
              <w:rPr>
                <w:rFonts w:cs="Calibri"/>
                <w:color w:val="000000"/>
                <w:sz w:val="18"/>
                <w:szCs w:val="18"/>
              </w:rPr>
            </w:pPr>
            <w:r w:rsidRPr="0067670C">
              <w:rPr>
                <w:rFonts w:cs="Calibri"/>
                <w:color w:val="000000"/>
                <w:sz w:val="18"/>
                <w:szCs w:val="18"/>
              </w:rPr>
              <w:t>Caso o campo não esteja preenchido com 5 caracteres, é acrescentado o dígito ‘0’ à esquerda, até perfazer o comprimento de campo desejado.</w:t>
            </w:r>
          </w:p>
        </w:tc>
      </w:tr>
      <w:tr w:rsidR="0072109A" w:rsidRPr="0072109A" w14:paraId="78C0A865" w14:textId="77777777" w:rsidTr="0072109A">
        <w:trPr>
          <w:trHeight w:val="290"/>
        </w:trPr>
        <w:tc>
          <w:tcPr>
            <w:tcW w:w="2196" w:type="dxa"/>
            <w:shd w:val="clear" w:color="auto" w:fill="auto"/>
            <w:noWrap/>
            <w:hideMark/>
          </w:tcPr>
          <w:p w14:paraId="0EBF09AA" w14:textId="77777777" w:rsidR="0072109A" w:rsidRPr="0072109A" w:rsidRDefault="0072109A" w:rsidP="0072109A">
            <w:pPr>
              <w:rPr>
                <w:rFonts w:cs="Calibri"/>
                <w:color w:val="000000"/>
                <w:sz w:val="18"/>
                <w:szCs w:val="18"/>
              </w:rPr>
            </w:pPr>
            <w:r w:rsidRPr="0072109A">
              <w:rPr>
                <w:rFonts w:cs="Calibri"/>
                <w:color w:val="000000"/>
                <w:sz w:val="18"/>
                <w:szCs w:val="18"/>
              </w:rPr>
              <w:t>divisa</w:t>
            </w:r>
          </w:p>
        </w:tc>
        <w:tc>
          <w:tcPr>
            <w:tcW w:w="6803" w:type="dxa"/>
            <w:shd w:val="clear" w:color="auto" w:fill="auto"/>
            <w:noWrap/>
            <w:hideMark/>
          </w:tcPr>
          <w:p w14:paraId="51E27C20" w14:textId="1E83CFC6" w:rsidR="0072109A" w:rsidRPr="0067670C" w:rsidRDefault="0067670C" w:rsidP="00F63E90">
            <w:pPr>
              <w:pStyle w:val="ListParagraph"/>
              <w:numPr>
                <w:ilvl w:val="0"/>
                <w:numId w:val="54"/>
              </w:numPr>
              <w:ind w:left="357" w:hanging="357"/>
              <w:rPr>
                <w:rFonts w:cs="Calibri"/>
                <w:color w:val="000000"/>
                <w:sz w:val="18"/>
                <w:szCs w:val="18"/>
              </w:rPr>
            </w:pPr>
            <w:r w:rsidRPr="0067670C">
              <w:rPr>
                <w:rFonts w:cs="Calibri"/>
                <w:color w:val="000000"/>
                <w:sz w:val="18"/>
                <w:szCs w:val="18"/>
              </w:rPr>
              <w:t>Sem transformações</w:t>
            </w:r>
          </w:p>
        </w:tc>
      </w:tr>
      <w:tr w:rsidR="0072109A" w:rsidRPr="0072109A" w14:paraId="069BA244" w14:textId="77777777" w:rsidTr="0072109A">
        <w:trPr>
          <w:trHeight w:val="290"/>
        </w:trPr>
        <w:tc>
          <w:tcPr>
            <w:tcW w:w="2196" w:type="dxa"/>
            <w:shd w:val="clear" w:color="auto" w:fill="auto"/>
            <w:noWrap/>
            <w:hideMark/>
          </w:tcPr>
          <w:p w14:paraId="1209238E" w14:textId="77777777" w:rsidR="0072109A" w:rsidRPr="0072109A" w:rsidRDefault="0072109A" w:rsidP="0072109A">
            <w:pPr>
              <w:rPr>
                <w:rFonts w:cs="Calibri"/>
                <w:color w:val="000000"/>
                <w:sz w:val="18"/>
                <w:szCs w:val="18"/>
              </w:rPr>
            </w:pPr>
            <w:r w:rsidRPr="0072109A">
              <w:rPr>
                <w:rFonts w:cs="Calibri"/>
                <w:color w:val="000000"/>
                <w:sz w:val="18"/>
                <w:szCs w:val="18"/>
              </w:rPr>
              <w:t>tipgarbl</w:t>
            </w:r>
          </w:p>
        </w:tc>
        <w:tc>
          <w:tcPr>
            <w:tcW w:w="6803" w:type="dxa"/>
            <w:shd w:val="clear" w:color="auto" w:fill="auto"/>
            <w:noWrap/>
            <w:hideMark/>
          </w:tcPr>
          <w:p w14:paraId="03A5B19E" w14:textId="7CE5E8C3" w:rsidR="0072109A" w:rsidRPr="0067670C" w:rsidRDefault="0067670C" w:rsidP="00F63E90">
            <w:pPr>
              <w:pStyle w:val="ListParagraph"/>
              <w:numPr>
                <w:ilvl w:val="0"/>
                <w:numId w:val="54"/>
              </w:numPr>
              <w:ind w:left="357" w:hanging="357"/>
              <w:rPr>
                <w:rFonts w:cs="Calibri"/>
                <w:color w:val="000000"/>
                <w:sz w:val="18"/>
                <w:szCs w:val="18"/>
              </w:rPr>
            </w:pPr>
            <w:r w:rsidRPr="0067670C">
              <w:rPr>
                <w:rFonts w:cs="Calibri"/>
                <w:color w:val="000000"/>
                <w:sz w:val="18"/>
                <w:szCs w:val="18"/>
              </w:rPr>
              <w:t>Caso o campo não esteja preenchido com 5 caracteres, é acrescentado o dígito ‘0’ à esquerda, até perfazer o comprimento de campo desejado.</w:t>
            </w:r>
          </w:p>
        </w:tc>
      </w:tr>
      <w:tr w:rsidR="0072109A" w:rsidRPr="0072109A" w14:paraId="677A118B" w14:textId="77777777" w:rsidTr="0072109A">
        <w:trPr>
          <w:trHeight w:val="290"/>
        </w:trPr>
        <w:tc>
          <w:tcPr>
            <w:tcW w:w="2196" w:type="dxa"/>
            <w:shd w:val="clear" w:color="auto" w:fill="auto"/>
            <w:noWrap/>
            <w:hideMark/>
          </w:tcPr>
          <w:p w14:paraId="1BACB018" w14:textId="77777777" w:rsidR="0072109A" w:rsidRPr="0072109A" w:rsidRDefault="0072109A" w:rsidP="0072109A">
            <w:pPr>
              <w:rPr>
                <w:rFonts w:cs="Calibri"/>
                <w:color w:val="000000"/>
                <w:sz w:val="18"/>
                <w:szCs w:val="18"/>
              </w:rPr>
            </w:pPr>
            <w:r w:rsidRPr="0072109A">
              <w:rPr>
                <w:rFonts w:cs="Calibri"/>
                <w:color w:val="000000"/>
                <w:sz w:val="18"/>
                <w:szCs w:val="18"/>
              </w:rPr>
              <w:t>iact_gp</w:t>
            </w:r>
          </w:p>
        </w:tc>
        <w:tc>
          <w:tcPr>
            <w:tcW w:w="6803" w:type="dxa"/>
            <w:shd w:val="clear" w:color="auto" w:fill="auto"/>
            <w:noWrap/>
            <w:hideMark/>
          </w:tcPr>
          <w:p w14:paraId="4AEC54B2" w14:textId="51C79697" w:rsidR="0072109A" w:rsidRPr="0067670C" w:rsidRDefault="0067670C"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Sem transformações</w:t>
            </w:r>
          </w:p>
        </w:tc>
      </w:tr>
    </w:tbl>
    <w:p w14:paraId="79877308" w14:textId="77777777" w:rsidR="00D8747B" w:rsidRDefault="00D8747B" w:rsidP="002D7FF3"/>
    <w:p w14:paraId="59CBB84F" w14:textId="07C90C39" w:rsidR="00D8747B" w:rsidRPr="00D8747B" w:rsidRDefault="00D8747B" w:rsidP="00666790">
      <w:pPr>
        <w:pStyle w:val="Heading4"/>
      </w:pPr>
      <w:bookmarkStart w:id="125" w:name="_Toc168671669"/>
      <w:r w:rsidRPr="007314D4">
        <w:rPr>
          <w:i/>
        </w:rPr>
        <w:t>Views</w:t>
      </w:r>
      <w:r>
        <w:t xml:space="preserve"> de interface para BDR</w:t>
      </w:r>
      <w:bookmarkEnd w:id="125"/>
    </w:p>
    <w:p w14:paraId="2F5D9052" w14:textId="77777777" w:rsidR="005D1905" w:rsidRPr="00AA4469" w:rsidRDefault="005D1905" w:rsidP="00666790">
      <w:pPr>
        <w:pStyle w:val="Heading5"/>
        <w:rPr>
          <w:i/>
        </w:rPr>
      </w:pPr>
      <w:bookmarkStart w:id="126" w:name="_Toc163902277"/>
      <w:bookmarkStart w:id="127" w:name="_Toc168671670"/>
      <w:bookmarkStart w:id="128" w:name="_Toc163902278"/>
      <w:r w:rsidRPr="007314D4">
        <w:rPr>
          <w:i/>
        </w:rPr>
        <w:t>View</w:t>
      </w:r>
      <w:r>
        <w:t xml:space="preserve"> da tabela de responsabilidades e processos/cauções para BDR - BST: </w:t>
      </w:r>
      <w:r w:rsidRPr="00AA4469">
        <w:rPr>
          <w:i/>
        </w:rPr>
        <w:t>cd_garantias.gt015_report_biyr9500_bst</w:t>
      </w:r>
      <w:bookmarkEnd w:id="126"/>
      <w:bookmarkEnd w:id="127"/>
    </w:p>
    <w:p w14:paraId="337662D8" w14:textId="77777777" w:rsidR="005D1905" w:rsidRPr="00720567" w:rsidRDefault="005D1905"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sidRPr="00720567">
        <w:rPr>
          <w:rFonts w:eastAsiaTheme="minorHAnsi" w:cstheme="minorBidi"/>
          <w:i/>
          <w:szCs w:val="22"/>
          <w:lang w:eastAsia="en-US"/>
        </w:rPr>
        <w:t>view cd_garantias.gt015_report_biyr9500_</w:t>
      </w:r>
      <w:r w:rsidRPr="00720567">
        <w:rPr>
          <w:rFonts w:eastAsiaTheme="minorHAnsi" w:cstheme="minorBidi"/>
          <w:szCs w:val="22"/>
          <w:lang w:eastAsia="en-US"/>
        </w:rPr>
        <w:t xml:space="preserve">bst corresponde à informação da tabela de interface do MUG </w:t>
      </w:r>
      <w:r w:rsidRPr="00720567">
        <w:rPr>
          <w:rFonts w:eastAsiaTheme="minorHAnsi" w:cstheme="minorBidi"/>
          <w:i/>
          <w:szCs w:val="22"/>
          <w:lang w:eastAsia="en-US"/>
        </w:rPr>
        <w:t>cd_garantias.gt015_report_biyr9500</w:t>
      </w:r>
      <w:r w:rsidRPr="00720567">
        <w:rPr>
          <w:rFonts w:eastAsiaTheme="minorHAnsi" w:cstheme="minorBidi"/>
          <w:szCs w:val="22"/>
          <w:lang w:eastAsia="en-US"/>
        </w:rPr>
        <w:t xml:space="preserve"> enviada para a aplicação da BDR, de acordo com os seus critérios e formatos necessários. De notar que o universo desta </w:t>
      </w:r>
      <w:r w:rsidRPr="00720567">
        <w:rPr>
          <w:rFonts w:eastAsiaTheme="minorHAnsi" w:cstheme="minorBidi"/>
          <w:i/>
          <w:szCs w:val="22"/>
          <w:lang w:eastAsia="en-US"/>
        </w:rPr>
        <w:t>view</w:t>
      </w:r>
      <w:r w:rsidRPr="00720567">
        <w:rPr>
          <w:rFonts w:eastAsiaTheme="minorHAnsi" w:cstheme="minorBidi"/>
          <w:szCs w:val="22"/>
          <w:lang w:eastAsia="en-US"/>
        </w:rPr>
        <w:t xml:space="preserve"> reflete apenas garantias de origem diferente de Lease e Eurofac.</w:t>
      </w:r>
    </w:p>
    <w:p w14:paraId="5FBAD621" w14:textId="015A7004" w:rsidR="005D1905" w:rsidRDefault="005D1905"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são apresentados todos os campos enviados para este caso de uso, bem como as suas transformações a partir da tabela </w:t>
      </w:r>
      <w:r w:rsidRPr="00720567">
        <w:rPr>
          <w:rFonts w:eastAsiaTheme="minorHAnsi" w:cstheme="minorBidi"/>
          <w:i/>
          <w:szCs w:val="22"/>
          <w:lang w:eastAsia="en-US"/>
        </w:rPr>
        <w:t>cd_garantias.gt015_report_biyr9500</w:t>
      </w:r>
      <w:r w:rsidRPr="00720567">
        <w:rPr>
          <w:rFonts w:eastAsiaTheme="minorHAnsi" w:cstheme="minorBidi"/>
          <w:szCs w:val="22"/>
          <w:lang w:eastAsia="en-US"/>
        </w:rPr>
        <w:t>:</w:t>
      </w:r>
    </w:p>
    <w:p w14:paraId="0587F84A" w14:textId="2D9FD748" w:rsidR="009E0D3A" w:rsidRPr="009E0D3A" w:rsidRDefault="009E0D3A" w:rsidP="009E0D3A">
      <w:pPr>
        <w:pStyle w:val="Caption"/>
        <w:jc w:val="center"/>
        <w:rPr>
          <w:rFonts w:eastAsiaTheme="minorHAnsi" w:cstheme="minorBidi"/>
          <w:b/>
          <w:color w:val="000000" w:themeColor="text1"/>
          <w:sz w:val="22"/>
          <w:szCs w:val="22"/>
          <w:lang w:eastAsia="en-US"/>
        </w:rPr>
      </w:pPr>
      <w:bookmarkStart w:id="129" w:name="_Toc168413861"/>
      <w:r w:rsidRPr="009E0D3A">
        <w:rPr>
          <w:b/>
          <w:color w:val="000000" w:themeColor="text1"/>
          <w:sz w:val="22"/>
          <w:szCs w:val="22"/>
        </w:rPr>
        <w:t xml:space="preserve">Tabela </w:t>
      </w:r>
      <w:r w:rsidRPr="009E0D3A">
        <w:rPr>
          <w:b/>
          <w:color w:val="000000" w:themeColor="text1"/>
          <w:sz w:val="22"/>
          <w:szCs w:val="22"/>
        </w:rPr>
        <w:fldChar w:fldCharType="begin"/>
      </w:r>
      <w:r w:rsidRPr="009E0D3A">
        <w:rPr>
          <w:b/>
          <w:color w:val="000000" w:themeColor="text1"/>
          <w:sz w:val="22"/>
          <w:szCs w:val="22"/>
        </w:rPr>
        <w:instrText xml:space="preserve"> SEQ Tabela \* ARABIC </w:instrText>
      </w:r>
      <w:r w:rsidRPr="009E0D3A">
        <w:rPr>
          <w:b/>
          <w:color w:val="000000" w:themeColor="text1"/>
          <w:sz w:val="22"/>
          <w:szCs w:val="22"/>
        </w:rPr>
        <w:fldChar w:fldCharType="separate"/>
      </w:r>
      <w:r w:rsidR="00486242">
        <w:rPr>
          <w:b/>
          <w:noProof/>
          <w:color w:val="000000" w:themeColor="text1"/>
          <w:sz w:val="22"/>
          <w:szCs w:val="22"/>
        </w:rPr>
        <w:t>23</w:t>
      </w:r>
      <w:r w:rsidRPr="009E0D3A">
        <w:rPr>
          <w:b/>
          <w:color w:val="000000" w:themeColor="text1"/>
          <w:sz w:val="22"/>
          <w:szCs w:val="22"/>
        </w:rPr>
        <w:fldChar w:fldCharType="end"/>
      </w:r>
      <w:r w:rsidRPr="009E0D3A">
        <w:rPr>
          <w:b/>
          <w:color w:val="000000" w:themeColor="text1"/>
          <w:sz w:val="22"/>
          <w:szCs w:val="22"/>
        </w:rPr>
        <w:t>: Detalhe dos campos e das suas transformações da cd_garantias.gt015_report_biyr9500_bst</w:t>
      </w:r>
      <w:bookmarkEnd w:id="129"/>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4"/>
        <w:gridCol w:w="6803"/>
      </w:tblGrid>
      <w:tr w:rsidR="005D1905" w:rsidRPr="00446992" w14:paraId="1DE2B204" w14:textId="77777777" w:rsidTr="000223E8">
        <w:trPr>
          <w:trHeight w:val="290"/>
          <w:tblHeader/>
        </w:trPr>
        <w:tc>
          <w:tcPr>
            <w:tcW w:w="2194" w:type="dxa"/>
            <w:shd w:val="clear" w:color="auto" w:fill="FF0000"/>
            <w:noWrap/>
            <w:hideMark/>
          </w:tcPr>
          <w:p w14:paraId="1DB58BC7" w14:textId="62BDF62D" w:rsidR="005D1905" w:rsidRPr="0072109A" w:rsidRDefault="00B935DB" w:rsidP="000223E8">
            <w:pPr>
              <w:rPr>
                <w:rFonts w:cs="Calibri"/>
                <w:b/>
                <w:bCs/>
                <w:color w:val="FFFFFF"/>
                <w:sz w:val="18"/>
                <w:szCs w:val="18"/>
                <w:lang w:val="en-US"/>
              </w:rPr>
            </w:pPr>
            <w:r>
              <w:rPr>
                <w:rFonts w:cs="Calibri"/>
                <w:b/>
                <w:bCs/>
                <w:color w:val="FFFFFF"/>
                <w:sz w:val="18"/>
                <w:szCs w:val="18"/>
                <w:lang w:val="en-US"/>
              </w:rPr>
              <w:t>Campos</w:t>
            </w:r>
            <w:r w:rsidR="005D1905" w:rsidRPr="0072109A">
              <w:rPr>
                <w:rFonts w:cs="Calibri"/>
                <w:b/>
                <w:bCs/>
                <w:color w:val="FFFFFF"/>
                <w:sz w:val="18"/>
                <w:szCs w:val="18"/>
                <w:lang w:val="en-US"/>
              </w:rPr>
              <w:t xml:space="preserve"> da </w:t>
            </w:r>
            <w:r w:rsidR="005D1905" w:rsidRPr="0072109A">
              <w:rPr>
                <w:rFonts w:cs="Calibri"/>
                <w:b/>
                <w:bCs/>
                <w:i/>
                <w:color w:val="FFFFFF"/>
                <w:sz w:val="18"/>
                <w:szCs w:val="18"/>
                <w:lang w:val="en-US"/>
              </w:rPr>
              <w:t>view</w:t>
            </w:r>
          </w:p>
          <w:p w14:paraId="58C01853" w14:textId="77777777" w:rsidR="005D1905" w:rsidRPr="00446992" w:rsidRDefault="005D1905" w:rsidP="000223E8">
            <w:pPr>
              <w:rPr>
                <w:rFonts w:cs="Calibri"/>
                <w:color w:val="000000"/>
                <w:sz w:val="18"/>
                <w:szCs w:val="18"/>
                <w:lang w:val="en-US"/>
              </w:rPr>
            </w:pPr>
            <w:r>
              <w:rPr>
                <w:rFonts w:cs="Calibri"/>
                <w:b/>
                <w:bCs/>
                <w:i/>
                <w:color w:val="FFFFFF"/>
                <w:sz w:val="18"/>
                <w:szCs w:val="18"/>
                <w:lang w:val="en-US"/>
              </w:rPr>
              <w:t>gt015_report_biyr9500_bst</w:t>
            </w:r>
          </w:p>
        </w:tc>
        <w:tc>
          <w:tcPr>
            <w:tcW w:w="6803" w:type="dxa"/>
            <w:shd w:val="clear" w:color="auto" w:fill="FF0000"/>
            <w:noWrap/>
            <w:hideMark/>
          </w:tcPr>
          <w:p w14:paraId="5C72097C" w14:textId="77777777" w:rsidR="005D1905" w:rsidRPr="00446992" w:rsidRDefault="005D1905" w:rsidP="000223E8">
            <w:pPr>
              <w:rPr>
                <w:rFonts w:cs="Calibri"/>
                <w:color w:val="000000"/>
                <w:sz w:val="18"/>
                <w:szCs w:val="18"/>
              </w:rPr>
            </w:pPr>
            <w:r w:rsidRPr="0072109A">
              <w:rPr>
                <w:rFonts w:cs="Calibri"/>
                <w:b/>
                <w:bCs/>
                <w:color w:val="FFFFFF"/>
                <w:sz w:val="18"/>
                <w:szCs w:val="18"/>
              </w:rPr>
              <w:t>Alterações a partir da tabela</w:t>
            </w:r>
            <w:r w:rsidRPr="0072109A">
              <w:rPr>
                <w:rFonts w:cs="Calibri"/>
                <w:color w:val="000000"/>
                <w:sz w:val="18"/>
                <w:szCs w:val="18"/>
              </w:rPr>
              <w:t xml:space="preserve"> </w:t>
            </w:r>
            <w:r>
              <w:rPr>
                <w:rFonts w:cs="Calibri"/>
                <w:b/>
                <w:bCs/>
                <w:i/>
                <w:color w:val="FFFFFF"/>
                <w:sz w:val="18"/>
                <w:szCs w:val="18"/>
              </w:rPr>
              <w:t>gt015_report_biyr9500</w:t>
            </w:r>
          </w:p>
        </w:tc>
      </w:tr>
      <w:tr w:rsidR="005D1905" w:rsidRPr="00446992" w14:paraId="59A4A97F" w14:textId="77777777" w:rsidTr="000223E8">
        <w:trPr>
          <w:trHeight w:val="290"/>
        </w:trPr>
        <w:tc>
          <w:tcPr>
            <w:tcW w:w="2194" w:type="dxa"/>
            <w:shd w:val="clear" w:color="auto" w:fill="auto"/>
            <w:noWrap/>
            <w:hideMark/>
          </w:tcPr>
          <w:p w14:paraId="1CD4005F" w14:textId="77777777" w:rsidR="005D1905" w:rsidRPr="00446992" w:rsidRDefault="005D1905" w:rsidP="000223E8">
            <w:pPr>
              <w:rPr>
                <w:rFonts w:cs="Calibri"/>
                <w:color w:val="000000"/>
                <w:sz w:val="18"/>
                <w:szCs w:val="18"/>
              </w:rPr>
            </w:pPr>
            <w:r w:rsidRPr="00446992">
              <w:rPr>
                <w:rFonts w:cs="Calibri"/>
                <w:color w:val="000000"/>
                <w:sz w:val="18"/>
                <w:szCs w:val="18"/>
              </w:rPr>
              <w:t>datdados</w:t>
            </w:r>
          </w:p>
        </w:tc>
        <w:tc>
          <w:tcPr>
            <w:tcW w:w="6803" w:type="dxa"/>
            <w:shd w:val="clear" w:color="auto" w:fill="auto"/>
            <w:noWrap/>
            <w:hideMark/>
          </w:tcPr>
          <w:p w14:paraId="0C1F09D7" w14:textId="77777777" w:rsidR="005D1905" w:rsidRDefault="005D1905" w:rsidP="00F63E90">
            <w:pPr>
              <w:pStyle w:val="ListParagraph"/>
              <w:numPr>
                <w:ilvl w:val="0"/>
                <w:numId w:val="49"/>
              </w:numPr>
              <w:ind w:left="357" w:hanging="357"/>
              <w:rPr>
                <w:rFonts w:cs="Calibri"/>
                <w:color w:val="000000"/>
                <w:sz w:val="18"/>
                <w:szCs w:val="18"/>
              </w:rPr>
            </w:pPr>
            <w:r>
              <w:rPr>
                <w:rFonts w:cs="Calibri"/>
                <w:color w:val="000000"/>
                <w:sz w:val="18"/>
                <w:szCs w:val="18"/>
              </w:rPr>
              <w:t>O formato do campo é alterado para STRING</w:t>
            </w:r>
          </w:p>
          <w:p w14:paraId="1DC941F8"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4CF477CC" w14:textId="77777777" w:rsidR="005D1905" w:rsidRPr="00446992"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 xml:space="preserve">Caso o campo não </w:t>
            </w:r>
            <w:r>
              <w:rPr>
                <w:rFonts w:cs="Calibri"/>
                <w:color w:val="000000"/>
                <w:sz w:val="18"/>
                <w:szCs w:val="18"/>
              </w:rPr>
              <w:t>esteja preenchido com 10</w:t>
            </w:r>
            <w:r w:rsidRPr="0067670C">
              <w:rPr>
                <w:rFonts w:cs="Calibri"/>
                <w:color w:val="000000"/>
                <w:sz w:val="18"/>
                <w:szCs w:val="18"/>
              </w:rPr>
              <w:t xml:space="preserve"> caract</w:t>
            </w:r>
            <w:r>
              <w:rPr>
                <w:rFonts w:cs="Calibri"/>
                <w:color w:val="000000"/>
                <w:sz w:val="18"/>
                <w:szCs w:val="18"/>
              </w:rPr>
              <w:t xml:space="preserve">eres, é acrescentado ‘ </w:t>
            </w:r>
            <w:r w:rsidRPr="0067670C">
              <w:rPr>
                <w:rFonts w:cs="Calibri"/>
                <w:color w:val="000000"/>
                <w:sz w:val="18"/>
                <w:szCs w:val="18"/>
              </w:rPr>
              <w:t>’ à esquerda, até perfazer o comprimento de campo desejado.</w:t>
            </w:r>
          </w:p>
        </w:tc>
      </w:tr>
      <w:tr w:rsidR="005D1905" w:rsidRPr="00446992" w14:paraId="1028FAA2" w14:textId="77777777" w:rsidTr="000223E8">
        <w:trPr>
          <w:trHeight w:val="290"/>
        </w:trPr>
        <w:tc>
          <w:tcPr>
            <w:tcW w:w="2194" w:type="dxa"/>
            <w:shd w:val="clear" w:color="auto" w:fill="auto"/>
            <w:noWrap/>
            <w:hideMark/>
          </w:tcPr>
          <w:p w14:paraId="1D07458E" w14:textId="77777777" w:rsidR="005D1905" w:rsidRPr="00446992" w:rsidRDefault="005D1905" w:rsidP="000223E8">
            <w:pPr>
              <w:rPr>
                <w:rFonts w:cs="Calibri"/>
                <w:color w:val="000000"/>
                <w:sz w:val="18"/>
                <w:szCs w:val="18"/>
              </w:rPr>
            </w:pPr>
            <w:r w:rsidRPr="00446992">
              <w:rPr>
                <w:rFonts w:cs="Calibri"/>
                <w:color w:val="000000"/>
                <w:sz w:val="18"/>
                <w:szCs w:val="18"/>
              </w:rPr>
              <w:t>cempresabg</w:t>
            </w:r>
          </w:p>
        </w:tc>
        <w:tc>
          <w:tcPr>
            <w:tcW w:w="6803" w:type="dxa"/>
            <w:shd w:val="clear" w:color="auto" w:fill="auto"/>
            <w:noWrap/>
            <w:hideMark/>
          </w:tcPr>
          <w:p w14:paraId="3B0418F3" w14:textId="77777777" w:rsidR="005D1905" w:rsidRPr="0067670C"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73DFD3E"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5D1905" w:rsidRPr="00446992" w14:paraId="6F465086" w14:textId="77777777" w:rsidTr="000223E8">
        <w:trPr>
          <w:trHeight w:val="290"/>
        </w:trPr>
        <w:tc>
          <w:tcPr>
            <w:tcW w:w="2194" w:type="dxa"/>
            <w:shd w:val="clear" w:color="auto" w:fill="auto"/>
            <w:noWrap/>
            <w:hideMark/>
          </w:tcPr>
          <w:p w14:paraId="0F23DACB" w14:textId="77777777" w:rsidR="005D1905" w:rsidRPr="00446992" w:rsidRDefault="005D1905" w:rsidP="000223E8">
            <w:pPr>
              <w:rPr>
                <w:rFonts w:cs="Calibri"/>
                <w:color w:val="000000"/>
                <w:sz w:val="18"/>
                <w:szCs w:val="18"/>
              </w:rPr>
            </w:pPr>
            <w:r w:rsidRPr="00446992">
              <w:rPr>
                <w:rFonts w:cs="Calibri"/>
                <w:color w:val="000000"/>
                <w:sz w:val="18"/>
                <w:szCs w:val="18"/>
              </w:rPr>
              <w:t>ccontrglb</w:t>
            </w:r>
          </w:p>
        </w:tc>
        <w:tc>
          <w:tcPr>
            <w:tcW w:w="6803" w:type="dxa"/>
            <w:shd w:val="clear" w:color="auto" w:fill="auto"/>
            <w:noWrap/>
            <w:hideMark/>
          </w:tcPr>
          <w:p w14:paraId="6D8D4B3A" w14:textId="77777777" w:rsidR="005D1905" w:rsidRPr="0067670C"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08BD3B9"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w:t>
            </w:r>
            <w:r>
              <w:rPr>
                <w:rFonts w:cs="Calibri"/>
                <w:color w:val="000000"/>
                <w:sz w:val="18"/>
                <w:szCs w:val="18"/>
              </w:rPr>
              <w:t>ampo não esteja preenchido com 9</w:t>
            </w:r>
            <w:r w:rsidRPr="00FD1D1A">
              <w:rPr>
                <w:rFonts w:cs="Calibri"/>
                <w:color w:val="000000"/>
                <w:sz w:val="18"/>
                <w:szCs w:val="18"/>
              </w:rPr>
              <w:t xml:space="preserve"> caracteres, é acrescentado o dígito ‘0’ à esquerda, até perfazer o comprimento de campo desejado.</w:t>
            </w:r>
          </w:p>
        </w:tc>
      </w:tr>
      <w:tr w:rsidR="005D1905" w:rsidRPr="00446992" w14:paraId="42909CD8" w14:textId="77777777" w:rsidTr="000223E8">
        <w:trPr>
          <w:trHeight w:val="290"/>
        </w:trPr>
        <w:tc>
          <w:tcPr>
            <w:tcW w:w="2194" w:type="dxa"/>
            <w:shd w:val="clear" w:color="auto" w:fill="auto"/>
            <w:noWrap/>
            <w:hideMark/>
          </w:tcPr>
          <w:p w14:paraId="778C093B" w14:textId="77777777" w:rsidR="005D1905" w:rsidRPr="00446992" w:rsidRDefault="005D1905" w:rsidP="000223E8">
            <w:pPr>
              <w:rPr>
                <w:rFonts w:cs="Calibri"/>
                <w:color w:val="000000"/>
                <w:sz w:val="18"/>
                <w:szCs w:val="18"/>
              </w:rPr>
            </w:pPr>
            <w:r w:rsidRPr="00446992">
              <w:rPr>
                <w:rFonts w:cs="Calibri"/>
                <w:color w:val="000000"/>
                <w:sz w:val="18"/>
                <w:szCs w:val="18"/>
              </w:rPr>
              <w:t>tipgargblbg</w:t>
            </w:r>
          </w:p>
        </w:tc>
        <w:tc>
          <w:tcPr>
            <w:tcW w:w="6803" w:type="dxa"/>
            <w:shd w:val="clear" w:color="auto" w:fill="auto"/>
            <w:noWrap/>
            <w:hideMark/>
          </w:tcPr>
          <w:p w14:paraId="524B13A5" w14:textId="77777777" w:rsidR="005D1905" w:rsidRPr="0067670C"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53D7A7C"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lastRenderedPageBreak/>
              <w:t>Caso o campo não esteja preenchido com 5 caracteres, é acrescentado o dígito ‘0’ à esquerda, até perfazer o comprimento de campo desejado.</w:t>
            </w:r>
          </w:p>
        </w:tc>
      </w:tr>
      <w:tr w:rsidR="005D1905" w:rsidRPr="00446992" w14:paraId="17C8748A" w14:textId="77777777" w:rsidTr="000223E8">
        <w:trPr>
          <w:trHeight w:val="290"/>
        </w:trPr>
        <w:tc>
          <w:tcPr>
            <w:tcW w:w="2194" w:type="dxa"/>
            <w:shd w:val="clear" w:color="auto" w:fill="auto"/>
            <w:noWrap/>
            <w:hideMark/>
          </w:tcPr>
          <w:p w14:paraId="40DDF458" w14:textId="77777777" w:rsidR="005D1905" w:rsidRPr="00446992" w:rsidRDefault="005D1905" w:rsidP="000223E8">
            <w:pPr>
              <w:rPr>
                <w:rFonts w:cs="Calibri"/>
                <w:color w:val="000000"/>
                <w:sz w:val="18"/>
                <w:szCs w:val="18"/>
              </w:rPr>
            </w:pPr>
            <w:r w:rsidRPr="00446992">
              <w:rPr>
                <w:rFonts w:cs="Calibri"/>
                <w:color w:val="000000"/>
                <w:sz w:val="18"/>
                <w:szCs w:val="18"/>
              </w:rPr>
              <w:lastRenderedPageBreak/>
              <w:t>cgarglb</w:t>
            </w:r>
          </w:p>
        </w:tc>
        <w:tc>
          <w:tcPr>
            <w:tcW w:w="6803" w:type="dxa"/>
            <w:shd w:val="clear" w:color="auto" w:fill="auto"/>
            <w:noWrap/>
            <w:hideMark/>
          </w:tcPr>
          <w:p w14:paraId="1DF3A0B3" w14:textId="77777777" w:rsidR="005D1905" w:rsidRPr="0067670C"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668A681"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9 caracteres, é acrescentado o dígito ‘0’ à esquerda, até perfazer o comprimento de campo desejado.</w:t>
            </w:r>
          </w:p>
        </w:tc>
      </w:tr>
      <w:tr w:rsidR="005D1905" w:rsidRPr="00446992" w14:paraId="42810203" w14:textId="77777777" w:rsidTr="000223E8">
        <w:trPr>
          <w:trHeight w:val="290"/>
        </w:trPr>
        <w:tc>
          <w:tcPr>
            <w:tcW w:w="2194" w:type="dxa"/>
            <w:shd w:val="clear" w:color="auto" w:fill="auto"/>
            <w:noWrap/>
            <w:hideMark/>
          </w:tcPr>
          <w:p w14:paraId="002B852A" w14:textId="77777777" w:rsidR="005D1905" w:rsidRPr="00446992" w:rsidRDefault="005D1905" w:rsidP="000223E8">
            <w:pPr>
              <w:rPr>
                <w:rFonts w:cs="Calibri"/>
                <w:color w:val="000000"/>
                <w:sz w:val="18"/>
                <w:szCs w:val="18"/>
              </w:rPr>
            </w:pPr>
            <w:r w:rsidRPr="00446992">
              <w:rPr>
                <w:rFonts w:cs="Calibri"/>
                <w:color w:val="000000"/>
                <w:sz w:val="18"/>
                <w:szCs w:val="18"/>
              </w:rPr>
              <w:t>dabertur</w:t>
            </w:r>
          </w:p>
        </w:tc>
        <w:tc>
          <w:tcPr>
            <w:tcW w:w="6803" w:type="dxa"/>
            <w:shd w:val="clear" w:color="auto" w:fill="auto"/>
            <w:noWrap/>
            <w:hideMark/>
          </w:tcPr>
          <w:p w14:paraId="20A0441F" w14:textId="77777777" w:rsidR="005D1905" w:rsidRDefault="005D1905" w:rsidP="00F63E90">
            <w:pPr>
              <w:pStyle w:val="ListParagraph"/>
              <w:numPr>
                <w:ilvl w:val="0"/>
                <w:numId w:val="49"/>
              </w:numPr>
              <w:ind w:left="357" w:hanging="357"/>
              <w:rPr>
                <w:rFonts w:cs="Calibri"/>
                <w:color w:val="000000"/>
                <w:sz w:val="18"/>
                <w:szCs w:val="18"/>
              </w:rPr>
            </w:pPr>
            <w:r>
              <w:rPr>
                <w:rFonts w:cs="Calibri"/>
                <w:color w:val="000000"/>
                <w:sz w:val="18"/>
                <w:szCs w:val="18"/>
              </w:rPr>
              <w:t>O formato do campo é alterado para STRING</w:t>
            </w:r>
          </w:p>
          <w:p w14:paraId="3F622504"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3332E4D1"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10 caracteres, é acrescentado ‘ ’ à esquerda, até perfazer o comprimento de campo desejado.</w:t>
            </w:r>
          </w:p>
        </w:tc>
      </w:tr>
      <w:tr w:rsidR="005D1905" w:rsidRPr="00446992" w14:paraId="41D084A7" w14:textId="77777777" w:rsidTr="000223E8">
        <w:trPr>
          <w:trHeight w:val="290"/>
        </w:trPr>
        <w:tc>
          <w:tcPr>
            <w:tcW w:w="2194" w:type="dxa"/>
            <w:shd w:val="clear" w:color="auto" w:fill="auto"/>
            <w:noWrap/>
            <w:hideMark/>
          </w:tcPr>
          <w:p w14:paraId="6A370FFE" w14:textId="77777777" w:rsidR="005D1905" w:rsidRPr="00446992" w:rsidRDefault="005D1905" w:rsidP="000223E8">
            <w:pPr>
              <w:rPr>
                <w:rFonts w:cs="Calibri"/>
                <w:color w:val="000000"/>
                <w:sz w:val="18"/>
                <w:szCs w:val="18"/>
              </w:rPr>
            </w:pPr>
            <w:r w:rsidRPr="00446992">
              <w:rPr>
                <w:rFonts w:cs="Calibri"/>
                <w:color w:val="000000"/>
                <w:sz w:val="18"/>
                <w:szCs w:val="18"/>
              </w:rPr>
              <w:t>dvencime</w:t>
            </w:r>
          </w:p>
        </w:tc>
        <w:tc>
          <w:tcPr>
            <w:tcW w:w="6803" w:type="dxa"/>
            <w:shd w:val="clear" w:color="auto" w:fill="auto"/>
            <w:noWrap/>
            <w:hideMark/>
          </w:tcPr>
          <w:p w14:paraId="5D6D7A7C" w14:textId="77777777" w:rsidR="005D1905" w:rsidRDefault="005D1905" w:rsidP="00F63E90">
            <w:pPr>
              <w:pStyle w:val="ListParagraph"/>
              <w:numPr>
                <w:ilvl w:val="0"/>
                <w:numId w:val="49"/>
              </w:numPr>
              <w:ind w:left="357" w:hanging="357"/>
              <w:rPr>
                <w:rFonts w:cs="Calibri"/>
                <w:color w:val="000000"/>
                <w:sz w:val="18"/>
                <w:szCs w:val="18"/>
              </w:rPr>
            </w:pPr>
            <w:r>
              <w:rPr>
                <w:rFonts w:cs="Calibri"/>
                <w:color w:val="000000"/>
                <w:sz w:val="18"/>
                <w:szCs w:val="18"/>
              </w:rPr>
              <w:t>O formato do campo é alterado para STRING</w:t>
            </w:r>
          </w:p>
          <w:p w14:paraId="4C00C083"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53E636C8"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10 caracteres, é acrescentado ‘ ’ à esquerda, até perfazer o comprimento de campo desejado.</w:t>
            </w:r>
          </w:p>
        </w:tc>
      </w:tr>
      <w:tr w:rsidR="005D1905" w:rsidRPr="00446992" w14:paraId="03448032" w14:textId="77777777" w:rsidTr="000223E8">
        <w:trPr>
          <w:trHeight w:val="290"/>
        </w:trPr>
        <w:tc>
          <w:tcPr>
            <w:tcW w:w="2194" w:type="dxa"/>
            <w:shd w:val="clear" w:color="auto" w:fill="auto"/>
            <w:noWrap/>
            <w:hideMark/>
          </w:tcPr>
          <w:p w14:paraId="777DC704" w14:textId="77777777" w:rsidR="005D1905" w:rsidRPr="00446992" w:rsidRDefault="005D1905" w:rsidP="000223E8">
            <w:pPr>
              <w:rPr>
                <w:rFonts w:cs="Calibri"/>
                <w:color w:val="000000"/>
                <w:sz w:val="18"/>
                <w:szCs w:val="18"/>
              </w:rPr>
            </w:pPr>
            <w:r w:rsidRPr="00446992">
              <w:rPr>
                <w:rFonts w:cs="Calibri"/>
                <w:color w:val="000000"/>
                <w:sz w:val="18"/>
                <w:szCs w:val="18"/>
              </w:rPr>
              <w:t>dvencimp</w:t>
            </w:r>
          </w:p>
        </w:tc>
        <w:tc>
          <w:tcPr>
            <w:tcW w:w="6803" w:type="dxa"/>
            <w:shd w:val="clear" w:color="auto" w:fill="auto"/>
            <w:noWrap/>
            <w:hideMark/>
          </w:tcPr>
          <w:p w14:paraId="2F48E82E" w14:textId="77777777" w:rsidR="005D1905" w:rsidRDefault="005D1905" w:rsidP="00F63E90">
            <w:pPr>
              <w:pStyle w:val="ListParagraph"/>
              <w:numPr>
                <w:ilvl w:val="0"/>
                <w:numId w:val="49"/>
              </w:numPr>
              <w:ind w:left="357" w:hanging="357"/>
              <w:rPr>
                <w:rFonts w:cs="Calibri"/>
                <w:color w:val="000000"/>
                <w:sz w:val="18"/>
                <w:szCs w:val="18"/>
              </w:rPr>
            </w:pPr>
            <w:r>
              <w:rPr>
                <w:rFonts w:cs="Calibri"/>
                <w:color w:val="000000"/>
                <w:sz w:val="18"/>
                <w:szCs w:val="18"/>
              </w:rPr>
              <w:t>O formato do campo é alterado para STRING</w:t>
            </w:r>
          </w:p>
          <w:p w14:paraId="1AFFECC7"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672B4D61"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10 caracteres, é acrescentado ‘ ’ à esquerda, até perfazer o comprimento de campo desejado.</w:t>
            </w:r>
          </w:p>
        </w:tc>
      </w:tr>
      <w:tr w:rsidR="005D1905" w:rsidRPr="00446992" w14:paraId="36F77F2E" w14:textId="77777777" w:rsidTr="000223E8">
        <w:trPr>
          <w:trHeight w:val="290"/>
        </w:trPr>
        <w:tc>
          <w:tcPr>
            <w:tcW w:w="2194" w:type="dxa"/>
            <w:shd w:val="clear" w:color="auto" w:fill="auto"/>
            <w:noWrap/>
            <w:hideMark/>
          </w:tcPr>
          <w:p w14:paraId="75F6BE99" w14:textId="77777777" w:rsidR="005D1905" w:rsidRPr="00446992" w:rsidRDefault="005D1905" w:rsidP="000223E8">
            <w:pPr>
              <w:rPr>
                <w:rFonts w:cs="Calibri"/>
                <w:color w:val="000000"/>
                <w:sz w:val="18"/>
                <w:szCs w:val="18"/>
              </w:rPr>
            </w:pPr>
            <w:r w:rsidRPr="00446992">
              <w:rPr>
                <w:rFonts w:cs="Calibri"/>
                <w:color w:val="000000"/>
                <w:sz w:val="18"/>
                <w:szCs w:val="18"/>
              </w:rPr>
              <w:t>tipgarbg</w:t>
            </w:r>
          </w:p>
        </w:tc>
        <w:tc>
          <w:tcPr>
            <w:tcW w:w="6803" w:type="dxa"/>
            <w:shd w:val="clear" w:color="auto" w:fill="auto"/>
            <w:noWrap/>
            <w:hideMark/>
          </w:tcPr>
          <w:p w14:paraId="15FAFBE2"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589DC0BA"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5D1905" w:rsidRPr="00446992" w14:paraId="4A3873D6" w14:textId="77777777" w:rsidTr="000223E8">
        <w:trPr>
          <w:trHeight w:val="290"/>
        </w:trPr>
        <w:tc>
          <w:tcPr>
            <w:tcW w:w="2194" w:type="dxa"/>
            <w:shd w:val="clear" w:color="auto" w:fill="auto"/>
            <w:noWrap/>
            <w:hideMark/>
          </w:tcPr>
          <w:p w14:paraId="4FD6D8DC" w14:textId="77777777" w:rsidR="005D1905" w:rsidRPr="00446992" w:rsidRDefault="005D1905" w:rsidP="000223E8">
            <w:pPr>
              <w:rPr>
                <w:rFonts w:cs="Calibri"/>
                <w:color w:val="000000"/>
                <w:sz w:val="18"/>
                <w:szCs w:val="18"/>
              </w:rPr>
            </w:pPr>
            <w:r w:rsidRPr="00446992">
              <w:rPr>
                <w:rFonts w:cs="Calibri"/>
                <w:color w:val="000000"/>
                <w:sz w:val="18"/>
                <w:szCs w:val="18"/>
              </w:rPr>
              <w:t>cgarantbl</w:t>
            </w:r>
          </w:p>
        </w:tc>
        <w:tc>
          <w:tcPr>
            <w:tcW w:w="6803" w:type="dxa"/>
            <w:shd w:val="clear" w:color="auto" w:fill="auto"/>
            <w:noWrap/>
            <w:hideMark/>
          </w:tcPr>
          <w:p w14:paraId="004A3EE7"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3B5BC244"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5D1905" w:rsidRPr="00446992" w14:paraId="07D2BC92" w14:textId="77777777" w:rsidTr="000223E8">
        <w:trPr>
          <w:trHeight w:val="290"/>
        </w:trPr>
        <w:tc>
          <w:tcPr>
            <w:tcW w:w="2194" w:type="dxa"/>
            <w:shd w:val="clear" w:color="auto" w:fill="auto"/>
            <w:noWrap/>
            <w:hideMark/>
          </w:tcPr>
          <w:p w14:paraId="72C0A564" w14:textId="77777777" w:rsidR="005D1905" w:rsidRPr="00446992" w:rsidRDefault="005D1905" w:rsidP="000223E8">
            <w:pPr>
              <w:rPr>
                <w:rFonts w:cs="Calibri"/>
                <w:color w:val="000000"/>
                <w:sz w:val="18"/>
                <w:szCs w:val="18"/>
              </w:rPr>
            </w:pPr>
            <w:r w:rsidRPr="00446992">
              <w:rPr>
                <w:rFonts w:cs="Calibri"/>
                <w:color w:val="000000"/>
                <w:sz w:val="18"/>
                <w:szCs w:val="18"/>
              </w:rPr>
              <w:t>ctipoinstbl</w:t>
            </w:r>
          </w:p>
        </w:tc>
        <w:tc>
          <w:tcPr>
            <w:tcW w:w="6803" w:type="dxa"/>
            <w:shd w:val="clear" w:color="auto" w:fill="auto"/>
            <w:noWrap/>
            <w:hideMark/>
          </w:tcPr>
          <w:p w14:paraId="6395E68F"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08BAF842"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5D1905" w:rsidRPr="00446992" w14:paraId="07015007" w14:textId="77777777" w:rsidTr="000223E8">
        <w:trPr>
          <w:trHeight w:val="290"/>
        </w:trPr>
        <w:tc>
          <w:tcPr>
            <w:tcW w:w="2194" w:type="dxa"/>
            <w:shd w:val="clear" w:color="auto" w:fill="auto"/>
            <w:noWrap/>
            <w:hideMark/>
          </w:tcPr>
          <w:p w14:paraId="3A98D02E" w14:textId="77777777" w:rsidR="005D1905" w:rsidRPr="00446992" w:rsidRDefault="005D1905" w:rsidP="000223E8">
            <w:pPr>
              <w:rPr>
                <w:rFonts w:cs="Calibri"/>
                <w:color w:val="000000"/>
                <w:sz w:val="18"/>
                <w:szCs w:val="18"/>
              </w:rPr>
            </w:pPr>
            <w:r w:rsidRPr="00446992">
              <w:rPr>
                <w:rFonts w:cs="Calibri"/>
                <w:color w:val="000000"/>
                <w:sz w:val="18"/>
                <w:szCs w:val="18"/>
              </w:rPr>
              <w:t>cpigreg</w:t>
            </w:r>
          </w:p>
        </w:tc>
        <w:tc>
          <w:tcPr>
            <w:tcW w:w="6803" w:type="dxa"/>
            <w:shd w:val="clear" w:color="auto" w:fill="auto"/>
            <w:noWrap/>
            <w:hideMark/>
          </w:tcPr>
          <w:p w14:paraId="137755D2"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64241C59"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86071F9" w14:textId="77777777" w:rsidR="005D1905" w:rsidRPr="00FD1D1A"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Caso o campo não esteja preenchido com 1 caract</w:t>
            </w:r>
            <w:r>
              <w:rPr>
                <w:rFonts w:cs="Calibri"/>
                <w:color w:val="000000"/>
                <w:sz w:val="18"/>
                <w:szCs w:val="18"/>
              </w:rPr>
              <w:t>er</w:t>
            </w:r>
            <w:r w:rsidRPr="00FD1D1A">
              <w:rPr>
                <w:rFonts w:cs="Calibri"/>
                <w:color w:val="000000"/>
                <w:sz w:val="18"/>
                <w:szCs w:val="18"/>
              </w:rPr>
              <w:t>, é acrescentado ‘ ’ à esquerda, até perfazer o comprimento de campo desejado.</w:t>
            </w:r>
          </w:p>
        </w:tc>
      </w:tr>
      <w:tr w:rsidR="005D1905" w:rsidRPr="00446992" w14:paraId="1067A784" w14:textId="77777777" w:rsidTr="000223E8">
        <w:trPr>
          <w:trHeight w:val="290"/>
        </w:trPr>
        <w:tc>
          <w:tcPr>
            <w:tcW w:w="2194" w:type="dxa"/>
            <w:shd w:val="clear" w:color="auto" w:fill="auto"/>
            <w:noWrap/>
            <w:hideMark/>
          </w:tcPr>
          <w:p w14:paraId="5867C59A" w14:textId="77777777" w:rsidR="005D1905" w:rsidRPr="00446992" w:rsidRDefault="005D1905" w:rsidP="000223E8">
            <w:pPr>
              <w:rPr>
                <w:rFonts w:cs="Calibri"/>
                <w:color w:val="000000"/>
                <w:sz w:val="18"/>
                <w:szCs w:val="18"/>
              </w:rPr>
            </w:pPr>
            <w:r w:rsidRPr="00446992">
              <w:rPr>
                <w:rFonts w:cs="Calibri"/>
                <w:color w:val="000000"/>
                <w:sz w:val="18"/>
                <w:szCs w:val="18"/>
              </w:rPr>
              <w:t>ctipoavalbg</w:t>
            </w:r>
          </w:p>
        </w:tc>
        <w:tc>
          <w:tcPr>
            <w:tcW w:w="6803" w:type="dxa"/>
            <w:shd w:val="clear" w:color="auto" w:fill="auto"/>
            <w:noWrap/>
            <w:hideMark/>
          </w:tcPr>
          <w:p w14:paraId="20149378"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506A12FF"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5D1905" w:rsidRPr="00446992" w14:paraId="31A5C460" w14:textId="77777777" w:rsidTr="000223E8">
        <w:trPr>
          <w:trHeight w:val="290"/>
        </w:trPr>
        <w:tc>
          <w:tcPr>
            <w:tcW w:w="2194" w:type="dxa"/>
            <w:shd w:val="clear" w:color="auto" w:fill="auto"/>
            <w:noWrap/>
            <w:hideMark/>
          </w:tcPr>
          <w:p w14:paraId="7392357D" w14:textId="77777777" w:rsidR="005D1905" w:rsidRPr="00446992" w:rsidRDefault="005D1905" w:rsidP="000223E8">
            <w:pPr>
              <w:rPr>
                <w:rFonts w:cs="Calibri"/>
                <w:color w:val="000000"/>
                <w:sz w:val="18"/>
                <w:szCs w:val="18"/>
              </w:rPr>
            </w:pPr>
            <w:r w:rsidRPr="00446992">
              <w:rPr>
                <w:rFonts w:cs="Calibri"/>
                <w:color w:val="000000"/>
                <w:sz w:val="18"/>
                <w:szCs w:val="18"/>
              </w:rPr>
              <w:t>ctipocsbg</w:t>
            </w:r>
          </w:p>
        </w:tc>
        <w:tc>
          <w:tcPr>
            <w:tcW w:w="6803" w:type="dxa"/>
            <w:shd w:val="clear" w:color="auto" w:fill="auto"/>
            <w:noWrap/>
            <w:hideMark/>
          </w:tcPr>
          <w:p w14:paraId="4B1AE1A3"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614F1356"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5 caracteres</w:t>
            </w:r>
            <w:r w:rsidR="00F30D17">
              <w:rPr>
                <w:rFonts w:cs="Calibri"/>
                <w:color w:val="000000"/>
                <w:sz w:val="18"/>
                <w:szCs w:val="18"/>
              </w:rPr>
              <w:t xml:space="preserve">, </w:t>
            </w:r>
            <w:r w:rsidRPr="00FD1D1A">
              <w:rPr>
                <w:rFonts w:cs="Calibri"/>
                <w:color w:val="000000"/>
                <w:sz w:val="18"/>
                <w:szCs w:val="18"/>
              </w:rPr>
              <w:t>é acrescentado o dígito ‘0’ à esquerda, até perfazer o comprimento de campo desejado.</w:t>
            </w:r>
          </w:p>
        </w:tc>
      </w:tr>
      <w:tr w:rsidR="005D1905" w:rsidRPr="00446992" w14:paraId="7B7E4EE0" w14:textId="77777777" w:rsidTr="000223E8">
        <w:trPr>
          <w:trHeight w:val="290"/>
        </w:trPr>
        <w:tc>
          <w:tcPr>
            <w:tcW w:w="2194" w:type="dxa"/>
            <w:shd w:val="clear" w:color="auto" w:fill="auto"/>
            <w:noWrap/>
            <w:hideMark/>
          </w:tcPr>
          <w:p w14:paraId="3F6B7390" w14:textId="77777777" w:rsidR="005D1905" w:rsidRPr="00446992" w:rsidRDefault="005D1905" w:rsidP="000223E8">
            <w:pPr>
              <w:rPr>
                <w:rFonts w:cs="Calibri"/>
                <w:color w:val="000000"/>
                <w:sz w:val="18"/>
                <w:szCs w:val="18"/>
              </w:rPr>
            </w:pPr>
            <w:r w:rsidRPr="00446992">
              <w:rPr>
                <w:rFonts w:cs="Calibri"/>
                <w:color w:val="000000"/>
                <w:sz w:val="18"/>
                <w:szCs w:val="18"/>
              </w:rPr>
              <w:t>cestgarbg</w:t>
            </w:r>
          </w:p>
        </w:tc>
        <w:tc>
          <w:tcPr>
            <w:tcW w:w="6803" w:type="dxa"/>
            <w:shd w:val="clear" w:color="auto" w:fill="auto"/>
            <w:noWrap/>
            <w:hideMark/>
          </w:tcPr>
          <w:p w14:paraId="183D293E"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7D63DF66"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5D1905" w:rsidRPr="00446992" w14:paraId="7AABBD47" w14:textId="77777777" w:rsidTr="000223E8">
        <w:trPr>
          <w:trHeight w:val="290"/>
        </w:trPr>
        <w:tc>
          <w:tcPr>
            <w:tcW w:w="2194" w:type="dxa"/>
            <w:shd w:val="clear" w:color="auto" w:fill="auto"/>
            <w:noWrap/>
            <w:hideMark/>
          </w:tcPr>
          <w:p w14:paraId="37A4ED46" w14:textId="77777777" w:rsidR="005D1905" w:rsidRPr="00446992" w:rsidRDefault="005D1905" w:rsidP="000223E8">
            <w:pPr>
              <w:rPr>
                <w:rFonts w:cs="Calibri"/>
                <w:color w:val="000000"/>
                <w:sz w:val="18"/>
                <w:szCs w:val="18"/>
              </w:rPr>
            </w:pPr>
            <w:r w:rsidRPr="00446992">
              <w:rPr>
                <w:rFonts w:cs="Calibri"/>
                <w:color w:val="000000"/>
                <w:sz w:val="18"/>
                <w:szCs w:val="18"/>
              </w:rPr>
              <w:t>pcobact</w:t>
            </w:r>
          </w:p>
        </w:tc>
        <w:tc>
          <w:tcPr>
            <w:tcW w:w="6803" w:type="dxa"/>
            <w:shd w:val="clear" w:color="auto" w:fill="auto"/>
            <w:noWrap/>
            <w:hideMark/>
          </w:tcPr>
          <w:p w14:paraId="4D2F60AF"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2D9CF3A4"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793B9ACA" w14:textId="77777777" w:rsidR="005D1905" w:rsidRDefault="005D1905" w:rsidP="00F63E90">
            <w:pPr>
              <w:pStyle w:val="ListParagraph"/>
              <w:numPr>
                <w:ilvl w:val="0"/>
                <w:numId w:val="55"/>
              </w:numPr>
              <w:ind w:left="357" w:hanging="357"/>
              <w:rPr>
                <w:rFonts w:cs="Calibri"/>
                <w:color w:val="000000"/>
                <w:sz w:val="18"/>
                <w:szCs w:val="18"/>
              </w:rPr>
            </w:pPr>
            <w:r w:rsidRPr="0072109A">
              <w:rPr>
                <w:rFonts w:cs="Calibri"/>
                <w:color w:val="000000"/>
                <w:sz w:val="18"/>
                <w:szCs w:val="18"/>
              </w:rPr>
              <w:t>Todos os ‘.’ São substituídos por uma ‘,’</w:t>
            </w:r>
          </w:p>
          <w:p w14:paraId="7EAE2AC5" w14:textId="77777777" w:rsidR="005D1905" w:rsidRPr="00FD1D1A"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Caso o campo não esteja preenchido com 9 caracteres, é acrescentado ‘ ’ à esquerda, até perfazer o comprimento de campo desejado.</w:t>
            </w:r>
          </w:p>
        </w:tc>
      </w:tr>
      <w:tr w:rsidR="005D1905" w:rsidRPr="00446992" w14:paraId="7DF37F01" w14:textId="77777777" w:rsidTr="000223E8">
        <w:trPr>
          <w:trHeight w:val="290"/>
        </w:trPr>
        <w:tc>
          <w:tcPr>
            <w:tcW w:w="2194" w:type="dxa"/>
            <w:shd w:val="clear" w:color="auto" w:fill="auto"/>
            <w:noWrap/>
            <w:hideMark/>
          </w:tcPr>
          <w:p w14:paraId="2989346C" w14:textId="77777777" w:rsidR="005D1905" w:rsidRPr="00446992" w:rsidRDefault="005D1905" w:rsidP="000223E8">
            <w:pPr>
              <w:rPr>
                <w:rFonts w:cs="Calibri"/>
                <w:color w:val="000000"/>
                <w:sz w:val="18"/>
                <w:szCs w:val="18"/>
              </w:rPr>
            </w:pPr>
            <w:r w:rsidRPr="00446992">
              <w:rPr>
                <w:rFonts w:cs="Calibri"/>
                <w:color w:val="000000"/>
                <w:sz w:val="18"/>
                <w:szCs w:val="18"/>
              </w:rPr>
              <w:t>pcobini</w:t>
            </w:r>
          </w:p>
        </w:tc>
        <w:tc>
          <w:tcPr>
            <w:tcW w:w="6803" w:type="dxa"/>
            <w:shd w:val="clear" w:color="auto" w:fill="auto"/>
            <w:noWrap/>
            <w:hideMark/>
          </w:tcPr>
          <w:p w14:paraId="0FACCECE"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738677D2"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8AF9BF8" w14:textId="77777777" w:rsidR="005D1905" w:rsidRDefault="005D1905" w:rsidP="00F63E90">
            <w:pPr>
              <w:pStyle w:val="ListParagraph"/>
              <w:numPr>
                <w:ilvl w:val="0"/>
                <w:numId w:val="55"/>
              </w:numPr>
              <w:ind w:left="357" w:hanging="357"/>
              <w:rPr>
                <w:rFonts w:cs="Calibri"/>
                <w:color w:val="000000"/>
                <w:sz w:val="18"/>
                <w:szCs w:val="18"/>
              </w:rPr>
            </w:pPr>
            <w:r w:rsidRPr="0072109A">
              <w:rPr>
                <w:rFonts w:cs="Calibri"/>
                <w:color w:val="000000"/>
                <w:sz w:val="18"/>
                <w:szCs w:val="18"/>
              </w:rPr>
              <w:t>Todos os ‘.’ São substituídos por uma ‘,’</w:t>
            </w:r>
          </w:p>
          <w:p w14:paraId="53FF2321" w14:textId="77777777" w:rsidR="005D1905" w:rsidRPr="00FD1D1A"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Caso o campo não esteja preenchido com 9 caracteres, é acrescentado ‘ ’ à esquerda, até perfazer o comprimento de campo desejado.</w:t>
            </w:r>
          </w:p>
        </w:tc>
      </w:tr>
      <w:tr w:rsidR="005D1905" w:rsidRPr="00446992" w14:paraId="249EE7B7" w14:textId="77777777" w:rsidTr="000223E8">
        <w:trPr>
          <w:trHeight w:val="290"/>
        </w:trPr>
        <w:tc>
          <w:tcPr>
            <w:tcW w:w="2194" w:type="dxa"/>
            <w:shd w:val="clear" w:color="auto" w:fill="auto"/>
            <w:noWrap/>
            <w:hideMark/>
          </w:tcPr>
          <w:p w14:paraId="015C374A" w14:textId="77777777" w:rsidR="005D1905" w:rsidRPr="00446992" w:rsidRDefault="005D1905" w:rsidP="000223E8">
            <w:pPr>
              <w:rPr>
                <w:rFonts w:cs="Calibri"/>
                <w:color w:val="000000"/>
                <w:sz w:val="18"/>
                <w:szCs w:val="18"/>
              </w:rPr>
            </w:pPr>
            <w:r w:rsidRPr="00446992">
              <w:rPr>
                <w:rFonts w:cs="Calibri"/>
                <w:color w:val="000000"/>
                <w:sz w:val="18"/>
                <w:szCs w:val="18"/>
              </w:rPr>
              <w:t>mavaliai</w:t>
            </w:r>
          </w:p>
        </w:tc>
        <w:tc>
          <w:tcPr>
            <w:tcW w:w="6803" w:type="dxa"/>
            <w:shd w:val="clear" w:color="auto" w:fill="auto"/>
            <w:noWrap/>
            <w:hideMark/>
          </w:tcPr>
          <w:p w14:paraId="49C1B0FA"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26AF4F46"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E80F750" w14:textId="77777777" w:rsidR="005D1905" w:rsidRDefault="005D1905" w:rsidP="00F63E90">
            <w:pPr>
              <w:pStyle w:val="ListParagraph"/>
              <w:numPr>
                <w:ilvl w:val="0"/>
                <w:numId w:val="55"/>
              </w:numPr>
              <w:ind w:left="357" w:hanging="357"/>
              <w:rPr>
                <w:rFonts w:cs="Calibri"/>
                <w:color w:val="000000"/>
                <w:sz w:val="18"/>
                <w:szCs w:val="18"/>
              </w:rPr>
            </w:pPr>
            <w:r w:rsidRPr="0072109A">
              <w:rPr>
                <w:rFonts w:cs="Calibri"/>
                <w:color w:val="000000"/>
                <w:sz w:val="18"/>
                <w:szCs w:val="18"/>
              </w:rPr>
              <w:t>Todos os ‘.’ São substituídos por uma ‘,’</w:t>
            </w:r>
          </w:p>
          <w:p w14:paraId="249C8B76" w14:textId="77777777" w:rsidR="005D1905" w:rsidRPr="00FD1D1A"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Caso o campo não esteja preenchido com 17 caracteres, é acrescentado ‘ ’ à esquerda, até perfazer o comprimento de campo desejado.</w:t>
            </w:r>
          </w:p>
        </w:tc>
      </w:tr>
      <w:tr w:rsidR="005D1905" w:rsidRPr="00446992" w14:paraId="6DA2F75F" w14:textId="77777777" w:rsidTr="000223E8">
        <w:trPr>
          <w:trHeight w:val="290"/>
        </w:trPr>
        <w:tc>
          <w:tcPr>
            <w:tcW w:w="2194" w:type="dxa"/>
            <w:shd w:val="clear" w:color="auto" w:fill="auto"/>
            <w:noWrap/>
            <w:hideMark/>
          </w:tcPr>
          <w:p w14:paraId="7F2C13A5" w14:textId="77777777" w:rsidR="005D1905" w:rsidRPr="00446992" w:rsidRDefault="005D1905" w:rsidP="000223E8">
            <w:pPr>
              <w:rPr>
                <w:rFonts w:cs="Calibri"/>
                <w:color w:val="000000"/>
                <w:sz w:val="18"/>
                <w:szCs w:val="18"/>
              </w:rPr>
            </w:pPr>
            <w:r w:rsidRPr="00446992">
              <w:rPr>
                <w:rFonts w:cs="Calibri"/>
                <w:color w:val="000000"/>
                <w:sz w:val="18"/>
                <w:szCs w:val="18"/>
              </w:rPr>
              <w:t>mavaliaa</w:t>
            </w:r>
          </w:p>
        </w:tc>
        <w:tc>
          <w:tcPr>
            <w:tcW w:w="6803" w:type="dxa"/>
            <w:shd w:val="clear" w:color="auto" w:fill="auto"/>
            <w:noWrap/>
            <w:hideMark/>
          </w:tcPr>
          <w:p w14:paraId="58FA9BAC"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213303B5"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3D21F1A6" w14:textId="77777777" w:rsidR="005D1905" w:rsidRDefault="005D1905" w:rsidP="00F63E90">
            <w:pPr>
              <w:pStyle w:val="ListParagraph"/>
              <w:numPr>
                <w:ilvl w:val="0"/>
                <w:numId w:val="55"/>
              </w:numPr>
              <w:ind w:left="357" w:hanging="357"/>
              <w:rPr>
                <w:rFonts w:cs="Calibri"/>
                <w:color w:val="000000"/>
                <w:sz w:val="18"/>
                <w:szCs w:val="18"/>
              </w:rPr>
            </w:pPr>
            <w:r w:rsidRPr="0072109A">
              <w:rPr>
                <w:rFonts w:cs="Calibri"/>
                <w:color w:val="000000"/>
                <w:sz w:val="18"/>
                <w:szCs w:val="18"/>
              </w:rPr>
              <w:t>Todos os ‘.’ São substituídos por uma ‘,’</w:t>
            </w:r>
          </w:p>
          <w:p w14:paraId="5A403E4D" w14:textId="77777777" w:rsidR="005D1905" w:rsidRPr="00FD1D1A"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lastRenderedPageBreak/>
              <w:t>Caso o campo não esteja preenchido com 17 caracteres, é acrescentado ‘ ’ à esquerda, até perfazer o comprimento de campo desejado.</w:t>
            </w:r>
          </w:p>
        </w:tc>
      </w:tr>
      <w:tr w:rsidR="005D1905" w:rsidRPr="00446992" w14:paraId="6E669130" w14:textId="77777777" w:rsidTr="000223E8">
        <w:trPr>
          <w:trHeight w:val="290"/>
        </w:trPr>
        <w:tc>
          <w:tcPr>
            <w:tcW w:w="2194" w:type="dxa"/>
            <w:shd w:val="clear" w:color="auto" w:fill="auto"/>
            <w:noWrap/>
            <w:hideMark/>
          </w:tcPr>
          <w:p w14:paraId="1FF8EAD4" w14:textId="77777777" w:rsidR="005D1905" w:rsidRPr="00446992" w:rsidRDefault="005D1905" w:rsidP="000223E8">
            <w:pPr>
              <w:rPr>
                <w:rFonts w:cs="Calibri"/>
                <w:color w:val="000000"/>
                <w:sz w:val="18"/>
                <w:szCs w:val="18"/>
              </w:rPr>
            </w:pPr>
            <w:r w:rsidRPr="00446992">
              <w:rPr>
                <w:rFonts w:cs="Calibri"/>
                <w:color w:val="000000"/>
                <w:sz w:val="18"/>
                <w:szCs w:val="18"/>
              </w:rPr>
              <w:lastRenderedPageBreak/>
              <w:t>ctipcfletbg</w:t>
            </w:r>
          </w:p>
        </w:tc>
        <w:tc>
          <w:tcPr>
            <w:tcW w:w="6803" w:type="dxa"/>
            <w:shd w:val="clear" w:color="auto" w:fill="auto"/>
            <w:noWrap/>
            <w:hideMark/>
          </w:tcPr>
          <w:p w14:paraId="2B558F79"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0C6DE13D"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5D1905" w:rsidRPr="00446992" w14:paraId="3D2BA81A" w14:textId="77777777" w:rsidTr="000223E8">
        <w:trPr>
          <w:trHeight w:val="290"/>
        </w:trPr>
        <w:tc>
          <w:tcPr>
            <w:tcW w:w="2194" w:type="dxa"/>
            <w:shd w:val="clear" w:color="auto" w:fill="auto"/>
            <w:noWrap/>
            <w:hideMark/>
          </w:tcPr>
          <w:p w14:paraId="6FDCC8D5" w14:textId="77777777" w:rsidR="005D1905" w:rsidRPr="00446992" w:rsidRDefault="005D1905" w:rsidP="000223E8">
            <w:pPr>
              <w:rPr>
                <w:rFonts w:cs="Calibri"/>
                <w:color w:val="000000"/>
                <w:sz w:val="18"/>
                <w:szCs w:val="18"/>
              </w:rPr>
            </w:pPr>
            <w:r w:rsidRPr="00446992">
              <w:rPr>
                <w:rFonts w:cs="Calibri"/>
                <w:color w:val="000000"/>
                <w:sz w:val="18"/>
                <w:szCs w:val="18"/>
              </w:rPr>
              <w:t>dultmod</w:t>
            </w:r>
          </w:p>
        </w:tc>
        <w:tc>
          <w:tcPr>
            <w:tcW w:w="6803" w:type="dxa"/>
            <w:shd w:val="clear" w:color="auto" w:fill="auto"/>
            <w:noWrap/>
            <w:hideMark/>
          </w:tcPr>
          <w:p w14:paraId="041190E3"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30F01188"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p>
          <w:p w14:paraId="04DD69AC" w14:textId="77777777" w:rsidR="005D1905" w:rsidRPr="00446992"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Caso o campo não esteja preenchido com 1</w:t>
            </w:r>
            <w:r>
              <w:rPr>
                <w:rFonts w:cs="Calibri"/>
                <w:color w:val="000000"/>
                <w:sz w:val="18"/>
                <w:szCs w:val="18"/>
              </w:rPr>
              <w:t>0</w:t>
            </w:r>
            <w:r w:rsidRPr="00FD1D1A">
              <w:rPr>
                <w:rFonts w:cs="Calibri"/>
                <w:color w:val="000000"/>
                <w:sz w:val="18"/>
                <w:szCs w:val="18"/>
              </w:rPr>
              <w:t xml:space="preserve"> caract</w:t>
            </w:r>
            <w:r>
              <w:rPr>
                <w:rFonts w:cs="Calibri"/>
                <w:color w:val="000000"/>
                <w:sz w:val="18"/>
                <w:szCs w:val="18"/>
              </w:rPr>
              <w:t>eres</w:t>
            </w:r>
            <w:r w:rsidRPr="00FD1D1A">
              <w:rPr>
                <w:rFonts w:cs="Calibri"/>
                <w:color w:val="000000"/>
                <w:sz w:val="18"/>
                <w:szCs w:val="18"/>
              </w:rPr>
              <w:t>, é acrescentado ‘ ’ à esquerda, até perfazer o comprimento de campo desejado.</w:t>
            </w:r>
          </w:p>
        </w:tc>
      </w:tr>
      <w:tr w:rsidR="005D1905" w:rsidRPr="00446992" w14:paraId="096AA956" w14:textId="77777777" w:rsidTr="000223E8">
        <w:trPr>
          <w:trHeight w:val="290"/>
        </w:trPr>
        <w:tc>
          <w:tcPr>
            <w:tcW w:w="2194" w:type="dxa"/>
            <w:shd w:val="clear" w:color="auto" w:fill="auto"/>
            <w:noWrap/>
            <w:hideMark/>
          </w:tcPr>
          <w:p w14:paraId="4EDCC543" w14:textId="77777777" w:rsidR="005D1905" w:rsidRPr="00446992" w:rsidRDefault="005D1905" w:rsidP="000223E8">
            <w:pPr>
              <w:rPr>
                <w:rFonts w:cs="Calibri"/>
                <w:color w:val="000000"/>
                <w:sz w:val="18"/>
                <w:szCs w:val="18"/>
              </w:rPr>
            </w:pPr>
            <w:r w:rsidRPr="00446992">
              <w:rPr>
                <w:rFonts w:cs="Calibri"/>
                <w:color w:val="000000"/>
                <w:sz w:val="18"/>
                <w:szCs w:val="18"/>
              </w:rPr>
              <w:t>cempresa</w:t>
            </w:r>
          </w:p>
        </w:tc>
        <w:tc>
          <w:tcPr>
            <w:tcW w:w="6803" w:type="dxa"/>
            <w:shd w:val="clear" w:color="auto" w:fill="auto"/>
            <w:noWrap/>
            <w:hideMark/>
          </w:tcPr>
          <w:p w14:paraId="068870B0"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3B57BF25"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304CB28D" w14:textId="77777777" w:rsidR="005D1905" w:rsidRPr="00FD1D1A"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 xml:space="preserve">Caso o campo não </w:t>
            </w:r>
            <w:r>
              <w:rPr>
                <w:rFonts w:cs="Calibri"/>
                <w:color w:val="000000"/>
                <w:sz w:val="18"/>
                <w:szCs w:val="18"/>
              </w:rPr>
              <w:t>esteja preenchido com 2</w:t>
            </w:r>
            <w:r w:rsidRPr="00FD1D1A">
              <w:rPr>
                <w:rFonts w:cs="Calibri"/>
                <w:color w:val="000000"/>
                <w:sz w:val="18"/>
                <w:szCs w:val="18"/>
              </w:rPr>
              <w:t xml:space="preserve"> caracteres, é acrescentado ‘ ’ à esquerda, até perfazer o comprimento de campo desejado.</w:t>
            </w:r>
          </w:p>
        </w:tc>
      </w:tr>
      <w:tr w:rsidR="005D1905" w:rsidRPr="00446992" w14:paraId="45F64A5B" w14:textId="77777777" w:rsidTr="000223E8">
        <w:trPr>
          <w:trHeight w:val="290"/>
        </w:trPr>
        <w:tc>
          <w:tcPr>
            <w:tcW w:w="2194" w:type="dxa"/>
            <w:shd w:val="clear" w:color="auto" w:fill="auto"/>
            <w:noWrap/>
            <w:hideMark/>
          </w:tcPr>
          <w:p w14:paraId="5BEF011D" w14:textId="77777777" w:rsidR="005D1905" w:rsidRPr="00446992" w:rsidRDefault="005D1905" w:rsidP="000223E8">
            <w:pPr>
              <w:rPr>
                <w:rFonts w:cs="Calibri"/>
                <w:color w:val="000000"/>
                <w:sz w:val="18"/>
                <w:szCs w:val="18"/>
              </w:rPr>
            </w:pPr>
            <w:r w:rsidRPr="00446992">
              <w:rPr>
                <w:rFonts w:cs="Calibri"/>
                <w:color w:val="000000"/>
                <w:sz w:val="18"/>
                <w:szCs w:val="18"/>
              </w:rPr>
              <w:t>ckbalcao</w:t>
            </w:r>
          </w:p>
        </w:tc>
        <w:tc>
          <w:tcPr>
            <w:tcW w:w="6803" w:type="dxa"/>
            <w:shd w:val="clear" w:color="auto" w:fill="auto"/>
            <w:noWrap/>
            <w:hideMark/>
          </w:tcPr>
          <w:p w14:paraId="7B0A8A33" w14:textId="77777777" w:rsidR="005D1905" w:rsidRDefault="005D1905" w:rsidP="00F63E90">
            <w:pPr>
              <w:pStyle w:val="ListParagraph"/>
              <w:numPr>
                <w:ilvl w:val="0"/>
                <w:numId w:val="55"/>
              </w:numPr>
              <w:ind w:left="357" w:hanging="357"/>
              <w:rPr>
                <w:rFonts w:cs="Calibri"/>
                <w:color w:val="000000"/>
                <w:sz w:val="18"/>
                <w:szCs w:val="18"/>
              </w:rPr>
            </w:pPr>
            <w:bookmarkStart w:id="130" w:name="OLE_LINK1"/>
            <w:r w:rsidRPr="00FD1D1A">
              <w:rPr>
                <w:rFonts w:cs="Calibri"/>
                <w:color w:val="000000"/>
                <w:sz w:val="18"/>
                <w:szCs w:val="18"/>
              </w:rPr>
              <w:t>O formato do campo é alterado para STRING</w:t>
            </w:r>
          </w:p>
          <w:p w14:paraId="5E64D078"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C9E74DE"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4 caracteres, é acrescentado ‘ ’ à esquerda, até perfazer o comprimento de campo desejado.</w:t>
            </w:r>
            <w:bookmarkEnd w:id="130"/>
          </w:p>
        </w:tc>
      </w:tr>
      <w:tr w:rsidR="005D1905" w:rsidRPr="00446992" w14:paraId="1B12BFE8" w14:textId="77777777" w:rsidTr="000223E8">
        <w:trPr>
          <w:trHeight w:val="290"/>
        </w:trPr>
        <w:tc>
          <w:tcPr>
            <w:tcW w:w="2194" w:type="dxa"/>
            <w:shd w:val="clear" w:color="auto" w:fill="auto"/>
            <w:noWrap/>
            <w:hideMark/>
          </w:tcPr>
          <w:p w14:paraId="148F5981" w14:textId="77777777" w:rsidR="005D1905" w:rsidRPr="00446992" w:rsidRDefault="005D1905" w:rsidP="000223E8">
            <w:pPr>
              <w:rPr>
                <w:rFonts w:cs="Calibri"/>
                <w:color w:val="000000"/>
                <w:sz w:val="18"/>
                <w:szCs w:val="18"/>
              </w:rPr>
            </w:pPr>
            <w:r w:rsidRPr="00446992">
              <w:rPr>
                <w:rFonts w:cs="Calibri"/>
                <w:color w:val="000000"/>
                <w:sz w:val="18"/>
                <w:szCs w:val="18"/>
              </w:rPr>
              <w:t>cknumcta</w:t>
            </w:r>
          </w:p>
        </w:tc>
        <w:tc>
          <w:tcPr>
            <w:tcW w:w="6803" w:type="dxa"/>
            <w:shd w:val="clear" w:color="auto" w:fill="auto"/>
            <w:noWrap/>
            <w:hideMark/>
          </w:tcPr>
          <w:p w14:paraId="5A697889"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1B421556"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139377E"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11 caracteres, é acrescentado ‘ ’ à esquerda, até perfazer o comprimento de campo desejado.</w:t>
            </w:r>
          </w:p>
        </w:tc>
      </w:tr>
      <w:tr w:rsidR="005D1905" w:rsidRPr="00446992" w14:paraId="3908B8D4" w14:textId="77777777" w:rsidTr="000223E8">
        <w:trPr>
          <w:trHeight w:val="290"/>
        </w:trPr>
        <w:tc>
          <w:tcPr>
            <w:tcW w:w="2194" w:type="dxa"/>
            <w:shd w:val="clear" w:color="auto" w:fill="auto"/>
            <w:noWrap/>
            <w:hideMark/>
          </w:tcPr>
          <w:p w14:paraId="3958E6AC" w14:textId="77777777" w:rsidR="005D1905" w:rsidRPr="00446992" w:rsidRDefault="005D1905" w:rsidP="000223E8">
            <w:pPr>
              <w:rPr>
                <w:rFonts w:cs="Calibri"/>
                <w:color w:val="000000"/>
                <w:sz w:val="18"/>
                <w:szCs w:val="18"/>
              </w:rPr>
            </w:pPr>
            <w:r w:rsidRPr="00446992">
              <w:rPr>
                <w:rFonts w:cs="Calibri"/>
                <w:color w:val="000000"/>
                <w:sz w:val="18"/>
                <w:szCs w:val="18"/>
              </w:rPr>
              <w:t>zdeposit</w:t>
            </w:r>
          </w:p>
        </w:tc>
        <w:tc>
          <w:tcPr>
            <w:tcW w:w="6803" w:type="dxa"/>
            <w:shd w:val="clear" w:color="auto" w:fill="auto"/>
            <w:noWrap/>
            <w:hideMark/>
          </w:tcPr>
          <w:p w14:paraId="22962196"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74934DCF"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21CE1A1"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 xml:space="preserve">Caso o campo não </w:t>
            </w:r>
            <w:r>
              <w:rPr>
                <w:rFonts w:cs="Calibri"/>
                <w:color w:val="000000"/>
                <w:sz w:val="18"/>
                <w:szCs w:val="18"/>
              </w:rPr>
              <w:t>esteja preenchido com 15</w:t>
            </w:r>
            <w:r w:rsidRPr="00E40CDD">
              <w:rPr>
                <w:rFonts w:cs="Calibri"/>
                <w:color w:val="000000"/>
                <w:sz w:val="18"/>
                <w:szCs w:val="18"/>
              </w:rPr>
              <w:t xml:space="preserve"> caracteres, é acrescentado ‘ ’ à esquerda, até perfazer o comprimento de campo desejado.</w:t>
            </w:r>
          </w:p>
        </w:tc>
      </w:tr>
      <w:tr w:rsidR="005D1905" w:rsidRPr="00446992" w14:paraId="282497E7" w14:textId="77777777" w:rsidTr="000223E8">
        <w:trPr>
          <w:trHeight w:val="290"/>
        </w:trPr>
        <w:tc>
          <w:tcPr>
            <w:tcW w:w="2194" w:type="dxa"/>
            <w:shd w:val="clear" w:color="auto" w:fill="auto"/>
            <w:noWrap/>
            <w:hideMark/>
          </w:tcPr>
          <w:p w14:paraId="1EA7609A" w14:textId="77777777" w:rsidR="005D1905" w:rsidRPr="00446992" w:rsidRDefault="005D1905" w:rsidP="000223E8">
            <w:pPr>
              <w:rPr>
                <w:rFonts w:cs="Calibri"/>
                <w:color w:val="000000"/>
                <w:sz w:val="18"/>
                <w:szCs w:val="18"/>
              </w:rPr>
            </w:pPr>
            <w:r w:rsidRPr="00446992">
              <w:rPr>
                <w:rFonts w:cs="Calibri"/>
                <w:color w:val="000000"/>
                <w:sz w:val="18"/>
                <w:szCs w:val="18"/>
              </w:rPr>
              <w:t>cbalcao</w:t>
            </w:r>
          </w:p>
        </w:tc>
        <w:tc>
          <w:tcPr>
            <w:tcW w:w="6803" w:type="dxa"/>
            <w:shd w:val="clear" w:color="auto" w:fill="auto"/>
            <w:noWrap/>
            <w:hideMark/>
          </w:tcPr>
          <w:p w14:paraId="1631C7A5"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0EC4B44D"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B4599A8"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4 caracteres, é acrescentado ‘ ’ à esquerda, até perfazer o comprimento de campo desejado.</w:t>
            </w:r>
          </w:p>
        </w:tc>
      </w:tr>
      <w:tr w:rsidR="005D1905" w:rsidRPr="00446992" w14:paraId="7D1E2C8F" w14:textId="77777777" w:rsidTr="000223E8">
        <w:trPr>
          <w:trHeight w:val="290"/>
        </w:trPr>
        <w:tc>
          <w:tcPr>
            <w:tcW w:w="2194" w:type="dxa"/>
            <w:shd w:val="clear" w:color="auto" w:fill="auto"/>
            <w:noWrap/>
            <w:hideMark/>
          </w:tcPr>
          <w:p w14:paraId="1EE4328A" w14:textId="77777777" w:rsidR="005D1905" w:rsidRPr="00446992" w:rsidRDefault="005D1905" w:rsidP="000223E8">
            <w:pPr>
              <w:rPr>
                <w:rFonts w:cs="Calibri"/>
                <w:color w:val="000000"/>
                <w:sz w:val="18"/>
                <w:szCs w:val="18"/>
              </w:rPr>
            </w:pPr>
            <w:r w:rsidRPr="00446992">
              <w:rPr>
                <w:rFonts w:cs="Calibri"/>
                <w:color w:val="000000"/>
                <w:sz w:val="18"/>
                <w:szCs w:val="18"/>
              </w:rPr>
              <w:t>cnumcta</w:t>
            </w:r>
          </w:p>
        </w:tc>
        <w:tc>
          <w:tcPr>
            <w:tcW w:w="6803" w:type="dxa"/>
            <w:shd w:val="clear" w:color="auto" w:fill="auto"/>
            <w:noWrap/>
            <w:hideMark/>
          </w:tcPr>
          <w:p w14:paraId="3373A5C2"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76AAE435"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501B234"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11 caracteres, é acrescentado ‘ ’ à esquerda, até perfazer o comprimento de campo desejado.</w:t>
            </w:r>
          </w:p>
        </w:tc>
      </w:tr>
      <w:tr w:rsidR="005D1905" w:rsidRPr="00446992" w14:paraId="02C79F33" w14:textId="77777777" w:rsidTr="000223E8">
        <w:trPr>
          <w:trHeight w:val="290"/>
        </w:trPr>
        <w:tc>
          <w:tcPr>
            <w:tcW w:w="2194" w:type="dxa"/>
            <w:shd w:val="clear" w:color="auto" w:fill="auto"/>
            <w:noWrap/>
            <w:hideMark/>
          </w:tcPr>
          <w:p w14:paraId="09A06895" w14:textId="77777777" w:rsidR="005D1905" w:rsidRPr="00446992" w:rsidRDefault="005D1905" w:rsidP="000223E8">
            <w:pPr>
              <w:rPr>
                <w:rFonts w:cs="Calibri"/>
                <w:color w:val="000000"/>
                <w:sz w:val="18"/>
                <w:szCs w:val="18"/>
              </w:rPr>
            </w:pPr>
            <w:r w:rsidRPr="00446992">
              <w:rPr>
                <w:rFonts w:cs="Calibri"/>
                <w:color w:val="000000"/>
                <w:sz w:val="18"/>
                <w:szCs w:val="18"/>
              </w:rPr>
              <w:t>zcaucao</w:t>
            </w:r>
          </w:p>
        </w:tc>
        <w:tc>
          <w:tcPr>
            <w:tcW w:w="6803" w:type="dxa"/>
            <w:shd w:val="clear" w:color="auto" w:fill="auto"/>
            <w:noWrap/>
            <w:hideMark/>
          </w:tcPr>
          <w:p w14:paraId="69D8CEB4"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3D7EC088"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42AD05E3"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10 caracteres, é acrescentado ‘ ’ à esquerda, até perfazer o comprimento de campo desejado.</w:t>
            </w:r>
          </w:p>
        </w:tc>
      </w:tr>
      <w:tr w:rsidR="005D1905" w:rsidRPr="00446992" w14:paraId="7A8953C3" w14:textId="77777777" w:rsidTr="000223E8">
        <w:trPr>
          <w:trHeight w:val="290"/>
        </w:trPr>
        <w:tc>
          <w:tcPr>
            <w:tcW w:w="2194" w:type="dxa"/>
            <w:shd w:val="clear" w:color="auto" w:fill="auto"/>
            <w:noWrap/>
            <w:hideMark/>
          </w:tcPr>
          <w:p w14:paraId="3F3310D0" w14:textId="77777777" w:rsidR="005D1905" w:rsidRPr="00446992" w:rsidRDefault="005D1905" w:rsidP="000223E8">
            <w:pPr>
              <w:rPr>
                <w:rFonts w:cs="Calibri"/>
                <w:color w:val="000000"/>
                <w:sz w:val="18"/>
                <w:szCs w:val="18"/>
              </w:rPr>
            </w:pPr>
            <w:r w:rsidRPr="00446992">
              <w:rPr>
                <w:rFonts w:cs="Calibri"/>
                <w:color w:val="000000"/>
                <w:sz w:val="18"/>
                <w:szCs w:val="18"/>
              </w:rPr>
              <w:t>tipgargbl</w:t>
            </w:r>
          </w:p>
        </w:tc>
        <w:tc>
          <w:tcPr>
            <w:tcW w:w="6803" w:type="dxa"/>
            <w:shd w:val="clear" w:color="auto" w:fill="auto"/>
            <w:noWrap/>
            <w:hideMark/>
          </w:tcPr>
          <w:p w14:paraId="2518D8A1"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453B5388"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0006758"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5 caracteres, é acrescentado ‘ ’ à esquerda, até perfazer o comprimento de campo desejado.</w:t>
            </w:r>
          </w:p>
        </w:tc>
      </w:tr>
      <w:tr w:rsidR="005D1905" w:rsidRPr="00446992" w14:paraId="00F1F752" w14:textId="77777777" w:rsidTr="000223E8">
        <w:trPr>
          <w:trHeight w:val="290"/>
        </w:trPr>
        <w:tc>
          <w:tcPr>
            <w:tcW w:w="2194" w:type="dxa"/>
            <w:shd w:val="clear" w:color="auto" w:fill="auto"/>
            <w:noWrap/>
            <w:hideMark/>
          </w:tcPr>
          <w:p w14:paraId="015F53E8" w14:textId="77777777" w:rsidR="005D1905" w:rsidRPr="00446992" w:rsidRDefault="005D1905" w:rsidP="000223E8">
            <w:pPr>
              <w:rPr>
                <w:rFonts w:cs="Calibri"/>
                <w:color w:val="000000"/>
                <w:sz w:val="18"/>
                <w:szCs w:val="18"/>
              </w:rPr>
            </w:pPr>
            <w:r w:rsidRPr="00446992">
              <w:rPr>
                <w:rFonts w:cs="Calibri"/>
                <w:color w:val="000000"/>
                <w:sz w:val="18"/>
                <w:szCs w:val="18"/>
              </w:rPr>
              <w:t>ckprodut</w:t>
            </w:r>
          </w:p>
        </w:tc>
        <w:tc>
          <w:tcPr>
            <w:tcW w:w="6803" w:type="dxa"/>
            <w:shd w:val="clear" w:color="auto" w:fill="auto"/>
            <w:noWrap/>
            <w:hideMark/>
          </w:tcPr>
          <w:p w14:paraId="4122ACB2"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6A47F218"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51F6852"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5D1905" w:rsidRPr="00446992" w14:paraId="753163BB" w14:textId="77777777" w:rsidTr="000223E8">
        <w:trPr>
          <w:trHeight w:val="290"/>
        </w:trPr>
        <w:tc>
          <w:tcPr>
            <w:tcW w:w="2194" w:type="dxa"/>
            <w:shd w:val="clear" w:color="auto" w:fill="auto"/>
            <w:noWrap/>
            <w:hideMark/>
          </w:tcPr>
          <w:p w14:paraId="5DA9BCFC" w14:textId="77777777" w:rsidR="005D1905" w:rsidRPr="00446992" w:rsidRDefault="005D1905" w:rsidP="000223E8">
            <w:pPr>
              <w:rPr>
                <w:rFonts w:cs="Calibri"/>
                <w:color w:val="000000"/>
                <w:sz w:val="18"/>
                <w:szCs w:val="18"/>
              </w:rPr>
            </w:pPr>
            <w:r w:rsidRPr="00446992">
              <w:rPr>
                <w:rFonts w:cs="Calibri"/>
                <w:color w:val="000000"/>
                <w:sz w:val="18"/>
                <w:szCs w:val="18"/>
              </w:rPr>
              <w:t>cksubpro</w:t>
            </w:r>
          </w:p>
        </w:tc>
        <w:tc>
          <w:tcPr>
            <w:tcW w:w="6803" w:type="dxa"/>
            <w:shd w:val="clear" w:color="auto" w:fill="auto"/>
            <w:noWrap/>
            <w:hideMark/>
          </w:tcPr>
          <w:p w14:paraId="53C3F23A"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1F3088D8"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3FE7DEB"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5D1905" w:rsidRPr="00446992" w14:paraId="2AD271C5" w14:textId="77777777" w:rsidTr="000223E8">
        <w:trPr>
          <w:trHeight w:val="290"/>
        </w:trPr>
        <w:tc>
          <w:tcPr>
            <w:tcW w:w="2194" w:type="dxa"/>
            <w:shd w:val="clear" w:color="auto" w:fill="auto"/>
            <w:noWrap/>
            <w:hideMark/>
          </w:tcPr>
          <w:p w14:paraId="02CBE217" w14:textId="77777777" w:rsidR="005D1905" w:rsidRPr="00446992" w:rsidRDefault="005D1905" w:rsidP="000223E8">
            <w:pPr>
              <w:rPr>
                <w:rFonts w:cs="Calibri"/>
                <w:color w:val="000000"/>
                <w:sz w:val="18"/>
                <w:szCs w:val="18"/>
              </w:rPr>
            </w:pPr>
            <w:r w:rsidRPr="00446992">
              <w:rPr>
                <w:rFonts w:cs="Calibri"/>
                <w:color w:val="000000"/>
                <w:sz w:val="18"/>
                <w:szCs w:val="18"/>
              </w:rPr>
              <w:t>cproduto</w:t>
            </w:r>
          </w:p>
        </w:tc>
        <w:tc>
          <w:tcPr>
            <w:tcW w:w="6803" w:type="dxa"/>
            <w:shd w:val="clear" w:color="auto" w:fill="auto"/>
            <w:noWrap/>
            <w:hideMark/>
          </w:tcPr>
          <w:p w14:paraId="62AD4839"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2CB89192"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3FB556DF"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5D1905" w:rsidRPr="00446992" w14:paraId="696F9A27" w14:textId="77777777" w:rsidTr="000223E8">
        <w:trPr>
          <w:trHeight w:val="290"/>
        </w:trPr>
        <w:tc>
          <w:tcPr>
            <w:tcW w:w="2194" w:type="dxa"/>
            <w:shd w:val="clear" w:color="auto" w:fill="auto"/>
            <w:noWrap/>
            <w:hideMark/>
          </w:tcPr>
          <w:p w14:paraId="6663545A" w14:textId="77777777" w:rsidR="005D1905" w:rsidRPr="00446992" w:rsidRDefault="005D1905" w:rsidP="000223E8">
            <w:pPr>
              <w:rPr>
                <w:rFonts w:cs="Calibri"/>
                <w:color w:val="000000"/>
                <w:sz w:val="18"/>
                <w:szCs w:val="18"/>
              </w:rPr>
            </w:pPr>
            <w:r w:rsidRPr="00446992">
              <w:rPr>
                <w:rFonts w:cs="Calibri"/>
                <w:color w:val="000000"/>
                <w:sz w:val="18"/>
                <w:szCs w:val="18"/>
              </w:rPr>
              <w:t>csubprod</w:t>
            </w:r>
          </w:p>
        </w:tc>
        <w:tc>
          <w:tcPr>
            <w:tcW w:w="6803" w:type="dxa"/>
            <w:shd w:val="clear" w:color="auto" w:fill="auto"/>
            <w:noWrap/>
            <w:hideMark/>
          </w:tcPr>
          <w:p w14:paraId="0BA7ECF8"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443AABA1"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9D7088C"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5D1905" w:rsidRPr="00446992" w14:paraId="5CE49ED9" w14:textId="77777777" w:rsidTr="000223E8">
        <w:trPr>
          <w:trHeight w:val="290"/>
        </w:trPr>
        <w:tc>
          <w:tcPr>
            <w:tcW w:w="2194" w:type="dxa"/>
            <w:shd w:val="clear" w:color="auto" w:fill="auto"/>
            <w:noWrap/>
            <w:hideMark/>
          </w:tcPr>
          <w:p w14:paraId="7979CC51" w14:textId="77777777" w:rsidR="005D1905" w:rsidRPr="00446992" w:rsidRDefault="005D1905" w:rsidP="000223E8">
            <w:pPr>
              <w:rPr>
                <w:rFonts w:cs="Calibri"/>
                <w:color w:val="000000"/>
                <w:sz w:val="18"/>
                <w:szCs w:val="18"/>
              </w:rPr>
            </w:pPr>
            <w:r w:rsidRPr="00446992">
              <w:rPr>
                <w:rFonts w:cs="Calibri"/>
                <w:color w:val="000000"/>
                <w:sz w:val="18"/>
                <w:szCs w:val="18"/>
              </w:rPr>
              <w:t>cgarant</w:t>
            </w:r>
          </w:p>
        </w:tc>
        <w:tc>
          <w:tcPr>
            <w:tcW w:w="6803" w:type="dxa"/>
            <w:shd w:val="clear" w:color="auto" w:fill="auto"/>
            <w:noWrap/>
            <w:hideMark/>
          </w:tcPr>
          <w:p w14:paraId="50A02CD2"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2BE4559F"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lastRenderedPageBreak/>
              <w:t>No caso de existir algum registo a</w:t>
            </w:r>
            <w:r>
              <w:rPr>
                <w:rFonts w:cs="Calibri"/>
                <w:color w:val="000000"/>
                <w:sz w:val="18"/>
                <w:szCs w:val="18"/>
              </w:rPr>
              <w:t xml:space="preserve"> NULL, é assumido o valor ‘’</w:t>
            </w:r>
          </w:p>
          <w:p w14:paraId="71B58CBA"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6 caracteres, é acrescentado ‘ ’ à esquerda, até perfazer o comprimento de campo desejado.</w:t>
            </w:r>
          </w:p>
        </w:tc>
      </w:tr>
      <w:tr w:rsidR="005D1905" w:rsidRPr="00446992" w14:paraId="1A0728CB" w14:textId="77777777" w:rsidTr="000223E8">
        <w:trPr>
          <w:trHeight w:val="290"/>
        </w:trPr>
        <w:tc>
          <w:tcPr>
            <w:tcW w:w="2194" w:type="dxa"/>
            <w:shd w:val="clear" w:color="auto" w:fill="auto"/>
            <w:noWrap/>
            <w:hideMark/>
          </w:tcPr>
          <w:p w14:paraId="49AEDE99" w14:textId="77777777" w:rsidR="005D1905" w:rsidRPr="00446992" w:rsidRDefault="005D1905" w:rsidP="000223E8">
            <w:pPr>
              <w:rPr>
                <w:rFonts w:cs="Calibri"/>
                <w:color w:val="000000"/>
                <w:sz w:val="18"/>
                <w:szCs w:val="18"/>
              </w:rPr>
            </w:pPr>
            <w:r w:rsidRPr="00446992">
              <w:rPr>
                <w:rFonts w:cs="Calibri"/>
                <w:color w:val="000000"/>
                <w:sz w:val="18"/>
                <w:szCs w:val="18"/>
              </w:rPr>
              <w:lastRenderedPageBreak/>
              <w:t>ctipoinst</w:t>
            </w:r>
          </w:p>
        </w:tc>
        <w:tc>
          <w:tcPr>
            <w:tcW w:w="6803" w:type="dxa"/>
            <w:shd w:val="clear" w:color="auto" w:fill="auto"/>
            <w:noWrap/>
            <w:hideMark/>
          </w:tcPr>
          <w:p w14:paraId="549E5F69"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5ABF1217"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F25D91D"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1 caracter, é acrescentado ‘ ’ à esquerda, até perfazer o comprimento de campo desejado.</w:t>
            </w:r>
          </w:p>
        </w:tc>
      </w:tr>
      <w:tr w:rsidR="005D1905" w:rsidRPr="00446992" w14:paraId="2B549065" w14:textId="77777777" w:rsidTr="000223E8">
        <w:trPr>
          <w:trHeight w:val="290"/>
        </w:trPr>
        <w:tc>
          <w:tcPr>
            <w:tcW w:w="2194" w:type="dxa"/>
            <w:shd w:val="clear" w:color="auto" w:fill="auto"/>
            <w:noWrap/>
            <w:hideMark/>
          </w:tcPr>
          <w:p w14:paraId="1FB4C5F2" w14:textId="77777777" w:rsidR="005D1905" w:rsidRPr="00446992" w:rsidRDefault="005D1905" w:rsidP="000223E8">
            <w:pPr>
              <w:rPr>
                <w:rFonts w:cs="Calibri"/>
                <w:color w:val="000000"/>
                <w:sz w:val="18"/>
                <w:szCs w:val="18"/>
              </w:rPr>
            </w:pPr>
            <w:r w:rsidRPr="00446992">
              <w:rPr>
                <w:rFonts w:cs="Calibri"/>
                <w:color w:val="000000"/>
                <w:sz w:val="18"/>
                <w:szCs w:val="18"/>
              </w:rPr>
              <w:t>ctipoaval</w:t>
            </w:r>
          </w:p>
        </w:tc>
        <w:tc>
          <w:tcPr>
            <w:tcW w:w="6803" w:type="dxa"/>
            <w:shd w:val="clear" w:color="auto" w:fill="auto"/>
            <w:noWrap/>
            <w:hideMark/>
          </w:tcPr>
          <w:p w14:paraId="751A925A"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176D84CD"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F8C7AEC"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1 caracter, é acrescentado ‘ ’ à esquerda, até perfazer o comprimento de campo desejado.</w:t>
            </w:r>
          </w:p>
        </w:tc>
      </w:tr>
      <w:tr w:rsidR="005D1905" w:rsidRPr="00446992" w14:paraId="20EDEE74" w14:textId="77777777" w:rsidTr="000223E8">
        <w:trPr>
          <w:trHeight w:val="290"/>
        </w:trPr>
        <w:tc>
          <w:tcPr>
            <w:tcW w:w="2194" w:type="dxa"/>
            <w:shd w:val="clear" w:color="auto" w:fill="auto"/>
            <w:noWrap/>
            <w:hideMark/>
          </w:tcPr>
          <w:p w14:paraId="6634324E" w14:textId="77777777" w:rsidR="005D1905" w:rsidRPr="00446992" w:rsidRDefault="005D1905" w:rsidP="000223E8">
            <w:pPr>
              <w:rPr>
                <w:rFonts w:cs="Calibri"/>
                <w:color w:val="000000"/>
                <w:sz w:val="18"/>
                <w:szCs w:val="18"/>
              </w:rPr>
            </w:pPr>
            <w:r w:rsidRPr="00446992">
              <w:rPr>
                <w:rFonts w:cs="Calibri"/>
                <w:color w:val="000000"/>
                <w:sz w:val="18"/>
                <w:szCs w:val="18"/>
              </w:rPr>
              <w:t>ctipocs</w:t>
            </w:r>
          </w:p>
        </w:tc>
        <w:tc>
          <w:tcPr>
            <w:tcW w:w="6803" w:type="dxa"/>
            <w:shd w:val="clear" w:color="auto" w:fill="auto"/>
            <w:noWrap/>
            <w:hideMark/>
          </w:tcPr>
          <w:p w14:paraId="7B7ABC57"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2E9845ED"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2BF535D"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1 caracter, é acrescentado ‘ ’ à esquerda, até perfazer o comprimento de campo desejado.</w:t>
            </w:r>
          </w:p>
        </w:tc>
      </w:tr>
      <w:tr w:rsidR="005D1905" w:rsidRPr="00446992" w14:paraId="0F83A4D9" w14:textId="77777777" w:rsidTr="000223E8">
        <w:trPr>
          <w:trHeight w:val="290"/>
        </w:trPr>
        <w:tc>
          <w:tcPr>
            <w:tcW w:w="2194" w:type="dxa"/>
            <w:shd w:val="clear" w:color="auto" w:fill="auto"/>
            <w:noWrap/>
            <w:hideMark/>
          </w:tcPr>
          <w:p w14:paraId="62E19F8C" w14:textId="77777777" w:rsidR="005D1905" w:rsidRPr="00446992" w:rsidRDefault="005D1905" w:rsidP="000223E8">
            <w:pPr>
              <w:rPr>
                <w:rFonts w:cs="Calibri"/>
                <w:color w:val="000000"/>
                <w:sz w:val="18"/>
                <w:szCs w:val="18"/>
              </w:rPr>
            </w:pPr>
            <w:r w:rsidRPr="00446992">
              <w:rPr>
                <w:rFonts w:cs="Calibri"/>
                <w:color w:val="000000"/>
                <w:sz w:val="18"/>
                <w:szCs w:val="18"/>
              </w:rPr>
              <w:t>cestgar</w:t>
            </w:r>
          </w:p>
        </w:tc>
        <w:tc>
          <w:tcPr>
            <w:tcW w:w="6803" w:type="dxa"/>
            <w:shd w:val="clear" w:color="auto" w:fill="auto"/>
            <w:noWrap/>
            <w:hideMark/>
          </w:tcPr>
          <w:p w14:paraId="04B29BAC"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530AD8D8"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22DBB9F"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5 caracteres, é acrescentado ‘ ’ à esquerda, até perfazer o comprimento de campo desejado.</w:t>
            </w:r>
          </w:p>
        </w:tc>
      </w:tr>
      <w:tr w:rsidR="005D1905" w:rsidRPr="00446992" w14:paraId="07D1C74A" w14:textId="77777777" w:rsidTr="000223E8">
        <w:trPr>
          <w:trHeight w:val="290"/>
        </w:trPr>
        <w:tc>
          <w:tcPr>
            <w:tcW w:w="2194" w:type="dxa"/>
            <w:shd w:val="clear" w:color="auto" w:fill="auto"/>
            <w:noWrap/>
            <w:hideMark/>
          </w:tcPr>
          <w:p w14:paraId="4857C364" w14:textId="77777777" w:rsidR="005D1905" w:rsidRPr="00446992" w:rsidRDefault="005D1905" w:rsidP="000223E8">
            <w:pPr>
              <w:rPr>
                <w:rFonts w:cs="Calibri"/>
                <w:color w:val="000000"/>
                <w:sz w:val="18"/>
                <w:szCs w:val="18"/>
              </w:rPr>
            </w:pPr>
            <w:r w:rsidRPr="00446992">
              <w:rPr>
                <w:rFonts w:cs="Calibri"/>
                <w:color w:val="000000"/>
                <w:sz w:val="18"/>
                <w:szCs w:val="18"/>
              </w:rPr>
              <w:t>ctipcflet</w:t>
            </w:r>
          </w:p>
        </w:tc>
        <w:tc>
          <w:tcPr>
            <w:tcW w:w="6803" w:type="dxa"/>
            <w:shd w:val="clear" w:color="auto" w:fill="auto"/>
            <w:noWrap/>
            <w:hideMark/>
          </w:tcPr>
          <w:p w14:paraId="69EFB3C2"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2BD010EA"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825A903"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2 caracteres, é acrescentado ‘ ’ à esquerda, até perfazer o comprimento de campo desejado.</w:t>
            </w:r>
          </w:p>
        </w:tc>
      </w:tr>
      <w:tr w:rsidR="005D1905" w:rsidRPr="00446992" w14:paraId="10C7D28D" w14:textId="77777777" w:rsidTr="000223E8">
        <w:trPr>
          <w:trHeight w:val="290"/>
        </w:trPr>
        <w:tc>
          <w:tcPr>
            <w:tcW w:w="2194" w:type="dxa"/>
            <w:shd w:val="clear" w:color="auto" w:fill="auto"/>
            <w:noWrap/>
            <w:hideMark/>
          </w:tcPr>
          <w:p w14:paraId="15D70447" w14:textId="77777777" w:rsidR="005D1905" w:rsidRPr="00446992" w:rsidRDefault="005D1905" w:rsidP="000223E8">
            <w:pPr>
              <w:rPr>
                <w:rFonts w:cs="Calibri"/>
                <w:color w:val="000000"/>
                <w:sz w:val="18"/>
                <w:szCs w:val="18"/>
              </w:rPr>
            </w:pPr>
            <w:r w:rsidRPr="00446992">
              <w:rPr>
                <w:rFonts w:cs="Calibri"/>
                <w:color w:val="000000"/>
                <w:sz w:val="18"/>
                <w:szCs w:val="18"/>
              </w:rPr>
              <w:t>zcliente</w:t>
            </w:r>
          </w:p>
        </w:tc>
        <w:tc>
          <w:tcPr>
            <w:tcW w:w="6803" w:type="dxa"/>
            <w:shd w:val="clear" w:color="auto" w:fill="auto"/>
            <w:noWrap/>
            <w:hideMark/>
          </w:tcPr>
          <w:p w14:paraId="74CBD994" w14:textId="77777777" w:rsidR="005D1905" w:rsidRPr="00E40CDD"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O formato do campo é alterado para STRING</w:t>
            </w:r>
          </w:p>
          <w:p w14:paraId="4B66EF09"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46ED183E" w14:textId="77777777" w:rsidR="005D1905" w:rsidRPr="00E40CDD" w:rsidRDefault="005D1905" w:rsidP="00F63E90">
            <w:pPr>
              <w:pStyle w:val="ListParagraph"/>
              <w:numPr>
                <w:ilvl w:val="0"/>
                <w:numId w:val="49"/>
              </w:numPr>
              <w:ind w:left="357" w:hanging="357"/>
              <w:rPr>
                <w:rFonts w:cs="Calibri"/>
                <w:color w:val="000000"/>
                <w:sz w:val="18"/>
                <w:szCs w:val="18"/>
              </w:rPr>
            </w:pPr>
            <w:r w:rsidRPr="00E40CDD">
              <w:rPr>
                <w:rFonts w:cs="Calibri"/>
                <w:color w:val="000000"/>
                <w:sz w:val="18"/>
                <w:szCs w:val="18"/>
              </w:rPr>
              <w:t>Caso o c</w:t>
            </w:r>
            <w:r>
              <w:rPr>
                <w:rFonts w:cs="Calibri"/>
                <w:color w:val="000000"/>
                <w:sz w:val="18"/>
                <w:szCs w:val="18"/>
              </w:rPr>
              <w:t>ampo não esteja preenchido com 10</w:t>
            </w:r>
            <w:r w:rsidRPr="00E40CDD">
              <w:rPr>
                <w:rFonts w:cs="Calibri"/>
                <w:color w:val="000000"/>
                <w:sz w:val="18"/>
                <w:szCs w:val="18"/>
              </w:rPr>
              <w:t xml:space="preserve"> caracteres, é acrescentado o dígito ‘0’ à esquerda, até perfazer o comprimento de campo desejado.</w:t>
            </w:r>
          </w:p>
        </w:tc>
      </w:tr>
      <w:tr w:rsidR="005D1905" w:rsidRPr="00446992" w14:paraId="0419065D" w14:textId="77777777" w:rsidTr="000223E8">
        <w:trPr>
          <w:trHeight w:val="290"/>
        </w:trPr>
        <w:tc>
          <w:tcPr>
            <w:tcW w:w="2194" w:type="dxa"/>
            <w:shd w:val="clear" w:color="auto" w:fill="auto"/>
            <w:noWrap/>
            <w:hideMark/>
          </w:tcPr>
          <w:p w14:paraId="5CE51E66" w14:textId="77777777" w:rsidR="005D1905" w:rsidRPr="00446992" w:rsidRDefault="005D1905" w:rsidP="000223E8">
            <w:pPr>
              <w:rPr>
                <w:rFonts w:cs="Calibri"/>
                <w:color w:val="000000"/>
                <w:sz w:val="18"/>
                <w:szCs w:val="18"/>
              </w:rPr>
            </w:pPr>
            <w:r w:rsidRPr="00446992">
              <w:rPr>
                <w:rFonts w:cs="Calibri"/>
                <w:color w:val="000000"/>
                <w:sz w:val="18"/>
                <w:szCs w:val="18"/>
              </w:rPr>
              <w:t>centidad</w:t>
            </w:r>
          </w:p>
        </w:tc>
        <w:tc>
          <w:tcPr>
            <w:tcW w:w="6803" w:type="dxa"/>
            <w:shd w:val="clear" w:color="auto" w:fill="auto"/>
            <w:noWrap/>
            <w:hideMark/>
          </w:tcPr>
          <w:p w14:paraId="5CCC0B37"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1AD726DB"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4AFA6C49"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5D1905" w:rsidRPr="00446992" w14:paraId="37BA682D" w14:textId="77777777" w:rsidTr="000223E8">
        <w:trPr>
          <w:trHeight w:val="290"/>
        </w:trPr>
        <w:tc>
          <w:tcPr>
            <w:tcW w:w="2194" w:type="dxa"/>
            <w:shd w:val="clear" w:color="auto" w:fill="auto"/>
            <w:noWrap/>
            <w:hideMark/>
          </w:tcPr>
          <w:p w14:paraId="4F15C918" w14:textId="77777777" w:rsidR="005D1905" w:rsidRPr="00446992" w:rsidRDefault="005D1905" w:rsidP="000223E8">
            <w:pPr>
              <w:rPr>
                <w:rFonts w:cs="Calibri"/>
                <w:color w:val="000000"/>
                <w:sz w:val="18"/>
                <w:szCs w:val="18"/>
              </w:rPr>
            </w:pPr>
            <w:r w:rsidRPr="00446992">
              <w:rPr>
                <w:rFonts w:cs="Calibri"/>
                <w:color w:val="000000"/>
                <w:sz w:val="18"/>
                <w:szCs w:val="18"/>
              </w:rPr>
              <w:t>caplic</w:t>
            </w:r>
          </w:p>
        </w:tc>
        <w:tc>
          <w:tcPr>
            <w:tcW w:w="6803" w:type="dxa"/>
            <w:shd w:val="clear" w:color="auto" w:fill="auto"/>
            <w:noWrap/>
            <w:hideMark/>
          </w:tcPr>
          <w:p w14:paraId="11D0771D"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05763B67"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3D183CF"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5D1905" w:rsidRPr="00446992" w14:paraId="56903AB8" w14:textId="77777777" w:rsidTr="000223E8">
        <w:trPr>
          <w:trHeight w:val="290"/>
        </w:trPr>
        <w:tc>
          <w:tcPr>
            <w:tcW w:w="2194" w:type="dxa"/>
            <w:shd w:val="clear" w:color="auto" w:fill="auto"/>
            <w:noWrap/>
            <w:hideMark/>
          </w:tcPr>
          <w:p w14:paraId="053B673C" w14:textId="77777777" w:rsidR="005D1905" w:rsidRPr="00446992" w:rsidRDefault="005D1905" w:rsidP="000223E8">
            <w:pPr>
              <w:rPr>
                <w:rFonts w:cs="Calibri"/>
                <w:color w:val="000000"/>
                <w:sz w:val="18"/>
                <w:szCs w:val="18"/>
              </w:rPr>
            </w:pPr>
            <w:r w:rsidRPr="00446992">
              <w:rPr>
                <w:rFonts w:cs="Calibri"/>
                <w:color w:val="000000"/>
                <w:sz w:val="18"/>
                <w:szCs w:val="18"/>
              </w:rPr>
              <w:t>cisin</w:t>
            </w:r>
          </w:p>
        </w:tc>
        <w:tc>
          <w:tcPr>
            <w:tcW w:w="6803" w:type="dxa"/>
            <w:shd w:val="clear" w:color="auto" w:fill="auto"/>
            <w:noWrap/>
            <w:hideMark/>
          </w:tcPr>
          <w:p w14:paraId="52F416F4"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79216448"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1110F9A"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 xml:space="preserve">Caso o campo não esteja preenchido com </w:t>
            </w:r>
            <w:r>
              <w:rPr>
                <w:rFonts w:cs="Calibri"/>
                <w:color w:val="000000"/>
                <w:sz w:val="18"/>
                <w:szCs w:val="18"/>
              </w:rPr>
              <w:t>12</w:t>
            </w:r>
            <w:r w:rsidRPr="00E40CDD">
              <w:rPr>
                <w:rFonts w:cs="Calibri"/>
                <w:color w:val="000000"/>
                <w:sz w:val="18"/>
                <w:szCs w:val="18"/>
              </w:rPr>
              <w:t xml:space="preserve"> caracteres, é acrescentado ‘ ’ à esquerda, até perfazer o comprimento de campo desejado.</w:t>
            </w:r>
          </w:p>
        </w:tc>
      </w:tr>
      <w:tr w:rsidR="005D1905" w:rsidRPr="00446992" w14:paraId="1D10D082" w14:textId="77777777" w:rsidTr="000223E8">
        <w:trPr>
          <w:trHeight w:val="290"/>
        </w:trPr>
        <w:tc>
          <w:tcPr>
            <w:tcW w:w="2194" w:type="dxa"/>
            <w:shd w:val="clear" w:color="auto" w:fill="auto"/>
            <w:noWrap/>
            <w:hideMark/>
          </w:tcPr>
          <w:p w14:paraId="76299263" w14:textId="77777777" w:rsidR="005D1905" w:rsidRPr="00446992" w:rsidRDefault="005D1905" w:rsidP="000223E8">
            <w:pPr>
              <w:rPr>
                <w:rFonts w:cs="Calibri"/>
                <w:color w:val="000000"/>
                <w:sz w:val="18"/>
                <w:szCs w:val="18"/>
              </w:rPr>
            </w:pPr>
            <w:r w:rsidRPr="00446992">
              <w:rPr>
                <w:rFonts w:cs="Calibri"/>
                <w:color w:val="000000"/>
                <w:sz w:val="18"/>
                <w:szCs w:val="18"/>
              </w:rPr>
              <w:t>zcliant</w:t>
            </w:r>
          </w:p>
        </w:tc>
        <w:tc>
          <w:tcPr>
            <w:tcW w:w="6803" w:type="dxa"/>
            <w:shd w:val="clear" w:color="auto" w:fill="auto"/>
            <w:noWrap/>
            <w:hideMark/>
          </w:tcPr>
          <w:p w14:paraId="33E1CF3C"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78D80098"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119BB238"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w:t>
            </w:r>
            <w:r>
              <w:rPr>
                <w:rFonts w:cs="Calibri"/>
                <w:color w:val="000000"/>
                <w:sz w:val="18"/>
                <w:szCs w:val="18"/>
              </w:rPr>
              <w:t>ampo não esteja preenchido com 10</w:t>
            </w:r>
            <w:r w:rsidRPr="00E40CDD">
              <w:rPr>
                <w:rFonts w:cs="Calibri"/>
                <w:color w:val="000000"/>
                <w:sz w:val="18"/>
                <w:szCs w:val="18"/>
              </w:rPr>
              <w:t xml:space="preserve"> caracteres, é acrescentado o dígito ‘0’ à esquerda, até perfazer o comprimento de campo desejado.</w:t>
            </w:r>
          </w:p>
        </w:tc>
      </w:tr>
      <w:tr w:rsidR="005D1905" w:rsidRPr="00446992" w14:paraId="113CD616" w14:textId="77777777" w:rsidTr="000223E8">
        <w:trPr>
          <w:trHeight w:val="290"/>
        </w:trPr>
        <w:tc>
          <w:tcPr>
            <w:tcW w:w="2194" w:type="dxa"/>
            <w:shd w:val="clear" w:color="auto" w:fill="auto"/>
            <w:noWrap/>
            <w:hideMark/>
          </w:tcPr>
          <w:p w14:paraId="291BCD9D" w14:textId="77777777" w:rsidR="005D1905" w:rsidRPr="00446992" w:rsidRDefault="005D1905" w:rsidP="000223E8">
            <w:pPr>
              <w:rPr>
                <w:rFonts w:cs="Calibri"/>
                <w:color w:val="000000"/>
                <w:sz w:val="18"/>
                <w:szCs w:val="18"/>
              </w:rPr>
            </w:pPr>
            <w:r w:rsidRPr="00446992">
              <w:rPr>
                <w:rFonts w:cs="Calibri"/>
                <w:color w:val="000000"/>
                <w:sz w:val="18"/>
                <w:szCs w:val="18"/>
              </w:rPr>
              <w:t>zcligrupo</w:t>
            </w:r>
          </w:p>
        </w:tc>
        <w:tc>
          <w:tcPr>
            <w:tcW w:w="6803" w:type="dxa"/>
            <w:shd w:val="clear" w:color="auto" w:fill="auto"/>
            <w:noWrap/>
            <w:hideMark/>
          </w:tcPr>
          <w:p w14:paraId="2AABD754"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1D707C72"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7F62ED76"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10 caracteres, é acrescentado o dígito ‘0’ à esquerda, até perfazer o comprimento de campo desejado.</w:t>
            </w:r>
          </w:p>
        </w:tc>
      </w:tr>
      <w:tr w:rsidR="005D1905" w:rsidRPr="00446992" w14:paraId="6DE67E97" w14:textId="77777777" w:rsidTr="000223E8">
        <w:trPr>
          <w:trHeight w:val="290"/>
        </w:trPr>
        <w:tc>
          <w:tcPr>
            <w:tcW w:w="2194" w:type="dxa"/>
            <w:shd w:val="clear" w:color="auto" w:fill="auto"/>
            <w:noWrap/>
            <w:hideMark/>
          </w:tcPr>
          <w:p w14:paraId="65EDB42D" w14:textId="77777777" w:rsidR="005D1905" w:rsidRPr="00446992" w:rsidRDefault="005D1905" w:rsidP="000223E8">
            <w:pPr>
              <w:rPr>
                <w:rFonts w:cs="Calibri"/>
                <w:color w:val="000000"/>
                <w:sz w:val="18"/>
                <w:szCs w:val="18"/>
              </w:rPr>
            </w:pPr>
            <w:r w:rsidRPr="00446992">
              <w:rPr>
                <w:rFonts w:cs="Calibri"/>
                <w:color w:val="000000"/>
                <w:sz w:val="18"/>
                <w:szCs w:val="18"/>
              </w:rPr>
              <w:t>msldact</w:t>
            </w:r>
          </w:p>
        </w:tc>
        <w:tc>
          <w:tcPr>
            <w:tcW w:w="6803" w:type="dxa"/>
            <w:shd w:val="clear" w:color="auto" w:fill="auto"/>
            <w:noWrap/>
            <w:hideMark/>
          </w:tcPr>
          <w:p w14:paraId="6B26064D"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2CCC9DA7"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40C8D5E0" w14:textId="77777777" w:rsidR="005D1905" w:rsidRDefault="005D1905" w:rsidP="00F63E90">
            <w:pPr>
              <w:pStyle w:val="ListParagraph"/>
              <w:numPr>
                <w:ilvl w:val="0"/>
                <w:numId w:val="55"/>
              </w:numPr>
              <w:ind w:left="357" w:hanging="357"/>
              <w:rPr>
                <w:rFonts w:cs="Calibri"/>
                <w:color w:val="000000"/>
                <w:sz w:val="18"/>
                <w:szCs w:val="18"/>
              </w:rPr>
            </w:pPr>
            <w:r w:rsidRPr="0072109A">
              <w:rPr>
                <w:rFonts w:cs="Calibri"/>
                <w:color w:val="000000"/>
                <w:sz w:val="18"/>
                <w:szCs w:val="18"/>
              </w:rPr>
              <w:t>Todos os ‘.’ São substituídos por uma ‘,’</w:t>
            </w:r>
          </w:p>
          <w:p w14:paraId="73C1D3C7"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w:t>
            </w:r>
            <w:r>
              <w:rPr>
                <w:rFonts w:cs="Calibri"/>
                <w:color w:val="000000"/>
                <w:sz w:val="18"/>
                <w:szCs w:val="18"/>
              </w:rPr>
              <w:t>mpo não esteja preenchido com 17</w:t>
            </w:r>
            <w:r w:rsidRPr="00E40CDD">
              <w:rPr>
                <w:rFonts w:cs="Calibri"/>
                <w:color w:val="000000"/>
                <w:sz w:val="18"/>
                <w:szCs w:val="18"/>
              </w:rPr>
              <w:t xml:space="preserve"> caracteres, é acrescentado o dígito ‘0’ à esquerda, até perfazer o comprimento de campo desejado.</w:t>
            </w:r>
          </w:p>
        </w:tc>
      </w:tr>
      <w:tr w:rsidR="005D1905" w:rsidRPr="00446992" w14:paraId="755CA0DC" w14:textId="77777777" w:rsidTr="000223E8">
        <w:trPr>
          <w:trHeight w:val="290"/>
        </w:trPr>
        <w:tc>
          <w:tcPr>
            <w:tcW w:w="2194" w:type="dxa"/>
            <w:shd w:val="clear" w:color="auto" w:fill="auto"/>
            <w:noWrap/>
            <w:hideMark/>
          </w:tcPr>
          <w:p w14:paraId="3E934617" w14:textId="77777777" w:rsidR="005D1905" w:rsidRPr="00446992" w:rsidRDefault="005D1905" w:rsidP="000223E8">
            <w:pPr>
              <w:rPr>
                <w:rFonts w:cs="Calibri"/>
                <w:color w:val="000000"/>
                <w:sz w:val="18"/>
                <w:szCs w:val="18"/>
              </w:rPr>
            </w:pPr>
            <w:r w:rsidRPr="00446992">
              <w:rPr>
                <w:rFonts w:cs="Calibri"/>
                <w:color w:val="000000"/>
                <w:sz w:val="18"/>
                <w:szCs w:val="18"/>
              </w:rPr>
              <w:t>nrsegur</w:t>
            </w:r>
          </w:p>
        </w:tc>
        <w:tc>
          <w:tcPr>
            <w:tcW w:w="6803" w:type="dxa"/>
            <w:shd w:val="clear" w:color="auto" w:fill="auto"/>
            <w:noWrap/>
            <w:hideMark/>
          </w:tcPr>
          <w:p w14:paraId="32F4B51A"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70D46AA1"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00B8792" w14:textId="77777777" w:rsidR="005D1905" w:rsidRPr="00CC314D" w:rsidRDefault="005D1905" w:rsidP="00F63E90">
            <w:pPr>
              <w:pStyle w:val="ListParagraph"/>
              <w:numPr>
                <w:ilvl w:val="0"/>
                <w:numId w:val="55"/>
              </w:numPr>
              <w:ind w:left="357" w:hanging="357"/>
              <w:rPr>
                <w:rFonts w:cs="Calibri"/>
                <w:color w:val="000000"/>
                <w:sz w:val="18"/>
                <w:szCs w:val="18"/>
              </w:rPr>
            </w:pPr>
            <w:r w:rsidRPr="00CC314D">
              <w:rPr>
                <w:rFonts w:cs="Calibri"/>
                <w:color w:val="000000"/>
                <w:sz w:val="18"/>
                <w:szCs w:val="18"/>
              </w:rPr>
              <w:t>Caso o campo não esteja preenchido com 5 caracteres, é acrescentado ‘ ’ à esquerda, até perfazer o comprimento de campo desejado.</w:t>
            </w:r>
          </w:p>
        </w:tc>
      </w:tr>
      <w:tr w:rsidR="005D1905" w:rsidRPr="00446992" w14:paraId="3EF2A9FA" w14:textId="77777777" w:rsidTr="000223E8">
        <w:trPr>
          <w:trHeight w:val="290"/>
        </w:trPr>
        <w:tc>
          <w:tcPr>
            <w:tcW w:w="2194" w:type="dxa"/>
            <w:shd w:val="clear" w:color="auto" w:fill="auto"/>
            <w:noWrap/>
            <w:hideMark/>
          </w:tcPr>
          <w:p w14:paraId="7D941A4B" w14:textId="77777777" w:rsidR="005D1905" w:rsidRPr="00446992" w:rsidRDefault="005D1905" w:rsidP="000223E8">
            <w:pPr>
              <w:rPr>
                <w:rFonts w:cs="Calibri"/>
                <w:color w:val="000000"/>
                <w:sz w:val="18"/>
                <w:szCs w:val="18"/>
              </w:rPr>
            </w:pPr>
            <w:r w:rsidRPr="00446992">
              <w:rPr>
                <w:rFonts w:cs="Calibri"/>
                <w:color w:val="000000"/>
                <w:sz w:val="18"/>
                <w:szCs w:val="18"/>
              </w:rPr>
              <w:t>cmoeda</w:t>
            </w:r>
          </w:p>
        </w:tc>
        <w:tc>
          <w:tcPr>
            <w:tcW w:w="6803" w:type="dxa"/>
            <w:shd w:val="clear" w:color="auto" w:fill="auto"/>
            <w:noWrap/>
            <w:hideMark/>
          </w:tcPr>
          <w:p w14:paraId="35C1B18C"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2C51CE7" w14:textId="77777777" w:rsidR="005D1905" w:rsidRPr="00CC314D" w:rsidRDefault="005D1905" w:rsidP="00F63E90">
            <w:pPr>
              <w:pStyle w:val="ListParagraph"/>
              <w:numPr>
                <w:ilvl w:val="0"/>
                <w:numId w:val="55"/>
              </w:numPr>
              <w:ind w:left="357" w:hanging="357"/>
              <w:rPr>
                <w:rFonts w:cs="Calibri"/>
                <w:color w:val="000000"/>
                <w:sz w:val="18"/>
                <w:szCs w:val="18"/>
              </w:rPr>
            </w:pPr>
            <w:r w:rsidRPr="00CC314D">
              <w:rPr>
                <w:rFonts w:cs="Calibri"/>
                <w:color w:val="000000"/>
                <w:sz w:val="18"/>
                <w:szCs w:val="18"/>
              </w:rPr>
              <w:lastRenderedPageBreak/>
              <w:t>Caso o campo não esteja preenchido com 3 caracteres, é acrescentado ‘ ’ à esquerda, até perfazer o comprimento de campo desejado.</w:t>
            </w:r>
          </w:p>
        </w:tc>
      </w:tr>
      <w:tr w:rsidR="005D1905" w:rsidRPr="00446992" w14:paraId="53B4E1B5" w14:textId="77777777" w:rsidTr="000223E8">
        <w:trPr>
          <w:trHeight w:val="290"/>
        </w:trPr>
        <w:tc>
          <w:tcPr>
            <w:tcW w:w="2194" w:type="dxa"/>
            <w:shd w:val="clear" w:color="auto" w:fill="auto"/>
            <w:noWrap/>
            <w:hideMark/>
          </w:tcPr>
          <w:p w14:paraId="7E6FB069" w14:textId="77777777" w:rsidR="005D1905" w:rsidRPr="00446992" w:rsidRDefault="005D1905" w:rsidP="000223E8">
            <w:pPr>
              <w:rPr>
                <w:rFonts w:cs="Calibri"/>
                <w:color w:val="000000"/>
                <w:sz w:val="18"/>
                <w:szCs w:val="18"/>
              </w:rPr>
            </w:pPr>
            <w:r w:rsidRPr="00446992">
              <w:rPr>
                <w:rFonts w:cs="Calibri"/>
                <w:color w:val="000000"/>
                <w:sz w:val="18"/>
                <w:szCs w:val="18"/>
              </w:rPr>
              <w:lastRenderedPageBreak/>
              <w:t>idcliente</w:t>
            </w:r>
          </w:p>
        </w:tc>
        <w:tc>
          <w:tcPr>
            <w:tcW w:w="6803" w:type="dxa"/>
            <w:shd w:val="clear" w:color="auto" w:fill="auto"/>
            <w:noWrap/>
            <w:hideMark/>
          </w:tcPr>
          <w:p w14:paraId="1DCFAF1F"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437DFF38" w14:textId="77777777" w:rsidR="005D1905" w:rsidRPr="00CC314D" w:rsidRDefault="005D1905" w:rsidP="00F63E90">
            <w:pPr>
              <w:pStyle w:val="ListParagraph"/>
              <w:numPr>
                <w:ilvl w:val="0"/>
                <w:numId w:val="55"/>
              </w:numPr>
              <w:ind w:left="357" w:hanging="357"/>
              <w:rPr>
                <w:rFonts w:cs="Calibri"/>
                <w:color w:val="000000"/>
                <w:sz w:val="18"/>
                <w:szCs w:val="18"/>
              </w:rPr>
            </w:pPr>
            <w:r w:rsidRPr="00CC314D">
              <w:rPr>
                <w:rFonts w:cs="Calibri"/>
                <w:color w:val="000000"/>
                <w:sz w:val="18"/>
                <w:szCs w:val="18"/>
              </w:rPr>
              <w:t>Caso o campo não esteja preenchido com 9 caracteres, é acrescentado o dígito ‘0’ à esquerda, até perfazer o comprimento de campo desejado.</w:t>
            </w:r>
          </w:p>
        </w:tc>
      </w:tr>
      <w:tr w:rsidR="005D1905" w:rsidRPr="00446992" w14:paraId="28ECC5DD" w14:textId="77777777" w:rsidTr="000223E8">
        <w:trPr>
          <w:trHeight w:val="290"/>
        </w:trPr>
        <w:tc>
          <w:tcPr>
            <w:tcW w:w="2194" w:type="dxa"/>
            <w:shd w:val="clear" w:color="auto" w:fill="auto"/>
            <w:noWrap/>
            <w:hideMark/>
          </w:tcPr>
          <w:p w14:paraId="5D43B8D7" w14:textId="77777777" w:rsidR="005D1905" w:rsidRPr="00446992" w:rsidRDefault="005D1905" w:rsidP="000223E8">
            <w:pPr>
              <w:rPr>
                <w:rFonts w:cs="Calibri"/>
                <w:color w:val="000000"/>
                <w:sz w:val="18"/>
                <w:szCs w:val="18"/>
              </w:rPr>
            </w:pPr>
            <w:r w:rsidRPr="00446992">
              <w:rPr>
                <w:rFonts w:cs="Calibri"/>
                <w:color w:val="000000"/>
                <w:sz w:val="18"/>
                <w:szCs w:val="18"/>
              </w:rPr>
              <w:t>idbloqueio</w:t>
            </w:r>
          </w:p>
        </w:tc>
        <w:tc>
          <w:tcPr>
            <w:tcW w:w="6803" w:type="dxa"/>
            <w:shd w:val="clear" w:color="auto" w:fill="auto"/>
            <w:noWrap/>
            <w:hideMark/>
          </w:tcPr>
          <w:p w14:paraId="0A16F304"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2D758AF0"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15FF2A8" w14:textId="77777777" w:rsidR="005D1905" w:rsidRPr="00CC314D" w:rsidRDefault="005D1905" w:rsidP="00F63E90">
            <w:pPr>
              <w:pStyle w:val="ListParagraph"/>
              <w:numPr>
                <w:ilvl w:val="0"/>
                <w:numId w:val="55"/>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5D1905" w:rsidRPr="00446992" w14:paraId="42E2B328" w14:textId="77777777" w:rsidTr="000223E8">
        <w:trPr>
          <w:trHeight w:val="290"/>
        </w:trPr>
        <w:tc>
          <w:tcPr>
            <w:tcW w:w="2194" w:type="dxa"/>
            <w:shd w:val="clear" w:color="auto" w:fill="auto"/>
            <w:noWrap/>
            <w:hideMark/>
          </w:tcPr>
          <w:p w14:paraId="1E6F76EB" w14:textId="77777777" w:rsidR="005D1905" w:rsidRPr="00446992" w:rsidRDefault="005D1905" w:rsidP="000223E8">
            <w:pPr>
              <w:rPr>
                <w:rFonts w:cs="Calibri"/>
                <w:color w:val="000000"/>
                <w:sz w:val="18"/>
                <w:szCs w:val="18"/>
              </w:rPr>
            </w:pPr>
            <w:r w:rsidRPr="00446992">
              <w:rPr>
                <w:rFonts w:cs="Calibri"/>
                <w:color w:val="000000"/>
                <w:sz w:val="18"/>
                <w:szCs w:val="18"/>
              </w:rPr>
              <w:t>idriesgsobe</w:t>
            </w:r>
          </w:p>
        </w:tc>
        <w:tc>
          <w:tcPr>
            <w:tcW w:w="6803" w:type="dxa"/>
            <w:shd w:val="clear" w:color="auto" w:fill="auto"/>
            <w:noWrap/>
            <w:hideMark/>
          </w:tcPr>
          <w:p w14:paraId="3531E1B9"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55AD5391"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756BC7F3" w14:textId="77777777" w:rsidR="005D1905" w:rsidRPr="00CC314D" w:rsidRDefault="005D1905" w:rsidP="00F63E90">
            <w:pPr>
              <w:pStyle w:val="ListParagraph"/>
              <w:numPr>
                <w:ilvl w:val="0"/>
                <w:numId w:val="55"/>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5D1905" w:rsidRPr="00446992" w14:paraId="16BC31C7" w14:textId="77777777" w:rsidTr="000223E8">
        <w:trPr>
          <w:trHeight w:val="290"/>
        </w:trPr>
        <w:tc>
          <w:tcPr>
            <w:tcW w:w="2194" w:type="dxa"/>
            <w:shd w:val="clear" w:color="auto" w:fill="auto"/>
            <w:noWrap/>
            <w:hideMark/>
          </w:tcPr>
          <w:p w14:paraId="0DFFE55E" w14:textId="77777777" w:rsidR="005D1905" w:rsidRPr="00446992" w:rsidRDefault="005D1905" w:rsidP="000223E8">
            <w:pPr>
              <w:rPr>
                <w:rFonts w:cs="Calibri"/>
                <w:color w:val="000000"/>
                <w:sz w:val="18"/>
                <w:szCs w:val="18"/>
              </w:rPr>
            </w:pPr>
            <w:r w:rsidRPr="00446992">
              <w:rPr>
                <w:rFonts w:cs="Calibri"/>
                <w:color w:val="000000"/>
                <w:sz w:val="18"/>
                <w:szCs w:val="18"/>
              </w:rPr>
              <w:t>idcoberperf</w:t>
            </w:r>
          </w:p>
        </w:tc>
        <w:tc>
          <w:tcPr>
            <w:tcW w:w="6803" w:type="dxa"/>
            <w:shd w:val="clear" w:color="auto" w:fill="auto"/>
            <w:noWrap/>
            <w:hideMark/>
          </w:tcPr>
          <w:p w14:paraId="2D0F06D7"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348628B8"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9D4E0AE" w14:textId="77777777" w:rsidR="005D1905" w:rsidRPr="00CC314D" w:rsidRDefault="005D1905" w:rsidP="00F63E90">
            <w:pPr>
              <w:pStyle w:val="ListParagraph"/>
              <w:numPr>
                <w:ilvl w:val="0"/>
                <w:numId w:val="55"/>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5D1905" w:rsidRPr="00446992" w14:paraId="6CB3B418" w14:textId="77777777" w:rsidTr="000223E8">
        <w:trPr>
          <w:trHeight w:val="290"/>
        </w:trPr>
        <w:tc>
          <w:tcPr>
            <w:tcW w:w="2194" w:type="dxa"/>
            <w:shd w:val="clear" w:color="auto" w:fill="auto"/>
            <w:noWrap/>
            <w:hideMark/>
          </w:tcPr>
          <w:p w14:paraId="4CCE6C78" w14:textId="77777777" w:rsidR="005D1905" w:rsidRPr="00446992" w:rsidRDefault="005D1905" w:rsidP="000223E8">
            <w:pPr>
              <w:rPr>
                <w:rFonts w:cs="Calibri"/>
                <w:color w:val="000000"/>
                <w:sz w:val="18"/>
                <w:szCs w:val="18"/>
              </w:rPr>
            </w:pPr>
            <w:r w:rsidRPr="00446992">
              <w:rPr>
                <w:rFonts w:cs="Calibri"/>
                <w:color w:val="000000"/>
                <w:sz w:val="18"/>
                <w:szCs w:val="18"/>
              </w:rPr>
              <w:t>valasesojur</w:t>
            </w:r>
          </w:p>
        </w:tc>
        <w:tc>
          <w:tcPr>
            <w:tcW w:w="6803" w:type="dxa"/>
            <w:shd w:val="clear" w:color="auto" w:fill="auto"/>
            <w:noWrap/>
            <w:hideMark/>
          </w:tcPr>
          <w:p w14:paraId="262414E2"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5141DB0C"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67D36FF" w14:textId="77777777" w:rsidR="005D1905" w:rsidRPr="00CC314D" w:rsidRDefault="005D1905" w:rsidP="00F63E90">
            <w:pPr>
              <w:pStyle w:val="ListParagraph"/>
              <w:numPr>
                <w:ilvl w:val="0"/>
                <w:numId w:val="55"/>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5D1905" w:rsidRPr="00446992" w14:paraId="3A39551D" w14:textId="77777777" w:rsidTr="000223E8">
        <w:trPr>
          <w:trHeight w:val="290"/>
        </w:trPr>
        <w:tc>
          <w:tcPr>
            <w:tcW w:w="2194" w:type="dxa"/>
            <w:shd w:val="clear" w:color="auto" w:fill="auto"/>
            <w:noWrap/>
            <w:hideMark/>
          </w:tcPr>
          <w:p w14:paraId="4510E64B" w14:textId="77777777" w:rsidR="005D1905" w:rsidRPr="00446992" w:rsidRDefault="005D1905" w:rsidP="000223E8">
            <w:pPr>
              <w:rPr>
                <w:rFonts w:cs="Calibri"/>
                <w:color w:val="000000"/>
                <w:sz w:val="18"/>
                <w:szCs w:val="18"/>
              </w:rPr>
            </w:pPr>
            <w:r w:rsidRPr="00446992">
              <w:rPr>
                <w:rFonts w:cs="Calibri"/>
                <w:color w:val="000000"/>
                <w:sz w:val="18"/>
                <w:szCs w:val="18"/>
              </w:rPr>
              <w:t>perreparto</w:t>
            </w:r>
          </w:p>
        </w:tc>
        <w:tc>
          <w:tcPr>
            <w:tcW w:w="6803" w:type="dxa"/>
            <w:shd w:val="clear" w:color="auto" w:fill="auto"/>
            <w:noWrap/>
            <w:hideMark/>
          </w:tcPr>
          <w:p w14:paraId="345FA28A"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53EB530F"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05DE58DE" w14:textId="77777777" w:rsidR="005D1905" w:rsidRDefault="005D1905" w:rsidP="00F63E90">
            <w:pPr>
              <w:pStyle w:val="ListParagraph"/>
              <w:numPr>
                <w:ilvl w:val="0"/>
                <w:numId w:val="55"/>
              </w:numPr>
              <w:ind w:left="357" w:hanging="357"/>
              <w:rPr>
                <w:rFonts w:cs="Calibri"/>
                <w:color w:val="000000"/>
                <w:sz w:val="18"/>
                <w:szCs w:val="18"/>
              </w:rPr>
            </w:pPr>
            <w:r w:rsidRPr="0072109A">
              <w:rPr>
                <w:rFonts w:cs="Calibri"/>
                <w:color w:val="000000"/>
                <w:sz w:val="18"/>
                <w:szCs w:val="18"/>
              </w:rPr>
              <w:t>Todos os ‘.’ São substituídos por uma ‘,’</w:t>
            </w:r>
          </w:p>
          <w:p w14:paraId="3E03FE23" w14:textId="77777777" w:rsidR="005D1905" w:rsidRPr="00CC314D" w:rsidRDefault="005D1905" w:rsidP="00F63E90">
            <w:pPr>
              <w:pStyle w:val="ListParagraph"/>
              <w:numPr>
                <w:ilvl w:val="0"/>
                <w:numId w:val="55"/>
              </w:numPr>
              <w:ind w:left="357" w:hanging="357"/>
              <w:rPr>
                <w:rFonts w:cs="Calibri"/>
                <w:color w:val="000000"/>
                <w:sz w:val="18"/>
                <w:szCs w:val="18"/>
              </w:rPr>
            </w:pPr>
            <w:r w:rsidRPr="00CC314D">
              <w:rPr>
                <w:rFonts w:cs="Calibri"/>
                <w:color w:val="000000"/>
                <w:sz w:val="18"/>
                <w:szCs w:val="18"/>
              </w:rPr>
              <w:t>Caso o ca</w:t>
            </w:r>
            <w:r>
              <w:rPr>
                <w:rFonts w:cs="Calibri"/>
                <w:color w:val="000000"/>
                <w:sz w:val="18"/>
                <w:szCs w:val="18"/>
              </w:rPr>
              <w:t>mpo não esteja preenchido com 9</w:t>
            </w:r>
            <w:r w:rsidRPr="00CC314D">
              <w:rPr>
                <w:rFonts w:cs="Calibri"/>
                <w:color w:val="000000"/>
                <w:sz w:val="18"/>
                <w:szCs w:val="18"/>
              </w:rPr>
              <w:t xml:space="preserve"> caracteres, é acrescentado o dígito ‘0’ à esquerda, até perfazer o comprimento de campo desejado.</w:t>
            </w:r>
          </w:p>
        </w:tc>
      </w:tr>
      <w:tr w:rsidR="005D1905" w:rsidRPr="00446992" w14:paraId="161D9800" w14:textId="77777777" w:rsidTr="000223E8">
        <w:trPr>
          <w:trHeight w:val="290"/>
        </w:trPr>
        <w:tc>
          <w:tcPr>
            <w:tcW w:w="2194" w:type="dxa"/>
            <w:shd w:val="clear" w:color="auto" w:fill="auto"/>
            <w:noWrap/>
            <w:hideMark/>
          </w:tcPr>
          <w:p w14:paraId="44830F8E" w14:textId="77777777" w:rsidR="005D1905" w:rsidRPr="00446992" w:rsidRDefault="005D1905" w:rsidP="000223E8">
            <w:pPr>
              <w:rPr>
                <w:rFonts w:cs="Calibri"/>
                <w:color w:val="000000"/>
                <w:sz w:val="18"/>
                <w:szCs w:val="18"/>
              </w:rPr>
            </w:pPr>
            <w:r w:rsidRPr="00446992">
              <w:rPr>
                <w:rFonts w:cs="Calibri"/>
                <w:color w:val="000000"/>
                <w:sz w:val="18"/>
                <w:szCs w:val="18"/>
              </w:rPr>
              <w:t>ordenprelgar</w:t>
            </w:r>
          </w:p>
        </w:tc>
        <w:tc>
          <w:tcPr>
            <w:tcW w:w="6803" w:type="dxa"/>
            <w:shd w:val="clear" w:color="auto" w:fill="auto"/>
            <w:noWrap/>
            <w:hideMark/>
          </w:tcPr>
          <w:p w14:paraId="72F88224"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42A58AD3"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63CBA248" w14:textId="77777777" w:rsidR="005D1905" w:rsidRPr="00CC314D" w:rsidRDefault="005D1905" w:rsidP="00F63E90">
            <w:pPr>
              <w:pStyle w:val="ListParagraph"/>
              <w:numPr>
                <w:ilvl w:val="0"/>
                <w:numId w:val="55"/>
              </w:numPr>
              <w:ind w:left="357" w:hanging="357"/>
              <w:rPr>
                <w:rFonts w:cs="Calibri"/>
                <w:color w:val="000000"/>
                <w:sz w:val="18"/>
                <w:szCs w:val="18"/>
              </w:rPr>
            </w:pPr>
            <w:r w:rsidRPr="00CC314D">
              <w:rPr>
                <w:rFonts w:cs="Calibri"/>
                <w:color w:val="000000"/>
                <w:sz w:val="18"/>
                <w:szCs w:val="18"/>
              </w:rPr>
              <w:t xml:space="preserve">Caso o campo não esteja preenchido com </w:t>
            </w:r>
            <w:r>
              <w:rPr>
                <w:rFonts w:cs="Calibri"/>
                <w:color w:val="000000"/>
                <w:sz w:val="18"/>
                <w:szCs w:val="18"/>
              </w:rPr>
              <w:t>5</w:t>
            </w:r>
            <w:r w:rsidRPr="00CC314D">
              <w:rPr>
                <w:rFonts w:cs="Calibri"/>
                <w:color w:val="000000"/>
                <w:sz w:val="18"/>
                <w:szCs w:val="18"/>
              </w:rPr>
              <w:t xml:space="preserve"> caracteres, é acrescentado o dígito ‘0’ à esquerda, até perfazer o comprimento de campo desejado.</w:t>
            </w:r>
          </w:p>
        </w:tc>
      </w:tr>
      <w:tr w:rsidR="005D1905" w:rsidRPr="00446992" w14:paraId="04226E7D" w14:textId="77777777" w:rsidTr="000223E8">
        <w:trPr>
          <w:trHeight w:val="290"/>
        </w:trPr>
        <w:tc>
          <w:tcPr>
            <w:tcW w:w="2194" w:type="dxa"/>
            <w:shd w:val="clear" w:color="auto" w:fill="auto"/>
            <w:noWrap/>
            <w:hideMark/>
          </w:tcPr>
          <w:p w14:paraId="085CE470" w14:textId="77777777" w:rsidR="005D1905" w:rsidRPr="00446992" w:rsidRDefault="005D1905" w:rsidP="000223E8">
            <w:pPr>
              <w:rPr>
                <w:rFonts w:cs="Calibri"/>
                <w:color w:val="000000"/>
                <w:sz w:val="18"/>
                <w:szCs w:val="18"/>
              </w:rPr>
            </w:pPr>
            <w:r w:rsidRPr="00446992">
              <w:rPr>
                <w:rFonts w:cs="Calibri"/>
                <w:color w:val="000000"/>
                <w:sz w:val="18"/>
                <w:szCs w:val="18"/>
              </w:rPr>
              <w:t>tangohipotec</w:t>
            </w:r>
          </w:p>
        </w:tc>
        <w:tc>
          <w:tcPr>
            <w:tcW w:w="6803" w:type="dxa"/>
            <w:shd w:val="clear" w:color="auto" w:fill="auto"/>
            <w:noWrap/>
            <w:hideMark/>
          </w:tcPr>
          <w:p w14:paraId="6EB44525" w14:textId="77777777" w:rsidR="005D1905" w:rsidRPr="00CC314D"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14CD9FF2"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F7DB200" w14:textId="77777777" w:rsidR="005D1905" w:rsidRPr="00CC314D" w:rsidRDefault="005D1905" w:rsidP="00F63E90">
            <w:pPr>
              <w:pStyle w:val="ListParagraph"/>
              <w:numPr>
                <w:ilvl w:val="0"/>
                <w:numId w:val="55"/>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5D1905" w:rsidRPr="00446992" w14:paraId="6AEF6BF6" w14:textId="77777777" w:rsidTr="000223E8">
        <w:trPr>
          <w:trHeight w:val="290"/>
        </w:trPr>
        <w:tc>
          <w:tcPr>
            <w:tcW w:w="2194" w:type="dxa"/>
            <w:shd w:val="clear" w:color="auto" w:fill="auto"/>
            <w:noWrap/>
            <w:hideMark/>
          </w:tcPr>
          <w:p w14:paraId="37F565A3" w14:textId="77777777" w:rsidR="005D1905" w:rsidRPr="00446992" w:rsidRDefault="005D1905" w:rsidP="000223E8">
            <w:pPr>
              <w:rPr>
                <w:rFonts w:cs="Calibri"/>
                <w:color w:val="000000"/>
                <w:sz w:val="18"/>
                <w:szCs w:val="18"/>
              </w:rPr>
            </w:pPr>
            <w:r w:rsidRPr="00446992">
              <w:rPr>
                <w:rFonts w:cs="Calibri"/>
                <w:color w:val="000000"/>
                <w:sz w:val="18"/>
                <w:szCs w:val="18"/>
              </w:rPr>
              <w:t>nimpago</w:t>
            </w:r>
          </w:p>
        </w:tc>
        <w:tc>
          <w:tcPr>
            <w:tcW w:w="6803" w:type="dxa"/>
            <w:shd w:val="clear" w:color="auto" w:fill="auto"/>
            <w:noWrap/>
            <w:hideMark/>
          </w:tcPr>
          <w:p w14:paraId="5C48E8D8"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74197D02"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10DDAE11" w14:textId="77777777" w:rsidR="005D1905" w:rsidRDefault="005D1905" w:rsidP="00F63E90">
            <w:pPr>
              <w:pStyle w:val="ListParagraph"/>
              <w:numPr>
                <w:ilvl w:val="0"/>
                <w:numId w:val="55"/>
              </w:numPr>
              <w:ind w:left="357" w:hanging="357"/>
              <w:rPr>
                <w:rFonts w:cs="Calibri"/>
                <w:color w:val="000000"/>
                <w:sz w:val="18"/>
                <w:szCs w:val="18"/>
              </w:rPr>
            </w:pPr>
            <w:r w:rsidRPr="0072109A">
              <w:rPr>
                <w:rFonts w:cs="Calibri"/>
                <w:color w:val="000000"/>
                <w:sz w:val="18"/>
                <w:szCs w:val="18"/>
              </w:rPr>
              <w:t>Todos os ‘.’ São substituídos por uma ‘,’</w:t>
            </w:r>
          </w:p>
          <w:p w14:paraId="236B6ADD" w14:textId="77777777" w:rsidR="005D1905" w:rsidRPr="00BF5DE2" w:rsidRDefault="005D1905" w:rsidP="00F63E90">
            <w:pPr>
              <w:pStyle w:val="ListParagraph"/>
              <w:numPr>
                <w:ilvl w:val="0"/>
                <w:numId w:val="55"/>
              </w:numPr>
              <w:ind w:left="357" w:hanging="357"/>
              <w:rPr>
                <w:rFonts w:cs="Calibri"/>
                <w:color w:val="000000"/>
                <w:sz w:val="18"/>
                <w:szCs w:val="18"/>
              </w:rPr>
            </w:pPr>
            <w:r w:rsidRPr="00BF5DE2">
              <w:rPr>
                <w:rFonts w:cs="Calibri"/>
                <w:color w:val="000000"/>
                <w:sz w:val="18"/>
                <w:szCs w:val="18"/>
              </w:rPr>
              <w:t>Caso o campo não est</w:t>
            </w:r>
            <w:r>
              <w:rPr>
                <w:rFonts w:cs="Calibri"/>
                <w:color w:val="000000"/>
                <w:sz w:val="18"/>
                <w:szCs w:val="18"/>
              </w:rPr>
              <w:t>eja preenchido com 5</w:t>
            </w:r>
            <w:r w:rsidRPr="00BF5DE2">
              <w:rPr>
                <w:rFonts w:cs="Calibri"/>
                <w:color w:val="000000"/>
                <w:sz w:val="18"/>
                <w:szCs w:val="18"/>
              </w:rPr>
              <w:t xml:space="preserve"> caracteres, é acrescentado o dígito ‘0’ à esquerda, até perfazer o comprimento de campo desejado.</w:t>
            </w:r>
          </w:p>
        </w:tc>
      </w:tr>
      <w:tr w:rsidR="005D1905" w:rsidRPr="00446992" w14:paraId="5A95B946" w14:textId="77777777" w:rsidTr="000223E8">
        <w:trPr>
          <w:trHeight w:val="290"/>
        </w:trPr>
        <w:tc>
          <w:tcPr>
            <w:tcW w:w="2194" w:type="dxa"/>
            <w:shd w:val="clear" w:color="auto" w:fill="auto"/>
            <w:noWrap/>
            <w:hideMark/>
          </w:tcPr>
          <w:p w14:paraId="7E0DA7BC" w14:textId="77777777" w:rsidR="005D1905" w:rsidRPr="00446992" w:rsidRDefault="005D1905" w:rsidP="000223E8">
            <w:pPr>
              <w:rPr>
                <w:rFonts w:cs="Calibri"/>
                <w:color w:val="000000"/>
                <w:sz w:val="18"/>
                <w:szCs w:val="18"/>
              </w:rPr>
            </w:pPr>
            <w:r w:rsidRPr="00446992">
              <w:rPr>
                <w:rFonts w:cs="Calibri"/>
                <w:color w:val="000000"/>
                <w:sz w:val="18"/>
                <w:szCs w:val="18"/>
              </w:rPr>
              <w:t>iact_gp</w:t>
            </w:r>
          </w:p>
        </w:tc>
        <w:tc>
          <w:tcPr>
            <w:tcW w:w="6803" w:type="dxa"/>
            <w:shd w:val="clear" w:color="auto" w:fill="auto"/>
            <w:noWrap/>
            <w:hideMark/>
          </w:tcPr>
          <w:p w14:paraId="6CE8E2BC"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3D4F47D9"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5842BEC" w14:textId="77777777" w:rsidR="005D1905" w:rsidRPr="00BF5DE2" w:rsidRDefault="005D1905" w:rsidP="00F63E90">
            <w:pPr>
              <w:pStyle w:val="ListParagraph"/>
              <w:numPr>
                <w:ilvl w:val="0"/>
                <w:numId w:val="55"/>
              </w:numPr>
              <w:ind w:left="357" w:hanging="357"/>
              <w:rPr>
                <w:rFonts w:cs="Calibri"/>
                <w:color w:val="000000"/>
                <w:sz w:val="18"/>
                <w:szCs w:val="18"/>
              </w:rPr>
            </w:pPr>
            <w:r w:rsidRPr="00BF5DE2">
              <w:rPr>
                <w:rFonts w:cs="Calibri"/>
                <w:color w:val="000000"/>
                <w:sz w:val="18"/>
                <w:szCs w:val="18"/>
              </w:rPr>
              <w:t>Caso o campo não esteja preenchido com 1 caracter, é acrescentado ‘ ’ à esquerda, até perfazer o comprimento de campo desejado.</w:t>
            </w:r>
          </w:p>
        </w:tc>
      </w:tr>
    </w:tbl>
    <w:p w14:paraId="3CF1A9A4" w14:textId="77777777" w:rsidR="005D1905" w:rsidRPr="00735709" w:rsidRDefault="005D1905" w:rsidP="005D1905"/>
    <w:p w14:paraId="7831AEAF" w14:textId="0169A951" w:rsidR="008B6B55" w:rsidRDefault="008B6B55" w:rsidP="00666790">
      <w:pPr>
        <w:pStyle w:val="Heading5"/>
      </w:pPr>
      <w:bookmarkStart w:id="131" w:name="_Toc168671671"/>
      <w:r w:rsidRPr="007314D4">
        <w:rPr>
          <w:i/>
        </w:rPr>
        <w:t>View</w:t>
      </w:r>
      <w:r>
        <w:t xml:space="preserve"> da tabela de processos</w:t>
      </w:r>
      <w:r w:rsidR="000836DD">
        <w:t>/cauções</w:t>
      </w:r>
      <w:r>
        <w:t xml:space="preserve"> reais para BDR - BST: </w:t>
      </w:r>
      <w:r w:rsidRPr="00AA4469">
        <w:rPr>
          <w:i/>
        </w:rPr>
        <w:t>cd_garantias.gt016_report_biyr9510_bst</w:t>
      </w:r>
      <w:bookmarkEnd w:id="128"/>
      <w:bookmarkEnd w:id="131"/>
    </w:p>
    <w:p w14:paraId="09CA3E92" w14:textId="6976D5AA" w:rsidR="00735709" w:rsidRPr="00720567" w:rsidRDefault="0073570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sidRPr="00720567">
        <w:rPr>
          <w:rFonts w:eastAsiaTheme="minorHAnsi" w:cstheme="minorBidi"/>
          <w:i/>
          <w:szCs w:val="22"/>
          <w:lang w:eastAsia="en-US"/>
        </w:rPr>
        <w:t>view</w:t>
      </w:r>
      <w:r w:rsidRPr="00720567">
        <w:rPr>
          <w:rFonts w:eastAsiaTheme="minorHAnsi" w:cstheme="minorBidi"/>
          <w:szCs w:val="22"/>
          <w:lang w:eastAsia="en-US"/>
        </w:rPr>
        <w:t xml:space="preserve"> </w:t>
      </w:r>
      <w:r w:rsidRPr="00720567">
        <w:rPr>
          <w:rFonts w:eastAsiaTheme="minorHAnsi" w:cstheme="minorBidi"/>
          <w:i/>
          <w:szCs w:val="22"/>
          <w:lang w:eastAsia="en-US"/>
        </w:rPr>
        <w:t>cd_garantias.gt016_report_biyr9510_bst</w:t>
      </w:r>
      <w:r w:rsidRPr="00720567">
        <w:rPr>
          <w:rFonts w:eastAsiaTheme="minorHAnsi" w:cstheme="minorBidi"/>
          <w:szCs w:val="22"/>
          <w:lang w:eastAsia="en-US"/>
        </w:rPr>
        <w:t xml:space="preserve"> corresponde à informação da tabela de interface do MUG </w:t>
      </w:r>
      <w:r w:rsidRPr="00720567">
        <w:rPr>
          <w:rFonts w:eastAsiaTheme="minorHAnsi" w:cstheme="minorBidi"/>
          <w:i/>
          <w:szCs w:val="22"/>
          <w:lang w:eastAsia="en-US"/>
        </w:rPr>
        <w:t>cd_garantias.gt016_report_biyr9510</w:t>
      </w:r>
      <w:r w:rsidRPr="00720567">
        <w:rPr>
          <w:rFonts w:eastAsiaTheme="minorHAnsi" w:cstheme="minorBidi"/>
          <w:szCs w:val="22"/>
          <w:lang w:eastAsia="en-US"/>
        </w:rPr>
        <w:t xml:space="preserve"> enviada para a aplicação da BDR, de acordo com os seus critérios e formatos necessários. De notar que o universo desta </w:t>
      </w:r>
      <w:r w:rsidRPr="00720567">
        <w:rPr>
          <w:rFonts w:eastAsiaTheme="minorHAnsi" w:cstheme="minorBidi"/>
          <w:i/>
          <w:szCs w:val="22"/>
          <w:lang w:eastAsia="en-US"/>
        </w:rPr>
        <w:t>view</w:t>
      </w:r>
      <w:r w:rsidRPr="00720567">
        <w:rPr>
          <w:rFonts w:eastAsiaTheme="minorHAnsi" w:cstheme="minorBidi"/>
          <w:szCs w:val="22"/>
          <w:lang w:eastAsia="en-US"/>
        </w:rPr>
        <w:t xml:space="preserve"> reflete apenas garantias de origem diferente de Lease e Eurofac.</w:t>
      </w:r>
    </w:p>
    <w:p w14:paraId="56AC641B" w14:textId="256533FA" w:rsidR="00244976" w:rsidRDefault="00735709" w:rsidP="007314D4">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são apresentados todos os campos enviados para este caso de uso, bem como as suas transformações a partir da tabela </w:t>
      </w:r>
      <w:r w:rsidRPr="00720567">
        <w:rPr>
          <w:rFonts w:eastAsiaTheme="minorHAnsi" w:cstheme="minorBidi"/>
          <w:i/>
          <w:szCs w:val="22"/>
          <w:lang w:eastAsia="en-US"/>
        </w:rPr>
        <w:t>cd_garantias.gt016_report_biyr9510</w:t>
      </w:r>
      <w:r w:rsidRPr="00720567">
        <w:rPr>
          <w:rFonts w:eastAsiaTheme="minorHAnsi" w:cstheme="minorBidi"/>
          <w:szCs w:val="22"/>
          <w:lang w:eastAsia="en-US"/>
        </w:rPr>
        <w:t>:</w:t>
      </w:r>
    </w:p>
    <w:p w14:paraId="3687D137" w14:textId="77777777" w:rsidR="00B935DB" w:rsidRDefault="00B935DB" w:rsidP="007314D4">
      <w:pPr>
        <w:spacing w:after="160" w:line="259" w:lineRule="auto"/>
        <w:jc w:val="both"/>
        <w:rPr>
          <w:rFonts w:eastAsiaTheme="minorHAnsi" w:cstheme="minorBidi"/>
          <w:szCs w:val="22"/>
          <w:lang w:eastAsia="en-US"/>
        </w:rPr>
      </w:pPr>
    </w:p>
    <w:p w14:paraId="0EB65B14" w14:textId="3A090265" w:rsidR="009E0D3A" w:rsidRPr="009E0D3A" w:rsidRDefault="009E0D3A" w:rsidP="009E0D3A">
      <w:pPr>
        <w:pStyle w:val="Caption"/>
        <w:jc w:val="center"/>
        <w:rPr>
          <w:rFonts w:cs="Calibri"/>
          <w:b/>
          <w:i w:val="0"/>
          <w:color w:val="000000" w:themeColor="text1"/>
          <w:sz w:val="22"/>
          <w:szCs w:val="22"/>
        </w:rPr>
      </w:pPr>
      <w:bookmarkStart w:id="132" w:name="_Toc168413862"/>
      <w:r w:rsidRPr="009E0D3A">
        <w:rPr>
          <w:b/>
          <w:color w:val="000000" w:themeColor="text1"/>
          <w:sz w:val="22"/>
          <w:szCs w:val="22"/>
        </w:rPr>
        <w:lastRenderedPageBreak/>
        <w:t xml:space="preserve">Tabela </w:t>
      </w:r>
      <w:r w:rsidRPr="009E0D3A">
        <w:rPr>
          <w:b/>
          <w:color w:val="000000" w:themeColor="text1"/>
          <w:sz w:val="22"/>
          <w:szCs w:val="22"/>
        </w:rPr>
        <w:fldChar w:fldCharType="begin"/>
      </w:r>
      <w:r w:rsidRPr="009E0D3A">
        <w:rPr>
          <w:b/>
          <w:color w:val="000000" w:themeColor="text1"/>
          <w:sz w:val="22"/>
          <w:szCs w:val="22"/>
        </w:rPr>
        <w:instrText xml:space="preserve"> SEQ Tabela \* ARABIC </w:instrText>
      </w:r>
      <w:r w:rsidRPr="009E0D3A">
        <w:rPr>
          <w:b/>
          <w:color w:val="000000" w:themeColor="text1"/>
          <w:sz w:val="22"/>
          <w:szCs w:val="22"/>
        </w:rPr>
        <w:fldChar w:fldCharType="separate"/>
      </w:r>
      <w:r w:rsidR="00486242">
        <w:rPr>
          <w:b/>
          <w:noProof/>
          <w:color w:val="000000" w:themeColor="text1"/>
          <w:sz w:val="22"/>
          <w:szCs w:val="22"/>
        </w:rPr>
        <w:t>24</w:t>
      </w:r>
      <w:r w:rsidRPr="009E0D3A">
        <w:rPr>
          <w:b/>
          <w:color w:val="000000" w:themeColor="text1"/>
          <w:sz w:val="22"/>
          <w:szCs w:val="22"/>
        </w:rPr>
        <w:fldChar w:fldCharType="end"/>
      </w:r>
      <w:r w:rsidRPr="009E0D3A">
        <w:rPr>
          <w:b/>
          <w:color w:val="000000" w:themeColor="text1"/>
          <w:sz w:val="22"/>
          <w:szCs w:val="22"/>
        </w:rPr>
        <w:t>: Detalhe dos campos e das suas transformações da cd_garantias.gt016_report_biyr9510_bst</w:t>
      </w:r>
      <w:bookmarkEnd w:id="132"/>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4"/>
        <w:gridCol w:w="6803"/>
      </w:tblGrid>
      <w:tr w:rsidR="00D223F4" w:rsidRPr="00D223F4" w14:paraId="08447284" w14:textId="77777777" w:rsidTr="00D223F4">
        <w:trPr>
          <w:trHeight w:val="290"/>
          <w:tblHeader/>
        </w:trPr>
        <w:tc>
          <w:tcPr>
            <w:tcW w:w="2194" w:type="dxa"/>
            <w:shd w:val="clear" w:color="auto" w:fill="FF0000"/>
            <w:noWrap/>
            <w:hideMark/>
          </w:tcPr>
          <w:p w14:paraId="0BD86E53" w14:textId="279D6CDC" w:rsidR="00D223F4" w:rsidRPr="00D223F4" w:rsidRDefault="00B935DB" w:rsidP="00D223F4">
            <w:pPr>
              <w:rPr>
                <w:rFonts w:cs="Calibri"/>
                <w:b/>
                <w:bCs/>
                <w:color w:val="FFFFFF"/>
                <w:sz w:val="18"/>
                <w:szCs w:val="18"/>
                <w:lang w:val="en-US"/>
              </w:rPr>
            </w:pPr>
            <w:r>
              <w:rPr>
                <w:rFonts w:cs="Calibri"/>
                <w:b/>
                <w:bCs/>
                <w:color w:val="FFFFFF"/>
                <w:sz w:val="18"/>
                <w:szCs w:val="18"/>
                <w:lang w:val="en-US"/>
              </w:rPr>
              <w:t>Campo</w:t>
            </w:r>
            <w:r w:rsidR="00D223F4" w:rsidRPr="00D223F4">
              <w:rPr>
                <w:rFonts w:cs="Calibri"/>
                <w:b/>
                <w:bCs/>
                <w:color w:val="FFFFFF"/>
                <w:sz w:val="18"/>
                <w:szCs w:val="18"/>
                <w:lang w:val="en-US"/>
              </w:rPr>
              <w:t xml:space="preserve">s da </w:t>
            </w:r>
            <w:r w:rsidR="00D223F4" w:rsidRPr="00D223F4">
              <w:rPr>
                <w:rFonts w:cs="Calibri"/>
                <w:b/>
                <w:bCs/>
                <w:i/>
                <w:color w:val="FFFFFF"/>
                <w:sz w:val="18"/>
                <w:szCs w:val="18"/>
                <w:lang w:val="en-US"/>
              </w:rPr>
              <w:t>view</w:t>
            </w:r>
          </w:p>
          <w:p w14:paraId="30DCAC47" w14:textId="5A51A5F8" w:rsidR="00D223F4" w:rsidRPr="00D223F4" w:rsidRDefault="00D223F4" w:rsidP="00D223F4">
            <w:pPr>
              <w:rPr>
                <w:rFonts w:cs="Calibri"/>
                <w:color w:val="000000"/>
                <w:sz w:val="18"/>
                <w:szCs w:val="18"/>
              </w:rPr>
            </w:pPr>
            <w:r w:rsidRPr="00D223F4">
              <w:rPr>
                <w:rFonts w:cs="Calibri"/>
                <w:b/>
                <w:bCs/>
                <w:i/>
                <w:color w:val="FFFFFF"/>
                <w:sz w:val="18"/>
                <w:szCs w:val="18"/>
                <w:lang w:val="en-US"/>
              </w:rPr>
              <w:t>gt016_report_biyr9510_bst</w:t>
            </w:r>
          </w:p>
        </w:tc>
        <w:tc>
          <w:tcPr>
            <w:tcW w:w="6803" w:type="dxa"/>
            <w:shd w:val="clear" w:color="auto" w:fill="FF0000"/>
            <w:noWrap/>
            <w:hideMark/>
          </w:tcPr>
          <w:p w14:paraId="1CC9E434" w14:textId="7C3EC8E7" w:rsidR="00D223F4" w:rsidRPr="00D223F4" w:rsidRDefault="00D223F4" w:rsidP="00D223F4">
            <w:pPr>
              <w:rPr>
                <w:rFonts w:cs="Calibri"/>
                <w:color w:val="000000"/>
                <w:sz w:val="18"/>
                <w:szCs w:val="18"/>
              </w:rPr>
            </w:pPr>
            <w:r w:rsidRPr="00D223F4">
              <w:rPr>
                <w:rFonts w:cs="Calibri"/>
                <w:b/>
                <w:bCs/>
                <w:color w:val="FFFFFF"/>
                <w:sz w:val="18"/>
                <w:szCs w:val="18"/>
              </w:rPr>
              <w:t>Alterações a partir da tabela</w:t>
            </w:r>
            <w:r w:rsidRPr="00D223F4">
              <w:rPr>
                <w:rFonts w:cs="Calibri"/>
                <w:color w:val="000000"/>
                <w:sz w:val="18"/>
                <w:szCs w:val="18"/>
              </w:rPr>
              <w:t xml:space="preserve"> </w:t>
            </w:r>
            <w:r w:rsidRPr="00D223F4">
              <w:rPr>
                <w:rFonts w:cs="Calibri"/>
                <w:b/>
                <w:bCs/>
                <w:i/>
                <w:color w:val="FFFFFF"/>
                <w:sz w:val="18"/>
                <w:szCs w:val="18"/>
              </w:rPr>
              <w:t>gt016_report_biyr9510</w:t>
            </w:r>
          </w:p>
        </w:tc>
      </w:tr>
      <w:tr w:rsidR="00D223F4" w:rsidRPr="00D223F4" w14:paraId="3238AE6D" w14:textId="77777777" w:rsidTr="00D223F4">
        <w:trPr>
          <w:trHeight w:val="290"/>
        </w:trPr>
        <w:tc>
          <w:tcPr>
            <w:tcW w:w="2194" w:type="dxa"/>
            <w:shd w:val="clear" w:color="auto" w:fill="auto"/>
            <w:noWrap/>
            <w:hideMark/>
          </w:tcPr>
          <w:p w14:paraId="44E9DA57" w14:textId="77777777" w:rsidR="00D223F4" w:rsidRPr="00D223F4" w:rsidRDefault="00D223F4" w:rsidP="00D223F4">
            <w:pPr>
              <w:rPr>
                <w:rFonts w:cs="Calibri"/>
                <w:color w:val="000000"/>
                <w:sz w:val="18"/>
                <w:szCs w:val="18"/>
              </w:rPr>
            </w:pPr>
            <w:r w:rsidRPr="00D223F4">
              <w:rPr>
                <w:rFonts w:cs="Calibri"/>
                <w:color w:val="000000"/>
                <w:sz w:val="18"/>
                <w:szCs w:val="18"/>
              </w:rPr>
              <w:t>datdados</w:t>
            </w:r>
          </w:p>
        </w:tc>
        <w:tc>
          <w:tcPr>
            <w:tcW w:w="6803" w:type="dxa"/>
            <w:shd w:val="clear" w:color="auto" w:fill="auto"/>
            <w:noWrap/>
          </w:tcPr>
          <w:p w14:paraId="5F49A12E" w14:textId="77777777" w:rsidR="00D223F4" w:rsidRDefault="00D223F4"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6B9460B" w14:textId="77777777" w:rsidR="00D223F4"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5A6A11C6" w14:textId="2CC0CFCA"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10 caracteres, é acrescentado ‘ ’ à esquerda, até perfazer o comprimento de campo desejado.</w:t>
            </w:r>
          </w:p>
        </w:tc>
      </w:tr>
      <w:tr w:rsidR="00D223F4" w:rsidRPr="00D223F4" w14:paraId="720775AF" w14:textId="77777777" w:rsidTr="00D223F4">
        <w:trPr>
          <w:trHeight w:val="290"/>
        </w:trPr>
        <w:tc>
          <w:tcPr>
            <w:tcW w:w="2194" w:type="dxa"/>
            <w:shd w:val="clear" w:color="auto" w:fill="auto"/>
            <w:noWrap/>
            <w:hideMark/>
          </w:tcPr>
          <w:p w14:paraId="438848BD" w14:textId="77777777" w:rsidR="00D223F4" w:rsidRPr="00D223F4" w:rsidRDefault="00D223F4" w:rsidP="00D223F4">
            <w:pPr>
              <w:rPr>
                <w:rFonts w:cs="Calibri"/>
                <w:color w:val="000000"/>
                <w:sz w:val="18"/>
                <w:szCs w:val="18"/>
              </w:rPr>
            </w:pPr>
            <w:r w:rsidRPr="00D223F4">
              <w:rPr>
                <w:rFonts w:cs="Calibri"/>
                <w:color w:val="000000"/>
                <w:sz w:val="18"/>
                <w:szCs w:val="18"/>
              </w:rPr>
              <w:t>empresabg</w:t>
            </w:r>
          </w:p>
        </w:tc>
        <w:tc>
          <w:tcPr>
            <w:tcW w:w="6803" w:type="dxa"/>
            <w:shd w:val="clear" w:color="auto" w:fill="auto"/>
            <w:noWrap/>
          </w:tcPr>
          <w:p w14:paraId="09D6DB20" w14:textId="77777777" w:rsidR="00D223F4" w:rsidRPr="0067670C"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5E5B5CE4" w14:textId="12A0FEAB" w:rsidR="00D223F4" w:rsidRPr="00D223F4" w:rsidRDefault="00D223F4"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D223F4" w:rsidRPr="00D223F4" w14:paraId="1E44E466" w14:textId="77777777" w:rsidTr="00D223F4">
        <w:trPr>
          <w:trHeight w:val="290"/>
        </w:trPr>
        <w:tc>
          <w:tcPr>
            <w:tcW w:w="2194" w:type="dxa"/>
            <w:shd w:val="clear" w:color="auto" w:fill="auto"/>
            <w:noWrap/>
            <w:hideMark/>
          </w:tcPr>
          <w:p w14:paraId="233AB921" w14:textId="77777777" w:rsidR="00D223F4" w:rsidRPr="00D223F4" w:rsidRDefault="00D223F4" w:rsidP="00D223F4">
            <w:pPr>
              <w:rPr>
                <w:rFonts w:cs="Calibri"/>
                <w:color w:val="000000"/>
                <w:sz w:val="18"/>
                <w:szCs w:val="18"/>
              </w:rPr>
            </w:pPr>
            <w:r w:rsidRPr="00D223F4">
              <w:rPr>
                <w:rFonts w:cs="Calibri"/>
                <w:color w:val="000000"/>
                <w:sz w:val="18"/>
                <w:szCs w:val="18"/>
              </w:rPr>
              <w:t>cglobgar</w:t>
            </w:r>
          </w:p>
        </w:tc>
        <w:tc>
          <w:tcPr>
            <w:tcW w:w="6803" w:type="dxa"/>
            <w:shd w:val="clear" w:color="auto" w:fill="auto"/>
            <w:noWrap/>
          </w:tcPr>
          <w:p w14:paraId="4BCC18E6" w14:textId="77777777" w:rsidR="00D223F4" w:rsidRDefault="00D223F4"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4D1F5B8" w14:textId="77777777" w:rsidR="00D223F4" w:rsidRPr="0067670C"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1EDCF8E3" w14:textId="66EB75F5"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w:t>
            </w:r>
            <w:r>
              <w:rPr>
                <w:rFonts w:cs="Calibri"/>
                <w:color w:val="000000"/>
                <w:sz w:val="18"/>
                <w:szCs w:val="18"/>
              </w:rPr>
              <w:t>ampo não esteja preenchido com 9</w:t>
            </w:r>
            <w:r w:rsidRPr="00D223F4">
              <w:rPr>
                <w:rFonts w:cs="Calibri"/>
                <w:color w:val="000000"/>
                <w:sz w:val="18"/>
                <w:szCs w:val="18"/>
              </w:rPr>
              <w:t xml:space="preserve"> caracteres, é acrescentado o dígito ‘0’ à esquerda, até perfazer o comprimento de campo desejado.</w:t>
            </w:r>
          </w:p>
        </w:tc>
      </w:tr>
      <w:tr w:rsidR="00D223F4" w:rsidRPr="00D223F4" w14:paraId="63FE1AA9" w14:textId="77777777" w:rsidTr="00D223F4">
        <w:trPr>
          <w:trHeight w:val="290"/>
        </w:trPr>
        <w:tc>
          <w:tcPr>
            <w:tcW w:w="2194" w:type="dxa"/>
            <w:shd w:val="clear" w:color="auto" w:fill="auto"/>
            <w:noWrap/>
            <w:hideMark/>
          </w:tcPr>
          <w:p w14:paraId="53FADEEA" w14:textId="77777777" w:rsidR="00D223F4" w:rsidRPr="00D223F4" w:rsidRDefault="00D223F4" w:rsidP="00D223F4">
            <w:pPr>
              <w:rPr>
                <w:rFonts w:cs="Calibri"/>
                <w:color w:val="000000"/>
                <w:sz w:val="18"/>
                <w:szCs w:val="18"/>
              </w:rPr>
            </w:pPr>
            <w:r w:rsidRPr="00D223F4">
              <w:rPr>
                <w:rFonts w:cs="Calibri"/>
                <w:color w:val="000000"/>
                <w:sz w:val="18"/>
                <w:szCs w:val="18"/>
              </w:rPr>
              <w:t>codcontr</w:t>
            </w:r>
          </w:p>
        </w:tc>
        <w:tc>
          <w:tcPr>
            <w:tcW w:w="6803" w:type="dxa"/>
            <w:shd w:val="clear" w:color="auto" w:fill="auto"/>
            <w:noWrap/>
          </w:tcPr>
          <w:p w14:paraId="125145A3" w14:textId="77777777" w:rsidR="00D223F4" w:rsidRPr="0067670C"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5A46AA3F" w14:textId="51D8C6E6"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9 caracteres, é acrescentado o dígito ‘0’ à esquerda, até perfazer o comprimento de campo desejado.</w:t>
            </w:r>
          </w:p>
        </w:tc>
      </w:tr>
      <w:tr w:rsidR="00D223F4" w:rsidRPr="00D223F4" w14:paraId="5ED510F2" w14:textId="77777777" w:rsidTr="00D223F4">
        <w:trPr>
          <w:trHeight w:val="290"/>
        </w:trPr>
        <w:tc>
          <w:tcPr>
            <w:tcW w:w="2194" w:type="dxa"/>
            <w:shd w:val="clear" w:color="auto" w:fill="auto"/>
            <w:noWrap/>
            <w:hideMark/>
          </w:tcPr>
          <w:p w14:paraId="2651B530" w14:textId="77777777" w:rsidR="00D223F4" w:rsidRPr="00D223F4" w:rsidRDefault="00D223F4" w:rsidP="00D223F4">
            <w:pPr>
              <w:rPr>
                <w:rFonts w:cs="Calibri"/>
                <w:color w:val="000000"/>
                <w:sz w:val="18"/>
                <w:szCs w:val="18"/>
              </w:rPr>
            </w:pPr>
            <w:r w:rsidRPr="00D223F4">
              <w:rPr>
                <w:rFonts w:cs="Calibri"/>
                <w:color w:val="000000"/>
                <w:sz w:val="18"/>
                <w:szCs w:val="18"/>
              </w:rPr>
              <w:t>produtobg</w:t>
            </w:r>
          </w:p>
        </w:tc>
        <w:tc>
          <w:tcPr>
            <w:tcW w:w="6803" w:type="dxa"/>
            <w:shd w:val="clear" w:color="auto" w:fill="auto"/>
            <w:noWrap/>
          </w:tcPr>
          <w:p w14:paraId="3CFDBCD8" w14:textId="77777777" w:rsidR="00D223F4" w:rsidRPr="0067670C"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7A0CC94" w14:textId="6D427518"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D223F4" w:rsidRPr="00D223F4" w14:paraId="1BAF0324" w14:textId="77777777" w:rsidTr="00D223F4">
        <w:trPr>
          <w:trHeight w:val="290"/>
        </w:trPr>
        <w:tc>
          <w:tcPr>
            <w:tcW w:w="2194" w:type="dxa"/>
            <w:shd w:val="clear" w:color="auto" w:fill="auto"/>
            <w:noWrap/>
            <w:hideMark/>
          </w:tcPr>
          <w:p w14:paraId="2EF8032F" w14:textId="77777777" w:rsidR="00D223F4" w:rsidRPr="00D223F4" w:rsidRDefault="00D223F4" w:rsidP="00D223F4">
            <w:pPr>
              <w:rPr>
                <w:rFonts w:cs="Calibri"/>
                <w:color w:val="000000"/>
                <w:sz w:val="18"/>
                <w:szCs w:val="18"/>
              </w:rPr>
            </w:pPr>
            <w:r w:rsidRPr="00D223F4">
              <w:rPr>
                <w:rFonts w:cs="Calibri"/>
                <w:color w:val="000000"/>
                <w:sz w:val="18"/>
                <w:szCs w:val="18"/>
              </w:rPr>
              <w:t>tipobembl</w:t>
            </w:r>
          </w:p>
        </w:tc>
        <w:tc>
          <w:tcPr>
            <w:tcW w:w="6803" w:type="dxa"/>
            <w:shd w:val="clear" w:color="auto" w:fill="auto"/>
            <w:noWrap/>
          </w:tcPr>
          <w:p w14:paraId="23FD5BDB" w14:textId="77777777" w:rsidR="00D223F4" w:rsidRPr="0067670C"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B9EF1CB" w14:textId="49B99469"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D223F4" w:rsidRPr="00D223F4" w14:paraId="562FF5D0" w14:textId="77777777" w:rsidTr="00D223F4">
        <w:trPr>
          <w:trHeight w:val="290"/>
        </w:trPr>
        <w:tc>
          <w:tcPr>
            <w:tcW w:w="2194" w:type="dxa"/>
            <w:shd w:val="clear" w:color="auto" w:fill="auto"/>
            <w:noWrap/>
            <w:hideMark/>
          </w:tcPr>
          <w:p w14:paraId="24184270" w14:textId="77777777" w:rsidR="00D223F4" w:rsidRPr="00D223F4" w:rsidRDefault="00D223F4" w:rsidP="00D223F4">
            <w:pPr>
              <w:rPr>
                <w:rFonts w:cs="Calibri"/>
                <w:color w:val="000000"/>
                <w:sz w:val="18"/>
                <w:szCs w:val="18"/>
              </w:rPr>
            </w:pPr>
            <w:r w:rsidRPr="00D223F4">
              <w:rPr>
                <w:rFonts w:cs="Calibri"/>
                <w:color w:val="000000"/>
                <w:sz w:val="18"/>
                <w:szCs w:val="18"/>
              </w:rPr>
              <w:t>entdep</w:t>
            </w:r>
          </w:p>
        </w:tc>
        <w:tc>
          <w:tcPr>
            <w:tcW w:w="6803" w:type="dxa"/>
            <w:shd w:val="clear" w:color="auto" w:fill="auto"/>
            <w:noWrap/>
          </w:tcPr>
          <w:p w14:paraId="4B307FCD" w14:textId="77777777" w:rsidR="00D223F4" w:rsidRDefault="00D223F4"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EA3B098" w14:textId="37BA15BF" w:rsidR="00D223F4"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1B98BAB" w14:textId="5A543CAA"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40 caracteres, é acrescentado ‘ ’ à esquerda, até perfazer o comprimento de campo desejado.</w:t>
            </w:r>
          </w:p>
        </w:tc>
      </w:tr>
      <w:tr w:rsidR="00D223F4" w:rsidRPr="00D223F4" w14:paraId="2FDA1FE4" w14:textId="77777777" w:rsidTr="00D223F4">
        <w:trPr>
          <w:trHeight w:val="290"/>
        </w:trPr>
        <w:tc>
          <w:tcPr>
            <w:tcW w:w="2194" w:type="dxa"/>
            <w:shd w:val="clear" w:color="auto" w:fill="auto"/>
            <w:noWrap/>
            <w:hideMark/>
          </w:tcPr>
          <w:p w14:paraId="08F60C79" w14:textId="77777777" w:rsidR="00D223F4" w:rsidRPr="00D223F4" w:rsidRDefault="00D223F4" w:rsidP="00D223F4">
            <w:pPr>
              <w:rPr>
                <w:rFonts w:cs="Calibri"/>
                <w:color w:val="000000"/>
                <w:sz w:val="18"/>
                <w:szCs w:val="18"/>
              </w:rPr>
            </w:pPr>
            <w:r w:rsidRPr="00D223F4">
              <w:rPr>
                <w:rFonts w:cs="Calibri"/>
                <w:color w:val="000000"/>
                <w:sz w:val="18"/>
                <w:szCs w:val="18"/>
              </w:rPr>
              <w:t>cindprin</w:t>
            </w:r>
          </w:p>
        </w:tc>
        <w:tc>
          <w:tcPr>
            <w:tcW w:w="6803" w:type="dxa"/>
            <w:shd w:val="clear" w:color="auto" w:fill="auto"/>
            <w:noWrap/>
          </w:tcPr>
          <w:p w14:paraId="5C5F39C5" w14:textId="77777777" w:rsidR="00D223F4" w:rsidRDefault="00D223F4"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C381BBF" w14:textId="77777777" w:rsidR="00D223F4"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249449D" w14:textId="718C967E"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1 caracter, é acrescentado ‘ ’ à esquerda, até perfazer o comprimento de campo desejado.</w:t>
            </w:r>
          </w:p>
        </w:tc>
      </w:tr>
      <w:tr w:rsidR="00D223F4" w:rsidRPr="00D223F4" w14:paraId="3F30B1C8" w14:textId="77777777" w:rsidTr="00D223F4">
        <w:trPr>
          <w:trHeight w:val="290"/>
        </w:trPr>
        <w:tc>
          <w:tcPr>
            <w:tcW w:w="2194" w:type="dxa"/>
            <w:shd w:val="clear" w:color="auto" w:fill="auto"/>
            <w:noWrap/>
            <w:hideMark/>
          </w:tcPr>
          <w:p w14:paraId="5E063409" w14:textId="77777777" w:rsidR="00D223F4" w:rsidRPr="00D223F4" w:rsidRDefault="00D223F4" w:rsidP="00D223F4">
            <w:pPr>
              <w:rPr>
                <w:rFonts w:cs="Calibri"/>
                <w:color w:val="000000"/>
                <w:sz w:val="18"/>
                <w:szCs w:val="18"/>
              </w:rPr>
            </w:pPr>
            <w:r w:rsidRPr="00D223F4">
              <w:rPr>
                <w:rFonts w:cs="Calibri"/>
                <w:color w:val="000000"/>
                <w:sz w:val="18"/>
                <w:szCs w:val="18"/>
              </w:rPr>
              <w:t>cindtms</w:t>
            </w:r>
          </w:p>
        </w:tc>
        <w:tc>
          <w:tcPr>
            <w:tcW w:w="6803" w:type="dxa"/>
            <w:shd w:val="clear" w:color="auto" w:fill="auto"/>
            <w:noWrap/>
          </w:tcPr>
          <w:p w14:paraId="349974BE" w14:textId="77777777" w:rsidR="00D223F4" w:rsidRDefault="00D223F4"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E2074D6" w14:textId="77777777" w:rsidR="00D223F4"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F071EAD" w14:textId="3E2F3173"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1 caracter, é acrescentado ‘ ’ à esquerda, até perfazer o comprimento de campo desejado.</w:t>
            </w:r>
          </w:p>
        </w:tc>
      </w:tr>
      <w:tr w:rsidR="00D223F4" w:rsidRPr="00D223F4" w14:paraId="0E5F68D4" w14:textId="77777777" w:rsidTr="00D223F4">
        <w:trPr>
          <w:trHeight w:val="290"/>
        </w:trPr>
        <w:tc>
          <w:tcPr>
            <w:tcW w:w="2194" w:type="dxa"/>
            <w:shd w:val="clear" w:color="auto" w:fill="auto"/>
            <w:noWrap/>
            <w:hideMark/>
          </w:tcPr>
          <w:p w14:paraId="4A2124D1" w14:textId="77777777" w:rsidR="00D223F4" w:rsidRPr="00D223F4" w:rsidRDefault="00D223F4" w:rsidP="00D223F4">
            <w:pPr>
              <w:rPr>
                <w:rFonts w:cs="Calibri"/>
                <w:color w:val="000000"/>
                <w:sz w:val="18"/>
                <w:szCs w:val="18"/>
              </w:rPr>
            </w:pPr>
            <w:r w:rsidRPr="00D223F4">
              <w:rPr>
                <w:rFonts w:cs="Calibri"/>
                <w:color w:val="000000"/>
                <w:sz w:val="18"/>
                <w:szCs w:val="18"/>
              </w:rPr>
              <w:t>ctipdvpbbg</w:t>
            </w:r>
          </w:p>
        </w:tc>
        <w:tc>
          <w:tcPr>
            <w:tcW w:w="6803" w:type="dxa"/>
            <w:shd w:val="clear" w:color="auto" w:fill="auto"/>
            <w:noWrap/>
          </w:tcPr>
          <w:p w14:paraId="16200885" w14:textId="77777777" w:rsidR="00D223F4" w:rsidRPr="0067670C"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48E33A0" w14:textId="65F395DB"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D223F4" w:rsidRPr="00D223F4" w14:paraId="0CD5F017" w14:textId="77777777" w:rsidTr="00D223F4">
        <w:trPr>
          <w:trHeight w:val="290"/>
        </w:trPr>
        <w:tc>
          <w:tcPr>
            <w:tcW w:w="2194" w:type="dxa"/>
            <w:shd w:val="clear" w:color="auto" w:fill="auto"/>
            <w:noWrap/>
            <w:hideMark/>
          </w:tcPr>
          <w:p w14:paraId="7D454F79" w14:textId="77777777" w:rsidR="00D223F4" w:rsidRPr="00D223F4" w:rsidRDefault="00D223F4" w:rsidP="00D223F4">
            <w:pPr>
              <w:rPr>
                <w:rFonts w:cs="Calibri"/>
                <w:color w:val="000000"/>
                <w:sz w:val="18"/>
                <w:szCs w:val="18"/>
              </w:rPr>
            </w:pPr>
            <w:r w:rsidRPr="00D223F4">
              <w:rPr>
                <w:rFonts w:cs="Calibri"/>
                <w:color w:val="000000"/>
                <w:sz w:val="18"/>
                <w:szCs w:val="18"/>
              </w:rPr>
              <w:t>cinddvpbbg</w:t>
            </w:r>
          </w:p>
        </w:tc>
        <w:tc>
          <w:tcPr>
            <w:tcW w:w="6803" w:type="dxa"/>
            <w:shd w:val="clear" w:color="auto" w:fill="auto"/>
            <w:noWrap/>
          </w:tcPr>
          <w:p w14:paraId="6046FFA8" w14:textId="77777777" w:rsidR="00D223F4" w:rsidRPr="0067670C"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706D994" w14:textId="1ECAC61F"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D223F4" w:rsidRPr="00D223F4" w14:paraId="1BF61759" w14:textId="77777777" w:rsidTr="00D223F4">
        <w:trPr>
          <w:trHeight w:val="290"/>
        </w:trPr>
        <w:tc>
          <w:tcPr>
            <w:tcW w:w="2194" w:type="dxa"/>
            <w:shd w:val="clear" w:color="auto" w:fill="auto"/>
            <w:noWrap/>
            <w:hideMark/>
          </w:tcPr>
          <w:p w14:paraId="0668565C" w14:textId="77777777" w:rsidR="00D223F4" w:rsidRPr="00D223F4" w:rsidRDefault="00D223F4" w:rsidP="00D223F4">
            <w:pPr>
              <w:rPr>
                <w:rFonts w:cs="Calibri"/>
                <w:color w:val="000000"/>
                <w:sz w:val="18"/>
                <w:szCs w:val="18"/>
              </w:rPr>
            </w:pPr>
            <w:r w:rsidRPr="00D223F4">
              <w:rPr>
                <w:rFonts w:cs="Calibri"/>
                <w:color w:val="000000"/>
                <w:sz w:val="18"/>
                <w:szCs w:val="18"/>
              </w:rPr>
              <w:t>cfvalcotbg</w:t>
            </w:r>
          </w:p>
        </w:tc>
        <w:tc>
          <w:tcPr>
            <w:tcW w:w="6803" w:type="dxa"/>
            <w:shd w:val="clear" w:color="auto" w:fill="auto"/>
            <w:noWrap/>
          </w:tcPr>
          <w:p w14:paraId="425CD8AB" w14:textId="77777777" w:rsidR="00D223F4" w:rsidRPr="0067670C"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BC5BD25" w14:textId="7EF0DE8D"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D223F4" w:rsidRPr="00D223F4" w14:paraId="518DAB8A" w14:textId="77777777" w:rsidTr="00D223F4">
        <w:trPr>
          <w:trHeight w:val="290"/>
        </w:trPr>
        <w:tc>
          <w:tcPr>
            <w:tcW w:w="2194" w:type="dxa"/>
            <w:shd w:val="clear" w:color="auto" w:fill="auto"/>
            <w:noWrap/>
            <w:hideMark/>
          </w:tcPr>
          <w:p w14:paraId="4AEA822E" w14:textId="77777777" w:rsidR="00D223F4" w:rsidRPr="00D223F4" w:rsidRDefault="00D223F4" w:rsidP="00D223F4">
            <w:pPr>
              <w:rPr>
                <w:rFonts w:cs="Calibri"/>
                <w:color w:val="000000"/>
                <w:sz w:val="18"/>
                <w:szCs w:val="18"/>
              </w:rPr>
            </w:pPr>
            <w:r w:rsidRPr="00D223F4">
              <w:rPr>
                <w:rFonts w:cs="Calibri"/>
                <w:color w:val="000000"/>
                <w:sz w:val="18"/>
                <w:szCs w:val="18"/>
              </w:rPr>
              <w:t>cpzcotval</w:t>
            </w:r>
          </w:p>
        </w:tc>
        <w:tc>
          <w:tcPr>
            <w:tcW w:w="6803" w:type="dxa"/>
            <w:shd w:val="clear" w:color="auto" w:fill="auto"/>
            <w:noWrap/>
          </w:tcPr>
          <w:p w14:paraId="4786E061" w14:textId="77777777" w:rsidR="00D223F4" w:rsidRDefault="00D223F4"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1C5AC2EE" w14:textId="77777777" w:rsidR="00D223F4"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0F4E832" w14:textId="60F0BDE0" w:rsidR="00D223F4" w:rsidRDefault="00D223F4"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 ‘.’ São substituídos por ‘,’</w:t>
            </w:r>
          </w:p>
          <w:p w14:paraId="2190F82D" w14:textId="0B33422D"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w:t>
            </w:r>
            <w:r>
              <w:rPr>
                <w:rFonts w:cs="Calibri"/>
                <w:color w:val="000000"/>
                <w:sz w:val="18"/>
                <w:szCs w:val="18"/>
              </w:rPr>
              <w:t>ampo não esteja preenchido com 17</w:t>
            </w:r>
            <w:r w:rsidRPr="00D223F4">
              <w:rPr>
                <w:rFonts w:cs="Calibri"/>
                <w:color w:val="000000"/>
                <w:sz w:val="18"/>
                <w:szCs w:val="18"/>
              </w:rPr>
              <w:t xml:space="preserve"> caracteres, é acrescentado </w:t>
            </w:r>
            <w:r>
              <w:rPr>
                <w:rFonts w:cs="Calibri"/>
                <w:color w:val="000000"/>
                <w:sz w:val="18"/>
                <w:szCs w:val="18"/>
              </w:rPr>
              <w:t xml:space="preserve">o dígito </w:t>
            </w:r>
            <w:r w:rsidRPr="00D223F4">
              <w:rPr>
                <w:rFonts w:cs="Calibri"/>
                <w:color w:val="000000"/>
                <w:sz w:val="18"/>
                <w:szCs w:val="18"/>
              </w:rPr>
              <w:t>‘</w:t>
            </w:r>
            <w:r>
              <w:rPr>
                <w:rFonts w:cs="Calibri"/>
                <w:color w:val="000000"/>
                <w:sz w:val="18"/>
                <w:szCs w:val="18"/>
              </w:rPr>
              <w:t>0</w:t>
            </w:r>
            <w:r w:rsidRPr="00D223F4">
              <w:rPr>
                <w:rFonts w:cs="Calibri"/>
                <w:color w:val="000000"/>
                <w:sz w:val="18"/>
                <w:szCs w:val="18"/>
              </w:rPr>
              <w:t xml:space="preserve"> ’ à esquerda, até perfazer o comprimento de campo desejado.</w:t>
            </w:r>
          </w:p>
        </w:tc>
      </w:tr>
      <w:tr w:rsidR="00D223F4" w:rsidRPr="00D223F4" w14:paraId="4AABBFF7" w14:textId="77777777" w:rsidTr="00D223F4">
        <w:trPr>
          <w:trHeight w:val="290"/>
        </w:trPr>
        <w:tc>
          <w:tcPr>
            <w:tcW w:w="2194" w:type="dxa"/>
            <w:shd w:val="clear" w:color="auto" w:fill="auto"/>
            <w:noWrap/>
            <w:hideMark/>
          </w:tcPr>
          <w:p w14:paraId="42FABB21" w14:textId="77777777" w:rsidR="00D223F4" w:rsidRPr="00D223F4" w:rsidRDefault="00D223F4" w:rsidP="00D223F4">
            <w:pPr>
              <w:rPr>
                <w:rFonts w:cs="Calibri"/>
                <w:color w:val="000000"/>
                <w:sz w:val="18"/>
                <w:szCs w:val="18"/>
              </w:rPr>
            </w:pPr>
            <w:r w:rsidRPr="00D223F4">
              <w:rPr>
                <w:rFonts w:cs="Calibri"/>
                <w:color w:val="000000"/>
                <w:sz w:val="18"/>
                <w:szCs w:val="18"/>
              </w:rPr>
              <w:t>iafecexp</w:t>
            </w:r>
          </w:p>
        </w:tc>
        <w:tc>
          <w:tcPr>
            <w:tcW w:w="6803" w:type="dxa"/>
            <w:shd w:val="clear" w:color="auto" w:fill="auto"/>
            <w:noWrap/>
          </w:tcPr>
          <w:p w14:paraId="43520AE8" w14:textId="77777777" w:rsidR="00D223F4" w:rsidRDefault="00D223F4"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D794597" w14:textId="77777777" w:rsidR="00D223F4"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7E9AD58" w14:textId="706F8D7D"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1 caracter, é acrescentado ‘ ’ à esquerda, até perfazer o comprimento de campo desejado.</w:t>
            </w:r>
          </w:p>
        </w:tc>
      </w:tr>
      <w:tr w:rsidR="00D223F4" w:rsidRPr="00D223F4" w14:paraId="3BB9B35B" w14:textId="77777777" w:rsidTr="00D223F4">
        <w:trPr>
          <w:trHeight w:val="290"/>
        </w:trPr>
        <w:tc>
          <w:tcPr>
            <w:tcW w:w="2194" w:type="dxa"/>
            <w:shd w:val="clear" w:color="auto" w:fill="auto"/>
            <w:noWrap/>
            <w:hideMark/>
          </w:tcPr>
          <w:p w14:paraId="39F04D02" w14:textId="77777777" w:rsidR="00D223F4" w:rsidRPr="00D223F4" w:rsidRDefault="00D223F4" w:rsidP="00D223F4">
            <w:pPr>
              <w:rPr>
                <w:rFonts w:cs="Calibri"/>
                <w:color w:val="000000"/>
                <w:sz w:val="18"/>
                <w:szCs w:val="18"/>
              </w:rPr>
            </w:pPr>
            <w:r w:rsidRPr="00D223F4">
              <w:rPr>
                <w:rFonts w:cs="Calibri"/>
                <w:color w:val="000000"/>
                <w:sz w:val="18"/>
                <w:szCs w:val="18"/>
              </w:rPr>
              <w:t>cbembl</w:t>
            </w:r>
          </w:p>
        </w:tc>
        <w:tc>
          <w:tcPr>
            <w:tcW w:w="6803" w:type="dxa"/>
            <w:shd w:val="clear" w:color="auto" w:fill="auto"/>
            <w:noWrap/>
          </w:tcPr>
          <w:p w14:paraId="77EAA5B2" w14:textId="77777777" w:rsidR="00D223F4" w:rsidRPr="0067670C"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52C71D3E" w14:textId="7FE38DC1"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D223F4" w:rsidRPr="00D223F4" w14:paraId="57BE56A3" w14:textId="77777777" w:rsidTr="00D223F4">
        <w:trPr>
          <w:trHeight w:val="290"/>
        </w:trPr>
        <w:tc>
          <w:tcPr>
            <w:tcW w:w="2194" w:type="dxa"/>
            <w:shd w:val="clear" w:color="auto" w:fill="auto"/>
            <w:noWrap/>
            <w:hideMark/>
          </w:tcPr>
          <w:p w14:paraId="5E22901C" w14:textId="77777777" w:rsidR="00D223F4" w:rsidRPr="00D223F4" w:rsidRDefault="00D223F4" w:rsidP="00D223F4">
            <w:pPr>
              <w:rPr>
                <w:rFonts w:cs="Calibri"/>
                <w:color w:val="000000"/>
                <w:sz w:val="18"/>
                <w:szCs w:val="18"/>
              </w:rPr>
            </w:pPr>
            <w:r w:rsidRPr="00D223F4">
              <w:rPr>
                <w:rFonts w:cs="Calibri"/>
                <w:color w:val="000000"/>
                <w:sz w:val="18"/>
                <w:szCs w:val="18"/>
              </w:rPr>
              <w:t>cpaisbg</w:t>
            </w:r>
          </w:p>
        </w:tc>
        <w:tc>
          <w:tcPr>
            <w:tcW w:w="6803" w:type="dxa"/>
            <w:shd w:val="clear" w:color="auto" w:fill="auto"/>
            <w:noWrap/>
          </w:tcPr>
          <w:p w14:paraId="1DA3F390" w14:textId="77777777" w:rsidR="00D223F4" w:rsidRPr="0067670C"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EFF6B25" w14:textId="35C3A378"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lastRenderedPageBreak/>
              <w:t>Caso o campo não esteja preenchido com 5 caracteres, é acrescentado o dígito ‘0’ à esquerda, até perfazer o comprimento de campo desejado.</w:t>
            </w:r>
          </w:p>
        </w:tc>
      </w:tr>
      <w:tr w:rsidR="00D223F4" w:rsidRPr="00D223F4" w14:paraId="019D92B0" w14:textId="77777777" w:rsidTr="00D223F4">
        <w:trPr>
          <w:trHeight w:val="290"/>
        </w:trPr>
        <w:tc>
          <w:tcPr>
            <w:tcW w:w="2194" w:type="dxa"/>
            <w:shd w:val="clear" w:color="auto" w:fill="auto"/>
            <w:noWrap/>
            <w:hideMark/>
          </w:tcPr>
          <w:p w14:paraId="3C0E9025" w14:textId="77777777" w:rsidR="00D223F4" w:rsidRPr="00D223F4" w:rsidRDefault="00D223F4" w:rsidP="00D223F4">
            <w:pPr>
              <w:rPr>
                <w:rFonts w:cs="Calibri"/>
                <w:color w:val="000000"/>
                <w:sz w:val="18"/>
                <w:szCs w:val="18"/>
              </w:rPr>
            </w:pPr>
            <w:r w:rsidRPr="00D223F4">
              <w:rPr>
                <w:rFonts w:cs="Calibri"/>
                <w:color w:val="000000"/>
                <w:sz w:val="18"/>
                <w:szCs w:val="18"/>
              </w:rPr>
              <w:lastRenderedPageBreak/>
              <w:t>ordhipot</w:t>
            </w:r>
          </w:p>
        </w:tc>
        <w:tc>
          <w:tcPr>
            <w:tcW w:w="6803" w:type="dxa"/>
            <w:shd w:val="clear" w:color="auto" w:fill="auto"/>
            <w:noWrap/>
          </w:tcPr>
          <w:p w14:paraId="4CE0650E" w14:textId="77777777" w:rsidR="00D223F4" w:rsidRDefault="00D223F4"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57919F6E" w14:textId="77777777" w:rsidR="00D223F4"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89E1488" w14:textId="65848B00" w:rsidR="00D223F4" w:rsidRDefault="00D223F4"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sidR="000223E8">
              <w:rPr>
                <w:rFonts w:cs="Calibri"/>
                <w:color w:val="000000"/>
                <w:sz w:val="18"/>
                <w:szCs w:val="18"/>
              </w:rPr>
              <w:t xml:space="preserve"> ‘.’ São substituídos por ‘</w:t>
            </w:r>
            <w:r w:rsidRPr="0072109A">
              <w:rPr>
                <w:rFonts w:cs="Calibri"/>
                <w:color w:val="000000"/>
                <w:sz w:val="18"/>
                <w:szCs w:val="18"/>
              </w:rPr>
              <w:t>’</w:t>
            </w:r>
          </w:p>
          <w:p w14:paraId="15BCA89F" w14:textId="33866984"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17 caracteres, é acrescentado o dígito ‘0 ’ à esquerda, até perfazer o comprimento de campo desejado.</w:t>
            </w:r>
          </w:p>
        </w:tc>
      </w:tr>
      <w:tr w:rsidR="00D223F4" w:rsidRPr="00D223F4" w14:paraId="7926249E" w14:textId="77777777" w:rsidTr="00D223F4">
        <w:trPr>
          <w:trHeight w:val="290"/>
        </w:trPr>
        <w:tc>
          <w:tcPr>
            <w:tcW w:w="2194" w:type="dxa"/>
            <w:shd w:val="clear" w:color="auto" w:fill="auto"/>
            <w:noWrap/>
            <w:hideMark/>
          </w:tcPr>
          <w:p w14:paraId="151122E3" w14:textId="77777777" w:rsidR="00D223F4" w:rsidRPr="00D223F4" w:rsidRDefault="00D223F4" w:rsidP="00D223F4">
            <w:pPr>
              <w:rPr>
                <w:rFonts w:cs="Calibri"/>
                <w:color w:val="000000"/>
                <w:sz w:val="18"/>
                <w:szCs w:val="18"/>
              </w:rPr>
            </w:pPr>
            <w:r w:rsidRPr="00D223F4">
              <w:rPr>
                <w:rFonts w:cs="Calibri"/>
                <w:color w:val="000000"/>
                <w:sz w:val="18"/>
                <w:szCs w:val="18"/>
              </w:rPr>
              <w:t>cmoeorigbg</w:t>
            </w:r>
          </w:p>
        </w:tc>
        <w:tc>
          <w:tcPr>
            <w:tcW w:w="6803" w:type="dxa"/>
            <w:shd w:val="clear" w:color="auto" w:fill="auto"/>
            <w:noWrap/>
          </w:tcPr>
          <w:p w14:paraId="784BBFFA" w14:textId="77777777" w:rsidR="000905F6" w:rsidRDefault="000905F6"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D7413BD" w14:textId="6F3E5EF7" w:rsidR="00D223F4" w:rsidRPr="000905F6" w:rsidRDefault="000905F6"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 xml:space="preserve">Caso o campo não </w:t>
            </w:r>
            <w:r>
              <w:rPr>
                <w:rFonts w:cs="Calibri"/>
                <w:color w:val="000000"/>
                <w:sz w:val="18"/>
                <w:szCs w:val="18"/>
              </w:rPr>
              <w:t>esteja preenchido com 3</w:t>
            </w:r>
            <w:r w:rsidRPr="00D223F4">
              <w:rPr>
                <w:rFonts w:cs="Calibri"/>
                <w:color w:val="000000"/>
                <w:sz w:val="18"/>
                <w:szCs w:val="18"/>
              </w:rPr>
              <w:t xml:space="preserve"> caracter</w:t>
            </w:r>
            <w:r>
              <w:rPr>
                <w:rFonts w:cs="Calibri"/>
                <w:color w:val="000000"/>
                <w:sz w:val="18"/>
                <w:szCs w:val="18"/>
              </w:rPr>
              <w:t>es</w:t>
            </w:r>
            <w:r w:rsidRPr="00D223F4">
              <w:rPr>
                <w:rFonts w:cs="Calibri"/>
                <w:color w:val="000000"/>
                <w:sz w:val="18"/>
                <w:szCs w:val="18"/>
              </w:rPr>
              <w:t>, é acrescentado ‘ ’ à esquerda, até perfazer o comprimento de campo desejado.</w:t>
            </w:r>
          </w:p>
        </w:tc>
      </w:tr>
      <w:tr w:rsidR="000905F6" w:rsidRPr="00D223F4" w14:paraId="0021FE7E" w14:textId="77777777" w:rsidTr="00D223F4">
        <w:trPr>
          <w:trHeight w:val="290"/>
        </w:trPr>
        <w:tc>
          <w:tcPr>
            <w:tcW w:w="2194" w:type="dxa"/>
            <w:shd w:val="clear" w:color="auto" w:fill="auto"/>
            <w:noWrap/>
            <w:hideMark/>
          </w:tcPr>
          <w:p w14:paraId="4757B995" w14:textId="77777777" w:rsidR="000905F6" w:rsidRPr="00D223F4" w:rsidRDefault="000905F6" w:rsidP="000905F6">
            <w:pPr>
              <w:rPr>
                <w:rFonts w:cs="Calibri"/>
                <w:color w:val="000000"/>
                <w:sz w:val="18"/>
                <w:szCs w:val="18"/>
              </w:rPr>
            </w:pPr>
            <w:r w:rsidRPr="00D223F4">
              <w:rPr>
                <w:rFonts w:cs="Calibri"/>
                <w:color w:val="000000"/>
                <w:sz w:val="18"/>
                <w:szCs w:val="18"/>
              </w:rPr>
              <w:t>dtvencim</w:t>
            </w:r>
          </w:p>
        </w:tc>
        <w:tc>
          <w:tcPr>
            <w:tcW w:w="6803" w:type="dxa"/>
            <w:shd w:val="clear" w:color="auto" w:fill="auto"/>
            <w:noWrap/>
          </w:tcPr>
          <w:p w14:paraId="0636F2D5" w14:textId="77777777" w:rsidR="000905F6" w:rsidRDefault="000905F6"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50E8C4D" w14:textId="77777777" w:rsidR="000905F6" w:rsidRDefault="000905F6"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0B777075" w14:textId="1A29174B" w:rsidR="000905F6" w:rsidRPr="000905F6" w:rsidRDefault="000905F6" w:rsidP="00F63E90">
            <w:pPr>
              <w:pStyle w:val="ListParagraph"/>
              <w:numPr>
                <w:ilvl w:val="0"/>
                <w:numId w:val="57"/>
              </w:numPr>
              <w:ind w:left="357" w:hanging="357"/>
              <w:rPr>
                <w:rFonts w:cs="Calibri"/>
                <w:color w:val="000000"/>
                <w:sz w:val="18"/>
                <w:szCs w:val="18"/>
              </w:rPr>
            </w:pPr>
            <w:r w:rsidRPr="000905F6">
              <w:rPr>
                <w:rFonts w:cs="Calibri"/>
                <w:color w:val="000000"/>
                <w:sz w:val="18"/>
                <w:szCs w:val="18"/>
              </w:rPr>
              <w:t>Caso o campo não esteja preenchido com 10 caracteres, é acrescentado ‘ ’ à esquerda, até perfazer o comprimento de campo desejado.</w:t>
            </w:r>
          </w:p>
        </w:tc>
      </w:tr>
      <w:tr w:rsidR="000905F6" w:rsidRPr="00D223F4" w14:paraId="49B55FF9" w14:textId="77777777" w:rsidTr="00D223F4">
        <w:trPr>
          <w:trHeight w:val="290"/>
        </w:trPr>
        <w:tc>
          <w:tcPr>
            <w:tcW w:w="2194" w:type="dxa"/>
            <w:shd w:val="clear" w:color="auto" w:fill="auto"/>
            <w:noWrap/>
            <w:hideMark/>
          </w:tcPr>
          <w:p w14:paraId="332CCDEA" w14:textId="77777777" w:rsidR="000905F6" w:rsidRPr="00D223F4" w:rsidRDefault="000905F6" w:rsidP="000905F6">
            <w:pPr>
              <w:rPr>
                <w:rFonts w:cs="Calibri"/>
                <w:color w:val="000000"/>
                <w:sz w:val="18"/>
                <w:szCs w:val="18"/>
              </w:rPr>
            </w:pPr>
            <w:r w:rsidRPr="00D223F4">
              <w:rPr>
                <w:rFonts w:cs="Calibri"/>
                <w:color w:val="000000"/>
                <w:sz w:val="18"/>
                <w:szCs w:val="18"/>
              </w:rPr>
              <w:t>zregisto</w:t>
            </w:r>
          </w:p>
        </w:tc>
        <w:tc>
          <w:tcPr>
            <w:tcW w:w="6803" w:type="dxa"/>
            <w:shd w:val="clear" w:color="auto" w:fill="auto"/>
            <w:noWrap/>
          </w:tcPr>
          <w:p w14:paraId="6EAFF6E0" w14:textId="77777777" w:rsidR="000905F6" w:rsidRDefault="000905F6"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F9EEBAE" w14:textId="77777777" w:rsidR="000905F6" w:rsidRDefault="000905F6"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8E44EF1" w14:textId="6AF9F85E" w:rsidR="000905F6" w:rsidRPr="000905F6" w:rsidRDefault="000905F6" w:rsidP="00F63E90">
            <w:pPr>
              <w:pStyle w:val="ListParagraph"/>
              <w:numPr>
                <w:ilvl w:val="0"/>
                <w:numId w:val="57"/>
              </w:numPr>
              <w:ind w:left="357" w:hanging="357"/>
              <w:rPr>
                <w:rFonts w:cs="Calibri"/>
                <w:color w:val="000000"/>
                <w:sz w:val="18"/>
                <w:szCs w:val="18"/>
              </w:rPr>
            </w:pPr>
            <w:r w:rsidRPr="000905F6">
              <w:rPr>
                <w:rFonts w:cs="Calibri"/>
                <w:color w:val="000000"/>
                <w:sz w:val="18"/>
                <w:szCs w:val="18"/>
              </w:rPr>
              <w:t xml:space="preserve">Caso o campo não </w:t>
            </w:r>
            <w:r>
              <w:rPr>
                <w:rFonts w:cs="Calibri"/>
                <w:color w:val="000000"/>
                <w:sz w:val="18"/>
                <w:szCs w:val="18"/>
              </w:rPr>
              <w:t>esteja preenchido com 40</w:t>
            </w:r>
            <w:r w:rsidRPr="000905F6">
              <w:rPr>
                <w:rFonts w:cs="Calibri"/>
                <w:color w:val="000000"/>
                <w:sz w:val="18"/>
                <w:szCs w:val="18"/>
              </w:rPr>
              <w:t xml:space="preserve"> caracteres, é acrescentado ‘ ’ à esquerda, até perfazer o comprimento de campo desejado.</w:t>
            </w:r>
          </w:p>
        </w:tc>
      </w:tr>
      <w:tr w:rsidR="000905F6" w:rsidRPr="00D223F4" w14:paraId="168790D8" w14:textId="77777777" w:rsidTr="00D223F4">
        <w:trPr>
          <w:trHeight w:val="290"/>
        </w:trPr>
        <w:tc>
          <w:tcPr>
            <w:tcW w:w="2194" w:type="dxa"/>
            <w:shd w:val="clear" w:color="auto" w:fill="auto"/>
            <w:noWrap/>
            <w:hideMark/>
          </w:tcPr>
          <w:p w14:paraId="4E2FA6ED" w14:textId="77777777" w:rsidR="000905F6" w:rsidRPr="00D223F4" w:rsidRDefault="000905F6" w:rsidP="000905F6">
            <w:pPr>
              <w:rPr>
                <w:rFonts w:cs="Calibri"/>
                <w:color w:val="000000"/>
                <w:sz w:val="18"/>
                <w:szCs w:val="18"/>
              </w:rPr>
            </w:pPr>
            <w:r w:rsidRPr="00D223F4">
              <w:rPr>
                <w:rFonts w:cs="Calibri"/>
                <w:color w:val="000000"/>
                <w:sz w:val="18"/>
                <w:szCs w:val="18"/>
              </w:rPr>
              <w:t>ctipiemibg</w:t>
            </w:r>
          </w:p>
        </w:tc>
        <w:tc>
          <w:tcPr>
            <w:tcW w:w="6803" w:type="dxa"/>
            <w:shd w:val="clear" w:color="auto" w:fill="auto"/>
            <w:noWrap/>
          </w:tcPr>
          <w:p w14:paraId="0DEA8707" w14:textId="77777777" w:rsidR="000223E8" w:rsidRPr="0067670C"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1523B947" w14:textId="794AD492"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0905F6" w:rsidRPr="00D223F4" w14:paraId="4E76FD51" w14:textId="77777777" w:rsidTr="00D223F4">
        <w:trPr>
          <w:trHeight w:val="290"/>
        </w:trPr>
        <w:tc>
          <w:tcPr>
            <w:tcW w:w="2194" w:type="dxa"/>
            <w:shd w:val="clear" w:color="auto" w:fill="auto"/>
            <w:noWrap/>
            <w:hideMark/>
          </w:tcPr>
          <w:p w14:paraId="69CC5CD9" w14:textId="77777777" w:rsidR="000905F6" w:rsidRPr="00D223F4" w:rsidRDefault="000905F6" w:rsidP="000905F6">
            <w:pPr>
              <w:rPr>
                <w:rFonts w:cs="Calibri"/>
                <w:color w:val="000000"/>
                <w:sz w:val="18"/>
                <w:szCs w:val="18"/>
              </w:rPr>
            </w:pPr>
            <w:r w:rsidRPr="00D223F4">
              <w:rPr>
                <w:rFonts w:cs="Calibri"/>
                <w:color w:val="000000"/>
                <w:sz w:val="18"/>
                <w:szCs w:val="18"/>
              </w:rPr>
              <w:t>codemis</w:t>
            </w:r>
          </w:p>
        </w:tc>
        <w:tc>
          <w:tcPr>
            <w:tcW w:w="6803" w:type="dxa"/>
            <w:shd w:val="clear" w:color="auto" w:fill="auto"/>
            <w:noWrap/>
          </w:tcPr>
          <w:p w14:paraId="38F36D50"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DB57239"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012DB61" w14:textId="64EBDE94"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40 caracteres, é acrescentado ‘ ’ à esquerda, até perfazer o comprimento de campo desejado.</w:t>
            </w:r>
          </w:p>
        </w:tc>
      </w:tr>
      <w:tr w:rsidR="000905F6" w:rsidRPr="00D223F4" w14:paraId="30D29468" w14:textId="77777777" w:rsidTr="00D223F4">
        <w:trPr>
          <w:trHeight w:val="290"/>
        </w:trPr>
        <w:tc>
          <w:tcPr>
            <w:tcW w:w="2194" w:type="dxa"/>
            <w:shd w:val="clear" w:color="auto" w:fill="auto"/>
            <w:noWrap/>
            <w:hideMark/>
          </w:tcPr>
          <w:p w14:paraId="45E0E78A" w14:textId="77777777" w:rsidR="000905F6" w:rsidRPr="00D223F4" w:rsidRDefault="000905F6" w:rsidP="000905F6">
            <w:pPr>
              <w:rPr>
                <w:rFonts w:cs="Calibri"/>
                <w:color w:val="000000"/>
                <w:sz w:val="18"/>
                <w:szCs w:val="18"/>
              </w:rPr>
            </w:pPr>
            <w:r w:rsidRPr="00D223F4">
              <w:rPr>
                <w:rFonts w:cs="Calibri"/>
                <w:color w:val="000000"/>
                <w:sz w:val="18"/>
                <w:szCs w:val="18"/>
              </w:rPr>
              <w:t>idemis</w:t>
            </w:r>
          </w:p>
        </w:tc>
        <w:tc>
          <w:tcPr>
            <w:tcW w:w="6803" w:type="dxa"/>
            <w:shd w:val="clear" w:color="auto" w:fill="auto"/>
            <w:noWrap/>
          </w:tcPr>
          <w:p w14:paraId="72ACB83E" w14:textId="77777777" w:rsidR="000223E8" w:rsidRPr="0067670C"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01F6E2D" w14:textId="5739C9B9"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9 caracteres, é acrescentado o dígito ‘0’ à esquerda, até perfazer o comprimento de campo desejado.</w:t>
            </w:r>
          </w:p>
        </w:tc>
      </w:tr>
      <w:tr w:rsidR="000905F6" w:rsidRPr="00D223F4" w14:paraId="4CAD835E" w14:textId="77777777" w:rsidTr="00D223F4">
        <w:trPr>
          <w:trHeight w:val="290"/>
        </w:trPr>
        <w:tc>
          <w:tcPr>
            <w:tcW w:w="2194" w:type="dxa"/>
            <w:shd w:val="clear" w:color="auto" w:fill="auto"/>
            <w:noWrap/>
            <w:hideMark/>
          </w:tcPr>
          <w:p w14:paraId="19942E61" w14:textId="77777777" w:rsidR="000905F6" w:rsidRPr="00D223F4" w:rsidRDefault="000905F6" w:rsidP="000905F6">
            <w:pPr>
              <w:rPr>
                <w:rFonts w:cs="Calibri"/>
                <w:color w:val="000000"/>
                <w:sz w:val="18"/>
                <w:szCs w:val="18"/>
              </w:rPr>
            </w:pPr>
            <w:r w:rsidRPr="00D223F4">
              <w:rPr>
                <w:rFonts w:cs="Calibri"/>
                <w:color w:val="000000"/>
                <w:sz w:val="18"/>
                <w:szCs w:val="18"/>
              </w:rPr>
              <w:t>przemisbg</w:t>
            </w:r>
          </w:p>
        </w:tc>
        <w:tc>
          <w:tcPr>
            <w:tcW w:w="6803" w:type="dxa"/>
            <w:shd w:val="clear" w:color="auto" w:fill="auto"/>
            <w:noWrap/>
          </w:tcPr>
          <w:p w14:paraId="164DCE75" w14:textId="77777777" w:rsidR="000223E8" w:rsidRPr="0067670C"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4C3F57C" w14:textId="41F61FC3"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0905F6" w:rsidRPr="00D223F4" w14:paraId="0A9437C2" w14:textId="77777777" w:rsidTr="00D223F4">
        <w:trPr>
          <w:trHeight w:val="290"/>
        </w:trPr>
        <w:tc>
          <w:tcPr>
            <w:tcW w:w="2194" w:type="dxa"/>
            <w:shd w:val="clear" w:color="auto" w:fill="auto"/>
            <w:noWrap/>
            <w:hideMark/>
          </w:tcPr>
          <w:p w14:paraId="37958783" w14:textId="77777777" w:rsidR="000905F6" w:rsidRPr="00D223F4" w:rsidRDefault="000905F6" w:rsidP="000905F6">
            <w:pPr>
              <w:rPr>
                <w:rFonts w:cs="Calibri"/>
                <w:color w:val="000000"/>
                <w:sz w:val="18"/>
                <w:szCs w:val="18"/>
              </w:rPr>
            </w:pPr>
            <w:r w:rsidRPr="00D223F4">
              <w:rPr>
                <w:rFonts w:cs="Calibri"/>
                <w:color w:val="000000"/>
                <w:sz w:val="18"/>
                <w:szCs w:val="18"/>
              </w:rPr>
              <w:t>mercapbg</w:t>
            </w:r>
          </w:p>
        </w:tc>
        <w:tc>
          <w:tcPr>
            <w:tcW w:w="6803" w:type="dxa"/>
            <w:shd w:val="clear" w:color="auto" w:fill="auto"/>
            <w:noWrap/>
          </w:tcPr>
          <w:p w14:paraId="0878C139" w14:textId="77777777" w:rsidR="000223E8" w:rsidRPr="0067670C"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E7C88AC" w14:textId="1B995DE2"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0905F6" w:rsidRPr="00D223F4" w14:paraId="19AD8DBA" w14:textId="77777777" w:rsidTr="00D223F4">
        <w:trPr>
          <w:trHeight w:val="290"/>
        </w:trPr>
        <w:tc>
          <w:tcPr>
            <w:tcW w:w="2194" w:type="dxa"/>
            <w:shd w:val="clear" w:color="auto" w:fill="auto"/>
            <w:noWrap/>
            <w:hideMark/>
          </w:tcPr>
          <w:p w14:paraId="732BB7F5" w14:textId="77777777" w:rsidR="000905F6" w:rsidRPr="00D223F4" w:rsidRDefault="000905F6" w:rsidP="000905F6">
            <w:pPr>
              <w:rPr>
                <w:rFonts w:cs="Calibri"/>
                <w:color w:val="000000"/>
                <w:sz w:val="18"/>
                <w:szCs w:val="18"/>
              </w:rPr>
            </w:pPr>
            <w:r w:rsidRPr="00D223F4">
              <w:rPr>
                <w:rFonts w:cs="Calibri"/>
                <w:color w:val="000000"/>
                <w:sz w:val="18"/>
                <w:szCs w:val="18"/>
              </w:rPr>
              <w:t>qtitulos</w:t>
            </w:r>
          </w:p>
        </w:tc>
        <w:tc>
          <w:tcPr>
            <w:tcW w:w="6803" w:type="dxa"/>
            <w:shd w:val="clear" w:color="auto" w:fill="auto"/>
            <w:noWrap/>
          </w:tcPr>
          <w:p w14:paraId="169C9B92" w14:textId="77777777" w:rsidR="000223E8" w:rsidRDefault="000223E8"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1108F50D"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FADB25D" w14:textId="1F6D3D1D" w:rsidR="000223E8" w:rsidRDefault="000223E8"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6F3D31D4" w14:textId="65A06DED"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17 caracteres, é acrescentado o dígito ‘0 ’ à esquerda, até perfazer o comprimento de campo desejado.</w:t>
            </w:r>
          </w:p>
        </w:tc>
      </w:tr>
      <w:tr w:rsidR="000905F6" w:rsidRPr="00D223F4" w14:paraId="3D58746B" w14:textId="77777777" w:rsidTr="00D223F4">
        <w:trPr>
          <w:trHeight w:val="290"/>
        </w:trPr>
        <w:tc>
          <w:tcPr>
            <w:tcW w:w="2194" w:type="dxa"/>
            <w:shd w:val="clear" w:color="auto" w:fill="auto"/>
            <w:noWrap/>
            <w:hideMark/>
          </w:tcPr>
          <w:p w14:paraId="3222C7DA" w14:textId="77777777" w:rsidR="000905F6" w:rsidRPr="00D223F4" w:rsidRDefault="000905F6" w:rsidP="000905F6">
            <w:pPr>
              <w:rPr>
                <w:rFonts w:cs="Calibri"/>
                <w:color w:val="000000"/>
                <w:sz w:val="18"/>
                <w:szCs w:val="18"/>
              </w:rPr>
            </w:pPr>
            <w:r w:rsidRPr="00D223F4">
              <w:rPr>
                <w:rFonts w:cs="Calibri"/>
                <w:color w:val="000000"/>
                <w:sz w:val="18"/>
                <w:szCs w:val="18"/>
              </w:rPr>
              <w:t>indreferbg</w:t>
            </w:r>
          </w:p>
        </w:tc>
        <w:tc>
          <w:tcPr>
            <w:tcW w:w="6803" w:type="dxa"/>
            <w:shd w:val="clear" w:color="auto" w:fill="auto"/>
            <w:noWrap/>
          </w:tcPr>
          <w:p w14:paraId="715D7AE4" w14:textId="77777777" w:rsidR="000223E8" w:rsidRPr="0067670C"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B59C145" w14:textId="2A407DC8"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0905F6" w:rsidRPr="00D223F4" w14:paraId="297B733F" w14:textId="77777777" w:rsidTr="00D223F4">
        <w:trPr>
          <w:trHeight w:val="290"/>
        </w:trPr>
        <w:tc>
          <w:tcPr>
            <w:tcW w:w="2194" w:type="dxa"/>
            <w:shd w:val="clear" w:color="auto" w:fill="auto"/>
            <w:noWrap/>
            <w:hideMark/>
          </w:tcPr>
          <w:p w14:paraId="05770C8F" w14:textId="77777777" w:rsidR="000905F6" w:rsidRPr="00D223F4" w:rsidRDefault="000905F6" w:rsidP="000905F6">
            <w:pPr>
              <w:rPr>
                <w:rFonts w:cs="Calibri"/>
                <w:color w:val="000000"/>
                <w:sz w:val="18"/>
                <w:szCs w:val="18"/>
              </w:rPr>
            </w:pPr>
            <w:r w:rsidRPr="00D223F4">
              <w:rPr>
                <w:rFonts w:cs="Calibri"/>
                <w:color w:val="000000"/>
                <w:sz w:val="18"/>
                <w:szCs w:val="18"/>
              </w:rPr>
              <w:t>ttxjgarbg</w:t>
            </w:r>
          </w:p>
        </w:tc>
        <w:tc>
          <w:tcPr>
            <w:tcW w:w="6803" w:type="dxa"/>
            <w:shd w:val="clear" w:color="auto" w:fill="auto"/>
            <w:noWrap/>
          </w:tcPr>
          <w:p w14:paraId="1876DA30" w14:textId="77777777" w:rsidR="000223E8" w:rsidRPr="0067670C"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43297BB4" w14:textId="229D1EDC"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0905F6" w:rsidRPr="00D223F4" w14:paraId="2A573634" w14:textId="77777777" w:rsidTr="00D223F4">
        <w:trPr>
          <w:trHeight w:val="290"/>
        </w:trPr>
        <w:tc>
          <w:tcPr>
            <w:tcW w:w="2194" w:type="dxa"/>
            <w:shd w:val="clear" w:color="auto" w:fill="auto"/>
            <w:noWrap/>
            <w:hideMark/>
          </w:tcPr>
          <w:p w14:paraId="0000FCFA" w14:textId="77777777" w:rsidR="000905F6" w:rsidRPr="00D223F4" w:rsidRDefault="000905F6" w:rsidP="000905F6">
            <w:pPr>
              <w:rPr>
                <w:rFonts w:cs="Calibri"/>
                <w:color w:val="000000"/>
                <w:sz w:val="18"/>
                <w:szCs w:val="18"/>
              </w:rPr>
            </w:pPr>
            <w:r w:rsidRPr="00D223F4">
              <w:rPr>
                <w:rFonts w:cs="Calibri"/>
                <w:color w:val="000000"/>
                <w:sz w:val="18"/>
                <w:szCs w:val="18"/>
              </w:rPr>
              <w:t>csegdora</w:t>
            </w:r>
          </w:p>
        </w:tc>
        <w:tc>
          <w:tcPr>
            <w:tcW w:w="6803" w:type="dxa"/>
            <w:shd w:val="clear" w:color="auto" w:fill="auto"/>
            <w:noWrap/>
          </w:tcPr>
          <w:p w14:paraId="3CBB7DA3"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FCFBC1D"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0F5A211" w14:textId="5F70A5EF"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40 caracteres, é acrescentado ‘ ’ à esquerda, até perfazer o comprimento de campo desejado.</w:t>
            </w:r>
          </w:p>
        </w:tc>
      </w:tr>
      <w:tr w:rsidR="000905F6" w:rsidRPr="00D223F4" w14:paraId="480616F7" w14:textId="77777777" w:rsidTr="00D223F4">
        <w:trPr>
          <w:trHeight w:val="290"/>
        </w:trPr>
        <w:tc>
          <w:tcPr>
            <w:tcW w:w="2194" w:type="dxa"/>
            <w:shd w:val="clear" w:color="auto" w:fill="auto"/>
            <w:noWrap/>
            <w:hideMark/>
          </w:tcPr>
          <w:p w14:paraId="6EC729ED" w14:textId="77777777" w:rsidR="000905F6" w:rsidRPr="00D223F4" w:rsidRDefault="000905F6" w:rsidP="000905F6">
            <w:pPr>
              <w:rPr>
                <w:rFonts w:cs="Calibri"/>
                <w:color w:val="000000"/>
                <w:sz w:val="18"/>
                <w:szCs w:val="18"/>
              </w:rPr>
            </w:pPr>
            <w:r w:rsidRPr="00D223F4">
              <w:rPr>
                <w:rFonts w:cs="Calibri"/>
                <w:color w:val="000000"/>
                <w:sz w:val="18"/>
                <w:szCs w:val="18"/>
              </w:rPr>
              <w:t>gcobapol</w:t>
            </w:r>
          </w:p>
        </w:tc>
        <w:tc>
          <w:tcPr>
            <w:tcW w:w="6803" w:type="dxa"/>
            <w:shd w:val="clear" w:color="auto" w:fill="auto"/>
            <w:noWrap/>
          </w:tcPr>
          <w:p w14:paraId="37B12BAA" w14:textId="77777777" w:rsidR="000223E8" w:rsidRDefault="000223E8"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22E4E470"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421C61B2" w14:textId="77777777" w:rsidR="000223E8" w:rsidRDefault="000223E8"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69A05C69" w14:textId="027549F5"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w:t>
            </w:r>
            <w:r>
              <w:rPr>
                <w:rFonts w:cs="Calibri"/>
                <w:color w:val="000000"/>
                <w:sz w:val="18"/>
                <w:szCs w:val="18"/>
              </w:rPr>
              <w:t>mpo não esteja preenchido com 9</w:t>
            </w:r>
            <w:r w:rsidRPr="000223E8">
              <w:rPr>
                <w:rFonts w:cs="Calibri"/>
                <w:color w:val="000000"/>
                <w:sz w:val="18"/>
                <w:szCs w:val="18"/>
              </w:rPr>
              <w:t xml:space="preserve"> caracteres, é acrescentado o dígito ‘0 ’ à esquerda, até perfazer o comprimento de campo desejado.</w:t>
            </w:r>
          </w:p>
        </w:tc>
      </w:tr>
      <w:tr w:rsidR="000905F6" w:rsidRPr="00D223F4" w14:paraId="7E03DE4B" w14:textId="77777777" w:rsidTr="00D223F4">
        <w:trPr>
          <w:trHeight w:val="290"/>
        </w:trPr>
        <w:tc>
          <w:tcPr>
            <w:tcW w:w="2194" w:type="dxa"/>
            <w:shd w:val="clear" w:color="auto" w:fill="auto"/>
            <w:noWrap/>
            <w:hideMark/>
          </w:tcPr>
          <w:p w14:paraId="2CABCE02" w14:textId="77777777" w:rsidR="000905F6" w:rsidRPr="00D223F4" w:rsidRDefault="000905F6" w:rsidP="000905F6">
            <w:pPr>
              <w:rPr>
                <w:rFonts w:cs="Calibri"/>
                <w:color w:val="000000"/>
                <w:sz w:val="18"/>
                <w:szCs w:val="18"/>
              </w:rPr>
            </w:pPr>
            <w:r w:rsidRPr="00D223F4">
              <w:rPr>
                <w:rFonts w:cs="Calibri"/>
                <w:color w:val="000000"/>
                <w:sz w:val="18"/>
                <w:szCs w:val="18"/>
              </w:rPr>
              <w:t>ndoc</w:t>
            </w:r>
          </w:p>
        </w:tc>
        <w:tc>
          <w:tcPr>
            <w:tcW w:w="6803" w:type="dxa"/>
            <w:shd w:val="clear" w:color="auto" w:fill="auto"/>
            <w:noWrap/>
          </w:tcPr>
          <w:p w14:paraId="0E90A69C"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E547687"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60AF91E" w14:textId="6953FA4C"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40 caracteres, é acrescentado ‘ ’ à esquerda, até perfazer o comprimento de campo desejado.</w:t>
            </w:r>
          </w:p>
        </w:tc>
      </w:tr>
      <w:tr w:rsidR="000905F6" w:rsidRPr="00D223F4" w14:paraId="0CA7050D" w14:textId="77777777" w:rsidTr="00D223F4">
        <w:trPr>
          <w:trHeight w:val="290"/>
        </w:trPr>
        <w:tc>
          <w:tcPr>
            <w:tcW w:w="2194" w:type="dxa"/>
            <w:shd w:val="clear" w:color="auto" w:fill="auto"/>
            <w:noWrap/>
            <w:hideMark/>
          </w:tcPr>
          <w:p w14:paraId="7573E0C0" w14:textId="77777777" w:rsidR="000905F6" w:rsidRPr="00D223F4" w:rsidRDefault="000905F6" w:rsidP="000905F6">
            <w:pPr>
              <w:rPr>
                <w:rFonts w:cs="Calibri"/>
                <w:color w:val="000000"/>
                <w:sz w:val="18"/>
                <w:szCs w:val="18"/>
              </w:rPr>
            </w:pPr>
            <w:r w:rsidRPr="00D223F4">
              <w:rPr>
                <w:rFonts w:cs="Calibri"/>
                <w:color w:val="000000"/>
                <w:sz w:val="18"/>
                <w:szCs w:val="18"/>
              </w:rPr>
              <w:lastRenderedPageBreak/>
              <w:t>indocac</w:t>
            </w:r>
          </w:p>
        </w:tc>
        <w:tc>
          <w:tcPr>
            <w:tcW w:w="6803" w:type="dxa"/>
            <w:shd w:val="clear" w:color="auto" w:fill="auto"/>
            <w:noWrap/>
          </w:tcPr>
          <w:p w14:paraId="181112B2"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206F47A"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982092D" w14:textId="5C894BB6"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 caracter, é acrescentado ‘ ’ à esquerda, até perfazer o comprimento de campo desejado.</w:t>
            </w:r>
          </w:p>
        </w:tc>
      </w:tr>
      <w:tr w:rsidR="000905F6" w:rsidRPr="00D223F4" w14:paraId="49AA2373" w14:textId="77777777" w:rsidTr="00D223F4">
        <w:trPr>
          <w:trHeight w:val="290"/>
        </w:trPr>
        <w:tc>
          <w:tcPr>
            <w:tcW w:w="2194" w:type="dxa"/>
            <w:shd w:val="clear" w:color="auto" w:fill="auto"/>
            <w:noWrap/>
            <w:hideMark/>
          </w:tcPr>
          <w:p w14:paraId="7E798761" w14:textId="77777777" w:rsidR="000905F6" w:rsidRPr="00D223F4" w:rsidRDefault="000905F6" w:rsidP="000905F6">
            <w:pPr>
              <w:rPr>
                <w:rFonts w:cs="Calibri"/>
                <w:color w:val="000000"/>
                <w:sz w:val="18"/>
                <w:szCs w:val="18"/>
              </w:rPr>
            </w:pPr>
            <w:r w:rsidRPr="00D223F4">
              <w:rPr>
                <w:rFonts w:cs="Calibri"/>
                <w:color w:val="000000"/>
                <w:sz w:val="18"/>
                <w:szCs w:val="18"/>
              </w:rPr>
              <w:t>indocdom</w:t>
            </w:r>
          </w:p>
        </w:tc>
        <w:tc>
          <w:tcPr>
            <w:tcW w:w="6803" w:type="dxa"/>
            <w:shd w:val="clear" w:color="auto" w:fill="auto"/>
            <w:noWrap/>
          </w:tcPr>
          <w:p w14:paraId="5A549536"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9ED135A"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74B9545" w14:textId="170C62A0"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 caracter, é acrescentado ‘ ’ à esquerda, até perfazer o comprimento de campo desejado.</w:t>
            </w:r>
          </w:p>
        </w:tc>
      </w:tr>
      <w:tr w:rsidR="000905F6" w:rsidRPr="00D223F4" w14:paraId="3BE3D76B" w14:textId="77777777" w:rsidTr="00D223F4">
        <w:trPr>
          <w:trHeight w:val="290"/>
        </w:trPr>
        <w:tc>
          <w:tcPr>
            <w:tcW w:w="2194" w:type="dxa"/>
            <w:shd w:val="clear" w:color="auto" w:fill="auto"/>
            <w:noWrap/>
            <w:hideMark/>
          </w:tcPr>
          <w:p w14:paraId="1F1ED323" w14:textId="77777777" w:rsidR="000905F6" w:rsidRPr="00D223F4" w:rsidRDefault="000905F6" w:rsidP="000905F6">
            <w:pPr>
              <w:rPr>
                <w:rFonts w:cs="Calibri"/>
                <w:color w:val="000000"/>
                <w:sz w:val="18"/>
                <w:szCs w:val="18"/>
              </w:rPr>
            </w:pPr>
            <w:r w:rsidRPr="00D223F4">
              <w:rPr>
                <w:rFonts w:cs="Calibri"/>
                <w:color w:val="000000"/>
                <w:sz w:val="18"/>
                <w:szCs w:val="18"/>
              </w:rPr>
              <w:t>indcat</w:t>
            </w:r>
          </w:p>
        </w:tc>
        <w:tc>
          <w:tcPr>
            <w:tcW w:w="6803" w:type="dxa"/>
            <w:shd w:val="clear" w:color="auto" w:fill="auto"/>
            <w:noWrap/>
          </w:tcPr>
          <w:p w14:paraId="022314CE"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6E1D2B8"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C96AFD1" w14:textId="705D92F1"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 caracter, é acrescentado ‘ ’ à esquerda, até perfazer o comprimento de campo desejado.</w:t>
            </w:r>
          </w:p>
        </w:tc>
      </w:tr>
      <w:tr w:rsidR="000223E8" w:rsidRPr="00D223F4" w14:paraId="17482824" w14:textId="77777777" w:rsidTr="00D223F4">
        <w:trPr>
          <w:trHeight w:val="290"/>
        </w:trPr>
        <w:tc>
          <w:tcPr>
            <w:tcW w:w="2194" w:type="dxa"/>
            <w:shd w:val="clear" w:color="auto" w:fill="auto"/>
            <w:noWrap/>
            <w:hideMark/>
          </w:tcPr>
          <w:p w14:paraId="2ECBEC54" w14:textId="77777777" w:rsidR="000223E8" w:rsidRPr="00D223F4" w:rsidRDefault="000223E8" w:rsidP="000223E8">
            <w:pPr>
              <w:rPr>
                <w:rFonts w:cs="Calibri"/>
                <w:color w:val="000000"/>
                <w:sz w:val="18"/>
                <w:szCs w:val="18"/>
              </w:rPr>
            </w:pPr>
            <w:r w:rsidRPr="00D223F4">
              <w:rPr>
                <w:rFonts w:cs="Calibri"/>
                <w:color w:val="000000"/>
                <w:sz w:val="18"/>
                <w:szCs w:val="18"/>
              </w:rPr>
              <w:t>encgass</w:t>
            </w:r>
          </w:p>
        </w:tc>
        <w:tc>
          <w:tcPr>
            <w:tcW w:w="6803" w:type="dxa"/>
            <w:shd w:val="clear" w:color="auto" w:fill="auto"/>
            <w:noWrap/>
          </w:tcPr>
          <w:p w14:paraId="3BB374B2" w14:textId="77777777" w:rsidR="000223E8" w:rsidRDefault="000223E8"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6E90AB40"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3F06A73E" w14:textId="77777777" w:rsidR="000223E8" w:rsidRDefault="000223E8"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60361ECA" w14:textId="07B74077"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w:t>
            </w:r>
            <w:r>
              <w:rPr>
                <w:rFonts w:cs="Calibri"/>
                <w:color w:val="000000"/>
                <w:sz w:val="18"/>
                <w:szCs w:val="18"/>
              </w:rPr>
              <w:t>mpo não esteja preenchido com 17</w:t>
            </w:r>
            <w:r w:rsidRPr="000223E8">
              <w:rPr>
                <w:rFonts w:cs="Calibri"/>
                <w:color w:val="000000"/>
                <w:sz w:val="18"/>
                <w:szCs w:val="18"/>
              </w:rPr>
              <w:t xml:space="preserve"> caracteres, é acrescentado o dígito ‘0 ’ à esquerda, até perfazer o comprimento de campo desejado.</w:t>
            </w:r>
          </w:p>
        </w:tc>
      </w:tr>
      <w:tr w:rsidR="000223E8" w:rsidRPr="00D223F4" w14:paraId="098EDC35" w14:textId="77777777" w:rsidTr="00D223F4">
        <w:trPr>
          <w:trHeight w:val="290"/>
        </w:trPr>
        <w:tc>
          <w:tcPr>
            <w:tcW w:w="2194" w:type="dxa"/>
            <w:shd w:val="clear" w:color="auto" w:fill="auto"/>
            <w:noWrap/>
            <w:hideMark/>
          </w:tcPr>
          <w:p w14:paraId="4638B11D" w14:textId="77777777" w:rsidR="000223E8" w:rsidRPr="00D223F4" w:rsidRDefault="000223E8" w:rsidP="000223E8">
            <w:pPr>
              <w:rPr>
                <w:rFonts w:cs="Calibri"/>
                <w:color w:val="000000"/>
                <w:sz w:val="18"/>
                <w:szCs w:val="18"/>
              </w:rPr>
            </w:pPr>
            <w:r w:rsidRPr="00D223F4">
              <w:rPr>
                <w:rFonts w:cs="Calibri"/>
                <w:color w:val="000000"/>
                <w:sz w:val="18"/>
                <w:szCs w:val="18"/>
              </w:rPr>
              <w:t>dtultmod</w:t>
            </w:r>
          </w:p>
        </w:tc>
        <w:tc>
          <w:tcPr>
            <w:tcW w:w="6803" w:type="dxa"/>
            <w:shd w:val="clear" w:color="auto" w:fill="auto"/>
            <w:noWrap/>
          </w:tcPr>
          <w:p w14:paraId="37B372F5"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A4DE4D0"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07EF7CAE" w14:textId="194FE82A"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10 caracteres, é acrescentado ‘ ’ à esquerda, até perfazer o comprimento de campo desejado.</w:t>
            </w:r>
          </w:p>
        </w:tc>
      </w:tr>
      <w:tr w:rsidR="000223E8" w:rsidRPr="00D223F4" w14:paraId="247CA2CA" w14:textId="77777777" w:rsidTr="00D223F4">
        <w:trPr>
          <w:trHeight w:val="290"/>
        </w:trPr>
        <w:tc>
          <w:tcPr>
            <w:tcW w:w="2194" w:type="dxa"/>
            <w:shd w:val="clear" w:color="auto" w:fill="auto"/>
            <w:noWrap/>
            <w:hideMark/>
          </w:tcPr>
          <w:p w14:paraId="48A28B2F" w14:textId="77777777" w:rsidR="000223E8" w:rsidRPr="00D223F4" w:rsidRDefault="000223E8" w:rsidP="000223E8">
            <w:pPr>
              <w:rPr>
                <w:rFonts w:cs="Calibri"/>
                <w:color w:val="000000"/>
                <w:sz w:val="18"/>
                <w:szCs w:val="18"/>
              </w:rPr>
            </w:pPr>
            <w:r w:rsidRPr="00D223F4">
              <w:rPr>
                <w:rFonts w:cs="Calibri"/>
                <w:color w:val="000000"/>
                <w:sz w:val="18"/>
                <w:szCs w:val="18"/>
              </w:rPr>
              <w:t>cempresa</w:t>
            </w:r>
          </w:p>
        </w:tc>
        <w:tc>
          <w:tcPr>
            <w:tcW w:w="6803" w:type="dxa"/>
            <w:shd w:val="clear" w:color="auto" w:fill="auto"/>
            <w:noWrap/>
          </w:tcPr>
          <w:p w14:paraId="6CC02CDB"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385D1F5"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EC2712E" w14:textId="68C10D10"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 xml:space="preserve">Caso o campo não esteja preenchido com </w:t>
            </w:r>
            <w:r>
              <w:rPr>
                <w:rFonts w:cs="Calibri"/>
                <w:color w:val="000000"/>
                <w:sz w:val="18"/>
                <w:szCs w:val="18"/>
              </w:rPr>
              <w:t>2</w:t>
            </w:r>
            <w:r w:rsidRPr="000223E8">
              <w:rPr>
                <w:rFonts w:cs="Calibri"/>
                <w:color w:val="000000"/>
                <w:sz w:val="18"/>
                <w:szCs w:val="18"/>
              </w:rPr>
              <w:t xml:space="preserve"> caracter</w:t>
            </w:r>
            <w:r>
              <w:rPr>
                <w:rFonts w:cs="Calibri"/>
                <w:color w:val="000000"/>
                <w:sz w:val="18"/>
                <w:szCs w:val="18"/>
              </w:rPr>
              <w:t>es</w:t>
            </w:r>
            <w:r w:rsidRPr="000223E8">
              <w:rPr>
                <w:rFonts w:cs="Calibri"/>
                <w:color w:val="000000"/>
                <w:sz w:val="18"/>
                <w:szCs w:val="18"/>
              </w:rPr>
              <w:t>, é acrescentado ‘ ’ à esquerda, até perfazer o comprimento de campo desejado.</w:t>
            </w:r>
          </w:p>
        </w:tc>
      </w:tr>
      <w:tr w:rsidR="000223E8" w:rsidRPr="00D223F4" w14:paraId="6AAFEF0C" w14:textId="77777777" w:rsidTr="00D223F4">
        <w:trPr>
          <w:trHeight w:val="290"/>
        </w:trPr>
        <w:tc>
          <w:tcPr>
            <w:tcW w:w="2194" w:type="dxa"/>
            <w:shd w:val="clear" w:color="auto" w:fill="auto"/>
            <w:noWrap/>
            <w:hideMark/>
          </w:tcPr>
          <w:p w14:paraId="5C7DF83F" w14:textId="77777777" w:rsidR="000223E8" w:rsidRPr="00D223F4" w:rsidRDefault="000223E8" w:rsidP="000223E8">
            <w:pPr>
              <w:rPr>
                <w:rFonts w:cs="Calibri"/>
                <w:color w:val="000000"/>
                <w:sz w:val="18"/>
                <w:szCs w:val="18"/>
              </w:rPr>
            </w:pPr>
            <w:r w:rsidRPr="00D223F4">
              <w:rPr>
                <w:rFonts w:cs="Calibri"/>
                <w:color w:val="000000"/>
                <w:sz w:val="18"/>
                <w:szCs w:val="18"/>
              </w:rPr>
              <w:t>cbalcao</w:t>
            </w:r>
          </w:p>
        </w:tc>
        <w:tc>
          <w:tcPr>
            <w:tcW w:w="6803" w:type="dxa"/>
            <w:shd w:val="clear" w:color="auto" w:fill="auto"/>
            <w:noWrap/>
          </w:tcPr>
          <w:p w14:paraId="5368FAC6"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D697044"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7A9730F" w14:textId="7211C295"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4 caracteres, é acrescentado ‘ ’ à esquerda, até perfazer o comprimento de campo desejado.</w:t>
            </w:r>
          </w:p>
        </w:tc>
      </w:tr>
      <w:tr w:rsidR="000223E8" w:rsidRPr="00D223F4" w14:paraId="318E2524" w14:textId="77777777" w:rsidTr="00D223F4">
        <w:trPr>
          <w:trHeight w:val="290"/>
        </w:trPr>
        <w:tc>
          <w:tcPr>
            <w:tcW w:w="2194" w:type="dxa"/>
            <w:shd w:val="clear" w:color="auto" w:fill="auto"/>
            <w:noWrap/>
            <w:hideMark/>
          </w:tcPr>
          <w:p w14:paraId="7A728F13" w14:textId="77777777" w:rsidR="000223E8" w:rsidRPr="00D223F4" w:rsidRDefault="000223E8" w:rsidP="000223E8">
            <w:pPr>
              <w:rPr>
                <w:rFonts w:cs="Calibri"/>
                <w:color w:val="000000"/>
                <w:sz w:val="18"/>
                <w:szCs w:val="18"/>
              </w:rPr>
            </w:pPr>
            <w:r w:rsidRPr="00D223F4">
              <w:rPr>
                <w:rFonts w:cs="Calibri"/>
                <w:color w:val="000000"/>
                <w:sz w:val="18"/>
                <w:szCs w:val="18"/>
              </w:rPr>
              <w:t>cnumcta</w:t>
            </w:r>
          </w:p>
        </w:tc>
        <w:tc>
          <w:tcPr>
            <w:tcW w:w="6803" w:type="dxa"/>
            <w:shd w:val="clear" w:color="auto" w:fill="auto"/>
            <w:noWrap/>
          </w:tcPr>
          <w:p w14:paraId="7B5B80F2"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06EB1B0"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7E7C570" w14:textId="6A25A210"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11 caracteres, é acrescentado ‘ ’ à esquerda, até perfazer o comprimento de campo desejado.</w:t>
            </w:r>
          </w:p>
        </w:tc>
      </w:tr>
      <w:tr w:rsidR="000223E8" w:rsidRPr="00D223F4" w14:paraId="393E8E4E" w14:textId="77777777" w:rsidTr="00D223F4">
        <w:trPr>
          <w:trHeight w:val="290"/>
        </w:trPr>
        <w:tc>
          <w:tcPr>
            <w:tcW w:w="2194" w:type="dxa"/>
            <w:shd w:val="clear" w:color="auto" w:fill="auto"/>
            <w:noWrap/>
            <w:hideMark/>
          </w:tcPr>
          <w:p w14:paraId="3533AC8C" w14:textId="77777777" w:rsidR="000223E8" w:rsidRPr="00D223F4" w:rsidRDefault="000223E8" w:rsidP="000223E8">
            <w:pPr>
              <w:rPr>
                <w:rFonts w:cs="Calibri"/>
                <w:color w:val="000000"/>
                <w:sz w:val="18"/>
                <w:szCs w:val="18"/>
              </w:rPr>
            </w:pPr>
            <w:r w:rsidRPr="00D223F4">
              <w:rPr>
                <w:rFonts w:cs="Calibri"/>
                <w:color w:val="000000"/>
                <w:sz w:val="18"/>
                <w:szCs w:val="18"/>
              </w:rPr>
              <w:t>zcaucao</w:t>
            </w:r>
          </w:p>
        </w:tc>
        <w:tc>
          <w:tcPr>
            <w:tcW w:w="6803" w:type="dxa"/>
            <w:shd w:val="clear" w:color="auto" w:fill="auto"/>
            <w:noWrap/>
          </w:tcPr>
          <w:p w14:paraId="5F11357D"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23DF87E"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A6F41DD" w14:textId="7B136D17"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10 caracteres, é acrescentado ‘ ’ à esquerda, até perfazer o comprimento de campo desejado.</w:t>
            </w:r>
          </w:p>
        </w:tc>
      </w:tr>
      <w:tr w:rsidR="000223E8" w:rsidRPr="00D223F4" w14:paraId="1626A2C7" w14:textId="77777777" w:rsidTr="00D223F4">
        <w:trPr>
          <w:trHeight w:val="290"/>
        </w:trPr>
        <w:tc>
          <w:tcPr>
            <w:tcW w:w="2194" w:type="dxa"/>
            <w:shd w:val="clear" w:color="auto" w:fill="auto"/>
            <w:noWrap/>
            <w:hideMark/>
          </w:tcPr>
          <w:p w14:paraId="2FE62A11" w14:textId="77777777" w:rsidR="000223E8" w:rsidRPr="00D223F4" w:rsidRDefault="000223E8" w:rsidP="000223E8">
            <w:pPr>
              <w:rPr>
                <w:rFonts w:cs="Calibri"/>
                <w:color w:val="000000"/>
                <w:sz w:val="18"/>
                <w:szCs w:val="18"/>
              </w:rPr>
            </w:pPr>
            <w:r w:rsidRPr="00D223F4">
              <w:rPr>
                <w:rFonts w:cs="Calibri"/>
                <w:color w:val="000000"/>
                <w:sz w:val="18"/>
                <w:szCs w:val="18"/>
              </w:rPr>
              <w:t>ckbalcao</w:t>
            </w:r>
          </w:p>
        </w:tc>
        <w:tc>
          <w:tcPr>
            <w:tcW w:w="6803" w:type="dxa"/>
            <w:shd w:val="clear" w:color="auto" w:fill="auto"/>
            <w:noWrap/>
          </w:tcPr>
          <w:p w14:paraId="7160A7BB"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40FA9A5"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BE89EF3" w14:textId="304F89E2"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4 caracteres, é acrescentado ‘ ’ à esquerda, até perfazer o comprimento de campo desejado.</w:t>
            </w:r>
          </w:p>
        </w:tc>
      </w:tr>
      <w:tr w:rsidR="000223E8" w:rsidRPr="00D223F4" w14:paraId="55594A50" w14:textId="77777777" w:rsidTr="00D223F4">
        <w:trPr>
          <w:trHeight w:val="290"/>
        </w:trPr>
        <w:tc>
          <w:tcPr>
            <w:tcW w:w="2194" w:type="dxa"/>
            <w:shd w:val="clear" w:color="auto" w:fill="auto"/>
            <w:noWrap/>
            <w:hideMark/>
          </w:tcPr>
          <w:p w14:paraId="633F5F3E" w14:textId="77777777" w:rsidR="000223E8" w:rsidRPr="00D223F4" w:rsidRDefault="000223E8" w:rsidP="000223E8">
            <w:pPr>
              <w:rPr>
                <w:rFonts w:cs="Calibri"/>
                <w:color w:val="000000"/>
                <w:sz w:val="18"/>
                <w:szCs w:val="18"/>
              </w:rPr>
            </w:pPr>
            <w:r w:rsidRPr="00D223F4">
              <w:rPr>
                <w:rFonts w:cs="Calibri"/>
                <w:color w:val="000000"/>
                <w:sz w:val="18"/>
                <w:szCs w:val="18"/>
              </w:rPr>
              <w:t>cknumcta</w:t>
            </w:r>
          </w:p>
        </w:tc>
        <w:tc>
          <w:tcPr>
            <w:tcW w:w="6803" w:type="dxa"/>
            <w:shd w:val="clear" w:color="auto" w:fill="auto"/>
            <w:noWrap/>
          </w:tcPr>
          <w:p w14:paraId="030BFD26"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DFB5492"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135BB26" w14:textId="05BC1F94"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11 caracteres, é acrescentado ‘ ’ à esquerda, até perfazer o comprimento de campo desejado.</w:t>
            </w:r>
          </w:p>
        </w:tc>
      </w:tr>
      <w:tr w:rsidR="000223E8" w:rsidRPr="00D223F4" w14:paraId="6B767609" w14:textId="77777777" w:rsidTr="00D223F4">
        <w:trPr>
          <w:trHeight w:val="290"/>
        </w:trPr>
        <w:tc>
          <w:tcPr>
            <w:tcW w:w="2194" w:type="dxa"/>
            <w:shd w:val="clear" w:color="auto" w:fill="auto"/>
            <w:noWrap/>
            <w:hideMark/>
          </w:tcPr>
          <w:p w14:paraId="5D84D107" w14:textId="77777777" w:rsidR="000223E8" w:rsidRPr="00D223F4" w:rsidRDefault="000223E8" w:rsidP="000223E8">
            <w:pPr>
              <w:rPr>
                <w:rFonts w:cs="Calibri"/>
                <w:color w:val="000000"/>
                <w:sz w:val="18"/>
                <w:szCs w:val="18"/>
              </w:rPr>
            </w:pPr>
            <w:r w:rsidRPr="00D223F4">
              <w:rPr>
                <w:rFonts w:cs="Calibri"/>
                <w:color w:val="000000"/>
                <w:sz w:val="18"/>
                <w:szCs w:val="18"/>
              </w:rPr>
              <w:t>zdeposit</w:t>
            </w:r>
          </w:p>
        </w:tc>
        <w:tc>
          <w:tcPr>
            <w:tcW w:w="6803" w:type="dxa"/>
            <w:shd w:val="clear" w:color="auto" w:fill="auto"/>
            <w:noWrap/>
          </w:tcPr>
          <w:p w14:paraId="07C35726"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BF2F5B7"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B53DDF2" w14:textId="3A45A367"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15 caracteres, é acrescentado ‘ ’ à esquerda, até perfazer o comprimento de campo desejado.</w:t>
            </w:r>
          </w:p>
        </w:tc>
      </w:tr>
      <w:tr w:rsidR="000223E8" w:rsidRPr="00D223F4" w14:paraId="4DACAE7A" w14:textId="77777777" w:rsidTr="00D223F4">
        <w:trPr>
          <w:trHeight w:val="290"/>
        </w:trPr>
        <w:tc>
          <w:tcPr>
            <w:tcW w:w="2194" w:type="dxa"/>
            <w:shd w:val="clear" w:color="auto" w:fill="auto"/>
            <w:noWrap/>
            <w:hideMark/>
          </w:tcPr>
          <w:p w14:paraId="3A9B3167" w14:textId="77777777" w:rsidR="000223E8" w:rsidRPr="00D223F4" w:rsidRDefault="000223E8" w:rsidP="000223E8">
            <w:pPr>
              <w:rPr>
                <w:rFonts w:cs="Calibri"/>
                <w:color w:val="000000"/>
                <w:sz w:val="18"/>
                <w:szCs w:val="18"/>
              </w:rPr>
            </w:pPr>
            <w:r w:rsidRPr="00D223F4">
              <w:rPr>
                <w:rFonts w:cs="Calibri"/>
                <w:color w:val="000000"/>
                <w:sz w:val="18"/>
                <w:szCs w:val="18"/>
              </w:rPr>
              <w:t>cproduto</w:t>
            </w:r>
          </w:p>
        </w:tc>
        <w:tc>
          <w:tcPr>
            <w:tcW w:w="6803" w:type="dxa"/>
            <w:shd w:val="clear" w:color="auto" w:fill="auto"/>
            <w:noWrap/>
          </w:tcPr>
          <w:p w14:paraId="6D8FAF8F"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C4EE1FB"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EC31940" w14:textId="5D7B30DA"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3 caracteres, é acrescentado ‘ ’ à esquerda, até perfazer o comprimento de campo desejado.</w:t>
            </w:r>
          </w:p>
        </w:tc>
      </w:tr>
      <w:tr w:rsidR="000223E8" w:rsidRPr="00D223F4" w14:paraId="0A7C8346" w14:textId="77777777" w:rsidTr="00D223F4">
        <w:trPr>
          <w:trHeight w:val="290"/>
        </w:trPr>
        <w:tc>
          <w:tcPr>
            <w:tcW w:w="2194" w:type="dxa"/>
            <w:shd w:val="clear" w:color="auto" w:fill="auto"/>
            <w:noWrap/>
            <w:hideMark/>
          </w:tcPr>
          <w:p w14:paraId="74AE4C78" w14:textId="77777777" w:rsidR="000223E8" w:rsidRPr="00D223F4" w:rsidRDefault="000223E8" w:rsidP="000223E8">
            <w:pPr>
              <w:rPr>
                <w:rFonts w:cs="Calibri"/>
                <w:color w:val="000000"/>
                <w:sz w:val="18"/>
                <w:szCs w:val="18"/>
              </w:rPr>
            </w:pPr>
            <w:r w:rsidRPr="00D223F4">
              <w:rPr>
                <w:rFonts w:cs="Calibri"/>
                <w:color w:val="000000"/>
                <w:sz w:val="18"/>
                <w:szCs w:val="18"/>
              </w:rPr>
              <w:t>csubprod</w:t>
            </w:r>
          </w:p>
        </w:tc>
        <w:tc>
          <w:tcPr>
            <w:tcW w:w="6803" w:type="dxa"/>
            <w:shd w:val="clear" w:color="auto" w:fill="auto"/>
            <w:noWrap/>
          </w:tcPr>
          <w:p w14:paraId="6EE1BFF7"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58E4D75"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DB882BD" w14:textId="190EAA34"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3 caracteres, é acrescentado ‘ ’ à esquerda, até perfazer o comprimento de campo desejado.</w:t>
            </w:r>
          </w:p>
        </w:tc>
      </w:tr>
      <w:tr w:rsidR="000223E8" w:rsidRPr="00D223F4" w14:paraId="28A789F7" w14:textId="77777777" w:rsidTr="00D223F4">
        <w:trPr>
          <w:trHeight w:val="290"/>
        </w:trPr>
        <w:tc>
          <w:tcPr>
            <w:tcW w:w="2194" w:type="dxa"/>
            <w:shd w:val="clear" w:color="auto" w:fill="auto"/>
            <w:noWrap/>
            <w:hideMark/>
          </w:tcPr>
          <w:p w14:paraId="65C4DC82" w14:textId="77777777" w:rsidR="000223E8" w:rsidRPr="00D223F4" w:rsidRDefault="000223E8" w:rsidP="000223E8">
            <w:pPr>
              <w:rPr>
                <w:rFonts w:cs="Calibri"/>
                <w:color w:val="000000"/>
                <w:sz w:val="18"/>
                <w:szCs w:val="18"/>
              </w:rPr>
            </w:pPr>
            <w:r w:rsidRPr="00D223F4">
              <w:rPr>
                <w:rFonts w:cs="Calibri"/>
                <w:color w:val="000000"/>
                <w:sz w:val="18"/>
                <w:szCs w:val="18"/>
              </w:rPr>
              <w:t>cmarca</w:t>
            </w:r>
          </w:p>
        </w:tc>
        <w:tc>
          <w:tcPr>
            <w:tcW w:w="6803" w:type="dxa"/>
            <w:shd w:val="clear" w:color="auto" w:fill="auto"/>
            <w:noWrap/>
          </w:tcPr>
          <w:p w14:paraId="3D869C47"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0261CF7"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lastRenderedPageBreak/>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C4C5D63" w14:textId="396FA5F4"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 xml:space="preserve">Caso o campo não esteja preenchido com </w:t>
            </w:r>
            <w:r>
              <w:rPr>
                <w:rFonts w:cs="Calibri"/>
                <w:color w:val="000000"/>
                <w:sz w:val="18"/>
                <w:szCs w:val="18"/>
              </w:rPr>
              <w:t>2</w:t>
            </w:r>
            <w:r w:rsidRPr="000223E8">
              <w:rPr>
                <w:rFonts w:cs="Calibri"/>
                <w:color w:val="000000"/>
                <w:sz w:val="18"/>
                <w:szCs w:val="18"/>
              </w:rPr>
              <w:t xml:space="preserve"> caracteres, é acrescentado ‘ ’ à esquerda, até perfazer o comprimento de campo desejado.</w:t>
            </w:r>
          </w:p>
        </w:tc>
      </w:tr>
      <w:tr w:rsidR="000223E8" w:rsidRPr="00D223F4" w14:paraId="24E1460F" w14:textId="77777777" w:rsidTr="00D223F4">
        <w:trPr>
          <w:trHeight w:val="290"/>
        </w:trPr>
        <w:tc>
          <w:tcPr>
            <w:tcW w:w="2194" w:type="dxa"/>
            <w:shd w:val="clear" w:color="auto" w:fill="auto"/>
            <w:noWrap/>
            <w:hideMark/>
          </w:tcPr>
          <w:p w14:paraId="3E648AE4" w14:textId="77777777" w:rsidR="000223E8" w:rsidRPr="00D223F4" w:rsidRDefault="000223E8" w:rsidP="000223E8">
            <w:pPr>
              <w:rPr>
                <w:rFonts w:cs="Calibri"/>
                <w:color w:val="000000"/>
                <w:sz w:val="18"/>
                <w:szCs w:val="18"/>
              </w:rPr>
            </w:pPr>
            <w:r w:rsidRPr="00D223F4">
              <w:rPr>
                <w:rFonts w:cs="Calibri"/>
                <w:color w:val="000000"/>
                <w:sz w:val="18"/>
                <w:szCs w:val="18"/>
              </w:rPr>
              <w:lastRenderedPageBreak/>
              <w:t>tipobeml</w:t>
            </w:r>
          </w:p>
        </w:tc>
        <w:tc>
          <w:tcPr>
            <w:tcW w:w="6803" w:type="dxa"/>
            <w:shd w:val="clear" w:color="auto" w:fill="auto"/>
            <w:noWrap/>
          </w:tcPr>
          <w:p w14:paraId="33090142"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B81FF63"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2313594" w14:textId="14C62D15"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 xml:space="preserve">Caso o campo não esteja preenchido com </w:t>
            </w:r>
            <w:r>
              <w:rPr>
                <w:rFonts w:cs="Calibri"/>
                <w:color w:val="000000"/>
                <w:sz w:val="18"/>
                <w:szCs w:val="18"/>
              </w:rPr>
              <w:t>4</w:t>
            </w:r>
            <w:r w:rsidRPr="000223E8">
              <w:rPr>
                <w:rFonts w:cs="Calibri"/>
                <w:color w:val="000000"/>
                <w:sz w:val="18"/>
                <w:szCs w:val="18"/>
              </w:rPr>
              <w:t xml:space="preserve"> caracteres, é acrescentado ‘ ’ à esquerda, até perfazer o comprimento de campo desejado.</w:t>
            </w:r>
          </w:p>
        </w:tc>
      </w:tr>
      <w:tr w:rsidR="000223E8" w:rsidRPr="00D223F4" w14:paraId="3AEB17CF" w14:textId="77777777" w:rsidTr="00D223F4">
        <w:trPr>
          <w:trHeight w:val="290"/>
        </w:trPr>
        <w:tc>
          <w:tcPr>
            <w:tcW w:w="2194" w:type="dxa"/>
            <w:shd w:val="clear" w:color="auto" w:fill="auto"/>
            <w:noWrap/>
            <w:hideMark/>
          </w:tcPr>
          <w:p w14:paraId="71497860" w14:textId="77777777" w:rsidR="000223E8" w:rsidRPr="00D223F4" w:rsidRDefault="000223E8" w:rsidP="000223E8">
            <w:pPr>
              <w:rPr>
                <w:rFonts w:cs="Calibri"/>
                <w:color w:val="000000"/>
                <w:sz w:val="18"/>
                <w:szCs w:val="18"/>
              </w:rPr>
            </w:pPr>
            <w:r w:rsidRPr="00D223F4">
              <w:rPr>
                <w:rFonts w:cs="Calibri"/>
                <w:color w:val="000000"/>
                <w:sz w:val="18"/>
                <w:szCs w:val="18"/>
              </w:rPr>
              <w:t>ctipdvpb</w:t>
            </w:r>
          </w:p>
        </w:tc>
        <w:tc>
          <w:tcPr>
            <w:tcW w:w="6803" w:type="dxa"/>
            <w:shd w:val="clear" w:color="auto" w:fill="auto"/>
            <w:noWrap/>
          </w:tcPr>
          <w:p w14:paraId="60E4E530" w14:textId="77777777" w:rsidR="000223E8" w:rsidRPr="0067670C"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A9BED4B" w14:textId="4839481D"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0223E8" w:rsidRPr="00D223F4" w14:paraId="37E2DA56" w14:textId="77777777" w:rsidTr="00D223F4">
        <w:trPr>
          <w:trHeight w:val="290"/>
        </w:trPr>
        <w:tc>
          <w:tcPr>
            <w:tcW w:w="2194" w:type="dxa"/>
            <w:shd w:val="clear" w:color="auto" w:fill="auto"/>
            <w:noWrap/>
            <w:hideMark/>
          </w:tcPr>
          <w:p w14:paraId="67FD3790" w14:textId="77777777" w:rsidR="000223E8" w:rsidRPr="00D223F4" w:rsidRDefault="000223E8" w:rsidP="000223E8">
            <w:pPr>
              <w:rPr>
                <w:rFonts w:cs="Calibri"/>
                <w:color w:val="000000"/>
                <w:sz w:val="18"/>
                <w:szCs w:val="18"/>
              </w:rPr>
            </w:pPr>
            <w:r w:rsidRPr="00D223F4">
              <w:rPr>
                <w:rFonts w:cs="Calibri"/>
                <w:color w:val="000000"/>
                <w:sz w:val="18"/>
                <w:szCs w:val="18"/>
              </w:rPr>
              <w:t>cinddvpb</w:t>
            </w:r>
          </w:p>
        </w:tc>
        <w:tc>
          <w:tcPr>
            <w:tcW w:w="6803" w:type="dxa"/>
            <w:shd w:val="clear" w:color="auto" w:fill="auto"/>
            <w:noWrap/>
          </w:tcPr>
          <w:p w14:paraId="58906D08" w14:textId="77777777" w:rsidR="000223E8" w:rsidRPr="0067670C"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8498792" w14:textId="37B3A658"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0223E8" w:rsidRPr="00D223F4" w14:paraId="4107685A" w14:textId="77777777" w:rsidTr="00D223F4">
        <w:trPr>
          <w:trHeight w:val="290"/>
        </w:trPr>
        <w:tc>
          <w:tcPr>
            <w:tcW w:w="2194" w:type="dxa"/>
            <w:shd w:val="clear" w:color="auto" w:fill="auto"/>
            <w:noWrap/>
            <w:hideMark/>
          </w:tcPr>
          <w:p w14:paraId="14DED71B" w14:textId="77777777" w:rsidR="000223E8" w:rsidRPr="00D223F4" w:rsidRDefault="000223E8" w:rsidP="000223E8">
            <w:pPr>
              <w:rPr>
                <w:rFonts w:cs="Calibri"/>
                <w:color w:val="000000"/>
                <w:sz w:val="18"/>
                <w:szCs w:val="18"/>
              </w:rPr>
            </w:pPr>
            <w:r w:rsidRPr="00D223F4">
              <w:rPr>
                <w:rFonts w:cs="Calibri"/>
                <w:color w:val="000000"/>
                <w:sz w:val="18"/>
                <w:szCs w:val="18"/>
              </w:rPr>
              <w:t>cfvalcot</w:t>
            </w:r>
          </w:p>
        </w:tc>
        <w:tc>
          <w:tcPr>
            <w:tcW w:w="6803" w:type="dxa"/>
            <w:shd w:val="clear" w:color="auto" w:fill="auto"/>
            <w:noWrap/>
          </w:tcPr>
          <w:p w14:paraId="02016107" w14:textId="77777777" w:rsidR="000223E8" w:rsidRPr="0067670C"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43EEF3AF" w14:textId="09F401F8"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0223E8" w:rsidRPr="00D223F4" w14:paraId="3CC51563" w14:textId="77777777" w:rsidTr="00D223F4">
        <w:trPr>
          <w:trHeight w:val="290"/>
        </w:trPr>
        <w:tc>
          <w:tcPr>
            <w:tcW w:w="2194" w:type="dxa"/>
            <w:shd w:val="clear" w:color="auto" w:fill="auto"/>
            <w:noWrap/>
            <w:hideMark/>
          </w:tcPr>
          <w:p w14:paraId="543B0E20" w14:textId="77777777" w:rsidR="000223E8" w:rsidRPr="00D223F4" w:rsidRDefault="000223E8" w:rsidP="000223E8">
            <w:pPr>
              <w:rPr>
                <w:rFonts w:cs="Calibri"/>
                <w:color w:val="000000"/>
                <w:sz w:val="18"/>
                <w:szCs w:val="18"/>
              </w:rPr>
            </w:pPr>
            <w:r w:rsidRPr="00D223F4">
              <w:rPr>
                <w:rFonts w:cs="Calibri"/>
                <w:color w:val="000000"/>
                <w:sz w:val="18"/>
                <w:szCs w:val="18"/>
              </w:rPr>
              <w:t>cbem</w:t>
            </w:r>
          </w:p>
        </w:tc>
        <w:tc>
          <w:tcPr>
            <w:tcW w:w="6803" w:type="dxa"/>
            <w:shd w:val="clear" w:color="auto" w:fill="auto"/>
            <w:noWrap/>
          </w:tcPr>
          <w:p w14:paraId="0FABE0A0"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FD52414"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899BBC3" w14:textId="37AC97DC"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 ’ à esquerda, até perfazer o comprimento de campo desejado.</w:t>
            </w:r>
          </w:p>
        </w:tc>
      </w:tr>
      <w:tr w:rsidR="000223E8" w:rsidRPr="00D223F4" w14:paraId="39B36D42" w14:textId="77777777" w:rsidTr="00D223F4">
        <w:trPr>
          <w:trHeight w:val="290"/>
        </w:trPr>
        <w:tc>
          <w:tcPr>
            <w:tcW w:w="2194" w:type="dxa"/>
            <w:shd w:val="clear" w:color="auto" w:fill="auto"/>
            <w:noWrap/>
            <w:hideMark/>
          </w:tcPr>
          <w:p w14:paraId="6FD24004" w14:textId="77777777" w:rsidR="000223E8" w:rsidRPr="00D223F4" w:rsidRDefault="000223E8" w:rsidP="000223E8">
            <w:pPr>
              <w:rPr>
                <w:rFonts w:cs="Calibri"/>
                <w:color w:val="000000"/>
                <w:sz w:val="18"/>
                <w:szCs w:val="18"/>
              </w:rPr>
            </w:pPr>
            <w:r w:rsidRPr="00D223F4">
              <w:rPr>
                <w:rFonts w:cs="Calibri"/>
                <w:color w:val="000000"/>
                <w:sz w:val="18"/>
                <w:szCs w:val="18"/>
              </w:rPr>
              <w:t>cpais</w:t>
            </w:r>
          </w:p>
        </w:tc>
        <w:tc>
          <w:tcPr>
            <w:tcW w:w="6803" w:type="dxa"/>
            <w:shd w:val="clear" w:color="auto" w:fill="auto"/>
            <w:noWrap/>
          </w:tcPr>
          <w:p w14:paraId="5DC16874"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FD12492" w14:textId="2D5BE833"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6FEEDD79" w14:textId="06439C1E"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 xml:space="preserve">Caso o campo não esteja preenchido com </w:t>
            </w:r>
            <w:r>
              <w:rPr>
                <w:rFonts w:cs="Calibri"/>
                <w:color w:val="000000"/>
                <w:sz w:val="18"/>
                <w:szCs w:val="18"/>
              </w:rPr>
              <w:t>3</w:t>
            </w:r>
            <w:r w:rsidRPr="000223E8">
              <w:rPr>
                <w:rFonts w:cs="Calibri"/>
                <w:color w:val="000000"/>
                <w:sz w:val="18"/>
                <w:szCs w:val="18"/>
              </w:rPr>
              <w:t xml:space="preserve"> caracteres, é acrescentado ‘ ’ à esquerda, até perfazer o comprimento de campo desejado.</w:t>
            </w:r>
          </w:p>
        </w:tc>
      </w:tr>
      <w:tr w:rsidR="000223E8" w:rsidRPr="00D223F4" w14:paraId="2BD08AF8" w14:textId="77777777" w:rsidTr="00D223F4">
        <w:trPr>
          <w:trHeight w:val="290"/>
        </w:trPr>
        <w:tc>
          <w:tcPr>
            <w:tcW w:w="2194" w:type="dxa"/>
            <w:shd w:val="clear" w:color="auto" w:fill="auto"/>
            <w:noWrap/>
            <w:hideMark/>
          </w:tcPr>
          <w:p w14:paraId="33735205" w14:textId="77777777" w:rsidR="000223E8" w:rsidRPr="00D223F4" w:rsidRDefault="000223E8" w:rsidP="000223E8">
            <w:pPr>
              <w:rPr>
                <w:rFonts w:cs="Calibri"/>
                <w:color w:val="000000"/>
                <w:sz w:val="18"/>
                <w:szCs w:val="18"/>
              </w:rPr>
            </w:pPr>
            <w:r w:rsidRPr="00D223F4">
              <w:rPr>
                <w:rFonts w:cs="Calibri"/>
                <w:color w:val="000000"/>
                <w:sz w:val="18"/>
                <w:szCs w:val="18"/>
              </w:rPr>
              <w:t>cmoeorig</w:t>
            </w:r>
          </w:p>
        </w:tc>
        <w:tc>
          <w:tcPr>
            <w:tcW w:w="6803" w:type="dxa"/>
            <w:shd w:val="clear" w:color="auto" w:fill="auto"/>
            <w:noWrap/>
          </w:tcPr>
          <w:p w14:paraId="24E66B71"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6B4A03F"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6A1E69DF" w14:textId="4A7474B1"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3 caracteres, é acrescentado ‘ ’ à esquerda, até perfazer o comprimento de campo desejado.</w:t>
            </w:r>
          </w:p>
        </w:tc>
      </w:tr>
      <w:tr w:rsidR="000223E8" w:rsidRPr="00D223F4" w14:paraId="2C62168F" w14:textId="77777777" w:rsidTr="00D223F4">
        <w:trPr>
          <w:trHeight w:val="290"/>
        </w:trPr>
        <w:tc>
          <w:tcPr>
            <w:tcW w:w="2194" w:type="dxa"/>
            <w:shd w:val="clear" w:color="auto" w:fill="auto"/>
            <w:noWrap/>
            <w:hideMark/>
          </w:tcPr>
          <w:p w14:paraId="7A7028B4" w14:textId="77777777" w:rsidR="000223E8" w:rsidRPr="00D223F4" w:rsidRDefault="000223E8" w:rsidP="000223E8">
            <w:pPr>
              <w:rPr>
                <w:rFonts w:cs="Calibri"/>
                <w:color w:val="000000"/>
                <w:sz w:val="18"/>
                <w:szCs w:val="18"/>
              </w:rPr>
            </w:pPr>
            <w:r w:rsidRPr="00D223F4">
              <w:rPr>
                <w:rFonts w:cs="Calibri"/>
                <w:color w:val="000000"/>
                <w:sz w:val="18"/>
                <w:szCs w:val="18"/>
              </w:rPr>
              <w:t>ctipiemi</w:t>
            </w:r>
          </w:p>
        </w:tc>
        <w:tc>
          <w:tcPr>
            <w:tcW w:w="6803" w:type="dxa"/>
            <w:shd w:val="clear" w:color="auto" w:fill="auto"/>
            <w:noWrap/>
          </w:tcPr>
          <w:p w14:paraId="2685B10A"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1E598FB"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BD66EB6" w14:textId="662D8061"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 xml:space="preserve">Caso o campo não esteja preenchido com </w:t>
            </w:r>
            <w:r>
              <w:rPr>
                <w:rFonts w:cs="Calibri"/>
                <w:color w:val="000000"/>
                <w:sz w:val="18"/>
                <w:szCs w:val="18"/>
              </w:rPr>
              <w:t>5</w:t>
            </w:r>
            <w:r w:rsidRPr="008779F2">
              <w:rPr>
                <w:rFonts w:cs="Calibri"/>
                <w:color w:val="000000"/>
                <w:sz w:val="18"/>
                <w:szCs w:val="18"/>
              </w:rPr>
              <w:t xml:space="preserve"> caracteres, é acrescentado ‘ ’ à esquerda, até perfazer o comprimento de campo desejado.</w:t>
            </w:r>
          </w:p>
        </w:tc>
      </w:tr>
      <w:tr w:rsidR="000223E8" w:rsidRPr="00D223F4" w14:paraId="04909303" w14:textId="77777777" w:rsidTr="00D223F4">
        <w:trPr>
          <w:trHeight w:val="290"/>
        </w:trPr>
        <w:tc>
          <w:tcPr>
            <w:tcW w:w="2194" w:type="dxa"/>
            <w:shd w:val="clear" w:color="auto" w:fill="auto"/>
            <w:noWrap/>
            <w:hideMark/>
          </w:tcPr>
          <w:p w14:paraId="4A0828A4" w14:textId="77777777" w:rsidR="000223E8" w:rsidRPr="00D223F4" w:rsidRDefault="000223E8" w:rsidP="000223E8">
            <w:pPr>
              <w:rPr>
                <w:rFonts w:cs="Calibri"/>
                <w:color w:val="000000"/>
                <w:sz w:val="18"/>
                <w:szCs w:val="18"/>
              </w:rPr>
            </w:pPr>
            <w:r w:rsidRPr="00D223F4">
              <w:rPr>
                <w:rFonts w:cs="Calibri"/>
                <w:color w:val="000000"/>
                <w:sz w:val="18"/>
                <w:szCs w:val="18"/>
              </w:rPr>
              <w:t>przemis</w:t>
            </w:r>
          </w:p>
        </w:tc>
        <w:tc>
          <w:tcPr>
            <w:tcW w:w="6803" w:type="dxa"/>
            <w:shd w:val="clear" w:color="auto" w:fill="auto"/>
            <w:noWrap/>
          </w:tcPr>
          <w:p w14:paraId="4B12CB66"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B11F082"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60BFA5D" w14:textId="6A4466A4"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5 caracteres, é acrescentado ‘ ’ à esquerda, até perfazer o comprimento de campo desejado.</w:t>
            </w:r>
          </w:p>
        </w:tc>
      </w:tr>
      <w:tr w:rsidR="000223E8" w:rsidRPr="00D223F4" w14:paraId="302D3E69" w14:textId="77777777" w:rsidTr="00D223F4">
        <w:trPr>
          <w:trHeight w:val="290"/>
        </w:trPr>
        <w:tc>
          <w:tcPr>
            <w:tcW w:w="2194" w:type="dxa"/>
            <w:shd w:val="clear" w:color="auto" w:fill="auto"/>
            <w:noWrap/>
            <w:hideMark/>
          </w:tcPr>
          <w:p w14:paraId="396489AC" w14:textId="77777777" w:rsidR="000223E8" w:rsidRPr="00D223F4" w:rsidRDefault="000223E8" w:rsidP="000223E8">
            <w:pPr>
              <w:rPr>
                <w:rFonts w:cs="Calibri"/>
                <w:color w:val="000000"/>
                <w:sz w:val="18"/>
                <w:szCs w:val="18"/>
              </w:rPr>
            </w:pPr>
            <w:r w:rsidRPr="00D223F4">
              <w:rPr>
                <w:rFonts w:cs="Calibri"/>
                <w:color w:val="000000"/>
                <w:sz w:val="18"/>
                <w:szCs w:val="18"/>
              </w:rPr>
              <w:t>mercap</w:t>
            </w:r>
          </w:p>
        </w:tc>
        <w:tc>
          <w:tcPr>
            <w:tcW w:w="6803" w:type="dxa"/>
            <w:shd w:val="clear" w:color="auto" w:fill="auto"/>
            <w:noWrap/>
          </w:tcPr>
          <w:p w14:paraId="66453691"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84B3B5C"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1024C12" w14:textId="5994129E"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4 caracteres, é acrescentado ‘ ’ à esquerda, até perfazer o comprimento de campo desejado.</w:t>
            </w:r>
          </w:p>
        </w:tc>
      </w:tr>
      <w:tr w:rsidR="000223E8" w:rsidRPr="00D223F4" w14:paraId="2C31E91C" w14:textId="77777777" w:rsidTr="00D223F4">
        <w:trPr>
          <w:trHeight w:val="290"/>
        </w:trPr>
        <w:tc>
          <w:tcPr>
            <w:tcW w:w="2194" w:type="dxa"/>
            <w:shd w:val="clear" w:color="auto" w:fill="auto"/>
            <w:noWrap/>
            <w:hideMark/>
          </w:tcPr>
          <w:p w14:paraId="52BFFCE3" w14:textId="77777777" w:rsidR="000223E8" w:rsidRPr="00D223F4" w:rsidRDefault="000223E8" w:rsidP="000223E8">
            <w:pPr>
              <w:rPr>
                <w:rFonts w:cs="Calibri"/>
                <w:color w:val="000000"/>
                <w:sz w:val="18"/>
                <w:szCs w:val="18"/>
              </w:rPr>
            </w:pPr>
            <w:r w:rsidRPr="00D223F4">
              <w:rPr>
                <w:rFonts w:cs="Calibri"/>
                <w:color w:val="000000"/>
                <w:sz w:val="18"/>
                <w:szCs w:val="18"/>
              </w:rPr>
              <w:t>indrefer</w:t>
            </w:r>
          </w:p>
        </w:tc>
        <w:tc>
          <w:tcPr>
            <w:tcW w:w="6803" w:type="dxa"/>
            <w:shd w:val="clear" w:color="auto" w:fill="auto"/>
            <w:noWrap/>
          </w:tcPr>
          <w:p w14:paraId="711B4941"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ED6333B"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A5579E4" w14:textId="3A783893"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5 caracteres, é acrescentado ‘ ’ à esquerda, até perfazer o comprimento de campo desejado.</w:t>
            </w:r>
          </w:p>
        </w:tc>
      </w:tr>
      <w:tr w:rsidR="000223E8" w:rsidRPr="00D223F4" w14:paraId="31447721" w14:textId="77777777" w:rsidTr="00D223F4">
        <w:trPr>
          <w:trHeight w:val="290"/>
        </w:trPr>
        <w:tc>
          <w:tcPr>
            <w:tcW w:w="2194" w:type="dxa"/>
            <w:shd w:val="clear" w:color="auto" w:fill="auto"/>
            <w:noWrap/>
            <w:hideMark/>
          </w:tcPr>
          <w:p w14:paraId="11C8A361" w14:textId="77777777" w:rsidR="000223E8" w:rsidRPr="00D223F4" w:rsidRDefault="000223E8" w:rsidP="000223E8">
            <w:pPr>
              <w:rPr>
                <w:rFonts w:cs="Calibri"/>
                <w:color w:val="000000"/>
                <w:sz w:val="18"/>
                <w:szCs w:val="18"/>
              </w:rPr>
            </w:pPr>
            <w:r w:rsidRPr="00D223F4">
              <w:rPr>
                <w:rFonts w:cs="Calibri"/>
                <w:color w:val="000000"/>
                <w:sz w:val="18"/>
                <w:szCs w:val="18"/>
              </w:rPr>
              <w:t>ttxjgar</w:t>
            </w:r>
          </w:p>
        </w:tc>
        <w:tc>
          <w:tcPr>
            <w:tcW w:w="6803" w:type="dxa"/>
            <w:shd w:val="clear" w:color="auto" w:fill="auto"/>
            <w:noWrap/>
          </w:tcPr>
          <w:p w14:paraId="3239E86C"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296417C"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930694C" w14:textId="22954F4F"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1 caracter, é acrescentado ‘ ’ à esquerda, até perfazer o comprimento de campo desejado.</w:t>
            </w:r>
          </w:p>
        </w:tc>
      </w:tr>
      <w:tr w:rsidR="000223E8" w:rsidRPr="00D223F4" w14:paraId="507C77CF" w14:textId="77777777" w:rsidTr="00D223F4">
        <w:trPr>
          <w:trHeight w:val="290"/>
        </w:trPr>
        <w:tc>
          <w:tcPr>
            <w:tcW w:w="2194" w:type="dxa"/>
            <w:shd w:val="clear" w:color="auto" w:fill="auto"/>
            <w:noWrap/>
            <w:hideMark/>
          </w:tcPr>
          <w:p w14:paraId="2A9B03C2" w14:textId="77777777" w:rsidR="000223E8" w:rsidRPr="00D223F4" w:rsidRDefault="000223E8" w:rsidP="000223E8">
            <w:pPr>
              <w:rPr>
                <w:rFonts w:cs="Calibri"/>
                <w:color w:val="000000"/>
                <w:sz w:val="18"/>
                <w:szCs w:val="18"/>
              </w:rPr>
            </w:pPr>
            <w:r w:rsidRPr="00D223F4">
              <w:rPr>
                <w:rFonts w:cs="Calibri"/>
                <w:color w:val="000000"/>
                <w:sz w:val="18"/>
                <w:szCs w:val="18"/>
              </w:rPr>
              <w:t>centidad</w:t>
            </w:r>
          </w:p>
        </w:tc>
        <w:tc>
          <w:tcPr>
            <w:tcW w:w="6803" w:type="dxa"/>
            <w:shd w:val="clear" w:color="auto" w:fill="auto"/>
            <w:noWrap/>
          </w:tcPr>
          <w:p w14:paraId="3E674B8F"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BCA921B"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7EBE9FE" w14:textId="0B16977B"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3 caracteres, é acrescentado ‘ ’ à esquerda, até perfazer o comprimento de campo desejado.</w:t>
            </w:r>
          </w:p>
        </w:tc>
      </w:tr>
      <w:tr w:rsidR="000223E8" w:rsidRPr="00D223F4" w14:paraId="079C401C" w14:textId="77777777" w:rsidTr="00D223F4">
        <w:trPr>
          <w:trHeight w:val="290"/>
        </w:trPr>
        <w:tc>
          <w:tcPr>
            <w:tcW w:w="2194" w:type="dxa"/>
            <w:shd w:val="clear" w:color="auto" w:fill="auto"/>
            <w:noWrap/>
            <w:hideMark/>
          </w:tcPr>
          <w:p w14:paraId="520D256D" w14:textId="77777777" w:rsidR="000223E8" w:rsidRPr="00D223F4" w:rsidRDefault="000223E8" w:rsidP="000223E8">
            <w:pPr>
              <w:rPr>
                <w:rFonts w:cs="Calibri"/>
                <w:color w:val="000000"/>
                <w:sz w:val="18"/>
                <w:szCs w:val="18"/>
              </w:rPr>
            </w:pPr>
            <w:r w:rsidRPr="00D223F4">
              <w:rPr>
                <w:rFonts w:cs="Calibri"/>
                <w:color w:val="000000"/>
                <w:sz w:val="18"/>
                <w:szCs w:val="18"/>
              </w:rPr>
              <w:t>caplic</w:t>
            </w:r>
          </w:p>
        </w:tc>
        <w:tc>
          <w:tcPr>
            <w:tcW w:w="6803" w:type="dxa"/>
            <w:shd w:val="clear" w:color="auto" w:fill="auto"/>
            <w:noWrap/>
          </w:tcPr>
          <w:p w14:paraId="26AFC050"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F71940E"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D61AFA5" w14:textId="4B3451BD"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3 caracteres, é acrescentado ‘ ’ à esquerda, até perfazer o comprimento de campo desejado.</w:t>
            </w:r>
          </w:p>
        </w:tc>
      </w:tr>
      <w:tr w:rsidR="000223E8" w:rsidRPr="00D223F4" w14:paraId="2C20220B" w14:textId="77777777" w:rsidTr="00D223F4">
        <w:trPr>
          <w:trHeight w:val="290"/>
        </w:trPr>
        <w:tc>
          <w:tcPr>
            <w:tcW w:w="2194" w:type="dxa"/>
            <w:shd w:val="clear" w:color="auto" w:fill="auto"/>
            <w:noWrap/>
            <w:hideMark/>
          </w:tcPr>
          <w:p w14:paraId="10542C9F" w14:textId="77777777" w:rsidR="000223E8" w:rsidRPr="00D223F4" w:rsidRDefault="000223E8" w:rsidP="000223E8">
            <w:pPr>
              <w:rPr>
                <w:rFonts w:cs="Calibri"/>
                <w:color w:val="000000"/>
                <w:sz w:val="18"/>
                <w:szCs w:val="18"/>
              </w:rPr>
            </w:pPr>
            <w:r w:rsidRPr="00D223F4">
              <w:rPr>
                <w:rFonts w:cs="Calibri"/>
                <w:color w:val="000000"/>
                <w:sz w:val="18"/>
                <w:szCs w:val="18"/>
              </w:rPr>
              <w:t>isin</w:t>
            </w:r>
          </w:p>
        </w:tc>
        <w:tc>
          <w:tcPr>
            <w:tcW w:w="6803" w:type="dxa"/>
            <w:shd w:val="clear" w:color="auto" w:fill="auto"/>
            <w:noWrap/>
          </w:tcPr>
          <w:p w14:paraId="6FC0D55C"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3C60EFA"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84076F4" w14:textId="5F945ED9"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lastRenderedPageBreak/>
              <w:t>Caso o campo não esteja preenchido com 12 caracteres, é acrescentado ‘ ’ à esquerda, até perfazer o comprimento de campo desejado.</w:t>
            </w:r>
          </w:p>
        </w:tc>
      </w:tr>
      <w:tr w:rsidR="000223E8" w:rsidRPr="00D223F4" w14:paraId="50E305FC" w14:textId="77777777" w:rsidTr="00D223F4">
        <w:trPr>
          <w:trHeight w:val="290"/>
        </w:trPr>
        <w:tc>
          <w:tcPr>
            <w:tcW w:w="2194" w:type="dxa"/>
            <w:shd w:val="clear" w:color="auto" w:fill="auto"/>
            <w:noWrap/>
            <w:hideMark/>
          </w:tcPr>
          <w:p w14:paraId="67C6CAB3" w14:textId="77777777" w:rsidR="000223E8" w:rsidRPr="00D223F4" w:rsidRDefault="000223E8" w:rsidP="000223E8">
            <w:pPr>
              <w:rPr>
                <w:rFonts w:cs="Calibri"/>
                <w:color w:val="000000"/>
                <w:sz w:val="18"/>
                <w:szCs w:val="18"/>
              </w:rPr>
            </w:pPr>
            <w:r w:rsidRPr="00D223F4">
              <w:rPr>
                <w:rFonts w:cs="Calibri"/>
                <w:color w:val="000000"/>
                <w:sz w:val="18"/>
                <w:szCs w:val="18"/>
              </w:rPr>
              <w:lastRenderedPageBreak/>
              <w:t>cprodutol</w:t>
            </w:r>
          </w:p>
        </w:tc>
        <w:tc>
          <w:tcPr>
            <w:tcW w:w="6803" w:type="dxa"/>
            <w:shd w:val="clear" w:color="auto" w:fill="auto"/>
            <w:noWrap/>
          </w:tcPr>
          <w:p w14:paraId="26F52873"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61D8797"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05B128A" w14:textId="4E6F0973"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3 caracteres, é acrescentado ‘ ’ à esquerda, até perfazer o comprimento de campo desejado.</w:t>
            </w:r>
          </w:p>
        </w:tc>
      </w:tr>
      <w:tr w:rsidR="000223E8" w:rsidRPr="00D223F4" w14:paraId="3D2FFD05" w14:textId="77777777" w:rsidTr="00D223F4">
        <w:trPr>
          <w:trHeight w:val="290"/>
        </w:trPr>
        <w:tc>
          <w:tcPr>
            <w:tcW w:w="2194" w:type="dxa"/>
            <w:shd w:val="clear" w:color="auto" w:fill="auto"/>
            <w:noWrap/>
            <w:hideMark/>
          </w:tcPr>
          <w:p w14:paraId="306963D3" w14:textId="77777777" w:rsidR="000223E8" w:rsidRPr="00D223F4" w:rsidRDefault="000223E8" w:rsidP="000223E8">
            <w:pPr>
              <w:rPr>
                <w:rFonts w:cs="Calibri"/>
                <w:color w:val="000000"/>
                <w:sz w:val="18"/>
                <w:szCs w:val="18"/>
              </w:rPr>
            </w:pPr>
            <w:r w:rsidRPr="00D223F4">
              <w:rPr>
                <w:rFonts w:cs="Calibri"/>
                <w:color w:val="000000"/>
                <w:sz w:val="18"/>
                <w:szCs w:val="18"/>
              </w:rPr>
              <w:t>csubprodl</w:t>
            </w:r>
          </w:p>
        </w:tc>
        <w:tc>
          <w:tcPr>
            <w:tcW w:w="6803" w:type="dxa"/>
            <w:shd w:val="clear" w:color="auto" w:fill="auto"/>
            <w:noWrap/>
          </w:tcPr>
          <w:p w14:paraId="481A75B5"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A227679"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6274FDF" w14:textId="7EB62DCA"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3 caracteres, é acrescentado ‘ ’ à esquerda, até perfazer o comprimento de campo desejado.</w:t>
            </w:r>
          </w:p>
        </w:tc>
      </w:tr>
      <w:tr w:rsidR="000223E8" w:rsidRPr="00D223F4" w14:paraId="65FF00FF" w14:textId="77777777" w:rsidTr="00D223F4">
        <w:trPr>
          <w:trHeight w:val="290"/>
        </w:trPr>
        <w:tc>
          <w:tcPr>
            <w:tcW w:w="2194" w:type="dxa"/>
            <w:shd w:val="clear" w:color="auto" w:fill="auto"/>
            <w:noWrap/>
            <w:hideMark/>
          </w:tcPr>
          <w:p w14:paraId="750A8EF1" w14:textId="77777777" w:rsidR="000223E8" w:rsidRPr="00D223F4" w:rsidRDefault="000223E8" w:rsidP="000223E8">
            <w:pPr>
              <w:rPr>
                <w:rFonts w:cs="Calibri"/>
                <w:color w:val="000000"/>
                <w:sz w:val="18"/>
                <w:szCs w:val="18"/>
              </w:rPr>
            </w:pPr>
            <w:r w:rsidRPr="00D223F4">
              <w:rPr>
                <w:rFonts w:cs="Calibri"/>
                <w:color w:val="000000"/>
                <w:sz w:val="18"/>
                <w:szCs w:val="18"/>
              </w:rPr>
              <w:t>codpostal</w:t>
            </w:r>
          </w:p>
        </w:tc>
        <w:tc>
          <w:tcPr>
            <w:tcW w:w="6803" w:type="dxa"/>
            <w:shd w:val="clear" w:color="auto" w:fill="auto"/>
            <w:noWrap/>
          </w:tcPr>
          <w:p w14:paraId="64B9C5DC"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5E8774B"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11AA37F" w14:textId="6967C9B5"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40 caracteres, é acrescentado ‘ ’ à esquerda, até perfazer o comprimento de campo desejado.</w:t>
            </w:r>
          </w:p>
        </w:tc>
      </w:tr>
      <w:tr w:rsidR="000223E8" w:rsidRPr="00D223F4" w14:paraId="4E55C799" w14:textId="77777777" w:rsidTr="00D223F4">
        <w:trPr>
          <w:trHeight w:val="290"/>
        </w:trPr>
        <w:tc>
          <w:tcPr>
            <w:tcW w:w="2194" w:type="dxa"/>
            <w:shd w:val="clear" w:color="auto" w:fill="auto"/>
            <w:noWrap/>
            <w:hideMark/>
          </w:tcPr>
          <w:p w14:paraId="02D629E1" w14:textId="77777777" w:rsidR="000223E8" w:rsidRPr="00D223F4" w:rsidRDefault="000223E8" w:rsidP="000223E8">
            <w:pPr>
              <w:rPr>
                <w:rFonts w:cs="Calibri"/>
                <w:color w:val="000000"/>
                <w:sz w:val="18"/>
                <w:szCs w:val="18"/>
              </w:rPr>
            </w:pPr>
            <w:r w:rsidRPr="00D223F4">
              <w:rPr>
                <w:rFonts w:cs="Calibri"/>
                <w:color w:val="000000"/>
                <w:sz w:val="18"/>
                <w:szCs w:val="18"/>
              </w:rPr>
              <w:t>iajudapub</w:t>
            </w:r>
          </w:p>
        </w:tc>
        <w:tc>
          <w:tcPr>
            <w:tcW w:w="6803" w:type="dxa"/>
            <w:shd w:val="clear" w:color="auto" w:fill="auto"/>
            <w:noWrap/>
          </w:tcPr>
          <w:p w14:paraId="3ECB7717"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EA48F97"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D115E26" w14:textId="0B197485"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1 caracteres, é acrescentado ‘ ’ à esquerda, até perfazer o comprimento de campo desejado.</w:t>
            </w:r>
          </w:p>
        </w:tc>
      </w:tr>
      <w:tr w:rsidR="000223E8" w:rsidRPr="00D223F4" w14:paraId="6AB0CD8E" w14:textId="77777777" w:rsidTr="00D223F4">
        <w:trPr>
          <w:trHeight w:val="290"/>
        </w:trPr>
        <w:tc>
          <w:tcPr>
            <w:tcW w:w="2194" w:type="dxa"/>
            <w:shd w:val="clear" w:color="auto" w:fill="auto"/>
            <w:noWrap/>
            <w:hideMark/>
          </w:tcPr>
          <w:p w14:paraId="4BD729CC" w14:textId="77777777" w:rsidR="000223E8" w:rsidRPr="00D223F4" w:rsidRDefault="000223E8" w:rsidP="000223E8">
            <w:pPr>
              <w:rPr>
                <w:rFonts w:cs="Calibri"/>
                <w:color w:val="000000"/>
                <w:sz w:val="18"/>
                <w:szCs w:val="18"/>
              </w:rPr>
            </w:pPr>
            <w:r w:rsidRPr="00D223F4">
              <w:rPr>
                <w:rFonts w:cs="Calibri"/>
                <w:color w:val="000000"/>
                <w:sz w:val="18"/>
                <w:szCs w:val="18"/>
              </w:rPr>
              <w:t>tiphipoteca</w:t>
            </w:r>
          </w:p>
        </w:tc>
        <w:tc>
          <w:tcPr>
            <w:tcW w:w="6803" w:type="dxa"/>
            <w:shd w:val="clear" w:color="auto" w:fill="auto"/>
            <w:noWrap/>
          </w:tcPr>
          <w:p w14:paraId="1B9B792C" w14:textId="77777777" w:rsidR="008779F2" w:rsidRPr="0067670C"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186B628F" w14:textId="36843D2A"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5 caracteres, é acrescentado o dígito ‘0’ à esquerda, até perfazer o comprimento de campo desejado.</w:t>
            </w:r>
          </w:p>
        </w:tc>
      </w:tr>
      <w:tr w:rsidR="000223E8" w:rsidRPr="00D223F4" w14:paraId="3308DDCD" w14:textId="77777777" w:rsidTr="00D223F4">
        <w:trPr>
          <w:trHeight w:val="290"/>
        </w:trPr>
        <w:tc>
          <w:tcPr>
            <w:tcW w:w="2194" w:type="dxa"/>
            <w:shd w:val="clear" w:color="auto" w:fill="auto"/>
            <w:noWrap/>
            <w:hideMark/>
          </w:tcPr>
          <w:p w14:paraId="1BCAB6FA" w14:textId="77777777" w:rsidR="000223E8" w:rsidRPr="00D223F4" w:rsidRDefault="000223E8" w:rsidP="000223E8">
            <w:pPr>
              <w:rPr>
                <w:rFonts w:cs="Calibri"/>
                <w:color w:val="000000"/>
                <w:sz w:val="18"/>
                <w:szCs w:val="18"/>
              </w:rPr>
            </w:pPr>
            <w:r w:rsidRPr="00D223F4">
              <w:rPr>
                <w:rFonts w:cs="Calibri"/>
                <w:color w:val="000000"/>
                <w:sz w:val="18"/>
                <w:szCs w:val="18"/>
              </w:rPr>
              <w:t>cgarant</w:t>
            </w:r>
          </w:p>
        </w:tc>
        <w:tc>
          <w:tcPr>
            <w:tcW w:w="6803" w:type="dxa"/>
            <w:shd w:val="clear" w:color="auto" w:fill="auto"/>
            <w:noWrap/>
          </w:tcPr>
          <w:p w14:paraId="0EFE3FB0"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ADE0DDE"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ADA47FF" w14:textId="1686C2BD"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6 caracteres, é acrescentado ‘ ’ à esquerda, até perfazer o comprimento de campo desejado.</w:t>
            </w:r>
          </w:p>
        </w:tc>
      </w:tr>
      <w:tr w:rsidR="000223E8" w:rsidRPr="00D223F4" w14:paraId="449C8B45" w14:textId="77777777" w:rsidTr="00D223F4">
        <w:trPr>
          <w:trHeight w:val="290"/>
        </w:trPr>
        <w:tc>
          <w:tcPr>
            <w:tcW w:w="2194" w:type="dxa"/>
            <w:shd w:val="clear" w:color="auto" w:fill="auto"/>
            <w:noWrap/>
            <w:hideMark/>
          </w:tcPr>
          <w:p w14:paraId="7631C4FB" w14:textId="77777777" w:rsidR="000223E8" w:rsidRPr="00D223F4" w:rsidRDefault="000223E8" w:rsidP="000223E8">
            <w:pPr>
              <w:rPr>
                <w:rFonts w:cs="Calibri"/>
                <w:color w:val="000000"/>
                <w:sz w:val="18"/>
                <w:szCs w:val="18"/>
              </w:rPr>
            </w:pPr>
            <w:r w:rsidRPr="00D223F4">
              <w:rPr>
                <w:rFonts w:cs="Calibri"/>
                <w:color w:val="000000"/>
                <w:sz w:val="18"/>
                <w:szCs w:val="18"/>
              </w:rPr>
              <w:t>cbalbem</w:t>
            </w:r>
          </w:p>
        </w:tc>
        <w:tc>
          <w:tcPr>
            <w:tcW w:w="6803" w:type="dxa"/>
            <w:shd w:val="clear" w:color="auto" w:fill="auto"/>
            <w:noWrap/>
          </w:tcPr>
          <w:p w14:paraId="5789186F"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17B4699"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E5EC445" w14:textId="291BDDB5"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4 caracteres, é acrescentado ‘ ’ à esquerda, até perfazer o comprimento de campo desejado.</w:t>
            </w:r>
          </w:p>
        </w:tc>
      </w:tr>
      <w:tr w:rsidR="000223E8" w:rsidRPr="00D223F4" w14:paraId="6E2F45D6" w14:textId="77777777" w:rsidTr="00D223F4">
        <w:trPr>
          <w:trHeight w:val="290"/>
        </w:trPr>
        <w:tc>
          <w:tcPr>
            <w:tcW w:w="2194" w:type="dxa"/>
            <w:shd w:val="clear" w:color="auto" w:fill="auto"/>
            <w:noWrap/>
            <w:hideMark/>
          </w:tcPr>
          <w:p w14:paraId="4497A7D0" w14:textId="77777777" w:rsidR="000223E8" w:rsidRPr="00D223F4" w:rsidRDefault="000223E8" w:rsidP="000223E8">
            <w:pPr>
              <w:rPr>
                <w:rFonts w:cs="Calibri"/>
                <w:color w:val="000000"/>
                <w:sz w:val="18"/>
                <w:szCs w:val="18"/>
              </w:rPr>
            </w:pPr>
            <w:r w:rsidRPr="00D223F4">
              <w:rPr>
                <w:rFonts w:cs="Calibri"/>
                <w:color w:val="000000"/>
                <w:sz w:val="18"/>
                <w:szCs w:val="18"/>
              </w:rPr>
              <w:t>cctabem</w:t>
            </w:r>
          </w:p>
        </w:tc>
        <w:tc>
          <w:tcPr>
            <w:tcW w:w="6803" w:type="dxa"/>
            <w:shd w:val="clear" w:color="auto" w:fill="auto"/>
            <w:noWrap/>
          </w:tcPr>
          <w:p w14:paraId="41881489"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C88B652"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90DB6ED" w14:textId="56EF3A36"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11 caracteres, é acrescentado ‘ ’ à esquerda, até perfazer o comprimento de campo desejado.</w:t>
            </w:r>
          </w:p>
        </w:tc>
      </w:tr>
      <w:tr w:rsidR="000223E8" w:rsidRPr="00D223F4" w14:paraId="2F83F4E4" w14:textId="77777777" w:rsidTr="00D223F4">
        <w:trPr>
          <w:trHeight w:val="290"/>
        </w:trPr>
        <w:tc>
          <w:tcPr>
            <w:tcW w:w="2194" w:type="dxa"/>
            <w:shd w:val="clear" w:color="auto" w:fill="auto"/>
            <w:noWrap/>
            <w:hideMark/>
          </w:tcPr>
          <w:p w14:paraId="2697153C" w14:textId="77777777" w:rsidR="000223E8" w:rsidRPr="00D223F4" w:rsidRDefault="000223E8" w:rsidP="000223E8">
            <w:pPr>
              <w:rPr>
                <w:rFonts w:cs="Calibri"/>
                <w:color w:val="000000"/>
                <w:sz w:val="18"/>
                <w:szCs w:val="18"/>
              </w:rPr>
            </w:pPr>
            <w:r w:rsidRPr="00D223F4">
              <w:rPr>
                <w:rFonts w:cs="Calibri"/>
                <w:color w:val="000000"/>
                <w:sz w:val="18"/>
                <w:szCs w:val="18"/>
              </w:rPr>
              <w:t>codpost</w:t>
            </w:r>
          </w:p>
        </w:tc>
        <w:tc>
          <w:tcPr>
            <w:tcW w:w="6803" w:type="dxa"/>
            <w:shd w:val="clear" w:color="auto" w:fill="auto"/>
            <w:noWrap/>
          </w:tcPr>
          <w:p w14:paraId="545021FF"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1350E3A"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D166742" w14:textId="18693753"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7 caracteres, é acrescentado ‘ ’ à esquerda, até perfazer o comprimento de campo desejado.</w:t>
            </w:r>
          </w:p>
        </w:tc>
      </w:tr>
      <w:tr w:rsidR="000223E8" w:rsidRPr="00D223F4" w14:paraId="0653332B" w14:textId="77777777" w:rsidTr="00D223F4">
        <w:trPr>
          <w:trHeight w:val="290"/>
        </w:trPr>
        <w:tc>
          <w:tcPr>
            <w:tcW w:w="2194" w:type="dxa"/>
            <w:shd w:val="clear" w:color="auto" w:fill="auto"/>
            <w:noWrap/>
            <w:hideMark/>
          </w:tcPr>
          <w:p w14:paraId="7456A538" w14:textId="77777777" w:rsidR="000223E8" w:rsidRPr="00D223F4" w:rsidRDefault="000223E8" w:rsidP="000223E8">
            <w:pPr>
              <w:rPr>
                <w:rFonts w:cs="Calibri"/>
                <w:color w:val="000000"/>
                <w:sz w:val="18"/>
                <w:szCs w:val="18"/>
              </w:rPr>
            </w:pPr>
            <w:r w:rsidRPr="00D223F4">
              <w:rPr>
                <w:rFonts w:cs="Calibri"/>
                <w:color w:val="000000"/>
                <w:sz w:val="18"/>
                <w:szCs w:val="18"/>
              </w:rPr>
              <w:t>cdisconf</w:t>
            </w:r>
          </w:p>
        </w:tc>
        <w:tc>
          <w:tcPr>
            <w:tcW w:w="6803" w:type="dxa"/>
            <w:shd w:val="clear" w:color="auto" w:fill="auto"/>
            <w:noWrap/>
          </w:tcPr>
          <w:p w14:paraId="65FC2ED9"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69E3AF6"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B0D3FBE" w14:textId="7B940ADB"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6 caracteres, é acrescentado ‘ ’ à esquerda, até perfazer o comprimento de campo desejado.</w:t>
            </w:r>
          </w:p>
        </w:tc>
      </w:tr>
      <w:tr w:rsidR="000223E8" w:rsidRPr="00D223F4" w14:paraId="424DA99E" w14:textId="77777777" w:rsidTr="00D223F4">
        <w:trPr>
          <w:trHeight w:val="290"/>
        </w:trPr>
        <w:tc>
          <w:tcPr>
            <w:tcW w:w="2194" w:type="dxa"/>
            <w:shd w:val="clear" w:color="auto" w:fill="auto"/>
            <w:noWrap/>
            <w:hideMark/>
          </w:tcPr>
          <w:p w14:paraId="40DEB59D" w14:textId="77777777" w:rsidR="000223E8" w:rsidRPr="00D223F4" w:rsidRDefault="000223E8" w:rsidP="000223E8">
            <w:pPr>
              <w:rPr>
                <w:rFonts w:cs="Calibri"/>
                <w:color w:val="000000"/>
                <w:sz w:val="18"/>
                <w:szCs w:val="18"/>
              </w:rPr>
            </w:pPr>
            <w:r w:rsidRPr="00D223F4">
              <w:rPr>
                <w:rFonts w:cs="Calibri"/>
                <w:color w:val="000000"/>
                <w:sz w:val="18"/>
                <w:szCs w:val="18"/>
              </w:rPr>
              <w:t>perliqgr</w:t>
            </w:r>
          </w:p>
        </w:tc>
        <w:tc>
          <w:tcPr>
            <w:tcW w:w="6803" w:type="dxa"/>
            <w:shd w:val="clear" w:color="auto" w:fill="auto"/>
            <w:noWrap/>
          </w:tcPr>
          <w:p w14:paraId="5055CEDB" w14:textId="77777777" w:rsidR="008779F2" w:rsidRDefault="008779F2"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06ED8872" w14:textId="44BA971B"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p>
          <w:p w14:paraId="61983708" w14:textId="77777777" w:rsidR="008779F2" w:rsidRDefault="008779F2"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3AEA1C55" w14:textId="7D2B0097"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w:t>
            </w:r>
            <w:r>
              <w:rPr>
                <w:rFonts w:cs="Calibri"/>
                <w:color w:val="000000"/>
                <w:sz w:val="18"/>
                <w:szCs w:val="18"/>
              </w:rPr>
              <w:t>mpo não esteja preenchido com 9</w:t>
            </w:r>
            <w:r w:rsidRPr="008779F2">
              <w:rPr>
                <w:rFonts w:cs="Calibri"/>
                <w:color w:val="000000"/>
                <w:sz w:val="18"/>
                <w:szCs w:val="18"/>
              </w:rPr>
              <w:t xml:space="preserve"> caracteres, é acrescentado o dígito ‘0 ’ à esquerda, até perfazer o comprimento de campo desejado.</w:t>
            </w:r>
          </w:p>
        </w:tc>
      </w:tr>
    </w:tbl>
    <w:p w14:paraId="522E86DC" w14:textId="77777777" w:rsidR="00D223F4" w:rsidRDefault="00D223F4" w:rsidP="00735709">
      <w:pPr>
        <w:jc w:val="both"/>
        <w:rPr>
          <w:rFonts w:cs="Calibri"/>
          <w:i/>
        </w:rPr>
      </w:pPr>
    </w:p>
    <w:p w14:paraId="42EA1D8A" w14:textId="77777777" w:rsidR="00EB332E" w:rsidRPr="00EB332E" w:rsidRDefault="00EB332E" w:rsidP="00EB332E"/>
    <w:p w14:paraId="05571351" w14:textId="486A5EEC" w:rsidR="008B6B55" w:rsidRPr="00AA4469" w:rsidRDefault="008B6B55" w:rsidP="00666790">
      <w:pPr>
        <w:pStyle w:val="Heading5"/>
        <w:rPr>
          <w:i/>
        </w:rPr>
      </w:pPr>
      <w:bookmarkStart w:id="133" w:name="_Toc163902279"/>
      <w:bookmarkStart w:id="134" w:name="_Toc168671672"/>
      <w:r w:rsidRPr="007314D4">
        <w:rPr>
          <w:i/>
        </w:rPr>
        <w:t>View</w:t>
      </w:r>
      <w:r>
        <w:t xml:space="preserve"> da tabela de avaliações </w:t>
      </w:r>
      <w:r w:rsidRPr="00C21A6B">
        <w:t xml:space="preserve">de </w:t>
      </w:r>
      <w:r>
        <w:t>processos</w:t>
      </w:r>
      <w:r w:rsidR="000836DD">
        <w:t>/cauções</w:t>
      </w:r>
      <w:r>
        <w:t xml:space="preserve"> reais para BDR - BST:</w:t>
      </w:r>
      <w:r w:rsidRPr="00C21A6B">
        <w:t xml:space="preserve"> </w:t>
      </w:r>
      <w:r w:rsidRPr="00AA4469">
        <w:rPr>
          <w:i/>
        </w:rPr>
        <w:t>cd_garantias.gt017_report_biyr9520_bst</w:t>
      </w:r>
      <w:bookmarkEnd w:id="133"/>
      <w:bookmarkEnd w:id="134"/>
    </w:p>
    <w:p w14:paraId="2336224D" w14:textId="20891C64" w:rsidR="00735709" w:rsidRPr="00720567" w:rsidRDefault="0073570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sidRPr="00720567">
        <w:rPr>
          <w:rFonts w:eastAsiaTheme="minorHAnsi" w:cstheme="minorBidi"/>
          <w:i/>
          <w:szCs w:val="22"/>
          <w:lang w:eastAsia="en-US"/>
        </w:rPr>
        <w:t>view</w:t>
      </w:r>
      <w:r w:rsidRPr="00720567">
        <w:rPr>
          <w:rFonts w:eastAsiaTheme="minorHAnsi" w:cstheme="minorBidi"/>
          <w:szCs w:val="22"/>
          <w:lang w:eastAsia="en-US"/>
        </w:rPr>
        <w:t xml:space="preserve"> </w:t>
      </w:r>
      <w:r w:rsidRPr="00720567">
        <w:rPr>
          <w:rFonts w:eastAsiaTheme="minorHAnsi" w:cstheme="minorBidi"/>
          <w:i/>
          <w:szCs w:val="22"/>
          <w:lang w:eastAsia="en-US"/>
        </w:rPr>
        <w:t>cd_garantias.gt017_report_biyr9520_bst</w:t>
      </w:r>
      <w:r w:rsidRPr="00720567">
        <w:rPr>
          <w:rFonts w:eastAsiaTheme="minorHAnsi" w:cstheme="minorBidi"/>
          <w:szCs w:val="22"/>
          <w:lang w:eastAsia="en-US"/>
        </w:rPr>
        <w:t xml:space="preserve"> corresponde à informação da tabela de interface do MUG </w:t>
      </w:r>
      <w:r w:rsidRPr="00720567">
        <w:rPr>
          <w:rFonts w:eastAsiaTheme="minorHAnsi" w:cstheme="minorBidi"/>
          <w:i/>
          <w:szCs w:val="22"/>
          <w:lang w:eastAsia="en-US"/>
        </w:rPr>
        <w:t>cd_garantias.gt017_report_biyr9520</w:t>
      </w:r>
      <w:r w:rsidRPr="00720567">
        <w:rPr>
          <w:rFonts w:eastAsiaTheme="minorHAnsi" w:cstheme="minorBidi"/>
          <w:szCs w:val="22"/>
          <w:lang w:eastAsia="en-US"/>
        </w:rPr>
        <w:t xml:space="preserve"> enviada para a aplicação da BDR, de acordo com os seus critérios e formatos necessários. De notar que o universo desta </w:t>
      </w:r>
      <w:r w:rsidRPr="00720567">
        <w:rPr>
          <w:rFonts w:eastAsiaTheme="minorHAnsi" w:cstheme="minorBidi"/>
          <w:i/>
          <w:szCs w:val="22"/>
          <w:lang w:eastAsia="en-US"/>
        </w:rPr>
        <w:t>view</w:t>
      </w:r>
      <w:r w:rsidRPr="00720567">
        <w:rPr>
          <w:rFonts w:eastAsiaTheme="minorHAnsi" w:cstheme="minorBidi"/>
          <w:szCs w:val="22"/>
          <w:lang w:eastAsia="en-US"/>
        </w:rPr>
        <w:t xml:space="preserve"> reflete apenas garantias de origem diferente de Lease e Eurofac.</w:t>
      </w:r>
    </w:p>
    <w:p w14:paraId="0D1A342A" w14:textId="3076BAFF" w:rsidR="00244976" w:rsidRDefault="00735709" w:rsidP="007314D4">
      <w:pPr>
        <w:spacing w:after="160" w:line="259" w:lineRule="auto"/>
        <w:jc w:val="both"/>
        <w:rPr>
          <w:rFonts w:eastAsiaTheme="minorHAnsi" w:cstheme="minorBidi"/>
          <w:szCs w:val="22"/>
          <w:lang w:eastAsia="en-US"/>
        </w:rPr>
      </w:pPr>
      <w:r w:rsidRPr="00720567">
        <w:rPr>
          <w:rFonts w:eastAsiaTheme="minorHAnsi" w:cstheme="minorBidi"/>
          <w:szCs w:val="22"/>
          <w:lang w:eastAsia="en-US"/>
        </w:rPr>
        <w:lastRenderedPageBreak/>
        <w:t xml:space="preserve">De seguida, são apresentados todos os campos enviados para este caso de uso, bem como as suas transformações a partir da tabela </w:t>
      </w:r>
      <w:r w:rsidRPr="00720567">
        <w:rPr>
          <w:rFonts w:eastAsiaTheme="minorHAnsi" w:cstheme="minorBidi"/>
          <w:i/>
          <w:szCs w:val="22"/>
          <w:lang w:eastAsia="en-US"/>
        </w:rPr>
        <w:t>cd_garantias.gt017_report_biyr9520</w:t>
      </w:r>
      <w:r w:rsidRPr="00720567">
        <w:rPr>
          <w:rFonts w:eastAsiaTheme="minorHAnsi" w:cstheme="minorBidi"/>
          <w:szCs w:val="22"/>
          <w:lang w:eastAsia="en-US"/>
        </w:rPr>
        <w:t>:</w:t>
      </w:r>
    </w:p>
    <w:p w14:paraId="0877C8FA" w14:textId="79908A91" w:rsidR="009E0D3A" w:rsidRPr="009E0D3A" w:rsidRDefault="009E0D3A" w:rsidP="009E0D3A">
      <w:pPr>
        <w:pStyle w:val="Caption"/>
        <w:jc w:val="center"/>
        <w:rPr>
          <w:rFonts w:cs="Calibri"/>
          <w:b/>
          <w:i w:val="0"/>
          <w:color w:val="000000" w:themeColor="text1"/>
          <w:sz w:val="22"/>
          <w:szCs w:val="22"/>
        </w:rPr>
      </w:pPr>
      <w:bookmarkStart w:id="135" w:name="_Toc168413863"/>
      <w:r w:rsidRPr="009E0D3A">
        <w:rPr>
          <w:b/>
          <w:color w:val="000000" w:themeColor="text1"/>
          <w:sz w:val="22"/>
          <w:szCs w:val="22"/>
        </w:rPr>
        <w:t xml:space="preserve">Tabela </w:t>
      </w:r>
      <w:r w:rsidRPr="009E0D3A">
        <w:rPr>
          <w:b/>
          <w:color w:val="000000" w:themeColor="text1"/>
          <w:sz w:val="22"/>
          <w:szCs w:val="22"/>
        </w:rPr>
        <w:fldChar w:fldCharType="begin"/>
      </w:r>
      <w:r w:rsidRPr="009E0D3A">
        <w:rPr>
          <w:b/>
          <w:color w:val="000000" w:themeColor="text1"/>
          <w:sz w:val="22"/>
          <w:szCs w:val="22"/>
        </w:rPr>
        <w:instrText xml:space="preserve"> SEQ Tabela \* ARABIC </w:instrText>
      </w:r>
      <w:r w:rsidRPr="009E0D3A">
        <w:rPr>
          <w:b/>
          <w:color w:val="000000" w:themeColor="text1"/>
          <w:sz w:val="22"/>
          <w:szCs w:val="22"/>
        </w:rPr>
        <w:fldChar w:fldCharType="separate"/>
      </w:r>
      <w:r w:rsidR="00486242">
        <w:rPr>
          <w:b/>
          <w:noProof/>
          <w:color w:val="000000" w:themeColor="text1"/>
          <w:sz w:val="22"/>
          <w:szCs w:val="22"/>
        </w:rPr>
        <w:t>25</w:t>
      </w:r>
      <w:r w:rsidRPr="009E0D3A">
        <w:rPr>
          <w:b/>
          <w:color w:val="000000" w:themeColor="text1"/>
          <w:sz w:val="22"/>
          <w:szCs w:val="22"/>
        </w:rPr>
        <w:fldChar w:fldCharType="end"/>
      </w:r>
      <w:r w:rsidRPr="009E0D3A">
        <w:rPr>
          <w:b/>
          <w:color w:val="000000" w:themeColor="text1"/>
          <w:sz w:val="22"/>
          <w:szCs w:val="22"/>
        </w:rPr>
        <w:t>: Detalhe dos campos e das suas transformações da cd_garantias.gt017_report_biyr9520_bst</w:t>
      </w:r>
      <w:bookmarkEnd w:id="135"/>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4"/>
        <w:gridCol w:w="6803"/>
      </w:tblGrid>
      <w:tr w:rsidR="00244976" w:rsidRPr="00244976" w14:paraId="4B0653CC" w14:textId="77777777" w:rsidTr="00B935DB">
        <w:trPr>
          <w:trHeight w:val="290"/>
          <w:tblHeader/>
        </w:trPr>
        <w:tc>
          <w:tcPr>
            <w:tcW w:w="2194" w:type="dxa"/>
            <w:shd w:val="clear" w:color="auto" w:fill="FF0000"/>
            <w:noWrap/>
            <w:hideMark/>
          </w:tcPr>
          <w:p w14:paraId="200071D1" w14:textId="02394EE0" w:rsidR="00244976" w:rsidRPr="00244976" w:rsidRDefault="00B935DB" w:rsidP="00244976">
            <w:pPr>
              <w:rPr>
                <w:rFonts w:cs="Calibri"/>
                <w:b/>
                <w:bCs/>
                <w:color w:val="FFFFFF"/>
                <w:sz w:val="18"/>
                <w:szCs w:val="18"/>
                <w:lang w:val="en-US"/>
              </w:rPr>
            </w:pPr>
            <w:r>
              <w:rPr>
                <w:rFonts w:cs="Calibri"/>
                <w:b/>
                <w:bCs/>
                <w:color w:val="FFFFFF"/>
                <w:sz w:val="18"/>
                <w:szCs w:val="18"/>
                <w:lang w:val="en-US"/>
              </w:rPr>
              <w:t>Campos</w:t>
            </w:r>
            <w:r w:rsidR="00244976" w:rsidRPr="00244976">
              <w:rPr>
                <w:rFonts w:cs="Calibri"/>
                <w:b/>
                <w:bCs/>
                <w:color w:val="FFFFFF"/>
                <w:sz w:val="18"/>
                <w:szCs w:val="18"/>
                <w:lang w:val="en-US"/>
              </w:rPr>
              <w:t xml:space="preserve"> da </w:t>
            </w:r>
            <w:r w:rsidR="00244976" w:rsidRPr="00244976">
              <w:rPr>
                <w:rFonts w:cs="Calibri"/>
                <w:b/>
                <w:bCs/>
                <w:i/>
                <w:color w:val="FFFFFF"/>
                <w:sz w:val="18"/>
                <w:szCs w:val="18"/>
                <w:lang w:val="en-US"/>
              </w:rPr>
              <w:t>view</w:t>
            </w:r>
          </w:p>
          <w:p w14:paraId="549846AD" w14:textId="66D686BD" w:rsidR="00244976" w:rsidRPr="00244976" w:rsidRDefault="00244976" w:rsidP="00244976">
            <w:pPr>
              <w:rPr>
                <w:rFonts w:cs="Calibri"/>
                <w:color w:val="000000"/>
                <w:sz w:val="18"/>
                <w:szCs w:val="18"/>
              </w:rPr>
            </w:pPr>
            <w:r>
              <w:rPr>
                <w:rFonts w:cs="Calibri"/>
                <w:b/>
                <w:bCs/>
                <w:i/>
                <w:color w:val="FFFFFF"/>
                <w:sz w:val="18"/>
                <w:szCs w:val="18"/>
                <w:lang w:val="en-US"/>
              </w:rPr>
              <w:t>gt017</w:t>
            </w:r>
            <w:r w:rsidRPr="00244976">
              <w:rPr>
                <w:rFonts w:cs="Calibri"/>
                <w:b/>
                <w:bCs/>
                <w:i/>
                <w:color w:val="FFFFFF"/>
                <w:sz w:val="18"/>
                <w:szCs w:val="18"/>
                <w:lang w:val="en-US"/>
              </w:rPr>
              <w:t>_report_biyr95</w:t>
            </w:r>
            <w:r>
              <w:rPr>
                <w:rFonts w:cs="Calibri"/>
                <w:b/>
                <w:bCs/>
                <w:i/>
                <w:color w:val="FFFFFF"/>
                <w:sz w:val="18"/>
                <w:szCs w:val="18"/>
                <w:lang w:val="en-US"/>
              </w:rPr>
              <w:t>2</w:t>
            </w:r>
            <w:r w:rsidRPr="00244976">
              <w:rPr>
                <w:rFonts w:cs="Calibri"/>
                <w:b/>
                <w:bCs/>
                <w:i/>
                <w:color w:val="FFFFFF"/>
                <w:sz w:val="18"/>
                <w:szCs w:val="18"/>
                <w:lang w:val="en-US"/>
              </w:rPr>
              <w:t>0_bst</w:t>
            </w:r>
          </w:p>
        </w:tc>
        <w:tc>
          <w:tcPr>
            <w:tcW w:w="6803" w:type="dxa"/>
            <w:shd w:val="clear" w:color="auto" w:fill="FF0000"/>
            <w:noWrap/>
            <w:hideMark/>
          </w:tcPr>
          <w:p w14:paraId="70DC35BC" w14:textId="3FE0ED42" w:rsidR="00244976" w:rsidRPr="00244976" w:rsidRDefault="00244976" w:rsidP="00244976">
            <w:pPr>
              <w:rPr>
                <w:rFonts w:cs="Calibri"/>
                <w:color w:val="000000"/>
                <w:sz w:val="18"/>
                <w:szCs w:val="18"/>
              </w:rPr>
            </w:pPr>
            <w:r w:rsidRPr="00244976">
              <w:rPr>
                <w:rFonts w:cs="Calibri"/>
                <w:b/>
                <w:bCs/>
                <w:color w:val="FFFFFF"/>
                <w:sz w:val="18"/>
                <w:szCs w:val="18"/>
              </w:rPr>
              <w:t>Alterações a partir da tabela</w:t>
            </w:r>
            <w:r w:rsidRPr="00244976">
              <w:rPr>
                <w:rFonts w:cs="Calibri"/>
                <w:color w:val="000000"/>
                <w:sz w:val="18"/>
                <w:szCs w:val="18"/>
              </w:rPr>
              <w:t xml:space="preserve"> </w:t>
            </w:r>
            <w:r>
              <w:rPr>
                <w:rFonts w:cs="Calibri"/>
                <w:b/>
                <w:bCs/>
                <w:i/>
                <w:color w:val="FFFFFF"/>
                <w:sz w:val="18"/>
                <w:szCs w:val="18"/>
              </w:rPr>
              <w:t>gt017_report_biyr952</w:t>
            </w:r>
            <w:r w:rsidRPr="00244976">
              <w:rPr>
                <w:rFonts w:cs="Calibri"/>
                <w:b/>
                <w:bCs/>
                <w:i/>
                <w:color w:val="FFFFFF"/>
                <w:sz w:val="18"/>
                <w:szCs w:val="18"/>
              </w:rPr>
              <w:t>0</w:t>
            </w:r>
          </w:p>
        </w:tc>
      </w:tr>
      <w:tr w:rsidR="00244976" w:rsidRPr="00244976" w14:paraId="2819E98E" w14:textId="77777777" w:rsidTr="00244976">
        <w:trPr>
          <w:trHeight w:val="290"/>
        </w:trPr>
        <w:tc>
          <w:tcPr>
            <w:tcW w:w="2194" w:type="dxa"/>
            <w:shd w:val="clear" w:color="auto" w:fill="auto"/>
            <w:noWrap/>
            <w:hideMark/>
          </w:tcPr>
          <w:p w14:paraId="4CC9A588" w14:textId="77777777" w:rsidR="00244976" w:rsidRPr="00244976" w:rsidRDefault="00244976" w:rsidP="00244976">
            <w:pPr>
              <w:rPr>
                <w:rFonts w:cs="Calibri"/>
                <w:color w:val="000000"/>
                <w:sz w:val="18"/>
                <w:szCs w:val="18"/>
              </w:rPr>
            </w:pPr>
            <w:r w:rsidRPr="00244976">
              <w:rPr>
                <w:rFonts w:cs="Calibri"/>
                <w:color w:val="000000"/>
                <w:sz w:val="18"/>
                <w:szCs w:val="18"/>
              </w:rPr>
              <w:t>datdados</w:t>
            </w:r>
          </w:p>
        </w:tc>
        <w:tc>
          <w:tcPr>
            <w:tcW w:w="6803" w:type="dxa"/>
            <w:shd w:val="clear" w:color="auto" w:fill="auto"/>
            <w:noWrap/>
          </w:tcPr>
          <w:p w14:paraId="760B1500" w14:textId="77777777" w:rsidR="00244976" w:rsidRDefault="00244976"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231AA59" w14:textId="77777777" w:rsidR="00244976" w:rsidRDefault="00244976"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6EE025E0" w14:textId="6660C9DC" w:rsidR="00244976" w:rsidRPr="00244976" w:rsidRDefault="00244976" w:rsidP="00F63E90">
            <w:pPr>
              <w:pStyle w:val="ListParagraph"/>
              <w:numPr>
                <w:ilvl w:val="0"/>
                <w:numId w:val="57"/>
              </w:numPr>
              <w:ind w:left="357" w:hanging="357"/>
              <w:rPr>
                <w:rFonts w:cs="Calibri"/>
                <w:color w:val="000000"/>
                <w:sz w:val="18"/>
                <w:szCs w:val="18"/>
              </w:rPr>
            </w:pPr>
            <w:r w:rsidRPr="00244976">
              <w:rPr>
                <w:rFonts w:cs="Calibri"/>
                <w:color w:val="000000"/>
                <w:sz w:val="18"/>
                <w:szCs w:val="18"/>
              </w:rPr>
              <w:t>Caso o campo não esteja preenchido com 10 caracteres, é acrescentado ‘ ’ à esquerda, até perfazer o comprimento de campo desejado.</w:t>
            </w:r>
          </w:p>
        </w:tc>
      </w:tr>
      <w:tr w:rsidR="00E92418" w:rsidRPr="00244976" w14:paraId="2164AEA9" w14:textId="77777777" w:rsidTr="00244976">
        <w:trPr>
          <w:trHeight w:val="290"/>
        </w:trPr>
        <w:tc>
          <w:tcPr>
            <w:tcW w:w="2194" w:type="dxa"/>
            <w:shd w:val="clear" w:color="auto" w:fill="auto"/>
            <w:noWrap/>
            <w:hideMark/>
          </w:tcPr>
          <w:p w14:paraId="0521A4B6" w14:textId="77777777" w:rsidR="00E92418" w:rsidRPr="00244976" w:rsidRDefault="00E92418" w:rsidP="00E92418">
            <w:pPr>
              <w:rPr>
                <w:rFonts w:cs="Calibri"/>
                <w:color w:val="000000"/>
                <w:sz w:val="18"/>
                <w:szCs w:val="18"/>
              </w:rPr>
            </w:pPr>
            <w:r w:rsidRPr="00244976">
              <w:rPr>
                <w:rFonts w:cs="Calibri"/>
                <w:color w:val="000000"/>
                <w:sz w:val="18"/>
                <w:szCs w:val="18"/>
              </w:rPr>
              <w:t>empresabg</w:t>
            </w:r>
          </w:p>
        </w:tc>
        <w:tc>
          <w:tcPr>
            <w:tcW w:w="6803" w:type="dxa"/>
            <w:shd w:val="clear" w:color="auto" w:fill="auto"/>
            <w:noWrap/>
          </w:tcPr>
          <w:p w14:paraId="7BEF2AB6" w14:textId="77777777" w:rsidR="00E92418" w:rsidRPr="0067670C"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6B88F77" w14:textId="214682ED"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E92418" w:rsidRPr="00244976" w14:paraId="20F381E9" w14:textId="77777777" w:rsidTr="00244976">
        <w:trPr>
          <w:trHeight w:val="290"/>
        </w:trPr>
        <w:tc>
          <w:tcPr>
            <w:tcW w:w="2194" w:type="dxa"/>
            <w:shd w:val="clear" w:color="auto" w:fill="auto"/>
            <w:noWrap/>
            <w:hideMark/>
          </w:tcPr>
          <w:p w14:paraId="2E8D488F" w14:textId="77777777" w:rsidR="00E92418" w:rsidRPr="00244976" w:rsidRDefault="00E92418" w:rsidP="00E92418">
            <w:pPr>
              <w:rPr>
                <w:rFonts w:cs="Calibri"/>
                <w:color w:val="000000"/>
                <w:sz w:val="18"/>
                <w:szCs w:val="18"/>
              </w:rPr>
            </w:pPr>
            <w:r w:rsidRPr="00244976">
              <w:rPr>
                <w:rFonts w:cs="Calibri"/>
                <w:color w:val="000000"/>
                <w:sz w:val="18"/>
                <w:szCs w:val="18"/>
              </w:rPr>
              <w:t>cglobgar</w:t>
            </w:r>
          </w:p>
        </w:tc>
        <w:tc>
          <w:tcPr>
            <w:tcW w:w="6803" w:type="dxa"/>
            <w:shd w:val="clear" w:color="auto" w:fill="auto"/>
            <w:noWrap/>
          </w:tcPr>
          <w:p w14:paraId="29198CD9"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43D3700" w14:textId="77777777" w:rsidR="00E92418" w:rsidRPr="0067670C"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D257481" w14:textId="4B73D07E"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9 caracteres, é acrescentado o dígito ‘0’ à esquerda, até perfazer o comprimento de campo desejado.</w:t>
            </w:r>
          </w:p>
        </w:tc>
      </w:tr>
      <w:tr w:rsidR="00E92418" w:rsidRPr="00244976" w14:paraId="39FA42C0" w14:textId="77777777" w:rsidTr="00244976">
        <w:trPr>
          <w:trHeight w:val="290"/>
        </w:trPr>
        <w:tc>
          <w:tcPr>
            <w:tcW w:w="2194" w:type="dxa"/>
            <w:shd w:val="clear" w:color="auto" w:fill="auto"/>
            <w:noWrap/>
            <w:hideMark/>
          </w:tcPr>
          <w:p w14:paraId="38CB83AA" w14:textId="77777777" w:rsidR="00E92418" w:rsidRPr="00244976" w:rsidRDefault="00E92418" w:rsidP="00E92418">
            <w:pPr>
              <w:rPr>
                <w:rFonts w:cs="Calibri"/>
                <w:color w:val="000000"/>
                <w:sz w:val="18"/>
                <w:szCs w:val="18"/>
              </w:rPr>
            </w:pPr>
            <w:r w:rsidRPr="00244976">
              <w:rPr>
                <w:rFonts w:cs="Calibri"/>
                <w:color w:val="000000"/>
                <w:sz w:val="18"/>
                <w:szCs w:val="18"/>
              </w:rPr>
              <w:t>dtavalia</w:t>
            </w:r>
          </w:p>
        </w:tc>
        <w:tc>
          <w:tcPr>
            <w:tcW w:w="6803" w:type="dxa"/>
            <w:shd w:val="clear" w:color="auto" w:fill="auto"/>
            <w:noWrap/>
          </w:tcPr>
          <w:p w14:paraId="4C935B54"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C238978"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7286D730" w14:textId="0A5DA646"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10 caracteres, é acrescentado ‘ ’ à esquerda, até perfazer o comprimento de campo desejado.</w:t>
            </w:r>
          </w:p>
        </w:tc>
      </w:tr>
      <w:tr w:rsidR="00E92418" w:rsidRPr="00244976" w14:paraId="1A09E9EE" w14:textId="77777777" w:rsidTr="00244976">
        <w:trPr>
          <w:trHeight w:val="290"/>
        </w:trPr>
        <w:tc>
          <w:tcPr>
            <w:tcW w:w="2194" w:type="dxa"/>
            <w:shd w:val="clear" w:color="auto" w:fill="auto"/>
            <w:noWrap/>
            <w:hideMark/>
          </w:tcPr>
          <w:p w14:paraId="50DF9265" w14:textId="77777777" w:rsidR="00E92418" w:rsidRPr="00244976" w:rsidRDefault="00E92418" w:rsidP="00E92418">
            <w:pPr>
              <w:rPr>
                <w:rFonts w:cs="Calibri"/>
                <w:color w:val="000000"/>
                <w:sz w:val="18"/>
                <w:szCs w:val="18"/>
              </w:rPr>
            </w:pPr>
            <w:r w:rsidRPr="00244976">
              <w:rPr>
                <w:rFonts w:cs="Calibri"/>
                <w:color w:val="000000"/>
                <w:sz w:val="18"/>
                <w:szCs w:val="18"/>
              </w:rPr>
              <w:t>entaval</w:t>
            </w:r>
          </w:p>
        </w:tc>
        <w:tc>
          <w:tcPr>
            <w:tcW w:w="6803" w:type="dxa"/>
            <w:shd w:val="clear" w:color="auto" w:fill="auto"/>
            <w:noWrap/>
          </w:tcPr>
          <w:p w14:paraId="197EF7CA"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C0013F2" w14:textId="183152E5"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40 caracteres, é acrescentado ‘ ’ à esquerda, até perfazer o comprimento de campo desejado.</w:t>
            </w:r>
          </w:p>
        </w:tc>
      </w:tr>
      <w:tr w:rsidR="00E92418" w:rsidRPr="00244976" w14:paraId="0670F2C8" w14:textId="77777777" w:rsidTr="00244976">
        <w:trPr>
          <w:trHeight w:val="290"/>
        </w:trPr>
        <w:tc>
          <w:tcPr>
            <w:tcW w:w="2194" w:type="dxa"/>
            <w:shd w:val="clear" w:color="auto" w:fill="auto"/>
            <w:noWrap/>
            <w:hideMark/>
          </w:tcPr>
          <w:p w14:paraId="09602016" w14:textId="77777777" w:rsidR="00E92418" w:rsidRPr="00244976" w:rsidRDefault="00E92418" w:rsidP="00E92418">
            <w:pPr>
              <w:rPr>
                <w:rFonts w:cs="Calibri"/>
                <w:color w:val="000000"/>
                <w:sz w:val="18"/>
                <w:szCs w:val="18"/>
              </w:rPr>
            </w:pPr>
            <w:r w:rsidRPr="00244976">
              <w:rPr>
                <w:rFonts w:cs="Calibri"/>
                <w:color w:val="000000"/>
                <w:sz w:val="18"/>
                <w:szCs w:val="18"/>
              </w:rPr>
              <w:t>mavalia</w:t>
            </w:r>
          </w:p>
        </w:tc>
        <w:tc>
          <w:tcPr>
            <w:tcW w:w="6803" w:type="dxa"/>
            <w:shd w:val="clear" w:color="auto" w:fill="auto"/>
            <w:noWrap/>
          </w:tcPr>
          <w:p w14:paraId="5533CAEC" w14:textId="77777777" w:rsidR="00E92418" w:rsidRDefault="00E92418"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3EFCAB2F" w14:textId="4AFF3728"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7E3FEFAE" w14:textId="77777777" w:rsidR="00E92418" w:rsidRDefault="00E92418"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47BBB08D" w14:textId="7BC716C1"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 xml:space="preserve">Caso o campo não esteja preenchido com </w:t>
            </w:r>
            <w:r>
              <w:rPr>
                <w:rFonts w:cs="Calibri"/>
                <w:color w:val="000000"/>
                <w:sz w:val="18"/>
                <w:szCs w:val="18"/>
              </w:rPr>
              <w:t>17</w:t>
            </w:r>
            <w:r w:rsidRPr="00E92418">
              <w:rPr>
                <w:rFonts w:cs="Calibri"/>
                <w:color w:val="000000"/>
                <w:sz w:val="18"/>
                <w:szCs w:val="18"/>
              </w:rPr>
              <w:t xml:space="preserve"> caracteres, é acrescentado o dígito ‘0 ’ à esquerda, até perfazer o comprimento de campo desejado.</w:t>
            </w:r>
          </w:p>
        </w:tc>
      </w:tr>
      <w:tr w:rsidR="00E92418" w:rsidRPr="00244976" w14:paraId="7FEA97CB" w14:textId="77777777" w:rsidTr="00244976">
        <w:trPr>
          <w:trHeight w:val="290"/>
        </w:trPr>
        <w:tc>
          <w:tcPr>
            <w:tcW w:w="2194" w:type="dxa"/>
            <w:shd w:val="clear" w:color="auto" w:fill="auto"/>
            <w:noWrap/>
            <w:hideMark/>
          </w:tcPr>
          <w:p w14:paraId="361EA92A" w14:textId="77777777" w:rsidR="00E92418" w:rsidRPr="00244976" w:rsidRDefault="00E92418" w:rsidP="00E92418">
            <w:pPr>
              <w:rPr>
                <w:rFonts w:cs="Calibri"/>
                <w:color w:val="000000"/>
                <w:sz w:val="18"/>
                <w:szCs w:val="18"/>
              </w:rPr>
            </w:pPr>
            <w:r w:rsidRPr="00244976">
              <w:rPr>
                <w:rFonts w:cs="Calibri"/>
                <w:color w:val="000000"/>
                <w:sz w:val="18"/>
                <w:szCs w:val="18"/>
              </w:rPr>
              <w:t>dtultmod</w:t>
            </w:r>
          </w:p>
        </w:tc>
        <w:tc>
          <w:tcPr>
            <w:tcW w:w="6803" w:type="dxa"/>
            <w:shd w:val="clear" w:color="auto" w:fill="auto"/>
            <w:noWrap/>
          </w:tcPr>
          <w:p w14:paraId="78915BE2"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B7EF6E4"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514C872D" w14:textId="50D28A87"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10 caracteres, é acrescentado ‘ ’ à esquerda, até perfazer o comprimento de campo desejado.</w:t>
            </w:r>
          </w:p>
        </w:tc>
      </w:tr>
      <w:tr w:rsidR="00E92418" w:rsidRPr="00244976" w14:paraId="70860C75" w14:textId="77777777" w:rsidTr="00244976">
        <w:trPr>
          <w:trHeight w:val="290"/>
        </w:trPr>
        <w:tc>
          <w:tcPr>
            <w:tcW w:w="2194" w:type="dxa"/>
            <w:shd w:val="clear" w:color="auto" w:fill="auto"/>
            <w:noWrap/>
            <w:hideMark/>
          </w:tcPr>
          <w:p w14:paraId="65CE4DC4" w14:textId="77777777" w:rsidR="00E92418" w:rsidRPr="00244976" w:rsidRDefault="00E92418" w:rsidP="00E92418">
            <w:pPr>
              <w:rPr>
                <w:rFonts w:cs="Calibri"/>
                <w:color w:val="000000"/>
                <w:sz w:val="18"/>
                <w:szCs w:val="18"/>
              </w:rPr>
            </w:pPr>
            <w:r w:rsidRPr="00244976">
              <w:rPr>
                <w:rFonts w:cs="Calibri"/>
                <w:color w:val="000000"/>
                <w:sz w:val="18"/>
                <w:szCs w:val="18"/>
              </w:rPr>
              <w:t>cempresa</w:t>
            </w:r>
          </w:p>
        </w:tc>
        <w:tc>
          <w:tcPr>
            <w:tcW w:w="6803" w:type="dxa"/>
            <w:shd w:val="clear" w:color="auto" w:fill="auto"/>
            <w:noWrap/>
          </w:tcPr>
          <w:p w14:paraId="4CC1D4A3"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30751CC"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68A3E55" w14:textId="75EFDBCE"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2 caracteres, é acrescentado ‘ ’ à esquerda, até perfazer o comprimento de campo desejado.</w:t>
            </w:r>
          </w:p>
        </w:tc>
      </w:tr>
      <w:tr w:rsidR="00E92418" w:rsidRPr="00244976" w14:paraId="4F366F10" w14:textId="77777777" w:rsidTr="00244976">
        <w:trPr>
          <w:trHeight w:val="290"/>
        </w:trPr>
        <w:tc>
          <w:tcPr>
            <w:tcW w:w="2194" w:type="dxa"/>
            <w:shd w:val="clear" w:color="auto" w:fill="auto"/>
            <w:noWrap/>
            <w:hideMark/>
          </w:tcPr>
          <w:p w14:paraId="6198CC94" w14:textId="77777777" w:rsidR="00E92418" w:rsidRPr="00244976" w:rsidRDefault="00E92418" w:rsidP="00E92418">
            <w:pPr>
              <w:rPr>
                <w:rFonts w:cs="Calibri"/>
                <w:color w:val="000000"/>
                <w:sz w:val="18"/>
                <w:szCs w:val="18"/>
              </w:rPr>
            </w:pPr>
            <w:r w:rsidRPr="00244976">
              <w:rPr>
                <w:rFonts w:cs="Calibri"/>
                <w:color w:val="000000"/>
                <w:sz w:val="18"/>
                <w:szCs w:val="18"/>
              </w:rPr>
              <w:t>cbalcao</w:t>
            </w:r>
          </w:p>
        </w:tc>
        <w:tc>
          <w:tcPr>
            <w:tcW w:w="6803" w:type="dxa"/>
            <w:shd w:val="clear" w:color="auto" w:fill="auto"/>
            <w:noWrap/>
          </w:tcPr>
          <w:p w14:paraId="79BA2C14"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639F732"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DED2F25" w14:textId="1D14C56B"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4 caracteres, é acrescentado ‘ ’ à esquerda, até perfazer o comprimento de campo desejado.</w:t>
            </w:r>
          </w:p>
        </w:tc>
      </w:tr>
      <w:tr w:rsidR="00E92418" w:rsidRPr="00244976" w14:paraId="5DE34C37" w14:textId="77777777" w:rsidTr="00244976">
        <w:trPr>
          <w:trHeight w:val="290"/>
        </w:trPr>
        <w:tc>
          <w:tcPr>
            <w:tcW w:w="2194" w:type="dxa"/>
            <w:shd w:val="clear" w:color="auto" w:fill="auto"/>
            <w:noWrap/>
            <w:hideMark/>
          </w:tcPr>
          <w:p w14:paraId="764FA3BB" w14:textId="77777777" w:rsidR="00E92418" w:rsidRPr="00244976" w:rsidRDefault="00E92418" w:rsidP="00E92418">
            <w:pPr>
              <w:rPr>
                <w:rFonts w:cs="Calibri"/>
                <w:color w:val="000000"/>
                <w:sz w:val="18"/>
                <w:szCs w:val="18"/>
              </w:rPr>
            </w:pPr>
            <w:r w:rsidRPr="00244976">
              <w:rPr>
                <w:rFonts w:cs="Calibri"/>
                <w:color w:val="000000"/>
                <w:sz w:val="18"/>
                <w:szCs w:val="18"/>
              </w:rPr>
              <w:t>cnumcta</w:t>
            </w:r>
          </w:p>
        </w:tc>
        <w:tc>
          <w:tcPr>
            <w:tcW w:w="6803" w:type="dxa"/>
            <w:shd w:val="clear" w:color="auto" w:fill="auto"/>
            <w:noWrap/>
          </w:tcPr>
          <w:p w14:paraId="562A6510"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37404A9"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84944DA" w14:textId="04E385D0"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11 caracteres, é acrescentado ‘ ’ à esquerda, até perfazer o comprimento de campo desejado.</w:t>
            </w:r>
          </w:p>
        </w:tc>
      </w:tr>
      <w:tr w:rsidR="00E92418" w:rsidRPr="00244976" w14:paraId="6AE794C2" w14:textId="77777777" w:rsidTr="00244976">
        <w:trPr>
          <w:trHeight w:val="290"/>
        </w:trPr>
        <w:tc>
          <w:tcPr>
            <w:tcW w:w="2194" w:type="dxa"/>
            <w:shd w:val="clear" w:color="auto" w:fill="auto"/>
            <w:noWrap/>
            <w:hideMark/>
          </w:tcPr>
          <w:p w14:paraId="73EFBED5" w14:textId="77777777" w:rsidR="00E92418" w:rsidRPr="00244976" w:rsidRDefault="00E92418" w:rsidP="00E92418">
            <w:pPr>
              <w:rPr>
                <w:rFonts w:cs="Calibri"/>
                <w:color w:val="000000"/>
                <w:sz w:val="18"/>
                <w:szCs w:val="18"/>
              </w:rPr>
            </w:pPr>
            <w:r w:rsidRPr="00244976">
              <w:rPr>
                <w:rFonts w:cs="Calibri"/>
                <w:color w:val="000000"/>
                <w:sz w:val="18"/>
                <w:szCs w:val="18"/>
              </w:rPr>
              <w:t>zcaucao</w:t>
            </w:r>
          </w:p>
        </w:tc>
        <w:tc>
          <w:tcPr>
            <w:tcW w:w="6803" w:type="dxa"/>
            <w:shd w:val="clear" w:color="auto" w:fill="auto"/>
            <w:noWrap/>
          </w:tcPr>
          <w:p w14:paraId="12233C7B"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CD405E9"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F78DDF3" w14:textId="703686AE" w:rsidR="00E92418" w:rsidRPr="00CF35EB"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10 caracteres, é acrescentado ‘ ’ à esquerda, até perfazer o comprimento de campo desejado.</w:t>
            </w:r>
          </w:p>
        </w:tc>
      </w:tr>
      <w:tr w:rsidR="00E92418" w:rsidRPr="00244976" w14:paraId="5B1461DE" w14:textId="77777777" w:rsidTr="00244976">
        <w:trPr>
          <w:trHeight w:val="290"/>
        </w:trPr>
        <w:tc>
          <w:tcPr>
            <w:tcW w:w="2194" w:type="dxa"/>
            <w:shd w:val="clear" w:color="auto" w:fill="auto"/>
            <w:noWrap/>
            <w:hideMark/>
          </w:tcPr>
          <w:p w14:paraId="5142BC61" w14:textId="77777777" w:rsidR="00E92418" w:rsidRPr="00244976" w:rsidRDefault="00E92418" w:rsidP="00E92418">
            <w:pPr>
              <w:rPr>
                <w:rFonts w:cs="Calibri"/>
                <w:color w:val="000000"/>
                <w:sz w:val="18"/>
                <w:szCs w:val="18"/>
              </w:rPr>
            </w:pPr>
            <w:r w:rsidRPr="00244976">
              <w:rPr>
                <w:rFonts w:cs="Calibri"/>
                <w:color w:val="000000"/>
                <w:sz w:val="18"/>
                <w:szCs w:val="18"/>
              </w:rPr>
              <w:t>centidad</w:t>
            </w:r>
          </w:p>
        </w:tc>
        <w:tc>
          <w:tcPr>
            <w:tcW w:w="6803" w:type="dxa"/>
            <w:shd w:val="clear" w:color="auto" w:fill="auto"/>
            <w:noWrap/>
          </w:tcPr>
          <w:p w14:paraId="3ED28A3B"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E0DD60C"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841B048" w14:textId="7AE7B023"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3 caracteres, é acrescentado ‘ ’ à esquerda, até perfazer o comprimento de campo desejado.</w:t>
            </w:r>
          </w:p>
        </w:tc>
      </w:tr>
      <w:tr w:rsidR="00E92418" w:rsidRPr="00244976" w14:paraId="01F2BFEF" w14:textId="77777777" w:rsidTr="00244976">
        <w:trPr>
          <w:trHeight w:val="290"/>
        </w:trPr>
        <w:tc>
          <w:tcPr>
            <w:tcW w:w="2194" w:type="dxa"/>
            <w:shd w:val="clear" w:color="auto" w:fill="auto"/>
            <w:noWrap/>
            <w:hideMark/>
          </w:tcPr>
          <w:p w14:paraId="37FB65D4" w14:textId="77777777" w:rsidR="00E92418" w:rsidRPr="00244976" w:rsidRDefault="00E92418" w:rsidP="00E92418">
            <w:pPr>
              <w:rPr>
                <w:rFonts w:cs="Calibri"/>
                <w:color w:val="000000"/>
                <w:sz w:val="18"/>
                <w:szCs w:val="18"/>
              </w:rPr>
            </w:pPr>
            <w:r w:rsidRPr="00244976">
              <w:rPr>
                <w:rFonts w:cs="Calibri"/>
                <w:color w:val="000000"/>
                <w:sz w:val="18"/>
                <w:szCs w:val="18"/>
              </w:rPr>
              <w:t>caplic</w:t>
            </w:r>
          </w:p>
        </w:tc>
        <w:tc>
          <w:tcPr>
            <w:tcW w:w="6803" w:type="dxa"/>
            <w:shd w:val="clear" w:color="auto" w:fill="auto"/>
            <w:noWrap/>
          </w:tcPr>
          <w:p w14:paraId="3391938D"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2D666C8"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27E4A3C" w14:textId="1CC4BF82"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3 caracteres, é acrescentado ‘ ’ à esquerda, até perfazer o comprimento de campo desejado.</w:t>
            </w:r>
          </w:p>
        </w:tc>
      </w:tr>
      <w:tr w:rsidR="00E92418" w:rsidRPr="00244976" w14:paraId="3B559BD2" w14:textId="77777777" w:rsidTr="00244976">
        <w:trPr>
          <w:trHeight w:val="290"/>
        </w:trPr>
        <w:tc>
          <w:tcPr>
            <w:tcW w:w="2194" w:type="dxa"/>
            <w:shd w:val="clear" w:color="auto" w:fill="auto"/>
            <w:noWrap/>
            <w:hideMark/>
          </w:tcPr>
          <w:p w14:paraId="58B9E906" w14:textId="77777777" w:rsidR="00E92418" w:rsidRPr="00244976" w:rsidRDefault="00E92418" w:rsidP="00E92418">
            <w:pPr>
              <w:rPr>
                <w:rFonts w:cs="Calibri"/>
                <w:color w:val="000000"/>
                <w:sz w:val="18"/>
                <w:szCs w:val="18"/>
              </w:rPr>
            </w:pPr>
            <w:r w:rsidRPr="00244976">
              <w:rPr>
                <w:rFonts w:cs="Calibri"/>
                <w:color w:val="000000"/>
                <w:sz w:val="18"/>
                <w:szCs w:val="18"/>
              </w:rPr>
              <w:lastRenderedPageBreak/>
              <w:t>isin</w:t>
            </w:r>
          </w:p>
        </w:tc>
        <w:tc>
          <w:tcPr>
            <w:tcW w:w="6803" w:type="dxa"/>
            <w:shd w:val="clear" w:color="auto" w:fill="auto"/>
            <w:noWrap/>
          </w:tcPr>
          <w:p w14:paraId="72EB3489"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44B7244"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F2D63AB" w14:textId="0558F71C"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12 caracteres, é acrescentado ‘ ’ à esquerda, até perfazer o comprimento de campo desejado.</w:t>
            </w:r>
          </w:p>
        </w:tc>
      </w:tr>
      <w:tr w:rsidR="00E92418" w:rsidRPr="00244976" w14:paraId="2EA43E47" w14:textId="77777777" w:rsidTr="00244976">
        <w:trPr>
          <w:trHeight w:val="290"/>
        </w:trPr>
        <w:tc>
          <w:tcPr>
            <w:tcW w:w="2194" w:type="dxa"/>
            <w:shd w:val="clear" w:color="auto" w:fill="auto"/>
            <w:noWrap/>
            <w:hideMark/>
          </w:tcPr>
          <w:p w14:paraId="5E479523" w14:textId="77777777" w:rsidR="00E92418" w:rsidRPr="00244976" w:rsidRDefault="00E92418" w:rsidP="00E92418">
            <w:pPr>
              <w:rPr>
                <w:rFonts w:cs="Calibri"/>
                <w:color w:val="000000"/>
                <w:sz w:val="18"/>
                <w:szCs w:val="18"/>
              </w:rPr>
            </w:pPr>
            <w:r w:rsidRPr="00244976">
              <w:rPr>
                <w:rFonts w:cs="Calibri"/>
                <w:color w:val="000000"/>
                <w:sz w:val="18"/>
                <w:szCs w:val="18"/>
              </w:rPr>
              <w:t>tipvalor</w:t>
            </w:r>
          </w:p>
        </w:tc>
        <w:tc>
          <w:tcPr>
            <w:tcW w:w="6803" w:type="dxa"/>
            <w:shd w:val="clear" w:color="auto" w:fill="auto"/>
            <w:noWrap/>
          </w:tcPr>
          <w:p w14:paraId="19FF23FC" w14:textId="77777777" w:rsidR="00E92418" w:rsidRPr="0067670C"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B315559" w14:textId="72EE836D"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E92418" w:rsidRPr="00244976" w14:paraId="53CAF56A" w14:textId="77777777" w:rsidTr="00244976">
        <w:trPr>
          <w:trHeight w:val="290"/>
        </w:trPr>
        <w:tc>
          <w:tcPr>
            <w:tcW w:w="2194" w:type="dxa"/>
            <w:shd w:val="clear" w:color="auto" w:fill="auto"/>
            <w:noWrap/>
            <w:hideMark/>
          </w:tcPr>
          <w:p w14:paraId="6DF608E0" w14:textId="77777777" w:rsidR="00E92418" w:rsidRPr="00244976" w:rsidRDefault="00E92418" w:rsidP="00E92418">
            <w:pPr>
              <w:rPr>
                <w:rFonts w:cs="Calibri"/>
                <w:color w:val="000000"/>
                <w:sz w:val="18"/>
                <w:szCs w:val="18"/>
              </w:rPr>
            </w:pPr>
            <w:r w:rsidRPr="00244976">
              <w:rPr>
                <w:rFonts w:cs="Calibri"/>
                <w:color w:val="000000"/>
                <w:sz w:val="18"/>
                <w:szCs w:val="18"/>
              </w:rPr>
              <w:t>tipgarant</w:t>
            </w:r>
          </w:p>
        </w:tc>
        <w:tc>
          <w:tcPr>
            <w:tcW w:w="6803" w:type="dxa"/>
            <w:shd w:val="clear" w:color="auto" w:fill="auto"/>
            <w:noWrap/>
          </w:tcPr>
          <w:p w14:paraId="70C26C00" w14:textId="77777777" w:rsidR="00E92418" w:rsidRPr="0067670C"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12BF6679" w14:textId="1758ABC6"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E92418" w:rsidRPr="00244976" w14:paraId="3ADA956F" w14:textId="77777777" w:rsidTr="00244976">
        <w:trPr>
          <w:trHeight w:val="290"/>
        </w:trPr>
        <w:tc>
          <w:tcPr>
            <w:tcW w:w="2194" w:type="dxa"/>
            <w:shd w:val="clear" w:color="auto" w:fill="auto"/>
            <w:noWrap/>
            <w:hideMark/>
          </w:tcPr>
          <w:p w14:paraId="2C35CBF6" w14:textId="77777777" w:rsidR="00E92418" w:rsidRPr="00244976" w:rsidRDefault="00E92418" w:rsidP="00E92418">
            <w:pPr>
              <w:rPr>
                <w:rFonts w:cs="Calibri"/>
                <w:color w:val="000000"/>
                <w:sz w:val="18"/>
                <w:szCs w:val="18"/>
              </w:rPr>
            </w:pPr>
            <w:r w:rsidRPr="00244976">
              <w:rPr>
                <w:rFonts w:cs="Calibri"/>
                <w:color w:val="000000"/>
                <w:sz w:val="18"/>
                <w:szCs w:val="18"/>
              </w:rPr>
              <w:t>divisa</w:t>
            </w:r>
          </w:p>
        </w:tc>
        <w:tc>
          <w:tcPr>
            <w:tcW w:w="6803" w:type="dxa"/>
            <w:shd w:val="clear" w:color="auto" w:fill="auto"/>
            <w:noWrap/>
          </w:tcPr>
          <w:p w14:paraId="6FEE8C27" w14:textId="77777777" w:rsidR="00E92418" w:rsidRPr="0067670C"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6DE57CA" w14:textId="63E42225"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3 caracteres, é acrescentado o dígito ‘0’ à esquerda, até perfazer o comprimento de campo desejado.</w:t>
            </w:r>
          </w:p>
        </w:tc>
      </w:tr>
      <w:tr w:rsidR="00E92418" w:rsidRPr="00244976" w14:paraId="338C934E" w14:textId="77777777" w:rsidTr="00244976">
        <w:trPr>
          <w:trHeight w:val="290"/>
        </w:trPr>
        <w:tc>
          <w:tcPr>
            <w:tcW w:w="2194" w:type="dxa"/>
            <w:shd w:val="clear" w:color="auto" w:fill="auto"/>
            <w:noWrap/>
            <w:hideMark/>
          </w:tcPr>
          <w:p w14:paraId="6EA38DE0" w14:textId="77777777" w:rsidR="00E92418" w:rsidRPr="00244976" w:rsidRDefault="00E92418" w:rsidP="00E92418">
            <w:pPr>
              <w:rPr>
                <w:rFonts w:cs="Calibri"/>
                <w:color w:val="000000"/>
                <w:sz w:val="18"/>
                <w:szCs w:val="18"/>
              </w:rPr>
            </w:pPr>
            <w:r w:rsidRPr="00244976">
              <w:rPr>
                <w:rFonts w:cs="Calibri"/>
                <w:color w:val="000000"/>
                <w:sz w:val="18"/>
                <w:szCs w:val="18"/>
              </w:rPr>
              <w:t>tipgarbl</w:t>
            </w:r>
          </w:p>
        </w:tc>
        <w:tc>
          <w:tcPr>
            <w:tcW w:w="6803" w:type="dxa"/>
            <w:shd w:val="clear" w:color="auto" w:fill="auto"/>
            <w:noWrap/>
          </w:tcPr>
          <w:p w14:paraId="19CA6863"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513683A" w14:textId="77777777" w:rsidR="00E92418" w:rsidRPr="0067670C"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1386C051" w14:textId="54921D69"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E92418" w:rsidRPr="00244976" w14:paraId="43E69C61" w14:textId="77777777" w:rsidTr="00244976">
        <w:trPr>
          <w:trHeight w:val="290"/>
        </w:trPr>
        <w:tc>
          <w:tcPr>
            <w:tcW w:w="2194" w:type="dxa"/>
            <w:shd w:val="clear" w:color="auto" w:fill="auto"/>
            <w:noWrap/>
            <w:hideMark/>
          </w:tcPr>
          <w:p w14:paraId="32FBF3CC" w14:textId="77777777" w:rsidR="00E92418" w:rsidRPr="00244976" w:rsidRDefault="00E92418" w:rsidP="00E92418">
            <w:pPr>
              <w:rPr>
                <w:rFonts w:cs="Calibri"/>
                <w:color w:val="000000"/>
                <w:sz w:val="18"/>
                <w:szCs w:val="18"/>
              </w:rPr>
            </w:pPr>
            <w:r w:rsidRPr="00244976">
              <w:rPr>
                <w:rFonts w:cs="Calibri"/>
                <w:color w:val="000000"/>
                <w:sz w:val="18"/>
                <w:szCs w:val="18"/>
              </w:rPr>
              <w:t>coravgp</w:t>
            </w:r>
          </w:p>
        </w:tc>
        <w:tc>
          <w:tcPr>
            <w:tcW w:w="6803" w:type="dxa"/>
            <w:shd w:val="clear" w:color="auto" w:fill="auto"/>
            <w:noWrap/>
          </w:tcPr>
          <w:p w14:paraId="4B477EBB"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0D5A2C7" w14:textId="77777777" w:rsidR="00E92418" w:rsidRPr="0067670C"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06C4B87F" w14:textId="302A12ED"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3 caracteres, é acrescentado o dígito ‘0’ à esquerda, até perfazer o comprimento de campo desejado.</w:t>
            </w:r>
          </w:p>
        </w:tc>
      </w:tr>
      <w:tr w:rsidR="00E92418" w:rsidRPr="00244976" w14:paraId="55486D64" w14:textId="77777777" w:rsidTr="00244976">
        <w:trPr>
          <w:trHeight w:val="290"/>
        </w:trPr>
        <w:tc>
          <w:tcPr>
            <w:tcW w:w="2194" w:type="dxa"/>
            <w:shd w:val="clear" w:color="auto" w:fill="auto"/>
            <w:noWrap/>
            <w:hideMark/>
          </w:tcPr>
          <w:p w14:paraId="010A1094" w14:textId="77777777" w:rsidR="00E92418" w:rsidRPr="00244976" w:rsidRDefault="00E92418" w:rsidP="00E92418">
            <w:pPr>
              <w:rPr>
                <w:rFonts w:cs="Calibri"/>
                <w:color w:val="000000"/>
                <w:sz w:val="18"/>
                <w:szCs w:val="18"/>
              </w:rPr>
            </w:pPr>
            <w:r w:rsidRPr="00244976">
              <w:rPr>
                <w:rFonts w:cs="Calibri"/>
                <w:color w:val="000000"/>
                <w:sz w:val="18"/>
                <w:szCs w:val="18"/>
              </w:rPr>
              <w:t>ctipreavl</w:t>
            </w:r>
          </w:p>
        </w:tc>
        <w:tc>
          <w:tcPr>
            <w:tcW w:w="6803" w:type="dxa"/>
            <w:shd w:val="clear" w:color="auto" w:fill="auto"/>
            <w:noWrap/>
          </w:tcPr>
          <w:p w14:paraId="2AC4C400"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99FF8C8"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A2AC159" w14:textId="5C96F787"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 caracter, é acrescentado ‘ ’ à esquerda, até perfazer o comprimento de campo desejado.</w:t>
            </w:r>
          </w:p>
        </w:tc>
      </w:tr>
      <w:tr w:rsidR="00E92418" w:rsidRPr="00244976" w14:paraId="76F5F1B3" w14:textId="77777777" w:rsidTr="00244976">
        <w:trPr>
          <w:trHeight w:val="290"/>
        </w:trPr>
        <w:tc>
          <w:tcPr>
            <w:tcW w:w="2194" w:type="dxa"/>
            <w:shd w:val="clear" w:color="auto" w:fill="auto"/>
            <w:noWrap/>
            <w:hideMark/>
          </w:tcPr>
          <w:p w14:paraId="569976A9" w14:textId="77777777" w:rsidR="00E92418" w:rsidRPr="00244976" w:rsidRDefault="00E92418" w:rsidP="00E92418">
            <w:pPr>
              <w:rPr>
                <w:rFonts w:cs="Calibri"/>
                <w:color w:val="000000"/>
                <w:sz w:val="18"/>
                <w:szCs w:val="18"/>
              </w:rPr>
            </w:pPr>
            <w:r w:rsidRPr="00244976">
              <w:rPr>
                <w:rFonts w:cs="Calibri"/>
                <w:color w:val="000000"/>
                <w:sz w:val="18"/>
                <w:szCs w:val="18"/>
              </w:rPr>
              <w:t>tipgarbg</w:t>
            </w:r>
          </w:p>
        </w:tc>
        <w:tc>
          <w:tcPr>
            <w:tcW w:w="6803" w:type="dxa"/>
            <w:shd w:val="clear" w:color="auto" w:fill="auto"/>
            <w:noWrap/>
          </w:tcPr>
          <w:p w14:paraId="586A095C" w14:textId="601E77FB"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E92418" w:rsidRPr="00244976" w14:paraId="79379674" w14:textId="77777777" w:rsidTr="00244976">
        <w:trPr>
          <w:trHeight w:val="290"/>
        </w:trPr>
        <w:tc>
          <w:tcPr>
            <w:tcW w:w="2194" w:type="dxa"/>
            <w:shd w:val="clear" w:color="auto" w:fill="auto"/>
            <w:noWrap/>
            <w:hideMark/>
          </w:tcPr>
          <w:p w14:paraId="544653B7" w14:textId="77777777" w:rsidR="00E92418" w:rsidRPr="00244976" w:rsidRDefault="00E92418" w:rsidP="00E92418">
            <w:pPr>
              <w:rPr>
                <w:rFonts w:cs="Calibri"/>
                <w:color w:val="000000"/>
                <w:sz w:val="18"/>
                <w:szCs w:val="18"/>
              </w:rPr>
            </w:pPr>
            <w:r w:rsidRPr="00244976">
              <w:rPr>
                <w:rFonts w:cs="Calibri"/>
                <w:color w:val="000000"/>
                <w:sz w:val="18"/>
                <w:szCs w:val="18"/>
              </w:rPr>
              <w:t>iact_gp</w:t>
            </w:r>
          </w:p>
        </w:tc>
        <w:tc>
          <w:tcPr>
            <w:tcW w:w="6803" w:type="dxa"/>
            <w:shd w:val="clear" w:color="auto" w:fill="auto"/>
            <w:noWrap/>
          </w:tcPr>
          <w:p w14:paraId="41B8A397"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368A687"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9067EB4" w14:textId="40C97E9B"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 caracter, é acrescentado ‘ ’ à esquerda, até perfazer o comprimento de campo desejado.</w:t>
            </w:r>
          </w:p>
        </w:tc>
      </w:tr>
    </w:tbl>
    <w:p w14:paraId="7F916669" w14:textId="77777777" w:rsidR="00244976" w:rsidRPr="00244976" w:rsidRDefault="00244976" w:rsidP="00735709">
      <w:pPr>
        <w:jc w:val="both"/>
        <w:rPr>
          <w:rFonts w:cs="Calibri"/>
        </w:rPr>
      </w:pPr>
    </w:p>
    <w:p w14:paraId="5D120124" w14:textId="77777777" w:rsidR="00735709" w:rsidRPr="00735709" w:rsidRDefault="00735709" w:rsidP="00735709"/>
    <w:p w14:paraId="167809B6" w14:textId="561735E6" w:rsidR="008B6B55" w:rsidRPr="00AA4469" w:rsidRDefault="008B6B55" w:rsidP="00666790">
      <w:pPr>
        <w:pStyle w:val="Heading5"/>
        <w:rPr>
          <w:i/>
        </w:rPr>
      </w:pPr>
      <w:bookmarkStart w:id="136" w:name="_Toc163902280"/>
      <w:bookmarkStart w:id="137" w:name="_Toc168671673"/>
      <w:r w:rsidRPr="007314D4">
        <w:rPr>
          <w:i/>
        </w:rPr>
        <w:t>View</w:t>
      </w:r>
      <w:r>
        <w:t xml:space="preserve"> da tabela de responsabilidades e processos</w:t>
      </w:r>
      <w:r w:rsidR="000836DD">
        <w:t>/cauções</w:t>
      </w:r>
      <w:r>
        <w:t xml:space="preserve"> para BDR - IFIC: </w:t>
      </w:r>
      <w:r w:rsidRPr="00AA4469">
        <w:rPr>
          <w:i/>
        </w:rPr>
        <w:t>cd_garantias.gt015_report_biyr9500_ific</w:t>
      </w:r>
      <w:bookmarkEnd w:id="136"/>
      <w:bookmarkEnd w:id="137"/>
    </w:p>
    <w:p w14:paraId="02B9F512" w14:textId="5E2E5A20" w:rsidR="00735709" w:rsidRPr="00720567" w:rsidRDefault="0073570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sidRPr="00720567">
        <w:rPr>
          <w:rFonts w:eastAsiaTheme="minorHAnsi" w:cstheme="minorBidi"/>
          <w:i/>
          <w:szCs w:val="22"/>
          <w:lang w:eastAsia="en-US"/>
        </w:rPr>
        <w:t>view</w:t>
      </w:r>
      <w:r w:rsidRPr="00720567">
        <w:rPr>
          <w:rFonts w:eastAsiaTheme="minorHAnsi" w:cstheme="minorBidi"/>
          <w:szCs w:val="22"/>
          <w:lang w:eastAsia="en-US"/>
        </w:rPr>
        <w:t xml:space="preserve"> </w:t>
      </w:r>
      <w:r w:rsidRPr="00720567">
        <w:rPr>
          <w:rFonts w:eastAsiaTheme="minorHAnsi" w:cstheme="minorBidi"/>
          <w:i/>
          <w:szCs w:val="22"/>
          <w:lang w:eastAsia="en-US"/>
        </w:rPr>
        <w:t>cd_ga</w:t>
      </w:r>
      <w:r w:rsidR="00A21D0C">
        <w:rPr>
          <w:rFonts w:eastAsiaTheme="minorHAnsi" w:cstheme="minorBidi"/>
          <w:i/>
          <w:szCs w:val="22"/>
          <w:lang w:eastAsia="en-US"/>
        </w:rPr>
        <w:t>rantias.gt015_report_biyr9500_ific</w:t>
      </w:r>
      <w:r w:rsidRPr="00720567">
        <w:rPr>
          <w:rFonts w:eastAsiaTheme="minorHAnsi" w:cstheme="minorBidi"/>
          <w:i/>
          <w:szCs w:val="22"/>
          <w:lang w:eastAsia="en-US"/>
        </w:rPr>
        <w:t xml:space="preserve"> </w:t>
      </w:r>
      <w:r w:rsidRPr="00720567">
        <w:rPr>
          <w:rFonts w:eastAsiaTheme="minorHAnsi" w:cstheme="minorBidi"/>
          <w:szCs w:val="22"/>
          <w:lang w:eastAsia="en-US"/>
        </w:rPr>
        <w:t xml:space="preserve">corresponde à informação da tabela de interface do MUG </w:t>
      </w:r>
      <w:r w:rsidRPr="00720567">
        <w:rPr>
          <w:rFonts w:eastAsiaTheme="minorHAnsi" w:cstheme="minorBidi"/>
          <w:i/>
          <w:szCs w:val="22"/>
          <w:lang w:eastAsia="en-US"/>
        </w:rPr>
        <w:t>cd_garantias.gt015_report_biyr9500</w:t>
      </w:r>
      <w:r w:rsidRPr="00720567">
        <w:rPr>
          <w:rFonts w:eastAsiaTheme="minorHAnsi" w:cstheme="minorBidi"/>
          <w:szCs w:val="22"/>
          <w:lang w:eastAsia="en-US"/>
        </w:rPr>
        <w:t xml:space="preserve"> enviada para a aplicação da BDR, de acordo com os seus critérios e formatos necessários. De notar que o universo desta </w:t>
      </w:r>
      <w:r w:rsidRPr="00720567">
        <w:rPr>
          <w:rFonts w:eastAsiaTheme="minorHAnsi" w:cstheme="minorBidi"/>
          <w:i/>
          <w:szCs w:val="22"/>
          <w:lang w:eastAsia="en-US"/>
        </w:rPr>
        <w:t>view</w:t>
      </w:r>
      <w:r w:rsidRPr="00720567">
        <w:rPr>
          <w:rFonts w:eastAsiaTheme="minorHAnsi" w:cstheme="minorBidi"/>
          <w:szCs w:val="22"/>
          <w:lang w:eastAsia="en-US"/>
        </w:rPr>
        <w:t xml:space="preserve"> reflete apenas garantias de origem Lease e Eurofac.</w:t>
      </w:r>
    </w:p>
    <w:p w14:paraId="32FB636B" w14:textId="39B144D7" w:rsidR="00735709" w:rsidRDefault="0073570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são apresentados todos os campos enviados para este caso de uso, bem como as suas transformações a partir da tabela </w:t>
      </w:r>
      <w:r w:rsidRPr="00720567">
        <w:rPr>
          <w:rFonts w:eastAsiaTheme="minorHAnsi" w:cstheme="minorBidi"/>
          <w:i/>
          <w:szCs w:val="22"/>
          <w:lang w:eastAsia="en-US"/>
        </w:rPr>
        <w:t>cd_garantias.gt015_report_biyr9500</w:t>
      </w:r>
      <w:r w:rsidRPr="00720567">
        <w:rPr>
          <w:rFonts w:eastAsiaTheme="minorHAnsi" w:cstheme="minorBidi"/>
          <w:szCs w:val="22"/>
          <w:lang w:eastAsia="en-US"/>
        </w:rPr>
        <w:t>:</w:t>
      </w:r>
    </w:p>
    <w:p w14:paraId="60AAB130" w14:textId="2EBB1FC3" w:rsidR="009E0D3A" w:rsidRPr="0065478D" w:rsidRDefault="0065478D" w:rsidP="0065478D">
      <w:pPr>
        <w:pStyle w:val="Caption"/>
        <w:jc w:val="center"/>
        <w:rPr>
          <w:rFonts w:eastAsiaTheme="minorHAnsi" w:cstheme="minorBidi"/>
          <w:b/>
          <w:color w:val="000000" w:themeColor="text1"/>
          <w:sz w:val="22"/>
          <w:szCs w:val="22"/>
          <w:lang w:eastAsia="en-US"/>
        </w:rPr>
      </w:pPr>
      <w:bookmarkStart w:id="138" w:name="_Toc168413864"/>
      <w:r w:rsidRPr="0065478D">
        <w:rPr>
          <w:b/>
          <w:color w:val="000000" w:themeColor="text1"/>
          <w:sz w:val="22"/>
          <w:szCs w:val="22"/>
        </w:rPr>
        <w:t xml:space="preserve">Tabela </w:t>
      </w:r>
      <w:r w:rsidRPr="0065478D">
        <w:rPr>
          <w:b/>
          <w:color w:val="000000" w:themeColor="text1"/>
          <w:sz w:val="22"/>
          <w:szCs w:val="22"/>
        </w:rPr>
        <w:fldChar w:fldCharType="begin"/>
      </w:r>
      <w:r w:rsidRPr="0065478D">
        <w:rPr>
          <w:b/>
          <w:color w:val="000000" w:themeColor="text1"/>
          <w:sz w:val="22"/>
          <w:szCs w:val="22"/>
        </w:rPr>
        <w:instrText xml:space="preserve"> SEQ Tabela \* ARABIC </w:instrText>
      </w:r>
      <w:r w:rsidRPr="0065478D">
        <w:rPr>
          <w:b/>
          <w:color w:val="000000" w:themeColor="text1"/>
          <w:sz w:val="22"/>
          <w:szCs w:val="22"/>
        </w:rPr>
        <w:fldChar w:fldCharType="separate"/>
      </w:r>
      <w:r w:rsidR="00486242">
        <w:rPr>
          <w:b/>
          <w:noProof/>
          <w:color w:val="000000" w:themeColor="text1"/>
          <w:sz w:val="22"/>
          <w:szCs w:val="22"/>
        </w:rPr>
        <w:t>26</w:t>
      </w:r>
      <w:r w:rsidRPr="0065478D">
        <w:rPr>
          <w:b/>
          <w:color w:val="000000" w:themeColor="text1"/>
          <w:sz w:val="22"/>
          <w:szCs w:val="22"/>
        </w:rPr>
        <w:fldChar w:fldCharType="end"/>
      </w:r>
      <w:r w:rsidRPr="0065478D">
        <w:rPr>
          <w:b/>
          <w:color w:val="000000" w:themeColor="text1"/>
          <w:sz w:val="22"/>
          <w:szCs w:val="22"/>
        </w:rPr>
        <w:t>: Detalhe dos campos e das suas transformações da cd_garantias.gt015_report_biyr9500_ific</w:t>
      </w:r>
      <w:bookmarkEnd w:id="138"/>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4"/>
        <w:gridCol w:w="6803"/>
      </w:tblGrid>
      <w:tr w:rsidR="00E84F8B" w:rsidRPr="00446992" w14:paraId="5E40E791" w14:textId="77777777" w:rsidTr="00FE1E54">
        <w:trPr>
          <w:trHeight w:val="290"/>
          <w:tblHeader/>
        </w:trPr>
        <w:tc>
          <w:tcPr>
            <w:tcW w:w="2194" w:type="dxa"/>
            <w:shd w:val="clear" w:color="auto" w:fill="FF0000"/>
            <w:noWrap/>
            <w:hideMark/>
          </w:tcPr>
          <w:p w14:paraId="3A49F627" w14:textId="2DEAF4C1" w:rsidR="00E84F8B" w:rsidRPr="0072109A" w:rsidRDefault="00B935DB" w:rsidP="00FE1E54">
            <w:pPr>
              <w:rPr>
                <w:rFonts w:cs="Calibri"/>
                <w:b/>
                <w:bCs/>
                <w:color w:val="FFFFFF"/>
                <w:sz w:val="18"/>
                <w:szCs w:val="18"/>
                <w:lang w:val="en-US"/>
              </w:rPr>
            </w:pPr>
            <w:r>
              <w:rPr>
                <w:rFonts w:cs="Calibri"/>
                <w:b/>
                <w:bCs/>
                <w:color w:val="FFFFFF"/>
                <w:sz w:val="18"/>
                <w:szCs w:val="18"/>
                <w:lang w:val="en-US"/>
              </w:rPr>
              <w:t>Campo</w:t>
            </w:r>
            <w:r w:rsidR="00E84F8B" w:rsidRPr="0072109A">
              <w:rPr>
                <w:rFonts w:cs="Calibri"/>
                <w:b/>
                <w:bCs/>
                <w:color w:val="FFFFFF"/>
                <w:sz w:val="18"/>
                <w:szCs w:val="18"/>
                <w:lang w:val="en-US"/>
              </w:rPr>
              <w:t xml:space="preserve">s da </w:t>
            </w:r>
            <w:r w:rsidR="00E84F8B" w:rsidRPr="0072109A">
              <w:rPr>
                <w:rFonts w:cs="Calibri"/>
                <w:b/>
                <w:bCs/>
                <w:i/>
                <w:color w:val="FFFFFF"/>
                <w:sz w:val="18"/>
                <w:szCs w:val="18"/>
                <w:lang w:val="en-US"/>
              </w:rPr>
              <w:t>view</w:t>
            </w:r>
          </w:p>
          <w:p w14:paraId="4275109B" w14:textId="0B89605A" w:rsidR="00E84F8B" w:rsidRPr="00446992" w:rsidRDefault="00E84F8B" w:rsidP="00E84F8B">
            <w:pPr>
              <w:rPr>
                <w:rFonts w:cs="Calibri"/>
                <w:color w:val="000000"/>
                <w:sz w:val="18"/>
                <w:szCs w:val="18"/>
                <w:lang w:val="en-US"/>
              </w:rPr>
            </w:pPr>
            <w:r>
              <w:rPr>
                <w:rFonts w:cs="Calibri"/>
                <w:b/>
                <w:bCs/>
                <w:i/>
                <w:color w:val="FFFFFF"/>
                <w:sz w:val="18"/>
                <w:szCs w:val="18"/>
                <w:lang w:val="en-US"/>
              </w:rPr>
              <w:t>gt015_report_biyr9500_ific</w:t>
            </w:r>
          </w:p>
        </w:tc>
        <w:tc>
          <w:tcPr>
            <w:tcW w:w="6803" w:type="dxa"/>
            <w:shd w:val="clear" w:color="auto" w:fill="FF0000"/>
            <w:noWrap/>
            <w:hideMark/>
          </w:tcPr>
          <w:p w14:paraId="200AED5E" w14:textId="77777777" w:rsidR="00E84F8B" w:rsidRPr="00446992" w:rsidRDefault="00E84F8B" w:rsidP="00FE1E54">
            <w:pPr>
              <w:rPr>
                <w:rFonts w:cs="Calibri"/>
                <w:color w:val="000000"/>
                <w:sz w:val="18"/>
                <w:szCs w:val="18"/>
              </w:rPr>
            </w:pPr>
            <w:r w:rsidRPr="0072109A">
              <w:rPr>
                <w:rFonts w:cs="Calibri"/>
                <w:b/>
                <w:bCs/>
                <w:color w:val="FFFFFF"/>
                <w:sz w:val="18"/>
                <w:szCs w:val="18"/>
              </w:rPr>
              <w:t>Alterações a partir da tabela</w:t>
            </w:r>
            <w:r w:rsidRPr="0072109A">
              <w:rPr>
                <w:rFonts w:cs="Calibri"/>
                <w:color w:val="000000"/>
                <w:sz w:val="18"/>
                <w:szCs w:val="18"/>
              </w:rPr>
              <w:t xml:space="preserve"> </w:t>
            </w:r>
            <w:r>
              <w:rPr>
                <w:rFonts w:cs="Calibri"/>
                <w:b/>
                <w:bCs/>
                <w:i/>
                <w:color w:val="FFFFFF"/>
                <w:sz w:val="18"/>
                <w:szCs w:val="18"/>
              </w:rPr>
              <w:t>gt015_report_biyr9500</w:t>
            </w:r>
          </w:p>
        </w:tc>
      </w:tr>
      <w:tr w:rsidR="00E84F8B" w:rsidRPr="00446992" w14:paraId="073EECDA" w14:textId="77777777" w:rsidTr="00FE1E54">
        <w:trPr>
          <w:trHeight w:val="290"/>
        </w:trPr>
        <w:tc>
          <w:tcPr>
            <w:tcW w:w="2194" w:type="dxa"/>
            <w:shd w:val="clear" w:color="auto" w:fill="auto"/>
            <w:noWrap/>
            <w:hideMark/>
          </w:tcPr>
          <w:p w14:paraId="7B009D42" w14:textId="77777777" w:rsidR="00E84F8B" w:rsidRPr="00446992" w:rsidRDefault="00E84F8B" w:rsidP="00FE1E54">
            <w:pPr>
              <w:rPr>
                <w:rFonts w:cs="Calibri"/>
                <w:color w:val="000000"/>
                <w:sz w:val="18"/>
                <w:szCs w:val="18"/>
              </w:rPr>
            </w:pPr>
            <w:r w:rsidRPr="00446992">
              <w:rPr>
                <w:rFonts w:cs="Calibri"/>
                <w:color w:val="000000"/>
                <w:sz w:val="18"/>
                <w:szCs w:val="18"/>
              </w:rPr>
              <w:t>datdados</w:t>
            </w:r>
          </w:p>
        </w:tc>
        <w:tc>
          <w:tcPr>
            <w:tcW w:w="6803" w:type="dxa"/>
            <w:shd w:val="clear" w:color="auto" w:fill="auto"/>
            <w:noWrap/>
            <w:hideMark/>
          </w:tcPr>
          <w:p w14:paraId="619DE948" w14:textId="77777777" w:rsidR="00E84F8B" w:rsidRDefault="00E84F8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20B5630"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07F6198D" w14:textId="77777777" w:rsidR="00E84F8B" w:rsidRPr="00446992"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 xml:space="preserve">Caso o campo não </w:t>
            </w:r>
            <w:r>
              <w:rPr>
                <w:rFonts w:cs="Calibri"/>
                <w:color w:val="000000"/>
                <w:sz w:val="18"/>
                <w:szCs w:val="18"/>
              </w:rPr>
              <w:t>esteja preenchido com 10</w:t>
            </w:r>
            <w:r w:rsidRPr="0067670C">
              <w:rPr>
                <w:rFonts w:cs="Calibri"/>
                <w:color w:val="000000"/>
                <w:sz w:val="18"/>
                <w:szCs w:val="18"/>
              </w:rPr>
              <w:t xml:space="preserve"> caract</w:t>
            </w:r>
            <w:r>
              <w:rPr>
                <w:rFonts w:cs="Calibri"/>
                <w:color w:val="000000"/>
                <w:sz w:val="18"/>
                <w:szCs w:val="18"/>
              </w:rPr>
              <w:t xml:space="preserve">eres, é acrescentado ‘ </w:t>
            </w:r>
            <w:r w:rsidRPr="0067670C">
              <w:rPr>
                <w:rFonts w:cs="Calibri"/>
                <w:color w:val="000000"/>
                <w:sz w:val="18"/>
                <w:szCs w:val="18"/>
              </w:rPr>
              <w:t>’ à esquerda, até perfazer o comprimento de campo desejado.</w:t>
            </w:r>
          </w:p>
        </w:tc>
      </w:tr>
      <w:tr w:rsidR="00E84F8B" w:rsidRPr="00446992" w14:paraId="6D16748A" w14:textId="77777777" w:rsidTr="00FE1E54">
        <w:trPr>
          <w:trHeight w:val="290"/>
        </w:trPr>
        <w:tc>
          <w:tcPr>
            <w:tcW w:w="2194" w:type="dxa"/>
            <w:shd w:val="clear" w:color="auto" w:fill="auto"/>
            <w:noWrap/>
            <w:hideMark/>
          </w:tcPr>
          <w:p w14:paraId="14111B44" w14:textId="77777777" w:rsidR="00E84F8B" w:rsidRPr="00446992" w:rsidRDefault="00E84F8B" w:rsidP="00FE1E54">
            <w:pPr>
              <w:rPr>
                <w:rFonts w:cs="Calibri"/>
                <w:color w:val="000000"/>
                <w:sz w:val="18"/>
                <w:szCs w:val="18"/>
              </w:rPr>
            </w:pPr>
            <w:r w:rsidRPr="00446992">
              <w:rPr>
                <w:rFonts w:cs="Calibri"/>
                <w:color w:val="000000"/>
                <w:sz w:val="18"/>
                <w:szCs w:val="18"/>
              </w:rPr>
              <w:t>cempresabg</w:t>
            </w:r>
          </w:p>
        </w:tc>
        <w:tc>
          <w:tcPr>
            <w:tcW w:w="6803" w:type="dxa"/>
            <w:shd w:val="clear" w:color="auto" w:fill="auto"/>
            <w:noWrap/>
            <w:hideMark/>
          </w:tcPr>
          <w:p w14:paraId="6F4FAD23" w14:textId="77777777" w:rsidR="00E84F8B" w:rsidRPr="0067670C"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5EB1FBD1"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0D477F6F" w14:textId="77777777" w:rsidTr="00FE1E54">
        <w:trPr>
          <w:trHeight w:val="290"/>
        </w:trPr>
        <w:tc>
          <w:tcPr>
            <w:tcW w:w="2194" w:type="dxa"/>
            <w:shd w:val="clear" w:color="auto" w:fill="auto"/>
            <w:noWrap/>
            <w:hideMark/>
          </w:tcPr>
          <w:p w14:paraId="1181B664" w14:textId="77777777" w:rsidR="00E84F8B" w:rsidRPr="00446992" w:rsidRDefault="00E84F8B" w:rsidP="00FE1E54">
            <w:pPr>
              <w:rPr>
                <w:rFonts w:cs="Calibri"/>
                <w:color w:val="000000"/>
                <w:sz w:val="18"/>
                <w:szCs w:val="18"/>
              </w:rPr>
            </w:pPr>
            <w:r w:rsidRPr="00446992">
              <w:rPr>
                <w:rFonts w:cs="Calibri"/>
                <w:color w:val="000000"/>
                <w:sz w:val="18"/>
                <w:szCs w:val="18"/>
              </w:rPr>
              <w:lastRenderedPageBreak/>
              <w:t>ccontrglb</w:t>
            </w:r>
          </w:p>
        </w:tc>
        <w:tc>
          <w:tcPr>
            <w:tcW w:w="6803" w:type="dxa"/>
            <w:shd w:val="clear" w:color="auto" w:fill="auto"/>
            <w:noWrap/>
            <w:hideMark/>
          </w:tcPr>
          <w:p w14:paraId="383ECF4E" w14:textId="77777777" w:rsidR="00E84F8B" w:rsidRPr="0067670C"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5CA3A6EB"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w:t>
            </w:r>
            <w:r>
              <w:rPr>
                <w:rFonts w:cs="Calibri"/>
                <w:color w:val="000000"/>
                <w:sz w:val="18"/>
                <w:szCs w:val="18"/>
              </w:rPr>
              <w:t>ampo não esteja preenchido com 9</w:t>
            </w:r>
            <w:r w:rsidRPr="00FD1D1A">
              <w:rPr>
                <w:rFonts w:cs="Calibri"/>
                <w:color w:val="000000"/>
                <w:sz w:val="18"/>
                <w:szCs w:val="18"/>
              </w:rPr>
              <w:t xml:space="preserve"> caracteres, é acrescentado o dígito ‘0’ à esquerda, até perfazer o comprimento de campo desejado.</w:t>
            </w:r>
          </w:p>
        </w:tc>
      </w:tr>
      <w:tr w:rsidR="00E84F8B" w:rsidRPr="00446992" w14:paraId="62D18473" w14:textId="77777777" w:rsidTr="00FE1E54">
        <w:trPr>
          <w:trHeight w:val="290"/>
        </w:trPr>
        <w:tc>
          <w:tcPr>
            <w:tcW w:w="2194" w:type="dxa"/>
            <w:shd w:val="clear" w:color="auto" w:fill="auto"/>
            <w:noWrap/>
            <w:hideMark/>
          </w:tcPr>
          <w:p w14:paraId="0AF074AF" w14:textId="77777777" w:rsidR="00E84F8B" w:rsidRPr="00446992" w:rsidRDefault="00E84F8B" w:rsidP="00FE1E54">
            <w:pPr>
              <w:rPr>
                <w:rFonts w:cs="Calibri"/>
                <w:color w:val="000000"/>
                <w:sz w:val="18"/>
                <w:szCs w:val="18"/>
              </w:rPr>
            </w:pPr>
            <w:r w:rsidRPr="00446992">
              <w:rPr>
                <w:rFonts w:cs="Calibri"/>
                <w:color w:val="000000"/>
                <w:sz w:val="18"/>
                <w:szCs w:val="18"/>
              </w:rPr>
              <w:t>tipgargblbg</w:t>
            </w:r>
          </w:p>
        </w:tc>
        <w:tc>
          <w:tcPr>
            <w:tcW w:w="6803" w:type="dxa"/>
            <w:shd w:val="clear" w:color="auto" w:fill="auto"/>
            <w:noWrap/>
            <w:hideMark/>
          </w:tcPr>
          <w:p w14:paraId="45B90942" w14:textId="77777777" w:rsidR="00E84F8B" w:rsidRPr="0067670C"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6A4FED8"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10133274" w14:textId="77777777" w:rsidTr="00FE1E54">
        <w:trPr>
          <w:trHeight w:val="290"/>
        </w:trPr>
        <w:tc>
          <w:tcPr>
            <w:tcW w:w="2194" w:type="dxa"/>
            <w:shd w:val="clear" w:color="auto" w:fill="auto"/>
            <w:noWrap/>
            <w:hideMark/>
          </w:tcPr>
          <w:p w14:paraId="1AD323C5" w14:textId="77777777" w:rsidR="00E84F8B" w:rsidRPr="00446992" w:rsidRDefault="00E84F8B" w:rsidP="00FE1E54">
            <w:pPr>
              <w:rPr>
                <w:rFonts w:cs="Calibri"/>
                <w:color w:val="000000"/>
                <w:sz w:val="18"/>
                <w:szCs w:val="18"/>
              </w:rPr>
            </w:pPr>
            <w:r w:rsidRPr="00446992">
              <w:rPr>
                <w:rFonts w:cs="Calibri"/>
                <w:color w:val="000000"/>
                <w:sz w:val="18"/>
                <w:szCs w:val="18"/>
              </w:rPr>
              <w:t>cgarglb</w:t>
            </w:r>
          </w:p>
        </w:tc>
        <w:tc>
          <w:tcPr>
            <w:tcW w:w="6803" w:type="dxa"/>
            <w:shd w:val="clear" w:color="auto" w:fill="auto"/>
            <w:noWrap/>
            <w:hideMark/>
          </w:tcPr>
          <w:p w14:paraId="310FF6F0" w14:textId="77777777" w:rsidR="00E84F8B" w:rsidRPr="0067670C"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4C811BC5"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9 caracteres, é acrescentado o dígito ‘0’ à esquerda, até perfazer o comprimento de campo desejado.</w:t>
            </w:r>
          </w:p>
        </w:tc>
      </w:tr>
      <w:tr w:rsidR="00E84F8B" w:rsidRPr="00446992" w14:paraId="0D746850" w14:textId="77777777" w:rsidTr="00FE1E54">
        <w:trPr>
          <w:trHeight w:val="290"/>
        </w:trPr>
        <w:tc>
          <w:tcPr>
            <w:tcW w:w="2194" w:type="dxa"/>
            <w:shd w:val="clear" w:color="auto" w:fill="auto"/>
            <w:noWrap/>
            <w:hideMark/>
          </w:tcPr>
          <w:p w14:paraId="4B835678" w14:textId="77777777" w:rsidR="00E84F8B" w:rsidRPr="00446992" w:rsidRDefault="00E84F8B" w:rsidP="00FE1E54">
            <w:pPr>
              <w:rPr>
                <w:rFonts w:cs="Calibri"/>
                <w:color w:val="000000"/>
                <w:sz w:val="18"/>
                <w:szCs w:val="18"/>
              </w:rPr>
            </w:pPr>
            <w:r w:rsidRPr="00446992">
              <w:rPr>
                <w:rFonts w:cs="Calibri"/>
                <w:color w:val="000000"/>
                <w:sz w:val="18"/>
                <w:szCs w:val="18"/>
              </w:rPr>
              <w:t>dabertur</w:t>
            </w:r>
          </w:p>
        </w:tc>
        <w:tc>
          <w:tcPr>
            <w:tcW w:w="6803" w:type="dxa"/>
            <w:shd w:val="clear" w:color="auto" w:fill="auto"/>
            <w:noWrap/>
            <w:hideMark/>
          </w:tcPr>
          <w:p w14:paraId="08991AA1" w14:textId="77777777" w:rsidR="00E84F8B" w:rsidRDefault="00E84F8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49F4E94"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1E967788"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10 caracteres, é acrescentado ‘ ’ à esquerda, até perfazer o comprimento de campo desejado.</w:t>
            </w:r>
          </w:p>
        </w:tc>
      </w:tr>
      <w:tr w:rsidR="00E84F8B" w:rsidRPr="00446992" w14:paraId="1C8914BC" w14:textId="77777777" w:rsidTr="00FE1E54">
        <w:trPr>
          <w:trHeight w:val="290"/>
        </w:trPr>
        <w:tc>
          <w:tcPr>
            <w:tcW w:w="2194" w:type="dxa"/>
            <w:shd w:val="clear" w:color="auto" w:fill="auto"/>
            <w:noWrap/>
            <w:hideMark/>
          </w:tcPr>
          <w:p w14:paraId="45D2789D" w14:textId="77777777" w:rsidR="00E84F8B" w:rsidRPr="00446992" w:rsidRDefault="00E84F8B" w:rsidP="00FE1E54">
            <w:pPr>
              <w:rPr>
                <w:rFonts w:cs="Calibri"/>
                <w:color w:val="000000"/>
                <w:sz w:val="18"/>
                <w:szCs w:val="18"/>
              </w:rPr>
            </w:pPr>
            <w:r w:rsidRPr="00446992">
              <w:rPr>
                <w:rFonts w:cs="Calibri"/>
                <w:color w:val="000000"/>
                <w:sz w:val="18"/>
                <w:szCs w:val="18"/>
              </w:rPr>
              <w:t>dvencime</w:t>
            </w:r>
          </w:p>
        </w:tc>
        <w:tc>
          <w:tcPr>
            <w:tcW w:w="6803" w:type="dxa"/>
            <w:shd w:val="clear" w:color="auto" w:fill="auto"/>
            <w:noWrap/>
            <w:hideMark/>
          </w:tcPr>
          <w:p w14:paraId="3669F7AD" w14:textId="77777777" w:rsidR="00E84F8B" w:rsidRDefault="00E84F8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A4F7D1E"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767FB67F"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10 caracteres, é acrescentado ‘ ’ à esquerda, até perfazer o comprimento de campo desejado.</w:t>
            </w:r>
          </w:p>
        </w:tc>
      </w:tr>
      <w:tr w:rsidR="00E84F8B" w:rsidRPr="00446992" w14:paraId="30BEEC89" w14:textId="77777777" w:rsidTr="00FE1E54">
        <w:trPr>
          <w:trHeight w:val="290"/>
        </w:trPr>
        <w:tc>
          <w:tcPr>
            <w:tcW w:w="2194" w:type="dxa"/>
            <w:shd w:val="clear" w:color="auto" w:fill="auto"/>
            <w:noWrap/>
            <w:hideMark/>
          </w:tcPr>
          <w:p w14:paraId="51ED27AB" w14:textId="77777777" w:rsidR="00E84F8B" w:rsidRPr="00446992" w:rsidRDefault="00E84F8B" w:rsidP="00FE1E54">
            <w:pPr>
              <w:rPr>
                <w:rFonts w:cs="Calibri"/>
                <w:color w:val="000000"/>
                <w:sz w:val="18"/>
                <w:szCs w:val="18"/>
              </w:rPr>
            </w:pPr>
            <w:r w:rsidRPr="00446992">
              <w:rPr>
                <w:rFonts w:cs="Calibri"/>
                <w:color w:val="000000"/>
                <w:sz w:val="18"/>
                <w:szCs w:val="18"/>
              </w:rPr>
              <w:t>dvencimp</w:t>
            </w:r>
          </w:p>
        </w:tc>
        <w:tc>
          <w:tcPr>
            <w:tcW w:w="6803" w:type="dxa"/>
            <w:shd w:val="clear" w:color="auto" w:fill="auto"/>
            <w:noWrap/>
            <w:hideMark/>
          </w:tcPr>
          <w:p w14:paraId="1217ADE1" w14:textId="77777777" w:rsidR="00E84F8B" w:rsidRDefault="00E84F8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17653A7"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2373E903"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10 caracteres, é acrescentado ‘ ’ à esquerda, até perfazer o comprimento de campo desejado.</w:t>
            </w:r>
          </w:p>
        </w:tc>
      </w:tr>
      <w:tr w:rsidR="00E84F8B" w:rsidRPr="00446992" w14:paraId="6712016F" w14:textId="77777777" w:rsidTr="00FE1E54">
        <w:trPr>
          <w:trHeight w:val="290"/>
        </w:trPr>
        <w:tc>
          <w:tcPr>
            <w:tcW w:w="2194" w:type="dxa"/>
            <w:shd w:val="clear" w:color="auto" w:fill="auto"/>
            <w:noWrap/>
            <w:hideMark/>
          </w:tcPr>
          <w:p w14:paraId="27851272" w14:textId="77777777" w:rsidR="00E84F8B" w:rsidRPr="00446992" w:rsidRDefault="00E84F8B" w:rsidP="00FE1E54">
            <w:pPr>
              <w:rPr>
                <w:rFonts w:cs="Calibri"/>
                <w:color w:val="000000"/>
                <w:sz w:val="18"/>
                <w:szCs w:val="18"/>
              </w:rPr>
            </w:pPr>
            <w:r w:rsidRPr="00446992">
              <w:rPr>
                <w:rFonts w:cs="Calibri"/>
                <w:color w:val="000000"/>
                <w:sz w:val="18"/>
                <w:szCs w:val="18"/>
              </w:rPr>
              <w:t>tipgarbg</w:t>
            </w:r>
          </w:p>
        </w:tc>
        <w:tc>
          <w:tcPr>
            <w:tcW w:w="6803" w:type="dxa"/>
            <w:shd w:val="clear" w:color="auto" w:fill="auto"/>
            <w:noWrap/>
            <w:hideMark/>
          </w:tcPr>
          <w:p w14:paraId="37216E9D"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189D56A7"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45DF19A9" w14:textId="77777777" w:rsidTr="00FE1E54">
        <w:trPr>
          <w:trHeight w:val="290"/>
        </w:trPr>
        <w:tc>
          <w:tcPr>
            <w:tcW w:w="2194" w:type="dxa"/>
            <w:shd w:val="clear" w:color="auto" w:fill="auto"/>
            <w:noWrap/>
            <w:hideMark/>
          </w:tcPr>
          <w:p w14:paraId="38CDE514" w14:textId="77777777" w:rsidR="00E84F8B" w:rsidRPr="00446992" w:rsidRDefault="00E84F8B" w:rsidP="00FE1E54">
            <w:pPr>
              <w:rPr>
                <w:rFonts w:cs="Calibri"/>
                <w:color w:val="000000"/>
                <w:sz w:val="18"/>
                <w:szCs w:val="18"/>
              </w:rPr>
            </w:pPr>
            <w:r w:rsidRPr="00446992">
              <w:rPr>
                <w:rFonts w:cs="Calibri"/>
                <w:color w:val="000000"/>
                <w:sz w:val="18"/>
                <w:szCs w:val="18"/>
              </w:rPr>
              <w:t>cgarantbl</w:t>
            </w:r>
          </w:p>
        </w:tc>
        <w:tc>
          <w:tcPr>
            <w:tcW w:w="6803" w:type="dxa"/>
            <w:shd w:val="clear" w:color="auto" w:fill="auto"/>
            <w:noWrap/>
            <w:hideMark/>
          </w:tcPr>
          <w:p w14:paraId="4DD9FD5E"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3ED9D577"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76935A9F" w14:textId="77777777" w:rsidTr="00FE1E54">
        <w:trPr>
          <w:trHeight w:val="290"/>
        </w:trPr>
        <w:tc>
          <w:tcPr>
            <w:tcW w:w="2194" w:type="dxa"/>
            <w:shd w:val="clear" w:color="auto" w:fill="auto"/>
            <w:noWrap/>
            <w:hideMark/>
          </w:tcPr>
          <w:p w14:paraId="1AE843A9" w14:textId="77777777" w:rsidR="00E84F8B" w:rsidRPr="00446992" w:rsidRDefault="00E84F8B" w:rsidP="00FE1E54">
            <w:pPr>
              <w:rPr>
                <w:rFonts w:cs="Calibri"/>
                <w:color w:val="000000"/>
                <w:sz w:val="18"/>
                <w:szCs w:val="18"/>
              </w:rPr>
            </w:pPr>
            <w:r w:rsidRPr="00446992">
              <w:rPr>
                <w:rFonts w:cs="Calibri"/>
                <w:color w:val="000000"/>
                <w:sz w:val="18"/>
                <w:szCs w:val="18"/>
              </w:rPr>
              <w:t>ctipoinstbl</w:t>
            </w:r>
          </w:p>
        </w:tc>
        <w:tc>
          <w:tcPr>
            <w:tcW w:w="6803" w:type="dxa"/>
            <w:shd w:val="clear" w:color="auto" w:fill="auto"/>
            <w:noWrap/>
            <w:hideMark/>
          </w:tcPr>
          <w:p w14:paraId="5B786703"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3514B5E8"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725E7A76" w14:textId="77777777" w:rsidTr="00FE1E54">
        <w:trPr>
          <w:trHeight w:val="290"/>
        </w:trPr>
        <w:tc>
          <w:tcPr>
            <w:tcW w:w="2194" w:type="dxa"/>
            <w:shd w:val="clear" w:color="auto" w:fill="auto"/>
            <w:noWrap/>
            <w:hideMark/>
          </w:tcPr>
          <w:p w14:paraId="0E0881B2" w14:textId="77777777" w:rsidR="00E84F8B" w:rsidRPr="00446992" w:rsidRDefault="00E84F8B" w:rsidP="00FE1E54">
            <w:pPr>
              <w:rPr>
                <w:rFonts w:cs="Calibri"/>
                <w:color w:val="000000"/>
                <w:sz w:val="18"/>
                <w:szCs w:val="18"/>
              </w:rPr>
            </w:pPr>
            <w:r w:rsidRPr="00446992">
              <w:rPr>
                <w:rFonts w:cs="Calibri"/>
                <w:color w:val="000000"/>
                <w:sz w:val="18"/>
                <w:szCs w:val="18"/>
              </w:rPr>
              <w:t>cpigreg</w:t>
            </w:r>
          </w:p>
        </w:tc>
        <w:tc>
          <w:tcPr>
            <w:tcW w:w="6803" w:type="dxa"/>
            <w:shd w:val="clear" w:color="auto" w:fill="auto"/>
            <w:noWrap/>
            <w:hideMark/>
          </w:tcPr>
          <w:p w14:paraId="77644DEC"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5E0E42C8"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424C9CC"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1 caract</w:t>
            </w:r>
            <w:r>
              <w:rPr>
                <w:rFonts w:cs="Calibri"/>
                <w:color w:val="000000"/>
                <w:sz w:val="18"/>
                <w:szCs w:val="18"/>
              </w:rPr>
              <w:t>er</w:t>
            </w:r>
            <w:r w:rsidRPr="00FD1D1A">
              <w:rPr>
                <w:rFonts w:cs="Calibri"/>
                <w:color w:val="000000"/>
                <w:sz w:val="18"/>
                <w:szCs w:val="18"/>
              </w:rPr>
              <w:t>, é acrescentado ‘ ’ à esquerda, até perfazer o comprimento de campo desejado.</w:t>
            </w:r>
          </w:p>
        </w:tc>
      </w:tr>
      <w:tr w:rsidR="00E84F8B" w:rsidRPr="00446992" w14:paraId="16D18BD7" w14:textId="77777777" w:rsidTr="00FE1E54">
        <w:trPr>
          <w:trHeight w:val="290"/>
        </w:trPr>
        <w:tc>
          <w:tcPr>
            <w:tcW w:w="2194" w:type="dxa"/>
            <w:shd w:val="clear" w:color="auto" w:fill="auto"/>
            <w:noWrap/>
            <w:hideMark/>
          </w:tcPr>
          <w:p w14:paraId="2D8CFB87" w14:textId="77777777" w:rsidR="00E84F8B" w:rsidRPr="00446992" w:rsidRDefault="00E84F8B" w:rsidP="00FE1E54">
            <w:pPr>
              <w:rPr>
                <w:rFonts w:cs="Calibri"/>
                <w:color w:val="000000"/>
                <w:sz w:val="18"/>
                <w:szCs w:val="18"/>
              </w:rPr>
            </w:pPr>
            <w:r w:rsidRPr="00446992">
              <w:rPr>
                <w:rFonts w:cs="Calibri"/>
                <w:color w:val="000000"/>
                <w:sz w:val="18"/>
                <w:szCs w:val="18"/>
              </w:rPr>
              <w:t>ctipoavalbg</w:t>
            </w:r>
          </w:p>
        </w:tc>
        <w:tc>
          <w:tcPr>
            <w:tcW w:w="6803" w:type="dxa"/>
            <w:shd w:val="clear" w:color="auto" w:fill="auto"/>
            <w:noWrap/>
            <w:hideMark/>
          </w:tcPr>
          <w:p w14:paraId="149A2ADC"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796AF1F7"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50B4A5BF" w14:textId="77777777" w:rsidTr="00FE1E54">
        <w:trPr>
          <w:trHeight w:val="290"/>
        </w:trPr>
        <w:tc>
          <w:tcPr>
            <w:tcW w:w="2194" w:type="dxa"/>
            <w:shd w:val="clear" w:color="auto" w:fill="auto"/>
            <w:noWrap/>
            <w:hideMark/>
          </w:tcPr>
          <w:p w14:paraId="7FEE7B5D" w14:textId="77777777" w:rsidR="00E84F8B" w:rsidRPr="00446992" w:rsidRDefault="00E84F8B" w:rsidP="00FE1E54">
            <w:pPr>
              <w:rPr>
                <w:rFonts w:cs="Calibri"/>
                <w:color w:val="000000"/>
                <w:sz w:val="18"/>
                <w:szCs w:val="18"/>
              </w:rPr>
            </w:pPr>
            <w:r w:rsidRPr="00446992">
              <w:rPr>
                <w:rFonts w:cs="Calibri"/>
                <w:color w:val="000000"/>
                <w:sz w:val="18"/>
                <w:szCs w:val="18"/>
              </w:rPr>
              <w:t>ctipocsbg</w:t>
            </w:r>
          </w:p>
        </w:tc>
        <w:tc>
          <w:tcPr>
            <w:tcW w:w="6803" w:type="dxa"/>
            <w:shd w:val="clear" w:color="auto" w:fill="auto"/>
            <w:noWrap/>
            <w:hideMark/>
          </w:tcPr>
          <w:p w14:paraId="7AFF8AD4"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387DE485"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58079296" w14:textId="77777777" w:rsidTr="00FE1E54">
        <w:trPr>
          <w:trHeight w:val="290"/>
        </w:trPr>
        <w:tc>
          <w:tcPr>
            <w:tcW w:w="2194" w:type="dxa"/>
            <w:shd w:val="clear" w:color="auto" w:fill="auto"/>
            <w:noWrap/>
            <w:hideMark/>
          </w:tcPr>
          <w:p w14:paraId="3D476BA6" w14:textId="77777777" w:rsidR="00E84F8B" w:rsidRPr="00446992" w:rsidRDefault="00E84F8B" w:rsidP="00FE1E54">
            <w:pPr>
              <w:rPr>
                <w:rFonts w:cs="Calibri"/>
                <w:color w:val="000000"/>
                <w:sz w:val="18"/>
                <w:szCs w:val="18"/>
              </w:rPr>
            </w:pPr>
            <w:r w:rsidRPr="00446992">
              <w:rPr>
                <w:rFonts w:cs="Calibri"/>
                <w:color w:val="000000"/>
                <w:sz w:val="18"/>
                <w:szCs w:val="18"/>
              </w:rPr>
              <w:t>cestgarbg</w:t>
            </w:r>
          </w:p>
        </w:tc>
        <w:tc>
          <w:tcPr>
            <w:tcW w:w="6803" w:type="dxa"/>
            <w:shd w:val="clear" w:color="auto" w:fill="auto"/>
            <w:noWrap/>
            <w:hideMark/>
          </w:tcPr>
          <w:p w14:paraId="77F9A248"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3ED3A256"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505DD007" w14:textId="77777777" w:rsidTr="00FE1E54">
        <w:trPr>
          <w:trHeight w:val="290"/>
        </w:trPr>
        <w:tc>
          <w:tcPr>
            <w:tcW w:w="2194" w:type="dxa"/>
            <w:shd w:val="clear" w:color="auto" w:fill="auto"/>
            <w:noWrap/>
            <w:hideMark/>
          </w:tcPr>
          <w:p w14:paraId="358F5A10" w14:textId="77777777" w:rsidR="00E84F8B" w:rsidRPr="00446992" w:rsidRDefault="00E84F8B" w:rsidP="00FE1E54">
            <w:pPr>
              <w:rPr>
                <w:rFonts w:cs="Calibri"/>
                <w:color w:val="000000"/>
                <w:sz w:val="18"/>
                <w:szCs w:val="18"/>
              </w:rPr>
            </w:pPr>
            <w:r w:rsidRPr="00446992">
              <w:rPr>
                <w:rFonts w:cs="Calibri"/>
                <w:color w:val="000000"/>
                <w:sz w:val="18"/>
                <w:szCs w:val="18"/>
              </w:rPr>
              <w:t>pcobact</w:t>
            </w:r>
          </w:p>
        </w:tc>
        <w:tc>
          <w:tcPr>
            <w:tcW w:w="6803" w:type="dxa"/>
            <w:shd w:val="clear" w:color="auto" w:fill="auto"/>
            <w:noWrap/>
            <w:hideMark/>
          </w:tcPr>
          <w:p w14:paraId="577EDBEC"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38C7CAD8"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3BD9FB3" w14:textId="77777777" w:rsidR="00E84F8B" w:rsidRDefault="00E84F8B"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 ‘.’ São substituídos por uma ‘,’</w:t>
            </w:r>
          </w:p>
          <w:p w14:paraId="7CA4910E"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9 caracteres, é acrescentado ‘ ’ à esquerda, até perfazer o comprimento de campo desejado.</w:t>
            </w:r>
          </w:p>
        </w:tc>
      </w:tr>
      <w:tr w:rsidR="00E84F8B" w:rsidRPr="00446992" w14:paraId="7B795C74" w14:textId="77777777" w:rsidTr="00FE1E54">
        <w:trPr>
          <w:trHeight w:val="290"/>
        </w:trPr>
        <w:tc>
          <w:tcPr>
            <w:tcW w:w="2194" w:type="dxa"/>
            <w:shd w:val="clear" w:color="auto" w:fill="auto"/>
            <w:noWrap/>
            <w:hideMark/>
          </w:tcPr>
          <w:p w14:paraId="3A0285D1" w14:textId="77777777" w:rsidR="00E84F8B" w:rsidRPr="00446992" w:rsidRDefault="00E84F8B" w:rsidP="00FE1E54">
            <w:pPr>
              <w:rPr>
                <w:rFonts w:cs="Calibri"/>
                <w:color w:val="000000"/>
                <w:sz w:val="18"/>
                <w:szCs w:val="18"/>
              </w:rPr>
            </w:pPr>
            <w:r w:rsidRPr="00446992">
              <w:rPr>
                <w:rFonts w:cs="Calibri"/>
                <w:color w:val="000000"/>
                <w:sz w:val="18"/>
                <w:szCs w:val="18"/>
              </w:rPr>
              <w:t>pcobini</w:t>
            </w:r>
          </w:p>
        </w:tc>
        <w:tc>
          <w:tcPr>
            <w:tcW w:w="6803" w:type="dxa"/>
            <w:shd w:val="clear" w:color="auto" w:fill="auto"/>
            <w:noWrap/>
            <w:hideMark/>
          </w:tcPr>
          <w:p w14:paraId="0DD484A3"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2CF10F4C"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36E4A549" w14:textId="77777777" w:rsidR="00E84F8B" w:rsidRDefault="00E84F8B"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 ‘.’ São substituídos por uma ‘,’</w:t>
            </w:r>
          </w:p>
          <w:p w14:paraId="7CA5B0B7"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9 caracteres, é acrescentado ‘ ’ à esquerda, até perfazer o comprimento de campo desejado.</w:t>
            </w:r>
          </w:p>
        </w:tc>
      </w:tr>
      <w:tr w:rsidR="00E84F8B" w:rsidRPr="00446992" w14:paraId="09952C86" w14:textId="77777777" w:rsidTr="00FE1E54">
        <w:trPr>
          <w:trHeight w:val="290"/>
        </w:trPr>
        <w:tc>
          <w:tcPr>
            <w:tcW w:w="2194" w:type="dxa"/>
            <w:shd w:val="clear" w:color="auto" w:fill="auto"/>
            <w:noWrap/>
            <w:hideMark/>
          </w:tcPr>
          <w:p w14:paraId="79DCD7A1" w14:textId="77777777" w:rsidR="00E84F8B" w:rsidRPr="00446992" w:rsidRDefault="00E84F8B" w:rsidP="00FE1E54">
            <w:pPr>
              <w:rPr>
                <w:rFonts w:cs="Calibri"/>
                <w:color w:val="000000"/>
                <w:sz w:val="18"/>
                <w:szCs w:val="18"/>
              </w:rPr>
            </w:pPr>
            <w:r w:rsidRPr="00446992">
              <w:rPr>
                <w:rFonts w:cs="Calibri"/>
                <w:color w:val="000000"/>
                <w:sz w:val="18"/>
                <w:szCs w:val="18"/>
              </w:rPr>
              <w:t>mavaliai</w:t>
            </w:r>
          </w:p>
        </w:tc>
        <w:tc>
          <w:tcPr>
            <w:tcW w:w="6803" w:type="dxa"/>
            <w:shd w:val="clear" w:color="auto" w:fill="auto"/>
            <w:noWrap/>
            <w:hideMark/>
          </w:tcPr>
          <w:p w14:paraId="284947AE"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1E4FB25C"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727A2638" w14:textId="77777777" w:rsidR="00E84F8B" w:rsidRDefault="00E84F8B"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 ‘.’ São substituídos por uma ‘,’</w:t>
            </w:r>
          </w:p>
          <w:p w14:paraId="53193864"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17 caracteres, é acrescentado ‘ ’ à esquerda, até perfazer o comprimento de campo desejado.</w:t>
            </w:r>
          </w:p>
        </w:tc>
      </w:tr>
      <w:tr w:rsidR="00E84F8B" w:rsidRPr="00446992" w14:paraId="7D75F70B" w14:textId="77777777" w:rsidTr="00FE1E54">
        <w:trPr>
          <w:trHeight w:val="290"/>
        </w:trPr>
        <w:tc>
          <w:tcPr>
            <w:tcW w:w="2194" w:type="dxa"/>
            <w:shd w:val="clear" w:color="auto" w:fill="auto"/>
            <w:noWrap/>
            <w:hideMark/>
          </w:tcPr>
          <w:p w14:paraId="3AD9BC24" w14:textId="77777777" w:rsidR="00E84F8B" w:rsidRPr="00446992" w:rsidRDefault="00E84F8B" w:rsidP="00FE1E54">
            <w:pPr>
              <w:rPr>
                <w:rFonts w:cs="Calibri"/>
                <w:color w:val="000000"/>
                <w:sz w:val="18"/>
                <w:szCs w:val="18"/>
              </w:rPr>
            </w:pPr>
            <w:r w:rsidRPr="00446992">
              <w:rPr>
                <w:rFonts w:cs="Calibri"/>
                <w:color w:val="000000"/>
                <w:sz w:val="18"/>
                <w:szCs w:val="18"/>
              </w:rPr>
              <w:lastRenderedPageBreak/>
              <w:t>mavaliaa</w:t>
            </w:r>
          </w:p>
        </w:tc>
        <w:tc>
          <w:tcPr>
            <w:tcW w:w="6803" w:type="dxa"/>
            <w:shd w:val="clear" w:color="auto" w:fill="auto"/>
            <w:noWrap/>
            <w:hideMark/>
          </w:tcPr>
          <w:p w14:paraId="4E13720A"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5B0AD5FA"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49BFCAAF" w14:textId="77777777" w:rsidR="00E84F8B" w:rsidRDefault="00E84F8B"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 ‘.’ São substituídos por uma ‘,’</w:t>
            </w:r>
          </w:p>
          <w:p w14:paraId="5DCF86DF"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17 caracteres, é acrescentado ‘ ’ à esquerda, até perfazer o comprimento de campo desejado.</w:t>
            </w:r>
          </w:p>
        </w:tc>
      </w:tr>
      <w:tr w:rsidR="00E84F8B" w:rsidRPr="00446992" w14:paraId="0A513946" w14:textId="77777777" w:rsidTr="00FE1E54">
        <w:trPr>
          <w:trHeight w:val="290"/>
        </w:trPr>
        <w:tc>
          <w:tcPr>
            <w:tcW w:w="2194" w:type="dxa"/>
            <w:shd w:val="clear" w:color="auto" w:fill="auto"/>
            <w:noWrap/>
            <w:hideMark/>
          </w:tcPr>
          <w:p w14:paraId="31935FA0" w14:textId="77777777" w:rsidR="00E84F8B" w:rsidRPr="00446992" w:rsidRDefault="00E84F8B" w:rsidP="00FE1E54">
            <w:pPr>
              <w:rPr>
                <w:rFonts w:cs="Calibri"/>
                <w:color w:val="000000"/>
                <w:sz w:val="18"/>
                <w:szCs w:val="18"/>
              </w:rPr>
            </w:pPr>
            <w:r w:rsidRPr="00446992">
              <w:rPr>
                <w:rFonts w:cs="Calibri"/>
                <w:color w:val="000000"/>
                <w:sz w:val="18"/>
                <w:szCs w:val="18"/>
              </w:rPr>
              <w:t>ctipcfletbg</w:t>
            </w:r>
          </w:p>
        </w:tc>
        <w:tc>
          <w:tcPr>
            <w:tcW w:w="6803" w:type="dxa"/>
            <w:shd w:val="clear" w:color="auto" w:fill="auto"/>
            <w:noWrap/>
            <w:hideMark/>
          </w:tcPr>
          <w:p w14:paraId="7DC85610"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099A94F5"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14C5F368" w14:textId="77777777" w:rsidTr="00FE1E54">
        <w:trPr>
          <w:trHeight w:val="290"/>
        </w:trPr>
        <w:tc>
          <w:tcPr>
            <w:tcW w:w="2194" w:type="dxa"/>
            <w:shd w:val="clear" w:color="auto" w:fill="auto"/>
            <w:noWrap/>
            <w:hideMark/>
          </w:tcPr>
          <w:p w14:paraId="690EE3BB" w14:textId="77777777" w:rsidR="00E84F8B" w:rsidRPr="00446992" w:rsidRDefault="00E84F8B" w:rsidP="00FE1E54">
            <w:pPr>
              <w:rPr>
                <w:rFonts w:cs="Calibri"/>
                <w:color w:val="000000"/>
                <w:sz w:val="18"/>
                <w:szCs w:val="18"/>
              </w:rPr>
            </w:pPr>
            <w:r w:rsidRPr="00446992">
              <w:rPr>
                <w:rFonts w:cs="Calibri"/>
                <w:color w:val="000000"/>
                <w:sz w:val="18"/>
                <w:szCs w:val="18"/>
              </w:rPr>
              <w:t>dultmod</w:t>
            </w:r>
          </w:p>
        </w:tc>
        <w:tc>
          <w:tcPr>
            <w:tcW w:w="6803" w:type="dxa"/>
            <w:shd w:val="clear" w:color="auto" w:fill="auto"/>
            <w:noWrap/>
            <w:hideMark/>
          </w:tcPr>
          <w:p w14:paraId="7B436AB3"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64615933"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p>
          <w:p w14:paraId="05A7E341" w14:textId="77777777" w:rsidR="00E84F8B" w:rsidRPr="00446992"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1</w:t>
            </w:r>
            <w:r>
              <w:rPr>
                <w:rFonts w:cs="Calibri"/>
                <w:color w:val="000000"/>
                <w:sz w:val="18"/>
                <w:szCs w:val="18"/>
              </w:rPr>
              <w:t>0</w:t>
            </w:r>
            <w:r w:rsidRPr="00FD1D1A">
              <w:rPr>
                <w:rFonts w:cs="Calibri"/>
                <w:color w:val="000000"/>
                <w:sz w:val="18"/>
                <w:szCs w:val="18"/>
              </w:rPr>
              <w:t xml:space="preserve"> caract</w:t>
            </w:r>
            <w:r>
              <w:rPr>
                <w:rFonts w:cs="Calibri"/>
                <w:color w:val="000000"/>
                <w:sz w:val="18"/>
                <w:szCs w:val="18"/>
              </w:rPr>
              <w:t>eres</w:t>
            </w:r>
            <w:r w:rsidRPr="00FD1D1A">
              <w:rPr>
                <w:rFonts w:cs="Calibri"/>
                <w:color w:val="000000"/>
                <w:sz w:val="18"/>
                <w:szCs w:val="18"/>
              </w:rPr>
              <w:t>, é acrescentado ‘ ’ à esquerda, até perfazer o comprimento de campo desejado.</w:t>
            </w:r>
          </w:p>
        </w:tc>
      </w:tr>
      <w:tr w:rsidR="00E84F8B" w:rsidRPr="00446992" w14:paraId="39F82D2C" w14:textId="77777777" w:rsidTr="00FE1E54">
        <w:trPr>
          <w:trHeight w:val="290"/>
        </w:trPr>
        <w:tc>
          <w:tcPr>
            <w:tcW w:w="2194" w:type="dxa"/>
            <w:shd w:val="clear" w:color="auto" w:fill="auto"/>
            <w:noWrap/>
            <w:hideMark/>
          </w:tcPr>
          <w:p w14:paraId="09179881" w14:textId="77777777" w:rsidR="00E84F8B" w:rsidRPr="00446992" w:rsidRDefault="00E84F8B" w:rsidP="00FE1E54">
            <w:pPr>
              <w:rPr>
                <w:rFonts w:cs="Calibri"/>
                <w:color w:val="000000"/>
                <w:sz w:val="18"/>
                <w:szCs w:val="18"/>
              </w:rPr>
            </w:pPr>
            <w:r w:rsidRPr="00446992">
              <w:rPr>
                <w:rFonts w:cs="Calibri"/>
                <w:color w:val="000000"/>
                <w:sz w:val="18"/>
                <w:szCs w:val="18"/>
              </w:rPr>
              <w:t>cempresa</w:t>
            </w:r>
          </w:p>
        </w:tc>
        <w:tc>
          <w:tcPr>
            <w:tcW w:w="6803" w:type="dxa"/>
            <w:shd w:val="clear" w:color="auto" w:fill="auto"/>
            <w:noWrap/>
            <w:hideMark/>
          </w:tcPr>
          <w:p w14:paraId="6942376C"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2C550AAB"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5871331"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 xml:space="preserve">Caso o campo não </w:t>
            </w:r>
            <w:r>
              <w:rPr>
                <w:rFonts w:cs="Calibri"/>
                <w:color w:val="000000"/>
                <w:sz w:val="18"/>
                <w:szCs w:val="18"/>
              </w:rPr>
              <w:t>esteja preenchido com 2</w:t>
            </w:r>
            <w:r w:rsidRPr="00FD1D1A">
              <w:rPr>
                <w:rFonts w:cs="Calibri"/>
                <w:color w:val="000000"/>
                <w:sz w:val="18"/>
                <w:szCs w:val="18"/>
              </w:rPr>
              <w:t xml:space="preserve"> caracteres, é acrescentado ‘ ’ à esquerda, até perfazer o comprimento de campo desejado.</w:t>
            </w:r>
          </w:p>
        </w:tc>
      </w:tr>
      <w:tr w:rsidR="00E84F8B" w:rsidRPr="00446992" w14:paraId="1CC80D63" w14:textId="77777777" w:rsidTr="00FE1E54">
        <w:trPr>
          <w:trHeight w:val="290"/>
        </w:trPr>
        <w:tc>
          <w:tcPr>
            <w:tcW w:w="2194" w:type="dxa"/>
            <w:shd w:val="clear" w:color="auto" w:fill="auto"/>
            <w:noWrap/>
            <w:hideMark/>
          </w:tcPr>
          <w:p w14:paraId="00E9B9D2" w14:textId="77777777" w:rsidR="00E84F8B" w:rsidRPr="00446992" w:rsidRDefault="00E84F8B" w:rsidP="00FE1E54">
            <w:pPr>
              <w:rPr>
                <w:rFonts w:cs="Calibri"/>
                <w:color w:val="000000"/>
                <w:sz w:val="18"/>
                <w:szCs w:val="18"/>
              </w:rPr>
            </w:pPr>
            <w:r w:rsidRPr="00446992">
              <w:rPr>
                <w:rFonts w:cs="Calibri"/>
                <w:color w:val="000000"/>
                <w:sz w:val="18"/>
                <w:szCs w:val="18"/>
              </w:rPr>
              <w:t>ckbalcao</w:t>
            </w:r>
          </w:p>
        </w:tc>
        <w:tc>
          <w:tcPr>
            <w:tcW w:w="6803" w:type="dxa"/>
            <w:shd w:val="clear" w:color="auto" w:fill="auto"/>
            <w:noWrap/>
            <w:hideMark/>
          </w:tcPr>
          <w:p w14:paraId="218A4FAF"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521FAE5D"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470F732"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4 caracteres, é acrescentado ‘ ’ à esquerda, até perfazer o comprimento de campo desejado.</w:t>
            </w:r>
          </w:p>
        </w:tc>
      </w:tr>
      <w:tr w:rsidR="00E84F8B" w:rsidRPr="00446992" w14:paraId="6642AEF2" w14:textId="77777777" w:rsidTr="00FE1E54">
        <w:trPr>
          <w:trHeight w:val="290"/>
        </w:trPr>
        <w:tc>
          <w:tcPr>
            <w:tcW w:w="2194" w:type="dxa"/>
            <w:shd w:val="clear" w:color="auto" w:fill="auto"/>
            <w:noWrap/>
            <w:hideMark/>
          </w:tcPr>
          <w:p w14:paraId="41B648BC" w14:textId="77777777" w:rsidR="00E84F8B" w:rsidRPr="00446992" w:rsidRDefault="00E84F8B" w:rsidP="00FE1E54">
            <w:pPr>
              <w:rPr>
                <w:rFonts w:cs="Calibri"/>
                <w:color w:val="000000"/>
                <w:sz w:val="18"/>
                <w:szCs w:val="18"/>
              </w:rPr>
            </w:pPr>
            <w:r w:rsidRPr="00446992">
              <w:rPr>
                <w:rFonts w:cs="Calibri"/>
                <w:color w:val="000000"/>
                <w:sz w:val="18"/>
                <w:szCs w:val="18"/>
              </w:rPr>
              <w:t>cknumcta</w:t>
            </w:r>
          </w:p>
        </w:tc>
        <w:tc>
          <w:tcPr>
            <w:tcW w:w="6803" w:type="dxa"/>
            <w:shd w:val="clear" w:color="auto" w:fill="auto"/>
            <w:noWrap/>
            <w:hideMark/>
          </w:tcPr>
          <w:p w14:paraId="09112FDD"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7365E369"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6D220D7"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11 caracteres, é acrescentado ‘ ’ à esquerda, até perfazer o comprimento de campo desejado.</w:t>
            </w:r>
          </w:p>
        </w:tc>
      </w:tr>
      <w:tr w:rsidR="00E84F8B" w:rsidRPr="00446992" w14:paraId="1849F5DD" w14:textId="77777777" w:rsidTr="00FE1E54">
        <w:trPr>
          <w:trHeight w:val="290"/>
        </w:trPr>
        <w:tc>
          <w:tcPr>
            <w:tcW w:w="2194" w:type="dxa"/>
            <w:shd w:val="clear" w:color="auto" w:fill="auto"/>
            <w:noWrap/>
            <w:hideMark/>
          </w:tcPr>
          <w:p w14:paraId="273E67C3" w14:textId="77777777" w:rsidR="00E84F8B" w:rsidRPr="00446992" w:rsidRDefault="00E84F8B" w:rsidP="00FE1E54">
            <w:pPr>
              <w:rPr>
                <w:rFonts w:cs="Calibri"/>
                <w:color w:val="000000"/>
                <w:sz w:val="18"/>
                <w:szCs w:val="18"/>
              </w:rPr>
            </w:pPr>
            <w:r w:rsidRPr="00446992">
              <w:rPr>
                <w:rFonts w:cs="Calibri"/>
                <w:color w:val="000000"/>
                <w:sz w:val="18"/>
                <w:szCs w:val="18"/>
              </w:rPr>
              <w:t>zdeposit</w:t>
            </w:r>
          </w:p>
        </w:tc>
        <w:tc>
          <w:tcPr>
            <w:tcW w:w="6803" w:type="dxa"/>
            <w:shd w:val="clear" w:color="auto" w:fill="auto"/>
            <w:noWrap/>
            <w:hideMark/>
          </w:tcPr>
          <w:p w14:paraId="201F6242"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6F093D37"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07E4C82"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 xml:space="preserve">Caso o campo não </w:t>
            </w:r>
            <w:r>
              <w:rPr>
                <w:rFonts w:cs="Calibri"/>
                <w:color w:val="000000"/>
                <w:sz w:val="18"/>
                <w:szCs w:val="18"/>
              </w:rPr>
              <w:t>esteja preenchido com 15</w:t>
            </w:r>
            <w:r w:rsidRPr="00E40CDD">
              <w:rPr>
                <w:rFonts w:cs="Calibri"/>
                <w:color w:val="000000"/>
                <w:sz w:val="18"/>
                <w:szCs w:val="18"/>
              </w:rPr>
              <w:t xml:space="preserve"> caracteres, é acrescentado ‘ ’ à esquerda, até perfazer o comprimento de campo desejado.</w:t>
            </w:r>
          </w:p>
        </w:tc>
      </w:tr>
      <w:tr w:rsidR="00E84F8B" w:rsidRPr="00446992" w14:paraId="6AF757C1" w14:textId="77777777" w:rsidTr="00FE1E54">
        <w:trPr>
          <w:trHeight w:val="290"/>
        </w:trPr>
        <w:tc>
          <w:tcPr>
            <w:tcW w:w="2194" w:type="dxa"/>
            <w:shd w:val="clear" w:color="auto" w:fill="auto"/>
            <w:noWrap/>
            <w:hideMark/>
          </w:tcPr>
          <w:p w14:paraId="6869E292" w14:textId="77777777" w:rsidR="00E84F8B" w:rsidRPr="00446992" w:rsidRDefault="00E84F8B" w:rsidP="00FE1E54">
            <w:pPr>
              <w:rPr>
                <w:rFonts w:cs="Calibri"/>
                <w:color w:val="000000"/>
                <w:sz w:val="18"/>
                <w:szCs w:val="18"/>
              </w:rPr>
            </w:pPr>
            <w:r w:rsidRPr="00446992">
              <w:rPr>
                <w:rFonts w:cs="Calibri"/>
                <w:color w:val="000000"/>
                <w:sz w:val="18"/>
                <w:szCs w:val="18"/>
              </w:rPr>
              <w:t>cbalcao</w:t>
            </w:r>
          </w:p>
        </w:tc>
        <w:tc>
          <w:tcPr>
            <w:tcW w:w="6803" w:type="dxa"/>
            <w:shd w:val="clear" w:color="auto" w:fill="auto"/>
            <w:noWrap/>
            <w:hideMark/>
          </w:tcPr>
          <w:p w14:paraId="4125D939"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640B45E8"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F85CC32"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4 caracteres, é acrescentado ‘ ’ à esquerda, até perfazer o comprimento de campo desejado.</w:t>
            </w:r>
          </w:p>
        </w:tc>
      </w:tr>
      <w:tr w:rsidR="00E84F8B" w:rsidRPr="00446992" w14:paraId="1C04DE68" w14:textId="77777777" w:rsidTr="00FE1E54">
        <w:trPr>
          <w:trHeight w:val="290"/>
        </w:trPr>
        <w:tc>
          <w:tcPr>
            <w:tcW w:w="2194" w:type="dxa"/>
            <w:shd w:val="clear" w:color="auto" w:fill="auto"/>
            <w:noWrap/>
            <w:hideMark/>
          </w:tcPr>
          <w:p w14:paraId="2DEE6CCB" w14:textId="77777777" w:rsidR="00E84F8B" w:rsidRPr="00446992" w:rsidRDefault="00E84F8B" w:rsidP="00FE1E54">
            <w:pPr>
              <w:rPr>
                <w:rFonts w:cs="Calibri"/>
                <w:color w:val="000000"/>
                <w:sz w:val="18"/>
                <w:szCs w:val="18"/>
              </w:rPr>
            </w:pPr>
            <w:r w:rsidRPr="00446992">
              <w:rPr>
                <w:rFonts w:cs="Calibri"/>
                <w:color w:val="000000"/>
                <w:sz w:val="18"/>
                <w:szCs w:val="18"/>
              </w:rPr>
              <w:t>cnumcta</w:t>
            </w:r>
          </w:p>
        </w:tc>
        <w:tc>
          <w:tcPr>
            <w:tcW w:w="6803" w:type="dxa"/>
            <w:shd w:val="clear" w:color="auto" w:fill="auto"/>
            <w:noWrap/>
            <w:hideMark/>
          </w:tcPr>
          <w:p w14:paraId="2ED06DF5"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0D170B0D"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480FAA4B"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11 caracteres, é acrescentado ‘ ’ à esquerda, até perfazer o comprimento de campo desejado.</w:t>
            </w:r>
          </w:p>
        </w:tc>
      </w:tr>
      <w:tr w:rsidR="00E84F8B" w:rsidRPr="00446992" w14:paraId="18081D07" w14:textId="77777777" w:rsidTr="00FE1E54">
        <w:trPr>
          <w:trHeight w:val="290"/>
        </w:trPr>
        <w:tc>
          <w:tcPr>
            <w:tcW w:w="2194" w:type="dxa"/>
            <w:shd w:val="clear" w:color="auto" w:fill="auto"/>
            <w:noWrap/>
            <w:hideMark/>
          </w:tcPr>
          <w:p w14:paraId="01D5097C" w14:textId="77777777" w:rsidR="00E84F8B" w:rsidRPr="00446992" w:rsidRDefault="00E84F8B" w:rsidP="00FE1E54">
            <w:pPr>
              <w:rPr>
                <w:rFonts w:cs="Calibri"/>
                <w:color w:val="000000"/>
                <w:sz w:val="18"/>
                <w:szCs w:val="18"/>
              </w:rPr>
            </w:pPr>
            <w:r w:rsidRPr="00446992">
              <w:rPr>
                <w:rFonts w:cs="Calibri"/>
                <w:color w:val="000000"/>
                <w:sz w:val="18"/>
                <w:szCs w:val="18"/>
              </w:rPr>
              <w:t>zcaucao</w:t>
            </w:r>
          </w:p>
        </w:tc>
        <w:tc>
          <w:tcPr>
            <w:tcW w:w="6803" w:type="dxa"/>
            <w:shd w:val="clear" w:color="auto" w:fill="auto"/>
            <w:noWrap/>
            <w:hideMark/>
          </w:tcPr>
          <w:p w14:paraId="64D99B62"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0B2AE76F"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7FD35DD"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10 caracteres, é acrescentado ‘ ’ à esquerda, até perfazer o comprimento de campo desejado.</w:t>
            </w:r>
          </w:p>
        </w:tc>
      </w:tr>
      <w:tr w:rsidR="00E84F8B" w:rsidRPr="00446992" w14:paraId="0CE335AA" w14:textId="77777777" w:rsidTr="00FE1E54">
        <w:trPr>
          <w:trHeight w:val="290"/>
        </w:trPr>
        <w:tc>
          <w:tcPr>
            <w:tcW w:w="2194" w:type="dxa"/>
            <w:shd w:val="clear" w:color="auto" w:fill="auto"/>
            <w:noWrap/>
            <w:hideMark/>
          </w:tcPr>
          <w:p w14:paraId="0A4E62CC" w14:textId="77777777" w:rsidR="00E84F8B" w:rsidRPr="00446992" w:rsidRDefault="00E84F8B" w:rsidP="00FE1E54">
            <w:pPr>
              <w:rPr>
                <w:rFonts w:cs="Calibri"/>
                <w:color w:val="000000"/>
                <w:sz w:val="18"/>
                <w:szCs w:val="18"/>
              </w:rPr>
            </w:pPr>
            <w:r w:rsidRPr="00446992">
              <w:rPr>
                <w:rFonts w:cs="Calibri"/>
                <w:color w:val="000000"/>
                <w:sz w:val="18"/>
                <w:szCs w:val="18"/>
              </w:rPr>
              <w:t>tipgargbl</w:t>
            </w:r>
          </w:p>
        </w:tc>
        <w:tc>
          <w:tcPr>
            <w:tcW w:w="6803" w:type="dxa"/>
            <w:shd w:val="clear" w:color="auto" w:fill="auto"/>
            <w:noWrap/>
            <w:hideMark/>
          </w:tcPr>
          <w:p w14:paraId="7C30E9FF"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7B8DDD2F"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C6B5687"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5 caracteres, é acrescentado ‘ ’ à esquerda, até perfazer o comprimento de campo desejado.</w:t>
            </w:r>
          </w:p>
        </w:tc>
      </w:tr>
      <w:tr w:rsidR="00E84F8B" w:rsidRPr="00446992" w14:paraId="287FBAB9" w14:textId="77777777" w:rsidTr="00FE1E54">
        <w:trPr>
          <w:trHeight w:val="290"/>
        </w:trPr>
        <w:tc>
          <w:tcPr>
            <w:tcW w:w="2194" w:type="dxa"/>
            <w:shd w:val="clear" w:color="auto" w:fill="auto"/>
            <w:noWrap/>
            <w:hideMark/>
          </w:tcPr>
          <w:p w14:paraId="038E6C37" w14:textId="77777777" w:rsidR="00E84F8B" w:rsidRPr="00446992" w:rsidRDefault="00E84F8B" w:rsidP="00FE1E54">
            <w:pPr>
              <w:rPr>
                <w:rFonts w:cs="Calibri"/>
                <w:color w:val="000000"/>
                <w:sz w:val="18"/>
                <w:szCs w:val="18"/>
              </w:rPr>
            </w:pPr>
            <w:r w:rsidRPr="00446992">
              <w:rPr>
                <w:rFonts w:cs="Calibri"/>
                <w:color w:val="000000"/>
                <w:sz w:val="18"/>
                <w:szCs w:val="18"/>
              </w:rPr>
              <w:t>ckprodut</w:t>
            </w:r>
          </w:p>
        </w:tc>
        <w:tc>
          <w:tcPr>
            <w:tcW w:w="6803" w:type="dxa"/>
            <w:shd w:val="clear" w:color="auto" w:fill="auto"/>
            <w:noWrap/>
            <w:hideMark/>
          </w:tcPr>
          <w:p w14:paraId="09DA28F7"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11623AF0"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07BCD4D"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E84F8B" w:rsidRPr="00446992" w14:paraId="7CA21950" w14:textId="77777777" w:rsidTr="00FE1E54">
        <w:trPr>
          <w:trHeight w:val="290"/>
        </w:trPr>
        <w:tc>
          <w:tcPr>
            <w:tcW w:w="2194" w:type="dxa"/>
            <w:shd w:val="clear" w:color="auto" w:fill="auto"/>
            <w:noWrap/>
            <w:hideMark/>
          </w:tcPr>
          <w:p w14:paraId="472B0414" w14:textId="77777777" w:rsidR="00E84F8B" w:rsidRPr="00446992" w:rsidRDefault="00E84F8B" w:rsidP="00FE1E54">
            <w:pPr>
              <w:rPr>
                <w:rFonts w:cs="Calibri"/>
                <w:color w:val="000000"/>
                <w:sz w:val="18"/>
                <w:szCs w:val="18"/>
              </w:rPr>
            </w:pPr>
            <w:r w:rsidRPr="00446992">
              <w:rPr>
                <w:rFonts w:cs="Calibri"/>
                <w:color w:val="000000"/>
                <w:sz w:val="18"/>
                <w:szCs w:val="18"/>
              </w:rPr>
              <w:t>cksubpro</w:t>
            </w:r>
          </w:p>
        </w:tc>
        <w:tc>
          <w:tcPr>
            <w:tcW w:w="6803" w:type="dxa"/>
            <w:shd w:val="clear" w:color="auto" w:fill="auto"/>
            <w:noWrap/>
            <w:hideMark/>
          </w:tcPr>
          <w:p w14:paraId="5848536F"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69B5BB83"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7BE789E5"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E84F8B" w:rsidRPr="00446992" w14:paraId="2BEB76D8" w14:textId="77777777" w:rsidTr="00FE1E54">
        <w:trPr>
          <w:trHeight w:val="290"/>
        </w:trPr>
        <w:tc>
          <w:tcPr>
            <w:tcW w:w="2194" w:type="dxa"/>
            <w:shd w:val="clear" w:color="auto" w:fill="auto"/>
            <w:noWrap/>
            <w:hideMark/>
          </w:tcPr>
          <w:p w14:paraId="71B20D77" w14:textId="77777777" w:rsidR="00E84F8B" w:rsidRPr="00446992" w:rsidRDefault="00E84F8B" w:rsidP="00FE1E54">
            <w:pPr>
              <w:rPr>
                <w:rFonts w:cs="Calibri"/>
                <w:color w:val="000000"/>
                <w:sz w:val="18"/>
                <w:szCs w:val="18"/>
              </w:rPr>
            </w:pPr>
            <w:r w:rsidRPr="00446992">
              <w:rPr>
                <w:rFonts w:cs="Calibri"/>
                <w:color w:val="000000"/>
                <w:sz w:val="18"/>
                <w:szCs w:val="18"/>
              </w:rPr>
              <w:t>cproduto</w:t>
            </w:r>
          </w:p>
        </w:tc>
        <w:tc>
          <w:tcPr>
            <w:tcW w:w="6803" w:type="dxa"/>
            <w:shd w:val="clear" w:color="auto" w:fill="auto"/>
            <w:noWrap/>
            <w:hideMark/>
          </w:tcPr>
          <w:p w14:paraId="56BB94BA"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75457F34"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62DF3B7"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E84F8B" w:rsidRPr="00446992" w14:paraId="0D8DB650" w14:textId="77777777" w:rsidTr="00FE1E54">
        <w:trPr>
          <w:trHeight w:val="290"/>
        </w:trPr>
        <w:tc>
          <w:tcPr>
            <w:tcW w:w="2194" w:type="dxa"/>
            <w:shd w:val="clear" w:color="auto" w:fill="auto"/>
            <w:noWrap/>
            <w:hideMark/>
          </w:tcPr>
          <w:p w14:paraId="033AFB43" w14:textId="77777777" w:rsidR="00E84F8B" w:rsidRPr="00446992" w:rsidRDefault="00E84F8B" w:rsidP="00FE1E54">
            <w:pPr>
              <w:rPr>
                <w:rFonts w:cs="Calibri"/>
                <w:color w:val="000000"/>
                <w:sz w:val="18"/>
                <w:szCs w:val="18"/>
              </w:rPr>
            </w:pPr>
            <w:r w:rsidRPr="00446992">
              <w:rPr>
                <w:rFonts w:cs="Calibri"/>
                <w:color w:val="000000"/>
                <w:sz w:val="18"/>
                <w:szCs w:val="18"/>
              </w:rPr>
              <w:t>csubprod</w:t>
            </w:r>
          </w:p>
        </w:tc>
        <w:tc>
          <w:tcPr>
            <w:tcW w:w="6803" w:type="dxa"/>
            <w:shd w:val="clear" w:color="auto" w:fill="auto"/>
            <w:noWrap/>
            <w:hideMark/>
          </w:tcPr>
          <w:p w14:paraId="08C5F510"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2D571160"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04260F1"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lastRenderedPageBreak/>
              <w:t>Caso o campo não esteja preenchido com 3 caracteres, é acrescentado ‘ ’ à esquerda, até perfazer o comprimento de campo desejado.</w:t>
            </w:r>
          </w:p>
        </w:tc>
      </w:tr>
      <w:tr w:rsidR="00E84F8B" w:rsidRPr="00446992" w14:paraId="59DDC44D" w14:textId="77777777" w:rsidTr="00FE1E54">
        <w:trPr>
          <w:trHeight w:val="290"/>
        </w:trPr>
        <w:tc>
          <w:tcPr>
            <w:tcW w:w="2194" w:type="dxa"/>
            <w:shd w:val="clear" w:color="auto" w:fill="auto"/>
            <w:noWrap/>
            <w:hideMark/>
          </w:tcPr>
          <w:p w14:paraId="1097D21A" w14:textId="77777777" w:rsidR="00E84F8B" w:rsidRPr="00446992" w:rsidRDefault="00E84F8B" w:rsidP="00FE1E54">
            <w:pPr>
              <w:rPr>
                <w:rFonts w:cs="Calibri"/>
                <w:color w:val="000000"/>
                <w:sz w:val="18"/>
                <w:szCs w:val="18"/>
              </w:rPr>
            </w:pPr>
            <w:r w:rsidRPr="00446992">
              <w:rPr>
                <w:rFonts w:cs="Calibri"/>
                <w:color w:val="000000"/>
                <w:sz w:val="18"/>
                <w:szCs w:val="18"/>
              </w:rPr>
              <w:lastRenderedPageBreak/>
              <w:t>cgarant</w:t>
            </w:r>
          </w:p>
        </w:tc>
        <w:tc>
          <w:tcPr>
            <w:tcW w:w="6803" w:type="dxa"/>
            <w:shd w:val="clear" w:color="auto" w:fill="auto"/>
            <w:noWrap/>
            <w:hideMark/>
          </w:tcPr>
          <w:p w14:paraId="2B63EE08"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33AF6E3C"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C24C671"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6 caracteres, é acrescentado ‘ ’ à esquerda, até perfazer o comprimento de campo desejado.</w:t>
            </w:r>
          </w:p>
        </w:tc>
      </w:tr>
      <w:tr w:rsidR="00E84F8B" w:rsidRPr="00446992" w14:paraId="41A82D13" w14:textId="77777777" w:rsidTr="00FE1E54">
        <w:trPr>
          <w:trHeight w:val="290"/>
        </w:trPr>
        <w:tc>
          <w:tcPr>
            <w:tcW w:w="2194" w:type="dxa"/>
            <w:shd w:val="clear" w:color="auto" w:fill="auto"/>
            <w:noWrap/>
            <w:hideMark/>
          </w:tcPr>
          <w:p w14:paraId="2BC0A381" w14:textId="77777777" w:rsidR="00E84F8B" w:rsidRPr="00446992" w:rsidRDefault="00E84F8B" w:rsidP="00FE1E54">
            <w:pPr>
              <w:rPr>
                <w:rFonts w:cs="Calibri"/>
                <w:color w:val="000000"/>
                <w:sz w:val="18"/>
                <w:szCs w:val="18"/>
              </w:rPr>
            </w:pPr>
            <w:r w:rsidRPr="00446992">
              <w:rPr>
                <w:rFonts w:cs="Calibri"/>
                <w:color w:val="000000"/>
                <w:sz w:val="18"/>
                <w:szCs w:val="18"/>
              </w:rPr>
              <w:t>ctipoinst</w:t>
            </w:r>
          </w:p>
        </w:tc>
        <w:tc>
          <w:tcPr>
            <w:tcW w:w="6803" w:type="dxa"/>
            <w:shd w:val="clear" w:color="auto" w:fill="auto"/>
            <w:noWrap/>
            <w:hideMark/>
          </w:tcPr>
          <w:p w14:paraId="184D4410"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6738D621"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A7B924C"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1 caracter, é acrescentado ‘ ’ à esquerda, até perfazer o comprimento de campo desejado.</w:t>
            </w:r>
          </w:p>
        </w:tc>
      </w:tr>
      <w:tr w:rsidR="00E84F8B" w:rsidRPr="00446992" w14:paraId="5F72F94B" w14:textId="77777777" w:rsidTr="00FE1E54">
        <w:trPr>
          <w:trHeight w:val="290"/>
        </w:trPr>
        <w:tc>
          <w:tcPr>
            <w:tcW w:w="2194" w:type="dxa"/>
            <w:shd w:val="clear" w:color="auto" w:fill="auto"/>
            <w:noWrap/>
            <w:hideMark/>
          </w:tcPr>
          <w:p w14:paraId="6BD605F8" w14:textId="77777777" w:rsidR="00E84F8B" w:rsidRPr="00446992" w:rsidRDefault="00E84F8B" w:rsidP="00FE1E54">
            <w:pPr>
              <w:rPr>
                <w:rFonts w:cs="Calibri"/>
                <w:color w:val="000000"/>
                <w:sz w:val="18"/>
                <w:szCs w:val="18"/>
              </w:rPr>
            </w:pPr>
            <w:r w:rsidRPr="00446992">
              <w:rPr>
                <w:rFonts w:cs="Calibri"/>
                <w:color w:val="000000"/>
                <w:sz w:val="18"/>
                <w:szCs w:val="18"/>
              </w:rPr>
              <w:t>ctipoaval</w:t>
            </w:r>
          </w:p>
        </w:tc>
        <w:tc>
          <w:tcPr>
            <w:tcW w:w="6803" w:type="dxa"/>
            <w:shd w:val="clear" w:color="auto" w:fill="auto"/>
            <w:noWrap/>
            <w:hideMark/>
          </w:tcPr>
          <w:p w14:paraId="0CAFF3A8"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5523318C"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4230A692"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1 caracter, é acrescentado ‘ ’ à esquerda, até perfazer o comprimento de campo desejado.</w:t>
            </w:r>
          </w:p>
        </w:tc>
      </w:tr>
      <w:tr w:rsidR="00E84F8B" w:rsidRPr="00446992" w14:paraId="0C380CC5" w14:textId="77777777" w:rsidTr="00FE1E54">
        <w:trPr>
          <w:trHeight w:val="290"/>
        </w:trPr>
        <w:tc>
          <w:tcPr>
            <w:tcW w:w="2194" w:type="dxa"/>
            <w:shd w:val="clear" w:color="auto" w:fill="auto"/>
            <w:noWrap/>
            <w:hideMark/>
          </w:tcPr>
          <w:p w14:paraId="58D28C4F" w14:textId="77777777" w:rsidR="00E84F8B" w:rsidRPr="00446992" w:rsidRDefault="00E84F8B" w:rsidP="00FE1E54">
            <w:pPr>
              <w:rPr>
                <w:rFonts w:cs="Calibri"/>
                <w:color w:val="000000"/>
                <w:sz w:val="18"/>
                <w:szCs w:val="18"/>
              </w:rPr>
            </w:pPr>
            <w:r w:rsidRPr="00446992">
              <w:rPr>
                <w:rFonts w:cs="Calibri"/>
                <w:color w:val="000000"/>
                <w:sz w:val="18"/>
                <w:szCs w:val="18"/>
              </w:rPr>
              <w:t>ctipocs</w:t>
            </w:r>
          </w:p>
        </w:tc>
        <w:tc>
          <w:tcPr>
            <w:tcW w:w="6803" w:type="dxa"/>
            <w:shd w:val="clear" w:color="auto" w:fill="auto"/>
            <w:noWrap/>
            <w:hideMark/>
          </w:tcPr>
          <w:p w14:paraId="205D9947"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41CE05D2"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7C218A4"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1 caracter, é acrescentado ‘ ’ à esquerda, até perfazer o comprimento de campo desejado.</w:t>
            </w:r>
          </w:p>
        </w:tc>
      </w:tr>
      <w:tr w:rsidR="00E84F8B" w:rsidRPr="00446992" w14:paraId="771F30D7" w14:textId="77777777" w:rsidTr="00FE1E54">
        <w:trPr>
          <w:trHeight w:val="290"/>
        </w:trPr>
        <w:tc>
          <w:tcPr>
            <w:tcW w:w="2194" w:type="dxa"/>
            <w:shd w:val="clear" w:color="auto" w:fill="auto"/>
            <w:noWrap/>
            <w:hideMark/>
          </w:tcPr>
          <w:p w14:paraId="5D4E9617" w14:textId="77777777" w:rsidR="00E84F8B" w:rsidRPr="00446992" w:rsidRDefault="00E84F8B" w:rsidP="00FE1E54">
            <w:pPr>
              <w:rPr>
                <w:rFonts w:cs="Calibri"/>
                <w:color w:val="000000"/>
                <w:sz w:val="18"/>
                <w:szCs w:val="18"/>
              </w:rPr>
            </w:pPr>
            <w:r w:rsidRPr="00446992">
              <w:rPr>
                <w:rFonts w:cs="Calibri"/>
                <w:color w:val="000000"/>
                <w:sz w:val="18"/>
                <w:szCs w:val="18"/>
              </w:rPr>
              <w:t>cestgar</w:t>
            </w:r>
          </w:p>
        </w:tc>
        <w:tc>
          <w:tcPr>
            <w:tcW w:w="6803" w:type="dxa"/>
            <w:shd w:val="clear" w:color="auto" w:fill="auto"/>
            <w:noWrap/>
            <w:hideMark/>
          </w:tcPr>
          <w:p w14:paraId="2AE0D6DC"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0E9F7BFC"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7641FA8"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5 caracteres, é acrescentado ‘ ’ à esquerda, até perfazer o comprimento de campo desejado.</w:t>
            </w:r>
          </w:p>
        </w:tc>
      </w:tr>
      <w:tr w:rsidR="00E84F8B" w:rsidRPr="00446992" w14:paraId="022C4A01" w14:textId="77777777" w:rsidTr="00FE1E54">
        <w:trPr>
          <w:trHeight w:val="290"/>
        </w:trPr>
        <w:tc>
          <w:tcPr>
            <w:tcW w:w="2194" w:type="dxa"/>
            <w:shd w:val="clear" w:color="auto" w:fill="auto"/>
            <w:noWrap/>
            <w:hideMark/>
          </w:tcPr>
          <w:p w14:paraId="02A1ACE2" w14:textId="77777777" w:rsidR="00E84F8B" w:rsidRPr="00446992" w:rsidRDefault="00E84F8B" w:rsidP="00FE1E54">
            <w:pPr>
              <w:rPr>
                <w:rFonts w:cs="Calibri"/>
                <w:color w:val="000000"/>
                <w:sz w:val="18"/>
                <w:szCs w:val="18"/>
              </w:rPr>
            </w:pPr>
            <w:r w:rsidRPr="00446992">
              <w:rPr>
                <w:rFonts w:cs="Calibri"/>
                <w:color w:val="000000"/>
                <w:sz w:val="18"/>
                <w:szCs w:val="18"/>
              </w:rPr>
              <w:t>ctipcflet</w:t>
            </w:r>
          </w:p>
        </w:tc>
        <w:tc>
          <w:tcPr>
            <w:tcW w:w="6803" w:type="dxa"/>
            <w:shd w:val="clear" w:color="auto" w:fill="auto"/>
            <w:noWrap/>
            <w:hideMark/>
          </w:tcPr>
          <w:p w14:paraId="0F72087C"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24BC413C"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51F7083"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2 caracteres, é acrescentado ‘ ’ à esquerda, até perfazer o comprimento de campo desejado.</w:t>
            </w:r>
          </w:p>
        </w:tc>
      </w:tr>
      <w:tr w:rsidR="00E84F8B" w:rsidRPr="00446992" w14:paraId="64576FF9" w14:textId="77777777" w:rsidTr="00FE1E54">
        <w:trPr>
          <w:trHeight w:val="290"/>
        </w:trPr>
        <w:tc>
          <w:tcPr>
            <w:tcW w:w="2194" w:type="dxa"/>
            <w:shd w:val="clear" w:color="auto" w:fill="auto"/>
            <w:noWrap/>
            <w:hideMark/>
          </w:tcPr>
          <w:p w14:paraId="781FB7DD" w14:textId="77777777" w:rsidR="00E84F8B" w:rsidRPr="00446992" w:rsidRDefault="00E84F8B" w:rsidP="00FE1E54">
            <w:pPr>
              <w:rPr>
                <w:rFonts w:cs="Calibri"/>
                <w:color w:val="000000"/>
                <w:sz w:val="18"/>
                <w:szCs w:val="18"/>
              </w:rPr>
            </w:pPr>
            <w:r w:rsidRPr="00446992">
              <w:rPr>
                <w:rFonts w:cs="Calibri"/>
                <w:color w:val="000000"/>
                <w:sz w:val="18"/>
                <w:szCs w:val="18"/>
              </w:rPr>
              <w:t>zcliente</w:t>
            </w:r>
          </w:p>
        </w:tc>
        <w:tc>
          <w:tcPr>
            <w:tcW w:w="6803" w:type="dxa"/>
            <w:shd w:val="clear" w:color="auto" w:fill="auto"/>
            <w:noWrap/>
            <w:hideMark/>
          </w:tcPr>
          <w:p w14:paraId="73DD9FA2" w14:textId="77777777" w:rsidR="00E84F8B" w:rsidRPr="00E40CDD"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1841EE7C"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3466BC6D"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w:t>
            </w:r>
            <w:r>
              <w:rPr>
                <w:rFonts w:cs="Calibri"/>
                <w:color w:val="000000"/>
                <w:sz w:val="18"/>
                <w:szCs w:val="18"/>
              </w:rPr>
              <w:t>ampo não esteja preenchido com 10</w:t>
            </w:r>
            <w:r w:rsidRPr="00E40CDD">
              <w:rPr>
                <w:rFonts w:cs="Calibri"/>
                <w:color w:val="000000"/>
                <w:sz w:val="18"/>
                <w:szCs w:val="18"/>
              </w:rPr>
              <w:t xml:space="preserve"> caracteres, é acrescentado o dígito ‘0’ à esquerda, até perfazer o comprimento de campo desejado.</w:t>
            </w:r>
          </w:p>
        </w:tc>
      </w:tr>
      <w:tr w:rsidR="00E84F8B" w:rsidRPr="00446992" w14:paraId="12017F03" w14:textId="77777777" w:rsidTr="00FE1E54">
        <w:trPr>
          <w:trHeight w:val="290"/>
        </w:trPr>
        <w:tc>
          <w:tcPr>
            <w:tcW w:w="2194" w:type="dxa"/>
            <w:shd w:val="clear" w:color="auto" w:fill="auto"/>
            <w:noWrap/>
            <w:hideMark/>
          </w:tcPr>
          <w:p w14:paraId="096F7D26" w14:textId="77777777" w:rsidR="00E84F8B" w:rsidRPr="00446992" w:rsidRDefault="00E84F8B" w:rsidP="00FE1E54">
            <w:pPr>
              <w:rPr>
                <w:rFonts w:cs="Calibri"/>
                <w:color w:val="000000"/>
                <w:sz w:val="18"/>
                <w:szCs w:val="18"/>
              </w:rPr>
            </w:pPr>
            <w:r w:rsidRPr="00446992">
              <w:rPr>
                <w:rFonts w:cs="Calibri"/>
                <w:color w:val="000000"/>
                <w:sz w:val="18"/>
                <w:szCs w:val="18"/>
              </w:rPr>
              <w:t>centidad</w:t>
            </w:r>
          </w:p>
        </w:tc>
        <w:tc>
          <w:tcPr>
            <w:tcW w:w="6803" w:type="dxa"/>
            <w:shd w:val="clear" w:color="auto" w:fill="auto"/>
            <w:noWrap/>
            <w:hideMark/>
          </w:tcPr>
          <w:p w14:paraId="1520DE8B"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290635C4"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E496DAD"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E84F8B" w:rsidRPr="00446992" w14:paraId="0220E135" w14:textId="77777777" w:rsidTr="00FE1E54">
        <w:trPr>
          <w:trHeight w:val="290"/>
        </w:trPr>
        <w:tc>
          <w:tcPr>
            <w:tcW w:w="2194" w:type="dxa"/>
            <w:shd w:val="clear" w:color="auto" w:fill="auto"/>
            <w:noWrap/>
            <w:hideMark/>
          </w:tcPr>
          <w:p w14:paraId="5E723EA0" w14:textId="77777777" w:rsidR="00E84F8B" w:rsidRPr="00446992" w:rsidRDefault="00E84F8B" w:rsidP="00FE1E54">
            <w:pPr>
              <w:rPr>
                <w:rFonts w:cs="Calibri"/>
                <w:color w:val="000000"/>
                <w:sz w:val="18"/>
                <w:szCs w:val="18"/>
              </w:rPr>
            </w:pPr>
            <w:r w:rsidRPr="00446992">
              <w:rPr>
                <w:rFonts w:cs="Calibri"/>
                <w:color w:val="000000"/>
                <w:sz w:val="18"/>
                <w:szCs w:val="18"/>
              </w:rPr>
              <w:t>caplic</w:t>
            </w:r>
          </w:p>
        </w:tc>
        <w:tc>
          <w:tcPr>
            <w:tcW w:w="6803" w:type="dxa"/>
            <w:shd w:val="clear" w:color="auto" w:fill="auto"/>
            <w:noWrap/>
            <w:hideMark/>
          </w:tcPr>
          <w:p w14:paraId="5FD9643A"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31E6F8B0"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4DF35D5"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E84F8B" w:rsidRPr="00446992" w14:paraId="11ABB781" w14:textId="77777777" w:rsidTr="00FE1E54">
        <w:trPr>
          <w:trHeight w:val="290"/>
        </w:trPr>
        <w:tc>
          <w:tcPr>
            <w:tcW w:w="2194" w:type="dxa"/>
            <w:shd w:val="clear" w:color="auto" w:fill="auto"/>
            <w:noWrap/>
            <w:hideMark/>
          </w:tcPr>
          <w:p w14:paraId="426C63E7" w14:textId="77777777" w:rsidR="00E84F8B" w:rsidRPr="00446992" w:rsidRDefault="00E84F8B" w:rsidP="00FE1E54">
            <w:pPr>
              <w:rPr>
                <w:rFonts w:cs="Calibri"/>
                <w:color w:val="000000"/>
                <w:sz w:val="18"/>
                <w:szCs w:val="18"/>
              </w:rPr>
            </w:pPr>
            <w:r w:rsidRPr="00446992">
              <w:rPr>
                <w:rFonts w:cs="Calibri"/>
                <w:color w:val="000000"/>
                <w:sz w:val="18"/>
                <w:szCs w:val="18"/>
              </w:rPr>
              <w:t>cisin</w:t>
            </w:r>
          </w:p>
        </w:tc>
        <w:tc>
          <w:tcPr>
            <w:tcW w:w="6803" w:type="dxa"/>
            <w:shd w:val="clear" w:color="auto" w:fill="auto"/>
            <w:noWrap/>
            <w:hideMark/>
          </w:tcPr>
          <w:p w14:paraId="534170DB"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10936D89"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2DDCA6F"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 xml:space="preserve">Caso o campo não esteja preenchido com </w:t>
            </w:r>
            <w:r>
              <w:rPr>
                <w:rFonts w:cs="Calibri"/>
                <w:color w:val="000000"/>
                <w:sz w:val="18"/>
                <w:szCs w:val="18"/>
              </w:rPr>
              <w:t>12</w:t>
            </w:r>
            <w:r w:rsidRPr="00E40CDD">
              <w:rPr>
                <w:rFonts w:cs="Calibri"/>
                <w:color w:val="000000"/>
                <w:sz w:val="18"/>
                <w:szCs w:val="18"/>
              </w:rPr>
              <w:t xml:space="preserve"> caracteres, é acrescentado ‘ ’ à esquerda, até perfazer o comprimento de campo desejado.</w:t>
            </w:r>
          </w:p>
        </w:tc>
      </w:tr>
      <w:tr w:rsidR="00E84F8B" w:rsidRPr="00446992" w14:paraId="2190CC6A" w14:textId="77777777" w:rsidTr="00FE1E54">
        <w:trPr>
          <w:trHeight w:val="290"/>
        </w:trPr>
        <w:tc>
          <w:tcPr>
            <w:tcW w:w="2194" w:type="dxa"/>
            <w:shd w:val="clear" w:color="auto" w:fill="auto"/>
            <w:noWrap/>
            <w:hideMark/>
          </w:tcPr>
          <w:p w14:paraId="03AB85AB" w14:textId="77777777" w:rsidR="00E84F8B" w:rsidRPr="00446992" w:rsidRDefault="00E84F8B" w:rsidP="00FE1E54">
            <w:pPr>
              <w:rPr>
                <w:rFonts w:cs="Calibri"/>
                <w:color w:val="000000"/>
                <w:sz w:val="18"/>
                <w:szCs w:val="18"/>
              </w:rPr>
            </w:pPr>
            <w:r w:rsidRPr="00446992">
              <w:rPr>
                <w:rFonts w:cs="Calibri"/>
                <w:color w:val="000000"/>
                <w:sz w:val="18"/>
                <w:szCs w:val="18"/>
              </w:rPr>
              <w:t>zcliant</w:t>
            </w:r>
          </w:p>
        </w:tc>
        <w:tc>
          <w:tcPr>
            <w:tcW w:w="6803" w:type="dxa"/>
            <w:shd w:val="clear" w:color="auto" w:fill="auto"/>
            <w:noWrap/>
            <w:hideMark/>
          </w:tcPr>
          <w:p w14:paraId="6633A545"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66583217"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60867704"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w:t>
            </w:r>
            <w:r>
              <w:rPr>
                <w:rFonts w:cs="Calibri"/>
                <w:color w:val="000000"/>
                <w:sz w:val="18"/>
                <w:szCs w:val="18"/>
              </w:rPr>
              <w:t>ampo não esteja preenchido com 10</w:t>
            </w:r>
            <w:r w:rsidRPr="00E40CDD">
              <w:rPr>
                <w:rFonts w:cs="Calibri"/>
                <w:color w:val="000000"/>
                <w:sz w:val="18"/>
                <w:szCs w:val="18"/>
              </w:rPr>
              <w:t xml:space="preserve"> caracteres, é acrescentado o dígito ‘0’ à esquerda, até perfazer o comprimento de campo desejado.</w:t>
            </w:r>
          </w:p>
        </w:tc>
      </w:tr>
      <w:tr w:rsidR="00E84F8B" w:rsidRPr="00446992" w14:paraId="62DB74D3" w14:textId="77777777" w:rsidTr="00FE1E54">
        <w:trPr>
          <w:trHeight w:val="290"/>
        </w:trPr>
        <w:tc>
          <w:tcPr>
            <w:tcW w:w="2194" w:type="dxa"/>
            <w:shd w:val="clear" w:color="auto" w:fill="auto"/>
            <w:noWrap/>
            <w:hideMark/>
          </w:tcPr>
          <w:p w14:paraId="4AFED0EE" w14:textId="77777777" w:rsidR="00E84F8B" w:rsidRPr="00446992" w:rsidRDefault="00E84F8B" w:rsidP="00FE1E54">
            <w:pPr>
              <w:rPr>
                <w:rFonts w:cs="Calibri"/>
                <w:color w:val="000000"/>
                <w:sz w:val="18"/>
                <w:szCs w:val="18"/>
              </w:rPr>
            </w:pPr>
            <w:r w:rsidRPr="00446992">
              <w:rPr>
                <w:rFonts w:cs="Calibri"/>
                <w:color w:val="000000"/>
                <w:sz w:val="18"/>
                <w:szCs w:val="18"/>
              </w:rPr>
              <w:t>zcligrupo</w:t>
            </w:r>
          </w:p>
        </w:tc>
        <w:tc>
          <w:tcPr>
            <w:tcW w:w="6803" w:type="dxa"/>
            <w:shd w:val="clear" w:color="auto" w:fill="auto"/>
            <w:noWrap/>
            <w:hideMark/>
          </w:tcPr>
          <w:p w14:paraId="2CA20CCF"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5FD22C93"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1D04F944"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10 caracteres, é acrescentado o dígito ‘0’ à esquerda, até perfazer o comprimento de campo desejado.</w:t>
            </w:r>
          </w:p>
        </w:tc>
      </w:tr>
      <w:tr w:rsidR="00E84F8B" w:rsidRPr="00446992" w14:paraId="718316BB" w14:textId="77777777" w:rsidTr="00FE1E54">
        <w:trPr>
          <w:trHeight w:val="290"/>
        </w:trPr>
        <w:tc>
          <w:tcPr>
            <w:tcW w:w="2194" w:type="dxa"/>
            <w:shd w:val="clear" w:color="auto" w:fill="auto"/>
            <w:noWrap/>
            <w:hideMark/>
          </w:tcPr>
          <w:p w14:paraId="181DBBAA" w14:textId="77777777" w:rsidR="00E84F8B" w:rsidRPr="00446992" w:rsidRDefault="00E84F8B" w:rsidP="00FE1E54">
            <w:pPr>
              <w:rPr>
                <w:rFonts w:cs="Calibri"/>
                <w:color w:val="000000"/>
                <w:sz w:val="18"/>
                <w:szCs w:val="18"/>
              </w:rPr>
            </w:pPr>
            <w:r w:rsidRPr="00446992">
              <w:rPr>
                <w:rFonts w:cs="Calibri"/>
                <w:color w:val="000000"/>
                <w:sz w:val="18"/>
                <w:szCs w:val="18"/>
              </w:rPr>
              <w:t>msldact</w:t>
            </w:r>
          </w:p>
        </w:tc>
        <w:tc>
          <w:tcPr>
            <w:tcW w:w="6803" w:type="dxa"/>
            <w:shd w:val="clear" w:color="auto" w:fill="auto"/>
            <w:noWrap/>
            <w:hideMark/>
          </w:tcPr>
          <w:p w14:paraId="47B529A5"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0C0B8453"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30E00E6A" w14:textId="77777777" w:rsidR="00E84F8B" w:rsidRDefault="00E84F8B"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 ‘.’ São substituídos por uma ‘,’</w:t>
            </w:r>
          </w:p>
          <w:p w14:paraId="1E95BD12"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w:t>
            </w:r>
            <w:r>
              <w:rPr>
                <w:rFonts w:cs="Calibri"/>
                <w:color w:val="000000"/>
                <w:sz w:val="18"/>
                <w:szCs w:val="18"/>
              </w:rPr>
              <w:t>mpo não esteja preenchido com 17</w:t>
            </w:r>
            <w:r w:rsidRPr="00E40CDD">
              <w:rPr>
                <w:rFonts w:cs="Calibri"/>
                <w:color w:val="000000"/>
                <w:sz w:val="18"/>
                <w:szCs w:val="18"/>
              </w:rPr>
              <w:t xml:space="preserve"> caracteres, é acrescentado o dígito ‘0’ à esquerda, até perfazer o comprimento de campo desejado.</w:t>
            </w:r>
          </w:p>
        </w:tc>
      </w:tr>
      <w:tr w:rsidR="00E84F8B" w:rsidRPr="00446992" w14:paraId="0FE10747" w14:textId="77777777" w:rsidTr="00FE1E54">
        <w:trPr>
          <w:trHeight w:val="290"/>
        </w:trPr>
        <w:tc>
          <w:tcPr>
            <w:tcW w:w="2194" w:type="dxa"/>
            <w:shd w:val="clear" w:color="auto" w:fill="auto"/>
            <w:noWrap/>
            <w:hideMark/>
          </w:tcPr>
          <w:p w14:paraId="4D0BF0CE" w14:textId="77777777" w:rsidR="00E84F8B" w:rsidRPr="00446992" w:rsidRDefault="00E84F8B" w:rsidP="00FE1E54">
            <w:pPr>
              <w:rPr>
                <w:rFonts w:cs="Calibri"/>
                <w:color w:val="000000"/>
                <w:sz w:val="18"/>
                <w:szCs w:val="18"/>
              </w:rPr>
            </w:pPr>
            <w:r w:rsidRPr="00446992">
              <w:rPr>
                <w:rFonts w:cs="Calibri"/>
                <w:color w:val="000000"/>
                <w:sz w:val="18"/>
                <w:szCs w:val="18"/>
              </w:rPr>
              <w:t>nrsegur</w:t>
            </w:r>
          </w:p>
        </w:tc>
        <w:tc>
          <w:tcPr>
            <w:tcW w:w="6803" w:type="dxa"/>
            <w:shd w:val="clear" w:color="auto" w:fill="auto"/>
            <w:noWrap/>
            <w:hideMark/>
          </w:tcPr>
          <w:p w14:paraId="5E21E5D3"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557ACB6F"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2DB3DDC" w14:textId="77777777" w:rsidR="00E84F8B" w:rsidRPr="00CC314D" w:rsidRDefault="00E84F8B" w:rsidP="00F63E90">
            <w:pPr>
              <w:pStyle w:val="ListParagraph"/>
              <w:numPr>
                <w:ilvl w:val="0"/>
                <w:numId w:val="57"/>
              </w:numPr>
              <w:ind w:left="357" w:hanging="357"/>
              <w:rPr>
                <w:rFonts w:cs="Calibri"/>
                <w:color w:val="000000"/>
                <w:sz w:val="18"/>
                <w:szCs w:val="18"/>
              </w:rPr>
            </w:pPr>
            <w:r w:rsidRPr="00CC314D">
              <w:rPr>
                <w:rFonts w:cs="Calibri"/>
                <w:color w:val="000000"/>
                <w:sz w:val="18"/>
                <w:szCs w:val="18"/>
              </w:rPr>
              <w:lastRenderedPageBreak/>
              <w:t>Caso o campo não esteja preenchido com 5 caracteres, é acrescentado ‘ ’ à esquerda, até perfazer o comprimento de campo desejado.</w:t>
            </w:r>
          </w:p>
        </w:tc>
      </w:tr>
      <w:tr w:rsidR="00E84F8B" w:rsidRPr="00446992" w14:paraId="70B1FB84" w14:textId="77777777" w:rsidTr="00FE1E54">
        <w:trPr>
          <w:trHeight w:val="290"/>
        </w:trPr>
        <w:tc>
          <w:tcPr>
            <w:tcW w:w="2194" w:type="dxa"/>
            <w:shd w:val="clear" w:color="auto" w:fill="auto"/>
            <w:noWrap/>
            <w:hideMark/>
          </w:tcPr>
          <w:p w14:paraId="46E0E6EA" w14:textId="77777777" w:rsidR="00E84F8B" w:rsidRPr="00446992" w:rsidRDefault="00E84F8B" w:rsidP="00FE1E54">
            <w:pPr>
              <w:rPr>
                <w:rFonts w:cs="Calibri"/>
                <w:color w:val="000000"/>
                <w:sz w:val="18"/>
                <w:szCs w:val="18"/>
              </w:rPr>
            </w:pPr>
            <w:r w:rsidRPr="00446992">
              <w:rPr>
                <w:rFonts w:cs="Calibri"/>
                <w:color w:val="000000"/>
                <w:sz w:val="18"/>
                <w:szCs w:val="18"/>
              </w:rPr>
              <w:lastRenderedPageBreak/>
              <w:t>cmoeda</w:t>
            </w:r>
          </w:p>
        </w:tc>
        <w:tc>
          <w:tcPr>
            <w:tcW w:w="6803" w:type="dxa"/>
            <w:shd w:val="clear" w:color="auto" w:fill="auto"/>
            <w:noWrap/>
            <w:hideMark/>
          </w:tcPr>
          <w:p w14:paraId="3D077AB8"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2FBCB45" w14:textId="77777777" w:rsidR="00E84F8B" w:rsidRPr="00CC314D" w:rsidRDefault="00E84F8B" w:rsidP="00F63E90">
            <w:pPr>
              <w:pStyle w:val="ListParagraph"/>
              <w:numPr>
                <w:ilvl w:val="0"/>
                <w:numId w:val="57"/>
              </w:numPr>
              <w:ind w:left="357" w:hanging="357"/>
              <w:rPr>
                <w:rFonts w:cs="Calibri"/>
                <w:color w:val="000000"/>
                <w:sz w:val="18"/>
                <w:szCs w:val="18"/>
              </w:rPr>
            </w:pPr>
            <w:r w:rsidRPr="00CC314D">
              <w:rPr>
                <w:rFonts w:cs="Calibri"/>
                <w:color w:val="000000"/>
                <w:sz w:val="18"/>
                <w:szCs w:val="18"/>
              </w:rPr>
              <w:t>Caso o campo não esteja preenchido com 3 caracteres, é acrescentado ‘ ’ à esquerda, até perfazer o comprimento de campo desejado.</w:t>
            </w:r>
          </w:p>
        </w:tc>
      </w:tr>
      <w:tr w:rsidR="00E84F8B" w:rsidRPr="00446992" w14:paraId="5BCB3322" w14:textId="77777777" w:rsidTr="00FE1E54">
        <w:trPr>
          <w:trHeight w:val="290"/>
        </w:trPr>
        <w:tc>
          <w:tcPr>
            <w:tcW w:w="2194" w:type="dxa"/>
            <w:shd w:val="clear" w:color="auto" w:fill="auto"/>
            <w:noWrap/>
            <w:hideMark/>
          </w:tcPr>
          <w:p w14:paraId="770AF4E8" w14:textId="77777777" w:rsidR="00E84F8B" w:rsidRPr="00446992" w:rsidRDefault="00E84F8B" w:rsidP="00FE1E54">
            <w:pPr>
              <w:rPr>
                <w:rFonts w:cs="Calibri"/>
                <w:color w:val="000000"/>
                <w:sz w:val="18"/>
                <w:szCs w:val="18"/>
              </w:rPr>
            </w:pPr>
            <w:r w:rsidRPr="00446992">
              <w:rPr>
                <w:rFonts w:cs="Calibri"/>
                <w:color w:val="000000"/>
                <w:sz w:val="18"/>
                <w:szCs w:val="18"/>
              </w:rPr>
              <w:t>idcliente</w:t>
            </w:r>
          </w:p>
        </w:tc>
        <w:tc>
          <w:tcPr>
            <w:tcW w:w="6803" w:type="dxa"/>
            <w:shd w:val="clear" w:color="auto" w:fill="auto"/>
            <w:noWrap/>
            <w:hideMark/>
          </w:tcPr>
          <w:p w14:paraId="7A624F28"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28839A82" w14:textId="77777777" w:rsidR="00E84F8B" w:rsidRPr="00CC314D" w:rsidRDefault="00E84F8B" w:rsidP="00F63E90">
            <w:pPr>
              <w:pStyle w:val="ListParagraph"/>
              <w:numPr>
                <w:ilvl w:val="0"/>
                <w:numId w:val="57"/>
              </w:numPr>
              <w:ind w:left="357" w:hanging="357"/>
              <w:rPr>
                <w:rFonts w:cs="Calibri"/>
                <w:color w:val="000000"/>
                <w:sz w:val="18"/>
                <w:szCs w:val="18"/>
              </w:rPr>
            </w:pPr>
            <w:r w:rsidRPr="00CC314D">
              <w:rPr>
                <w:rFonts w:cs="Calibri"/>
                <w:color w:val="000000"/>
                <w:sz w:val="18"/>
                <w:szCs w:val="18"/>
              </w:rPr>
              <w:t>Caso o campo não esteja preenchido com 9 caracteres, é acrescentado o dígito ‘0’ à esquerda, até perfazer o comprimento de campo desejado.</w:t>
            </w:r>
          </w:p>
        </w:tc>
      </w:tr>
      <w:tr w:rsidR="00E84F8B" w:rsidRPr="00446992" w14:paraId="0509B6A2" w14:textId="77777777" w:rsidTr="00FE1E54">
        <w:trPr>
          <w:trHeight w:val="290"/>
        </w:trPr>
        <w:tc>
          <w:tcPr>
            <w:tcW w:w="2194" w:type="dxa"/>
            <w:shd w:val="clear" w:color="auto" w:fill="auto"/>
            <w:noWrap/>
            <w:hideMark/>
          </w:tcPr>
          <w:p w14:paraId="1D758B40" w14:textId="77777777" w:rsidR="00E84F8B" w:rsidRPr="00446992" w:rsidRDefault="00E84F8B" w:rsidP="00FE1E54">
            <w:pPr>
              <w:rPr>
                <w:rFonts w:cs="Calibri"/>
                <w:color w:val="000000"/>
                <w:sz w:val="18"/>
                <w:szCs w:val="18"/>
              </w:rPr>
            </w:pPr>
            <w:r w:rsidRPr="00446992">
              <w:rPr>
                <w:rFonts w:cs="Calibri"/>
                <w:color w:val="000000"/>
                <w:sz w:val="18"/>
                <w:szCs w:val="18"/>
              </w:rPr>
              <w:t>idbloqueio</w:t>
            </w:r>
          </w:p>
        </w:tc>
        <w:tc>
          <w:tcPr>
            <w:tcW w:w="6803" w:type="dxa"/>
            <w:shd w:val="clear" w:color="auto" w:fill="auto"/>
            <w:noWrap/>
            <w:hideMark/>
          </w:tcPr>
          <w:p w14:paraId="416BDF4E"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626290FF"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7A61626C" w14:textId="77777777" w:rsidR="00E84F8B" w:rsidRPr="00CC314D" w:rsidRDefault="00E84F8B" w:rsidP="00F63E90">
            <w:pPr>
              <w:pStyle w:val="ListParagraph"/>
              <w:numPr>
                <w:ilvl w:val="0"/>
                <w:numId w:val="57"/>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E84F8B" w:rsidRPr="00446992" w14:paraId="1536182E" w14:textId="77777777" w:rsidTr="00FE1E54">
        <w:trPr>
          <w:trHeight w:val="290"/>
        </w:trPr>
        <w:tc>
          <w:tcPr>
            <w:tcW w:w="2194" w:type="dxa"/>
            <w:shd w:val="clear" w:color="auto" w:fill="auto"/>
            <w:noWrap/>
            <w:hideMark/>
          </w:tcPr>
          <w:p w14:paraId="60B01FD2" w14:textId="77777777" w:rsidR="00E84F8B" w:rsidRPr="00446992" w:rsidRDefault="00E84F8B" w:rsidP="00FE1E54">
            <w:pPr>
              <w:rPr>
                <w:rFonts w:cs="Calibri"/>
                <w:color w:val="000000"/>
                <w:sz w:val="18"/>
                <w:szCs w:val="18"/>
              </w:rPr>
            </w:pPr>
            <w:r w:rsidRPr="00446992">
              <w:rPr>
                <w:rFonts w:cs="Calibri"/>
                <w:color w:val="000000"/>
                <w:sz w:val="18"/>
                <w:szCs w:val="18"/>
              </w:rPr>
              <w:t>idriesgsobe</w:t>
            </w:r>
          </w:p>
        </w:tc>
        <w:tc>
          <w:tcPr>
            <w:tcW w:w="6803" w:type="dxa"/>
            <w:shd w:val="clear" w:color="auto" w:fill="auto"/>
            <w:noWrap/>
            <w:hideMark/>
          </w:tcPr>
          <w:p w14:paraId="5FC19341"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203B07E5"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3AAA985" w14:textId="77777777" w:rsidR="00E84F8B" w:rsidRPr="00CC314D" w:rsidRDefault="00E84F8B" w:rsidP="00F63E90">
            <w:pPr>
              <w:pStyle w:val="ListParagraph"/>
              <w:numPr>
                <w:ilvl w:val="0"/>
                <w:numId w:val="57"/>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E84F8B" w:rsidRPr="00446992" w14:paraId="7303F53B" w14:textId="77777777" w:rsidTr="00FE1E54">
        <w:trPr>
          <w:trHeight w:val="290"/>
        </w:trPr>
        <w:tc>
          <w:tcPr>
            <w:tcW w:w="2194" w:type="dxa"/>
            <w:shd w:val="clear" w:color="auto" w:fill="auto"/>
            <w:noWrap/>
            <w:hideMark/>
          </w:tcPr>
          <w:p w14:paraId="574A4D6A" w14:textId="77777777" w:rsidR="00E84F8B" w:rsidRPr="00446992" w:rsidRDefault="00E84F8B" w:rsidP="00FE1E54">
            <w:pPr>
              <w:rPr>
                <w:rFonts w:cs="Calibri"/>
                <w:color w:val="000000"/>
                <w:sz w:val="18"/>
                <w:szCs w:val="18"/>
              </w:rPr>
            </w:pPr>
            <w:r w:rsidRPr="00446992">
              <w:rPr>
                <w:rFonts w:cs="Calibri"/>
                <w:color w:val="000000"/>
                <w:sz w:val="18"/>
                <w:szCs w:val="18"/>
              </w:rPr>
              <w:t>idcoberperf</w:t>
            </w:r>
          </w:p>
        </w:tc>
        <w:tc>
          <w:tcPr>
            <w:tcW w:w="6803" w:type="dxa"/>
            <w:shd w:val="clear" w:color="auto" w:fill="auto"/>
            <w:noWrap/>
            <w:hideMark/>
          </w:tcPr>
          <w:p w14:paraId="5888B7E5"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1003A49C"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76CEB508" w14:textId="77777777" w:rsidR="00E84F8B" w:rsidRPr="00CC314D" w:rsidRDefault="00E84F8B" w:rsidP="00F63E90">
            <w:pPr>
              <w:pStyle w:val="ListParagraph"/>
              <w:numPr>
                <w:ilvl w:val="0"/>
                <w:numId w:val="57"/>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E84F8B" w:rsidRPr="00446992" w14:paraId="0323D75C" w14:textId="77777777" w:rsidTr="00FE1E54">
        <w:trPr>
          <w:trHeight w:val="290"/>
        </w:trPr>
        <w:tc>
          <w:tcPr>
            <w:tcW w:w="2194" w:type="dxa"/>
            <w:shd w:val="clear" w:color="auto" w:fill="auto"/>
            <w:noWrap/>
            <w:hideMark/>
          </w:tcPr>
          <w:p w14:paraId="79E3C60D" w14:textId="77777777" w:rsidR="00E84F8B" w:rsidRPr="00446992" w:rsidRDefault="00E84F8B" w:rsidP="00FE1E54">
            <w:pPr>
              <w:rPr>
                <w:rFonts w:cs="Calibri"/>
                <w:color w:val="000000"/>
                <w:sz w:val="18"/>
                <w:szCs w:val="18"/>
              </w:rPr>
            </w:pPr>
            <w:r w:rsidRPr="00446992">
              <w:rPr>
                <w:rFonts w:cs="Calibri"/>
                <w:color w:val="000000"/>
                <w:sz w:val="18"/>
                <w:szCs w:val="18"/>
              </w:rPr>
              <w:t>valasesojur</w:t>
            </w:r>
          </w:p>
        </w:tc>
        <w:tc>
          <w:tcPr>
            <w:tcW w:w="6803" w:type="dxa"/>
            <w:shd w:val="clear" w:color="auto" w:fill="auto"/>
            <w:noWrap/>
            <w:hideMark/>
          </w:tcPr>
          <w:p w14:paraId="3231D709"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3D1346EA"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7946643" w14:textId="77777777" w:rsidR="00E84F8B" w:rsidRPr="00CC314D" w:rsidRDefault="00E84F8B" w:rsidP="00F63E90">
            <w:pPr>
              <w:pStyle w:val="ListParagraph"/>
              <w:numPr>
                <w:ilvl w:val="0"/>
                <w:numId w:val="57"/>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E84F8B" w:rsidRPr="00446992" w14:paraId="7E8085B0" w14:textId="77777777" w:rsidTr="00FE1E54">
        <w:trPr>
          <w:trHeight w:val="290"/>
        </w:trPr>
        <w:tc>
          <w:tcPr>
            <w:tcW w:w="2194" w:type="dxa"/>
            <w:shd w:val="clear" w:color="auto" w:fill="auto"/>
            <w:noWrap/>
            <w:hideMark/>
          </w:tcPr>
          <w:p w14:paraId="11098EAF" w14:textId="77777777" w:rsidR="00E84F8B" w:rsidRPr="00446992" w:rsidRDefault="00E84F8B" w:rsidP="00FE1E54">
            <w:pPr>
              <w:rPr>
                <w:rFonts w:cs="Calibri"/>
                <w:color w:val="000000"/>
                <w:sz w:val="18"/>
                <w:szCs w:val="18"/>
              </w:rPr>
            </w:pPr>
            <w:r w:rsidRPr="00446992">
              <w:rPr>
                <w:rFonts w:cs="Calibri"/>
                <w:color w:val="000000"/>
                <w:sz w:val="18"/>
                <w:szCs w:val="18"/>
              </w:rPr>
              <w:t>perreparto</w:t>
            </w:r>
          </w:p>
        </w:tc>
        <w:tc>
          <w:tcPr>
            <w:tcW w:w="6803" w:type="dxa"/>
            <w:shd w:val="clear" w:color="auto" w:fill="auto"/>
            <w:noWrap/>
            <w:hideMark/>
          </w:tcPr>
          <w:p w14:paraId="36B39423"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2246D4EA"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1262D274" w14:textId="77777777" w:rsidR="00E84F8B" w:rsidRDefault="00E84F8B"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 ‘.’ São substituídos por uma ‘,’</w:t>
            </w:r>
          </w:p>
          <w:p w14:paraId="74305D84" w14:textId="77777777" w:rsidR="00E84F8B" w:rsidRPr="00CC314D" w:rsidRDefault="00E84F8B" w:rsidP="00F63E90">
            <w:pPr>
              <w:pStyle w:val="ListParagraph"/>
              <w:numPr>
                <w:ilvl w:val="0"/>
                <w:numId w:val="57"/>
              </w:numPr>
              <w:ind w:left="357" w:hanging="357"/>
              <w:rPr>
                <w:rFonts w:cs="Calibri"/>
                <w:color w:val="000000"/>
                <w:sz w:val="18"/>
                <w:szCs w:val="18"/>
              </w:rPr>
            </w:pPr>
            <w:r w:rsidRPr="00CC314D">
              <w:rPr>
                <w:rFonts w:cs="Calibri"/>
                <w:color w:val="000000"/>
                <w:sz w:val="18"/>
                <w:szCs w:val="18"/>
              </w:rPr>
              <w:t>Caso o ca</w:t>
            </w:r>
            <w:r>
              <w:rPr>
                <w:rFonts w:cs="Calibri"/>
                <w:color w:val="000000"/>
                <w:sz w:val="18"/>
                <w:szCs w:val="18"/>
              </w:rPr>
              <w:t>mpo não esteja preenchido com 9</w:t>
            </w:r>
            <w:r w:rsidRPr="00CC314D">
              <w:rPr>
                <w:rFonts w:cs="Calibri"/>
                <w:color w:val="000000"/>
                <w:sz w:val="18"/>
                <w:szCs w:val="18"/>
              </w:rPr>
              <w:t xml:space="preserve"> caracteres, é acrescentado o dígito ‘0’ à esquerda, até perfazer o comprimento de campo desejado.</w:t>
            </w:r>
          </w:p>
        </w:tc>
      </w:tr>
      <w:tr w:rsidR="00E84F8B" w:rsidRPr="00446992" w14:paraId="019BB94C" w14:textId="77777777" w:rsidTr="00FE1E54">
        <w:trPr>
          <w:trHeight w:val="290"/>
        </w:trPr>
        <w:tc>
          <w:tcPr>
            <w:tcW w:w="2194" w:type="dxa"/>
            <w:shd w:val="clear" w:color="auto" w:fill="auto"/>
            <w:noWrap/>
            <w:hideMark/>
          </w:tcPr>
          <w:p w14:paraId="2395B124" w14:textId="77777777" w:rsidR="00E84F8B" w:rsidRPr="00446992" w:rsidRDefault="00E84F8B" w:rsidP="00FE1E54">
            <w:pPr>
              <w:rPr>
                <w:rFonts w:cs="Calibri"/>
                <w:color w:val="000000"/>
                <w:sz w:val="18"/>
                <w:szCs w:val="18"/>
              </w:rPr>
            </w:pPr>
            <w:r w:rsidRPr="00446992">
              <w:rPr>
                <w:rFonts w:cs="Calibri"/>
                <w:color w:val="000000"/>
                <w:sz w:val="18"/>
                <w:szCs w:val="18"/>
              </w:rPr>
              <w:t>ordenprelgar</w:t>
            </w:r>
          </w:p>
        </w:tc>
        <w:tc>
          <w:tcPr>
            <w:tcW w:w="6803" w:type="dxa"/>
            <w:shd w:val="clear" w:color="auto" w:fill="auto"/>
            <w:noWrap/>
            <w:hideMark/>
          </w:tcPr>
          <w:p w14:paraId="40B983D3"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28031603"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19703B32" w14:textId="77777777" w:rsidR="00E84F8B" w:rsidRPr="00CC314D" w:rsidRDefault="00E84F8B" w:rsidP="00F63E90">
            <w:pPr>
              <w:pStyle w:val="ListParagraph"/>
              <w:numPr>
                <w:ilvl w:val="0"/>
                <w:numId w:val="57"/>
              </w:numPr>
              <w:ind w:left="357" w:hanging="357"/>
              <w:rPr>
                <w:rFonts w:cs="Calibri"/>
                <w:color w:val="000000"/>
                <w:sz w:val="18"/>
                <w:szCs w:val="18"/>
              </w:rPr>
            </w:pPr>
            <w:r w:rsidRPr="00CC314D">
              <w:rPr>
                <w:rFonts w:cs="Calibri"/>
                <w:color w:val="000000"/>
                <w:sz w:val="18"/>
                <w:szCs w:val="18"/>
              </w:rPr>
              <w:t xml:space="preserve">Caso o campo não esteja preenchido com </w:t>
            </w:r>
            <w:r>
              <w:rPr>
                <w:rFonts w:cs="Calibri"/>
                <w:color w:val="000000"/>
                <w:sz w:val="18"/>
                <w:szCs w:val="18"/>
              </w:rPr>
              <w:t>5</w:t>
            </w:r>
            <w:r w:rsidRPr="00CC314D">
              <w:rPr>
                <w:rFonts w:cs="Calibri"/>
                <w:color w:val="000000"/>
                <w:sz w:val="18"/>
                <w:szCs w:val="18"/>
              </w:rPr>
              <w:t xml:space="preserve"> caracteres, é acrescentado o dígito ‘0’ à esquerda, até perfazer o comprimento de campo desejado.</w:t>
            </w:r>
          </w:p>
        </w:tc>
      </w:tr>
      <w:tr w:rsidR="00E84F8B" w:rsidRPr="00446992" w14:paraId="6B616252" w14:textId="77777777" w:rsidTr="00FE1E54">
        <w:trPr>
          <w:trHeight w:val="290"/>
        </w:trPr>
        <w:tc>
          <w:tcPr>
            <w:tcW w:w="2194" w:type="dxa"/>
            <w:shd w:val="clear" w:color="auto" w:fill="auto"/>
            <w:noWrap/>
            <w:hideMark/>
          </w:tcPr>
          <w:p w14:paraId="4E203AB4" w14:textId="77777777" w:rsidR="00E84F8B" w:rsidRPr="00446992" w:rsidRDefault="00E84F8B" w:rsidP="00FE1E54">
            <w:pPr>
              <w:rPr>
                <w:rFonts w:cs="Calibri"/>
                <w:color w:val="000000"/>
                <w:sz w:val="18"/>
                <w:szCs w:val="18"/>
              </w:rPr>
            </w:pPr>
            <w:r w:rsidRPr="00446992">
              <w:rPr>
                <w:rFonts w:cs="Calibri"/>
                <w:color w:val="000000"/>
                <w:sz w:val="18"/>
                <w:szCs w:val="18"/>
              </w:rPr>
              <w:t>tangohipotec</w:t>
            </w:r>
          </w:p>
        </w:tc>
        <w:tc>
          <w:tcPr>
            <w:tcW w:w="6803" w:type="dxa"/>
            <w:shd w:val="clear" w:color="auto" w:fill="auto"/>
            <w:noWrap/>
            <w:hideMark/>
          </w:tcPr>
          <w:p w14:paraId="4578D7AB" w14:textId="77777777" w:rsidR="00E84F8B" w:rsidRPr="00CC314D"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47F69CFA"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AF10533" w14:textId="77777777" w:rsidR="00E84F8B" w:rsidRPr="00CC314D" w:rsidRDefault="00E84F8B" w:rsidP="00F63E90">
            <w:pPr>
              <w:pStyle w:val="ListParagraph"/>
              <w:numPr>
                <w:ilvl w:val="0"/>
                <w:numId w:val="57"/>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E84F8B" w:rsidRPr="00446992" w14:paraId="06C8E6E0" w14:textId="77777777" w:rsidTr="00FE1E54">
        <w:trPr>
          <w:trHeight w:val="290"/>
        </w:trPr>
        <w:tc>
          <w:tcPr>
            <w:tcW w:w="2194" w:type="dxa"/>
            <w:shd w:val="clear" w:color="auto" w:fill="auto"/>
            <w:noWrap/>
            <w:hideMark/>
          </w:tcPr>
          <w:p w14:paraId="1205DA1B" w14:textId="77777777" w:rsidR="00E84F8B" w:rsidRPr="00446992" w:rsidRDefault="00E84F8B" w:rsidP="00FE1E54">
            <w:pPr>
              <w:rPr>
                <w:rFonts w:cs="Calibri"/>
                <w:color w:val="000000"/>
                <w:sz w:val="18"/>
                <w:szCs w:val="18"/>
              </w:rPr>
            </w:pPr>
            <w:r w:rsidRPr="00446992">
              <w:rPr>
                <w:rFonts w:cs="Calibri"/>
                <w:color w:val="000000"/>
                <w:sz w:val="18"/>
                <w:szCs w:val="18"/>
              </w:rPr>
              <w:t>nimpago</w:t>
            </w:r>
          </w:p>
        </w:tc>
        <w:tc>
          <w:tcPr>
            <w:tcW w:w="6803" w:type="dxa"/>
            <w:shd w:val="clear" w:color="auto" w:fill="auto"/>
            <w:noWrap/>
            <w:hideMark/>
          </w:tcPr>
          <w:p w14:paraId="058CEA18"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09FD5B9C"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57B02EAF" w14:textId="77777777" w:rsidR="00E84F8B" w:rsidRDefault="00E84F8B"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 ‘.’ São substituídos por uma ‘,’</w:t>
            </w:r>
          </w:p>
          <w:p w14:paraId="1CFBE690" w14:textId="77777777" w:rsidR="00E84F8B" w:rsidRPr="00BF5DE2" w:rsidRDefault="00E84F8B" w:rsidP="00F63E90">
            <w:pPr>
              <w:pStyle w:val="ListParagraph"/>
              <w:numPr>
                <w:ilvl w:val="0"/>
                <w:numId w:val="57"/>
              </w:numPr>
              <w:ind w:left="357" w:hanging="357"/>
              <w:rPr>
                <w:rFonts w:cs="Calibri"/>
                <w:color w:val="000000"/>
                <w:sz w:val="18"/>
                <w:szCs w:val="18"/>
              </w:rPr>
            </w:pPr>
            <w:r w:rsidRPr="00BF5DE2">
              <w:rPr>
                <w:rFonts w:cs="Calibri"/>
                <w:color w:val="000000"/>
                <w:sz w:val="18"/>
                <w:szCs w:val="18"/>
              </w:rPr>
              <w:t>Caso o campo não est</w:t>
            </w:r>
            <w:r>
              <w:rPr>
                <w:rFonts w:cs="Calibri"/>
                <w:color w:val="000000"/>
                <w:sz w:val="18"/>
                <w:szCs w:val="18"/>
              </w:rPr>
              <w:t>eja preenchido com 5</w:t>
            </w:r>
            <w:r w:rsidRPr="00BF5DE2">
              <w:rPr>
                <w:rFonts w:cs="Calibri"/>
                <w:color w:val="000000"/>
                <w:sz w:val="18"/>
                <w:szCs w:val="18"/>
              </w:rPr>
              <w:t xml:space="preserve"> caracteres, é acrescentado o dígito ‘0’ à esquerda, até perfazer o comprimento de campo desejado.</w:t>
            </w:r>
          </w:p>
        </w:tc>
      </w:tr>
      <w:tr w:rsidR="00E84F8B" w:rsidRPr="00446992" w14:paraId="36A9CFC2" w14:textId="77777777" w:rsidTr="00FE1E54">
        <w:trPr>
          <w:trHeight w:val="290"/>
        </w:trPr>
        <w:tc>
          <w:tcPr>
            <w:tcW w:w="2194" w:type="dxa"/>
            <w:shd w:val="clear" w:color="auto" w:fill="auto"/>
            <w:noWrap/>
            <w:hideMark/>
          </w:tcPr>
          <w:p w14:paraId="644DDA91" w14:textId="77777777" w:rsidR="00E84F8B" w:rsidRPr="00446992" w:rsidRDefault="00E84F8B" w:rsidP="00FE1E54">
            <w:pPr>
              <w:rPr>
                <w:rFonts w:cs="Calibri"/>
                <w:color w:val="000000"/>
                <w:sz w:val="18"/>
                <w:szCs w:val="18"/>
              </w:rPr>
            </w:pPr>
            <w:r w:rsidRPr="00446992">
              <w:rPr>
                <w:rFonts w:cs="Calibri"/>
                <w:color w:val="000000"/>
                <w:sz w:val="18"/>
                <w:szCs w:val="18"/>
              </w:rPr>
              <w:t>iact_gp</w:t>
            </w:r>
          </w:p>
        </w:tc>
        <w:tc>
          <w:tcPr>
            <w:tcW w:w="6803" w:type="dxa"/>
            <w:shd w:val="clear" w:color="auto" w:fill="auto"/>
            <w:noWrap/>
            <w:hideMark/>
          </w:tcPr>
          <w:p w14:paraId="19C6D98D"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7C94A6C6"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DCEEEBE" w14:textId="77777777" w:rsidR="00E84F8B" w:rsidRPr="00BF5DE2" w:rsidRDefault="00E84F8B" w:rsidP="00F63E90">
            <w:pPr>
              <w:pStyle w:val="ListParagraph"/>
              <w:numPr>
                <w:ilvl w:val="0"/>
                <w:numId w:val="57"/>
              </w:numPr>
              <w:ind w:left="357" w:hanging="357"/>
              <w:rPr>
                <w:rFonts w:cs="Calibri"/>
                <w:color w:val="000000"/>
                <w:sz w:val="18"/>
                <w:szCs w:val="18"/>
              </w:rPr>
            </w:pPr>
            <w:r w:rsidRPr="00BF5DE2">
              <w:rPr>
                <w:rFonts w:cs="Calibri"/>
                <w:color w:val="000000"/>
                <w:sz w:val="18"/>
                <w:szCs w:val="18"/>
              </w:rPr>
              <w:t>Caso o campo não esteja preenchido com 1 caracter, é acrescentado ‘ ’ à esquerda, até perfazer o comprimento de campo desejado.</w:t>
            </w:r>
          </w:p>
        </w:tc>
      </w:tr>
    </w:tbl>
    <w:p w14:paraId="48F2C935" w14:textId="77777777" w:rsidR="00E84F8B" w:rsidRDefault="00E84F8B" w:rsidP="00735709">
      <w:pPr>
        <w:jc w:val="both"/>
        <w:rPr>
          <w:rFonts w:cs="Calibri"/>
          <w:i/>
        </w:rPr>
      </w:pPr>
    </w:p>
    <w:p w14:paraId="54D66A83" w14:textId="77777777" w:rsidR="00735709" w:rsidRPr="00735709" w:rsidRDefault="00735709" w:rsidP="00735709"/>
    <w:p w14:paraId="16195945" w14:textId="11E5D6A5" w:rsidR="008B6B55" w:rsidRPr="00AA4469" w:rsidRDefault="008B6B55" w:rsidP="00666790">
      <w:pPr>
        <w:pStyle w:val="Heading5"/>
        <w:rPr>
          <w:i/>
        </w:rPr>
      </w:pPr>
      <w:bookmarkStart w:id="139" w:name="_Toc163902281"/>
      <w:bookmarkStart w:id="140" w:name="_Toc168671674"/>
      <w:r w:rsidRPr="007314D4">
        <w:rPr>
          <w:i/>
        </w:rPr>
        <w:t>View</w:t>
      </w:r>
      <w:r>
        <w:t xml:space="preserve"> da tabela de processos</w:t>
      </w:r>
      <w:r w:rsidR="000836DD">
        <w:t>/cauções</w:t>
      </w:r>
      <w:r>
        <w:t xml:space="preserve"> reais para BDR - IFIC: </w:t>
      </w:r>
      <w:r w:rsidRPr="00AA4469">
        <w:rPr>
          <w:i/>
        </w:rPr>
        <w:t>cd_garantias.gt016_report_biyr9510_ific</w:t>
      </w:r>
      <w:bookmarkEnd w:id="139"/>
      <w:bookmarkEnd w:id="140"/>
    </w:p>
    <w:p w14:paraId="2DB3BC69" w14:textId="3A09F945" w:rsidR="00735709" w:rsidRPr="00CF35EB" w:rsidRDefault="00735709" w:rsidP="00CF35EB">
      <w:pPr>
        <w:spacing w:after="160" w:line="259" w:lineRule="auto"/>
        <w:jc w:val="both"/>
        <w:rPr>
          <w:rFonts w:eastAsiaTheme="minorHAnsi" w:cstheme="minorBidi"/>
          <w:szCs w:val="22"/>
          <w:lang w:eastAsia="en-US"/>
        </w:rPr>
      </w:pPr>
      <w:r w:rsidRPr="00CF35EB">
        <w:rPr>
          <w:rFonts w:eastAsiaTheme="minorHAnsi" w:cstheme="minorBidi"/>
          <w:szCs w:val="22"/>
          <w:lang w:eastAsia="en-US"/>
        </w:rPr>
        <w:t xml:space="preserve">A </w:t>
      </w:r>
      <w:r w:rsidRPr="00CF35EB">
        <w:rPr>
          <w:rFonts w:eastAsiaTheme="minorHAnsi" w:cstheme="minorBidi"/>
          <w:i/>
          <w:szCs w:val="22"/>
          <w:lang w:eastAsia="en-US"/>
        </w:rPr>
        <w:t>view cd_gar</w:t>
      </w:r>
      <w:r w:rsidR="00A21D0C">
        <w:rPr>
          <w:rFonts w:eastAsiaTheme="minorHAnsi" w:cstheme="minorBidi"/>
          <w:i/>
          <w:szCs w:val="22"/>
          <w:lang w:eastAsia="en-US"/>
        </w:rPr>
        <w:t>antias.gt016_report_biyr9510_ific</w:t>
      </w:r>
      <w:r w:rsidRPr="00CF35EB">
        <w:rPr>
          <w:rFonts w:eastAsiaTheme="minorHAnsi" w:cstheme="minorBidi"/>
          <w:szCs w:val="22"/>
          <w:lang w:eastAsia="en-US"/>
        </w:rPr>
        <w:t xml:space="preserve"> corresponde à informação da tabela de interface do MUG </w:t>
      </w:r>
      <w:r w:rsidRPr="00CF35EB">
        <w:rPr>
          <w:rFonts w:eastAsiaTheme="minorHAnsi" w:cstheme="minorBidi"/>
          <w:i/>
          <w:szCs w:val="22"/>
          <w:lang w:eastAsia="en-US"/>
        </w:rPr>
        <w:t>cd_garantias.gt016_report_biyr9510</w:t>
      </w:r>
      <w:r w:rsidRPr="00CF35EB">
        <w:rPr>
          <w:rFonts w:eastAsiaTheme="minorHAnsi" w:cstheme="minorBidi"/>
          <w:szCs w:val="22"/>
          <w:lang w:eastAsia="en-US"/>
        </w:rPr>
        <w:t xml:space="preserve"> enviada para a aplicação da BDR, de acordo com os seus critérios e formatos necessários. De notar que o universo desta </w:t>
      </w:r>
      <w:r w:rsidRPr="00CF35EB">
        <w:rPr>
          <w:rFonts w:eastAsiaTheme="minorHAnsi" w:cstheme="minorBidi"/>
          <w:i/>
          <w:szCs w:val="22"/>
          <w:lang w:eastAsia="en-US"/>
        </w:rPr>
        <w:t>view</w:t>
      </w:r>
      <w:r w:rsidRPr="00CF35EB">
        <w:rPr>
          <w:rFonts w:eastAsiaTheme="minorHAnsi" w:cstheme="minorBidi"/>
          <w:szCs w:val="22"/>
          <w:lang w:eastAsia="en-US"/>
        </w:rPr>
        <w:t xml:space="preserve"> reflete apenas garantias de origem Lease e Eurofac.</w:t>
      </w:r>
    </w:p>
    <w:p w14:paraId="634FC176" w14:textId="580D44B0" w:rsidR="00735709" w:rsidRDefault="00735709" w:rsidP="00CF35EB">
      <w:pPr>
        <w:spacing w:after="160" w:line="259" w:lineRule="auto"/>
        <w:jc w:val="both"/>
        <w:rPr>
          <w:rFonts w:eastAsiaTheme="minorHAnsi" w:cstheme="minorBidi"/>
          <w:szCs w:val="22"/>
          <w:lang w:eastAsia="en-US"/>
        </w:rPr>
      </w:pPr>
      <w:r w:rsidRPr="00CF35EB">
        <w:rPr>
          <w:rFonts w:eastAsiaTheme="minorHAnsi" w:cstheme="minorBidi"/>
          <w:szCs w:val="22"/>
          <w:lang w:eastAsia="en-US"/>
        </w:rPr>
        <w:lastRenderedPageBreak/>
        <w:t xml:space="preserve">De seguida, são apresentados todos os campos enviados para este caso de uso, bem como as suas transformações a partir da tabela </w:t>
      </w:r>
      <w:r w:rsidRPr="00CF35EB">
        <w:rPr>
          <w:rFonts w:eastAsiaTheme="minorHAnsi" w:cstheme="minorBidi"/>
          <w:i/>
          <w:szCs w:val="22"/>
          <w:lang w:eastAsia="en-US"/>
        </w:rPr>
        <w:t>cd_garantias.gt016_report_biyr9510</w:t>
      </w:r>
      <w:r w:rsidRPr="00CF35EB">
        <w:rPr>
          <w:rFonts w:eastAsiaTheme="minorHAnsi" w:cstheme="minorBidi"/>
          <w:szCs w:val="22"/>
          <w:lang w:eastAsia="en-US"/>
        </w:rPr>
        <w:t>:</w:t>
      </w:r>
    </w:p>
    <w:p w14:paraId="1010F652" w14:textId="31422BCF" w:rsidR="0065478D" w:rsidRPr="0065478D" w:rsidRDefault="0065478D" w:rsidP="0065478D">
      <w:pPr>
        <w:pStyle w:val="Caption"/>
        <w:jc w:val="center"/>
        <w:rPr>
          <w:rFonts w:eastAsiaTheme="minorHAnsi" w:cstheme="minorBidi"/>
          <w:b/>
          <w:color w:val="000000" w:themeColor="text1"/>
          <w:sz w:val="22"/>
          <w:szCs w:val="22"/>
          <w:lang w:eastAsia="en-US"/>
        </w:rPr>
      </w:pPr>
      <w:bookmarkStart w:id="141" w:name="_Toc168413865"/>
      <w:r w:rsidRPr="0065478D">
        <w:rPr>
          <w:b/>
          <w:color w:val="000000" w:themeColor="text1"/>
          <w:sz w:val="22"/>
          <w:szCs w:val="22"/>
        </w:rPr>
        <w:t xml:space="preserve">Tabela </w:t>
      </w:r>
      <w:r w:rsidRPr="0065478D">
        <w:rPr>
          <w:b/>
          <w:color w:val="000000" w:themeColor="text1"/>
          <w:sz w:val="22"/>
          <w:szCs w:val="22"/>
        </w:rPr>
        <w:fldChar w:fldCharType="begin"/>
      </w:r>
      <w:r w:rsidRPr="0065478D">
        <w:rPr>
          <w:b/>
          <w:color w:val="000000" w:themeColor="text1"/>
          <w:sz w:val="22"/>
          <w:szCs w:val="22"/>
        </w:rPr>
        <w:instrText xml:space="preserve"> SEQ Tabela \* ARABIC </w:instrText>
      </w:r>
      <w:r w:rsidRPr="0065478D">
        <w:rPr>
          <w:b/>
          <w:color w:val="000000" w:themeColor="text1"/>
          <w:sz w:val="22"/>
          <w:szCs w:val="22"/>
        </w:rPr>
        <w:fldChar w:fldCharType="separate"/>
      </w:r>
      <w:r w:rsidR="00486242">
        <w:rPr>
          <w:b/>
          <w:noProof/>
          <w:color w:val="000000" w:themeColor="text1"/>
          <w:sz w:val="22"/>
          <w:szCs w:val="22"/>
        </w:rPr>
        <w:t>27</w:t>
      </w:r>
      <w:r w:rsidRPr="0065478D">
        <w:rPr>
          <w:b/>
          <w:color w:val="000000" w:themeColor="text1"/>
          <w:sz w:val="22"/>
          <w:szCs w:val="22"/>
        </w:rPr>
        <w:fldChar w:fldCharType="end"/>
      </w:r>
      <w:r w:rsidRPr="0065478D">
        <w:rPr>
          <w:b/>
          <w:color w:val="000000" w:themeColor="text1"/>
          <w:sz w:val="22"/>
          <w:szCs w:val="22"/>
        </w:rPr>
        <w:t>: Detalhe dos campos e das suas transformações da cd_garantias.gt016_report_biyr9510_ific</w:t>
      </w:r>
      <w:bookmarkEnd w:id="141"/>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4"/>
        <w:gridCol w:w="6803"/>
      </w:tblGrid>
      <w:tr w:rsidR="001C7D80" w:rsidRPr="00D223F4" w14:paraId="6EC8F1B0" w14:textId="77777777" w:rsidTr="00E92418">
        <w:trPr>
          <w:trHeight w:val="290"/>
          <w:tblHeader/>
        </w:trPr>
        <w:tc>
          <w:tcPr>
            <w:tcW w:w="2194" w:type="dxa"/>
            <w:shd w:val="clear" w:color="auto" w:fill="FF0000"/>
            <w:noWrap/>
            <w:hideMark/>
          </w:tcPr>
          <w:p w14:paraId="268DE5FE" w14:textId="5C5883A7" w:rsidR="001C7D80" w:rsidRPr="00D223F4" w:rsidRDefault="00B935DB" w:rsidP="00E92418">
            <w:pPr>
              <w:rPr>
                <w:rFonts w:cs="Calibri"/>
                <w:b/>
                <w:bCs/>
                <w:color w:val="FFFFFF"/>
                <w:sz w:val="18"/>
                <w:szCs w:val="18"/>
                <w:lang w:val="en-US"/>
              </w:rPr>
            </w:pPr>
            <w:r>
              <w:rPr>
                <w:rFonts w:cs="Calibri"/>
                <w:b/>
                <w:bCs/>
                <w:color w:val="FFFFFF"/>
                <w:sz w:val="18"/>
                <w:szCs w:val="18"/>
                <w:lang w:val="en-US"/>
              </w:rPr>
              <w:t>Campos</w:t>
            </w:r>
            <w:r w:rsidR="001C7D80" w:rsidRPr="00D223F4">
              <w:rPr>
                <w:rFonts w:cs="Calibri"/>
                <w:b/>
                <w:bCs/>
                <w:color w:val="FFFFFF"/>
                <w:sz w:val="18"/>
                <w:szCs w:val="18"/>
                <w:lang w:val="en-US"/>
              </w:rPr>
              <w:t xml:space="preserve"> da </w:t>
            </w:r>
            <w:r w:rsidR="001C7D80" w:rsidRPr="00D223F4">
              <w:rPr>
                <w:rFonts w:cs="Calibri"/>
                <w:b/>
                <w:bCs/>
                <w:i/>
                <w:color w:val="FFFFFF"/>
                <w:sz w:val="18"/>
                <w:szCs w:val="18"/>
                <w:lang w:val="en-US"/>
              </w:rPr>
              <w:t>view</w:t>
            </w:r>
          </w:p>
          <w:p w14:paraId="2CBD1857" w14:textId="582DBDB7" w:rsidR="001C7D80" w:rsidRPr="001C7D80" w:rsidRDefault="001C7D80" w:rsidP="00E92418">
            <w:pPr>
              <w:rPr>
                <w:rFonts w:cs="Calibri"/>
                <w:color w:val="000000"/>
                <w:sz w:val="18"/>
                <w:szCs w:val="18"/>
                <w:lang w:val="en-US"/>
              </w:rPr>
            </w:pPr>
            <w:r>
              <w:rPr>
                <w:rFonts w:cs="Calibri"/>
                <w:b/>
                <w:bCs/>
                <w:i/>
                <w:color w:val="FFFFFF"/>
                <w:sz w:val="18"/>
                <w:szCs w:val="18"/>
                <w:lang w:val="en-US"/>
              </w:rPr>
              <w:t>gt016_report_biyr9510_ific</w:t>
            </w:r>
          </w:p>
        </w:tc>
        <w:tc>
          <w:tcPr>
            <w:tcW w:w="6803" w:type="dxa"/>
            <w:shd w:val="clear" w:color="auto" w:fill="FF0000"/>
            <w:noWrap/>
            <w:hideMark/>
          </w:tcPr>
          <w:p w14:paraId="6D5B9DFD" w14:textId="77777777" w:rsidR="001C7D80" w:rsidRPr="00D223F4" w:rsidRDefault="001C7D80" w:rsidP="00E92418">
            <w:pPr>
              <w:rPr>
                <w:rFonts w:cs="Calibri"/>
                <w:color w:val="000000"/>
                <w:sz w:val="18"/>
                <w:szCs w:val="18"/>
              </w:rPr>
            </w:pPr>
            <w:r w:rsidRPr="00D223F4">
              <w:rPr>
                <w:rFonts w:cs="Calibri"/>
                <w:b/>
                <w:bCs/>
                <w:color w:val="FFFFFF"/>
                <w:sz w:val="18"/>
                <w:szCs w:val="18"/>
              </w:rPr>
              <w:t>Alterações a partir da tabela</w:t>
            </w:r>
            <w:r w:rsidRPr="00D223F4">
              <w:rPr>
                <w:rFonts w:cs="Calibri"/>
                <w:color w:val="000000"/>
                <w:sz w:val="18"/>
                <w:szCs w:val="18"/>
              </w:rPr>
              <w:t xml:space="preserve"> </w:t>
            </w:r>
            <w:r w:rsidRPr="00D223F4">
              <w:rPr>
                <w:rFonts w:cs="Calibri"/>
                <w:b/>
                <w:bCs/>
                <w:i/>
                <w:color w:val="FFFFFF"/>
                <w:sz w:val="18"/>
                <w:szCs w:val="18"/>
              </w:rPr>
              <w:t>gt016_report_biyr9510</w:t>
            </w:r>
          </w:p>
        </w:tc>
      </w:tr>
      <w:tr w:rsidR="001C7D80" w:rsidRPr="00D223F4" w14:paraId="3E5F6BA6" w14:textId="77777777" w:rsidTr="00E92418">
        <w:trPr>
          <w:trHeight w:val="290"/>
        </w:trPr>
        <w:tc>
          <w:tcPr>
            <w:tcW w:w="2194" w:type="dxa"/>
            <w:shd w:val="clear" w:color="auto" w:fill="auto"/>
            <w:noWrap/>
            <w:hideMark/>
          </w:tcPr>
          <w:p w14:paraId="2DECD3AA" w14:textId="77777777" w:rsidR="001C7D80" w:rsidRPr="00D223F4" w:rsidRDefault="001C7D80" w:rsidP="00E92418">
            <w:pPr>
              <w:rPr>
                <w:rFonts w:cs="Calibri"/>
                <w:color w:val="000000"/>
                <w:sz w:val="18"/>
                <w:szCs w:val="18"/>
              </w:rPr>
            </w:pPr>
            <w:r w:rsidRPr="00D223F4">
              <w:rPr>
                <w:rFonts w:cs="Calibri"/>
                <w:color w:val="000000"/>
                <w:sz w:val="18"/>
                <w:szCs w:val="18"/>
              </w:rPr>
              <w:t>datdados</w:t>
            </w:r>
          </w:p>
        </w:tc>
        <w:tc>
          <w:tcPr>
            <w:tcW w:w="6803" w:type="dxa"/>
            <w:shd w:val="clear" w:color="auto" w:fill="auto"/>
            <w:noWrap/>
          </w:tcPr>
          <w:p w14:paraId="7180FBCB"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C488F2E"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06A9E268"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10 caracteres, é acrescentado ‘ ’ à esquerda, até perfazer o comprimento de campo desejado.</w:t>
            </w:r>
          </w:p>
        </w:tc>
      </w:tr>
      <w:tr w:rsidR="001C7D80" w:rsidRPr="00D223F4" w14:paraId="0CC4FEC8" w14:textId="77777777" w:rsidTr="00E92418">
        <w:trPr>
          <w:trHeight w:val="290"/>
        </w:trPr>
        <w:tc>
          <w:tcPr>
            <w:tcW w:w="2194" w:type="dxa"/>
            <w:shd w:val="clear" w:color="auto" w:fill="auto"/>
            <w:noWrap/>
            <w:hideMark/>
          </w:tcPr>
          <w:p w14:paraId="6DB19E29" w14:textId="77777777" w:rsidR="001C7D80" w:rsidRPr="00D223F4" w:rsidRDefault="001C7D80" w:rsidP="00E92418">
            <w:pPr>
              <w:rPr>
                <w:rFonts w:cs="Calibri"/>
                <w:color w:val="000000"/>
                <w:sz w:val="18"/>
                <w:szCs w:val="18"/>
              </w:rPr>
            </w:pPr>
            <w:r w:rsidRPr="00D223F4">
              <w:rPr>
                <w:rFonts w:cs="Calibri"/>
                <w:color w:val="000000"/>
                <w:sz w:val="18"/>
                <w:szCs w:val="18"/>
              </w:rPr>
              <w:t>empresabg</w:t>
            </w:r>
          </w:p>
        </w:tc>
        <w:tc>
          <w:tcPr>
            <w:tcW w:w="6803" w:type="dxa"/>
            <w:shd w:val="clear" w:color="auto" w:fill="auto"/>
            <w:noWrap/>
          </w:tcPr>
          <w:p w14:paraId="520D8973"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C5ED2AC" w14:textId="77777777" w:rsidR="001C7D80" w:rsidRPr="00D223F4" w:rsidRDefault="001C7D80"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1C7D80" w:rsidRPr="00D223F4" w14:paraId="34C2053C" w14:textId="77777777" w:rsidTr="00E92418">
        <w:trPr>
          <w:trHeight w:val="290"/>
        </w:trPr>
        <w:tc>
          <w:tcPr>
            <w:tcW w:w="2194" w:type="dxa"/>
            <w:shd w:val="clear" w:color="auto" w:fill="auto"/>
            <w:noWrap/>
            <w:hideMark/>
          </w:tcPr>
          <w:p w14:paraId="7C6F0084" w14:textId="77777777" w:rsidR="001C7D80" w:rsidRPr="00D223F4" w:rsidRDefault="001C7D80" w:rsidP="00E92418">
            <w:pPr>
              <w:rPr>
                <w:rFonts w:cs="Calibri"/>
                <w:color w:val="000000"/>
                <w:sz w:val="18"/>
                <w:szCs w:val="18"/>
              </w:rPr>
            </w:pPr>
            <w:r w:rsidRPr="00D223F4">
              <w:rPr>
                <w:rFonts w:cs="Calibri"/>
                <w:color w:val="000000"/>
                <w:sz w:val="18"/>
                <w:szCs w:val="18"/>
              </w:rPr>
              <w:t>cglobgar</w:t>
            </w:r>
          </w:p>
        </w:tc>
        <w:tc>
          <w:tcPr>
            <w:tcW w:w="6803" w:type="dxa"/>
            <w:shd w:val="clear" w:color="auto" w:fill="auto"/>
            <w:noWrap/>
          </w:tcPr>
          <w:p w14:paraId="4973BB31"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7E12EB9"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14CA6CF1"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w:t>
            </w:r>
            <w:r>
              <w:rPr>
                <w:rFonts w:cs="Calibri"/>
                <w:color w:val="000000"/>
                <w:sz w:val="18"/>
                <w:szCs w:val="18"/>
              </w:rPr>
              <w:t>ampo não esteja preenchido com 9</w:t>
            </w:r>
            <w:r w:rsidRPr="00D223F4">
              <w:rPr>
                <w:rFonts w:cs="Calibri"/>
                <w:color w:val="000000"/>
                <w:sz w:val="18"/>
                <w:szCs w:val="18"/>
              </w:rPr>
              <w:t xml:space="preserve"> caracteres, é acrescentado o dígito ‘0’ à esquerda, até perfazer o comprimento de campo desejado.</w:t>
            </w:r>
          </w:p>
        </w:tc>
      </w:tr>
      <w:tr w:rsidR="001C7D80" w:rsidRPr="00D223F4" w14:paraId="61074409" w14:textId="77777777" w:rsidTr="00E92418">
        <w:trPr>
          <w:trHeight w:val="290"/>
        </w:trPr>
        <w:tc>
          <w:tcPr>
            <w:tcW w:w="2194" w:type="dxa"/>
            <w:shd w:val="clear" w:color="auto" w:fill="auto"/>
            <w:noWrap/>
            <w:hideMark/>
          </w:tcPr>
          <w:p w14:paraId="124FA4AB" w14:textId="77777777" w:rsidR="001C7D80" w:rsidRPr="00D223F4" w:rsidRDefault="001C7D80" w:rsidP="00E92418">
            <w:pPr>
              <w:rPr>
                <w:rFonts w:cs="Calibri"/>
                <w:color w:val="000000"/>
                <w:sz w:val="18"/>
                <w:szCs w:val="18"/>
              </w:rPr>
            </w:pPr>
            <w:r w:rsidRPr="00D223F4">
              <w:rPr>
                <w:rFonts w:cs="Calibri"/>
                <w:color w:val="000000"/>
                <w:sz w:val="18"/>
                <w:szCs w:val="18"/>
              </w:rPr>
              <w:t>codcontr</w:t>
            </w:r>
          </w:p>
        </w:tc>
        <w:tc>
          <w:tcPr>
            <w:tcW w:w="6803" w:type="dxa"/>
            <w:shd w:val="clear" w:color="auto" w:fill="auto"/>
            <w:noWrap/>
          </w:tcPr>
          <w:p w14:paraId="146CEDBE"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31E95FA6"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9 caracteres, é acrescentado o dígito ‘0’ à esquerda, até perfazer o comprimento de campo desejado.</w:t>
            </w:r>
          </w:p>
        </w:tc>
      </w:tr>
      <w:tr w:rsidR="001C7D80" w:rsidRPr="00D223F4" w14:paraId="51C762B9" w14:textId="77777777" w:rsidTr="00E92418">
        <w:trPr>
          <w:trHeight w:val="290"/>
        </w:trPr>
        <w:tc>
          <w:tcPr>
            <w:tcW w:w="2194" w:type="dxa"/>
            <w:shd w:val="clear" w:color="auto" w:fill="auto"/>
            <w:noWrap/>
            <w:hideMark/>
          </w:tcPr>
          <w:p w14:paraId="6EC9FA36" w14:textId="77777777" w:rsidR="001C7D80" w:rsidRPr="00D223F4" w:rsidRDefault="001C7D80" w:rsidP="00E92418">
            <w:pPr>
              <w:rPr>
                <w:rFonts w:cs="Calibri"/>
                <w:color w:val="000000"/>
                <w:sz w:val="18"/>
                <w:szCs w:val="18"/>
              </w:rPr>
            </w:pPr>
            <w:r w:rsidRPr="00D223F4">
              <w:rPr>
                <w:rFonts w:cs="Calibri"/>
                <w:color w:val="000000"/>
                <w:sz w:val="18"/>
                <w:szCs w:val="18"/>
              </w:rPr>
              <w:t>produtobg</w:t>
            </w:r>
          </w:p>
        </w:tc>
        <w:tc>
          <w:tcPr>
            <w:tcW w:w="6803" w:type="dxa"/>
            <w:shd w:val="clear" w:color="auto" w:fill="auto"/>
            <w:noWrap/>
          </w:tcPr>
          <w:p w14:paraId="5590EDDD"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3402280E"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1C7D80" w:rsidRPr="00D223F4" w14:paraId="55D54900" w14:textId="77777777" w:rsidTr="00E92418">
        <w:trPr>
          <w:trHeight w:val="290"/>
        </w:trPr>
        <w:tc>
          <w:tcPr>
            <w:tcW w:w="2194" w:type="dxa"/>
            <w:shd w:val="clear" w:color="auto" w:fill="auto"/>
            <w:noWrap/>
            <w:hideMark/>
          </w:tcPr>
          <w:p w14:paraId="6923318A" w14:textId="77777777" w:rsidR="001C7D80" w:rsidRPr="00D223F4" w:rsidRDefault="001C7D80" w:rsidP="00E92418">
            <w:pPr>
              <w:rPr>
                <w:rFonts w:cs="Calibri"/>
                <w:color w:val="000000"/>
                <w:sz w:val="18"/>
                <w:szCs w:val="18"/>
              </w:rPr>
            </w:pPr>
            <w:r w:rsidRPr="00D223F4">
              <w:rPr>
                <w:rFonts w:cs="Calibri"/>
                <w:color w:val="000000"/>
                <w:sz w:val="18"/>
                <w:szCs w:val="18"/>
              </w:rPr>
              <w:t>tipobembl</w:t>
            </w:r>
          </w:p>
        </w:tc>
        <w:tc>
          <w:tcPr>
            <w:tcW w:w="6803" w:type="dxa"/>
            <w:shd w:val="clear" w:color="auto" w:fill="auto"/>
            <w:noWrap/>
          </w:tcPr>
          <w:p w14:paraId="06306F47"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0FDD97AD" w14:textId="77777777" w:rsidR="001C7D80"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p w14:paraId="0B2998BD" w14:textId="4EC6DE06" w:rsidR="001C7D80" w:rsidRPr="00D223F4"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Estas transformação são realizadas a partir do campo ‘cbem’</w:t>
            </w:r>
          </w:p>
        </w:tc>
      </w:tr>
      <w:tr w:rsidR="001C7D80" w:rsidRPr="00D223F4" w14:paraId="6AAAE89F" w14:textId="77777777" w:rsidTr="00E92418">
        <w:trPr>
          <w:trHeight w:val="290"/>
        </w:trPr>
        <w:tc>
          <w:tcPr>
            <w:tcW w:w="2194" w:type="dxa"/>
            <w:shd w:val="clear" w:color="auto" w:fill="auto"/>
            <w:noWrap/>
            <w:hideMark/>
          </w:tcPr>
          <w:p w14:paraId="725E63A2" w14:textId="77777777" w:rsidR="001C7D80" w:rsidRPr="00D223F4" w:rsidRDefault="001C7D80" w:rsidP="00E92418">
            <w:pPr>
              <w:rPr>
                <w:rFonts w:cs="Calibri"/>
                <w:color w:val="000000"/>
                <w:sz w:val="18"/>
                <w:szCs w:val="18"/>
              </w:rPr>
            </w:pPr>
            <w:r w:rsidRPr="00D223F4">
              <w:rPr>
                <w:rFonts w:cs="Calibri"/>
                <w:color w:val="000000"/>
                <w:sz w:val="18"/>
                <w:szCs w:val="18"/>
              </w:rPr>
              <w:t>entdep</w:t>
            </w:r>
          </w:p>
        </w:tc>
        <w:tc>
          <w:tcPr>
            <w:tcW w:w="6803" w:type="dxa"/>
            <w:shd w:val="clear" w:color="auto" w:fill="auto"/>
            <w:noWrap/>
          </w:tcPr>
          <w:p w14:paraId="2A212781"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4F537D5"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E6BDA84"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40 caracteres, é acrescentado ‘ ’ à esquerda, até perfazer o comprimento de campo desejado.</w:t>
            </w:r>
          </w:p>
        </w:tc>
      </w:tr>
      <w:tr w:rsidR="001C7D80" w:rsidRPr="00D223F4" w14:paraId="2F1783AC" w14:textId="77777777" w:rsidTr="00E92418">
        <w:trPr>
          <w:trHeight w:val="290"/>
        </w:trPr>
        <w:tc>
          <w:tcPr>
            <w:tcW w:w="2194" w:type="dxa"/>
            <w:shd w:val="clear" w:color="auto" w:fill="auto"/>
            <w:noWrap/>
            <w:hideMark/>
          </w:tcPr>
          <w:p w14:paraId="39AB0077" w14:textId="77777777" w:rsidR="001C7D80" w:rsidRPr="00D223F4" w:rsidRDefault="001C7D80" w:rsidP="00E92418">
            <w:pPr>
              <w:rPr>
                <w:rFonts w:cs="Calibri"/>
                <w:color w:val="000000"/>
                <w:sz w:val="18"/>
                <w:szCs w:val="18"/>
              </w:rPr>
            </w:pPr>
            <w:r w:rsidRPr="00D223F4">
              <w:rPr>
                <w:rFonts w:cs="Calibri"/>
                <w:color w:val="000000"/>
                <w:sz w:val="18"/>
                <w:szCs w:val="18"/>
              </w:rPr>
              <w:t>cindprin</w:t>
            </w:r>
          </w:p>
        </w:tc>
        <w:tc>
          <w:tcPr>
            <w:tcW w:w="6803" w:type="dxa"/>
            <w:shd w:val="clear" w:color="auto" w:fill="auto"/>
            <w:noWrap/>
          </w:tcPr>
          <w:p w14:paraId="703DB3DD"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A2A0EF0"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A8BC52A"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1 caracter, é acrescentado ‘ ’ à esquerda, até perfazer o comprimento de campo desejado.</w:t>
            </w:r>
          </w:p>
        </w:tc>
      </w:tr>
      <w:tr w:rsidR="001C7D80" w:rsidRPr="00D223F4" w14:paraId="2932021E" w14:textId="77777777" w:rsidTr="00E92418">
        <w:trPr>
          <w:trHeight w:val="290"/>
        </w:trPr>
        <w:tc>
          <w:tcPr>
            <w:tcW w:w="2194" w:type="dxa"/>
            <w:shd w:val="clear" w:color="auto" w:fill="auto"/>
            <w:noWrap/>
            <w:hideMark/>
          </w:tcPr>
          <w:p w14:paraId="342325CB" w14:textId="77777777" w:rsidR="001C7D80" w:rsidRPr="00D223F4" w:rsidRDefault="001C7D80" w:rsidP="00E92418">
            <w:pPr>
              <w:rPr>
                <w:rFonts w:cs="Calibri"/>
                <w:color w:val="000000"/>
                <w:sz w:val="18"/>
                <w:szCs w:val="18"/>
              </w:rPr>
            </w:pPr>
            <w:r w:rsidRPr="00D223F4">
              <w:rPr>
                <w:rFonts w:cs="Calibri"/>
                <w:color w:val="000000"/>
                <w:sz w:val="18"/>
                <w:szCs w:val="18"/>
              </w:rPr>
              <w:t>cindtms</w:t>
            </w:r>
          </w:p>
        </w:tc>
        <w:tc>
          <w:tcPr>
            <w:tcW w:w="6803" w:type="dxa"/>
            <w:shd w:val="clear" w:color="auto" w:fill="auto"/>
            <w:noWrap/>
          </w:tcPr>
          <w:p w14:paraId="436D9B16"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EE379A0"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7BDD8C6"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1 caracter, é acrescentado ‘ ’ à esquerda, até perfazer o comprimento de campo desejado.</w:t>
            </w:r>
          </w:p>
        </w:tc>
      </w:tr>
      <w:tr w:rsidR="001C7D80" w:rsidRPr="00D223F4" w14:paraId="72D26ACD" w14:textId="77777777" w:rsidTr="00E92418">
        <w:trPr>
          <w:trHeight w:val="290"/>
        </w:trPr>
        <w:tc>
          <w:tcPr>
            <w:tcW w:w="2194" w:type="dxa"/>
            <w:shd w:val="clear" w:color="auto" w:fill="auto"/>
            <w:noWrap/>
            <w:hideMark/>
          </w:tcPr>
          <w:p w14:paraId="7E87F8BC" w14:textId="77777777" w:rsidR="001C7D80" w:rsidRPr="00D223F4" w:rsidRDefault="001C7D80" w:rsidP="00E92418">
            <w:pPr>
              <w:rPr>
                <w:rFonts w:cs="Calibri"/>
                <w:color w:val="000000"/>
                <w:sz w:val="18"/>
                <w:szCs w:val="18"/>
              </w:rPr>
            </w:pPr>
            <w:r w:rsidRPr="00D223F4">
              <w:rPr>
                <w:rFonts w:cs="Calibri"/>
                <w:color w:val="000000"/>
                <w:sz w:val="18"/>
                <w:szCs w:val="18"/>
              </w:rPr>
              <w:t>ctipdvpbbg</w:t>
            </w:r>
          </w:p>
        </w:tc>
        <w:tc>
          <w:tcPr>
            <w:tcW w:w="6803" w:type="dxa"/>
            <w:shd w:val="clear" w:color="auto" w:fill="auto"/>
            <w:noWrap/>
          </w:tcPr>
          <w:p w14:paraId="415E3B35"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57124448"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1C7D80" w:rsidRPr="00D223F4" w14:paraId="54CF5264" w14:textId="77777777" w:rsidTr="00E92418">
        <w:trPr>
          <w:trHeight w:val="290"/>
        </w:trPr>
        <w:tc>
          <w:tcPr>
            <w:tcW w:w="2194" w:type="dxa"/>
            <w:shd w:val="clear" w:color="auto" w:fill="auto"/>
            <w:noWrap/>
            <w:hideMark/>
          </w:tcPr>
          <w:p w14:paraId="0D5822DA" w14:textId="77777777" w:rsidR="001C7D80" w:rsidRPr="00D223F4" w:rsidRDefault="001C7D80" w:rsidP="00E92418">
            <w:pPr>
              <w:rPr>
                <w:rFonts w:cs="Calibri"/>
                <w:color w:val="000000"/>
                <w:sz w:val="18"/>
                <w:szCs w:val="18"/>
              </w:rPr>
            </w:pPr>
            <w:r w:rsidRPr="00D223F4">
              <w:rPr>
                <w:rFonts w:cs="Calibri"/>
                <w:color w:val="000000"/>
                <w:sz w:val="18"/>
                <w:szCs w:val="18"/>
              </w:rPr>
              <w:t>cinddvpbbg</w:t>
            </w:r>
          </w:p>
        </w:tc>
        <w:tc>
          <w:tcPr>
            <w:tcW w:w="6803" w:type="dxa"/>
            <w:shd w:val="clear" w:color="auto" w:fill="auto"/>
            <w:noWrap/>
          </w:tcPr>
          <w:p w14:paraId="093DB9B9"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00AAE59"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1C7D80" w:rsidRPr="00D223F4" w14:paraId="75645334" w14:textId="77777777" w:rsidTr="00E92418">
        <w:trPr>
          <w:trHeight w:val="290"/>
        </w:trPr>
        <w:tc>
          <w:tcPr>
            <w:tcW w:w="2194" w:type="dxa"/>
            <w:shd w:val="clear" w:color="auto" w:fill="auto"/>
            <w:noWrap/>
            <w:hideMark/>
          </w:tcPr>
          <w:p w14:paraId="309899CD" w14:textId="77777777" w:rsidR="001C7D80" w:rsidRPr="00D223F4" w:rsidRDefault="001C7D80" w:rsidP="00E92418">
            <w:pPr>
              <w:rPr>
                <w:rFonts w:cs="Calibri"/>
                <w:color w:val="000000"/>
                <w:sz w:val="18"/>
                <w:szCs w:val="18"/>
              </w:rPr>
            </w:pPr>
            <w:r w:rsidRPr="00D223F4">
              <w:rPr>
                <w:rFonts w:cs="Calibri"/>
                <w:color w:val="000000"/>
                <w:sz w:val="18"/>
                <w:szCs w:val="18"/>
              </w:rPr>
              <w:t>cfvalcotbg</w:t>
            </w:r>
          </w:p>
        </w:tc>
        <w:tc>
          <w:tcPr>
            <w:tcW w:w="6803" w:type="dxa"/>
            <w:shd w:val="clear" w:color="auto" w:fill="auto"/>
            <w:noWrap/>
          </w:tcPr>
          <w:p w14:paraId="69510E49"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59DE4ED"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1C7D80" w:rsidRPr="00D223F4" w14:paraId="421DDC00" w14:textId="77777777" w:rsidTr="00E92418">
        <w:trPr>
          <w:trHeight w:val="290"/>
        </w:trPr>
        <w:tc>
          <w:tcPr>
            <w:tcW w:w="2194" w:type="dxa"/>
            <w:shd w:val="clear" w:color="auto" w:fill="auto"/>
            <w:noWrap/>
            <w:hideMark/>
          </w:tcPr>
          <w:p w14:paraId="24D8DC71" w14:textId="77777777" w:rsidR="001C7D80" w:rsidRPr="00D223F4" w:rsidRDefault="001C7D80" w:rsidP="00E92418">
            <w:pPr>
              <w:rPr>
                <w:rFonts w:cs="Calibri"/>
                <w:color w:val="000000"/>
                <w:sz w:val="18"/>
                <w:szCs w:val="18"/>
              </w:rPr>
            </w:pPr>
            <w:r w:rsidRPr="00D223F4">
              <w:rPr>
                <w:rFonts w:cs="Calibri"/>
                <w:color w:val="000000"/>
                <w:sz w:val="18"/>
                <w:szCs w:val="18"/>
              </w:rPr>
              <w:t>cpzcotval</w:t>
            </w:r>
          </w:p>
        </w:tc>
        <w:tc>
          <w:tcPr>
            <w:tcW w:w="6803" w:type="dxa"/>
            <w:shd w:val="clear" w:color="auto" w:fill="auto"/>
            <w:noWrap/>
          </w:tcPr>
          <w:p w14:paraId="2E8D99EB" w14:textId="77777777" w:rsidR="001C7D80" w:rsidRDefault="001C7D80"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09568F10"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8BAFF40" w14:textId="77777777" w:rsidR="001C7D80" w:rsidRDefault="001C7D80"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 ‘.’ São substituídos por ‘,’</w:t>
            </w:r>
          </w:p>
          <w:p w14:paraId="18DF1B0F"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w:t>
            </w:r>
            <w:r>
              <w:rPr>
                <w:rFonts w:cs="Calibri"/>
                <w:color w:val="000000"/>
                <w:sz w:val="18"/>
                <w:szCs w:val="18"/>
              </w:rPr>
              <w:t>ampo não esteja preenchido com 17</w:t>
            </w:r>
            <w:r w:rsidRPr="00D223F4">
              <w:rPr>
                <w:rFonts w:cs="Calibri"/>
                <w:color w:val="000000"/>
                <w:sz w:val="18"/>
                <w:szCs w:val="18"/>
              </w:rPr>
              <w:t xml:space="preserve"> caracteres, é acrescentado </w:t>
            </w:r>
            <w:r>
              <w:rPr>
                <w:rFonts w:cs="Calibri"/>
                <w:color w:val="000000"/>
                <w:sz w:val="18"/>
                <w:szCs w:val="18"/>
              </w:rPr>
              <w:t xml:space="preserve">o dígito </w:t>
            </w:r>
            <w:r w:rsidRPr="00D223F4">
              <w:rPr>
                <w:rFonts w:cs="Calibri"/>
                <w:color w:val="000000"/>
                <w:sz w:val="18"/>
                <w:szCs w:val="18"/>
              </w:rPr>
              <w:t>‘</w:t>
            </w:r>
            <w:r>
              <w:rPr>
                <w:rFonts w:cs="Calibri"/>
                <w:color w:val="000000"/>
                <w:sz w:val="18"/>
                <w:szCs w:val="18"/>
              </w:rPr>
              <w:t>0</w:t>
            </w:r>
            <w:r w:rsidRPr="00D223F4">
              <w:rPr>
                <w:rFonts w:cs="Calibri"/>
                <w:color w:val="000000"/>
                <w:sz w:val="18"/>
                <w:szCs w:val="18"/>
              </w:rPr>
              <w:t xml:space="preserve"> ’ à esquerda, até perfazer o comprimento de campo desejado.</w:t>
            </w:r>
          </w:p>
        </w:tc>
      </w:tr>
      <w:tr w:rsidR="001C7D80" w:rsidRPr="00D223F4" w14:paraId="546B7CDB" w14:textId="77777777" w:rsidTr="00E92418">
        <w:trPr>
          <w:trHeight w:val="290"/>
        </w:trPr>
        <w:tc>
          <w:tcPr>
            <w:tcW w:w="2194" w:type="dxa"/>
            <w:shd w:val="clear" w:color="auto" w:fill="auto"/>
            <w:noWrap/>
            <w:hideMark/>
          </w:tcPr>
          <w:p w14:paraId="0E8DC5C4" w14:textId="77777777" w:rsidR="001C7D80" w:rsidRPr="00D223F4" w:rsidRDefault="001C7D80" w:rsidP="00E92418">
            <w:pPr>
              <w:rPr>
                <w:rFonts w:cs="Calibri"/>
                <w:color w:val="000000"/>
                <w:sz w:val="18"/>
                <w:szCs w:val="18"/>
              </w:rPr>
            </w:pPr>
            <w:r w:rsidRPr="00D223F4">
              <w:rPr>
                <w:rFonts w:cs="Calibri"/>
                <w:color w:val="000000"/>
                <w:sz w:val="18"/>
                <w:szCs w:val="18"/>
              </w:rPr>
              <w:t>iafecexp</w:t>
            </w:r>
          </w:p>
        </w:tc>
        <w:tc>
          <w:tcPr>
            <w:tcW w:w="6803" w:type="dxa"/>
            <w:shd w:val="clear" w:color="auto" w:fill="auto"/>
            <w:noWrap/>
          </w:tcPr>
          <w:p w14:paraId="6FE8BAE7"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E5733CB"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26AC09A"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1 caracter, é acrescentado ‘ ’ à esquerda, até perfazer o comprimento de campo desejado.</w:t>
            </w:r>
          </w:p>
        </w:tc>
      </w:tr>
      <w:tr w:rsidR="001C7D80" w:rsidRPr="00D223F4" w14:paraId="2AF4AF47" w14:textId="77777777" w:rsidTr="00E92418">
        <w:trPr>
          <w:trHeight w:val="290"/>
        </w:trPr>
        <w:tc>
          <w:tcPr>
            <w:tcW w:w="2194" w:type="dxa"/>
            <w:shd w:val="clear" w:color="auto" w:fill="auto"/>
            <w:noWrap/>
            <w:hideMark/>
          </w:tcPr>
          <w:p w14:paraId="3AA1BE25" w14:textId="77777777" w:rsidR="001C7D80" w:rsidRPr="00D223F4" w:rsidRDefault="001C7D80" w:rsidP="00E92418">
            <w:pPr>
              <w:rPr>
                <w:rFonts w:cs="Calibri"/>
                <w:color w:val="000000"/>
                <w:sz w:val="18"/>
                <w:szCs w:val="18"/>
              </w:rPr>
            </w:pPr>
            <w:r w:rsidRPr="00D223F4">
              <w:rPr>
                <w:rFonts w:cs="Calibri"/>
                <w:color w:val="000000"/>
                <w:sz w:val="18"/>
                <w:szCs w:val="18"/>
              </w:rPr>
              <w:lastRenderedPageBreak/>
              <w:t>cbembl</w:t>
            </w:r>
          </w:p>
        </w:tc>
        <w:tc>
          <w:tcPr>
            <w:tcW w:w="6803" w:type="dxa"/>
            <w:shd w:val="clear" w:color="auto" w:fill="auto"/>
            <w:noWrap/>
          </w:tcPr>
          <w:p w14:paraId="6A086117"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5E818C6A"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1C7D80" w:rsidRPr="00D223F4" w14:paraId="1731ED46" w14:textId="77777777" w:rsidTr="00E92418">
        <w:trPr>
          <w:trHeight w:val="290"/>
        </w:trPr>
        <w:tc>
          <w:tcPr>
            <w:tcW w:w="2194" w:type="dxa"/>
            <w:shd w:val="clear" w:color="auto" w:fill="auto"/>
            <w:noWrap/>
            <w:hideMark/>
          </w:tcPr>
          <w:p w14:paraId="07F4F86F" w14:textId="77777777" w:rsidR="001C7D80" w:rsidRPr="00D223F4" w:rsidRDefault="001C7D80" w:rsidP="00E92418">
            <w:pPr>
              <w:rPr>
                <w:rFonts w:cs="Calibri"/>
                <w:color w:val="000000"/>
                <w:sz w:val="18"/>
                <w:szCs w:val="18"/>
              </w:rPr>
            </w:pPr>
            <w:r w:rsidRPr="00D223F4">
              <w:rPr>
                <w:rFonts w:cs="Calibri"/>
                <w:color w:val="000000"/>
                <w:sz w:val="18"/>
                <w:szCs w:val="18"/>
              </w:rPr>
              <w:t>cpaisbg</w:t>
            </w:r>
          </w:p>
        </w:tc>
        <w:tc>
          <w:tcPr>
            <w:tcW w:w="6803" w:type="dxa"/>
            <w:shd w:val="clear" w:color="auto" w:fill="auto"/>
            <w:noWrap/>
          </w:tcPr>
          <w:p w14:paraId="5BEB724B"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28C9B62"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1C7D80" w:rsidRPr="00D223F4" w14:paraId="5F36A8DE" w14:textId="77777777" w:rsidTr="00E92418">
        <w:trPr>
          <w:trHeight w:val="290"/>
        </w:trPr>
        <w:tc>
          <w:tcPr>
            <w:tcW w:w="2194" w:type="dxa"/>
            <w:shd w:val="clear" w:color="auto" w:fill="auto"/>
            <w:noWrap/>
            <w:hideMark/>
          </w:tcPr>
          <w:p w14:paraId="716854D8" w14:textId="77777777" w:rsidR="001C7D80" w:rsidRPr="00D223F4" w:rsidRDefault="001C7D80" w:rsidP="00E92418">
            <w:pPr>
              <w:rPr>
                <w:rFonts w:cs="Calibri"/>
                <w:color w:val="000000"/>
                <w:sz w:val="18"/>
                <w:szCs w:val="18"/>
              </w:rPr>
            </w:pPr>
            <w:r w:rsidRPr="00D223F4">
              <w:rPr>
                <w:rFonts w:cs="Calibri"/>
                <w:color w:val="000000"/>
                <w:sz w:val="18"/>
                <w:szCs w:val="18"/>
              </w:rPr>
              <w:t>ordhipot</w:t>
            </w:r>
          </w:p>
        </w:tc>
        <w:tc>
          <w:tcPr>
            <w:tcW w:w="6803" w:type="dxa"/>
            <w:shd w:val="clear" w:color="auto" w:fill="auto"/>
            <w:noWrap/>
          </w:tcPr>
          <w:p w14:paraId="4A8BC812" w14:textId="77777777" w:rsidR="001C7D80" w:rsidRDefault="001C7D80"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6F874010"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32B1AABD" w14:textId="77777777" w:rsidR="001C7D80" w:rsidRDefault="001C7D80"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64EFD120"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17 caracteres, é acrescentado o dígito ‘0 ’ à esquerda, até perfazer o comprimento de campo desejado.</w:t>
            </w:r>
          </w:p>
        </w:tc>
      </w:tr>
      <w:tr w:rsidR="001C7D80" w:rsidRPr="00D223F4" w14:paraId="410B4E2E" w14:textId="77777777" w:rsidTr="00E92418">
        <w:trPr>
          <w:trHeight w:val="290"/>
        </w:trPr>
        <w:tc>
          <w:tcPr>
            <w:tcW w:w="2194" w:type="dxa"/>
            <w:shd w:val="clear" w:color="auto" w:fill="auto"/>
            <w:noWrap/>
            <w:hideMark/>
          </w:tcPr>
          <w:p w14:paraId="4EF92A3C" w14:textId="77777777" w:rsidR="001C7D80" w:rsidRPr="00D223F4" w:rsidRDefault="001C7D80" w:rsidP="00E92418">
            <w:pPr>
              <w:rPr>
                <w:rFonts w:cs="Calibri"/>
                <w:color w:val="000000"/>
                <w:sz w:val="18"/>
                <w:szCs w:val="18"/>
              </w:rPr>
            </w:pPr>
            <w:r w:rsidRPr="00D223F4">
              <w:rPr>
                <w:rFonts w:cs="Calibri"/>
                <w:color w:val="000000"/>
                <w:sz w:val="18"/>
                <w:szCs w:val="18"/>
              </w:rPr>
              <w:t>cmoeorigbg</w:t>
            </w:r>
          </w:p>
        </w:tc>
        <w:tc>
          <w:tcPr>
            <w:tcW w:w="6803" w:type="dxa"/>
            <w:shd w:val="clear" w:color="auto" w:fill="auto"/>
            <w:noWrap/>
          </w:tcPr>
          <w:p w14:paraId="47D6149E"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AE1BC8C" w14:textId="77777777" w:rsidR="001C7D80" w:rsidRPr="000905F6"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 xml:space="preserve">Caso o campo não </w:t>
            </w:r>
            <w:r>
              <w:rPr>
                <w:rFonts w:cs="Calibri"/>
                <w:color w:val="000000"/>
                <w:sz w:val="18"/>
                <w:szCs w:val="18"/>
              </w:rPr>
              <w:t>esteja preenchido com 3</w:t>
            </w:r>
            <w:r w:rsidRPr="00D223F4">
              <w:rPr>
                <w:rFonts w:cs="Calibri"/>
                <w:color w:val="000000"/>
                <w:sz w:val="18"/>
                <w:szCs w:val="18"/>
              </w:rPr>
              <w:t xml:space="preserve"> caracter</w:t>
            </w:r>
            <w:r>
              <w:rPr>
                <w:rFonts w:cs="Calibri"/>
                <w:color w:val="000000"/>
                <w:sz w:val="18"/>
                <w:szCs w:val="18"/>
              </w:rPr>
              <w:t>es</w:t>
            </w:r>
            <w:r w:rsidRPr="00D223F4">
              <w:rPr>
                <w:rFonts w:cs="Calibri"/>
                <w:color w:val="000000"/>
                <w:sz w:val="18"/>
                <w:szCs w:val="18"/>
              </w:rPr>
              <w:t>, é acrescentado ‘ ’ à esquerda, até perfazer o comprimento de campo desejado.</w:t>
            </w:r>
          </w:p>
        </w:tc>
      </w:tr>
      <w:tr w:rsidR="001C7D80" w:rsidRPr="00D223F4" w14:paraId="2513E18A" w14:textId="77777777" w:rsidTr="00E92418">
        <w:trPr>
          <w:trHeight w:val="290"/>
        </w:trPr>
        <w:tc>
          <w:tcPr>
            <w:tcW w:w="2194" w:type="dxa"/>
            <w:shd w:val="clear" w:color="auto" w:fill="auto"/>
            <w:noWrap/>
            <w:hideMark/>
          </w:tcPr>
          <w:p w14:paraId="69C31659" w14:textId="77777777" w:rsidR="001C7D80" w:rsidRPr="00D223F4" w:rsidRDefault="001C7D80" w:rsidP="00E92418">
            <w:pPr>
              <w:rPr>
                <w:rFonts w:cs="Calibri"/>
                <w:color w:val="000000"/>
                <w:sz w:val="18"/>
                <w:szCs w:val="18"/>
              </w:rPr>
            </w:pPr>
            <w:r w:rsidRPr="00D223F4">
              <w:rPr>
                <w:rFonts w:cs="Calibri"/>
                <w:color w:val="000000"/>
                <w:sz w:val="18"/>
                <w:szCs w:val="18"/>
              </w:rPr>
              <w:t>dtvencim</w:t>
            </w:r>
          </w:p>
        </w:tc>
        <w:tc>
          <w:tcPr>
            <w:tcW w:w="6803" w:type="dxa"/>
            <w:shd w:val="clear" w:color="auto" w:fill="auto"/>
            <w:noWrap/>
          </w:tcPr>
          <w:p w14:paraId="7C3D33CA"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2F8B5F5"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2A694F4C" w14:textId="77777777" w:rsidR="001C7D80" w:rsidRPr="000905F6" w:rsidRDefault="001C7D80" w:rsidP="00F63E90">
            <w:pPr>
              <w:pStyle w:val="ListParagraph"/>
              <w:numPr>
                <w:ilvl w:val="0"/>
                <w:numId w:val="57"/>
              </w:numPr>
              <w:ind w:left="357" w:hanging="357"/>
              <w:rPr>
                <w:rFonts w:cs="Calibri"/>
                <w:color w:val="000000"/>
                <w:sz w:val="18"/>
                <w:szCs w:val="18"/>
              </w:rPr>
            </w:pPr>
            <w:r w:rsidRPr="000905F6">
              <w:rPr>
                <w:rFonts w:cs="Calibri"/>
                <w:color w:val="000000"/>
                <w:sz w:val="18"/>
                <w:szCs w:val="18"/>
              </w:rPr>
              <w:t>Caso o campo não esteja preenchido com 10 caracteres, é acrescentado ‘ ’ à esquerda, até perfazer o comprimento de campo desejado.</w:t>
            </w:r>
          </w:p>
        </w:tc>
      </w:tr>
      <w:tr w:rsidR="001C7D80" w:rsidRPr="00D223F4" w14:paraId="2F120117" w14:textId="77777777" w:rsidTr="00E92418">
        <w:trPr>
          <w:trHeight w:val="290"/>
        </w:trPr>
        <w:tc>
          <w:tcPr>
            <w:tcW w:w="2194" w:type="dxa"/>
            <w:shd w:val="clear" w:color="auto" w:fill="auto"/>
            <w:noWrap/>
            <w:hideMark/>
          </w:tcPr>
          <w:p w14:paraId="06C03730" w14:textId="77777777" w:rsidR="001C7D80" w:rsidRPr="00D223F4" w:rsidRDefault="001C7D80" w:rsidP="00E92418">
            <w:pPr>
              <w:rPr>
                <w:rFonts w:cs="Calibri"/>
                <w:color w:val="000000"/>
                <w:sz w:val="18"/>
                <w:szCs w:val="18"/>
              </w:rPr>
            </w:pPr>
            <w:r w:rsidRPr="00D223F4">
              <w:rPr>
                <w:rFonts w:cs="Calibri"/>
                <w:color w:val="000000"/>
                <w:sz w:val="18"/>
                <w:szCs w:val="18"/>
              </w:rPr>
              <w:t>zregisto</w:t>
            </w:r>
          </w:p>
        </w:tc>
        <w:tc>
          <w:tcPr>
            <w:tcW w:w="6803" w:type="dxa"/>
            <w:shd w:val="clear" w:color="auto" w:fill="auto"/>
            <w:noWrap/>
          </w:tcPr>
          <w:p w14:paraId="1711EDED"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5E16D7F"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4327727" w14:textId="77777777" w:rsidR="001C7D80" w:rsidRPr="000905F6" w:rsidRDefault="001C7D80" w:rsidP="00F63E90">
            <w:pPr>
              <w:pStyle w:val="ListParagraph"/>
              <w:numPr>
                <w:ilvl w:val="0"/>
                <w:numId w:val="57"/>
              </w:numPr>
              <w:ind w:left="357" w:hanging="357"/>
              <w:rPr>
                <w:rFonts w:cs="Calibri"/>
                <w:color w:val="000000"/>
                <w:sz w:val="18"/>
                <w:szCs w:val="18"/>
              </w:rPr>
            </w:pPr>
            <w:r w:rsidRPr="000905F6">
              <w:rPr>
                <w:rFonts w:cs="Calibri"/>
                <w:color w:val="000000"/>
                <w:sz w:val="18"/>
                <w:szCs w:val="18"/>
              </w:rPr>
              <w:t xml:space="preserve">Caso o campo não </w:t>
            </w:r>
            <w:r>
              <w:rPr>
                <w:rFonts w:cs="Calibri"/>
                <w:color w:val="000000"/>
                <w:sz w:val="18"/>
                <w:szCs w:val="18"/>
              </w:rPr>
              <w:t>esteja preenchido com 40</w:t>
            </w:r>
            <w:r w:rsidRPr="000905F6">
              <w:rPr>
                <w:rFonts w:cs="Calibri"/>
                <w:color w:val="000000"/>
                <w:sz w:val="18"/>
                <w:szCs w:val="18"/>
              </w:rPr>
              <w:t xml:space="preserve"> caracteres, é acrescentado ‘ ’ à esquerda, até perfazer o comprimento de campo desejado.</w:t>
            </w:r>
          </w:p>
        </w:tc>
      </w:tr>
      <w:tr w:rsidR="001C7D80" w:rsidRPr="00D223F4" w14:paraId="05F4123A" w14:textId="77777777" w:rsidTr="00E92418">
        <w:trPr>
          <w:trHeight w:val="290"/>
        </w:trPr>
        <w:tc>
          <w:tcPr>
            <w:tcW w:w="2194" w:type="dxa"/>
            <w:shd w:val="clear" w:color="auto" w:fill="auto"/>
            <w:noWrap/>
            <w:hideMark/>
          </w:tcPr>
          <w:p w14:paraId="60C094BD" w14:textId="77777777" w:rsidR="001C7D80" w:rsidRPr="00D223F4" w:rsidRDefault="001C7D80" w:rsidP="00E92418">
            <w:pPr>
              <w:rPr>
                <w:rFonts w:cs="Calibri"/>
                <w:color w:val="000000"/>
                <w:sz w:val="18"/>
                <w:szCs w:val="18"/>
              </w:rPr>
            </w:pPr>
            <w:r w:rsidRPr="00D223F4">
              <w:rPr>
                <w:rFonts w:cs="Calibri"/>
                <w:color w:val="000000"/>
                <w:sz w:val="18"/>
                <w:szCs w:val="18"/>
              </w:rPr>
              <w:t>ctipiemibg</w:t>
            </w:r>
          </w:p>
        </w:tc>
        <w:tc>
          <w:tcPr>
            <w:tcW w:w="6803" w:type="dxa"/>
            <w:shd w:val="clear" w:color="auto" w:fill="auto"/>
            <w:noWrap/>
          </w:tcPr>
          <w:p w14:paraId="5716F824"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73A62FC"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1C7D80" w:rsidRPr="00D223F4" w14:paraId="298EB7F4" w14:textId="77777777" w:rsidTr="00E92418">
        <w:trPr>
          <w:trHeight w:val="290"/>
        </w:trPr>
        <w:tc>
          <w:tcPr>
            <w:tcW w:w="2194" w:type="dxa"/>
            <w:shd w:val="clear" w:color="auto" w:fill="auto"/>
            <w:noWrap/>
            <w:hideMark/>
          </w:tcPr>
          <w:p w14:paraId="7F6BE2C7" w14:textId="77777777" w:rsidR="001C7D80" w:rsidRPr="00D223F4" w:rsidRDefault="001C7D80" w:rsidP="00E92418">
            <w:pPr>
              <w:rPr>
                <w:rFonts w:cs="Calibri"/>
                <w:color w:val="000000"/>
                <w:sz w:val="18"/>
                <w:szCs w:val="18"/>
              </w:rPr>
            </w:pPr>
            <w:r w:rsidRPr="00D223F4">
              <w:rPr>
                <w:rFonts w:cs="Calibri"/>
                <w:color w:val="000000"/>
                <w:sz w:val="18"/>
                <w:szCs w:val="18"/>
              </w:rPr>
              <w:t>codemis</w:t>
            </w:r>
          </w:p>
        </w:tc>
        <w:tc>
          <w:tcPr>
            <w:tcW w:w="6803" w:type="dxa"/>
            <w:shd w:val="clear" w:color="auto" w:fill="auto"/>
            <w:noWrap/>
          </w:tcPr>
          <w:p w14:paraId="68E7F6D5"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5F5440A"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D3FF45F"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40 caracteres, é acrescentado ‘ ’ à esquerda, até perfazer o comprimento de campo desejado.</w:t>
            </w:r>
          </w:p>
        </w:tc>
      </w:tr>
      <w:tr w:rsidR="001C7D80" w:rsidRPr="00D223F4" w14:paraId="0EF9BC5F" w14:textId="77777777" w:rsidTr="00E92418">
        <w:trPr>
          <w:trHeight w:val="290"/>
        </w:trPr>
        <w:tc>
          <w:tcPr>
            <w:tcW w:w="2194" w:type="dxa"/>
            <w:shd w:val="clear" w:color="auto" w:fill="auto"/>
            <w:noWrap/>
            <w:hideMark/>
          </w:tcPr>
          <w:p w14:paraId="6333E481" w14:textId="77777777" w:rsidR="001C7D80" w:rsidRPr="00D223F4" w:rsidRDefault="001C7D80" w:rsidP="00E92418">
            <w:pPr>
              <w:rPr>
                <w:rFonts w:cs="Calibri"/>
                <w:color w:val="000000"/>
                <w:sz w:val="18"/>
                <w:szCs w:val="18"/>
              </w:rPr>
            </w:pPr>
            <w:r w:rsidRPr="00D223F4">
              <w:rPr>
                <w:rFonts w:cs="Calibri"/>
                <w:color w:val="000000"/>
                <w:sz w:val="18"/>
                <w:szCs w:val="18"/>
              </w:rPr>
              <w:t>idemis</w:t>
            </w:r>
          </w:p>
        </w:tc>
        <w:tc>
          <w:tcPr>
            <w:tcW w:w="6803" w:type="dxa"/>
            <w:shd w:val="clear" w:color="auto" w:fill="auto"/>
            <w:noWrap/>
          </w:tcPr>
          <w:p w14:paraId="58D21309"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0E3128DF"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9 caracteres, é acrescentado o dígito ‘0’ à esquerda, até perfazer o comprimento de campo desejado.</w:t>
            </w:r>
          </w:p>
        </w:tc>
      </w:tr>
      <w:tr w:rsidR="001C7D80" w:rsidRPr="00D223F4" w14:paraId="21B72D7F" w14:textId="77777777" w:rsidTr="00E92418">
        <w:trPr>
          <w:trHeight w:val="290"/>
        </w:trPr>
        <w:tc>
          <w:tcPr>
            <w:tcW w:w="2194" w:type="dxa"/>
            <w:shd w:val="clear" w:color="auto" w:fill="auto"/>
            <w:noWrap/>
            <w:hideMark/>
          </w:tcPr>
          <w:p w14:paraId="1DBC3552" w14:textId="77777777" w:rsidR="001C7D80" w:rsidRPr="00D223F4" w:rsidRDefault="001C7D80" w:rsidP="00E92418">
            <w:pPr>
              <w:rPr>
                <w:rFonts w:cs="Calibri"/>
                <w:color w:val="000000"/>
                <w:sz w:val="18"/>
                <w:szCs w:val="18"/>
              </w:rPr>
            </w:pPr>
            <w:r w:rsidRPr="00D223F4">
              <w:rPr>
                <w:rFonts w:cs="Calibri"/>
                <w:color w:val="000000"/>
                <w:sz w:val="18"/>
                <w:szCs w:val="18"/>
              </w:rPr>
              <w:t>przemisbg</w:t>
            </w:r>
          </w:p>
        </w:tc>
        <w:tc>
          <w:tcPr>
            <w:tcW w:w="6803" w:type="dxa"/>
            <w:shd w:val="clear" w:color="auto" w:fill="auto"/>
            <w:noWrap/>
          </w:tcPr>
          <w:p w14:paraId="58565617"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03319F41"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1C7D80" w:rsidRPr="00D223F4" w14:paraId="0A620A84" w14:textId="77777777" w:rsidTr="00E92418">
        <w:trPr>
          <w:trHeight w:val="290"/>
        </w:trPr>
        <w:tc>
          <w:tcPr>
            <w:tcW w:w="2194" w:type="dxa"/>
            <w:shd w:val="clear" w:color="auto" w:fill="auto"/>
            <w:noWrap/>
            <w:hideMark/>
          </w:tcPr>
          <w:p w14:paraId="0B59336A" w14:textId="77777777" w:rsidR="001C7D80" w:rsidRPr="00D223F4" w:rsidRDefault="001C7D80" w:rsidP="00E92418">
            <w:pPr>
              <w:rPr>
                <w:rFonts w:cs="Calibri"/>
                <w:color w:val="000000"/>
                <w:sz w:val="18"/>
                <w:szCs w:val="18"/>
              </w:rPr>
            </w:pPr>
            <w:r w:rsidRPr="00D223F4">
              <w:rPr>
                <w:rFonts w:cs="Calibri"/>
                <w:color w:val="000000"/>
                <w:sz w:val="18"/>
                <w:szCs w:val="18"/>
              </w:rPr>
              <w:t>mercapbg</w:t>
            </w:r>
          </w:p>
        </w:tc>
        <w:tc>
          <w:tcPr>
            <w:tcW w:w="6803" w:type="dxa"/>
            <w:shd w:val="clear" w:color="auto" w:fill="auto"/>
            <w:noWrap/>
          </w:tcPr>
          <w:p w14:paraId="78161E8E"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039F1E82"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1C7D80" w:rsidRPr="00D223F4" w14:paraId="32038905" w14:textId="77777777" w:rsidTr="00E92418">
        <w:trPr>
          <w:trHeight w:val="290"/>
        </w:trPr>
        <w:tc>
          <w:tcPr>
            <w:tcW w:w="2194" w:type="dxa"/>
            <w:shd w:val="clear" w:color="auto" w:fill="auto"/>
            <w:noWrap/>
            <w:hideMark/>
          </w:tcPr>
          <w:p w14:paraId="6E3A20A6" w14:textId="77777777" w:rsidR="001C7D80" w:rsidRPr="00D223F4" w:rsidRDefault="001C7D80" w:rsidP="00E92418">
            <w:pPr>
              <w:rPr>
                <w:rFonts w:cs="Calibri"/>
                <w:color w:val="000000"/>
                <w:sz w:val="18"/>
                <w:szCs w:val="18"/>
              </w:rPr>
            </w:pPr>
            <w:r w:rsidRPr="00D223F4">
              <w:rPr>
                <w:rFonts w:cs="Calibri"/>
                <w:color w:val="000000"/>
                <w:sz w:val="18"/>
                <w:szCs w:val="18"/>
              </w:rPr>
              <w:t>qtitulos</w:t>
            </w:r>
          </w:p>
        </w:tc>
        <w:tc>
          <w:tcPr>
            <w:tcW w:w="6803" w:type="dxa"/>
            <w:shd w:val="clear" w:color="auto" w:fill="auto"/>
            <w:noWrap/>
          </w:tcPr>
          <w:p w14:paraId="47037112" w14:textId="77777777" w:rsidR="001C7D80" w:rsidRDefault="001C7D80"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6A15A79D"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BCC1756" w14:textId="77777777" w:rsidR="001C7D80" w:rsidRDefault="001C7D80"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3FA82E43"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17 caracteres, é acrescentado o dígito ‘0 ’ à esquerda, até perfazer o comprimento de campo desejado.</w:t>
            </w:r>
          </w:p>
        </w:tc>
      </w:tr>
      <w:tr w:rsidR="001C7D80" w:rsidRPr="00D223F4" w14:paraId="272D08C1" w14:textId="77777777" w:rsidTr="00E92418">
        <w:trPr>
          <w:trHeight w:val="290"/>
        </w:trPr>
        <w:tc>
          <w:tcPr>
            <w:tcW w:w="2194" w:type="dxa"/>
            <w:shd w:val="clear" w:color="auto" w:fill="auto"/>
            <w:noWrap/>
            <w:hideMark/>
          </w:tcPr>
          <w:p w14:paraId="4CAC65FF" w14:textId="77777777" w:rsidR="001C7D80" w:rsidRPr="00D223F4" w:rsidRDefault="001C7D80" w:rsidP="00E92418">
            <w:pPr>
              <w:rPr>
                <w:rFonts w:cs="Calibri"/>
                <w:color w:val="000000"/>
                <w:sz w:val="18"/>
                <w:szCs w:val="18"/>
              </w:rPr>
            </w:pPr>
            <w:r w:rsidRPr="00D223F4">
              <w:rPr>
                <w:rFonts w:cs="Calibri"/>
                <w:color w:val="000000"/>
                <w:sz w:val="18"/>
                <w:szCs w:val="18"/>
              </w:rPr>
              <w:t>indreferbg</w:t>
            </w:r>
          </w:p>
        </w:tc>
        <w:tc>
          <w:tcPr>
            <w:tcW w:w="6803" w:type="dxa"/>
            <w:shd w:val="clear" w:color="auto" w:fill="auto"/>
            <w:noWrap/>
          </w:tcPr>
          <w:p w14:paraId="0CD1D808"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9597010"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1C7D80" w:rsidRPr="00D223F4" w14:paraId="4D49FBA7" w14:textId="77777777" w:rsidTr="00E92418">
        <w:trPr>
          <w:trHeight w:val="290"/>
        </w:trPr>
        <w:tc>
          <w:tcPr>
            <w:tcW w:w="2194" w:type="dxa"/>
            <w:shd w:val="clear" w:color="auto" w:fill="auto"/>
            <w:noWrap/>
            <w:hideMark/>
          </w:tcPr>
          <w:p w14:paraId="05B5A005" w14:textId="77777777" w:rsidR="001C7D80" w:rsidRPr="00D223F4" w:rsidRDefault="001C7D80" w:rsidP="00E92418">
            <w:pPr>
              <w:rPr>
                <w:rFonts w:cs="Calibri"/>
                <w:color w:val="000000"/>
                <w:sz w:val="18"/>
                <w:szCs w:val="18"/>
              </w:rPr>
            </w:pPr>
            <w:r w:rsidRPr="00D223F4">
              <w:rPr>
                <w:rFonts w:cs="Calibri"/>
                <w:color w:val="000000"/>
                <w:sz w:val="18"/>
                <w:szCs w:val="18"/>
              </w:rPr>
              <w:t>ttxjgarbg</w:t>
            </w:r>
          </w:p>
        </w:tc>
        <w:tc>
          <w:tcPr>
            <w:tcW w:w="6803" w:type="dxa"/>
            <w:shd w:val="clear" w:color="auto" w:fill="auto"/>
            <w:noWrap/>
          </w:tcPr>
          <w:p w14:paraId="23C8935E"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0CA55C9"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1C7D80" w:rsidRPr="00D223F4" w14:paraId="2268147C" w14:textId="77777777" w:rsidTr="00E92418">
        <w:trPr>
          <w:trHeight w:val="290"/>
        </w:trPr>
        <w:tc>
          <w:tcPr>
            <w:tcW w:w="2194" w:type="dxa"/>
            <w:shd w:val="clear" w:color="auto" w:fill="auto"/>
            <w:noWrap/>
            <w:hideMark/>
          </w:tcPr>
          <w:p w14:paraId="2A480445" w14:textId="77777777" w:rsidR="001C7D80" w:rsidRPr="00D223F4" w:rsidRDefault="001C7D80" w:rsidP="00E92418">
            <w:pPr>
              <w:rPr>
                <w:rFonts w:cs="Calibri"/>
                <w:color w:val="000000"/>
                <w:sz w:val="18"/>
                <w:szCs w:val="18"/>
              </w:rPr>
            </w:pPr>
            <w:r w:rsidRPr="00D223F4">
              <w:rPr>
                <w:rFonts w:cs="Calibri"/>
                <w:color w:val="000000"/>
                <w:sz w:val="18"/>
                <w:szCs w:val="18"/>
              </w:rPr>
              <w:t>csegdora</w:t>
            </w:r>
          </w:p>
        </w:tc>
        <w:tc>
          <w:tcPr>
            <w:tcW w:w="6803" w:type="dxa"/>
            <w:shd w:val="clear" w:color="auto" w:fill="auto"/>
            <w:noWrap/>
          </w:tcPr>
          <w:p w14:paraId="27D8934D"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A97A858"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7221AB9"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40 caracteres, é acrescentado ‘ ’ à esquerda, até perfazer o comprimento de campo desejado.</w:t>
            </w:r>
          </w:p>
        </w:tc>
      </w:tr>
      <w:tr w:rsidR="001C7D80" w:rsidRPr="00D223F4" w14:paraId="4603E63C" w14:textId="77777777" w:rsidTr="00E92418">
        <w:trPr>
          <w:trHeight w:val="290"/>
        </w:trPr>
        <w:tc>
          <w:tcPr>
            <w:tcW w:w="2194" w:type="dxa"/>
            <w:shd w:val="clear" w:color="auto" w:fill="auto"/>
            <w:noWrap/>
            <w:hideMark/>
          </w:tcPr>
          <w:p w14:paraId="0DE69465" w14:textId="77777777" w:rsidR="001C7D80" w:rsidRPr="00D223F4" w:rsidRDefault="001C7D80" w:rsidP="00E92418">
            <w:pPr>
              <w:rPr>
                <w:rFonts w:cs="Calibri"/>
                <w:color w:val="000000"/>
                <w:sz w:val="18"/>
                <w:szCs w:val="18"/>
              </w:rPr>
            </w:pPr>
            <w:r w:rsidRPr="00D223F4">
              <w:rPr>
                <w:rFonts w:cs="Calibri"/>
                <w:color w:val="000000"/>
                <w:sz w:val="18"/>
                <w:szCs w:val="18"/>
              </w:rPr>
              <w:t>gcobapol</w:t>
            </w:r>
          </w:p>
        </w:tc>
        <w:tc>
          <w:tcPr>
            <w:tcW w:w="6803" w:type="dxa"/>
            <w:shd w:val="clear" w:color="auto" w:fill="auto"/>
            <w:noWrap/>
          </w:tcPr>
          <w:p w14:paraId="61D794C5" w14:textId="77777777" w:rsidR="001C7D80" w:rsidRDefault="001C7D80"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26733E9B"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E358F82" w14:textId="77777777" w:rsidR="001C7D80" w:rsidRDefault="001C7D80"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57CF47D7"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w:t>
            </w:r>
            <w:r>
              <w:rPr>
                <w:rFonts w:cs="Calibri"/>
                <w:color w:val="000000"/>
                <w:sz w:val="18"/>
                <w:szCs w:val="18"/>
              </w:rPr>
              <w:t>mpo não esteja preenchido com 9</w:t>
            </w:r>
            <w:r w:rsidRPr="000223E8">
              <w:rPr>
                <w:rFonts w:cs="Calibri"/>
                <w:color w:val="000000"/>
                <w:sz w:val="18"/>
                <w:szCs w:val="18"/>
              </w:rPr>
              <w:t xml:space="preserve"> caracteres, é acrescentado o dígito ‘0 ’ à esquerda, até perfazer o comprimento de campo desejado.</w:t>
            </w:r>
          </w:p>
        </w:tc>
      </w:tr>
      <w:tr w:rsidR="001C7D80" w:rsidRPr="00D223F4" w14:paraId="3535A171" w14:textId="77777777" w:rsidTr="00E92418">
        <w:trPr>
          <w:trHeight w:val="290"/>
        </w:trPr>
        <w:tc>
          <w:tcPr>
            <w:tcW w:w="2194" w:type="dxa"/>
            <w:shd w:val="clear" w:color="auto" w:fill="auto"/>
            <w:noWrap/>
            <w:hideMark/>
          </w:tcPr>
          <w:p w14:paraId="1EA4718D" w14:textId="77777777" w:rsidR="001C7D80" w:rsidRPr="00D223F4" w:rsidRDefault="001C7D80" w:rsidP="00E92418">
            <w:pPr>
              <w:rPr>
                <w:rFonts w:cs="Calibri"/>
                <w:color w:val="000000"/>
                <w:sz w:val="18"/>
                <w:szCs w:val="18"/>
              </w:rPr>
            </w:pPr>
            <w:r w:rsidRPr="00D223F4">
              <w:rPr>
                <w:rFonts w:cs="Calibri"/>
                <w:color w:val="000000"/>
                <w:sz w:val="18"/>
                <w:szCs w:val="18"/>
              </w:rPr>
              <w:lastRenderedPageBreak/>
              <w:t>ndoc</w:t>
            </w:r>
          </w:p>
        </w:tc>
        <w:tc>
          <w:tcPr>
            <w:tcW w:w="6803" w:type="dxa"/>
            <w:shd w:val="clear" w:color="auto" w:fill="auto"/>
            <w:noWrap/>
          </w:tcPr>
          <w:p w14:paraId="25A4FB53"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54A7578"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4896006"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40 caracteres, é acrescentado ‘ ’ à esquerda, até perfazer o comprimento de campo desejado.</w:t>
            </w:r>
          </w:p>
        </w:tc>
      </w:tr>
      <w:tr w:rsidR="001C7D80" w:rsidRPr="00D223F4" w14:paraId="6981BCDB" w14:textId="77777777" w:rsidTr="00E92418">
        <w:trPr>
          <w:trHeight w:val="290"/>
        </w:trPr>
        <w:tc>
          <w:tcPr>
            <w:tcW w:w="2194" w:type="dxa"/>
            <w:shd w:val="clear" w:color="auto" w:fill="auto"/>
            <w:noWrap/>
            <w:hideMark/>
          </w:tcPr>
          <w:p w14:paraId="657F4F07" w14:textId="77777777" w:rsidR="001C7D80" w:rsidRPr="00D223F4" w:rsidRDefault="001C7D80" w:rsidP="00E92418">
            <w:pPr>
              <w:rPr>
                <w:rFonts w:cs="Calibri"/>
                <w:color w:val="000000"/>
                <w:sz w:val="18"/>
                <w:szCs w:val="18"/>
              </w:rPr>
            </w:pPr>
            <w:r w:rsidRPr="00D223F4">
              <w:rPr>
                <w:rFonts w:cs="Calibri"/>
                <w:color w:val="000000"/>
                <w:sz w:val="18"/>
                <w:szCs w:val="18"/>
              </w:rPr>
              <w:t>indocac</w:t>
            </w:r>
          </w:p>
        </w:tc>
        <w:tc>
          <w:tcPr>
            <w:tcW w:w="6803" w:type="dxa"/>
            <w:shd w:val="clear" w:color="auto" w:fill="auto"/>
            <w:noWrap/>
          </w:tcPr>
          <w:p w14:paraId="6007BDB8"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406378D"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D8DF1CB"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 caracter, é acrescentado ‘ ’ à esquerda, até perfazer o comprimento de campo desejado.</w:t>
            </w:r>
          </w:p>
        </w:tc>
      </w:tr>
      <w:tr w:rsidR="001C7D80" w:rsidRPr="00D223F4" w14:paraId="154E4702" w14:textId="77777777" w:rsidTr="00E92418">
        <w:trPr>
          <w:trHeight w:val="290"/>
        </w:trPr>
        <w:tc>
          <w:tcPr>
            <w:tcW w:w="2194" w:type="dxa"/>
            <w:shd w:val="clear" w:color="auto" w:fill="auto"/>
            <w:noWrap/>
            <w:hideMark/>
          </w:tcPr>
          <w:p w14:paraId="3136FBAB" w14:textId="77777777" w:rsidR="001C7D80" w:rsidRPr="00D223F4" w:rsidRDefault="001C7D80" w:rsidP="00E92418">
            <w:pPr>
              <w:rPr>
                <w:rFonts w:cs="Calibri"/>
                <w:color w:val="000000"/>
                <w:sz w:val="18"/>
                <w:szCs w:val="18"/>
              </w:rPr>
            </w:pPr>
            <w:r w:rsidRPr="00D223F4">
              <w:rPr>
                <w:rFonts w:cs="Calibri"/>
                <w:color w:val="000000"/>
                <w:sz w:val="18"/>
                <w:szCs w:val="18"/>
              </w:rPr>
              <w:t>indocdom</w:t>
            </w:r>
          </w:p>
        </w:tc>
        <w:tc>
          <w:tcPr>
            <w:tcW w:w="6803" w:type="dxa"/>
            <w:shd w:val="clear" w:color="auto" w:fill="auto"/>
            <w:noWrap/>
          </w:tcPr>
          <w:p w14:paraId="2561AE5B"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F6AADBB"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A979C27"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 caracter, é acrescentado ‘ ’ à esquerda, até perfazer o comprimento de campo desejado.</w:t>
            </w:r>
          </w:p>
        </w:tc>
      </w:tr>
      <w:tr w:rsidR="001C7D80" w:rsidRPr="00D223F4" w14:paraId="15390C5D" w14:textId="77777777" w:rsidTr="00E92418">
        <w:trPr>
          <w:trHeight w:val="290"/>
        </w:trPr>
        <w:tc>
          <w:tcPr>
            <w:tcW w:w="2194" w:type="dxa"/>
            <w:shd w:val="clear" w:color="auto" w:fill="auto"/>
            <w:noWrap/>
            <w:hideMark/>
          </w:tcPr>
          <w:p w14:paraId="7706CC19" w14:textId="77777777" w:rsidR="001C7D80" w:rsidRPr="00D223F4" w:rsidRDefault="001C7D80" w:rsidP="00E92418">
            <w:pPr>
              <w:rPr>
                <w:rFonts w:cs="Calibri"/>
                <w:color w:val="000000"/>
                <w:sz w:val="18"/>
                <w:szCs w:val="18"/>
              </w:rPr>
            </w:pPr>
            <w:r w:rsidRPr="00D223F4">
              <w:rPr>
                <w:rFonts w:cs="Calibri"/>
                <w:color w:val="000000"/>
                <w:sz w:val="18"/>
                <w:szCs w:val="18"/>
              </w:rPr>
              <w:t>indcat</w:t>
            </w:r>
          </w:p>
        </w:tc>
        <w:tc>
          <w:tcPr>
            <w:tcW w:w="6803" w:type="dxa"/>
            <w:shd w:val="clear" w:color="auto" w:fill="auto"/>
            <w:noWrap/>
          </w:tcPr>
          <w:p w14:paraId="5AD0DA02"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948738B"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B8555CB"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 caracter, é acrescentado ‘ ’ à esquerda, até perfazer o comprimento de campo desejado.</w:t>
            </w:r>
          </w:p>
        </w:tc>
      </w:tr>
      <w:tr w:rsidR="001C7D80" w:rsidRPr="00D223F4" w14:paraId="7B50F6D5" w14:textId="77777777" w:rsidTr="00E92418">
        <w:trPr>
          <w:trHeight w:val="290"/>
        </w:trPr>
        <w:tc>
          <w:tcPr>
            <w:tcW w:w="2194" w:type="dxa"/>
            <w:shd w:val="clear" w:color="auto" w:fill="auto"/>
            <w:noWrap/>
            <w:hideMark/>
          </w:tcPr>
          <w:p w14:paraId="489C076E" w14:textId="77777777" w:rsidR="001C7D80" w:rsidRPr="00D223F4" w:rsidRDefault="001C7D80" w:rsidP="00E92418">
            <w:pPr>
              <w:rPr>
                <w:rFonts w:cs="Calibri"/>
                <w:color w:val="000000"/>
                <w:sz w:val="18"/>
                <w:szCs w:val="18"/>
              </w:rPr>
            </w:pPr>
            <w:r w:rsidRPr="00D223F4">
              <w:rPr>
                <w:rFonts w:cs="Calibri"/>
                <w:color w:val="000000"/>
                <w:sz w:val="18"/>
                <w:szCs w:val="18"/>
              </w:rPr>
              <w:t>encgass</w:t>
            </w:r>
          </w:p>
        </w:tc>
        <w:tc>
          <w:tcPr>
            <w:tcW w:w="6803" w:type="dxa"/>
            <w:shd w:val="clear" w:color="auto" w:fill="auto"/>
            <w:noWrap/>
          </w:tcPr>
          <w:p w14:paraId="24D5D0EB" w14:textId="77777777" w:rsidR="001C7D80" w:rsidRDefault="001C7D80"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39BC8590"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05CB603" w14:textId="77777777" w:rsidR="001C7D80" w:rsidRDefault="001C7D80"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4FBF5C9E"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w:t>
            </w:r>
            <w:r>
              <w:rPr>
                <w:rFonts w:cs="Calibri"/>
                <w:color w:val="000000"/>
                <w:sz w:val="18"/>
                <w:szCs w:val="18"/>
              </w:rPr>
              <w:t>mpo não esteja preenchido com 17</w:t>
            </w:r>
            <w:r w:rsidRPr="000223E8">
              <w:rPr>
                <w:rFonts w:cs="Calibri"/>
                <w:color w:val="000000"/>
                <w:sz w:val="18"/>
                <w:szCs w:val="18"/>
              </w:rPr>
              <w:t xml:space="preserve"> caracteres, é acrescentado o dígito ‘0 ’ à esquerda, até perfazer o comprimento de campo desejado.</w:t>
            </w:r>
          </w:p>
        </w:tc>
      </w:tr>
      <w:tr w:rsidR="001C7D80" w:rsidRPr="00D223F4" w14:paraId="526F866F" w14:textId="77777777" w:rsidTr="00E92418">
        <w:trPr>
          <w:trHeight w:val="290"/>
        </w:trPr>
        <w:tc>
          <w:tcPr>
            <w:tcW w:w="2194" w:type="dxa"/>
            <w:shd w:val="clear" w:color="auto" w:fill="auto"/>
            <w:noWrap/>
            <w:hideMark/>
          </w:tcPr>
          <w:p w14:paraId="6C1A369F" w14:textId="77777777" w:rsidR="001C7D80" w:rsidRPr="00D223F4" w:rsidRDefault="001C7D80" w:rsidP="00E92418">
            <w:pPr>
              <w:rPr>
                <w:rFonts w:cs="Calibri"/>
                <w:color w:val="000000"/>
                <w:sz w:val="18"/>
                <w:szCs w:val="18"/>
              </w:rPr>
            </w:pPr>
            <w:r w:rsidRPr="00D223F4">
              <w:rPr>
                <w:rFonts w:cs="Calibri"/>
                <w:color w:val="000000"/>
                <w:sz w:val="18"/>
                <w:szCs w:val="18"/>
              </w:rPr>
              <w:t>dtultmod</w:t>
            </w:r>
          </w:p>
        </w:tc>
        <w:tc>
          <w:tcPr>
            <w:tcW w:w="6803" w:type="dxa"/>
            <w:shd w:val="clear" w:color="auto" w:fill="auto"/>
            <w:noWrap/>
          </w:tcPr>
          <w:p w14:paraId="44AE6BAC"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2656D56"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382083DD"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10 caracteres, é acrescentado ‘ ’ à esquerda, até perfazer o comprimento de campo desejado.</w:t>
            </w:r>
          </w:p>
        </w:tc>
      </w:tr>
      <w:tr w:rsidR="001C7D80" w:rsidRPr="00D223F4" w14:paraId="3528A47C" w14:textId="77777777" w:rsidTr="00E92418">
        <w:trPr>
          <w:trHeight w:val="290"/>
        </w:trPr>
        <w:tc>
          <w:tcPr>
            <w:tcW w:w="2194" w:type="dxa"/>
            <w:shd w:val="clear" w:color="auto" w:fill="auto"/>
            <w:noWrap/>
            <w:hideMark/>
          </w:tcPr>
          <w:p w14:paraId="1B851F4D" w14:textId="77777777" w:rsidR="001C7D80" w:rsidRPr="00D223F4" w:rsidRDefault="001C7D80" w:rsidP="00E92418">
            <w:pPr>
              <w:rPr>
                <w:rFonts w:cs="Calibri"/>
                <w:color w:val="000000"/>
                <w:sz w:val="18"/>
                <w:szCs w:val="18"/>
              </w:rPr>
            </w:pPr>
            <w:r w:rsidRPr="00D223F4">
              <w:rPr>
                <w:rFonts w:cs="Calibri"/>
                <w:color w:val="000000"/>
                <w:sz w:val="18"/>
                <w:szCs w:val="18"/>
              </w:rPr>
              <w:t>cempresa</w:t>
            </w:r>
          </w:p>
        </w:tc>
        <w:tc>
          <w:tcPr>
            <w:tcW w:w="6803" w:type="dxa"/>
            <w:shd w:val="clear" w:color="auto" w:fill="auto"/>
            <w:noWrap/>
          </w:tcPr>
          <w:p w14:paraId="5D0E91AE"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2F7AFB5"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31C7105"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 xml:space="preserve">Caso o campo não esteja preenchido com </w:t>
            </w:r>
            <w:r>
              <w:rPr>
                <w:rFonts w:cs="Calibri"/>
                <w:color w:val="000000"/>
                <w:sz w:val="18"/>
                <w:szCs w:val="18"/>
              </w:rPr>
              <w:t>2</w:t>
            </w:r>
            <w:r w:rsidRPr="000223E8">
              <w:rPr>
                <w:rFonts w:cs="Calibri"/>
                <w:color w:val="000000"/>
                <w:sz w:val="18"/>
                <w:szCs w:val="18"/>
              </w:rPr>
              <w:t xml:space="preserve"> caracter</w:t>
            </w:r>
            <w:r>
              <w:rPr>
                <w:rFonts w:cs="Calibri"/>
                <w:color w:val="000000"/>
                <w:sz w:val="18"/>
                <w:szCs w:val="18"/>
              </w:rPr>
              <w:t>es</w:t>
            </w:r>
            <w:r w:rsidRPr="000223E8">
              <w:rPr>
                <w:rFonts w:cs="Calibri"/>
                <w:color w:val="000000"/>
                <w:sz w:val="18"/>
                <w:szCs w:val="18"/>
              </w:rPr>
              <w:t>, é acrescentado ‘ ’ à esquerda, até perfazer o comprimento de campo desejado.</w:t>
            </w:r>
          </w:p>
        </w:tc>
      </w:tr>
      <w:tr w:rsidR="001C7D80" w:rsidRPr="00D223F4" w14:paraId="28FC0A67" w14:textId="77777777" w:rsidTr="00E92418">
        <w:trPr>
          <w:trHeight w:val="290"/>
        </w:trPr>
        <w:tc>
          <w:tcPr>
            <w:tcW w:w="2194" w:type="dxa"/>
            <w:shd w:val="clear" w:color="auto" w:fill="auto"/>
            <w:noWrap/>
            <w:hideMark/>
          </w:tcPr>
          <w:p w14:paraId="733AF073" w14:textId="77777777" w:rsidR="001C7D80" w:rsidRPr="00D223F4" w:rsidRDefault="001C7D80" w:rsidP="00E92418">
            <w:pPr>
              <w:rPr>
                <w:rFonts w:cs="Calibri"/>
                <w:color w:val="000000"/>
                <w:sz w:val="18"/>
                <w:szCs w:val="18"/>
              </w:rPr>
            </w:pPr>
            <w:r w:rsidRPr="00D223F4">
              <w:rPr>
                <w:rFonts w:cs="Calibri"/>
                <w:color w:val="000000"/>
                <w:sz w:val="18"/>
                <w:szCs w:val="18"/>
              </w:rPr>
              <w:t>cbalcao</w:t>
            </w:r>
          </w:p>
        </w:tc>
        <w:tc>
          <w:tcPr>
            <w:tcW w:w="6803" w:type="dxa"/>
            <w:shd w:val="clear" w:color="auto" w:fill="auto"/>
            <w:noWrap/>
          </w:tcPr>
          <w:p w14:paraId="37276FF4"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EFEA6FF"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A599028"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4 caracteres, é acrescentado ‘ ’ à esquerda, até perfazer o comprimento de campo desejado.</w:t>
            </w:r>
          </w:p>
        </w:tc>
      </w:tr>
      <w:tr w:rsidR="001C7D80" w:rsidRPr="00D223F4" w14:paraId="6C3C8E60" w14:textId="77777777" w:rsidTr="00E92418">
        <w:trPr>
          <w:trHeight w:val="290"/>
        </w:trPr>
        <w:tc>
          <w:tcPr>
            <w:tcW w:w="2194" w:type="dxa"/>
            <w:shd w:val="clear" w:color="auto" w:fill="auto"/>
            <w:noWrap/>
            <w:hideMark/>
          </w:tcPr>
          <w:p w14:paraId="6827C9E9" w14:textId="77777777" w:rsidR="001C7D80" w:rsidRPr="00D223F4" w:rsidRDefault="001C7D80" w:rsidP="00E92418">
            <w:pPr>
              <w:rPr>
                <w:rFonts w:cs="Calibri"/>
                <w:color w:val="000000"/>
                <w:sz w:val="18"/>
                <w:szCs w:val="18"/>
              </w:rPr>
            </w:pPr>
            <w:r w:rsidRPr="00D223F4">
              <w:rPr>
                <w:rFonts w:cs="Calibri"/>
                <w:color w:val="000000"/>
                <w:sz w:val="18"/>
                <w:szCs w:val="18"/>
              </w:rPr>
              <w:t>cnumcta</w:t>
            </w:r>
          </w:p>
        </w:tc>
        <w:tc>
          <w:tcPr>
            <w:tcW w:w="6803" w:type="dxa"/>
            <w:shd w:val="clear" w:color="auto" w:fill="auto"/>
            <w:noWrap/>
          </w:tcPr>
          <w:p w14:paraId="5979EE32"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5B3EC5A"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27EF9A8"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11 caracteres, é acrescentado ‘ ’ à esquerda, até perfazer o comprimento de campo desejado.</w:t>
            </w:r>
          </w:p>
        </w:tc>
      </w:tr>
      <w:tr w:rsidR="001C7D80" w:rsidRPr="00D223F4" w14:paraId="2ADB44A0" w14:textId="77777777" w:rsidTr="00E92418">
        <w:trPr>
          <w:trHeight w:val="290"/>
        </w:trPr>
        <w:tc>
          <w:tcPr>
            <w:tcW w:w="2194" w:type="dxa"/>
            <w:shd w:val="clear" w:color="auto" w:fill="auto"/>
            <w:noWrap/>
            <w:hideMark/>
          </w:tcPr>
          <w:p w14:paraId="6A2EEBBD" w14:textId="77777777" w:rsidR="001C7D80" w:rsidRPr="00D223F4" w:rsidRDefault="001C7D80" w:rsidP="00E92418">
            <w:pPr>
              <w:rPr>
                <w:rFonts w:cs="Calibri"/>
                <w:color w:val="000000"/>
                <w:sz w:val="18"/>
                <w:szCs w:val="18"/>
              </w:rPr>
            </w:pPr>
            <w:r w:rsidRPr="00D223F4">
              <w:rPr>
                <w:rFonts w:cs="Calibri"/>
                <w:color w:val="000000"/>
                <w:sz w:val="18"/>
                <w:szCs w:val="18"/>
              </w:rPr>
              <w:t>zcaucao</w:t>
            </w:r>
          </w:p>
        </w:tc>
        <w:tc>
          <w:tcPr>
            <w:tcW w:w="6803" w:type="dxa"/>
            <w:shd w:val="clear" w:color="auto" w:fill="auto"/>
            <w:noWrap/>
          </w:tcPr>
          <w:p w14:paraId="25169D09"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F9320E8"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A625EC9"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10 caracteres, é acrescentado ‘ ’ à esquerda, até perfazer o comprimento de campo desejado.</w:t>
            </w:r>
          </w:p>
        </w:tc>
      </w:tr>
      <w:tr w:rsidR="001C7D80" w:rsidRPr="00D223F4" w14:paraId="5A5DA6E4" w14:textId="77777777" w:rsidTr="00E92418">
        <w:trPr>
          <w:trHeight w:val="290"/>
        </w:trPr>
        <w:tc>
          <w:tcPr>
            <w:tcW w:w="2194" w:type="dxa"/>
            <w:shd w:val="clear" w:color="auto" w:fill="auto"/>
            <w:noWrap/>
            <w:hideMark/>
          </w:tcPr>
          <w:p w14:paraId="38E46E7D" w14:textId="77777777" w:rsidR="001C7D80" w:rsidRPr="00D223F4" w:rsidRDefault="001C7D80" w:rsidP="00E92418">
            <w:pPr>
              <w:rPr>
                <w:rFonts w:cs="Calibri"/>
                <w:color w:val="000000"/>
                <w:sz w:val="18"/>
                <w:szCs w:val="18"/>
              </w:rPr>
            </w:pPr>
            <w:r w:rsidRPr="00D223F4">
              <w:rPr>
                <w:rFonts w:cs="Calibri"/>
                <w:color w:val="000000"/>
                <w:sz w:val="18"/>
                <w:szCs w:val="18"/>
              </w:rPr>
              <w:t>ckbalcao</w:t>
            </w:r>
          </w:p>
        </w:tc>
        <w:tc>
          <w:tcPr>
            <w:tcW w:w="6803" w:type="dxa"/>
            <w:shd w:val="clear" w:color="auto" w:fill="auto"/>
            <w:noWrap/>
          </w:tcPr>
          <w:p w14:paraId="2E6F8C60"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86905FC"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017567C"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4 caracteres, é acrescentado ‘ ’ à esquerda, até perfazer o comprimento de campo desejado.</w:t>
            </w:r>
          </w:p>
        </w:tc>
      </w:tr>
      <w:tr w:rsidR="001C7D80" w:rsidRPr="00D223F4" w14:paraId="5660CEA4" w14:textId="77777777" w:rsidTr="00E92418">
        <w:trPr>
          <w:trHeight w:val="290"/>
        </w:trPr>
        <w:tc>
          <w:tcPr>
            <w:tcW w:w="2194" w:type="dxa"/>
            <w:shd w:val="clear" w:color="auto" w:fill="auto"/>
            <w:noWrap/>
            <w:hideMark/>
          </w:tcPr>
          <w:p w14:paraId="55D85C7B" w14:textId="77777777" w:rsidR="001C7D80" w:rsidRPr="00D223F4" w:rsidRDefault="001C7D80" w:rsidP="00E92418">
            <w:pPr>
              <w:rPr>
                <w:rFonts w:cs="Calibri"/>
                <w:color w:val="000000"/>
                <w:sz w:val="18"/>
                <w:szCs w:val="18"/>
              </w:rPr>
            </w:pPr>
            <w:r w:rsidRPr="00D223F4">
              <w:rPr>
                <w:rFonts w:cs="Calibri"/>
                <w:color w:val="000000"/>
                <w:sz w:val="18"/>
                <w:szCs w:val="18"/>
              </w:rPr>
              <w:t>cknumcta</w:t>
            </w:r>
          </w:p>
        </w:tc>
        <w:tc>
          <w:tcPr>
            <w:tcW w:w="6803" w:type="dxa"/>
            <w:shd w:val="clear" w:color="auto" w:fill="auto"/>
            <w:noWrap/>
          </w:tcPr>
          <w:p w14:paraId="6860CAD9"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452E3CF"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AFA7B80"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11 caracteres, é acrescentado ‘ ’ à esquerda, até perfazer o comprimento de campo desejado.</w:t>
            </w:r>
          </w:p>
        </w:tc>
      </w:tr>
      <w:tr w:rsidR="001C7D80" w:rsidRPr="00D223F4" w14:paraId="03E6DC74" w14:textId="77777777" w:rsidTr="00E92418">
        <w:trPr>
          <w:trHeight w:val="290"/>
        </w:trPr>
        <w:tc>
          <w:tcPr>
            <w:tcW w:w="2194" w:type="dxa"/>
            <w:shd w:val="clear" w:color="auto" w:fill="auto"/>
            <w:noWrap/>
            <w:hideMark/>
          </w:tcPr>
          <w:p w14:paraId="5AE44E0E" w14:textId="77777777" w:rsidR="001C7D80" w:rsidRPr="00D223F4" w:rsidRDefault="001C7D80" w:rsidP="00E92418">
            <w:pPr>
              <w:rPr>
                <w:rFonts w:cs="Calibri"/>
                <w:color w:val="000000"/>
                <w:sz w:val="18"/>
                <w:szCs w:val="18"/>
              </w:rPr>
            </w:pPr>
            <w:r w:rsidRPr="00D223F4">
              <w:rPr>
                <w:rFonts w:cs="Calibri"/>
                <w:color w:val="000000"/>
                <w:sz w:val="18"/>
                <w:szCs w:val="18"/>
              </w:rPr>
              <w:t>zdeposit</w:t>
            </w:r>
          </w:p>
        </w:tc>
        <w:tc>
          <w:tcPr>
            <w:tcW w:w="6803" w:type="dxa"/>
            <w:shd w:val="clear" w:color="auto" w:fill="auto"/>
            <w:noWrap/>
          </w:tcPr>
          <w:p w14:paraId="03935F2F"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7B7375C"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AD3A17B"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15 caracteres, é acrescentado ‘ ’ à esquerda, até perfazer o comprimento de campo desejado.</w:t>
            </w:r>
          </w:p>
        </w:tc>
      </w:tr>
      <w:tr w:rsidR="001C7D80" w:rsidRPr="00D223F4" w14:paraId="445F336E" w14:textId="77777777" w:rsidTr="00E92418">
        <w:trPr>
          <w:trHeight w:val="290"/>
        </w:trPr>
        <w:tc>
          <w:tcPr>
            <w:tcW w:w="2194" w:type="dxa"/>
            <w:shd w:val="clear" w:color="auto" w:fill="auto"/>
            <w:noWrap/>
            <w:hideMark/>
          </w:tcPr>
          <w:p w14:paraId="4AA40FC7" w14:textId="77777777" w:rsidR="001C7D80" w:rsidRPr="00D223F4" w:rsidRDefault="001C7D80" w:rsidP="00E92418">
            <w:pPr>
              <w:rPr>
                <w:rFonts w:cs="Calibri"/>
                <w:color w:val="000000"/>
                <w:sz w:val="18"/>
                <w:szCs w:val="18"/>
              </w:rPr>
            </w:pPr>
            <w:r w:rsidRPr="00D223F4">
              <w:rPr>
                <w:rFonts w:cs="Calibri"/>
                <w:color w:val="000000"/>
                <w:sz w:val="18"/>
                <w:szCs w:val="18"/>
              </w:rPr>
              <w:t>cproduto</w:t>
            </w:r>
          </w:p>
        </w:tc>
        <w:tc>
          <w:tcPr>
            <w:tcW w:w="6803" w:type="dxa"/>
            <w:shd w:val="clear" w:color="auto" w:fill="auto"/>
            <w:noWrap/>
          </w:tcPr>
          <w:p w14:paraId="12FE23A1"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AA9A544"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935EA03"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3 caracteres, é acrescentado ‘ ’ à esquerda, até perfazer o comprimento de campo desejado.</w:t>
            </w:r>
          </w:p>
        </w:tc>
      </w:tr>
      <w:tr w:rsidR="001C7D80" w:rsidRPr="00D223F4" w14:paraId="70B8E4AD" w14:textId="77777777" w:rsidTr="00E92418">
        <w:trPr>
          <w:trHeight w:val="290"/>
        </w:trPr>
        <w:tc>
          <w:tcPr>
            <w:tcW w:w="2194" w:type="dxa"/>
            <w:shd w:val="clear" w:color="auto" w:fill="auto"/>
            <w:noWrap/>
            <w:hideMark/>
          </w:tcPr>
          <w:p w14:paraId="1344E199" w14:textId="77777777" w:rsidR="001C7D80" w:rsidRPr="00D223F4" w:rsidRDefault="001C7D80" w:rsidP="00E92418">
            <w:pPr>
              <w:rPr>
                <w:rFonts w:cs="Calibri"/>
                <w:color w:val="000000"/>
                <w:sz w:val="18"/>
                <w:szCs w:val="18"/>
              </w:rPr>
            </w:pPr>
            <w:r w:rsidRPr="00D223F4">
              <w:rPr>
                <w:rFonts w:cs="Calibri"/>
                <w:color w:val="000000"/>
                <w:sz w:val="18"/>
                <w:szCs w:val="18"/>
              </w:rPr>
              <w:t>csubprod</w:t>
            </w:r>
          </w:p>
        </w:tc>
        <w:tc>
          <w:tcPr>
            <w:tcW w:w="6803" w:type="dxa"/>
            <w:shd w:val="clear" w:color="auto" w:fill="auto"/>
            <w:noWrap/>
          </w:tcPr>
          <w:p w14:paraId="548F6DDE"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D76BBD6"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lastRenderedPageBreak/>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F10C094"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3 caracteres, é acrescentado ‘ ’ à esquerda, até perfazer o comprimento de campo desejado.</w:t>
            </w:r>
          </w:p>
        </w:tc>
      </w:tr>
      <w:tr w:rsidR="001C7D80" w:rsidRPr="00D223F4" w14:paraId="386F09F1" w14:textId="77777777" w:rsidTr="00E92418">
        <w:trPr>
          <w:trHeight w:val="290"/>
        </w:trPr>
        <w:tc>
          <w:tcPr>
            <w:tcW w:w="2194" w:type="dxa"/>
            <w:shd w:val="clear" w:color="auto" w:fill="auto"/>
            <w:noWrap/>
            <w:hideMark/>
          </w:tcPr>
          <w:p w14:paraId="0029A4E2" w14:textId="77777777" w:rsidR="001C7D80" w:rsidRPr="00D223F4" w:rsidRDefault="001C7D80" w:rsidP="00E92418">
            <w:pPr>
              <w:rPr>
                <w:rFonts w:cs="Calibri"/>
                <w:color w:val="000000"/>
                <w:sz w:val="18"/>
                <w:szCs w:val="18"/>
              </w:rPr>
            </w:pPr>
            <w:r w:rsidRPr="00D223F4">
              <w:rPr>
                <w:rFonts w:cs="Calibri"/>
                <w:color w:val="000000"/>
                <w:sz w:val="18"/>
                <w:szCs w:val="18"/>
              </w:rPr>
              <w:lastRenderedPageBreak/>
              <w:t>cmarca</w:t>
            </w:r>
          </w:p>
        </w:tc>
        <w:tc>
          <w:tcPr>
            <w:tcW w:w="6803" w:type="dxa"/>
            <w:shd w:val="clear" w:color="auto" w:fill="auto"/>
            <w:noWrap/>
          </w:tcPr>
          <w:p w14:paraId="58A71218"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C6E1211"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5B7D4E4"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 xml:space="preserve">Caso o campo não esteja preenchido com </w:t>
            </w:r>
            <w:r>
              <w:rPr>
                <w:rFonts w:cs="Calibri"/>
                <w:color w:val="000000"/>
                <w:sz w:val="18"/>
                <w:szCs w:val="18"/>
              </w:rPr>
              <w:t>2</w:t>
            </w:r>
            <w:r w:rsidRPr="000223E8">
              <w:rPr>
                <w:rFonts w:cs="Calibri"/>
                <w:color w:val="000000"/>
                <w:sz w:val="18"/>
                <w:szCs w:val="18"/>
              </w:rPr>
              <w:t xml:space="preserve"> caracteres, é acrescentado ‘ ’ à esquerda, até perfazer o comprimento de campo desejado.</w:t>
            </w:r>
          </w:p>
        </w:tc>
      </w:tr>
      <w:tr w:rsidR="001C7D80" w:rsidRPr="00D223F4" w14:paraId="448900B9" w14:textId="77777777" w:rsidTr="00E92418">
        <w:trPr>
          <w:trHeight w:val="290"/>
        </w:trPr>
        <w:tc>
          <w:tcPr>
            <w:tcW w:w="2194" w:type="dxa"/>
            <w:shd w:val="clear" w:color="auto" w:fill="auto"/>
            <w:noWrap/>
            <w:hideMark/>
          </w:tcPr>
          <w:p w14:paraId="16DD3799" w14:textId="77777777" w:rsidR="001C7D80" w:rsidRPr="00D223F4" w:rsidRDefault="001C7D80" w:rsidP="00E92418">
            <w:pPr>
              <w:rPr>
                <w:rFonts w:cs="Calibri"/>
                <w:color w:val="000000"/>
                <w:sz w:val="18"/>
                <w:szCs w:val="18"/>
              </w:rPr>
            </w:pPr>
            <w:r w:rsidRPr="00D223F4">
              <w:rPr>
                <w:rFonts w:cs="Calibri"/>
                <w:color w:val="000000"/>
                <w:sz w:val="18"/>
                <w:szCs w:val="18"/>
              </w:rPr>
              <w:t>tipobeml</w:t>
            </w:r>
          </w:p>
        </w:tc>
        <w:tc>
          <w:tcPr>
            <w:tcW w:w="6803" w:type="dxa"/>
            <w:shd w:val="clear" w:color="auto" w:fill="auto"/>
            <w:noWrap/>
          </w:tcPr>
          <w:p w14:paraId="3FAAA247"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0205264"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3057C94"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 xml:space="preserve">Caso o campo não esteja preenchido com </w:t>
            </w:r>
            <w:r>
              <w:rPr>
                <w:rFonts w:cs="Calibri"/>
                <w:color w:val="000000"/>
                <w:sz w:val="18"/>
                <w:szCs w:val="18"/>
              </w:rPr>
              <w:t>4</w:t>
            </w:r>
            <w:r w:rsidRPr="000223E8">
              <w:rPr>
                <w:rFonts w:cs="Calibri"/>
                <w:color w:val="000000"/>
                <w:sz w:val="18"/>
                <w:szCs w:val="18"/>
              </w:rPr>
              <w:t xml:space="preserve"> caracteres, é acrescentado ‘ ’ à esquerda, até perfazer o comprimento de campo desejado.</w:t>
            </w:r>
          </w:p>
        </w:tc>
      </w:tr>
      <w:tr w:rsidR="001C7D80" w:rsidRPr="00D223F4" w14:paraId="7DACAC40" w14:textId="77777777" w:rsidTr="00E92418">
        <w:trPr>
          <w:trHeight w:val="290"/>
        </w:trPr>
        <w:tc>
          <w:tcPr>
            <w:tcW w:w="2194" w:type="dxa"/>
            <w:shd w:val="clear" w:color="auto" w:fill="auto"/>
            <w:noWrap/>
            <w:hideMark/>
          </w:tcPr>
          <w:p w14:paraId="56ED9392" w14:textId="77777777" w:rsidR="001C7D80" w:rsidRPr="00D223F4" w:rsidRDefault="001C7D80" w:rsidP="00E92418">
            <w:pPr>
              <w:rPr>
                <w:rFonts w:cs="Calibri"/>
                <w:color w:val="000000"/>
                <w:sz w:val="18"/>
                <w:szCs w:val="18"/>
              </w:rPr>
            </w:pPr>
            <w:r w:rsidRPr="00D223F4">
              <w:rPr>
                <w:rFonts w:cs="Calibri"/>
                <w:color w:val="000000"/>
                <w:sz w:val="18"/>
                <w:szCs w:val="18"/>
              </w:rPr>
              <w:t>ctipdvpb</w:t>
            </w:r>
          </w:p>
        </w:tc>
        <w:tc>
          <w:tcPr>
            <w:tcW w:w="6803" w:type="dxa"/>
            <w:shd w:val="clear" w:color="auto" w:fill="auto"/>
            <w:noWrap/>
          </w:tcPr>
          <w:p w14:paraId="73432420"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1CDC287"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1C7D80" w:rsidRPr="00D223F4" w14:paraId="3CCE65F2" w14:textId="77777777" w:rsidTr="00E92418">
        <w:trPr>
          <w:trHeight w:val="290"/>
        </w:trPr>
        <w:tc>
          <w:tcPr>
            <w:tcW w:w="2194" w:type="dxa"/>
            <w:shd w:val="clear" w:color="auto" w:fill="auto"/>
            <w:noWrap/>
            <w:hideMark/>
          </w:tcPr>
          <w:p w14:paraId="64591327" w14:textId="77777777" w:rsidR="001C7D80" w:rsidRPr="00D223F4" w:rsidRDefault="001C7D80" w:rsidP="00E92418">
            <w:pPr>
              <w:rPr>
                <w:rFonts w:cs="Calibri"/>
                <w:color w:val="000000"/>
                <w:sz w:val="18"/>
                <w:szCs w:val="18"/>
              </w:rPr>
            </w:pPr>
            <w:r w:rsidRPr="00D223F4">
              <w:rPr>
                <w:rFonts w:cs="Calibri"/>
                <w:color w:val="000000"/>
                <w:sz w:val="18"/>
                <w:szCs w:val="18"/>
              </w:rPr>
              <w:t>cinddvpb</w:t>
            </w:r>
          </w:p>
        </w:tc>
        <w:tc>
          <w:tcPr>
            <w:tcW w:w="6803" w:type="dxa"/>
            <w:shd w:val="clear" w:color="auto" w:fill="auto"/>
            <w:noWrap/>
          </w:tcPr>
          <w:p w14:paraId="48409B68"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196AF42"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1C7D80" w:rsidRPr="00D223F4" w14:paraId="3261EE96" w14:textId="77777777" w:rsidTr="00E92418">
        <w:trPr>
          <w:trHeight w:val="290"/>
        </w:trPr>
        <w:tc>
          <w:tcPr>
            <w:tcW w:w="2194" w:type="dxa"/>
            <w:shd w:val="clear" w:color="auto" w:fill="auto"/>
            <w:noWrap/>
            <w:hideMark/>
          </w:tcPr>
          <w:p w14:paraId="5529CF34" w14:textId="77777777" w:rsidR="001C7D80" w:rsidRPr="00D223F4" w:rsidRDefault="001C7D80" w:rsidP="00E92418">
            <w:pPr>
              <w:rPr>
                <w:rFonts w:cs="Calibri"/>
                <w:color w:val="000000"/>
                <w:sz w:val="18"/>
                <w:szCs w:val="18"/>
              </w:rPr>
            </w:pPr>
            <w:r w:rsidRPr="00D223F4">
              <w:rPr>
                <w:rFonts w:cs="Calibri"/>
                <w:color w:val="000000"/>
                <w:sz w:val="18"/>
                <w:szCs w:val="18"/>
              </w:rPr>
              <w:t>cfvalcot</w:t>
            </w:r>
          </w:p>
        </w:tc>
        <w:tc>
          <w:tcPr>
            <w:tcW w:w="6803" w:type="dxa"/>
            <w:shd w:val="clear" w:color="auto" w:fill="auto"/>
            <w:noWrap/>
          </w:tcPr>
          <w:p w14:paraId="3FFED302"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DF1DAC1"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1C7D80" w:rsidRPr="00D223F4" w14:paraId="160F0698" w14:textId="77777777" w:rsidTr="00E92418">
        <w:trPr>
          <w:trHeight w:val="290"/>
        </w:trPr>
        <w:tc>
          <w:tcPr>
            <w:tcW w:w="2194" w:type="dxa"/>
            <w:shd w:val="clear" w:color="auto" w:fill="auto"/>
            <w:noWrap/>
            <w:hideMark/>
          </w:tcPr>
          <w:p w14:paraId="720ACD7A" w14:textId="77777777" w:rsidR="001C7D80" w:rsidRPr="00D223F4" w:rsidRDefault="001C7D80" w:rsidP="00E92418">
            <w:pPr>
              <w:rPr>
                <w:rFonts w:cs="Calibri"/>
                <w:color w:val="000000"/>
                <w:sz w:val="18"/>
                <w:szCs w:val="18"/>
              </w:rPr>
            </w:pPr>
            <w:r w:rsidRPr="00D223F4">
              <w:rPr>
                <w:rFonts w:cs="Calibri"/>
                <w:color w:val="000000"/>
                <w:sz w:val="18"/>
                <w:szCs w:val="18"/>
              </w:rPr>
              <w:t>cbem</w:t>
            </w:r>
          </w:p>
        </w:tc>
        <w:tc>
          <w:tcPr>
            <w:tcW w:w="6803" w:type="dxa"/>
            <w:shd w:val="clear" w:color="auto" w:fill="auto"/>
            <w:noWrap/>
          </w:tcPr>
          <w:p w14:paraId="2379AB1F"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DA68A06"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909BFC7"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 ’ à esquerda, até perfazer o comprimento de campo desejado.</w:t>
            </w:r>
          </w:p>
        </w:tc>
      </w:tr>
      <w:tr w:rsidR="001C7D80" w:rsidRPr="00D223F4" w14:paraId="05FC2427" w14:textId="77777777" w:rsidTr="00E92418">
        <w:trPr>
          <w:trHeight w:val="290"/>
        </w:trPr>
        <w:tc>
          <w:tcPr>
            <w:tcW w:w="2194" w:type="dxa"/>
            <w:shd w:val="clear" w:color="auto" w:fill="auto"/>
            <w:noWrap/>
            <w:hideMark/>
          </w:tcPr>
          <w:p w14:paraId="597CABC4" w14:textId="77777777" w:rsidR="001C7D80" w:rsidRPr="00D223F4" w:rsidRDefault="001C7D80" w:rsidP="00E92418">
            <w:pPr>
              <w:rPr>
                <w:rFonts w:cs="Calibri"/>
                <w:color w:val="000000"/>
                <w:sz w:val="18"/>
                <w:szCs w:val="18"/>
              </w:rPr>
            </w:pPr>
            <w:r w:rsidRPr="00D223F4">
              <w:rPr>
                <w:rFonts w:cs="Calibri"/>
                <w:color w:val="000000"/>
                <w:sz w:val="18"/>
                <w:szCs w:val="18"/>
              </w:rPr>
              <w:t>cpais</w:t>
            </w:r>
          </w:p>
        </w:tc>
        <w:tc>
          <w:tcPr>
            <w:tcW w:w="6803" w:type="dxa"/>
            <w:shd w:val="clear" w:color="auto" w:fill="auto"/>
            <w:noWrap/>
          </w:tcPr>
          <w:p w14:paraId="1ED66109"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1556027"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63566F63"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 xml:space="preserve">Caso o campo não esteja preenchido com </w:t>
            </w:r>
            <w:r>
              <w:rPr>
                <w:rFonts w:cs="Calibri"/>
                <w:color w:val="000000"/>
                <w:sz w:val="18"/>
                <w:szCs w:val="18"/>
              </w:rPr>
              <w:t>3</w:t>
            </w:r>
            <w:r w:rsidRPr="000223E8">
              <w:rPr>
                <w:rFonts w:cs="Calibri"/>
                <w:color w:val="000000"/>
                <w:sz w:val="18"/>
                <w:szCs w:val="18"/>
              </w:rPr>
              <w:t xml:space="preserve"> caracteres, é acrescentado ‘ ’ à esquerda, até perfazer o comprimento de campo desejado.</w:t>
            </w:r>
          </w:p>
        </w:tc>
      </w:tr>
      <w:tr w:rsidR="001C7D80" w:rsidRPr="00D223F4" w14:paraId="09802316" w14:textId="77777777" w:rsidTr="00E92418">
        <w:trPr>
          <w:trHeight w:val="290"/>
        </w:trPr>
        <w:tc>
          <w:tcPr>
            <w:tcW w:w="2194" w:type="dxa"/>
            <w:shd w:val="clear" w:color="auto" w:fill="auto"/>
            <w:noWrap/>
            <w:hideMark/>
          </w:tcPr>
          <w:p w14:paraId="350390F5" w14:textId="77777777" w:rsidR="001C7D80" w:rsidRPr="00D223F4" w:rsidRDefault="001C7D80" w:rsidP="00E92418">
            <w:pPr>
              <w:rPr>
                <w:rFonts w:cs="Calibri"/>
                <w:color w:val="000000"/>
                <w:sz w:val="18"/>
                <w:szCs w:val="18"/>
              </w:rPr>
            </w:pPr>
            <w:r w:rsidRPr="00D223F4">
              <w:rPr>
                <w:rFonts w:cs="Calibri"/>
                <w:color w:val="000000"/>
                <w:sz w:val="18"/>
                <w:szCs w:val="18"/>
              </w:rPr>
              <w:t>cmoeorig</w:t>
            </w:r>
          </w:p>
        </w:tc>
        <w:tc>
          <w:tcPr>
            <w:tcW w:w="6803" w:type="dxa"/>
            <w:shd w:val="clear" w:color="auto" w:fill="auto"/>
            <w:noWrap/>
          </w:tcPr>
          <w:p w14:paraId="64DCE7F6"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9BBA3DC"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7E89DA14"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3 caracteres, é acrescentado ‘ ’ à esquerda, até perfazer o comprimento de campo desejado.</w:t>
            </w:r>
          </w:p>
        </w:tc>
      </w:tr>
      <w:tr w:rsidR="001C7D80" w:rsidRPr="00D223F4" w14:paraId="1EDF6A4E" w14:textId="77777777" w:rsidTr="00E92418">
        <w:trPr>
          <w:trHeight w:val="290"/>
        </w:trPr>
        <w:tc>
          <w:tcPr>
            <w:tcW w:w="2194" w:type="dxa"/>
            <w:shd w:val="clear" w:color="auto" w:fill="auto"/>
            <w:noWrap/>
            <w:hideMark/>
          </w:tcPr>
          <w:p w14:paraId="13CEB32D" w14:textId="77777777" w:rsidR="001C7D80" w:rsidRPr="00D223F4" w:rsidRDefault="001C7D80" w:rsidP="00E92418">
            <w:pPr>
              <w:rPr>
                <w:rFonts w:cs="Calibri"/>
                <w:color w:val="000000"/>
                <w:sz w:val="18"/>
                <w:szCs w:val="18"/>
              </w:rPr>
            </w:pPr>
            <w:r w:rsidRPr="00D223F4">
              <w:rPr>
                <w:rFonts w:cs="Calibri"/>
                <w:color w:val="000000"/>
                <w:sz w:val="18"/>
                <w:szCs w:val="18"/>
              </w:rPr>
              <w:t>ctipiemi</w:t>
            </w:r>
          </w:p>
        </w:tc>
        <w:tc>
          <w:tcPr>
            <w:tcW w:w="6803" w:type="dxa"/>
            <w:shd w:val="clear" w:color="auto" w:fill="auto"/>
            <w:noWrap/>
          </w:tcPr>
          <w:p w14:paraId="7BBC70F4"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74635E8"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B8EC319"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 xml:space="preserve">Caso o campo não esteja preenchido com </w:t>
            </w:r>
            <w:r>
              <w:rPr>
                <w:rFonts w:cs="Calibri"/>
                <w:color w:val="000000"/>
                <w:sz w:val="18"/>
                <w:szCs w:val="18"/>
              </w:rPr>
              <w:t>5</w:t>
            </w:r>
            <w:r w:rsidRPr="008779F2">
              <w:rPr>
                <w:rFonts w:cs="Calibri"/>
                <w:color w:val="000000"/>
                <w:sz w:val="18"/>
                <w:szCs w:val="18"/>
              </w:rPr>
              <w:t xml:space="preserve"> caracteres, é acrescentado ‘ ’ à esquerda, até perfazer o comprimento de campo desejado.</w:t>
            </w:r>
          </w:p>
        </w:tc>
      </w:tr>
      <w:tr w:rsidR="001C7D80" w:rsidRPr="00D223F4" w14:paraId="2D671C4A" w14:textId="77777777" w:rsidTr="00E92418">
        <w:trPr>
          <w:trHeight w:val="290"/>
        </w:trPr>
        <w:tc>
          <w:tcPr>
            <w:tcW w:w="2194" w:type="dxa"/>
            <w:shd w:val="clear" w:color="auto" w:fill="auto"/>
            <w:noWrap/>
            <w:hideMark/>
          </w:tcPr>
          <w:p w14:paraId="7BFDEC1A" w14:textId="77777777" w:rsidR="001C7D80" w:rsidRPr="00D223F4" w:rsidRDefault="001C7D80" w:rsidP="00E92418">
            <w:pPr>
              <w:rPr>
                <w:rFonts w:cs="Calibri"/>
                <w:color w:val="000000"/>
                <w:sz w:val="18"/>
                <w:szCs w:val="18"/>
              </w:rPr>
            </w:pPr>
            <w:r w:rsidRPr="00D223F4">
              <w:rPr>
                <w:rFonts w:cs="Calibri"/>
                <w:color w:val="000000"/>
                <w:sz w:val="18"/>
                <w:szCs w:val="18"/>
              </w:rPr>
              <w:t>przemis</w:t>
            </w:r>
          </w:p>
        </w:tc>
        <w:tc>
          <w:tcPr>
            <w:tcW w:w="6803" w:type="dxa"/>
            <w:shd w:val="clear" w:color="auto" w:fill="auto"/>
            <w:noWrap/>
          </w:tcPr>
          <w:p w14:paraId="5757A35F"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8234C27"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D2D496F"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5 caracteres, é acrescentado ‘ ’ à esquerda, até perfazer o comprimento de campo desejado.</w:t>
            </w:r>
          </w:p>
        </w:tc>
      </w:tr>
      <w:tr w:rsidR="001C7D80" w:rsidRPr="00D223F4" w14:paraId="5FB97D04" w14:textId="77777777" w:rsidTr="00E92418">
        <w:trPr>
          <w:trHeight w:val="290"/>
        </w:trPr>
        <w:tc>
          <w:tcPr>
            <w:tcW w:w="2194" w:type="dxa"/>
            <w:shd w:val="clear" w:color="auto" w:fill="auto"/>
            <w:noWrap/>
            <w:hideMark/>
          </w:tcPr>
          <w:p w14:paraId="67B50B1D" w14:textId="77777777" w:rsidR="001C7D80" w:rsidRPr="00D223F4" w:rsidRDefault="001C7D80" w:rsidP="00E92418">
            <w:pPr>
              <w:rPr>
                <w:rFonts w:cs="Calibri"/>
                <w:color w:val="000000"/>
                <w:sz w:val="18"/>
                <w:szCs w:val="18"/>
              </w:rPr>
            </w:pPr>
            <w:r w:rsidRPr="00D223F4">
              <w:rPr>
                <w:rFonts w:cs="Calibri"/>
                <w:color w:val="000000"/>
                <w:sz w:val="18"/>
                <w:szCs w:val="18"/>
              </w:rPr>
              <w:t>mercap</w:t>
            </w:r>
          </w:p>
        </w:tc>
        <w:tc>
          <w:tcPr>
            <w:tcW w:w="6803" w:type="dxa"/>
            <w:shd w:val="clear" w:color="auto" w:fill="auto"/>
            <w:noWrap/>
          </w:tcPr>
          <w:p w14:paraId="27783546"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9A07AD2"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C94B391"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4 caracteres, é acrescentado ‘ ’ à esquerda, até perfazer o comprimento de campo desejado.</w:t>
            </w:r>
          </w:p>
        </w:tc>
      </w:tr>
      <w:tr w:rsidR="001C7D80" w:rsidRPr="00D223F4" w14:paraId="67897F49" w14:textId="77777777" w:rsidTr="00E92418">
        <w:trPr>
          <w:trHeight w:val="290"/>
        </w:trPr>
        <w:tc>
          <w:tcPr>
            <w:tcW w:w="2194" w:type="dxa"/>
            <w:shd w:val="clear" w:color="auto" w:fill="auto"/>
            <w:noWrap/>
            <w:hideMark/>
          </w:tcPr>
          <w:p w14:paraId="69FDFD42" w14:textId="77777777" w:rsidR="001C7D80" w:rsidRPr="00D223F4" w:rsidRDefault="001C7D80" w:rsidP="00E92418">
            <w:pPr>
              <w:rPr>
                <w:rFonts w:cs="Calibri"/>
                <w:color w:val="000000"/>
                <w:sz w:val="18"/>
                <w:szCs w:val="18"/>
              </w:rPr>
            </w:pPr>
            <w:r w:rsidRPr="00D223F4">
              <w:rPr>
                <w:rFonts w:cs="Calibri"/>
                <w:color w:val="000000"/>
                <w:sz w:val="18"/>
                <w:szCs w:val="18"/>
              </w:rPr>
              <w:t>indrefer</w:t>
            </w:r>
          </w:p>
        </w:tc>
        <w:tc>
          <w:tcPr>
            <w:tcW w:w="6803" w:type="dxa"/>
            <w:shd w:val="clear" w:color="auto" w:fill="auto"/>
            <w:noWrap/>
          </w:tcPr>
          <w:p w14:paraId="4FE9C204"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5C4E2A7"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D37FA47"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5 caracteres, é acrescentado ‘ ’ à esquerda, até perfazer o comprimento de campo desejado.</w:t>
            </w:r>
          </w:p>
        </w:tc>
      </w:tr>
      <w:tr w:rsidR="001C7D80" w:rsidRPr="00D223F4" w14:paraId="34C0B5D9" w14:textId="77777777" w:rsidTr="00E92418">
        <w:trPr>
          <w:trHeight w:val="290"/>
        </w:trPr>
        <w:tc>
          <w:tcPr>
            <w:tcW w:w="2194" w:type="dxa"/>
            <w:shd w:val="clear" w:color="auto" w:fill="auto"/>
            <w:noWrap/>
            <w:hideMark/>
          </w:tcPr>
          <w:p w14:paraId="20E4F959" w14:textId="77777777" w:rsidR="001C7D80" w:rsidRPr="00D223F4" w:rsidRDefault="001C7D80" w:rsidP="00E92418">
            <w:pPr>
              <w:rPr>
                <w:rFonts w:cs="Calibri"/>
                <w:color w:val="000000"/>
                <w:sz w:val="18"/>
                <w:szCs w:val="18"/>
              </w:rPr>
            </w:pPr>
            <w:r w:rsidRPr="00D223F4">
              <w:rPr>
                <w:rFonts w:cs="Calibri"/>
                <w:color w:val="000000"/>
                <w:sz w:val="18"/>
                <w:szCs w:val="18"/>
              </w:rPr>
              <w:t>ttxjgar</w:t>
            </w:r>
          </w:p>
        </w:tc>
        <w:tc>
          <w:tcPr>
            <w:tcW w:w="6803" w:type="dxa"/>
            <w:shd w:val="clear" w:color="auto" w:fill="auto"/>
            <w:noWrap/>
          </w:tcPr>
          <w:p w14:paraId="0B3E9F68"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C76049C"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69BDED7"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1 caracter, é acrescentado ‘ ’ à esquerda, até perfazer o comprimento de campo desejado.</w:t>
            </w:r>
          </w:p>
        </w:tc>
      </w:tr>
      <w:tr w:rsidR="001C7D80" w:rsidRPr="00D223F4" w14:paraId="4828A6AA" w14:textId="77777777" w:rsidTr="00E92418">
        <w:trPr>
          <w:trHeight w:val="290"/>
        </w:trPr>
        <w:tc>
          <w:tcPr>
            <w:tcW w:w="2194" w:type="dxa"/>
            <w:shd w:val="clear" w:color="auto" w:fill="auto"/>
            <w:noWrap/>
            <w:hideMark/>
          </w:tcPr>
          <w:p w14:paraId="600D1435" w14:textId="77777777" w:rsidR="001C7D80" w:rsidRPr="00D223F4" w:rsidRDefault="001C7D80" w:rsidP="00E92418">
            <w:pPr>
              <w:rPr>
                <w:rFonts w:cs="Calibri"/>
                <w:color w:val="000000"/>
                <w:sz w:val="18"/>
                <w:szCs w:val="18"/>
              </w:rPr>
            </w:pPr>
            <w:r w:rsidRPr="00D223F4">
              <w:rPr>
                <w:rFonts w:cs="Calibri"/>
                <w:color w:val="000000"/>
                <w:sz w:val="18"/>
                <w:szCs w:val="18"/>
              </w:rPr>
              <w:t>centidad</w:t>
            </w:r>
          </w:p>
        </w:tc>
        <w:tc>
          <w:tcPr>
            <w:tcW w:w="6803" w:type="dxa"/>
            <w:shd w:val="clear" w:color="auto" w:fill="auto"/>
            <w:noWrap/>
          </w:tcPr>
          <w:p w14:paraId="70CD0EF1"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5C31DA7"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9554AF0"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3 caracteres, é acrescentado ‘ ’ à esquerda, até perfazer o comprimento de campo desejado.</w:t>
            </w:r>
          </w:p>
        </w:tc>
      </w:tr>
      <w:tr w:rsidR="001C7D80" w:rsidRPr="00D223F4" w14:paraId="5A5BB6EC" w14:textId="77777777" w:rsidTr="00E92418">
        <w:trPr>
          <w:trHeight w:val="290"/>
        </w:trPr>
        <w:tc>
          <w:tcPr>
            <w:tcW w:w="2194" w:type="dxa"/>
            <w:shd w:val="clear" w:color="auto" w:fill="auto"/>
            <w:noWrap/>
            <w:hideMark/>
          </w:tcPr>
          <w:p w14:paraId="5A8E9A8D" w14:textId="77777777" w:rsidR="001C7D80" w:rsidRPr="00D223F4" w:rsidRDefault="001C7D80" w:rsidP="00E92418">
            <w:pPr>
              <w:rPr>
                <w:rFonts w:cs="Calibri"/>
                <w:color w:val="000000"/>
                <w:sz w:val="18"/>
                <w:szCs w:val="18"/>
              </w:rPr>
            </w:pPr>
            <w:r w:rsidRPr="00D223F4">
              <w:rPr>
                <w:rFonts w:cs="Calibri"/>
                <w:color w:val="000000"/>
                <w:sz w:val="18"/>
                <w:szCs w:val="18"/>
              </w:rPr>
              <w:t>caplic</w:t>
            </w:r>
          </w:p>
        </w:tc>
        <w:tc>
          <w:tcPr>
            <w:tcW w:w="6803" w:type="dxa"/>
            <w:shd w:val="clear" w:color="auto" w:fill="auto"/>
            <w:noWrap/>
          </w:tcPr>
          <w:p w14:paraId="2BCC0869"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D6B8148"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04B7888"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lastRenderedPageBreak/>
              <w:t>Caso o campo não esteja preenchido com 3 caracteres, é acrescentado ‘ ’ à esquerda, até perfazer o comprimento de campo desejado.</w:t>
            </w:r>
          </w:p>
        </w:tc>
      </w:tr>
      <w:tr w:rsidR="001C7D80" w:rsidRPr="00D223F4" w14:paraId="2053FFB2" w14:textId="77777777" w:rsidTr="00E92418">
        <w:trPr>
          <w:trHeight w:val="290"/>
        </w:trPr>
        <w:tc>
          <w:tcPr>
            <w:tcW w:w="2194" w:type="dxa"/>
            <w:shd w:val="clear" w:color="auto" w:fill="auto"/>
            <w:noWrap/>
            <w:hideMark/>
          </w:tcPr>
          <w:p w14:paraId="0B855A72" w14:textId="77777777" w:rsidR="001C7D80" w:rsidRPr="00D223F4" w:rsidRDefault="001C7D80" w:rsidP="00E92418">
            <w:pPr>
              <w:rPr>
                <w:rFonts w:cs="Calibri"/>
                <w:color w:val="000000"/>
                <w:sz w:val="18"/>
                <w:szCs w:val="18"/>
              </w:rPr>
            </w:pPr>
            <w:r w:rsidRPr="00D223F4">
              <w:rPr>
                <w:rFonts w:cs="Calibri"/>
                <w:color w:val="000000"/>
                <w:sz w:val="18"/>
                <w:szCs w:val="18"/>
              </w:rPr>
              <w:lastRenderedPageBreak/>
              <w:t>isin</w:t>
            </w:r>
          </w:p>
        </w:tc>
        <w:tc>
          <w:tcPr>
            <w:tcW w:w="6803" w:type="dxa"/>
            <w:shd w:val="clear" w:color="auto" w:fill="auto"/>
            <w:noWrap/>
          </w:tcPr>
          <w:p w14:paraId="15EB91AC"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9402730"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D2C1CA6"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12 caracteres, é acrescentado ‘ ’ à esquerda, até perfazer o comprimento de campo desejado.</w:t>
            </w:r>
          </w:p>
        </w:tc>
      </w:tr>
      <w:tr w:rsidR="001C7D80" w:rsidRPr="00D223F4" w14:paraId="2A6B303A" w14:textId="77777777" w:rsidTr="00E92418">
        <w:trPr>
          <w:trHeight w:val="290"/>
        </w:trPr>
        <w:tc>
          <w:tcPr>
            <w:tcW w:w="2194" w:type="dxa"/>
            <w:shd w:val="clear" w:color="auto" w:fill="auto"/>
            <w:noWrap/>
            <w:hideMark/>
          </w:tcPr>
          <w:p w14:paraId="51851F03" w14:textId="77777777" w:rsidR="001C7D80" w:rsidRPr="00D223F4" w:rsidRDefault="001C7D80" w:rsidP="00E92418">
            <w:pPr>
              <w:rPr>
                <w:rFonts w:cs="Calibri"/>
                <w:color w:val="000000"/>
                <w:sz w:val="18"/>
                <w:szCs w:val="18"/>
              </w:rPr>
            </w:pPr>
            <w:r w:rsidRPr="00D223F4">
              <w:rPr>
                <w:rFonts w:cs="Calibri"/>
                <w:color w:val="000000"/>
                <w:sz w:val="18"/>
                <w:szCs w:val="18"/>
              </w:rPr>
              <w:t>cprodutol</w:t>
            </w:r>
          </w:p>
        </w:tc>
        <w:tc>
          <w:tcPr>
            <w:tcW w:w="6803" w:type="dxa"/>
            <w:shd w:val="clear" w:color="auto" w:fill="auto"/>
            <w:noWrap/>
          </w:tcPr>
          <w:p w14:paraId="7B039DA3"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4C37777"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9CAF6CE"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3 caracteres, é acrescentado ‘ ’ à esquerda, até perfazer o comprimento de campo desejado.</w:t>
            </w:r>
          </w:p>
        </w:tc>
      </w:tr>
      <w:tr w:rsidR="001C7D80" w:rsidRPr="00D223F4" w14:paraId="6A80F20A" w14:textId="77777777" w:rsidTr="00E92418">
        <w:trPr>
          <w:trHeight w:val="290"/>
        </w:trPr>
        <w:tc>
          <w:tcPr>
            <w:tcW w:w="2194" w:type="dxa"/>
            <w:shd w:val="clear" w:color="auto" w:fill="auto"/>
            <w:noWrap/>
            <w:hideMark/>
          </w:tcPr>
          <w:p w14:paraId="6D25F06B" w14:textId="77777777" w:rsidR="001C7D80" w:rsidRPr="00D223F4" w:rsidRDefault="001C7D80" w:rsidP="00E92418">
            <w:pPr>
              <w:rPr>
                <w:rFonts w:cs="Calibri"/>
                <w:color w:val="000000"/>
                <w:sz w:val="18"/>
                <w:szCs w:val="18"/>
              </w:rPr>
            </w:pPr>
            <w:r w:rsidRPr="00D223F4">
              <w:rPr>
                <w:rFonts w:cs="Calibri"/>
                <w:color w:val="000000"/>
                <w:sz w:val="18"/>
                <w:szCs w:val="18"/>
              </w:rPr>
              <w:t>csubprodl</w:t>
            </w:r>
          </w:p>
        </w:tc>
        <w:tc>
          <w:tcPr>
            <w:tcW w:w="6803" w:type="dxa"/>
            <w:shd w:val="clear" w:color="auto" w:fill="auto"/>
            <w:noWrap/>
          </w:tcPr>
          <w:p w14:paraId="6385206C"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539AA47"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0460D82"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3 caracteres, é acrescentado ‘ ’ à esquerda, até perfazer o comprimento de campo desejado.</w:t>
            </w:r>
          </w:p>
        </w:tc>
      </w:tr>
      <w:tr w:rsidR="001C7D80" w:rsidRPr="00D223F4" w14:paraId="469C017F" w14:textId="77777777" w:rsidTr="00E92418">
        <w:trPr>
          <w:trHeight w:val="290"/>
        </w:trPr>
        <w:tc>
          <w:tcPr>
            <w:tcW w:w="2194" w:type="dxa"/>
            <w:shd w:val="clear" w:color="auto" w:fill="auto"/>
            <w:noWrap/>
            <w:hideMark/>
          </w:tcPr>
          <w:p w14:paraId="6FD26437" w14:textId="77777777" w:rsidR="001C7D80" w:rsidRPr="00D223F4" w:rsidRDefault="001C7D80" w:rsidP="00E92418">
            <w:pPr>
              <w:rPr>
                <w:rFonts w:cs="Calibri"/>
                <w:color w:val="000000"/>
                <w:sz w:val="18"/>
                <w:szCs w:val="18"/>
              </w:rPr>
            </w:pPr>
            <w:r w:rsidRPr="00D223F4">
              <w:rPr>
                <w:rFonts w:cs="Calibri"/>
                <w:color w:val="000000"/>
                <w:sz w:val="18"/>
                <w:szCs w:val="18"/>
              </w:rPr>
              <w:t>codpostal</w:t>
            </w:r>
          </w:p>
        </w:tc>
        <w:tc>
          <w:tcPr>
            <w:tcW w:w="6803" w:type="dxa"/>
            <w:shd w:val="clear" w:color="auto" w:fill="auto"/>
            <w:noWrap/>
          </w:tcPr>
          <w:p w14:paraId="755B721C"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0359E2C"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401DD85"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40 caracteres, é acrescentado ‘ ’ à esquerda, até perfazer o comprimento de campo desejado.</w:t>
            </w:r>
          </w:p>
        </w:tc>
      </w:tr>
      <w:tr w:rsidR="001C7D80" w:rsidRPr="00D223F4" w14:paraId="0E2497BE" w14:textId="77777777" w:rsidTr="00E92418">
        <w:trPr>
          <w:trHeight w:val="290"/>
        </w:trPr>
        <w:tc>
          <w:tcPr>
            <w:tcW w:w="2194" w:type="dxa"/>
            <w:shd w:val="clear" w:color="auto" w:fill="auto"/>
            <w:noWrap/>
            <w:hideMark/>
          </w:tcPr>
          <w:p w14:paraId="69F2383B" w14:textId="77777777" w:rsidR="001C7D80" w:rsidRPr="00D223F4" w:rsidRDefault="001C7D80" w:rsidP="00E92418">
            <w:pPr>
              <w:rPr>
                <w:rFonts w:cs="Calibri"/>
                <w:color w:val="000000"/>
                <w:sz w:val="18"/>
                <w:szCs w:val="18"/>
              </w:rPr>
            </w:pPr>
            <w:r w:rsidRPr="00D223F4">
              <w:rPr>
                <w:rFonts w:cs="Calibri"/>
                <w:color w:val="000000"/>
                <w:sz w:val="18"/>
                <w:szCs w:val="18"/>
              </w:rPr>
              <w:t>iajudapub</w:t>
            </w:r>
          </w:p>
        </w:tc>
        <w:tc>
          <w:tcPr>
            <w:tcW w:w="6803" w:type="dxa"/>
            <w:shd w:val="clear" w:color="auto" w:fill="auto"/>
            <w:noWrap/>
          </w:tcPr>
          <w:p w14:paraId="0C641A23"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74B5700"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055943C"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1 caracteres, é acrescentado ‘ ’ à esquerda, até perfazer o comprimento de campo desejado.</w:t>
            </w:r>
          </w:p>
        </w:tc>
      </w:tr>
      <w:tr w:rsidR="001C7D80" w:rsidRPr="00D223F4" w14:paraId="1C0A3496" w14:textId="77777777" w:rsidTr="00E92418">
        <w:trPr>
          <w:trHeight w:val="290"/>
        </w:trPr>
        <w:tc>
          <w:tcPr>
            <w:tcW w:w="2194" w:type="dxa"/>
            <w:shd w:val="clear" w:color="auto" w:fill="auto"/>
            <w:noWrap/>
            <w:hideMark/>
          </w:tcPr>
          <w:p w14:paraId="2CDE149D" w14:textId="77777777" w:rsidR="001C7D80" w:rsidRPr="00D223F4" w:rsidRDefault="001C7D80" w:rsidP="00E92418">
            <w:pPr>
              <w:rPr>
                <w:rFonts w:cs="Calibri"/>
                <w:color w:val="000000"/>
                <w:sz w:val="18"/>
                <w:szCs w:val="18"/>
              </w:rPr>
            </w:pPr>
            <w:r w:rsidRPr="00D223F4">
              <w:rPr>
                <w:rFonts w:cs="Calibri"/>
                <w:color w:val="000000"/>
                <w:sz w:val="18"/>
                <w:szCs w:val="18"/>
              </w:rPr>
              <w:t>tiphipoteca</w:t>
            </w:r>
          </w:p>
        </w:tc>
        <w:tc>
          <w:tcPr>
            <w:tcW w:w="6803" w:type="dxa"/>
            <w:shd w:val="clear" w:color="auto" w:fill="auto"/>
            <w:noWrap/>
          </w:tcPr>
          <w:p w14:paraId="5EC9948A"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654533D"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5 caracteres, é acrescentado o dígito ‘0’ à esquerda, até perfazer o comprimento de campo desejado.</w:t>
            </w:r>
          </w:p>
        </w:tc>
      </w:tr>
      <w:tr w:rsidR="001C7D80" w:rsidRPr="00D223F4" w14:paraId="45A369EA" w14:textId="77777777" w:rsidTr="00E92418">
        <w:trPr>
          <w:trHeight w:val="290"/>
        </w:trPr>
        <w:tc>
          <w:tcPr>
            <w:tcW w:w="2194" w:type="dxa"/>
            <w:shd w:val="clear" w:color="auto" w:fill="auto"/>
            <w:noWrap/>
            <w:hideMark/>
          </w:tcPr>
          <w:p w14:paraId="4E9027D9" w14:textId="77777777" w:rsidR="001C7D80" w:rsidRPr="00D223F4" w:rsidRDefault="001C7D80" w:rsidP="00E92418">
            <w:pPr>
              <w:rPr>
                <w:rFonts w:cs="Calibri"/>
                <w:color w:val="000000"/>
                <w:sz w:val="18"/>
                <w:szCs w:val="18"/>
              </w:rPr>
            </w:pPr>
            <w:r w:rsidRPr="00D223F4">
              <w:rPr>
                <w:rFonts w:cs="Calibri"/>
                <w:color w:val="000000"/>
                <w:sz w:val="18"/>
                <w:szCs w:val="18"/>
              </w:rPr>
              <w:t>cgarant</w:t>
            </w:r>
          </w:p>
        </w:tc>
        <w:tc>
          <w:tcPr>
            <w:tcW w:w="6803" w:type="dxa"/>
            <w:shd w:val="clear" w:color="auto" w:fill="auto"/>
            <w:noWrap/>
          </w:tcPr>
          <w:p w14:paraId="0B558302"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A8F88AA"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F7AD0A7"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6 caracteres, é acrescentado ‘ ’ à esquerda, até perfazer o comprimento de campo desejado.</w:t>
            </w:r>
          </w:p>
        </w:tc>
      </w:tr>
      <w:tr w:rsidR="001C7D80" w:rsidRPr="00D223F4" w14:paraId="737F9596" w14:textId="77777777" w:rsidTr="00E92418">
        <w:trPr>
          <w:trHeight w:val="290"/>
        </w:trPr>
        <w:tc>
          <w:tcPr>
            <w:tcW w:w="2194" w:type="dxa"/>
            <w:shd w:val="clear" w:color="auto" w:fill="auto"/>
            <w:noWrap/>
            <w:hideMark/>
          </w:tcPr>
          <w:p w14:paraId="29230848" w14:textId="77777777" w:rsidR="001C7D80" w:rsidRPr="00D223F4" w:rsidRDefault="001C7D80" w:rsidP="00E92418">
            <w:pPr>
              <w:rPr>
                <w:rFonts w:cs="Calibri"/>
                <w:color w:val="000000"/>
                <w:sz w:val="18"/>
                <w:szCs w:val="18"/>
              </w:rPr>
            </w:pPr>
            <w:r w:rsidRPr="00D223F4">
              <w:rPr>
                <w:rFonts w:cs="Calibri"/>
                <w:color w:val="000000"/>
                <w:sz w:val="18"/>
                <w:szCs w:val="18"/>
              </w:rPr>
              <w:t>cbalbem</w:t>
            </w:r>
          </w:p>
        </w:tc>
        <w:tc>
          <w:tcPr>
            <w:tcW w:w="6803" w:type="dxa"/>
            <w:shd w:val="clear" w:color="auto" w:fill="auto"/>
            <w:noWrap/>
          </w:tcPr>
          <w:p w14:paraId="40017691"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32E6C4C"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6FD6E5B"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4 caracteres, é acrescentado ‘ ’ à esquerda, até perfazer o comprimento de campo desejado.</w:t>
            </w:r>
          </w:p>
        </w:tc>
      </w:tr>
      <w:tr w:rsidR="001C7D80" w:rsidRPr="00D223F4" w14:paraId="644708EB" w14:textId="77777777" w:rsidTr="00E92418">
        <w:trPr>
          <w:trHeight w:val="290"/>
        </w:trPr>
        <w:tc>
          <w:tcPr>
            <w:tcW w:w="2194" w:type="dxa"/>
            <w:shd w:val="clear" w:color="auto" w:fill="auto"/>
            <w:noWrap/>
            <w:hideMark/>
          </w:tcPr>
          <w:p w14:paraId="009A9781" w14:textId="77777777" w:rsidR="001C7D80" w:rsidRPr="00D223F4" w:rsidRDefault="001C7D80" w:rsidP="00E92418">
            <w:pPr>
              <w:rPr>
                <w:rFonts w:cs="Calibri"/>
                <w:color w:val="000000"/>
                <w:sz w:val="18"/>
                <w:szCs w:val="18"/>
              </w:rPr>
            </w:pPr>
            <w:r w:rsidRPr="00D223F4">
              <w:rPr>
                <w:rFonts w:cs="Calibri"/>
                <w:color w:val="000000"/>
                <w:sz w:val="18"/>
                <w:szCs w:val="18"/>
              </w:rPr>
              <w:t>cctabem</w:t>
            </w:r>
          </w:p>
        </w:tc>
        <w:tc>
          <w:tcPr>
            <w:tcW w:w="6803" w:type="dxa"/>
            <w:shd w:val="clear" w:color="auto" w:fill="auto"/>
            <w:noWrap/>
          </w:tcPr>
          <w:p w14:paraId="45B2D4A7"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894EBA0"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4204015"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11 caracteres, é acrescentado ‘ ’ à esquerda, até perfazer o comprimento de campo desejado.</w:t>
            </w:r>
          </w:p>
        </w:tc>
      </w:tr>
      <w:tr w:rsidR="001C7D80" w:rsidRPr="00D223F4" w14:paraId="3EAF9336" w14:textId="77777777" w:rsidTr="00E92418">
        <w:trPr>
          <w:trHeight w:val="290"/>
        </w:trPr>
        <w:tc>
          <w:tcPr>
            <w:tcW w:w="2194" w:type="dxa"/>
            <w:shd w:val="clear" w:color="auto" w:fill="auto"/>
            <w:noWrap/>
            <w:hideMark/>
          </w:tcPr>
          <w:p w14:paraId="142E0E6B" w14:textId="77777777" w:rsidR="001C7D80" w:rsidRPr="00D223F4" w:rsidRDefault="001C7D80" w:rsidP="00E92418">
            <w:pPr>
              <w:rPr>
                <w:rFonts w:cs="Calibri"/>
                <w:color w:val="000000"/>
                <w:sz w:val="18"/>
                <w:szCs w:val="18"/>
              </w:rPr>
            </w:pPr>
            <w:r w:rsidRPr="00D223F4">
              <w:rPr>
                <w:rFonts w:cs="Calibri"/>
                <w:color w:val="000000"/>
                <w:sz w:val="18"/>
                <w:szCs w:val="18"/>
              </w:rPr>
              <w:t>codpost</w:t>
            </w:r>
          </w:p>
        </w:tc>
        <w:tc>
          <w:tcPr>
            <w:tcW w:w="6803" w:type="dxa"/>
            <w:shd w:val="clear" w:color="auto" w:fill="auto"/>
            <w:noWrap/>
          </w:tcPr>
          <w:p w14:paraId="45EBD9B1"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40B2555"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AA3F30A"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7 caracteres, é acrescentado ‘ ’ à esquerda, até perfazer o comprimento de campo desejado.</w:t>
            </w:r>
          </w:p>
        </w:tc>
      </w:tr>
      <w:tr w:rsidR="001C7D80" w:rsidRPr="00D223F4" w14:paraId="1C561EBD" w14:textId="77777777" w:rsidTr="00E92418">
        <w:trPr>
          <w:trHeight w:val="290"/>
        </w:trPr>
        <w:tc>
          <w:tcPr>
            <w:tcW w:w="2194" w:type="dxa"/>
            <w:shd w:val="clear" w:color="auto" w:fill="auto"/>
            <w:noWrap/>
            <w:hideMark/>
          </w:tcPr>
          <w:p w14:paraId="70AF4A84" w14:textId="77777777" w:rsidR="001C7D80" w:rsidRPr="00D223F4" w:rsidRDefault="001C7D80" w:rsidP="00E92418">
            <w:pPr>
              <w:rPr>
                <w:rFonts w:cs="Calibri"/>
                <w:color w:val="000000"/>
                <w:sz w:val="18"/>
                <w:szCs w:val="18"/>
              </w:rPr>
            </w:pPr>
            <w:r w:rsidRPr="00D223F4">
              <w:rPr>
                <w:rFonts w:cs="Calibri"/>
                <w:color w:val="000000"/>
                <w:sz w:val="18"/>
                <w:szCs w:val="18"/>
              </w:rPr>
              <w:t>cdisconf</w:t>
            </w:r>
          </w:p>
        </w:tc>
        <w:tc>
          <w:tcPr>
            <w:tcW w:w="6803" w:type="dxa"/>
            <w:shd w:val="clear" w:color="auto" w:fill="auto"/>
            <w:noWrap/>
          </w:tcPr>
          <w:p w14:paraId="0FCAAA3C"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CF17212"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5B2182D"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6 caracteres, é acrescentado ‘ ’ à esquerda, até perfazer o comprimento de campo desejado.</w:t>
            </w:r>
          </w:p>
        </w:tc>
      </w:tr>
      <w:tr w:rsidR="001C7D80" w:rsidRPr="00D223F4" w14:paraId="28D876FE" w14:textId="77777777" w:rsidTr="00E92418">
        <w:trPr>
          <w:trHeight w:val="290"/>
        </w:trPr>
        <w:tc>
          <w:tcPr>
            <w:tcW w:w="2194" w:type="dxa"/>
            <w:shd w:val="clear" w:color="auto" w:fill="auto"/>
            <w:noWrap/>
            <w:hideMark/>
          </w:tcPr>
          <w:p w14:paraId="2EE5E877" w14:textId="77777777" w:rsidR="001C7D80" w:rsidRPr="00D223F4" w:rsidRDefault="001C7D80" w:rsidP="00E92418">
            <w:pPr>
              <w:rPr>
                <w:rFonts w:cs="Calibri"/>
                <w:color w:val="000000"/>
                <w:sz w:val="18"/>
                <w:szCs w:val="18"/>
              </w:rPr>
            </w:pPr>
            <w:r w:rsidRPr="00D223F4">
              <w:rPr>
                <w:rFonts w:cs="Calibri"/>
                <w:color w:val="000000"/>
                <w:sz w:val="18"/>
                <w:szCs w:val="18"/>
              </w:rPr>
              <w:t>perliqgr</w:t>
            </w:r>
          </w:p>
        </w:tc>
        <w:tc>
          <w:tcPr>
            <w:tcW w:w="6803" w:type="dxa"/>
            <w:shd w:val="clear" w:color="auto" w:fill="auto"/>
            <w:noWrap/>
          </w:tcPr>
          <w:p w14:paraId="4513F2B9" w14:textId="77777777" w:rsidR="001C7D80" w:rsidRDefault="001C7D80"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295386B7"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p>
          <w:p w14:paraId="0463D65A" w14:textId="77777777" w:rsidR="001C7D80" w:rsidRDefault="001C7D80"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0522F332"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w:t>
            </w:r>
            <w:r>
              <w:rPr>
                <w:rFonts w:cs="Calibri"/>
                <w:color w:val="000000"/>
                <w:sz w:val="18"/>
                <w:szCs w:val="18"/>
              </w:rPr>
              <w:t>mpo não esteja preenchido com 9</w:t>
            </w:r>
            <w:r w:rsidRPr="008779F2">
              <w:rPr>
                <w:rFonts w:cs="Calibri"/>
                <w:color w:val="000000"/>
                <w:sz w:val="18"/>
                <w:szCs w:val="18"/>
              </w:rPr>
              <w:t xml:space="preserve"> caracteres, é acrescentado o dígito ‘0 ’ à esquerda, até perfazer o comprimento de campo desejado.</w:t>
            </w:r>
          </w:p>
        </w:tc>
      </w:tr>
    </w:tbl>
    <w:p w14:paraId="27AA4211" w14:textId="77777777" w:rsidR="001C7D80" w:rsidRPr="001C7D80" w:rsidRDefault="001C7D80" w:rsidP="00735709">
      <w:pPr>
        <w:jc w:val="both"/>
        <w:rPr>
          <w:rFonts w:cs="Calibri"/>
        </w:rPr>
      </w:pPr>
    </w:p>
    <w:p w14:paraId="6BFB1E48" w14:textId="77777777" w:rsidR="00735709" w:rsidRPr="00735709" w:rsidRDefault="00735709" w:rsidP="00735709"/>
    <w:p w14:paraId="658270D9" w14:textId="7CD8548B" w:rsidR="008B6B55" w:rsidRPr="00AA4469" w:rsidRDefault="008B6B55" w:rsidP="00666790">
      <w:pPr>
        <w:pStyle w:val="Heading5"/>
        <w:rPr>
          <w:i/>
        </w:rPr>
      </w:pPr>
      <w:bookmarkStart w:id="142" w:name="_Toc163902282"/>
      <w:bookmarkStart w:id="143" w:name="_Toc168671675"/>
      <w:r w:rsidRPr="007314D4">
        <w:rPr>
          <w:i/>
        </w:rPr>
        <w:t>View</w:t>
      </w:r>
      <w:r>
        <w:t xml:space="preserve"> da tabela de avaliações </w:t>
      </w:r>
      <w:r w:rsidRPr="00C21A6B">
        <w:t xml:space="preserve">de </w:t>
      </w:r>
      <w:r w:rsidR="000F630D">
        <w:t>processos/cauções</w:t>
      </w:r>
      <w:r>
        <w:t xml:space="preserve"> reais para BDR - IFIC:</w:t>
      </w:r>
      <w:r w:rsidRPr="00C21A6B">
        <w:t xml:space="preserve"> </w:t>
      </w:r>
      <w:r w:rsidRPr="00AA4469">
        <w:rPr>
          <w:i/>
        </w:rPr>
        <w:t>cd_garantias.gt017_report_biyr9520_ific</w:t>
      </w:r>
      <w:bookmarkEnd w:id="142"/>
      <w:bookmarkEnd w:id="143"/>
    </w:p>
    <w:p w14:paraId="645B0333" w14:textId="3ED1E0F1" w:rsidR="00735709" w:rsidRPr="00CF35EB" w:rsidRDefault="00735709" w:rsidP="00CF35EB">
      <w:pPr>
        <w:spacing w:after="160" w:line="259" w:lineRule="auto"/>
        <w:jc w:val="both"/>
        <w:rPr>
          <w:rFonts w:eastAsiaTheme="minorHAnsi" w:cstheme="minorBidi"/>
          <w:szCs w:val="22"/>
          <w:lang w:eastAsia="en-US"/>
        </w:rPr>
      </w:pPr>
      <w:r w:rsidRPr="00CF35EB">
        <w:rPr>
          <w:rFonts w:eastAsiaTheme="minorHAnsi" w:cstheme="minorBidi"/>
          <w:szCs w:val="22"/>
          <w:lang w:eastAsia="en-US"/>
        </w:rPr>
        <w:t xml:space="preserve">A </w:t>
      </w:r>
      <w:r w:rsidRPr="00CF35EB">
        <w:rPr>
          <w:rFonts w:eastAsiaTheme="minorHAnsi" w:cstheme="minorBidi"/>
          <w:i/>
          <w:szCs w:val="22"/>
          <w:lang w:eastAsia="en-US"/>
        </w:rPr>
        <w:t>view cd_ga</w:t>
      </w:r>
      <w:r w:rsidR="00A21D0C">
        <w:rPr>
          <w:rFonts w:eastAsiaTheme="minorHAnsi" w:cstheme="minorBidi"/>
          <w:i/>
          <w:szCs w:val="22"/>
          <w:lang w:eastAsia="en-US"/>
        </w:rPr>
        <w:t>rantias.gt017_report_biyr9520_ific</w:t>
      </w:r>
      <w:r w:rsidRPr="00CF35EB">
        <w:rPr>
          <w:rFonts w:eastAsiaTheme="minorHAnsi" w:cstheme="minorBidi"/>
          <w:szCs w:val="22"/>
          <w:lang w:eastAsia="en-US"/>
        </w:rPr>
        <w:t xml:space="preserve"> corresponde à informação da tabela de interface do MUG </w:t>
      </w:r>
      <w:r w:rsidRPr="00CF35EB">
        <w:rPr>
          <w:rFonts w:eastAsiaTheme="minorHAnsi" w:cstheme="minorBidi"/>
          <w:i/>
          <w:szCs w:val="22"/>
          <w:lang w:eastAsia="en-US"/>
        </w:rPr>
        <w:t>cd_garantias.gt017_report_biyr9520</w:t>
      </w:r>
      <w:r w:rsidRPr="00CF35EB">
        <w:rPr>
          <w:rFonts w:eastAsiaTheme="minorHAnsi" w:cstheme="minorBidi"/>
          <w:szCs w:val="22"/>
          <w:lang w:eastAsia="en-US"/>
        </w:rPr>
        <w:t xml:space="preserve"> enviada para a aplicação da BDR, de acordo com os seus </w:t>
      </w:r>
      <w:r w:rsidRPr="00CF35EB">
        <w:rPr>
          <w:rFonts w:eastAsiaTheme="minorHAnsi" w:cstheme="minorBidi"/>
          <w:szCs w:val="22"/>
          <w:lang w:eastAsia="en-US"/>
        </w:rPr>
        <w:lastRenderedPageBreak/>
        <w:t xml:space="preserve">critérios e formatos necessários. De notar que o universo desta </w:t>
      </w:r>
      <w:r w:rsidRPr="00CF35EB">
        <w:rPr>
          <w:rFonts w:eastAsiaTheme="minorHAnsi" w:cstheme="minorBidi"/>
          <w:i/>
          <w:szCs w:val="22"/>
          <w:lang w:eastAsia="en-US"/>
        </w:rPr>
        <w:t>view</w:t>
      </w:r>
      <w:r w:rsidRPr="00CF35EB">
        <w:rPr>
          <w:rFonts w:eastAsiaTheme="minorHAnsi" w:cstheme="minorBidi"/>
          <w:szCs w:val="22"/>
          <w:lang w:eastAsia="en-US"/>
        </w:rPr>
        <w:t xml:space="preserve"> reflete apenas garantias de origem Lease e Eurofac.</w:t>
      </w:r>
    </w:p>
    <w:p w14:paraId="64E50E8A" w14:textId="1669B402" w:rsidR="008B6B55" w:rsidRDefault="00735709" w:rsidP="00CF35EB">
      <w:pPr>
        <w:spacing w:after="160" w:line="259" w:lineRule="auto"/>
        <w:jc w:val="both"/>
        <w:rPr>
          <w:rFonts w:eastAsiaTheme="minorHAnsi" w:cstheme="minorBidi"/>
          <w:szCs w:val="22"/>
          <w:lang w:eastAsia="en-US"/>
        </w:rPr>
      </w:pPr>
      <w:r w:rsidRPr="00CF35EB">
        <w:rPr>
          <w:rFonts w:eastAsiaTheme="minorHAnsi" w:cstheme="minorBidi"/>
          <w:szCs w:val="22"/>
          <w:lang w:eastAsia="en-US"/>
        </w:rPr>
        <w:t xml:space="preserve">De seguida, são apresentados todos os campos enviados para este caso de uso, bem como as suas transformações a partir da tabela </w:t>
      </w:r>
      <w:r w:rsidRPr="00CF35EB">
        <w:rPr>
          <w:rFonts w:eastAsiaTheme="minorHAnsi" w:cstheme="minorBidi"/>
          <w:i/>
          <w:szCs w:val="22"/>
          <w:lang w:eastAsia="en-US"/>
        </w:rPr>
        <w:t>cd_garantias.gt017_report_biyr9520</w:t>
      </w:r>
      <w:r w:rsidRPr="00CF35EB">
        <w:rPr>
          <w:rFonts w:eastAsiaTheme="minorHAnsi" w:cstheme="minorBidi"/>
          <w:szCs w:val="22"/>
          <w:lang w:eastAsia="en-US"/>
        </w:rPr>
        <w:t>:</w:t>
      </w:r>
    </w:p>
    <w:p w14:paraId="702B6D1E" w14:textId="3673B38A" w:rsidR="0065478D" w:rsidRPr="0065478D" w:rsidRDefault="0065478D" w:rsidP="0065478D">
      <w:pPr>
        <w:pStyle w:val="Caption"/>
        <w:jc w:val="center"/>
        <w:rPr>
          <w:rFonts w:eastAsiaTheme="minorHAnsi" w:cstheme="minorBidi"/>
          <w:b/>
          <w:color w:val="000000" w:themeColor="text1"/>
          <w:sz w:val="22"/>
          <w:szCs w:val="22"/>
          <w:lang w:eastAsia="en-US"/>
        </w:rPr>
      </w:pPr>
      <w:bookmarkStart w:id="144" w:name="_Toc168413866"/>
      <w:r w:rsidRPr="0065478D">
        <w:rPr>
          <w:b/>
          <w:color w:val="000000" w:themeColor="text1"/>
          <w:sz w:val="22"/>
          <w:szCs w:val="22"/>
        </w:rPr>
        <w:t xml:space="preserve">Tabela </w:t>
      </w:r>
      <w:r w:rsidRPr="0065478D">
        <w:rPr>
          <w:b/>
          <w:color w:val="000000" w:themeColor="text1"/>
          <w:sz w:val="22"/>
          <w:szCs w:val="22"/>
        </w:rPr>
        <w:fldChar w:fldCharType="begin"/>
      </w:r>
      <w:r w:rsidRPr="0065478D">
        <w:rPr>
          <w:b/>
          <w:color w:val="000000" w:themeColor="text1"/>
          <w:sz w:val="22"/>
          <w:szCs w:val="22"/>
        </w:rPr>
        <w:instrText xml:space="preserve"> SEQ Tabela \* ARABIC </w:instrText>
      </w:r>
      <w:r w:rsidRPr="0065478D">
        <w:rPr>
          <w:b/>
          <w:color w:val="000000" w:themeColor="text1"/>
          <w:sz w:val="22"/>
          <w:szCs w:val="22"/>
        </w:rPr>
        <w:fldChar w:fldCharType="separate"/>
      </w:r>
      <w:r w:rsidR="00486242">
        <w:rPr>
          <w:b/>
          <w:noProof/>
          <w:color w:val="000000" w:themeColor="text1"/>
          <w:sz w:val="22"/>
          <w:szCs w:val="22"/>
        </w:rPr>
        <w:t>28</w:t>
      </w:r>
      <w:r w:rsidRPr="0065478D">
        <w:rPr>
          <w:b/>
          <w:color w:val="000000" w:themeColor="text1"/>
          <w:sz w:val="22"/>
          <w:szCs w:val="22"/>
        </w:rPr>
        <w:fldChar w:fldCharType="end"/>
      </w:r>
      <w:r w:rsidRPr="0065478D">
        <w:rPr>
          <w:b/>
          <w:color w:val="000000" w:themeColor="text1"/>
          <w:sz w:val="22"/>
          <w:szCs w:val="22"/>
        </w:rPr>
        <w:t>: Detalhe dos campos e das suas transformações da cd_garantias.gt017_report_biyr9520_ific</w:t>
      </w:r>
      <w:bookmarkEnd w:id="144"/>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4"/>
        <w:gridCol w:w="6803"/>
      </w:tblGrid>
      <w:tr w:rsidR="00CF35EB" w:rsidRPr="00244976" w14:paraId="3F8093F8" w14:textId="77777777" w:rsidTr="00A84B21">
        <w:trPr>
          <w:trHeight w:val="290"/>
        </w:trPr>
        <w:tc>
          <w:tcPr>
            <w:tcW w:w="2194" w:type="dxa"/>
            <w:shd w:val="clear" w:color="auto" w:fill="FF0000"/>
            <w:noWrap/>
            <w:hideMark/>
          </w:tcPr>
          <w:p w14:paraId="424987A7" w14:textId="3BE7E753" w:rsidR="00CF35EB" w:rsidRPr="00244976" w:rsidRDefault="00B935DB" w:rsidP="00A84B21">
            <w:pPr>
              <w:rPr>
                <w:rFonts w:cs="Calibri"/>
                <w:b/>
                <w:bCs/>
                <w:color w:val="FFFFFF"/>
                <w:sz w:val="18"/>
                <w:szCs w:val="18"/>
                <w:lang w:val="en-US"/>
              </w:rPr>
            </w:pPr>
            <w:r>
              <w:rPr>
                <w:rFonts w:cs="Calibri"/>
                <w:b/>
                <w:bCs/>
                <w:color w:val="FFFFFF"/>
                <w:sz w:val="18"/>
                <w:szCs w:val="18"/>
                <w:lang w:val="en-US"/>
              </w:rPr>
              <w:t>Campo</w:t>
            </w:r>
            <w:r w:rsidR="00CF35EB" w:rsidRPr="00244976">
              <w:rPr>
                <w:rFonts w:cs="Calibri"/>
                <w:b/>
                <w:bCs/>
                <w:color w:val="FFFFFF"/>
                <w:sz w:val="18"/>
                <w:szCs w:val="18"/>
                <w:lang w:val="en-US"/>
              </w:rPr>
              <w:t xml:space="preserve">s da </w:t>
            </w:r>
            <w:r w:rsidR="00CF35EB" w:rsidRPr="00244976">
              <w:rPr>
                <w:rFonts w:cs="Calibri"/>
                <w:b/>
                <w:bCs/>
                <w:i/>
                <w:color w:val="FFFFFF"/>
                <w:sz w:val="18"/>
                <w:szCs w:val="18"/>
                <w:lang w:val="en-US"/>
              </w:rPr>
              <w:t>view</w:t>
            </w:r>
          </w:p>
          <w:p w14:paraId="19E5FA92" w14:textId="0B6670EC" w:rsidR="00CF35EB" w:rsidRPr="00CF35EB" w:rsidRDefault="00CF35EB" w:rsidP="00A84B21">
            <w:pPr>
              <w:rPr>
                <w:rFonts w:cs="Calibri"/>
                <w:color w:val="000000"/>
                <w:sz w:val="18"/>
                <w:szCs w:val="18"/>
                <w:lang w:val="en-US"/>
              </w:rPr>
            </w:pPr>
            <w:r>
              <w:rPr>
                <w:rFonts w:cs="Calibri"/>
                <w:b/>
                <w:bCs/>
                <w:i/>
                <w:color w:val="FFFFFF"/>
                <w:sz w:val="18"/>
                <w:szCs w:val="18"/>
                <w:lang w:val="en-US"/>
              </w:rPr>
              <w:t>gt017</w:t>
            </w:r>
            <w:r w:rsidRPr="00244976">
              <w:rPr>
                <w:rFonts w:cs="Calibri"/>
                <w:b/>
                <w:bCs/>
                <w:i/>
                <w:color w:val="FFFFFF"/>
                <w:sz w:val="18"/>
                <w:szCs w:val="18"/>
                <w:lang w:val="en-US"/>
              </w:rPr>
              <w:t>_report_biyr95</w:t>
            </w:r>
            <w:r>
              <w:rPr>
                <w:rFonts w:cs="Calibri"/>
                <w:b/>
                <w:bCs/>
                <w:i/>
                <w:color w:val="FFFFFF"/>
                <w:sz w:val="18"/>
                <w:szCs w:val="18"/>
                <w:lang w:val="en-US"/>
              </w:rPr>
              <w:t>20_ific</w:t>
            </w:r>
          </w:p>
        </w:tc>
        <w:tc>
          <w:tcPr>
            <w:tcW w:w="6803" w:type="dxa"/>
            <w:shd w:val="clear" w:color="auto" w:fill="FF0000"/>
            <w:noWrap/>
            <w:hideMark/>
          </w:tcPr>
          <w:p w14:paraId="26CA71E8" w14:textId="77777777" w:rsidR="00CF35EB" w:rsidRPr="00244976" w:rsidRDefault="00CF35EB" w:rsidP="00A84B21">
            <w:pPr>
              <w:rPr>
                <w:rFonts w:cs="Calibri"/>
                <w:color w:val="000000"/>
                <w:sz w:val="18"/>
                <w:szCs w:val="18"/>
              </w:rPr>
            </w:pPr>
            <w:r w:rsidRPr="00244976">
              <w:rPr>
                <w:rFonts w:cs="Calibri"/>
                <w:b/>
                <w:bCs/>
                <w:color w:val="FFFFFF"/>
                <w:sz w:val="18"/>
                <w:szCs w:val="18"/>
              </w:rPr>
              <w:t>Alterações a partir da tabela</w:t>
            </w:r>
            <w:r w:rsidRPr="00244976">
              <w:rPr>
                <w:rFonts w:cs="Calibri"/>
                <w:color w:val="000000"/>
                <w:sz w:val="18"/>
                <w:szCs w:val="18"/>
              </w:rPr>
              <w:t xml:space="preserve"> </w:t>
            </w:r>
            <w:r>
              <w:rPr>
                <w:rFonts w:cs="Calibri"/>
                <w:b/>
                <w:bCs/>
                <w:i/>
                <w:color w:val="FFFFFF"/>
                <w:sz w:val="18"/>
                <w:szCs w:val="18"/>
              </w:rPr>
              <w:t>gt017_report_biyr952</w:t>
            </w:r>
            <w:r w:rsidRPr="00244976">
              <w:rPr>
                <w:rFonts w:cs="Calibri"/>
                <w:b/>
                <w:bCs/>
                <w:i/>
                <w:color w:val="FFFFFF"/>
                <w:sz w:val="18"/>
                <w:szCs w:val="18"/>
              </w:rPr>
              <w:t>0</w:t>
            </w:r>
          </w:p>
        </w:tc>
      </w:tr>
      <w:tr w:rsidR="00CF35EB" w:rsidRPr="00244976" w14:paraId="6FC8629C" w14:textId="77777777" w:rsidTr="00A84B21">
        <w:trPr>
          <w:trHeight w:val="290"/>
        </w:trPr>
        <w:tc>
          <w:tcPr>
            <w:tcW w:w="2194" w:type="dxa"/>
            <w:shd w:val="clear" w:color="auto" w:fill="auto"/>
            <w:noWrap/>
            <w:hideMark/>
          </w:tcPr>
          <w:p w14:paraId="42B95DE5" w14:textId="77777777" w:rsidR="00CF35EB" w:rsidRPr="00244976" w:rsidRDefault="00CF35EB" w:rsidP="00A84B21">
            <w:pPr>
              <w:rPr>
                <w:rFonts w:cs="Calibri"/>
                <w:color w:val="000000"/>
                <w:sz w:val="18"/>
                <w:szCs w:val="18"/>
              </w:rPr>
            </w:pPr>
            <w:r w:rsidRPr="00244976">
              <w:rPr>
                <w:rFonts w:cs="Calibri"/>
                <w:color w:val="000000"/>
                <w:sz w:val="18"/>
                <w:szCs w:val="18"/>
              </w:rPr>
              <w:t>datdados</w:t>
            </w:r>
          </w:p>
        </w:tc>
        <w:tc>
          <w:tcPr>
            <w:tcW w:w="6803" w:type="dxa"/>
            <w:shd w:val="clear" w:color="auto" w:fill="auto"/>
            <w:noWrap/>
          </w:tcPr>
          <w:p w14:paraId="5C53FAFF"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CD0FC8E"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187586FD" w14:textId="77777777" w:rsidR="00CF35EB" w:rsidRPr="00244976" w:rsidRDefault="00CF35EB" w:rsidP="00F63E90">
            <w:pPr>
              <w:pStyle w:val="ListParagraph"/>
              <w:numPr>
                <w:ilvl w:val="0"/>
                <w:numId w:val="57"/>
              </w:numPr>
              <w:ind w:left="357" w:hanging="357"/>
              <w:rPr>
                <w:rFonts w:cs="Calibri"/>
                <w:color w:val="000000"/>
                <w:sz w:val="18"/>
                <w:szCs w:val="18"/>
              </w:rPr>
            </w:pPr>
            <w:r w:rsidRPr="00244976">
              <w:rPr>
                <w:rFonts w:cs="Calibri"/>
                <w:color w:val="000000"/>
                <w:sz w:val="18"/>
                <w:szCs w:val="18"/>
              </w:rPr>
              <w:t>Caso o campo não esteja preenchido com 10 caracteres, é acrescentado ‘ ’ à esquerda, até perfazer o comprimento de campo desejado.</w:t>
            </w:r>
          </w:p>
        </w:tc>
      </w:tr>
      <w:tr w:rsidR="00CF35EB" w:rsidRPr="00244976" w14:paraId="65D65BC8" w14:textId="77777777" w:rsidTr="00A84B21">
        <w:trPr>
          <w:trHeight w:val="290"/>
        </w:trPr>
        <w:tc>
          <w:tcPr>
            <w:tcW w:w="2194" w:type="dxa"/>
            <w:shd w:val="clear" w:color="auto" w:fill="auto"/>
            <w:noWrap/>
            <w:hideMark/>
          </w:tcPr>
          <w:p w14:paraId="757BFE8B" w14:textId="77777777" w:rsidR="00CF35EB" w:rsidRPr="00244976" w:rsidRDefault="00CF35EB" w:rsidP="00A84B21">
            <w:pPr>
              <w:rPr>
                <w:rFonts w:cs="Calibri"/>
                <w:color w:val="000000"/>
                <w:sz w:val="18"/>
                <w:szCs w:val="18"/>
              </w:rPr>
            </w:pPr>
            <w:r w:rsidRPr="00244976">
              <w:rPr>
                <w:rFonts w:cs="Calibri"/>
                <w:color w:val="000000"/>
                <w:sz w:val="18"/>
                <w:szCs w:val="18"/>
              </w:rPr>
              <w:t>empresabg</w:t>
            </w:r>
          </w:p>
        </w:tc>
        <w:tc>
          <w:tcPr>
            <w:tcW w:w="6803" w:type="dxa"/>
            <w:shd w:val="clear" w:color="auto" w:fill="auto"/>
            <w:noWrap/>
          </w:tcPr>
          <w:p w14:paraId="30E10EB6" w14:textId="77777777" w:rsidR="00CF35EB" w:rsidRPr="0067670C"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44FE2B77"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CF35EB" w:rsidRPr="00244976" w14:paraId="6970276A" w14:textId="77777777" w:rsidTr="00A84B21">
        <w:trPr>
          <w:trHeight w:val="290"/>
        </w:trPr>
        <w:tc>
          <w:tcPr>
            <w:tcW w:w="2194" w:type="dxa"/>
            <w:shd w:val="clear" w:color="auto" w:fill="auto"/>
            <w:noWrap/>
            <w:hideMark/>
          </w:tcPr>
          <w:p w14:paraId="6B8BE28B" w14:textId="77777777" w:rsidR="00CF35EB" w:rsidRPr="00244976" w:rsidRDefault="00CF35EB" w:rsidP="00A84B21">
            <w:pPr>
              <w:rPr>
                <w:rFonts w:cs="Calibri"/>
                <w:color w:val="000000"/>
                <w:sz w:val="18"/>
                <w:szCs w:val="18"/>
              </w:rPr>
            </w:pPr>
            <w:r w:rsidRPr="00244976">
              <w:rPr>
                <w:rFonts w:cs="Calibri"/>
                <w:color w:val="000000"/>
                <w:sz w:val="18"/>
                <w:szCs w:val="18"/>
              </w:rPr>
              <w:t>cglobgar</w:t>
            </w:r>
          </w:p>
        </w:tc>
        <w:tc>
          <w:tcPr>
            <w:tcW w:w="6803" w:type="dxa"/>
            <w:shd w:val="clear" w:color="auto" w:fill="auto"/>
            <w:noWrap/>
          </w:tcPr>
          <w:p w14:paraId="707ED4FF"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CBE270F" w14:textId="77777777" w:rsidR="00CF35EB" w:rsidRPr="0067670C"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35ED3DFF"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9 caracteres, é acrescentado o dígito ‘0’ à esquerda, até perfazer o comprimento de campo desejado.</w:t>
            </w:r>
          </w:p>
        </w:tc>
      </w:tr>
      <w:tr w:rsidR="00CF35EB" w:rsidRPr="00244976" w14:paraId="4720A65E" w14:textId="77777777" w:rsidTr="00A84B21">
        <w:trPr>
          <w:trHeight w:val="290"/>
        </w:trPr>
        <w:tc>
          <w:tcPr>
            <w:tcW w:w="2194" w:type="dxa"/>
            <w:shd w:val="clear" w:color="auto" w:fill="auto"/>
            <w:noWrap/>
            <w:hideMark/>
          </w:tcPr>
          <w:p w14:paraId="0EA50E2A" w14:textId="77777777" w:rsidR="00CF35EB" w:rsidRPr="00244976" w:rsidRDefault="00CF35EB" w:rsidP="00A84B21">
            <w:pPr>
              <w:rPr>
                <w:rFonts w:cs="Calibri"/>
                <w:color w:val="000000"/>
                <w:sz w:val="18"/>
                <w:szCs w:val="18"/>
              </w:rPr>
            </w:pPr>
            <w:r w:rsidRPr="00244976">
              <w:rPr>
                <w:rFonts w:cs="Calibri"/>
                <w:color w:val="000000"/>
                <w:sz w:val="18"/>
                <w:szCs w:val="18"/>
              </w:rPr>
              <w:t>dtavalia</w:t>
            </w:r>
          </w:p>
        </w:tc>
        <w:tc>
          <w:tcPr>
            <w:tcW w:w="6803" w:type="dxa"/>
            <w:shd w:val="clear" w:color="auto" w:fill="auto"/>
            <w:noWrap/>
          </w:tcPr>
          <w:p w14:paraId="6D1D1003"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EFC2A1F"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7AE89171"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10 caracteres, é acrescentado ‘ ’ à esquerda, até perfazer o comprimento de campo desejado.</w:t>
            </w:r>
          </w:p>
        </w:tc>
      </w:tr>
      <w:tr w:rsidR="00CF35EB" w:rsidRPr="00244976" w14:paraId="16DC39FD" w14:textId="77777777" w:rsidTr="00A84B21">
        <w:trPr>
          <w:trHeight w:val="290"/>
        </w:trPr>
        <w:tc>
          <w:tcPr>
            <w:tcW w:w="2194" w:type="dxa"/>
            <w:shd w:val="clear" w:color="auto" w:fill="auto"/>
            <w:noWrap/>
            <w:hideMark/>
          </w:tcPr>
          <w:p w14:paraId="4A9B49FA" w14:textId="77777777" w:rsidR="00CF35EB" w:rsidRPr="00244976" w:rsidRDefault="00CF35EB" w:rsidP="00A84B21">
            <w:pPr>
              <w:rPr>
                <w:rFonts w:cs="Calibri"/>
                <w:color w:val="000000"/>
                <w:sz w:val="18"/>
                <w:szCs w:val="18"/>
              </w:rPr>
            </w:pPr>
            <w:r w:rsidRPr="00244976">
              <w:rPr>
                <w:rFonts w:cs="Calibri"/>
                <w:color w:val="000000"/>
                <w:sz w:val="18"/>
                <w:szCs w:val="18"/>
              </w:rPr>
              <w:t>entaval</w:t>
            </w:r>
          </w:p>
        </w:tc>
        <w:tc>
          <w:tcPr>
            <w:tcW w:w="6803" w:type="dxa"/>
            <w:shd w:val="clear" w:color="auto" w:fill="auto"/>
            <w:noWrap/>
          </w:tcPr>
          <w:p w14:paraId="4271CFE4"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3413007"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40 caracteres, é acrescentado ‘ ’ à esquerda, até perfazer o comprimento de campo desejado.</w:t>
            </w:r>
          </w:p>
        </w:tc>
      </w:tr>
      <w:tr w:rsidR="00CF35EB" w:rsidRPr="00244976" w14:paraId="2EB89D47" w14:textId="77777777" w:rsidTr="00A84B21">
        <w:trPr>
          <w:trHeight w:val="290"/>
        </w:trPr>
        <w:tc>
          <w:tcPr>
            <w:tcW w:w="2194" w:type="dxa"/>
            <w:shd w:val="clear" w:color="auto" w:fill="auto"/>
            <w:noWrap/>
            <w:hideMark/>
          </w:tcPr>
          <w:p w14:paraId="19A9504A" w14:textId="77777777" w:rsidR="00CF35EB" w:rsidRPr="00244976" w:rsidRDefault="00CF35EB" w:rsidP="00A84B21">
            <w:pPr>
              <w:rPr>
                <w:rFonts w:cs="Calibri"/>
                <w:color w:val="000000"/>
                <w:sz w:val="18"/>
                <w:szCs w:val="18"/>
              </w:rPr>
            </w:pPr>
            <w:r w:rsidRPr="00244976">
              <w:rPr>
                <w:rFonts w:cs="Calibri"/>
                <w:color w:val="000000"/>
                <w:sz w:val="18"/>
                <w:szCs w:val="18"/>
              </w:rPr>
              <w:t>mavalia</w:t>
            </w:r>
          </w:p>
        </w:tc>
        <w:tc>
          <w:tcPr>
            <w:tcW w:w="6803" w:type="dxa"/>
            <w:shd w:val="clear" w:color="auto" w:fill="auto"/>
            <w:noWrap/>
          </w:tcPr>
          <w:p w14:paraId="0F79F543" w14:textId="77777777" w:rsidR="00CF35EB" w:rsidRDefault="00CF35E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54C2BEAA"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4E1969DB" w14:textId="77777777" w:rsidR="00CF35EB" w:rsidRDefault="00CF35EB"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3FFED831"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 xml:space="preserve">Caso o campo não esteja preenchido com </w:t>
            </w:r>
            <w:r>
              <w:rPr>
                <w:rFonts w:cs="Calibri"/>
                <w:color w:val="000000"/>
                <w:sz w:val="18"/>
                <w:szCs w:val="18"/>
              </w:rPr>
              <w:t>17</w:t>
            </w:r>
            <w:r w:rsidRPr="00E92418">
              <w:rPr>
                <w:rFonts w:cs="Calibri"/>
                <w:color w:val="000000"/>
                <w:sz w:val="18"/>
                <w:szCs w:val="18"/>
              </w:rPr>
              <w:t xml:space="preserve"> caracteres, é acrescentado o dígito ‘0 ’ à esquerda, até perfazer o comprimento de campo desejado.</w:t>
            </w:r>
          </w:p>
        </w:tc>
      </w:tr>
      <w:tr w:rsidR="00CF35EB" w:rsidRPr="00244976" w14:paraId="02745246" w14:textId="77777777" w:rsidTr="00A84B21">
        <w:trPr>
          <w:trHeight w:val="290"/>
        </w:trPr>
        <w:tc>
          <w:tcPr>
            <w:tcW w:w="2194" w:type="dxa"/>
            <w:shd w:val="clear" w:color="auto" w:fill="auto"/>
            <w:noWrap/>
            <w:hideMark/>
          </w:tcPr>
          <w:p w14:paraId="7B767F96" w14:textId="77777777" w:rsidR="00CF35EB" w:rsidRPr="00244976" w:rsidRDefault="00CF35EB" w:rsidP="00A84B21">
            <w:pPr>
              <w:rPr>
                <w:rFonts w:cs="Calibri"/>
                <w:color w:val="000000"/>
                <w:sz w:val="18"/>
                <w:szCs w:val="18"/>
              </w:rPr>
            </w:pPr>
            <w:r w:rsidRPr="00244976">
              <w:rPr>
                <w:rFonts w:cs="Calibri"/>
                <w:color w:val="000000"/>
                <w:sz w:val="18"/>
                <w:szCs w:val="18"/>
              </w:rPr>
              <w:t>dtultmod</w:t>
            </w:r>
          </w:p>
        </w:tc>
        <w:tc>
          <w:tcPr>
            <w:tcW w:w="6803" w:type="dxa"/>
            <w:shd w:val="clear" w:color="auto" w:fill="auto"/>
            <w:noWrap/>
          </w:tcPr>
          <w:p w14:paraId="0C0992AF"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64CFA58"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322CF9B5"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10 caracteres, é acrescentado ‘ ’ à esquerda, até perfazer o comprimento de campo desejado.</w:t>
            </w:r>
          </w:p>
        </w:tc>
      </w:tr>
      <w:tr w:rsidR="00CF35EB" w:rsidRPr="00244976" w14:paraId="3F202986" w14:textId="77777777" w:rsidTr="00A84B21">
        <w:trPr>
          <w:trHeight w:val="290"/>
        </w:trPr>
        <w:tc>
          <w:tcPr>
            <w:tcW w:w="2194" w:type="dxa"/>
            <w:shd w:val="clear" w:color="auto" w:fill="auto"/>
            <w:noWrap/>
            <w:hideMark/>
          </w:tcPr>
          <w:p w14:paraId="4384FFC7" w14:textId="77777777" w:rsidR="00CF35EB" w:rsidRPr="00244976" w:rsidRDefault="00CF35EB" w:rsidP="00A84B21">
            <w:pPr>
              <w:rPr>
                <w:rFonts w:cs="Calibri"/>
                <w:color w:val="000000"/>
                <w:sz w:val="18"/>
                <w:szCs w:val="18"/>
              </w:rPr>
            </w:pPr>
            <w:r w:rsidRPr="00244976">
              <w:rPr>
                <w:rFonts w:cs="Calibri"/>
                <w:color w:val="000000"/>
                <w:sz w:val="18"/>
                <w:szCs w:val="18"/>
              </w:rPr>
              <w:t>cempresa</w:t>
            </w:r>
          </w:p>
        </w:tc>
        <w:tc>
          <w:tcPr>
            <w:tcW w:w="6803" w:type="dxa"/>
            <w:shd w:val="clear" w:color="auto" w:fill="auto"/>
            <w:noWrap/>
          </w:tcPr>
          <w:p w14:paraId="60553F8C"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173CEED"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2D6379C"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2 caracteres, é acrescentado ‘ ’ à esquerda, até perfazer o comprimento de campo desejado.</w:t>
            </w:r>
          </w:p>
        </w:tc>
      </w:tr>
      <w:tr w:rsidR="00CF35EB" w:rsidRPr="00244976" w14:paraId="5799E253" w14:textId="77777777" w:rsidTr="00A84B21">
        <w:trPr>
          <w:trHeight w:val="290"/>
        </w:trPr>
        <w:tc>
          <w:tcPr>
            <w:tcW w:w="2194" w:type="dxa"/>
            <w:shd w:val="clear" w:color="auto" w:fill="auto"/>
            <w:noWrap/>
            <w:hideMark/>
          </w:tcPr>
          <w:p w14:paraId="4FE5C8F4" w14:textId="77777777" w:rsidR="00CF35EB" w:rsidRPr="00244976" w:rsidRDefault="00CF35EB" w:rsidP="00A84B21">
            <w:pPr>
              <w:rPr>
                <w:rFonts w:cs="Calibri"/>
                <w:color w:val="000000"/>
                <w:sz w:val="18"/>
                <w:szCs w:val="18"/>
              </w:rPr>
            </w:pPr>
            <w:r w:rsidRPr="00244976">
              <w:rPr>
                <w:rFonts w:cs="Calibri"/>
                <w:color w:val="000000"/>
                <w:sz w:val="18"/>
                <w:szCs w:val="18"/>
              </w:rPr>
              <w:t>cbalcao</w:t>
            </w:r>
          </w:p>
        </w:tc>
        <w:tc>
          <w:tcPr>
            <w:tcW w:w="6803" w:type="dxa"/>
            <w:shd w:val="clear" w:color="auto" w:fill="auto"/>
            <w:noWrap/>
          </w:tcPr>
          <w:p w14:paraId="3D5B1939"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AE37EB7"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481189C"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4 caracteres, é acrescentado ‘ ’ à esquerda, até perfazer o comprimento de campo desejado.</w:t>
            </w:r>
          </w:p>
        </w:tc>
      </w:tr>
      <w:tr w:rsidR="00CF35EB" w:rsidRPr="00244976" w14:paraId="06BB387F" w14:textId="77777777" w:rsidTr="00A84B21">
        <w:trPr>
          <w:trHeight w:val="290"/>
        </w:trPr>
        <w:tc>
          <w:tcPr>
            <w:tcW w:w="2194" w:type="dxa"/>
            <w:shd w:val="clear" w:color="auto" w:fill="auto"/>
            <w:noWrap/>
            <w:hideMark/>
          </w:tcPr>
          <w:p w14:paraId="458C7932" w14:textId="77777777" w:rsidR="00CF35EB" w:rsidRPr="00244976" w:rsidRDefault="00CF35EB" w:rsidP="00A84B21">
            <w:pPr>
              <w:rPr>
                <w:rFonts w:cs="Calibri"/>
                <w:color w:val="000000"/>
                <w:sz w:val="18"/>
                <w:szCs w:val="18"/>
              </w:rPr>
            </w:pPr>
            <w:r w:rsidRPr="00244976">
              <w:rPr>
                <w:rFonts w:cs="Calibri"/>
                <w:color w:val="000000"/>
                <w:sz w:val="18"/>
                <w:szCs w:val="18"/>
              </w:rPr>
              <w:t>cnumcta</w:t>
            </w:r>
          </w:p>
        </w:tc>
        <w:tc>
          <w:tcPr>
            <w:tcW w:w="6803" w:type="dxa"/>
            <w:shd w:val="clear" w:color="auto" w:fill="auto"/>
            <w:noWrap/>
          </w:tcPr>
          <w:p w14:paraId="39125459"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F3AA45D"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7C048F1"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11 caracteres, é acrescentado ‘ ’ à esquerda, até perfazer o comprimento de campo desejado.</w:t>
            </w:r>
          </w:p>
        </w:tc>
      </w:tr>
      <w:tr w:rsidR="00CF35EB" w:rsidRPr="00244976" w14:paraId="7B71E21C" w14:textId="77777777" w:rsidTr="00A84B21">
        <w:trPr>
          <w:trHeight w:val="290"/>
        </w:trPr>
        <w:tc>
          <w:tcPr>
            <w:tcW w:w="2194" w:type="dxa"/>
            <w:shd w:val="clear" w:color="auto" w:fill="auto"/>
            <w:noWrap/>
            <w:hideMark/>
          </w:tcPr>
          <w:p w14:paraId="577305AD" w14:textId="77777777" w:rsidR="00CF35EB" w:rsidRPr="00244976" w:rsidRDefault="00CF35EB" w:rsidP="00A84B21">
            <w:pPr>
              <w:rPr>
                <w:rFonts w:cs="Calibri"/>
                <w:color w:val="000000"/>
                <w:sz w:val="18"/>
                <w:szCs w:val="18"/>
              </w:rPr>
            </w:pPr>
            <w:r w:rsidRPr="00244976">
              <w:rPr>
                <w:rFonts w:cs="Calibri"/>
                <w:color w:val="000000"/>
                <w:sz w:val="18"/>
                <w:szCs w:val="18"/>
              </w:rPr>
              <w:t>zcaucao</w:t>
            </w:r>
          </w:p>
        </w:tc>
        <w:tc>
          <w:tcPr>
            <w:tcW w:w="6803" w:type="dxa"/>
            <w:shd w:val="clear" w:color="auto" w:fill="auto"/>
            <w:noWrap/>
          </w:tcPr>
          <w:p w14:paraId="72AD97C2"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8A3EC7C"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3B40008" w14:textId="77777777" w:rsidR="00CF35EB" w:rsidRPr="00CF35EB"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10 caracteres, é acrescentado ‘ ’ à esquerda, até perfazer o comprimento de campo desejado.</w:t>
            </w:r>
          </w:p>
        </w:tc>
      </w:tr>
      <w:tr w:rsidR="00CF35EB" w:rsidRPr="00244976" w14:paraId="2821A058" w14:textId="77777777" w:rsidTr="00A84B21">
        <w:trPr>
          <w:trHeight w:val="290"/>
        </w:trPr>
        <w:tc>
          <w:tcPr>
            <w:tcW w:w="2194" w:type="dxa"/>
            <w:shd w:val="clear" w:color="auto" w:fill="auto"/>
            <w:noWrap/>
            <w:hideMark/>
          </w:tcPr>
          <w:p w14:paraId="5AFC36A5" w14:textId="77777777" w:rsidR="00CF35EB" w:rsidRPr="00244976" w:rsidRDefault="00CF35EB" w:rsidP="00A84B21">
            <w:pPr>
              <w:rPr>
                <w:rFonts w:cs="Calibri"/>
                <w:color w:val="000000"/>
                <w:sz w:val="18"/>
                <w:szCs w:val="18"/>
              </w:rPr>
            </w:pPr>
            <w:r w:rsidRPr="00244976">
              <w:rPr>
                <w:rFonts w:cs="Calibri"/>
                <w:color w:val="000000"/>
                <w:sz w:val="18"/>
                <w:szCs w:val="18"/>
              </w:rPr>
              <w:t>centidad</w:t>
            </w:r>
          </w:p>
        </w:tc>
        <w:tc>
          <w:tcPr>
            <w:tcW w:w="6803" w:type="dxa"/>
            <w:shd w:val="clear" w:color="auto" w:fill="auto"/>
            <w:noWrap/>
          </w:tcPr>
          <w:p w14:paraId="18C93621"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A2E4FD3"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DB94890"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3 caracteres, é acrescentado ‘ ’ à esquerda, até perfazer o comprimento de campo desejado.</w:t>
            </w:r>
          </w:p>
        </w:tc>
      </w:tr>
      <w:tr w:rsidR="00CF35EB" w:rsidRPr="00244976" w14:paraId="1A8E2663" w14:textId="77777777" w:rsidTr="00A84B21">
        <w:trPr>
          <w:trHeight w:val="290"/>
        </w:trPr>
        <w:tc>
          <w:tcPr>
            <w:tcW w:w="2194" w:type="dxa"/>
            <w:shd w:val="clear" w:color="auto" w:fill="auto"/>
            <w:noWrap/>
            <w:hideMark/>
          </w:tcPr>
          <w:p w14:paraId="2D111641" w14:textId="77777777" w:rsidR="00CF35EB" w:rsidRPr="00244976" w:rsidRDefault="00CF35EB" w:rsidP="00A84B21">
            <w:pPr>
              <w:rPr>
                <w:rFonts w:cs="Calibri"/>
                <w:color w:val="000000"/>
                <w:sz w:val="18"/>
                <w:szCs w:val="18"/>
              </w:rPr>
            </w:pPr>
            <w:r w:rsidRPr="00244976">
              <w:rPr>
                <w:rFonts w:cs="Calibri"/>
                <w:color w:val="000000"/>
                <w:sz w:val="18"/>
                <w:szCs w:val="18"/>
              </w:rPr>
              <w:t>caplic</w:t>
            </w:r>
          </w:p>
        </w:tc>
        <w:tc>
          <w:tcPr>
            <w:tcW w:w="6803" w:type="dxa"/>
            <w:shd w:val="clear" w:color="auto" w:fill="auto"/>
            <w:noWrap/>
          </w:tcPr>
          <w:p w14:paraId="038F7DA1"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2D33DF0"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CFBFFB8"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lastRenderedPageBreak/>
              <w:t>Caso o campo não esteja preenchido com 3 caracteres, é acrescentado ‘ ’ à esquerda, até perfazer o comprimento de campo desejado.</w:t>
            </w:r>
          </w:p>
        </w:tc>
      </w:tr>
      <w:tr w:rsidR="00CF35EB" w:rsidRPr="00244976" w14:paraId="1CA1DD69" w14:textId="77777777" w:rsidTr="00A84B21">
        <w:trPr>
          <w:trHeight w:val="290"/>
        </w:trPr>
        <w:tc>
          <w:tcPr>
            <w:tcW w:w="2194" w:type="dxa"/>
            <w:shd w:val="clear" w:color="auto" w:fill="auto"/>
            <w:noWrap/>
            <w:hideMark/>
          </w:tcPr>
          <w:p w14:paraId="5A637735" w14:textId="77777777" w:rsidR="00CF35EB" w:rsidRPr="00244976" w:rsidRDefault="00CF35EB" w:rsidP="00A84B21">
            <w:pPr>
              <w:rPr>
                <w:rFonts w:cs="Calibri"/>
                <w:color w:val="000000"/>
                <w:sz w:val="18"/>
                <w:szCs w:val="18"/>
              </w:rPr>
            </w:pPr>
            <w:r w:rsidRPr="00244976">
              <w:rPr>
                <w:rFonts w:cs="Calibri"/>
                <w:color w:val="000000"/>
                <w:sz w:val="18"/>
                <w:szCs w:val="18"/>
              </w:rPr>
              <w:lastRenderedPageBreak/>
              <w:t>isin</w:t>
            </w:r>
          </w:p>
        </w:tc>
        <w:tc>
          <w:tcPr>
            <w:tcW w:w="6803" w:type="dxa"/>
            <w:shd w:val="clear" w:color="auto" w:fill="auto"/>
            <w:noWrap/>
          </w:tcPr>
          <w:p w14:paraId="34E124E4"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C51033D"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AF60EC9"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12 caracteres, é acrescentado ‘ ’ à esquerda, até perfazer o comprimento de campo desejado.</w:t>
            </w:r>
          </w:p>
        </w:tc>
      </w:tr>
      <w:tr w:rsidR="00CF35EB" w:rsidRPr="00244976" w14:paraId="0771B4C6" w14:textId="77777777" w:rsidTr="00A84B21">
        <w:trPr>
          <w:trHeight w:val="290"/>
        </w:trPr>
        <w:tc>
          <w:tcPr>
            <w:tcW w:w="2194" w:type="dxa"/>
            <w:shd w:val="clear" w:color="auto" w:fill="auto"/>
            <w:noWrap/>
            <w:hideMark/>
          </w:tcPr>
          <w:p w14:paraId="08B7B4F4" w14:textId="77777777" w:rsidR="00CF35EB" w:rsidRPr="00244976" w:rsidRDefault="00CF35EB" w:rsidP="00A84B21">
            <w:pPr>
              <w:rPr>
                <w:rFonts w:cs="Calibri"/>
                <w:color w:val="000000"/>
                <w:sz w:val="18"/>
                <w:szCs w:val="18"/>
              </w:rPr>
            </w:pPr>
            <w:r w:rsidRPr="00244976">
              <w:rPr>
                <w:rFonts w:cs="Calibri"/>
                <w:color w:val="000000"/>
                <w:sz w:val="18"/>
                <w:szCs w:val="18"/>
              </w:rPr>
              <w:t>tipvalor</w:t>
            </w:r>
          </w:p>
        </w:tc>
        <w:tc>
          <w:tcPr>
            <w:tcW w:w="6803" w:type="dxa"/>
            <w:shd w:val="clear" w:color="auto" w:fill="auto"/>
            <w:noWrap/>
          </w:tcPr>
          <w:p w14:paraId="0AA5A3C6" w14:textId="77777777" w:rsidR="00CF35EB" w:rsidRPr="0067670C"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0F88A013"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CF35EB" w:rsidRPr="00244976" w14:paraId="2B7B4A38" w14:textId="77777777" w:rsidTr="00A84B21">
        <w:trPr>
          <w:trHeight w:val="290"/>
        </w:trPr>
        <w:tc>
          <w:tcPr>
            <w:tcW w:w="2194" w:type="dxa"/>
            <w:shd w:val="clear" w:color="auto" w:fill="auto"/>
            <w:noWrap/>
            <w:hideMark/>
          </w:tcPr>
          <w:p w14:paraId="3030C86D" w14:textId="77777777" w:rsidR="00CF35EB" w:rsidRPr="00244976" w:rsidRDefault="00CF35EB" w:rsidP="00A84B21">
            <w:pPr>
              <w:rPr>
                <w:rFonts w:cs="Calibri"/>
                <w:color w:val="000000"/>
                <w:sz w:val="18"/>
                <w:szCs w:val="18"/>
              </w:rPr>
            </w:pPr>
            <w:r w:rsidRPr="00244976">
              <w:rPr>
                <w:rFonts w:cs="Calibri"/>
                <w:color w:val="000000"/>
                <w:sz w:val="18"/>
                <w:szCs w:val="18"/>
              </w:rPr>
              <w:t>tipgarant</w:t>
            </w:r>
          </w:p>
        </w:tc>
        <w:tc>
          <w:tcPr>
            <w:tcW w:w="6803" w:type="dxa"/>
            <w:shd w:val="clear" w:color="auto" w:fill="auto"/>
            <w:noWrap/>
          </w:tcPr>
          <w:p w14:paraId="5A85D5C9" w14:textId="77777777" w:rsidR="00CF35EB" w:rsidRPr="0067670C"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5B677834"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CF35EB" w:rsidRPr="00244976" w14:paraId="5B578EC9" w14:textId="77777777" w:rsidTr="00A84B21">
        <w:trPr>
          <w:trHeight w:val="290"/>
        </w:trPr>
        <w:tc>
          <w:tcPr>
            <w:tcW w:w="2194" w:type="dxa"/>
            <w:shd w:val="clear" w:color="auto" w:fill="auto"/>
            <w:noWrap/>
            <w:hideMark/>
          </w:tcPr>
          <w:p w14:paraId="33DB0C54" w14:textId="77777777" w:rsidR="00CF35EB" w:rsidRPr="00244976" w:rsidRDefault="00CF35EB" w:rsidP="00A84B21">
            <w:pPr>
              <w:rPr>
                <w:rFonts w:cs="Calibri"/>
                <w:color w:val="000000"/>
                <w:sz w:val="18"/>
                <w:szCs w:val="18"/>
              </w:rPr>
            </w:pPr>
            <w:r w:rsidRPr="00244976">
              <w:rPr>
                <w:rFonts w:cs="Calibri"/>
                <w:color w:val="000000"/>
                <w:sz w:val="18"/>
                <w:szCs w:val="18"/>
              </w:rPr>
              <w:t>divisa</w:t>
            </w:r>
          </w:p>
        </w:tc>
        <w:tc>
          <w:tcPr>
            <w:tcW w:w="6803" w:type="dxa"/>
            <w:shd w:val="clear" w:color="auto" w:fill="auto"/>
            <w:noWrap/>
          </w:tcPr>
          <w:p w14:paraId="7574BF04" w14:textId="77777777" w:rsidR="00CF35EB" w:rsidRPr="0067670C"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1AD0E7C1"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3 caracteres, é acrescentado o dígito ‘0’ à esquerda, até perfazer o comprimento de campo desejado.</w:t>
            </w:r>
          </w:p>
        </w:tc>
      </w:tr>
      <w:tr w:rsidR="00CF35EB" w:rsidRPr="00244976" w14:paraId="172EC990" w14:textId="77777777" w:rsidTr="00A84B21">
        <w:trPr>
          <w:trHeight w:val="290"/>
        </w:trPr>
        <w:tc>
          <w:tcPr>
            <w:tcW w:w="2194" w:type="dxa"/>
            <w:shd w:val="clear" w:color="auto" w:fill="auto"/>
            <w:noWrap/>
            <w:hideMark/>
          </w:tcPr>
          <w:p w14:paraId="490D8D49" w14:textId="77777777" w:rsidR="00CF35EB" w:rsidRPr="00244976" w:rsidRDefault="00CF35EB" w:rsidP="00A84B21">
            <w:pPr>
              <w:rPr>
                <w:rFonts w:cs="Calibri"/>
                <w:color w:val="000000"/>
                <w:sz w:val="18"/>
                <w:szCs w:val="18"/>
              </w:rPr>
            </w:pPr>
            <w:r w:rsidRPr="00244976">
              <w:rPr>
                <w:rFonts w:cs="Calibri"/>
                <w:color w:val="000000"/>
                <w:sz w:val="18"/>
                <w:szCs w:val="18"/>
              </w:rPr>
              <w:t>tipgarbl</w:t>
            </w:r>
          </w:p>
        </w:tc>
        <w:tc>
          <w:tcPr>
            <w:tcW w:w="6803" w:type="dxa"/>
            <w:shd w:val="clear" w:color="auto" w:fill="auto"/>
            <w:noWrap/>
          </w:tcPr>
          <w:p w14:paraId="27F20250"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A4F73E8" w14:textId="77777777" w:rsidR="00CF35EB" w:rsidRPr="0067670C"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51E51A4"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CF35EB" w:rsidRPr="00244976" w14:paraId="39FBF01D" w14:textId="77777777" w:rsidTr="00A84B21">
        <w:trPr>
          <w:trHeight w:val="290"/>
        </w:trPr>
        <w:tc>
          <w:tcPr>
            <w:tcW w:w="2194" w:type="dxa"/>
            <w:shd w:val="clear" w:color="auto" w:fill="auto"/>
            <w:noWrap/>
            <w:hideMark/>
          </w:tcPr>
          <w:p w14:paraId="78F749A3" w14:textId="77777777" w:rsidR="00CF35EB" w:rsidRPr="00244976" w:rsidRDefault="00CF35EB" w:rsidP="00A84B21">
            <w:pPr>
              <w:rPr>
                <w:rFonts w:cs="Calibri"/>
                <w:color w:val="000000"/>
                <w:sz w:val="18"/>
                <w:szCs w:val="18"/>
              </w:rPr>
            </w:pPr>
            <w:r w:rsidRPr="00244976">
              <w:rPr>
                <w:rFonts w:cs="Calibri"/>
                <w:color w:val="000000"/>
                <w:sz w:val="18"/>
                <w:szCs w:val="18"/>
              </w:rPr>
              <w:t>coravgp</w:t>
            </w:r>
          </w:p>
        </w:tc>
        <w:tc>
          <w:tcPr>
            <w:tcW w:w="6803" w:type="dxa"/>
            <w:shd w:val="clear" w:color="auto" w:fill="auto"/>
            <w:noWrap/>
          </w:tcPr>
          <w:p w14:paraId="41D0F87D"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8D99A12" w14:textId="77777777" w:rsidR="00CF35EB" w:rsidRPr="0067670C"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1EF86308"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3 caracteres, é acrescentado o dígito ‘0’ à esquerda, até perfazer o comprimento de campo desejado.</w:t>
            </w:r>
          </w:p>
        </w:tc>
      </w:tr>
      <w:tr w:rsidR="00CF35EB" w:rsidRPr="00244976" w14:paraId="10953758" w14:textId="77777777" w:rsidTr="00A84B21">
        <w:trPr>
          <w:trHeight w:val="290"/>
        </w:trPr>
        <w:tc>
          <w:tcPr>
            <w:tcW w:w="2194" w:type="dxa"/>
            <w:shd w:val="clear" w:color="auto" w:fill="auto"/>
            <w:noWrap/>
            <w:hideMark/>
          </w:tcPr>
          <w:p w14:paraId="113769F2" w14:textId="77777777" w:rsidR="00CF35EB" w:rsidRPr="00244976" w:rsidRDefault="00CF35EB" w:rsidP="00A84B21">
            <w:pPr>
              <w:rPr>
                <w:rFonts w:cs="Calibri"/>
                <w:color w:val="000000"/>
                <w:sz w:val="18"/>
                <w:szCs w:val="18"/>
              </w:rPr>
            </w:pPr>
            <w:r w:rsidRPr="00244976">
              <w:rPr>
                <w:rFonts w:cs="Calibri"/>
                <w:color w:val="000000"/>
                <w:sz w:val="18"/>
                <w:szCs w:val="18"/>
              </w:rPr>
              <w:t>ctipreavl</w:t>
            </w:r>
          </w:p>
        </w:tc>
        <w:tc>
          <w:tcPr>
            <w:tcW w:w="6803" w:type="dxa"/>
            <w:shd w:val="clear" w:color="auto" w:fill="auto"/>
            <w:noWrap/>
          </w:tcPr>
          <w:p w14:paraId="15E8217D"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5597136"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358CBF4"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 caracter, é acrescentado ‘ ’ à esquerda, até perfazer o comprimento de campo desejado.</w:t>
            </w:r>
          </w:p>
        </w:tc>
      </w:tr>
      <w:tr w:rsidR="00CF35EB" w:rsidRPr="00244976" w14:paraId="08061885" w14:textId="77777777" w:rsidTr="00A84B21">
        <w:trPr>
          <w:trHeight w:val="290"/>
        </w:trPr>
        <w:tc>
          <w:tcPr>
            <w:tcW w:w="2194" w:type="dxa"/>
            <w:shd w:val="clear" w:color="auto" w:fill="auto"/>
            <w:noWrap/>
            <w:hideMark/>
          </w:tcPr>
          <w:p w14:paraId="4778ED6E" w14:textId="77777777" w:rsidR="00CF35EB" w:rsidRPr="00244976" w:rsidRDefault="00CF35EB" w:rsidP="00A84B21">
            <w:pPr>
              <w:rPr>
                <w:rFonts w:cs="Calibri"/>
                <w:color w:val="000000"/>
                <w:sz w:val="18"/>
                <w:szCs w:val="18"/>
              </w:rPr>
            </w:pPr>
            <w:r w:rsidRPr="00244976">
              <w:rPr>
                <w:rFonts w:cs="Calibri"/>
                <w:color w:val="000000"/>
                <w:sz w:val="18"/>
                <w:szCs w:val="18"/>
              </w:rPr>
              <w:t>tipgarbg</w:t>
            </w:r>
          </w:p>
        </w:tc>
        <w:tc>
          <w:tcPr>
            <w:tcW w:w="6803" w:type="dxa"/>
            <w:shd w:val="clear" w:color="auto" w:fill="auto"/>
            <w:noWrap/>
          </w:tcPr>
          <w:p w14:paraId="0539733A"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CF35EB" w:rsidRPr="00244976" w14:paraId="11052BA8" w14:textId="77777777" w:rsidTr="00A84B21">
        <w:trPr>
          <w:trHeight w:val="290"/>
        </w:trPr>
        <w:tc>
          <w:tcPr>
            <w:tcW w:w="2194" w:type="dxa"/>
            <w:shd w:val="clear" w:color="auto" w:fill="auto"/>
            <w:noWrap/>
            <w:hideMark/>
          </w:tcPr>
          <w:p w14:paraId="6CE74C61" w14:textId="77777777" w:rsidR="00CF35EB" w:rsidRPr="00244976" w:rsidRDefault="00CF35EB" w:rsidP="00A84B21">
            <w:pPr>
              <w:rPr>
                <w:rFonts w:cs="Calibri"/>
                <w:color w:val="000000"/>
                <w:sz w:val="18"/>
                <w:szCs w:val="18"/>
              </w:rPr>
            </w:pPr>
            <w:r w:rsidRPr="00244976">
              <w:rPr>
                <w:rFonts w:cs="Calibri"/>
                <w:color w:val="000000"/>
                <w:sz w:val="18"/>
                <w:szCs w:val="18"/>
              </w:rPr>
              <w:t>iact_gp</w:t>
            </w:r>
          </w:p>
        </w:tc>
        <w:tc>
          <w:tcPr>
            <w:tcW w:w="6803" w:type="dxa"/>
            <w:shd w:val="clear" w:color="auto" w:fill="auto"/>
            <w:noWrap/>
          </w:tcPr>
          <w:p w14:paraId="006A0992"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EFDE1E7"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CD06024"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 caracter, é acrescentado ‘ ’ à esquerda, até perfazer o comprimento de campo desejado.</w:t>
            </w:r>
          </w:p>
        </w:tc>
      </w:tr>
    </w:tbl>
    <w:p w14:paraId="0C430725" w14:textId="546937E4" w:rsidR="004B318A" w:rsidRPr="004B318A" w:rsidRDefault="004B318A" w:rsidP="004B318A">
      <w:pPr>
        <w:pStyle w:val="Heading4"/>
        <w:numPr>
          <w:ilvl w:val="0"/>
          <w:numId w:val="0"/>
        </w:numPr>
      </w:pPr>
      <w:r>
        <w:br w:type="page"/>
      </w:r>
    </w:p>
    <w:p w14:paraId="53511E72" w14:textId="0264AE10" w:rsidR="004B318A" w:rsidRPr="004B318A" w:rsidRDefault="003C73DF" w:rsidP="004B318A">
      <w:pPr>
        <w:pStyle w:val="Heading4"/>
      </w:pPr>
      <w:bookmarkStart w:id="145" w:name="_Toc168671676"/>
      <w:r>
        <w:rPr>
          <w:i/>
        </w:rPr>
        <w:lastRenderedPageBreak/>
        <w:t xml:space="preserve">Novas </w:t>
      </w:r>
      <w:r w:rsidR="00542255" w:rsidRPr="007314D4">
        <w:rPr>
          <w:i/>
        </w:rPr>
        <w:t>Views</w:t>
      </w:r>
      <w:r w:rsidR="00542255">
        <w:t xml:space="preserve"> de interface</w:t>
      </w:r>
      <w:bookmarkEnd w:id="145"/>
      <w:r w:rsidR="00542255">
        <w:t xml:space="preserve"> </w:t>
      </w:r>
    </w:p>
    <w:p w14:paraId="3961DD36" w14:textId="0BF6DFC8" w:rsidR="00542255" w:rsidRDefault="00542255" w:rsidP="00542255">
      <w:pPr>
        <w:pStyle w:val="Heading5"/>
      </w:pPr>
      <w:bookmarkStart w:id="146" w:name="_Toc168671677"/>
      <w:r w:rsidRPr="007314D4">
        <w:rPr>
          <w:i/>
        </w:rPr>
        <w:t>View</w:t>
      </w:r>
      <w:r w:rsidR="003C73DF">
        <w:rPr>
          <w:i/>
        </w:rPr>
        <w:t>s</w:t>
      </w:r>
      <w:r>
        <w:t xml:space="preserve"> da tabela de responsabilidades e</w:t>
      </w:r>
      <w:r w:rsidR="00F667BC">
        <w:t xml:space="preserve"> </w:t>
      </w:r>
      <w:r w:rsidR="005E09DA">
        <w:t>bens</w:t>
      </w:r>
      <w:r>
        <w:t xml:space="preserve">: </w:t>
      </w:r>
      <w:r w:rsidRPr="00AA4469">
        <w:rPr>
          <w:i/>
        </w:rPr>
        <w:t>cd_garantias.gt01</w:t>
      </w:r>
      <w:r w:rsidR="003C73DF">
        <w:rPr>
          <w:i/>
        </w:rPr>
        <w:t>9</w:t>
      </w:r>
      <w:r w:rsidRPr="00AA4469">
        <w:rPr>
          <w:i/>
        </w:rPr>
        <w:t>_report_biyr9500</w:t>
      </w:r>
      <w:bookmarkEnd w:id="146"/>
    </w:p>
    <w:p w14:paraId="48E4B74D" w14:textId="4255AB67" w:rsidR="003C73DF" w:rsidRPr="003C73DF" w:rsidRDefault="00542255" w:rsidP="00542255">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sidR="003C73DF">
        <w:rPr>
          <w:rFonts w:eastAsiaTheme="minorHAnsi" w:cstheme="minorBidi"/>
          <w:szCs w:val="22"/>
          <w:lang w:eastAsia="en-US"/>
        </w:rPr>
        <w:t xml:space="preserve">tabela </w:t>
      </w:r>
      <w:r w:rsidR="003C73DF" w:rsidRPr="00720567">
        <w:rPr>
          <w:rFonts w:eastAsiaTheme="minorHAnsi" w:cstheme="minorBidi"/>
          <w:i/>
          <w:szCs w:val="22"/>
          <w:lang w:eastAsia="en-US"/>
        </w:rPr>
        <w:t>cd_garantias.gt01</w:t>
      </w:r>
      <w:r w:rsidR="003C73DF">
        <w:rPr>
          <w:rFonts w:eastAsiaTheme="minorHAnsi" w:cstheme="minorBidi"/>
          <w:i/>
          <w:szCs w:val="22"/>
          <w:lang w:eastAsia="en-US"/>
        </w:rPr>
        <w:t>9</w:t>
      </w:r>
      <w:r w:rsidR="003C73DF" w:rsidRPr="00720567">
        <w:rPr>
          <w:rFonts w:eastAsiaTheme="minorHAnsi" w:cstheme="minorBidi"/>
          <w:i/>
          <w:szCs w:val="22"/>
          <w:lang w:eastAsia="en-US"/>
        </w:rPr>
        <w:t>_report_biyr9500</w:t>
      </w:r>
      <w:r w:rsidR="003C73DF">
        <w:rPr>
          <w:rFonts w:eastAsiaTheme="minorHAnsi" w:cstheme="minorBidi"/>
          <w:i/>
          <w:szCs w:val="22"/>
          <w:lang w:eastAsia="en-US"/>
        </w:rPr>
        <w:t xml:space="preserve"> apresenta três views </w:t>
      </w:r>
      <w:r w:rsidR="003C73DF">
        <w:rPr>
          <w:rFonts w:eastAsiaTheme="minorHAnsi" w:cstheme="minorBidi"/>
          <w:szCs w:val="22"/>
          <w:lang w:eastAsia="en-US"/>
        </w:rPr>
        <w:t>criadas para aplicação IFRS9, BDR-bst e BDR-ific.</w:t>
      </w:r>
    </w:p>
    <w:p w14:paraId="7A703309" w14:textId="151695C6" w:rsidR="00542255" w:rsidRPr="00720567" w:rsidRDefault="003C73DF" w:rsidP="00542255">
      <w:pPr>
        <w:spacing w:after="160" w:line="259" w:lineRule="auto"/>
        <w:jc w:val="both"/>
        <w:rPr>
          <w:rFonts w:eastAsiaTheme="minorHAnsi" w:cstheme="minorBidi"/>
          <w:szCs w:val="22"/>
          <w:lang w:eastAsia="en-US"/>
        </w:rPr>
      </w:pPr>
      <w:r>
        <w:rPr>
          <w:rFonts w:eastAsiaTheme="minorHAnsi" w:cstheme="minorBidi"/>
          <w:i/>
          <w:szCs w:val="22"/>
          <w:lang w:eastAsia="en-US"/>
        </w:rPr>
        <w:t xml:space="preserve">A </w:t>
      </w:r>
      <w:r w:rsidR="00542255" w:rsidRPr="00720567">
        <w:rPr>
          <w:rFonts w:eastAsiaTheme="minorHAnsi" w:cstheme="minorBidi"/>
          <w:i/>
          <w:szCs w:val="22"/>
          <w:lang w:eastAsia="en-US"/>
        </w:rPr>
        <w:t>view cd_garantias.gt01</w:t>
      </w:r>
      <w:r>
        <w:rPr>
          <w:rFonts w:eastAsiaTheme="minorHAnsi" w:cstheme="minorBidi"/>
          <w:i/>
          <w:szCs w:val="22"/>
          <w:lang w:eastAsia="en-US"/>
        </w:rPr>
        <w:t>9</w:t>
      </w:r>
      <w:r w:rsidR="00542255" w:rsidRPr="00720567">
        <w:rPr>
          <w:rFonts w:eastAsiaTheme="minorHAnsi" w:cstheme="minorBidi"/>
          <w:i/>
          <w:szCs w:val="22"/>
          <w:lang w:eastAsia="en-US"/>
        </w:rPr>
        <w:t>_report_biyr9500_ifrs</w:t>
      </w:r>
      <w:r w:rsidR="00542255" w:rsidRPr="00720567">
        <w:rPr>
          <w:rFonts w:eastAsiaTheme="minorHAnsi" w:cstheme="minorBidi"/>
          <w:szCs w:val="22"/>
          <w:lang w:eastAsia="en-US"/>
        </w:rPr>
        <w:t xml:space="preserve"> corresponde à informação da tabela de interface do MUG </w:t>
      </w:r>
      <w:r w:rsidR="00542255" w:rsidRPr="00720567">
        <w:rPr>
          <w:rFonts w:eastAsiaTheme="minorHAnsi" w:cstheme="minorBidi"/>
          <w:i/>
          <w:szCs w:val="22"/>
          <w:lang w:eastAsia="en-US"/>
        </w:rPr>
        <w:t>cd_garantias.gt01</w:t>
      </w:r>
      <w:r>
        <w:rPr>
          <w:rFonts w:eastAsiaTheme="minorHAnsi" w:cstheme="minorBidi"/>
          <w:i/>
          <w:szCs w:val="22"/>
          <w:lang w:eastAsia="en-US"/>
        </w:rPr>
        <w:t>9</w:t>
      </w:r>
      <w:r w:rsidR="00542255" w:rsidRPr="00720567">
        <w:rPr>
          <w:rFonts w:eastAsiaTheme="minorHAnsi" w:cstheme="minorBidi"/>
          <w:i/>
          <w:szCs w:val="22"/>
          <w:lang w:eastAsia="en-US"/>
        </w:rPr>
        <w:t>_report_biyr9500</w:t>
      </w:r>
      <w:r w:rsidR="00542255" w:rsidRPr="00720567">
        <w:rPr>
          <w:rFonts w:eastAsiaTheme="minorHAnsi" w:cstheme="minorBidi"/>
          <w:szCs w:val="22"/>
          <w:lang w:eastAsia="en-US"/>
        </w:rPr>
        <w:t xml:space="preserve"> enviada para a aplicação de IFRS9, de acordo com os seus critérios e formatos necessários. </w:t>
      </w:r>
    </w:p>
    <w:p w14:paraId="31879522" w14:textId="23C35AAB" w:rsidR="003C73DF" w:rsidRPr="00720567" w:rsidDel="00915C9C" w:rsidRDefault="003C73DF" w:rsidP="003C73DF">
      <w:pPr>
        <w:spacing w:after="160" w:line="259" w:lineRule="auto"/>
        <w:jc w:val="both"/>
        <w:rPr>
          <w:del w:id="147" w:author="Nádia Genebra Ahmad" w:date="2024-06-07T09:51:00Z"/>
          <w:rFonts w:eastAsiaTheme="minorHAnsi" w:cstheme="minorBidi"/>
          <w:szCs w:val="22"/>
          <w:lang w:eastAsia="en-US"/>
        </w:rPr>
      </w:pPr>
      <w:r w:rsidRPr="00720567">
        <w:rPr>
          <w:rFonts w:eastAsiaTheme="minorHAnsi" w:cstheme="minorBidi"/>
          <w:szCs w:val="22"/>
          <w:lang w:eastAsia="en-US"/>
        </w:rPr>
        <w:t>A</w:t>
      </w:r>
      <w:r w:rsidR="00CA1A3C">
        <w:rPr>
          <w:rFonts w:eastAsiaTheme="minorHAnsi" w:cstheme="minorBidi"/>
          <w:szCs w:val="22"/>
          <w:lang w:eastAsia="en-US"/>
        </w:rPr>
        <w:t>s</w:t>
      </w:r>
      <w:r w:rsidRPr="00720567">
        <w:rPr>
          <w:rFonts w:eastAsiaTheme="minorHAnsi" w:cstheme="minorBidi"/>
          <w:szCs w:val="22"/>
          <w:lang w:eastAsia="en-US"/>
        </w:rPr>
        <w:t xml:space="preserve"> </w:t>
      </w:r>
      <w:r w:rsidRPr="00720567">
        <w:rPr>
          <w:rFonts w:eastAsiaTheme="minorHAnsi" w:cstheme="minorBidi"/>
          <w:i/>
          <w:szCs w:val="22"/>
          <w:lang w:eastAsia="en-US"/>
        </w:rPr>
        <w:t>view</w:t>
      </w:r>
      <w:r w:rsidR="00CA1A3C">
        <w:rPr>
          <w:rFonts w:eastAsiaTheme="minorHAnsi" w:cstheme="minorBidi"/>
          <w:i/>
          <w:szCs w:val="22"/>
          <w:lang w:eastAsia="en-US"/>
        </w:rPr>
        <w:t>s</w:t>
      </w:r>
      <w:r w:rsidRPr="00720567">
        <w:rPr>
          <w:rFonts w:eastAsiaTheme="minorHAnsi" w:cstheme="minorBidi"/>
          <w:i/>
          <w:szCs w:val="22"/>
          <w:lang w:eastAsia="en-US"/>
        </w:rPr>
        <w:t xml:space="preserve"> cd_garantias.gt01</w:t>
      </w:r>
      <w:r>
        <w:rPr>
          <w:rFonts w:eastAsiaTheme="minorHAnsi" w:cstheme="minorBidi"/>
          <w:i/>
          <w:szCs w:val="22"/>
          <w:lang w:eastAsia="en-US"/>
        </w:rPr>
        <w:t>9</w:t>
      </w:r>
      <w:r w:rsidRPr="00720567">
        <w:rPr>
          <w:rFonts w:eastAsiaTheme="minorHAnsi" w:cstheme="minorBidi"/>
          <w:i/>
          <w:szCs w:val="22"/>
          <w:lang w:eastAsia="en-US"/>
        </w:rPr>
        <w:t>_report_biyr9500_</w:t>
      </w:r>
      <w:r w:rsidRPr="00720567">
        <w:rPr>
          <w:rFonts w:eastAsiaTheme="minorHAnsi" w:cstheme="minorBidi"/>
          <w:szCs w:val="22"/>
          <w:lang w:eastAsia="en-US"/>
        </w:rPr>
        <w:t xml:space="preserve">bst </w:t>
      </w:r>
      <w:r w:rsidR="00CA1A3C">
        <w:rPr>
          <w:rFonts w:eastAsiaTheme="minorHAnsi" w:cstheme="minorBidi"/>
          <w:szCs w:val="22"/>
          <w:lang w:eastAsia="en-US"/>
        </w:rPr>
        <w:t xml:space="preserve">e </w:t>
      </w:r>
      <w:r w:rsidR="00CA1A3C" w:rsidRPr="00720567">
        <w:rPr>
          <w:rFonts w:eastAsiaTheme="minorHAnsi" w:cstheme="minorBidi"/>
          <w:i/>
          <w:szCs w:val="22"/>
          <w:lang w:eastAsia="en-US"/>
        </w:rPr>
        <w:t>cd_ga</w:t>
      </w:r>
      <w:r w:rsidR="00CA1A3C">
        <w:rPr>
          <w:rFonts w:eastAsiaTheme="minorHAnsi" w:cstheme="minorBidi"/>
          <w:i/>
          <w:szCs w:val="22"/>
          <w:lang w:eastAsia="en-US"/>
        </w:rPr>
        <w:t>rantias.gt019_report_biyr9500_ific</w:t>
      </w:r>
      <w:r w:rsidR="00CA1A3C" w:rsidRPr="00720567">
        <w:rPr>
          <w:rFonts w:eastAsiaTheme="minorHAnsi" w:cstheme="minorBidi"/>
          <w:szCs w:val="22"/>
          <w:lang w:eastAsia="en-US"/>
        </w:rPr>
        <w:t xml:space="preserve"> </w:t>
      </w:r>
      <w:r w:rsidRPr="00720567">
        <w:rPr>
          <w:rFonts w:eastAsiaTheme="minorHAnsi" w:cstheme="minorBidi"/>
          <w:szCs w:val="22"/>
          <w:lang w:eastAsia="en-US"/>
        </w:rPr>
        <w:t xml:space="preserve">corresponde à informação da tabela de interface do MUG </w:t>
      </w:r>
      <w:r w:rsidRPr="00720567">
        <w:rPr>
          <w:rFonts w:eastAsiaTheme="minorHAnsi" w:cstheme="minorBidi"/>
          <w:i/>
          <w:szCs w:val="22"/>
          <w:lang w:eastAsia="en-US"/>
        </w:rPr>
        <w:t>cd_garantias.gt01</w:t>
      </w:r>
      <w:r>
        <w:rPr>
          <w:rFonts w:eastAsiaTheme="minorHAnsi" w:cstheme="minorBidi"/>
          <w:i/>
          <w:szCs w:val="22"/>
          <w:lang w:eastAsia="en-US"/>
        </w:rPr>
        <w:t>9</w:t>
      </w:r>
      <w:r w:rsidRPr="00720567">
        <w:rPr>
          <w:rFonts w:eastAsiaTheme="minorHAnsi" w:cstheme="minorBidi"/>
          <w:i/>
          <w:szCs w:val="22"/>
          <w:lang w:eastAsia="en-US"/>
        </w:rPr>
        <w:t>_report_biyr9500</w:t>
      </w:r>
      <w:r w:rsidRPr="00720567">
        <w:rPr>
          <w:rFonts w:eastAsiaTheme="minorHAnsi" w:cstheme="minorBidi"/>
          <w:szCs w:val="22"/>
          <w:lang w:eastAsia="en-US"/>
        </w:rPr>
        <w:t xml:space="preserve"> enviada para a aplicação da BDR, de acordo com os seus critérios e formatos necessários. De notar que o universo </w:t>
      </w:r>
      <w:r w:rsidR="00CA1A3C">
        <w:rPr>
          <w:rFonts w:eastAsiaTheme="minorHAnsi" w:cstheme="minorBidi"/>
          <w:szCs w:val="22"/>
          <w:lang w:eastAsia="en-US"/>
        </w:rPr>
        <w:t>da primeira</w:t>
      </w:r>
      <w:r w:rsidR="00CA1A3C" w:rsidRPr="00720567">
        <w:rPr>
          <w:rFonts w:eastAsiaTheme="minorHAnsi" w:cstheme="minorBidi"/>
          <w:szCs w:val="22"/>
          <w:lang w:eastAsia="en-US"/>
        </w:rPr>
        <w:t xml:space="preserve"> </w:t>
      </w:r>
      <w:r w:rsidRPr="00720567">
        <w:rPr>
          <w:rFonts w:eastAsiaTheme="minorHAnsi" w:cstheme="minorBidi"/>
          <w:i/>
          <w:szCs w:val="22"/>
          <w:lang w:eastAsia="en-US"/>
        </w:rPr>
        <w:t>view</w:t>
      </w:r>
      <w:r w:rsidRPr="00720567">
        <w:rPr>
          <w:rFonts w:eastAsiaTheme="minorHAnsi" w:cstheme="minorBidi"/>
          <w:szCs w:val="22"/>
          <w:lang w:eastAsia="en-US"/>
        </w:rPr>
        <w:t xml:space="preserve"> reflete apenas garantias de origem diferente de Lease e Eurofac</w:t>
      </w:r>
      <w:r w:rsidR="00CA1A3C">
        <w:rPr>
          <w:rFonts w:eastAsiaTheme="minorHAnsi" w:cstheme="minorBidi"/>
          <w:szCs w:val="22"/>
          <w:lang w:eastAsia="en-US"/>
        </w:rPr>
        <w:t xml:space="preserve"> e a segunda </w:t>
      </w:r>
      <w:r w:rsidR="00915C9C">
        <w:rPr>
          <w:rFonts w:eastAsiaTheme="minorHAnsi" w:cstheme="minorBidi"/>
          <w:szCs w:val="22"/>
          <w:lang w:eastAsia="en-US"/>
        </w:rPr>
        <w:t>com origem Lease e Eurofac</w:t>
      </w:r>
      <w:r w:rsidRPr="00720567">
        <w:rPr>
          <w:rFonts w:eastAsiaTheme="minorHAnsi" w:cstheme="minorBidi"/>
          <w:szCs w:val="22"/>
          <w:lang w:eastAsia="en-US"/>
        </w:rPr>
        <w:t>.</w:t>
      </w:r>
    </w:p>
    <w:p w14:paraId="3970F43F" w14:textId="66D9C5AF" w:rsidR="003C73DF" w:rsidRDefault="003C73DF" w:rsidP="003C73DF">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são apresentados todos os campos enviados para </w:t>
      </w:r>
      <w:r>
        <w:rPr>
          <w:rFonts w:eastAsiaTheme="minorHAnsi" w:cstheme="minorBidi"/>
          <w:szCs w:val="22"/>
          <w:lang w:eastAsia="en-US"/>
        </w:rPr>
        <w:t>os</w:t>
      </w:r>
      <w:r w:rsidRPr="00720567">
        <w:rPr>
          <w:rFonts w:eastAsiaTheme="minorHAnsi" w:cstheme="minorBidi"/>
          <w:szCs w:val="22"/>
          <w:lang w:eastAsia="en-US"/>
        </w:rPr>
        <w:t xml:space="preserve"> caso</w:t>
      </w:r>
      <w:r>
        <w:rPr>
          <w:rFonts w:eastAsiaTheme="minorHAnsi" w:cstheme="minorBidi"/>
          <w:szCs w:val="22"/>
          <w:lang w:eastAsia="en-US"/>
        </w:rPr>
        <w:t>s</w:t>
      </w:r>
      <w:r w:rsidRPr="00720567">
        <w:rPr>
          <w:rFonts w:eastAsiaTheme="minorHAnsi" w:cstheme="minorBidi"/>
          <w:szCs w:val="22"/>
          <w:lang w:eastAsia="en-US"/>
        </w:rPr>
        <w:t xml:space="preserve"> de uso, bem como as suas transformações a partir da tabela </w:t>
      </w:r>
      <w:r w:rsidRPr="00720567">
        <w:rPr>
          <w:rFonts w:eastAsiaTheme="minorHAnsi" w:cstheme="minorBidi"/>
          <w:i/>
          <w:szCs w:val="22"/>
          <w:lang w:eastAsia="en-US"/>
        </w:rPr>
        <w:t>cd_garantias.gt01</w:t>
      </w:r>
      <w:r>
        <w:rPr>
          <w:rFonts w:eastAsiaTheme="minorHAnsi" w:cstheme="minorBidi"/>
          <w:i/>
          <w:szCs w:val="22"/>
          <w:lang w:eastAsia="en-US"/>
        </w:rPr>
        <w:t>9</w:t>
      </w:r>
      <w:r w:rsidRPr="00720567">
        <w:rPr>
          <w:rFonts w:eastAsiaTheme="minorHAnsi" w:cstheme="minorBidi"/>
          <w:i/>
          <w:szCs w:val="22"/>
          <w:lang w:eastAsia="en-US"/>
        </w:rPr>
        <w:t>_report_biyr9500</w:t>
      </w:r>
      <w:r w:rsidRPr="00720567">
        <w:rPr>
          <w:rFonts w:eastAsiaTheme="minorHAnsi" w:cstheme="minorBidi"/>
          <w:szCs w:val="22"/>
          <w:lang w:eastAsia="en-US"/>
        </w:rPr>
        <w:t>:</w:t>
      </w:r>
    </w:p>
    <w:p w14:paraId="4B81C4A2" w14:textId="23ED34A4" w:rsidR="0065478D" w:rsidRPr="0065478D" w:rsidRDefault="0065478D" w:rsidP="0065478D">
      <w:pPr>
        <w:pStyle w:val="Caption"/>
        <w:jc w:val="center"/>
        <w:rPr>
          <w:rFonts w:eastAsiaTheme="minorHAnsi" w:cstheme="minorBidi"/>
          <w:b/>
          <w:color w:val="000000" w:themeColor="text1"/>
          <w:sz w:val="22"/>
          <w:szCs w:val="22"/>
          <w:lang w:eastAsia="en-US"/>
        </w:rPr>
      </w:pPr>
      <w:bookmarkStart w:id="148" w:name="_Toc168413867"/>
      <w:r w:rsidRPr="0065478D">
        <w:rPr>
          <w:b/>
          <w:color w:val="000000" w:themeColor="text1"/>
          <w:sz w:val="22"/>
          <w:szCs w:val="22"/>
        </w:rPr>
        <w:t xml:space="preserve">Tabela </w:t>
      </w:r>
      <w:r w:rsidRPr="0065478D">
        <w:rPr>
          <w:b/>
          <w:color w:val="000000" w:themeColor="text1"/>
          <w:sz w:val="22"/>
          <w:szCs w:val="22"/>
        </w:rPr>
        <w:fldChar w:fldCharType="begin"/>
      </w:r>
      <w:r w:rsidRPr="0065478D">
        <w:rPr>
          <w:b/>
          <w:color w:val="000000" w:themeColor="text1"/>
          <w:sz w:val="22"/>
          <w:szCs w:val="22"/>
        </w:rPr>
        <w:instrText xml:space="preserve"> SEQ Tabela \* ARABIC </w:instrText>
      </w:r>
      <w:r w:rsidRPr="0065478D">
        <w:rPr>
          <w:b/>
          <w:color w:val="000000" w:themeColor="text1"/>
          <w:sz w:val="22"/>
          <w:szCs w:val="22"/>
        </w:rPr>
        <w:fldChar w:fldCharType="separate"/>
      </w:r>
      <w:r w:rsidR="00486242">
        <w:rPr>
          <w:b/>
          <w:noProof/>
          <w:color w:val="000000" w:themeColor="text1"/>
          <w:sz w:val="22"/>
          <w:szCs w:val="22"/>
        </w:rPr>
        <w:t>29</w:t>
      </w:r>
      <w:r w:rsidRPr="0065478D">
        <w:rPr>
          <w:b/>
          <w:color w:val="000000" w:themeColor="text1"/>
          <w:sz w:val="22"/>
          <w:szCs w:val="22"/>
        </w:rPr>
        <w:fldChar w:fldCharType="end"/>
      </w:r>
      <w:r w:rsidRPr="0065478D">
        <w:rPr>
          <w:b/>
          <w:color w:val="000000" w:themeColor="text1"/>
          <w:sz w:val="22"/>
          <w:szCs w:val="22"/>
        </w:rPr>
        <w:t>: Detalhe dos campos e das suas transformações a partir da  cd_garantias.gt019_report_biyr9500</w:t>
      </w:r>
      <w:bookmarkEnd w:id="148"/>
    </w:p>
    <w:tbl>
      <w:tblPr>
        <w:tblStyle w:val="TableGrid"/>
        <w:tblW w:w="10416" w:type="dxa"/>
        <w:jc w:val="center"/>
        <w:tblCellMar>
          <w:left w:w="68" w:type="dxa"/>
          <w:right w:w="68" w:type="dxa"/>
        </w:tblCellMar>
        <w:tblLook w:val="04A0" w:firstRow="1" w:lastRow="0" w:firstColumn="1" w:lastColumn="0" w:noHBand="0" w:noVBand="1"/>
      </w:tblPr>
      <w:tblGrid>
        <w:gridCol w:w="1310"/>
        <w:gridCol w:w="2622"/>
        <w:gridCol w:w="3045"/>
        <w:gridCol w:w="3439"/>
      </w:tblGrid>
      <w:tr w:rsidR="003C73DF" w:rsidRPr="00C311ED" w14:paraId="2E928CE1" w14:textId="77777777" w:rsidTr="009370D5">
        <w:trPr>
          <w:tblHeader/>
          <w:jc w:val="center"/>
        </w:trPr>
        <w:tc>
          <w:tcPr>
            <w:tcW w:w="1310" w:type="dxa"/>
            <w:vMerge w:val="restart"/>
            <w:shd w:val="clear" w:color="auto" w:fill="FF0000"/>
            <w:vAlign w:val="center"/>
          </w:tcPr>
          <w:p w14:paraId="53ECEF40" w14:textId="42D56740" w:rsidR="003C73DF" w:rsidRPr="00C311ED" w:rsidRDefault="00B935DB" w:rsidP="00B935DB">
            <w:pPr>
              <w:jc w:val="center"/>
              <w:rPr>
                <w:rFonts w:cs="Calibri"/>
                <w:b/>
                <w:bCs/>
                <w:color w:val="FFFFFF"/>
                <w:sz w:val="18"/>
                <w:szCs w:val="18"/>
              </w:rPr>
            </w:pPr>
            <w:r>
              <w:rPr>
                <w:rFonts w:cs="Calibri"/>
                <w:b/>
                <w:bCs/>
                <w:color w:val="FFFFFF"/>
                <w:sz w:val="18"/>
                <w:szCs w:val="18"/>
              </w:rPr>
              <w:t xml:space="preserve">Campos </w:t>
            </w:r>
            <w:r w:rsidR="003C73DF" w:rsidRPr="00C311ED">
              <w:rPr>
                <w:rFonts w:cs="Calibri"/>
                <w:b/>
                <w:bCs/>
                <w:color w:val="FFFFFF"/>
                <w:sz w:val="18"/>
                <w:szCs w:val="18"/>
              </w:rPr>
              <w:t xml:space="preserve">das </w:t>
            </w:r>
            <w:r w:rsidR="003C73DF" w:rsidRPr="00C311ED">
              <w:rPr>
                <w:rFonts w:cs="Calibri"/>
                <w:b/>
                <w:bCs/>
                <w:i/>
                <w:color w:val="FFFFFF"/>
                <w:sz w:val="18"/>
                <w:szCs w:val="18"/>
              </w:rPr>
              <w:t>views</w:t>
            </w:r>
          </w:p>
        </w:tc>
        <w:tc>
          <w:tcPr>
            <w:tcW w:w="9106" w:type="dxa"/>
            <w:gridSpan w:val="3"/>
            <w:shd w:val="clear" w:color="auto" w:fill="FF0000"/>
          </w:tcPr>
          <w:p w14:paraId="01979096" w14:textId="49F152CB" w:rsidR="003C73DF" w:rsidRPr="00C311ED" w:rsidRDefault="003C73DF" w:rsidP="003C73DF">
            <w:pPr>
              <w:spacing w:after="160" w:line="259" w:lineRule="auto"/>
              <w:jc w:val="both"/>
              <w:rPr>
                <w:rFonts w:eastAsiaTheme="minorHAnsi" w:cstheme="minorBidi"/>
                <w:sz w:val="18"/>
                <w:szCs w:val="18"/>
                <w:lang w:val="pt-PT" w:eastAsia="en-US"/>
              </w:rPr>
            </w:pPr>
            <w:r w:rsidRPr="00C311ED">
              <w:rPr>
                <w:rFonts w:cs="Calibri"/>
                <w:b/>
                <w:bCs/>
                <w:color w:val="FFFFFF"/>
                <w:sz w:val="18"/>
                <w:szCs w:val="18"/>
                <w:lang w:val="pt-PT"/>
              </w:rPr>
              <w:t>Alterações a partir da tabela</w:t>
            </w:r>
            <w:r w:rsidRPr="00C311ED">
              <w:rPr>
                <w:rFonts w:cs="Calibri"/>
                <w:color w:val="000000"/>
                <w:sz w:val="18"/>
                <w:szCs w:val="18"/>
                <w:lang w:val="pt-PT"/>
              </w:rPr>
              <w:t xml:space="preserve"> </w:t>
            </w:r>
            <w:r w:rsidRPr="00C311ED">
              <w:rPr>
                <w:rFonts w:cs="Calibri"/>
                <w:b/>
                <w:bCs/>
                <w:i/>
                <w:color w:val="FFFFFF"/>
                <w:sz w:val="18"/>
                <w:szCs w:val="18"/>
                <w:lang w:val="pt-PT"/>
              </w:rPr>
              <w:t>gt019_report_biyr9500</w:t>
            </w:r>
          </w:p>
        </w:tc>
      </w:tr>
      <w:tr w:rsidR="00C311ED" w:rsidRPr="00C311ED" w14:paraId="70A99828" w14:textId="77777777" w:rsidTr="009370D5">
        <w:trPr>
          <w:tblHeader/>
          <w:jc w:val="center"/>
        </w:trPr>
        <w:tc>
          <w:tcPr>
            <w:tcW w:w="1310" w:type="dxa"/>
            <w:vMerge/>
          </w:tcPr>
          <w:p w14:paraId="47336B08" w14:textId="77777777" w:rsidR="003C73DF" w:rsidRPr="00C311ED" w:rsidRDefault="003C73DF" w:rsidP="003C73DF">
            <w:pPr>
              <w:spacing w:after="160" w:line="259" w:lineRule="auto"/>
              <w:jc w:val="both"/>
              <w:rPr>
                <w:rFonts w:eastAsiaTheme="minorHAnsi" w:cstheme="minorBidi"/>
                <w:sz w:val="18"/>
                <w:szCs w:val="18"/>
                <w:lang w:val="pt-PT" w:eastAsia="en-US"/>
              </w:rPr>
            </w:pPr>
          </w:p>
        </w:tc>
        <w:tc>
          <w:tcPr>
            <w:tcW w:w="2622" w:type="dxa"/>
            <w:shd w:val="clear" w:color="auto" w:fill="F2F2F2" w:themeFill="background1" w:themeFillShade="F2"/>
          </w:tcPr>
          <w:p w14:paraId="1A9DE857" w14:textId="0E8A1D9C" w:rsidR="003C73DF" w:rsidRPr="00C311ED" w:rsidRDefault="003C73DF" w:rsidP="003C73DF">
            <w:pPr>
              <w:spacing w:after="160" w:line="259" w:lineRule="auto"/>
              <w:jc w:val="both"/>
              <w:rPr>
                <w:rFonts w:eastAsiaTheme="minorHAnsi" w:cstheme="minorBidi"/>
                <w:color w:val="000000" w:themeColor="text1"/>
                <w:sz w:val="18"/>
                <w:szCs w:val="18"/>
                <w:lang w:val="pt-PT" w:eastAsia="en-US"/>
              </w:rPr>
            </w:pPr>
            <w:r w:rsidRPr="00C311ED">
              <w:rPr>
                <w:rFonts w:cs="Calibri"/>
                <w:b/>
                <w:bCs/>
                <w:i/>
                <w:color w:val="000000" w:themeColor="text1"/>
                <w:sz w:val="18"/>
                <w:szCs w:val="18"/>
                <w:lang w:val="pt-PT"/>
              </w:rPr>
              <w:t>gt019_report_biyr9500_ifrs</w:t>
            </w:r>
          </w:p>
        </w:tc>
        <w:tc>
          <w:tcPr>
            <w:tcW w:w="3045" w:type="dxa"/>
            <w:shd w:val="clear" w:color="auto" w:fill="F2F2F2" w:themeFill="background1" w:themeFillShade="F2"/>
          </w:tcPr>
          <w:p w14:paraId="36E705E8" w14:textId="2558E676" w:rsidR="003C73DF" w:rsidRPr="00C311ED" w:rsidRDefault="003C73DF" w:rsidP="003C73DF">
            <w:pPr>
              <w:spacing w:after="160" w:line="259" w:lineRule="auto"/>
              <w:jc w:val="both"/>
              <w:rPr>
                <w:rFonts w:eastAsiaTheme="minorHAnsi" w:cstheme="minorBidi"/>
                <w:color w:val="000000" w:themeColor="text1"/>
                <w:sz w:val="18"/>
                <w:szCs w:val="18"/>
                <w:lang w:val="pt-PT" w:eastAsia="en-US"/>
              </w:rPr>
            </w:pPr>
            <w:r w:rsidRPr="00C311ED">
              <w:rPr>
                <w:rFonts w:cs="Calibri"/>
                <w:b/>
                <w:bCs/>
                <w:i/>
                <w:color w:val="000000" w:themeColor="text1"/>
                <w:sz w:val="18"/>
                <w:szCs w:val="18"/>
                <w:lang w:val="pt-PT"/>
              </w:rPr>
              <w:t>gt019_report_biyr9500_bst</w:t>
            </w:r>
          </w:p>
        </w:tc>
        <w:tc>
          <w:tcPr>
            <w:tcW w:w="3439" w:type="dxa"/>
            <w:shd w:val="clear" w:color="auto" w:fill="F2F2F2" w:themeFill="background1" w:themeFillShade="F2"/>
          </w:tcPr>
          <w:p w14:paraId="57DA66E1" w14:textId="26353BA1" w:rsidR="003C73DF" w:rsidRPr="00C311ED" w:rsidRDefault="003C73DF" w:rsidP="003C73DF">
            <w:pPr>
              <w:spacing w:after="160" w:line="259" w:lineRule="auto"/>
              <w:jc w:val="both"/>
              <w:rPr>
                <w:rFonts w:eastAsiaTheme="minorHAnsi" w:cstheme="minorBidi"/>
                <w:color w:val="000000" w:themeColor="text1"/>
                <w:sz w:val="18"/>
                <w:szCs w:val="18"/>
                <w:lang w:val="pt-PT" w:eastAsia="en-US"/>
              </w:rPr>
            </w:pPr>
            <w:r w:rsidRPr="00C311ED">
              <w:rPr>
                <w:rFonts w:cs="Calibri"/>
                <w:b/>
                <w:bCs/>
                <w:i/>
                <w:color w:val="000000" w:themeColor="text1"/>
                <w:sz w:val="18"/>
                <w:szCs w:val="18"/>
                <w:lang w:val="pt-PT"/>
              </w:rPr>
              <w:t>gt019_report_biyr9500_ific</w:t>
            </w:r>
          </w:p>
        </w:tc>
      </w:tr>
      <w:tr w:rsidR="00C311ED" w:rsidRPr="00C311ED" w14:paraId="3F2E00B3" w14:textId="77777777" w:rsidTr="009370D5">
        <w:trPr>
          <w:trHeight w:val="2160"/>
          <w:jc w:val="center"/>
        </w:trPr>
        <w:tc>
          <w:tcPr>
            <w:tcW w:w="1310" w:type="dxa"/>
            <w:hideMark/>
          </w:tcPr>
          <w:p w14:paraId="05950393" w14:textId="77777777" w:rsidR="00C311ED" w:rsidRPr="00C311ED" w:rsidRDefault="00C311ED" w:rsidP="00C311ED">
            <w:pPr>
              <w:rPr>
                <w:color w:val="000000"/>
                <w:sz w:val="18"/>
                <w:szCs w:val="18"/>
              </w:rPr>
            </w:pPr>
            <w:r w:rsidRPr="00C311ED">
              <w:rPr>
                <w:color w:val="000000"/>
                <w:sz w:val="18"/>
                <w:szCs w:val="18"/>
              </w:rPr>
              <w:t>datdados</w:t>
            </w:r>
          </w:p>
        </w:tc>
        <w:tc>
          <w:tcPr>
            <w:tcW w:w="2622" w:type="dxa"/>
            <w:hideMark/>
          </w:tcPr>
          <w:p w14:paraId="40B6E4FC" w14:textId="77777777" w:rsidR="00C311ED" w:rsidRPr="00C311ED" w:rsidRDefault="00C311ED" w:rsidP="00F63E90">
            <w:pPr>
              <w:pStyle w:val="ListParagraph"/>
              <w:numPr>
                <w:ilvl w:val="0"/>
                <w:numId w:val="58"/>
              </w:numPr>
              <w:rPr>
                <w:color w:val="000000"/>
                <w:sz w:val="18"/>
                <w:szCs w:val="18"/>
                <w:lang w:val="pt-PT"/>
              </w:rPr>
            </w:pPr>
            <w:r w:rsidRPr="00C311ED">
              <w:rPr>
                <w:color w:val="000000"/>
                <w:sz w:val="18"/>
                <w:szCs w:val="18"/>
                <w:lang w:val="pt-PT"/>
              </w:rPr>
              <w:t>No caso de existir algum registo a NULL, é assumido o valor ‘9999-12-31’</w:t>
            </w:r>
          </w:p>
        </w:tc>
        <w:tc>
          <w:tcPr>
            <w:tcW w:w="3045" w:type="dxa"/>
            <w:hideMark/>
          </w:tcPr>
          <w:p w14:paraId="50802DF3" w14:textId="77777777" w:rsidR="00C311ED" w:rsidRDefault="00C311ED" w:rsidP="00F63E90">
            <w:pPr>
              <w:pStyle w:val="ListParagraph"/>
              <w:numPr>
                <w:ilvl w:val="0"/>
                <w:numId w:val="58"/>
              </w:numPr>
              <w:rPr>
                <w:color w:val="000000"/>
                <w:sz w:val="18"/>
                <w:szCs w:val="18"/>
                <w:lang w:val="pt-PT"/>
              </w:rPr>
            </w:pPr>
            <w:r w:rsidRPr="00C311ED">
              <w:rPr>
                <w:color w:val="000000"/>
                <w:sz w:val="18"/>
                <w:szCs w:val="18"/>
                <w:lang w:val="pt-PT"/>
              </w:rPr>
              <w:t>O formato do campo é alterado para STRING</w:t>
            </w:r>
          </w:p>
          <w:p w14:paraId="2FB9996E" w14:textId="77777777" w:rsidR="00C311ED" w:rsidRDefault="00C311ED" w:rsidP="00F63E90">
            <w:pPr>
              <w:pStyle w:val="ListParagraph"/>
              <w:numPr>
                <w:ilvl w:val="0"/>
                <w:numId w:val="58"/>
              </w:numPr>
              <w:rPr>
                <w:color w:val="000000"/>
                <w:sz w:val="18"/>
                <w:szCs w:val="18"/>
                <w:lang w:val="pt-PT"/>
              </w:rPr>
            </w:pPr>
            <w:r w:rsidRPr="00C311ED">
              <w:rPr>
                <w:color w:val="000000"/>
                <w:sz w:val="18"/>
                <w:szCs w:val="18"/>
                <w:lang w:val="pt-PT"/>
              </w:rPr>
              <w:t>No caso de existir algum registo a NULL, é</w:t>
            </w:r>
            <w:r>
              <w:rPr>
                <w:color w:val="000000"/>
                <w:sz w:val="18"/>
                <w:szCs w:val="18"/>
                <w:lang w:val="pt-PT"/>
              </w:rPr>
              <w:t xml:space="preserve"> assumido o valor ‘9999-12-31’</w:t>
            </w:r>
          </w:p>
          <w:p w14:paraId="437B756F" w14:textId="1116B8BB" w:rsidR="00C311ED" w:rsidRPr="00C311ED" w:rsidRDefault="00C311ED" w:rsidP="00F63E90">
            <w:pPr>
              <w:pStyle w:val="ListParagraph"/>
              <w:numPr>
                <w:ilvl w:val="0"/>
                <w:numId w:val="58"/>
              </w:numPr>
              <w:rPr>
                <w:color w:val="000000"/>
                <w:sz w:val="18"/>
                <w:szCs w:val="18"/>
                <w:lang w:val="pt-PT"/>
              </w:rPr>
            </w:pPr>
            <w:r w:rsidRPr="00C311ED">
              <w:rPr>
                <w:color w:val="000000"/>
                <w:sz w:val="18"/>
                <w:szCs w:val="18"/>
                <w:lang w:val="pt-PT"/>
              </w:rPr>
              <w:t>Caso o campo não esteja preenchido com 10 caracteres, é acrescentado ‘ ’ à esquerda, até perfazer o comprimento de campo desejado.</w:t>
            </w:r>
          </w:p>
        </w:tc>
        <w:tc>
          <w:tcPr>
            <w:tcW w:w="3439" w:type="dxa"/>
            <w:hideMark/>
          </w:tcPr>
          <w:p w14:paraId="79E10F32" w14:textId="77777777" w:rsidR="00C311ED"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Pr>
                <w:color w:val="000000"/>
                <w:sz w:val="18"/>
                <w:szCs w:val="18"/>
                <w:lang w:val="pt-PT"/>
              </w:rPr>
              <w:t>o campo é alterado para STRING</w:t>
            </w:r>
          </w:p>
          <w:p w14:paraId="048C30A5" w14:textId="77777777" w:rsid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w:t>
            </w:r>
            <w:r>
              <w:rPr>
                <w:color w:val="000000"/>
                <w:sz w:val="18"/>
                <w:szCs w:val="18"/>
                <w:lang w:val="pt-PT"/>
              </w:rPr>
              <w:t xml:space="preserve"> assumido o valor ‘9999-12-31’</w:t>
            </w:r>
          </w:p>
          <w:p w14:paraId="7254EDA6" w14:textId="4A7EFBBC"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 à esquerda, até perfazer o comprimento de campo desejado.</w:t>
            </w:r>
          </w:p>
        </w:tc>
      </w:tr>
      <w:tr w:rsidR="00C311ED" w:rsidRPr="00C311ED" w14:paraId="6380389D" w14:textId="77777777" w:rsidTr="009370D5">
        <w:trPr>
          <w:trHeight w:val="1680"/>
          <w:jc w:val="center"/>
        </w:trPr>
        <w:tc>
          <w:tcPr>
            <w:tcW w:w="1310" w:type="dxa"/>
            <w:hideMark/>
          </w:tcPr>
          <w:p w14:paraId="62DDB58E" w14:textId="77777777" w:rsidR="00C311ED" w:rsidRPr="00C311ED" w:rsidRDefault="00C311ED" w:rsidP="00C311ED">
            <w:pPr>
              <w:rPr>
                <w:color w:val="000000"/>
                <w:sz w:val="18"/>
                <w:szCs w:val="18"/>
              </w:rPr>
            </w:pPr>
            <w:r w:rsidRPr="00C311ED">
              <w:rPr>
                <w:color w:val="000000"/>
                <w:sz w:val="18"/>
                <w:szCs w:val="18"/>
              </w:rPr>
              <w:t>cempresabg</w:t>
            </w:r>
          </w:p>
        </w:tc>
        <w:tc>
          <w:tcPr>
            <w:tcW w:w="2622" w:type="dxa"/>
            <w:hideMark/>
          </w:tcPr>
          <w:p w14:paraId="6E8B0351" w14:textId="77777777" w:rsidR="00C311ED" w:rsidRPr="00C311ED" w:rsidRDefault="00C311ED" w:rsidP="00F63E90">
            <w:pPr>
              <w:pStyle w:val="ListParagraph"/>
              <w:numPr>
                <w:ilvl w:val="0"/>
                <w:numId w:val="58"/>
              </w:numPr>
              <w:rPr>
                <w:color w:val="000000"/>
                <w:sz w:val="18"/>
                <w:szCs w:val="18"/>
              </w:rPr>
            </w:pPr>
            <w:r w:rsidRPr="00C311ED">
              <w:rPr>
                <w:color w:val="000000"/>
                <w:sz w:val="18"/>
                <w:szCs w:val="18"/>
              </w:rPr>
              <w:t>Sem transformações</w:t>
            </w:r>
          </w:p>
        </w:tc>
        <w:tc>
          <w:tcPr>
            <w:tcW w:w="3045" w:type="dxa"/>
            <w:hideMark/>
          </w:tcPr>
          <w:p w14:paraId="7E9197C2" w14:textId="77777777" w:rsidR="00C311ED" w:rsidRDefault="00C311ED" w:rsidP="00F63E90">
            <w:pPr>
              <w:pStyle w:val="ListParagraph"/>
              <w:numPr>
                <w:ilvl w:val="0"/>
                <w:numId w:val="58"/>
              </w:numPr>
              <w:rPr>
                <w:color w:val="000000"/>
                <w:sz w:val="18"/>
                <w:szCs w:val="18"/>
                <w:lang w:val="pt-PT"/>
              </w:rPr>
            </w:pPr>
            <w:r w:rsidRPr="00C311ED">
              <w:rPr>
                <w:color w:val="000000"/>
                <w:sz w:val="18"/>
                <w:szCs w:val="18"/>
                <w:lang w:val="pt-PT"/>
              </w:rPr>
              <w:t xml:space="preserve">No caso de existir algum registo </w:t>
            </w:r>
            <w:r>
              <w:rPr>
                <w:color w:val="000000"/>
                <w:sz w:val="18"/>
                <w:szCs w:val="18"/>
                <w:lang w:val="pt-PT"/>
              </w:rPr>
              <w:t>a NULL, é assumido o valor ‘0’</w:t>
            </w:r>
          </w:p>
          <w:p w14:paraId="660B287E" w14:textId="55DF9CDC" w:rsidR="00C311ED" w:rsidRPr="00C311ED" w:rsidRDefault="00C311ED" w:rsidP="00F63E90">
            <w:pPr>
              <w:pStyle w:val="ListParagraph"/>
              <w:numPr>
                <w:ilvl w:val="0"/>
                <w:numId w:val="58"/>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c>
          <w:tcPr>
            <w:tcW w:w="3439" w:type="dxa"/>
            <w:hideMark/>
          </w:tcPr>
          <w:p w14:paraId="7E276E91" w14:textId="77777777" w:rsidR="00C311ED"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Pr>
                <w:color w:val="000000"/>
                <w:sz w:val="18"/>
                <w:szCs w:val="18"/>
                <w:lang w:val="pt-PT"/>
              </w:rPr>
              <w:t>a NULL, é assumido o valor ‘0’</w:t>
            </w:r>
          </w:p>
          <w:p w14:paraId="551D6388" w14:textId="4EADD73F"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r>
      <w:tr w:rsidR="00C311ED" w:rsidRPr="00C311ED" w14:paraId="4FB9D43F" w14:textId="77777777" w:rsidTr="009370D5">
        <w:trPr>
          <w:trHeight w:val="1680"/>
          <w:jc w:val="center"/>
        </w:trPr>
        <w:tc>
          <w:tcPr>
            <w:tcW w:w="1310" w:type="dxa"/>
            <w:hideMark/>
          </w:tcPr>
          <w:p w14:paraId="4908C191" w14:textId="77777777" w:rsidR="00C311ED" w:rsidRPr="00C311ED" w:rsidRDefault="00C311ED" w:rsidP="00C311ED">
            <w:pPr>
              <w:rPr>
                <w:color w:val="000000"/>
                <w:sz w:val="18"/>
                <w:szCs w:val="18"/>
              </w:rPr>
            </w:pPr>
            <w:r w:rsidRPr="00C311ED">
              <w:rPr>
                <w:color w:val="000000"/>
                <w:sz w:val="18"/>
                <w:szCs w:val="18"/>
              </w:rPr>
              <w:t>ccontrglb</w:t>
            </w:r>
          </w:p>
        </w:tc>
        <w:tc>
          <w:tcPr>
            <w:tcW w:w="2622" w:type="dxa"/>
            <w:hideMark/>
          </w:tcPr>
          <w:p w14:paraId="6FF6AC0B" w14:textId="77777777" w:rsidR="00C311ED" w:rsidRPr="00C311ED" w:rsidRDefault="00C311ED" w:rsidP="00F63E90">
            <w:pPr>
              <w:pStyle w:val="ListParagraph"/>
              <w:numPr>
                <w:ilvl w:val="0"/>
                <w:numId w:val="58"/>
              </w:numPr>
              <w:rPr>
                <w:color w:val="000000"/>
                <w:sz w:val="18"/>
                <w:szCs w:val="18"/>
              </w:rPr>
            </w:pPr>
            <w:r w:rsidRPr="00C311ED">
              <w:rPr>
                <w:color w:val="000000"/>
                <w:sz w:val="18"/>
                <w:szCs w:val="18"/>
              </w:rPr>
              <w:t>Sem transformações</w:t>
            </w:r>
          </w:p>
        </w:tc>
        <w:tc>
          <w:tcPr>
            <w:tcW w:w="3045" w:type="dxa"/>
            <w:hideMark/>
          </w:tcPr>
          <w:p w14:paraId="62DBA403" w14:textId="25704C26" w:rsidR="00C311ED" w:rsidRP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Pr>
                <w:color w:val="000000"/>
                <w:sz w:val="18"/>
                <w:szCs w:val="18"/>
                <w:lang w:val="pt-PT"/>
              </w:rPr>
              <w:t>a NULL, é assumido o valor ‘0’</w:t>
            </w:r>
          </w:p>
          <w:p w14:paraId="65331010" w14:textId="5A6D07EB"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 à esquerda, até perfazer o comprimento de campo desejado.</w:t>
            </w:r>
          </w:p>
        </w:tc>
        <w:tc>
          <w:tcPr>
            <w:tcW w:w="3439" w:type="dxa"/>
            <w:hideMark/>
          </w:tcPr>
          <w:p w14:paraId="2DB09839" w14:textId="77777777" w:rsidR="00C311ED"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Pr>
                <w:color w:val="000000"/>
                <w:sz w:val="18"/>
                <w:szCs w:val="18"/>
                <w:lang w:val="pt-PT"/>
              </w:rPr>
              <w:t>a NULL, é assumido o valor ‘0’</w:t>
            </w:r>
          </w:p>
          <w:p w14:paraId="72FC2F91" w14:textId="5A91FD55"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 à esquerda, até perfazer o comprimento de campo desejado.</w:t>
            </w:r>
          </w:p>
        </w:tc>
      </w:tr>
      <w:tr w:rsidR="00C311ED" w:rsidRPr="00C311ED" w14:paraId="3973015B" w14:textId="77777777" w:rsidTr="009370D5">
        <w:trPr>
          <w:trHeight w:val="1680"/>
          <w:jc w:val="center"/>
        </w:trPr>
        <w:tc>
          <w:tcPr>
            <w:tcW w:w="1310" w:type="dxa"/>
            <w:hideMark/>
          </w:tcPr>
          <w:p w14:paraId="2710576B" w14:textId="77777777" w:rsidR="00C311ED" w:rsidRPr="00C311ED" w:rsidRDefault="00C311ED" w:rsidP="00C311ED">
            <w:pPr>
              <w:rPr>
                <w:color w:val="000000"/>
                <w:sz w:val="18"/>
                <w:szCs w:val="18"/>
              </w:rPr>
            </w:pPr>
            <w:r w:rsidRPr="00C311ED">
              <w:rPr>
                <w:color w:val="000000"/>
                <w:sz w:val="18"/>
                <w:szCs w:val="18"/>
              </w:rPr>
              <w:t>tipgargblbg</w:t>
            </w:r>
          </w:p>
        </w:tc>
        <w:tc>
          <w:tcPr>
            <w:tcW w:w="2622" w:type="dxa"/>
            <w:hideMark/>
          </w:tcPr>
          <w:p w14:paraId="38F6783E"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5CD07E00" w14:textId="77777777" w:rsidR="00C311ED"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Pr>
                <w:color w:val="000000"/>
                <w:sz w:val="18"/>
                <w:szCs w:val="18"/>
                <w:lang w:val="pt-PT"/>
              </w:rPr>
              <w:t>a NULL, é assumido o valor ‘0’</w:t>
            </w:r>
          </w:p>
          <w:p w14:paraId="626FAA3A" w14:textId="64A303AA"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 0’ à esquerda, até perfazer o comprimento de campo desejado.</w:t>
            </w:r>
          </w:p>
        </w:tc>
        <w:tc>
          <w:tcPr>
            <w:tcW w:w="3439" w:type="dxa"/>
            <w:hideMark/>
          </w:tcPr>
          <w:p w14:paraId="1DBEBCF1" w14:textId="77777777" w:rsidR="00C311ED"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Pr>
                <w:color w:val="000000"/>
                <w:sz w:val="18"/>
                <w:szCs w:val="18"/>
                <w:lang w:val="pt-PT"/>
              </w:rPr>
              <w:t>a NULL, é assumido o valor ‘0’</w:t>
            </w:r>
          </w:p>
          <w:p w14:paraId="70E26CC0" w14:textId="721EAC23"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 0’ à esquerda, até perfazer o comprimento de campo desejado.</w:t>
            </w:r>
          </w:p>
        </w:tc>
      </w:tr>
      <w:tr w:rsidR="00C311ED" w:rsidRPr="00C311ED" w14:paraId="0D8AB404" w14:textId="77777777" w:rsidTr="009370D5">
        <w:trPr>
          <w:trHeight w:val="1680"/>
          <w:jc w:val="center"/>
        </w:trPr>
        <w:tc>
          <w:tcPr>
            <w:tcW w:w="1310" w:type="dxa"/>
            <w:hideMark/>
          </w:tcPr>
          <w:p w14:paraId="0C07C06D" w14:textId="77777777" w:rsidR="00C311ED" w:rsidRPr="00C311ED" w:rsidRDefault="00C311ED" w:rsidP="00C311ED">
            <w:pPr>
              <w:rPr>
                <w:color w:val="000000"/>
                <w:sz w:val="18"/>
                <w:szCs w:val="18"/>
              </w:rPr>
            </w:pPr>
            <w:r w:rsidRPr="00C311ED">
              <w:rPr>
                <w:color w:val="000000"/>
                <w:sz w:val="18"/>
                <w:szCs w:val="18"/>
              </w:rPr>
              <w:lastRenderedPageBreak/>
              <w:t>cgarglb</w:t>
            </w:r>
          </w:p>
        </w:tc>
        <w:tc>
          <w:tcPr>
            <w:tcW w:w="2622" w:type="dxa"/>
            <w:hideMark/>
          </w:tcPr>
          <w:p w14:paraId="206DCA33"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4792228D"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a NULL, </w:t>
            </w:r>
            <w:r w:rsidR="0097329B">
              <w:rPr>
                <w:color w:val="000000"/>
                <w:sz w:val="18"/>
                <w:szCs w:val="18"/>
                <w:lang w:val="pt-PT"/>
              </w:rPr>
              <w:t>é assumido o valor ‘0’</w:t>
            </w:r>
          </w:p>
          <w:p w14:paraId="2EF2CDA3" w14:textId="575DE11E"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 à esquerda, até perfazer o comprimento de campo desejado.</w:t>
            </w:r>
          </w:p>
        </w:tc>
        <w:tc>
          <w:tcPr>
            <w:tcW w:w="3439" w:type="dxa"/>
            <w:hideMark/>
          </w:tcPr>
          <w:p w14:paraId="4A7CCE5F"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33C7A827" w14:textId="7C405153"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 à esquerda, até perfazer o comprimento de campo desejado.</w:t>
            </w:r>
          </w:p>
        </w:tc>
      </w:tr>
      <w:tr w:rsidR="00C311ED" w:rsidRPr="00C311ED" w14:paraId="16CAB858" w14:textId="77777777" w:rsidTr="009370D5">
        <w:trPr>
          <w:trHeight w:val="2160"/>
          <w:jc w:val="center"/>
        </w:trPr>
        <w:tc>
          <w:tcPr>
            <w:tcW w:w="1310" w:type="dxa"/>
            <w:hideMark/>
          </w:tcPr>
          <w:p w14:paraId="1D28BABF" w14:textId="77777777" w:rsidR="00C311ED" w:rsidRPr="00C311ED" w:rsidRDefault="00C311ED" w:rsidP="00C311ED">
            <w:pPr>
              <w:rPr>
                <w:color w:val="000000"/>
                <w:sz w:val="18"/>
                <w:szCs w:val="18"/>
              </w:rPr>
            </w:pPr>
            <w:r w:rsidRPr="00C311ED">
              <w:rPr>
                <w:color w:val="000000"/>
                <w:sz w:val="18"/>
                <w:szCs w:val="18"/>
              </w:rPr>
              <w:t>dabertur</w:t>
            </w:r>
          </w:p>
        </w:tc>
        <w:tc>
          <w:tcPr>
            <w:tcW w:w="2622" w:type="dxa"/>
            <w:hideMark/>
          </w:tcPr>
          <w:p w14:paraId="3E90FB31"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‘9999-12-31’</w:t>
            </w:r>
          </w:p>
        </w:tc>
        <w:tc>
          <w:tcPr>
            <w:tcW w:w="3045" w:type="dxa"/>
            <w:hideMark/>
          </w:tcPr>
          <w:p w14:paraId="5B4CDB81"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551D0A00"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w:t>
            </w:r>
            <w:r w:rsidR="0097329B">
              <w:rPr>
                <w:color w:val="000000"/>
                <w:sz w:val="18"/>
                <w:szCs w:val="18"/>
                <w:lang w:val="pt-PT"/>
              </w:rPr>
              <w:t xml:space="preserve"> assumido o valor ‘9999-12-31’</w:t>
            </w:r>
          </w:p>
          <w:p w14:paraId="5B015D6B" w14:textId="1D440268"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 à esquerda, até perfazer o comprimento de campo desejado.</w:t>
            </w:r>
          </w:p>
        </w:tc>
        <w:tc>
          <w:tcPr>
            <w:tcW w:w="3439" w:type="dxa"/>
            <w:hideMark/>
          </w:tcPr>
          <w:p w14:paraId="7CF1D02C"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2A545C45"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a NULL, é </w:t>
            </w:r>
            <w:r w:rsidR="0097329B">
              <w:rPr>
                <w:color w:val="000000"/>
                <w:sz w:val="18"/>
                <w:szCs w:val="18"/>
                <w:lang w:val="pt-PT"/>
              </w:rPr>
              <w:t>assumido o valor ‘9999-12-31’</w:t>
            </w:r>
          </w:p>
          <w:p w14:paraId="5E69AACF" w14:textId="1F4EBA78"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 à esquerda, até perfazer o comprimento de campo desejado.</w:t>
            </w:r>
          </w:p>
        </w:tc>
      </w:tr>
      <w:tr w:rsidR="00C311ED" w:rsidRPr="00C311ED" w14:paraId="383DAB2B" w14:textId="77777777" w:rsidTr="009370D5">
        <w:trPr>
          <w:trHeight w:val="2160"/>
          <w:jc w:val="center"/>
        </w:trPr>
        <w:tc>
          <w:tcPr>
            <w:tcW w:w="1310" w:type="dxa"/>
            <w:hideMark/>
          </w:tcPr>
          <w:p w14:paraId="7A0EC615" w14:textId="77777777" w:rsidR="00C311ED" w:rsidRPr="00C311ED" w:rsidRDefault="00C311ED" w:rsidP="00C311ED">
            <w:pPr>
              <w:rPr>
                <w:color w:val="000000"/>
                <w:sz w:val="18"/>
                <w:szCs w:val="18"/>
              </w:rPr>
            </w:pPr>
            <w:r w:rsidRPr="00C311ED">
              <w:rPr>
                <w:color w:val="000000"/>
                <w:sz w:val="18"/>
                <w:szCs w:val="18"/>
              </w:rPr>
              <w:t>dvencime</w:t>
            </w:r>
          </w:p>
        </w:tc>
        <w:tc>
          <w:tcPr>
            <w:tcW w:w="2622" w:type="dxa"/>
            <w:hideMark/>
          </w:tcPr>
          <w:p w14:paraId="23D203B9"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‘9999-12-31’</w:t>
            </w:r>
          </w:p>
        </w:tc>
        <w:tc>
          <w:tcPr>
            <w:tcW w:w="3045" w:type="dxa"/>
            <w:hideMark/>
          </w:tcPr>
          <w:p w14:paraId="286C092E"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2C668477"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a NULL, é </w:t>
            </w:r>
            <w:r w:rsidR="0097329B">
              <w:rPr>
                <w:color w:val="000000"/>
                <w:sz w:val="18"/>
                <w:szCs w:val="18"/>
                <w:lang w:val="pt-PT"/>
              </w:rPr>
              <w:t>assumido o valor ‘9999-12-31’</w:t>
            </w:r>
          </w:p>
          <w:p w14:paraId="4AE59FDB" w14:textId="5B000FAF"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 à esquerda, até perfazer o comprimento de campo desejado.</w:t>
            </w:r>
          </w:p>
        </w:tc>
        <w:tc>
          <w:tcPr>
            <w:tcW w:w="3439" w:type="dxa"/>
            <w:hideMark/>
          </w:tcPr>
          <w:p w14:paraId="6136BB17"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O formato do campo </w:t>
            </w:r>
            <w:r w:rsidR="0097329B">
              <w:rPr>
                <w:color w:val="000000"/>
                <w:sz w:val="18"/>
                <w:szCs w:val="18"/>
                <w:lang w:val="pt-PT"/>
              </w:rPr>
              <w:t>é alterado para STRING</w:t>
            </w:r>
          </w:p>
          <w:p w14:paraId="195CEED8"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w:t>
            </w:r>
            <w:r w:rsidR="0097329B">
              <w:rPr>
                <w:color w:val="000000"/>
                <w:sz w:val="18"/>
                <w:szCs w:val="18"/>
                <w:lang w:val="pt-PT"/>
              </w:rPr>
              <w:t>o o valor ‘9999-12-31’</w:t>
            </w:r>
          </w:p>
          <w:p w14:paraId="6632719E" w14:textId="7D9006AC"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 à esquerda, até perfazer o comprimento de campo desejado.</w:t>
            </w:r>
          </w:p>
        </w:tc>
      </w:tr>
      <w:tr w:rsidR="00C311ED" w:rsidRPr="00C311ED" w14:paraId="6FECF6D8" w14:textId="77777777" w:rsidTr="009370D5">
        <w:trPr>
          <w:trHeight w:val="2160"/>
          <w:jc w:val="center"/>
        </w:trPr>
        <w:tc>
          <w:tcPr>
            <w:tcW w:w="1310" w:type="dxa"/>
            <w:hideMark/>
          </w:tcPr>
          <w:p w14:paraId="30DC5242" w14:textId="77777777" w:rsidR="00C311ED" w:rsidRPr="00C311ED" w:rsidRDefault="00C311ED" w:rsidP="00C311ED">
            <w:pPr>
              <w:rPr>
                <w:color w:val="000000"/>
                <w:sz w:val="18"/>
                <w:szCs w:val="18"/>
              </w:rPr>
            </w:pPr>
            <w:r w:rsidRPr="00C311ED">
              <w:rPr>
                <w:color w:val="000000"/>
                <w:sz w:val="18"/>
                <w:szCs w:val="18"/>
              </w:rPr>
              <w:t>dvencimp</w:t>
            </w:r>
          </w:p>
        </w:tc>
        <w:tc>
          <w:tcPr>
            <w:tcW w:w="2622" w:type="dxa"/>
            <w:hideMark/>
          </w:tcPr>
          <w:p w14:paraId="0F4C8C51"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‘9999-12-31’</w:t>
            </w:r>
          </w:p>
        </w:tc>
        <w:tc>
          <w:tcPr>
            <w:tcW w:w="3045" w:type="dxa"/>
            <w:hideMark/>
          </w:tcPr>
          <w:p w14:paraId="194A51EF"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w:t>
            </w:r>
            <w:r w:rsidR="0097329B">
              <w:rPr>
                <w:color w:val="000000"/>
                <w:sz w:val="18"/>
                <w:szCs w:val="18"/>
                <w:lang w:val="pt-PT"/>
              </w:rPr>
              <w:t>o é alterado para STRING</w:t>
            </w:r>
          </w:p>
          <w:p w14:paraId="7AAAAEA3"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w:t>
            </w:r>
            <w:r w:rsidR="0097329B">
              <w:rPr>
                <w:color w:val="000000"/>
                <w:sz w:val="18"/>
                <w:szCs w:val="18"/>
                <w:lang w:val="pt-PT"/>
              </w:rPr>
              <w:t xml:space="preserve"> assumido o valor ‘9999-12-31’</w:t>
            </w:r>
          </w:p>
          <w:p w14:paraId="06AFA6D8" w14:textId="7789C07F"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 à esquerda, até perfazer o comprimento de campo desejado.</w:t>
            </w:r>
          </w:p>
        </w:tc>
        <w:tc>
          <w:tcPr>
            <w:tcW w:w="3439" w:type="dxa"/>
            <w:hideMark/>
          </w:tcPr>
          <w:p w14:paraId="57A55D9B"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w:t>
            </w:r>
            <w:r w:rsidR="0097329B">
              <w:rPr>
                <w:color w:val="000000"/>
                <w:sz w:val="18"/>
                <w:szCs w:val="18"/>
                <w:lang w:val="pt-PT"/>
              </w:rPr>
              <w:t>erado para STRING</w:t>
            </w:r>
          </w:p>
          <w:p w14:paraId="061B3DDC"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w:t>
            </w:r>
            <w:r w:rsidR="0097329B">
              <w:rPr>
                <w:color w:val="000000"/>
                <w:sz w:val="18"/>
                <w:szCs w:val="18"/>
                <w:lang w:val="pt-PT"/>
              </w:rPr>
              <w:t xml:space="preserve"> assumido o valor ‘9999-12-31’</w:t>
            </w:r>
          </w:p>
          <w:p w14:paraId="1BA04E6A" w14:textId="75B6EFD2"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 à esquerda, até perfazer o comprimento de campo desejado.</w:t>
            </w:r>
          </w:p>
        </w:tc>
      </w:tr>
      <w:tr w:rsidR="00C311ED" w:rsidRPr="00C311ED" w14:paraId="4DC61CD4" w14:textId="77777777" w:rsidTr="009370D5">
        <w:trPr>
          <w:trHeight w:val="1680"/>
          <w:jc w:val="center"/>
        </w:trPr>
        <w:tc>
          <w:tcPr>
            <w:tcW w:w="1310" w:type="dxa"/>
            <w:hideMark/>
          </w:tcPr>
          <w:p w14:paraId="70C6C177" w14:textId="77777777" w:rsidR="00C311ED" w:rsidRPr="00C311ED" w:rsidRDefault="00C311ED" w:rsidP="00C311ED">
            <w:pPr>
              <w:rPr>
                <w:color w:val="000000"/>
                <w:sz w:val="18"/>
                <w:szCs w:val="18"/>
              </w:rPr>
            </w:pPr>
            <w:r w:rsidRPr="00C311ED">
              <w:rPr>
                <w:color w:val="000000"/>
                <w:sz w:val="18"/>
                <w:szCs w:val="18"/>
              </w:rPr>
              <w:t>tipgarbg</w:t>
            </w:r>
          </w:p>
        </w:tc>
        <w:tc>
          <w:tcPr>
            <w:tcW w:w="2622" w:type="dxa"/>
            <w:hideMark/>
          </w:tcPr>
          <w:p w14:paraId="13F8DBF5"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‘99999’</w:t>
            </w:r>
          </w:p>
        </w:tc>
        <w:tc>
          <w:tcPr>
            <w:tcW w:w="3045" w:type="dxa"/>
            <w:hideMark/>
          </w:tcPr>
          <w:p w14:paraId="3FBAC1A8"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4D1B04DE" w14:textId="23EFC08E"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c>
          <w:tcPr>
            <w:tcW w:w="3439" w:type="dxa"/>
            <w:hideMark/>
          </w:tcPr>
          <w:p w14:paraId="2FBC2E66"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2096A1B3" w14:textId="130B3350"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r>
      <w:tr w:rsidR="00C311ED" w:rsidRPr="00C311ED" w14:paraId="01F245D0" w14:textId="77777777" w:rsidTr="009370D5">
        <w:trPr>
          <w:trHeight w:val="1680"/>
          <w:jc w:val="center"/>
        </w:trPr>
        <w:tc>
          <w:tcPr>
            <w:tcW w:w="1310" w:type="dxa"/>
            <w:hideMark/>
          </w:tcPr>
          <w:p w14:paraId="444CD1D3" w14:textId="77777777" w:rsidR="00C311ED" w:rsidRPr="00C311ED" w:rsidRDefault="00C311ED" w:rsidP="00C311ED">
            <w:pPr>
              <w:rPr>
                <w:color w:val="000000"/>
                <w:sz w:val="18"/>
                <w:szCs w:val="18"/>
              </w:rPr>
            </w:pPr>
            <w:r w:rsidRPr="00C311ED">
              <w:rPr>
                <w:color w:val="000000"/>
                <w:sz w:val="18"/>
                <w:szCs w:val="18"/>
              </w:rPr>
              <w:t>cgarantbl</w:t>
            </w:r>
          </w:p>
        </w:tc>
        <w:tc>
          <w:tcPr>
            <w:tcW w:w="2622" w:type="dxa"/>
            <w:hideMark/>
          </w:tcPr>
          <w:p w14:paraId="521A5934"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‘99999’</w:t>
            </w:r>
          </w:p>
        </w:tc>
        <w:tc>
          <w:tcPr>
            <w:tcW w:w="3045" w:type="dxa"/>
            <w:hideMark/>
          </w:tcPr>
          <w:p w14:paraId="632DA959"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57DCF9A7" w14:textId="5E89AFE4"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c>
          <w:tcPr>
            <w:tcW w:w="3439" w:type="dxa"/>
            <w:hideMark/>
          </w:tcPr>
          <w:p w14:paraId="6AD4310B"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a NULL, </w:t>
            </w:r>
            <w:r w:rsidR="0097329B">
              <w:rPr>
                <w:color w:val="000000"/>
                <w:sz w:val="18"/>
                <w:szCs w:val="18"/>
                <w:lang w:val="pt-PT"/>
              </w:rPr>
              <w:t>é assumido o valor ‘0’</w:t>
            </w:r>
          </w:p>
          <w:p w14:paraId="53626CBC" w14:textId="2CC709EA"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r>
      <w:tr w:rsidR="00C311ED" w:rsidRPr="00C311ED" w14:paraId="0402AE56" w14:textId="77777777" w:rsidTr="009370D5">
        <w:trPr>
          <w:trHeight w:val="1680"/>
          <w:jc w:val="center"/>
        </w:trPr>
        <w:tc>
          <w:tcPr>
            <w:tcW w:w="1310" w:type="dxa"/>
            <w:hideMark/>
          </w:tcPr>
          <w:p w14:paraId="466CE40D" w14:textId="77777777" w:rsidR="00C311ED" w:rsidRPr="00C311ED" w:rsidRDefault="00C311ED" w:rsidP="00C311ED">
            <w:pPr>
              <w:rPr>
                <w:color w:val="000000"/>
                <w:sz w:val="18"/>
                <w:szCs w:val="18"/>
              </w:rPr>
            </w:pPr>
            <w:r w:rsidRPr="00C311ED">
              <w:rPr>
                <w:color w:val="000000"/>
                <w:sz w:val="18"/>
                <w:szCs w:val="18"/>
              </w:rPr>
              <w:lastRenderedPageBreak/>
              <w:t>ctipoinstbl</w:t>
            </w:r>
          </w:p>
        </w:tc>
        <w:tc>
          <w:tcPr>
            <w:tcW w:w="2622" w:type="dxa"/>
            <w:hideMark/>
          </w:tcPr>
          <w:p w14:paraId="5A7595FF"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0CD32F8C"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6C084F38" w14:textId="678FA5A9"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c>
          <w:tcPr>
            <w:tcW w:w="3439" w:type="dxa"/>
            <w:hideMark/>
          </w:tcPr>
          <w:p w14:paraId="4E4AF4DC"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15D413A7" w14:textId="5216C330"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r>
      <w:tr w:rsidR="00C311ED" w:rsidRPr="00C311ED" w14:paraId="22DCB9AF" w14:textId="77777777" w:rsidTr="009370D5">
        <w:trPr>
          <w:trHeight w:val="2160"/>
          <w:jc w:val="center"/>
        </w:trPr>
        <w:tc>
          <w:tcPr>
            <w:tcW w:w="1310" w:type="dxa"/>
            <w:hideMark/>
          </w:tcPr>
          <w:p w14:paraId="75E6C359" w14:textId="77777777" w:rsidR="00C311ED" w:rsidRPr="00C311ED" w:rsidRDefault="00C311ED" w:rsidP="00C311ED">
            <w:pPr>
              <w:rPr>
                <w:color w:val="000000"/>
                <w:sz w:val="18"/>
                <w:szCs w:val="18"/>
              </w:rPr>
            </w:pPr>
            <w:r w:rsidRPr="00C311ED">
              <w:rPr>
                <w:color w:val="000000"/>
                <w:sz w:val="18"/>
                <w:szCs w:val="18"/>
              </w:rPr>
              <w:t>cpigreg</w:t>
            </w:r>
          </w:p>
        </w:tc>
        <w:tc>
          <w:tcPr>
            <w:tcW w:w="2622" w:type="dxa"/>
            <w:hideMark/>
          </w:tcPr>
          <w:p w14:paraId="30E130AF"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60340028"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04094196" w14:textId="5DE61EAF"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a NULL, é assumido o valor </w:t>
            </w:r>
            <w:r w:rsidR="0097329B">
              <w:rPr>
                <w:color w:val="000000"/>
                <w:sz w:val="18"/>
                <w:szCs w:val="18"/>
                <w:lang w:val="pt-PT"/>
              </w:rPr>
              <w:t>‘ ’</w:t>
            </w:r>
          </w:p>
          <w:p w14:paraId="4A156D16" w14:textId="78A599C6"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c>
          <w:tcPr>
            <w:tcW w:w="3439" w:type="dxa"/>
            <w:hideMark/>
          </w:tcPr>
          <w:p w14:paraId="6F50E4B4"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6E9EA6F1"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w:t>
            </w:r>
            <w:r w:rsidR="0097329B">
              <w:rPr>
                <w:color w:val="000000"/>
                <w:sz w:val="18"/>
                <w:szCs w:val="18"/>
                <w:lang w:val="pt-PT"/>
              </w:rPr>
              <w:t xml:space="preserve"> NULL, é assumido o valor ‘ ’</w:t>
            </w:r>
          </w:p>
          <w:p w14:paraId="3306B1B8" w14:textId="6DE05400" w:rsidR="00C311ED" w:rsidRPr="0097329B" w:rsidRDefault="0097329B" w:rsidP="00F63E90">
            <w:pPr>
              <w:pStyle w:val="ListParagraph"/>
              <w:numPr>
                <w:ilvl w:val="0"/>
                <w:numId w:val="59"/>
              </w:numPr>
              <w:rPr>
                <w:color w:val="000000"/>
                <w:sz w:val="18"/>
                <w:szCs w:val="18"/>
                <w:lang w:val="pt-PT"/>
              </w:rPr>
            </w:pPr>
            <w:r>
              <w:rPr>
                <w:color w:val="000000"/>
                <w:sz w:val="18"/>
                <w:szCs w:val="18"/>
                <w:lang w:val="pt-PT"/>
              </w:rPr>
              <w:t>C</w:t>
            </w:r>
            <w:r w:rsidR="00C311ED" w:rsidRPr="0097329B">
              <w:rPr>
                <w:color w:val="000000"/>
                <w:sz w:val="18"/>
                <w:szCs w:val="18"/>
                <w:lang w:val="pt-PT"/>
              </w:rPr>
              <w:t>aso o campo não esteja preenchido com 1 caractere, é acrescentado ‘ ’ à esquerda, até perfazer o comprimento de campo desejado.</w:t>
            </w:r>
          </w:p>
        </w:tc>
      </w:tr>
      <w:tr w:rsidR="00C311ED" w:rsidRPr="00C311ED" w14:paraId="60026004" w14:textId="77777777" w:rsidTr="009370D5">
        <w:trPr>
          <w:trHeight w:val="1680"/>
          <w:jc w:val="center"/>
        </w:trPr>
        <w:tc>
          <w:tcPr>
            <w:tcW w:w="1310" w:type="dxa"/>
            <w:hideMark/>
          </w:tcPr>
          <w:p w14:paraId="08CC4040" w14:textId="77777777" w:rsidR="00C311ED" w:rsidRPr="00C311ED" w:rsidRDefault="00C311ED" w:rsidP="00C311ED">
            <w:pPr>
              <w:rPr>
                <w:color w:val="000000"/>
                <w:sz w:val="18"/>
                <w:szCs w:val="18"/>
              </w:rPr>
            </w:pPr>
            <w:r w:rsidRPr="00C311ED">
              <w:rPr>
                <w:color w:val="000000"/>
                <w:sz w:val="18"/>
                <w:szCs w:val="18"/>
              </w:rPr>
              <w:t>ctipoavalbg</w:t>
            </w:r>
          </w:p>
        </w:tc>
        <w:tc>
          <w:tcPr>
            <w:tcW w:w="2622" w:type="dxa"/>
            <w:hideMark/>
          </w:tcPr>
          <w:p w14:paraId="1EC98A47"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‘99999’</w:t>
            </w:r>
          </w:p>
        </w:tc>
        <w:tc>
          <w:tcPr>
            <w:tcW w:w="3045" w:type="dxa"/>
            <w:hideMark/>
          </w:tcPr>
          <w:p w14:paraId="23A9D9BC"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a NULL, é assumido o valor </w:t>
            </w:r>
            <w:r w:rsidR="0097329B">
              <w:rPr>
                <w:color w:val="000000"/>
                <w:sz w:val="18"/>
                <w:szCs w:val="18"/>
                <w:lang w:val="pt-PT"/>
              </w:rPr>
              <w:t>‘0’</w:t>
            </w:r>
          </w:p>
          <w:p w14:paraId="34CA9405" w14:textId="551F0FB1"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c>
          <w:tcPr>
            <w:tcW w:w="3439" w:type="dxa"/>
            <w:hideMark/>
          </w:tcPr>
          <w:p w14:paraId="5D56BA6F"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5A9D4F91" w14:textId="338DADF1"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r>
      <w:tr w:rsidR="00C311ED" w:rsidRPr="00C311ED" w14:paraId="0654909E" w14:textId="77777777" w:rsidTr="009370D5">
        <w:trPr>
          <w:trHeight w:val="1680"/>
          <w:jc w:val="center"/>
        </w:trPr>
        <w:tc>
          <w:tcPr>
            <w:tcW w:w="1310" w:type="dxa"/>
            <w:hideMark/>
          </w:tcPr>
          <w:p w14:paraId="562A5A56" w14:textId="77777777" w:rsidR="00C311ED" w:rsidRPr="00C311ED" w:rsidRDefault="00C311ED" w:rsidP="00C311ED">
            <w:pPr>
              <w:rPr>
                <w:color w:val="000000"/>
                <w:sz w:val="18"/>
                <w:szCs w:val="18"/>
              </w:rPr>
            </w:pPr>
            <w:r w:rsidRPr="00C311ED">
              <w:rPr>
                <w:color w:val="000000"/>
                <w:sz w:val="18"/>
                <w:szCs w:val="18"/>
              </w:rPr>
              <w:t>ctipocsbg</w:t>
            </w:r>
          </w:p>
        </w:tc>
        <w:tc>
          <w:tcPr>
            <w:tcW w:w="2622" w:type="dxa"/>
            <w:hideMark/>
          </w:tcPr>
          <w:p w14:paraId="31D869C3"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545747BC"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565E337B" w14:textId="3368BE3F"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c>
          <w:tcPr>
            <w:tcW w:w="3439" w:type="dxa"/>
            <w:hideMark/>
          </w:tcPr>
          <w:p w14:paraId="1D56593F"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76E9E71F" w14:textId="7D255C64"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r>
      <w:tr w:rsidR="00C311ED" w:rsidRPr="00C311ED" w14:paraId="530C745B" w14:textId="77777777" w:rsidTr="009370D5">
        <w:trPr>
          <w:trHeight w:val="1680"/>
          <w:jc w:val="center"/>
        </w:trPr>
        <w:tc>
          <w:tcPr>
            <w:tcW w:w="1310" w:type="dxa"/>
            <w:hideMark/>
          </w:tcPr>
          <w:p w14:paraId="753CB6B7" w14:textId="77777777" w:rsidR="00C311ED" w:rsidRPr="00C311ED" w:rsidRDefault="00C311ED" w:rsidP="00C311ED">
            <w:pPr>
              <w:rPr>
                <w:color w:val="000000"/>
                <w:sz w:val="18"/>
                <w:szCs w:val="18"/>
              </w:rPr>
            </w:pPr>
            <w:r w:rsidRPr="00C311ED">
              <w:rPr>
                <w:color w:val="000000"/>
                <w:sz w:val="18"/>
                <w:szCs w:val="18"/>
              </w:rPr>
              <w:t>cestgarbg</w:t>
            </w:r>
          </w:p>
        </w:tc>
        <w:tc>
          <w:tcPr>
            <w:tcW w:w="2622" w:type="dxa"/>
            <w:hideMark/>
          </w:tcPr>
          <w:p w14:paraId="353A88F6"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1ED3ED68"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21A51039" w14:textId="755D7EBC"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c>
          <w:tcPr>
            <w:tcW w:w="3439" w:type="dxa"/>
            <w:hideMark/>
          </w:tcPr>
          <w:p w14:paraId="52EBE7B8"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w:t>
            </w:r>
            <w:r w:rsidR="0097329B">
              <w:rPr>
                <w:color w:val="000000"/>
                <w:sz w:val="18"/>
                <w:szCs w:val="18"/>
                <w:lang w:val="pt-PT"/>
              </w:rPr>
              <w:t>ssumido o valor ‘0’</w:t>
            </w:r>
          </w:p>
          <w:p w14:paraId="546C1FCA" w14:textId="1DA80C48"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r>
      <w:tr w:rsidR="00C311ED" w:rsidRPr="00C311ED" w14:paraId="045DFF23" w14:textId="77777777" w:rsidTr="009370D5">
        <w:trPr>
          <w:trHeight w:val="2640"/>
          <w:jc w:val="center"/>
        </w:trPr>
        <w:tc>
          <w:tcPr>
            <w:tcW w:w="1310" w:type="dxa"/>
            <w:hideMark/>
          </w:tcPr>
          <w:p w14:paraId="1FD89716" w14:textId="77777777" w:rsidR="00C311ED" w:rsidRPr="00C311ED" w:rsidRDefault="00C311ED" w:rsidP="00C311ED">
            <w:pPr>
              <w:rPr>
                <w:color w:val="000000"/>
                <w:sz w:val="18"/>
                <w:szCs w:val="18"/>
              </w:rPr>
            </w:pPr>
            <w:r w:rsidRPr="00C311ED">
              <w:rPr>
                <w:color w:val="000000"/>
                <w:sz w:val="18"/>
                <w:szCs w:val="18"/>
              </w:rPr>
              <w:t>pcobact</w:t>
            </w:r>
          </w:p>
        </w:tc>
        <w:tc>
          <w:tcPr>
            <w:tcW w:w="2622" w:type="dxa"/>
            <w:hideMark/>
          </w:tcPr>
          <w:p w14:paraId="558D6246"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32ADE563"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alterado</w:t>
            </w:r>
            <w:r w:rsidR="0097329B">
              <w:rPr>
                <w:color w:val="000000"/>
                <w:sz w:val="18"/>
                <w:szCs w:val="18"/>
                <w:lang w:val="pt-PT"/>
              </w:rPr>
              <w:t xml:space="preserve"> para STRING</w:t>
            </w:r>
          </w:p>
          <w:p w14:paraId="5328DA2B" w14:textId="14BD0678"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Todos os ‘.’ são substituídos por uma ‘,’</w:t>
            </w:r>
          </w:p>
        </w:tc>
        <w:tc>
          <w:tcPr>
            <w:tcW w:w="3045" w:type="dxa"/>
            <w:hideMark/>
          </w:tcPr>
          <w:p w14:paraId="126F741D"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3ED551CF"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 ’</w:t>
            </w:r>
          </w:p>
          <w:p w14:paraId="01FF7EF8"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Todos os ‘.</w:t>
            </w:r>
            <w:r w:rsidR="0097329B">
              <w:rPr>
                <w:color w:val="000000"/>
                <w:sz w:val="18"/>
                <w:szCs w:val="18"/>
                <w:lang w:val="pt-PT"/>
              </w:rPr>
              <w:t>’ são substituídos por uma ‘ ’</w:t>
            </w:r>
          </w:p>
          <w:p w14:paraId="61467FC8" w14:textId="2DFDF07C"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 à esquerda, até perfazer o comprimento de campo desejado.</w:t>
            </w:r>
          </w:p>
        </w:tc>
        <w:tc>
          <w:tcPr>
            <w:tcW w:w="3439" w:type="dxa"/>
            <w:hideMark/>
          </w:tcPr>
          <w:p w14:paraId="172E9757"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2C45DA6D"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 ’</w:t>
            </w:r>
          </w:p>
          <w:p w14:paraId="04901E2E"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Todos os ‘.</w:t>
            </w:r>
            <w:r w:rsidR="0097329B">
              <w:rPr>
                <w:color w:val="000000"/>
                <w:sz w:val="18"/>
                <w:szCs w:val="18"/>
                <w:lang w:val="pt-PT"/>
              </w:rPr>
              <w:t>’ são substituídos por uma ‘ ’</w:t>
            </w:r>
          </w:p>
          <w:p w14:paraId="68A10587" w14:textId="0B38292B"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 à esquerda, até perfazer o comprimento de campo desejado.</w:t>
            </w:r>
          </w:p>
        </w:tc>
      </w:tr>
      <w:tr w:rsidR="00C311ED" w:rsidRPr="00C311ED" w14:paraId="4D55D2B4" w14:textId="77777777" w:rsidTr="009370D5">
        <w:trPr>
          <w:trHeight w:val="2640"/>
          <w:jc w:val="center"/>
        </w:trPr>
        <w:tc>
          <w:tcPr>
            <w:tcW w:w="1310" w:type="dxa"/>
            <w:hideMark/>
          </w:tcPr>
          <w:p w14:paraId="25119531" w14:textId="77777777" w:rsidR="00C311ED" w:rsidRPr="00C311ED" w:rsidRDefault="00C311ED" w:rsidP="00C311ED">
            <w:pPr>
              <w:rPr>
                <w:color w:val="000000"/>
                <w:sz w:val="18"/>
                <w:szCs w:val="18"/>
              </w:rPr>
            </w:pPr>
            <w:r w:rsidRPr="00C311ED">
              <w:rPr>
                <w:color w:val="000000"/>
                <w:sz w:val="18"/>
                <w:szCs w:val="18"/>
              </w:rPr>
              <w:lastRenderedPageBreak/>
              <w:t>pcobini</w:t>
            </w:r>
          </w:p>
        </w:tc>
        <w:tc>
          <w:tcPr>
            <w:tcW w:w="2622" w:type="dxa"/>
            <w:hideMark/>
          </w:tcPr>
          <w:p w14:paraId="38818D16"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59D0BA7F"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2E954A79" w14:textId="7822602E"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 Todos os ‘.’ são substituídos por uma ‘,’</w:t>
            </w:r>
          </w:p>
        </w:tc>
        <w:tc>
          <w:tcPr>
            <w:tcW w:w="3045" w:type="dxa"/>
            <w:hideMark/>
          </w:tcPr>
          <w:p w14:paraId="29FE46C9"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O formato do campo é alterado </w:t>
            </w:r>
            <w:r w:rsidR="0097329B">
              <w:rPr>
                <w:color w:val="000000"/>
                <w:sz w:val="18"/>
                <w:szCs w:val="18"/>
                <w:lang w:val="pt-PT"/>
              </w:rPr>
              <w:t>para STRING</w:t>
            </w:r>
          </w:p>
          <w:p w14:paraId="1D44C8F0"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 ’</w:t>
            </w:r>
          </w:p>
          <w:p w14:paraId="559B65D0"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Todos os ‘.</w:t>
            </w:r>
            <w:r w:rsidR="0097329B">
              <w:rPr>
                <w:color w:val="000000"/>
                <w:sz w:val="18"/>
                <w:szCs w:val="18"/>
                <w:lang w:val="pt-PT"/>
              </w:rPr>
              <w:t>’ são substituídos por uma ‘ ’</w:t>
            </w:r>
          </w:p>
          <w:p w14:paraId="3056DD59" w14:textId="2324CB63"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 à esquerda, até perfazer o comprimento de campo desejado.</w:t>
            </w:r>
          </w:p>
        </w:tc>
        <w:tc>
          <w:tcPr>
            <w:tcW w:w="3439" w:type="dxa"/>
            <w:hideMark/>
          </w:tcPr>
          <w:p w14:paraId="51D9ADE4"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322FF653"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 ’</w:t>
            </w:r>
          </w:p>
          <w:p w14:paraId="0D1B270A"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Todos os ‘.</w:t>
            </w:r>
            <w:r w:rsidR="0097329B">
              <w:rPr>
                <w:color w:val="000000"/>
                <w:sz w:val="18"/>
                <w:szCs w:val="18"/>
                <w:lang w:val="pt-PT"/>
              </w:rPr>
              <w:t>’ são substituídos por uma ‘ ’</w:t>
            </w:r>
          </w:p>
          <w:p w14:paraId="0F766D8F" w14:textId="240FCC3E"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 à esquerda, até perfazer o comprimento de campo desejado.</w:t>
            </w:r>
          </w:p>
        </w:tc>
      </w:tr>
      <w:tr w:rsidR="00C311ED" w:rsidRPr="00C311ED" w14:paraId="5D6AAF7E" w14:textId="77777777" w:rsidTr="009370D5">
        <w:trPr>
          <w:trHeight w:val="2640"/>
          <w:jc w:val="center"/>
        </w:trPr>
        <w:tc>
          <w:tcPr>
            <w:tcW w:w="1310" w:type="dxa"/>
            <w:hideMark/>
          </w:tcPr>
          <w:p w14:paraId="70810F5E" w14:textId="77777777" w:rsidR="00C311ED" w:rsidRPr="00C311ED" w:rsidRDefault="00C311ED" w:rsidP="00C311ED">
            <w:pPr>
              <w:rPr>
                <w:color w:val="000000"/>
                <w:sz w:val="18"/>
                <w:szCs w:val="18"/>
              </w:rPr>
            </w:pPr>
            <w:r w:rsidRPr="00C311ED">
              <w:rPr>
                <w:color w:val="000000"/>
                <w:sz w:val="18"/>
                <w:szCs w:val="18"/>
              </w:rPr>
              <w:t>mavaliai</w:t>
            </w:r>
          </w:p>
        </w:tc>
        <w:tc>
          <w:tcPr>
            <w:tcW w:w="2622" w:type="dxa"/>
            <w:hideMark/>
          </w:tcPr>
          <w:p w14:paraId="58F6C8FA"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5A7ED6E8"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w:t>
            </w:r>
            <w:r w:rsidR="0097329B">
              <w:rPr>
                <w:color w:val="000000"/>
                <w:sz w:val="18"/>
                <w:szCs w:val="18"/>
                <w:lang w:val="pt-PT"/>
              </w:rPr>
              <w:t xml:space="preserve"> campo é alterado para STRING</w:t>
            </w:r>
          </w:p>
          <w:p w14:paraId="22376A08" w14:textId="111E8271" w:rsidR="00C311ED" w:rsidRPr="0097329B" w:rsidRDefault="00C311ED" w:rsidP="00F63E90">
            <w:pPr>
              <w:pStyle w:val="ListParagraph"/>
              <w:numPr>
                <w:ilvl w:val="0"/>
                <w:numId w:val="59"/>
              </w:numPr>
              <w:rPr>
                <w:color w:val="000000"/>
                <w:sz w:val="18"/>
                <w:szCs w:val="18"/>
                <w:lang w:val="pt-PT"/>
              </w:rPr>
            </w:pPr>
            <w:r w:rsidRPr="0097329B">
              <w:rPr>
                <w:color w:val="000000"/>
                <w:sz w:val="18"/>
                <w:szCs w:val="18"/>
                <w:lang w:val="pt-PT"/>
              </w:rPr>
              <w:t>Todos os ‘.’ são substituídos por uma ‘,’</w:t>
            </w:r>
          </w:p>
        </w:tc>
        <w:tc>
          <w:tcPr>
            <w:tcW w:w="3045" w:type="dxa"/>
            <w:hideMark/>
          </w:tcPr>
          <w:p w14:paraId="60A6BE12"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alterad</w:t>
            </w:r>
            <w:r w:rsidR="0097329B">
              <w:rPr>
                <w:color w:val="000000"/>
                <w:sz w:val="18"/>
                <w:szCs w:val="18"/>
                <w:lang w:val="pt-PT"/>
              </w:rPr>
              <w:t>o para STRING</w:t>
            </w:r>
          </w:p>
          <w:p w14:paraId="5B2CBDFA"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 ’</w:t>
            </w:r>
          </w:p>
          <w:p w14:paraId="2EC15F85"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Todos os ‘.</w:t>
            </w:r>
            <w:r w:rsidR="0097329B">
              <w:rPr>
                <w:color w:val="000000"/>
                <w:sz w:val="18"/>
                <w:szCs w:val="18"/>
                <w:lang w:val="pt-PT"/>
              </w:rPr>
              <w:t>’ são substituídos por uma ‘ ’</w:t>
            </w:r>
          </w:p>
          <w:p w14:paraId="42EB8980" w14:textId="16C2158C"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17 caracteres, é acrescentado ‘0 ’ à esquerda, até perfazer o comprimento de campo desejado.</w:t>
            </w:r>
          </w:p>
        </w:tc>
        <w:tc>
          <w:tcPr>
            <w:tcW w:w="3439" w:type="dxa"/>
            <w:hideMark/>
          </w:tcPr>
          <w:p w14:paraId="185C5BE1"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O formato </w:t>
            </w:r>
            <w:r w:rsidR="0097329B">
              <w:rPr>
                <w:color w:val="000000"/>
                <w:sz w:val="18"/>
                <w:szCs w:val="18"/>
                <w:lang w:val="pt-PT"/>
              </w:rPr>
              <w:t>do campo é alterado para STRING</w:t>
            </w:r>
          </w:p>
          <w:p w14:paraId="553F1BDF"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 ’</w:t>
            </w:r>
          </w:p>
          <w:p w14:paraId="1647BAE0"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Todos os ‘.</w:t>
            </w:r>
            <w:r w:rsidR="0097329B">
              <w:rPr>
                <w:color w:val="000000"/>
                <w:sz w:val="18"/>
                <w:szCs w:val="18"/>
                <w:lang w:val="pt-PT"/>
              </w:rPr>
              <w:t>’ são substituídos por uma ‘ ’</w:t>
            </w:r>
          </w:p>
          <w:p w14:paraId="6106D01C" w14:textId="05FEAD3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17 caracteres, é acrescentado ‘0 ’ à esquerda, até perfazer o comprimento de campo desejado.</w:t>
            </w:r>
          </w:p>
        </w:tc>
      </w:tr>
      <w:tr w:rsidR="00C311ED" w:rsidRPr="00C311ED" w14:paraId="78868B74" w14:textId="77777777" w:rsidTr="009370D5">
        <w:trPr>
          <w:trHeight w:val="2640"/>
          <w:jc w:val="center"/>
        </w:trPr>
        <w:tc>
          <w:tcPr>
            <w:tcW w:w="1310" w:type="dxa"/>
            <w:hideMark/>
          </w:tcPr>
          <w:p w14:paraId="60DB4F23" w14:textId="77777777" w:rsidR="00C311ED" w:rsidRPr="00C311ED" w:rsidRDefault="00C311ED" w:rsidP="00C311ED">
            <w:pPr>
              <w:rPr>
                <w:color w:val="000000"/>
                <w:sz w:val="18"/>
                <w:szCs w:val="18"/>
              </w:rPr>
            </w:pPr>
            <w:r w:rsidRPr="00C311ED">
              <w:rPr>
                <w:color w:val="000000"/>
                <w:sz w:val="18"/>
                <w:szCs w:val="18"/>
              </w:rPr>
              <w:t>mavaliaa</w:t>
            </w:r>
          </w:p>
        </w:tc>
        <w:tc>
          <w:tcPr>
            <w:tcW w:w="2622" w:type="dxa"/>
            <w:hideMark/>
          </w:tcPr>
          <w:p w14:paraId="240E25BE"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35C45BDC"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5877CDCD" w14:textId="50004783"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 Todos os ‘.’ são substituídos por uma ‘,’</w:t>
            </w:r>
          </w:p>
        </w:tc>
        <w:tc>
          <w:tcPr>
            <w:tcW w:w="3045" w:type="dxa"/>
            <w:hideMark/>
          </w:tcPr>
          <w:p w14:paraId="3171EDAB"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3BAE8076"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a NULL, é assumido o valor ‘ </w:t>
            </w:r>
            <w:r w:rsidR="0097329B">
              <w:rPr>
                <w:color w:val="000000"/>
                <w:sz w:val="18"/>
                <w:szCs w:val="18"/>
                <w:lang w:val="pt-PT"/>
              </w:rPr>
              <w:t>’</w:t>
            </w:r>
          </w:p>
          <w:p w14:paraId="2BDF3886"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Todos os ‘.</w:t>
            </w:r>
            <w:r w:rsidR="0097329B">
              <w:rPr>
                <w:color w:val="000000"/>
                <w:sz w:val="18"/>
                <w:szCs w:val="18"/>
                <w:lang w:val="pt-PT"/>
              </w:rPr>
              <w:t>’ são substituídos por uma ‘ ’</w:t>
            </w:r>
          </w:p>
          <w:p w14:paraId="071F1462" w14:textId="2149EB93"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17 caracteres, é acrescentado ‘0 ’ à esquerda, até perfazer o comprimento de campo desejado.</w:t>
            </w:r>
          </w:p>
        </w:tc>
        <w:tc>
          <w:tcPr>
            <w:tcW w:w="3439" w:type="dxa"/>
            <w:hideMark/>
          </w:tcPr>
          <w:p w14:paraId="6B02BB07"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alterado para STRING</w:t>
            </w:r>
          </w:p>
          <w:p w14:paraId="77E4D806"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w:t>
            </w:r>
            <w:r w:rsidR="0097329B">
              <w:rPr>
                <w:color w:val="000000"/>
                <w:sz w:val="18"/>
                <w:szCs w:val="18"/>
                <w:lang w:val="pt-PT"/>
              </w:rPr>
              <w:t xml:space="preserve"> NULL, é assumido o valor ‘ ’</w:t>
            </w:r>
          </w:p>
          <w:p w14:paraId="70960E05"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Todos os ‘.</w:t>
            </w:r>
            <w:r w:rsidR="0097329B">
              <w:rPr>
                <w:color w:val="000000"/>
                <w:sz w:val="18"/>
                <w:szCs w:val="18"/>
                <w:lang w:val="pt-PT"/>
              </w:rPr>
              <w:t>’ são substituídos por uma ‘ ’</w:t>
            </w:r>
          </w:p>
          <w:p w14:paraId="4E5D9E16" w14:textId="2C02557B"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17 caracteres, é acrescentado ‘0 ’ à esquerda, até perfazer o comprimento de campo desejado.</w:t>
            </w:r>
          </w:p>
        </w:tc>
      </w:tr>
      <w:tr w:rsidR="00C311ED" w:rsidRPr="00C311ED" w14:paraId="79AED6F0" w14:textId="77777777" w:rsidTr="009370D5">
        <w:trPr>
          <w:trHeight w:val="1680"/>
          <w:jc w:val="center"/>
        </w:trPr>
        <w:tc>
          <w:tcPr>
            <w:tcW w:w="1310" w:type="dxa"/>
            <w:hideMark/>
          </w:tcPr>
          <w:p w14:paraId="5CA0DCB2" w14:textId="77777777" w:rsidR="00C311ED" w:rsidRPr="00C311ED" w:rsidRDefault="00C311ED" w:rsidP="00C311ED">
            <w:pPr>
              <w:rPr>
                <w:color w:val="000000"/>
                <w:sz w:val="18"/>
                <w:szCs w:val="18"/>
              </w:rPr>
            </w:pPr>
            <w:r w:rsidRPr="00C311ED">
              <w:rPr>
                <w:color w:val="000000"/>
                <w:sz w:val="18"/>
                <w:szCs w:val="18"/>
              </w:rPr>
              <w:t>ctipcfletbg</w:t>
            </w:r>
          </w:p>
        </w:tc>
        <w:tc>
          <w:tcPr>
            <w:tcW w:w="2622" w:type="dxa"/>
            <w:hideMark/>
          </w:tcPr>
          <w:p w14:paraId="223F86BC"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‘99999’</w:t>
            </w:r>
          </w:p>
        </w:tc>
        <w:tc>
          <w:tcPr>
            <w:tcW w:w="3045" w:type="dxa"/>
            <w:hideMark/>
          </w:tcPr>
          <w:p w14:paraId="27BEA2BA"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7A20AD9D" w14:textId="2EAFC252"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c>
          <w:tcPr>
            <w:tcW w:w="3439" w:type="dxa"/>
            <w:hideMark/>
          </w:tcPr>
          <w:p w14:paraId="1D317818"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52B15FA3" w14:textId="397D7655"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r>
      <w:tr w:rsidR="00C311ED" w:rsidRPr="00C311ED" w14:paraId="6F60E047" w14:textId="77777777" w:rsidTr="009370D5">
        <w:trPr>
          <w:trHeight w:val="2160"/>
          <w:jc w:val="center"/>
        </w:trPr>
        <w:tc>
          <w:tcPr>
            <w:tcW w:w="1310" w:type="dxa"/>
            <w:hideMark/>
          </w:tcPr>
          <w:p w14:paraId="4378B684" w14:textId="77777777" w:rsidR="00C311ED" w:rsidRPr="00C311ED" w:rsidRDefault="00C311ED" w:rsidP="00C311ED">
            <w:pPr>
              <w:rPr>
                <w:color w:val="000000"/>
                <w:sz w:val="18"/>
                <w:szCs w:val="18"/>
              </w:rPr>
            </w:pPr>
            <w:r w:rsidRPr="00C311ED">
              <w:rPr>
                <w:color w:val="000000"/>
                <w:sz w:val="18"/>
                <w:szCs w:val="18"/>
              </w:rPr>
              <w:t>dultmod</w:t>
            </w:r>
          </w:p>
        </w:tc>
        <w:tc>
          <w:tcPr>
            <w:tcW w:w="2622" w:type="dxa"/>
            <w:hideMark/>
          </w:tcPr>
          <w:p w14:paraId="08FEAD37"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‘9999-12-31’</w:t>
            </w:r>
          </w:p>
        </w:tc>
        <w:tc>
          <w:tcPr>
            <w:tcW w:w="3045" w:type="dxa"/>
            <w:hideMark/>
          </w:tcPr>
          <w:p w14:paraId="03C43908"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142A581D"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w:t>
            </w:r>
            <w:r w:rsidR="0097329B">
              <w:rPr>
                <w:color w:val="000000"/>
                <w:sz w:val="18"/>
                <w:szCs w:val="18"/>
                <w:lang w:val="pt-PT"/>
              </w:rPr>
              <w:t xml:space="preserve"> assumido o valor ‘9999-12-31’</w:t>
            </w:r>
          </w:p>
          <w:p w14:paraId="2D47C07E" w14:textId="6C7D0B60"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 à esquerda, até perfazer o comprimento de campo desejado.</w:t>
            </w:r>
          </w:p>
        </w:tc>
        <w:tc>
          <w:tcPr>
            <w:tcW w:w="3439" w:type="dxa"/>
            <w:hideMark/>
          </w:tcPr>
          <w:p w14:paraId="6D5A5184"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51BDEE4D"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w:t>
            </w:r>
            <w:r w:rsidR="0097329B">
              <w:rPr>
                <w:color w:val="000000"/>
                <w:sz w:val="18"/>
                <w:szCs w:val="18"/>
                <w:lang w:val="pt-PT"/>
              </w:rPr>
              <w:t xml:space="preserve"> assumido o valor ‘9999-12-31’</w:t>
            </w:r>
          </w:p>
          <w:p w14:paraId="34B06D61" w14:textId="05D4DA0E"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 à esquerda, até perfazer o comprimento de campo desejado.</w:t>
            </w:r>
          </w:p>
        </w:tc>
      </w:tr>
      <w:tr w:rsidR="00C311ED" w:rsidRPr="00C311ED" w14:paraId="223BC754" w14:textId="77777777" w:rsidTr="009370D5">
        <w:trPr>
          <w:trHeight w:val="2160"/>
          <w:jc w:val="center"/>
        </w:trPr>
        <w:tc>
          <w:tcPr>
            <w:tcW w:w="1310" w:type="dxa"/>
            <w:hideMark/>
          </w:tcPr>
          <w:p w14:paraId="7288ECEA" w14:textId="77777777" w:rsidR="00C311ED" w:rsidRPr="00C311ED" w:rsidRDefault="00C311ED" w:rsidP="00C311ED">
            <w:pPr>
              <w:rPr>
                <w:color w:val="000000"/>
                <w:sz w:val="18"/>
                <w:szCs w:val="18"/>
              </w:rPr>
            </w:pPr>
            <w:r w:rsidRPr="00C311ED">
              <w:rPr>
                <w:color w:val="000000"/>
                <w:sz w:val="18"/>
                <w:szCs w:val="18"/>
              </w:rPr>
              <w:lastRenderedPageBreak/>
              <w:t>cempresa</w:t>
            </w:r>
          </w:p>
        </w:tc>
        <w:tc>
          <w:tcPr>
            <w:tcW w:w="2622" w:type="dxa"/>
            <w:hideMark/>
          </w:tcPr>
          <w:p w14:paraId="09F5C738"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2 caracteres, é acrescentado o dígito ‘0’ à esquerda, até perfazer o comprimento de campo desejado.</w:t>
            </w:r>
          </w:p>
        </w:tc>
        <w:tc>
          <w:tcPr>
            <w:tcW w:w="3045" w:type="dxa"/>
            <w:hideMark/>
          </w:tcPr>
          <w:p w14:paraId="06CE87F2"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7CE337AB"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w:t>
            </w:r>
            <w:r w:rsidR="0097329B">
              <w:rPr>
                <w:color w:val="000000"/>
                <w:sz w:val="18"/>
                <w:szCs w:val="18"/>
                <w:lang w:val="pt-PT"/>
              </w:rPr>
              <w:t xml:space="preserve"> o valor ‘ ’</w:t>
            </w:r>
          </w:p>
          <w:p w14:paraId="34E86CB6" w14:textId="6AFCBCC8"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2 caracteres, é acrescentado ‘ ’ à esquerda, até perfazer o comprimento de campo desejado.</w:t>
            </w:r>
          </w:p>
        </w:tc>
        <w:tc>
          <w:tcPr>
            <w:tcW w:w="3439" w:type="dxa"/>
            <w:hideMark/>
          </w:tcPr>
          <w:p w14:paraId="3F43E0FD"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04B0E770"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 ’</w:t>
            </w:r>
          </w:p>
          <w:p w14:paraId="539F52E4" w14:textId="5820FDAE"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2 caracteres, é acrescentado ‘ ’ à esquerda, até perfazer o comprimento de campo desejado.</w:t>
            </w:r>
          </w:p>
        </w:tc>
      </w:tr>
      <w:tr w:rsidR="00C311ED" w:rsidRPr="00C311ED" w14:paraId="2694407C" w14:textId="77777777" w:rsidTr="009370D5">
        <w:trPr>
          <w:trHeight w:val="2160"/>
          <w:jc w:val="center"/>
        </w:trPr>
        <w:tc>
          <w:tcPr>
            <w:tcW w:w="1310" w:type="dxa"/>
            <w:hideMark/>
          </w:tcPr>
          <w:p w14:paraId="6A5A9477" w14:textId="77777777" w:rsidR="00C311ED" w:rsidRPr="00C311ED" w:rsidRDefault="00C311ED" w:rsidP="00C311ED">
            <w:pPr>
              <w:rPr>
                <w:color w:val="000000"/>
                <w:sz w:val="18"/>
                <w:szCs w:val="18"/>
              </w:rPr>
            </w:pPr>
            <w:r w:rsidRPr="00C311ED">
              <w:rPr>
                <w:color w:val="000000"/>
                <w:sz w:val="18"/>
                <w:szCs w:val="18"/>
              </w:rPr>
              <w:t>ckbalcao</w:t>
            </w:r>
          </w:p>
        </w:tc>
        <w:tc>
          <w:tcPr>
            <w:tcW w:w="2622" w:type="dxa"/>
            <w:hideMark/>
          </w:tcPr>
          <w:p w14:paraId="2FFE86DA"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4 caracteres, é acrescentado o dígito ‘0’ à esquerda, até perfazer o comprimento de campo desejado.</w:t>
            </w:r>
          </w:p>
        </w:tc>
        <w:tc>
          <w:tcPr>
            <w:tcW w:w="3045" w:type="dxa"/>
            <w:hideMark/>
          </w:tcPr>
          <w:p w14:paraId="5BEA394E"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1F8BD2A0"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 ’</w:t>
            </w:r>
          </w:p>
          <w:p w14:paraId="52882911" w14:textId="3B82AF4C"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4 caracteres, é acrescentado ‘ ’ à esquerda, até perfazer o comprimento de campo desejado.</w:t>
            </w:r>
          </w:p>
        </w:tc>
        <w:tc>
          <w:tcPr>
            <w:tcW w:w="3439" w:type="dxa"/>
            <w:hideMark/>
          </w:tcPr>
          <w:p w14:paraId="26DC2221"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alte</w:t>
            </w:r>
            <w:r w:rsidR="0097329B">
              <w:rPr>
                <w:color w:val="000000"/>
                <w:sz w:val="18"/>
                <w:szCs w:val="18"/>
                <w:lang w:val="pt-PT"/>
              </w:rPr>
              <w:t>rado para STRING</w:t>
            </w:r>
          </w:p>
          <w:p w14:paraId="02410800"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 ’</w:t>
            </w:r>
          </w:p>
          <w:p w14:paraId="4C9C6324" w14:textId="6A7AC0BD"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4 caracteres, é acrescentado ‘ ’ à esquerda, até perfazer o comprimento de campo desejado.</w:t>
            </w:r>
          </w:p>
        </w:tc>
      </w:tr>
      <w:tr w:rsidR="00C311ED" w:rsidRPr="00C311ED" w14:paraId="1D374D60" w14:textId="77777777" w:rsidTr="009370D5">
        <w:trPr>
          <w:trHeight w:val="2160"/>
          <w:jc w:val="center"/>
        </w:trPr>
        <w:tc>
          <w:tcPr>
            <w:tcW w:w="1310" w:type="dxa"/>
            <w:hideMark/>
          </w:tcPr>
          <w:p w14:paraId="207A97CF" w14:textId="77777777" w:rsidR="00C311ED" w:rsidRPr="00C311ED" w:rsidRDefault="00C311ED" w:rsidP="00C311ED">
            <w:pPr>
              <w:rPr>
                <w:color w:val="000000"/>
                <w:sz w:val="18"/>
                <w:szCs w:val="18"/>
              </w:rPr>
            </w:pPr>
            <w:r w:rsidRPr="00C311ED">
              <w:rPr>
                <w:color w:val="000000"/>
                <w:sz w:val="18"/>
                <w:szCs w:val="18"/>
              </w:rPr>
              <w:t>cknumcta</w:t>
            </w:r>
          </w:p>
        </w:tc>
        <w:tc>
          <w:tcPr>
            <w:tcW w:w="2622" w:type="dxa"/>
            <w:hideMark/>
          </w:tcPr>
          <w:p w14:paraId="1A1EB3F9"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11 caracteres, é acrescentado o dígito ‘0’ à esquerda, até perfazer o comprimento de campo desejado.</w:t>
            </w:r>
          </w:p>
        </w:tc>
        <w:tc>
          <w:tcPr>
            <w:tcW w:w="3045" w:type="dxa"/>
            <w:hideMark/>
          </w:tcPr>
          <w:p w14:paraId="6A428F4C"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53096F34"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 ’</w:t>
            </w:r>
          </w:p>
          <w:p w14:paraId="26EB0DC8" w14:textId="027B661F"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11 caracteres, é acrescentado ‘ ’ à esquerda, até perfazer o comprimento de campo desejado.</w:t>
            </w:r>
          </w:p>
        </w:tc>
        <w:tc>
          <w:tcPr>
            <w:tcW w:w="3439" w:type="dxa"/>
            <w:hideMark/>
          </w:tcPr>
          <w:p w14:paraId="569DEE22"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76621007" w14:textId="77777777" w:rsidR="0097329B" w:rsidRDefault="00C311ED" w:rsidP="00F63E90">
            <w:pPr>
              <w:pStyle w:val="ListParagraph"/>
              <w:numPr>
                <w:ilvl w:val="0"/>
                <w:numId w:val="59"/>
              </w:numPr>
              <w:rPr>
                <w:color w:val="000000"/>
                <w:sz w:val="18"/>
                <w:szCs w:val="18"/>
                <w:lang w:val="pt-PT"/>
              </w:rPr>
            </w:pPr>
            <w:r w:rsidRPr="0097329B">
              <w:rPr>
                <w:color w:val="000000"/>
                <w:sz w:val="18"/>
                <w:szCs w:val="18"/>
                <w:lang w:val="pt-PT"/>
              </w:rPr>
              <w:t xml:space="preserve">No caso de existir algum registo </w:t>
            </w:r>
            <w:r w:rsidR="0097329B">
              <w:rPr>
                <w:color w:val="000000"/>
                <w:sz w:val="18"/>
                <w:szCs w:val="18"/>
                <w:lang w:val="pt-PT"/>
              </w:rPr>
              <w:t>a NULL, é assumido o valor ‘ ’</w:t>
            </w:r>
          </w:p>
          <w:p w14:paraId="227C7F95" w14:textId="445B1C86" w:rsidR="00C311ED" w:rsidRPr="0097329B" w:rsidRDefault="00C311ED" w:rsidP="00F63E90">
            <w:pPr>
              <w:pStyle w:val="ListParagraph"/>
              <w:numPr>
                <w:ilvl w:val="0"/>
                <w:numId w:val="59"/>
              </w:numPr>
              <w:rPr>
                <w:color w:val="000000"/>
                <w:sz w:val="18"/>
                <w:szCs w:val="18"/>
                <w:lang w:val="pt-PT"/>
              </w:rPr>
            </w:pPr>
            <w:r w:rsidRPr="0097329B">
              <w:rPr>
                <w:color w:val="000000"/>
                <w:sz w:val="18"/>
                <w:szCs w:val="18"/>
                <w:lang w:val="pt-PT"/>
              </w:rPr>
              <w:t>Caso o campo não esteja preenchido com 11 caracteres, é acrescentado ‘ ’ à esquerda, até perfazer o comprimento de campo desejado.</w:t>
            </w:r>
          </w:p>
        </w:tc>
      </w:tr>
      <w:tr w:rsidR="00C311ED" w:rsidRPr="00C311ED" w14:paraId="64B1E8FA" w14:textId="77777777" w:rsidTr="009370D5">
        <w:trPr>
          <w:trHeight w:val="2160"/>
          <w:jc w:val="center"/>
        </w:trPr>
        <w:tc>
          <w:tcPr>
            <w:tcW w:w="1310" w:type="dxa"/>
            <w:hideMark/>
          </w:tcPr>
          <w:p w14:paraId="6DA011F9" w14:textId="77777777" w:rsidR="00C311ED" w:rsidRPr="00C311ED" w:rsidRDefault="00C311ED" w:rsidP="00C311ED">
            <w:pPr>
              <w:rPr>
                <w:color w:val="000000"/>
                <w:sz w:val="18"/>
                <w:szCs w:val="18"/>
              </w:rPr>
            </w:pPr>
            <w:r w:rsidRPr="00C311ED">
              <w:rPr>
                <w:color w:val="000000"/>
                <w:sz w:val="18"/>
                <w:szCs w:val="18"/>
              </w:rPr>
              <w:t>zdeposit</w:t>
            </w:r>
          </w:p>
        </w:tc>
        <w:tc>
          <w:tcPr>
            <w:tcW w:w="2622" w:type="dxa"/>
            <w:hideMark/>
          </w:tcPr>
          <w:p w14:paraId="30DE5CD8"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15 caracteres, é acrescentado o dígito ‘0’ à esquerda, até perfazer o comprimento de campo desejado.</w:t>
            </w:r>
          </w:p>
        </w:tc>
        <w:tc>
          <w:tcPr>
            <w:tcW w:w="3045" w:type="dxa"/>
            <w:hideMark/>
          </w:tcPr>
          <w:p w14:paraId="565DD0EF"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5D4E174A"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5D9C86C9" w14:textId="60955E43"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15 caracteres, é acrescentado ‘ ’ à esquerda, até perfazer o comprimento de campo desejado.</w:t>
            </w:r>
          </w:p>
        </w:tc>
        <w:tc>
          <w:tcPr>
            <w:tcW w:w="3439" w:type="dxa"/>
            <w:hideMark/>
          </w:tcPr>
          <w:p w14:paraId="7E07AFC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w:t>
            </w:r>
            <w:r w:rsidR="00DB2351">
              <w:rPr>
                <w:color w:val="000000"/>
                <w:sz w:val="18"/>
                <w:szCs w:val="18"/>
                <w:lang w:val="pt-PT"/>
              </w:rPr>
              <w:t>erado para STRING</w:t>
            </w:r>
          </w:p>
          <w:p w14:paraId="15FCC487"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58EBAF53" w14:textId="12EFD64B"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15 caracteres, é acrescentado ‘ ’ à esquerda, até perfazer o comprimento de campo desejado.</w:t>
            </w:r>
          </w:p>
        </w:tc>
      </w:tr>
      <w:tr w:rsidR="00C311ED" w:rsidRPr="00C311ED" w14:paraId="26DDE52F" w14:textId="77777777" w:rsidTr="009370D5">
        <w:trPr>
          <w:trHeight w:val="2160"/>
          <w:jc w:val="center"/>
        </w:trPr>
        <w:tc>
          <w:tcPr>
            <w:tcW w:w="1310" w:type="dxa"/>
            <w:hideMark/>
          </w:tcPr>
          <w:p w14:paraId="1843B942" w14:textId="77777777" w:rsidR="00C311ED" w:rsidRPr="00C311ED" w:rsidRDefault="00C311ED" w:rsidP="00C311ED">
            <w:pPr>
              <w:rPr>
                <w:color w:val="000000"/>
                <w:sz w:val="18"/>
                <w:szCs w:val="18"/>
              </w:rPr>
            </w:pPr>
            <w:r w:rsidRPr="00C311ED">
              <w:rPr>
                <w:color w:val="000000"/>
                <w:sz w:val="18"/>
                <w:szCs w:val="18"/>
              </w:rPr>
              <w:t>cbalcao</w:t>
            </w:r>
          </w:p>
        </w:tc>
        <w:tc>
          <w:tcPr>
            <w:tcW w:w="2622" w:type="dxa"/>
            <w:hideMark/>
          </w:tcPr>
          <w:p w14:paraId="7926C4CE"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4 caracteres, é acrescentado o dígito ‘0’ à esquerda, até perfazer o comprimento de campo desejado.</w:t>
            </w:r>
          </w:p>
        </w:tc>
        <w:tc>
          <w:tcPr>
            <w:tcW w:w="3045" w:type="dxa"/>
            <w:hideMark/>
          </w:tcPr>
          <w:p w14:paraId="600EAB05"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4192CBD2"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5F591D01" w14:textId="04EE35CE"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4 caracteres, é acrescentado ‘ ’ à esquerda, até perfazer o comprimento de campo desejado.</w:t>
            </w:r>
          </w:p>
        </w:tc>
        <w:tc>
          <w:tcPr>
            <w:tcW w:w="3439" w:type="dxa"/>
            <w:hideMark/>
          </w:tcPr>
          <w:p w14:paraId="4CFD37C3"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545A890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78BA871A" w14:textId="39357F1F"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4 caracteres, é acrescentado ‘ ’ à esquerda, até perfazer o comprimento de campo desejado.</w:t>
            </w:r>
          </w:p>
        </w:tc>
      </w:tr>
      <w:tr w:rsidR="00C311ED" w:rsidRPr="00C311ED" w14:paraId="548558BD" w14:textId="77777777" w:rsidTr="009370D5">
        <w:trPr>
          <w:trHeight w:val="2160"/>
          <w:jc w:val="center"/>
        </w:trPr>
        <w:tc>
          <w:tcPr>
            <w:tcW w:w="1310" w:type="dxa"/>
            <w:hideMark/>
          </w:tcPr>
          <w:p w14:paraId="29AE15EA" w14:textId="77777777" w:rsidR="00C311ED" w:rsidRPr="00C311ED" w:rsidRDefault="00C311ED" w:rsidP="00C311ED">
            <w:pPr>
              <w:rPr>
                <w:color w:val="000000"/>
                <w:sz w:val="18"/>
                <w:szCs w:val="18"/>
              </w:rPr>
            </w:pPr>
            <w:r w:rsidRPr="00C311ED">
              <w:rPr>
                <w:color w:val="000000"/>
                <w:sz w:val="18"/>
                <w:szCs w:val="18"/>
              </w:rPr>
              <w:t>cnumcta</w:t>
            </w:r>
          </w:p>
        </w:tc>
        <w:tc>
          <w:tcPr>
            <w:tcW w:w="2622" w:type="dxa"/>
            <w:hideMark/>
          </w:tcPr>
          <w:p w14:paraId="168B83AF"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11 caracteres, é acrescentado o dígito ‘0’ à esquerda, até perfazer o comprimento de campo desejado.</w:t>
            </w:r>
          </w:p>
        </w:tc>
        <w:tc>
          <w:tcPr>
            <w:tcW w:w="3045" w:type="dxa"/>
            <w:hideMark/>
          </w:tcPr>
          <w:p w14:paraId="1ADE8CC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alterado para S</w:t>
            </w:r>
            <w:r w:rsidR="00DB2351">
              <w:rPr>
                <w:color w:val="000000"/>
                <w:sz w:val="18"/>
                <w:szCs w:val="18"/>
                <w:lang w:val="pt-PT"/>
              </w:rPr>
              <w:t>TRING</w:t>
            </w:r>
          </w:p>
          <w:p w14:paraId="1D11795D"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0147839B" w14:textId="5B0D01F8"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11 caracteres, é acrescentado ‘ ’ à esquerda, até perfazer o comprimento de campo desejado.</w:t>
            </w:r>
          </w:p>
        </w:tc>
        <w:tc>
          <w:tcPr>
            <w:tcW w:w="3439" w:type="dxa"/>
            <w:hideMark/>
          </w:tcPr>
          <w:p w14:paraId="2E633FB4"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alterado p</w:t>
            </w:r>
            <w:r w:rsidR="00DB2351">
              <w:rPr>
                <w:color w:val="000000"/>
                <w:sz w:val="18"/>
                <w:szCs w:val="18"/>
                <w:lang w:val="pt-PT"/>
              </w:rPr>
              <w:t>ara STRING</w:t>
            </w:r>
          </w:p>
          <w:p w14:paraId="0FFEA192"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2F90792C" w14:textId="1EE9F23C"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11 caracteres, é acrescentado ‘ ’ à esquerda, até perfazer o comprimento de campo desejado.</w:t>
            </w:r>
          </w:p>
        </w:tc>
      </w:tr>
      <w:tr w:rsidR="00C311ED" w:rsidRPr="00C311ED" w14:paraId="177AF2FA" w14:textId="77777777" w:rsidTr="009370D5">
        <w:trPr>
          <w:trHeight w:val="2160"/>
          <w:jc w:val="center"/>
        </w:trPr>
        <w:tc>
          <w:tcPr>
            <w:tcW w:w="1310" w:type="dxa"/>
            <w:hideMark/>
          </w:tcPr>
          <w:p w14:paraId="1AAA2224" w14:textId="77777777" w:rsidR="00C311ED" w:rsidRPr="00C311ED" w:rsidRDefault="00C311ED" w:rsidP="00C311ED">
            <w:pPr>
              <w:rPr>
                <w:color w:val="000000"/>
                <w:sz w:val="18"/>
                <w:szCs w:val="18"/>
              </w:rPr>
            </w:pPr>
            <w:r w:rsidRPr="00C311ED">
              <w:rPr>
                <w:color w:val="000000"/>
                <w:sz w:val="18"/>
                <w:szCs w:val="18"/>
              </w:rPr>
              <w:lastRenderedPageBreak/>
              <w:t>zcaucao</w:t>
            </w:r>
          </w:p>
        </w:tc>
        <w:tc>
          <w:tcPr>
            <w:tcW w:w="2622" w:type="dxa"/>
            <w:hideMark/>
          </w:tcPr>
          <w:p w14:paraId="0BEC8836"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15 caracteres, é acrescentado o dígito ‘0’ à esquerda, até perfazer o comprimento de campo desejado.</w:t>
            </w:r>
          </w:p>
        </w:tc>
        <w:tc>
          <w:tcPr>
            <w:tcW w:w="3045" w:type="dxa"/>
            <w:hideMark/>
          </w:tcPr>
          <w:p w14:paraId="5AEB0A15"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49D5D577"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0C323DE3" w14:textId="4EEBDEF9"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‘0 ’ à esquerda, até perfazer o comprimento de campo desejado.</w:t>
            </w:r>
          </w:p>
        </w:tc>
        <w:tc>
          <w:tcPr>
            <w:tcW w:w="3439" w:type="dxa"/>
            <w:hideMark/>
          </w:tcPr>
          <w:p w14:paraId="11661C02"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5F6D04BA"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7E7CDEC4" w14:textId="59C7C212"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‘0 ’ à esquerda, até perfazer o comprimento de campo desejado.</w:t>
            </w:r>
          </w:p>
        </w:tc>
      </w:tr>
      <w:tr w:rsidR="00C311ED" w:rsidRPr="00C311ED" w14:paraId="7B44E2D1" w14:textId="77777777" w:rsidTr="009370D5">
        <w:trPr>
          <w:trHeight w:val="2160"/>
          <w:jc w:val="center"/>
        </w:trPr>
        <w:tc>
          <w:tcPr>
            <w:tcW w:w="1310" w:type="dxa"/>
            <w:hideMark/>
          </w:tcPr>
          <w:p w14:paraId="62C81857" w14:textId="77777777" w:rsidR="00C311ED" w:rsidRPr="00C311ED" w:rsidRDefault="00C311ED" w:rsidP="00C311ED">
            <w:pPr>
              <w:rPr>
                <w:color w:val="000000"/>
                <w:sz w:val="18"/>
                <w:szCs w:val="18"/>
              </w:rPr>
            </w:pPr>
            <w:r w:rsidRPr="00C311ED">
              <w:rPr>
                <w:color w:val="000000"/>
                <w:sz w:val="18"/>
                <w:szCs w:val="18"/>
              </w:rPr>
              <w:t>tipgargbl</w:t>
            </w:r>
          </w:p>
        </w:tc>
        <w:tc>
          <w:tcPr>
            <w:tcW w:w="2622" w:type="dxa"/>
            <w:hideMark/>
          </w:tcPr>
          <w:p w14:paraId="315AB24D"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‘0’</w:t>
            </w:r>
          </w:p>
        </w:tc>
        <w:tc>
          <w:tcPr>
            <w:tcW w:w="3045" w:type="dxa"/>
            <w:hideMark/>
          </w:tcPr>
          <w:p w14:paraId="78DC9E22"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19BDE4B3"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7F76EEA3" w14:textId="4DF060C9"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 ’ à esquerda, até perfazer o comprimento de campo desejado.</w:t>
            </w:r>
          </w:p>
        </w:tc>
        <w:tc>
          <w:tcPr>
            <w:tcW w:w="3439" w:type="dxa"/>
            <w:hideMark/>
          </w:tcPr>
          <w:p w14:paraId="5AB482D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560B2296"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10ADEC0A" w14:textId="67A8E94D"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 ’ à esquerda, até perfazer o comprimento de campo desejado.</w:t>
            </w:r>
          </w:p>
        </w:tc>
      </w:tr>
      <w:tr w:rsidR="00C311ED" w:rsidRPr="00C311ED" w14:paraId="61E3A5AD" w14:textId="77777777" w:rsidTr="009370D5">
        <w:trPr>
          <w:trHeight w:val="2160"/>
          <w:jc w:val="center"/>
        </w:trPr>
        <w:tc>
          <w:tcPr>
            <w:tcW w:w="1310" w:type="dxa"/>
            <w:hideMark/>
          </w:tcPr>
          <w:p w14:paraId="1CBE6C0E" w14:textId="77777777" w:rsidR="00C311ED" w:rsidRPr="00C311ED" w:rsidRDefault="00C311ED" w:rsidP="00C311ED">
            <w:pPr>
              <w:rPr>
                <w:color w:val="000000"/>
                <w:sz w:val="18"/>
                <w:szCs w:val="18"/>
              </w:rPr>
            </w:pPr>
            <w:r w:rsidRPr="00C311ED">
              <w:rPr>
                <w:color w:val="000000"/>
                <w:sz w:val="18"/>
                <w:szCs w:val="18"/>
              </w:rPr>
              <w:t>ckprodut</w:t>
            </w:r>
          </w:p>
        </w:tc>
        <w:tc>
          <w:tcPr>
            <w:tcW w:w="2622" w:type="dxa"/>
            <w:hideMark/>
          </w:tcPr>
          <w:p w14:paraId="50441FF0"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o dígito ‘0’ à esquerda, até perfazer o comprimento de campo desejado.</w:t>
            </w:r>
          </w:p>
        </w:tc>
        <w:tc>
          <w:tcPr>
            <w:tcW w:w="3045" w:type="dxa"/>
            <w:hideMark/>
          </w:tcPr>
          <w:p w14:paraId="62BAF277"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O formato do campo é </w:t>
            </w:r>
            <w:r w:rsidR="00DB2351">
              <w:rPr>
                <w:color w:val="000000"/>
                <w:sz w:val="18"/>
                <w:szCs w:val="18"/>
                <w:lang w:val="pt-PT"/>
              </w:rPr>
              <w:t>alterado para STRING</w:t>
            </w:r>
          </w:p>
          <w:p w14:paraId="0A09028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608A25A2" w14:textId="2073802D"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 ’ à esquerda, até perfazer o comprimento de campo desejado.</w:t>
            </w:r>
          </w:p>
        </w:tc>
        <w:tc>
          <w:tcPr>
            <w:tcW w:w="3439" w:type="dxa"/>
            <w:hideMark/>
          </w:tcPr>
          <w:p w14:paraId="6C4373B2"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alterado para STRI</w:t>
            </w:r>
            <w:r w:rsidR="00DB2351">
              <w:rPr>
                <w:color w:val="000000"/>
                <w:sz w:val="18"/>
                <w:szCs w:val="18"/>
                <w:lang w:val="pt-PT"/>
              </w:rPr>
              <w:t>NG</w:t>
            </w:r>
          </w:p>
          <w:p w14:paraId="4B9BD69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2ED2A3D3" w14:textId="0EAE3109"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 ’ à esquerda, até perfazer o comprimento de campo desejado.</w:t>
            </w:r>
          </w:p>
        </w:tc>
      </w:tr>
      <w:tr w:rsidR="00C311ED" w:rsidRPr="00C311ED" w14:paraId="47E28BD7" w14:textId="77777777" w:rsidTr="009370D5">
        <w:trPr>
          <w:trHeight w:val="2160"/>
          <w:jc w:val="center"/>
        </w:trPr>
        <w:tc>
          <w:tcPr>
            <w:tcW w:w="1310" w:type="dxa"/>
            <w:hideMark/>
          </w:tcPr>
          <w:p w14:paraId="7557B762" w14:textId="77777777" w:rsidR="00C311ED" w:rsidRPr="00C311ED" w:rsidRDefault="00C311ED" w:rsidP="00C311ED">
            <w:pPr>
              <w:rPr>
                <w:color w:val="000000"/>
                <w:sz w:val="18"/>
                <w:szCs w:val="18"/>
              </w:rPr>
            </w:pPr>
            <w:r w:rsidRPr="00C311ED">
              <w:rPr>
                <w:color w:val="000000"/>
                <w:sz w:val="18"/>
                <w:szCs w:val="18"/>
              </w:rPr>
              <w:t>cksubpro</w:t>
            </w:r>
          </w:p>
        </w:tc>
        <w:tc>
          <w:tcPr>
            <w:tcW w:w="2622" w:type="dxa"/>
            <w:hideMark/>
          </w:tcPr>
          <w:p w14:paraId="41232D20"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o dígito ‘0’ à esquerda, até perfazer o comprimento de campo desejado.</w:t>
            </w:r>
          </w:p>
        </w:tc>
        <w:tc>
          <w:tcPr>
            <w:tcW w:w="3045" w:type="dxa"/>
            <w:hideMark/>
          </w:tcPr>
          <w:p w14:paraId="63F6BDAD"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3669A61E" w14:textId="77777777" w:rsidR="00DB2351" w:rsidRDefault="00C311ED" w:rsidP="00F63E90">
            <w:pPr>
              <w:pStyle w:val="ListParagraph"/>
              <w:numPr>
                <w:ilvl w:val="0"/>
                <w:numId w:val="59"/>
              </w:numPr>
              <w:rPr>
                <w:color w:val="000000"/>
                <w:sz w:val="18"/>
                <w:szCs w:val="18"/>
                <w:lang w:val="pt-PT"/>
              </w:rPr>
            </w:pPr>
            <w:r w:rsidRPr="00DB2351">
              <w:rPr>
                <w:color w:val="000000"/>
                <w:sz w:val="18"/>
                <w:szCs w:val="18"/>
                <w:lang w:val="pt-PT"/>
              </w:rPr>
              <w:t xml:space="preserve">No caso de existir algum registo </w:t>
            </w:r>
            <w:r w:rsidR="00DB2351">
              <w:rPr>
                <w:color w:val="000000"/>
                <w:sz w:val="18"/>
                <w:szCs w:val="18"/>
                <w:lang w:val="pt-PT"/>
              </w:rPr>
              <w:t>a NULL, é assumido o valor ‘ ’</w:t>
            </w:r>
          </w:p>
          <w:p w14:paraId="7D870EA5" w14:textId="750E0884" w:rsidR="00C311ED" w:rsidRPr="00DB2351" w:rsidRDefault="00C311ED" w:rsidP="00F63E90">
            <w:pPr>
              <w:pStyle w:val="ListParagraph"/>
              <w:numPr>
                <w:ilvl w:val="0"/>
                <w:numId w:val="59"/>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c>
          <w:tcPr>
            <w:tcW w:w="3439" w:type="dxa"/>
            <w:hideMark/>
          </w:tcPr>
          <w:p w14:paraId="5656C7D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41E3A818"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4149D0F8" w14:textId="2B5DA084"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 ’ à esquerda, até perfazer o comprimento de campo desejado.</w:t>
            </w:r>
          </w:p>
        </w:tc>
      </w:tr>
      <w:tr w:rsidR="00C311ED" w:rsidRPr="00C311ED" w14:paraId="7F103371" w14:textId="77777777" w:rsidTr="009370D5">
        <w:trPr>
          <w:trHeight w:val="2160"/>
          <w:jc w:val="center"/>
        </w:trPr>
        <w:tc>
          <w:tcPr>
            <w:tcW w:w="1310" w:type="dxa"/>
            <w:hideMark/>
          </w:tcPr>
          <w:p w14:paraId="591B9776" w14:textId="77777777" w:rsidR="00C311ED" w:rsidRPr="00C311ED" w:rsidRDefault="00C311ED" w:rsidP="00C311ED">
            <w:pPr>
              <w:rPr>
                <w:color w:val="000000"/>
                <w:sz w:val="18"/>
                <w:szCs w:val="18"/>
              </w:rPr>
            </w:pPr>
            <w:r w:rsidRPr="00C311ED">
              <w:rPr>
                <w:color w:val="000000"/>
                <w:sz w:val="18"/>
                <w:szCs w:val="18"/>
              </w:rPr>
              <w:t>cproduto</w:t>
            </w:r>
          </w:p>
        </w:tc>
        <w:tc>
          <w:tcPr>
            <w:tcW w:w="2622" w:type="dxa"/>
            <w:hideMark/>
          </w:tcPr>
          <w:p w14:paraId="128E7A56"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o dígito ‘0’ à esquerda, até perfazer o comprimento de campo desejado.</w:t>
            </w:r>
          </w:p>
        </w:tc>
        <w:tc>
          <w:tcPr>
            <w:tcW w:w="3045" w:type="dxa"/>
            <w:hideMark/>
          </w:tcPr>
          <w:p w14:paraId="289E3553"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406F4BE4"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7EF8015E" w14:textId="437D7E9E"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 ’ à esquerda, até perfazer o comprimento de campo desejado.</w:t>
            </w:r>
          </w:p>
        </w:tc>
        <w:tc>
          <w:tcPr>
            <w:tcW w:w="3439" w:type="dxa"/>
            <w:hideMark/>
          </w:tcPr>
          <w:p w14:paraId="3BAF96BB"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O formato do campo </w:t>
            </w:r>
            <w:r w:rsidR="00DB2351">
              <w:rPr>
                <w:color w:val="000000"/>
                <w:sz w:val="18"/>
                <w:szCs w:val="18"/>
                <w:lang w:val="pt-PT"/>
              </w:rPr>
              <w:t>é alterado para STRING</w:t>
            </w:r>
          </w:p>
          <w:p w14:paraId="6D6471B8" w14:textId="77777777" w:rsidR="00DB2351" w:rsidRDefault="00C311ED" w:rsidP="00F63E90">
            <w:pPr>
              <w:pStyle w:val="ListParagraph"/>
              <w:numPr>
                <w:ilvl w:val="0"/>
                <w:numId w:val="59"/>
              </w:numPr>
              <w:rPr>
                <w:color w:val="000000"/>
                <w:sz w:val="18"/>
                <w:szCs w:val="18"/>
                <w:lang w:val="pt-PT"/>
              </w:rPr>
            </w:pPr>
            <w:r w:rsidRPr="00DB2351">
              <w:rPr>
                <w:color w:val="000000"/>
                <w:sz w:val="18"/>
                <w:szCs w:val="18"/>
                <w:lang w:val="pt-PT"/>
              </w:rPr>
              <w:t xml:space="preserve">No caso de existir algum registo </w:t>
            </w:r>
            <w:r w:rsidR="00DB2351">
              <w:rPr>
                <w:color w:val="000000"/>
                <w:sz w:val="18"/>
                <w:szCs w:val="18"/>
                <w:lang w:val="pt-PT"/>
              </w:rPr>
              <w:t>a NULL, é assumido o valor ‘ ’</w:t>
            </w:r>
          </w:p>
          <w:p w14:paraId="0B5961F9" w14:textId="4A27A151" w:rsidR="00C311ED" w:rsidRPr="00DB2351" w:rsidRDefault="00C311ED" w:rsidP="00F63E90">
            <w:pPr>
              <w:pStyle w:val="ListParagraph"/>
              <w:numPr>
                <w:ilvl w:val="0"/>
                <w:numId w:val="59"/>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r>
      <w:tr w:rsidR="00C311ED" w:rsidRPr="00C311ED" w14:paraId="5F3B2B96" w14:textId="77777777" w:rsidTr="009370D5">
        <w:trPr>
          <w:trHeight w:val="2160"/>
          <w:jc w:val="center"/>
        </w:trPr>
        <w:tc>
          <w:tcPr>
            <w:tcW w:w="1310" w:type="dxa"/>
            <w:hideMark/>
          </w:tcPr>
          <w:p w14:paraId="2B9279C7" w14:textId="77777777" w:rsidR="00C311ED" w:rsidRPr="00C311ED" w:rsidRDefault="00C311ED" w:rsidP="00C311ED">
            <w:pPr>
              <w:rPr>
                <w:color w:val="000000"/>
                <w:sz w:val="18"/>
                <w:szCs w:val="18"/>
              </w:rPr>
            </w:pPr>
            <w:r w:rsidRPr="00C311ED">
              <w:rPr>
                <w:color w:val="000000"/>
                <w:sz w:val="18"/>
                <w:szCs w:val="18"/>
              </w:rPr>
              <w:t>csubprod</w:t>
            </w:r>
          </w:p>
        </w:tc>
        <w:tc>
          <w:tcPr>
            <w:tcW w:w="2622" w:type="dxa"/>
            <w:hideMark/>
          </w:tcPr>
          <w:p w14:paraId="2D56875C"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o dígito ‘0’ à esquerda, até perfazer o comprimento de campo desejado.</w:t>
            </w:r>
          </w:p>
        </w:tc>
        <w:tc>
          <w:tcPr>
            <w:tcW w:w="3045" w:type="dxa"/>
            <w:hideMark/>
          </w:tcPr>
          <w:p w14:paraId="5E6A658F"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561BF80D"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6B939382" w14:textId="63D0A3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 ’ à esquerda, até perfazer o comprimento de campo desejado.</w:t>
            </w:r>
          </w:p>
        </w:tc>
        <w:tc>
          <w:tcPr>
            <w:tcW w:w="3439" w:type="dxa"/>
            <w:hideMark/>
          </w:tcPr>
          <w:p w14:paraId="49BCB59E"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3E51ABD6" w14:textId="77777777" w:rsidR="00DB2351" w:rsidRDefault="00C311ED" w:rsidP="00F63E90">
            <w:pPr>
              <w:pStyle w:val="ListParagraph"/>
              <w:numPr>
                <w:ilvl w:val="0"/>
                <w:numId w:val="59"/>
              </w:numPr>
              <w:rPr>
                <w:color w:val="000000"/>
                <w:sz w:val="18"/>
                <w:szCs w:val="18"/>
                <w:lang w:val="pt-PT"/>
              </w:rPr>
            </w:pPr>
            <w:r w:rsidRPr="00DB2351">
              <w:rPr>
                <w:color w:val="000000"/>
                <w:sz w:val="18"/>
                <w:szCs w:val="18"/>
                <w:lang w:val="pt-PT"/>
              </w:rPr>
              <w:t xml:space="preserve">No caso de existir algum registo </w:t>
            </w:r>
            <w:r w:rsidR="00DB2351">
              <w:rPr>
                <w:color w:val="000000"/>
                <w:sz w:val="18"/>
                <w:szCs w:val="18"/>
                <w:lang w:val="pt-PT"/>
              </w:rPr>
              <w:t>a NULL, é assumido o valor ‘ ’</w:t>
            </w:r>
          </w:p>
          <w:p w14:paraId="178EE02F" w14:textId="3C6D0B27" w:rsidR="00C311ED" w:rsidRPr="00DB2351" w:rsidRDefault="00C311ED" w:rsidP="00F63E90">
            <w:pPr>
              <w:pStyle w:val="ListParagraph"/>
              <w:numPr>
                <w:ilvl w:val="0"/>
                <w:numId w:val="59"/>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r>
      <w:tr w:rsidR="00C311ED" w:rsidRPr="00C311ED" w14:paraId="2624AD27" w14:textId="77777777" w:rsidTr="009370D5">
        <w:trPr>
          <w:trHeight w:val="2160"/>
          <w:jc w:val="center"/>
        </w:trPr>
        <w:tc>
          <w:tcPr>
            <w:tcW w:w="1310" w:type="dxa"/>
            <w:hideMark/>
          </w:tcPr>
          <w:p w14:paraId="7C040263" w14:textId="77777777" w:rsidR="00C311ED" w:rsidRPr="00C311ED" w:rsidRDefault="00C311ED" w:rsidP="00C311ED">
            <w:pPr>
              <w:rPr>
                <w:color w:val="000000"/>
                <w:sz w:val="18"/>
                <w:szCs w:val="18"/>
              </w:rPr>
            </w:pPr>
            <w:r w:rsidRPr="00C311ED">
              <w:rPr>
                <w:color w:val="000000"/>
                <w:sz w:val="18"/>
                <w:szCs w:val="18"/>
              </w:rPr>
              <w:lastRenderedPageBreak/>
              <w:t>cgarant</w:t>
            </w:r>
          </w:p>
        </w:tc>
        <w:tc>
          <w:tcPr>
            <w:tcW w:w="2622" w:type="dxa"/>
            <w:hideMark/>
          </w:tcPr>
          <w:p w14:paraId="40DC9B8E"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525E2A07"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33237101"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6A487FB5" w14:textId="14DE6709"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6 caracteres, é acrescentado ‘ ’ à direita, até perfazer o comprimento de campo desejado.</w:t>
            </w:r>
          </w:p>
        </w:tc>
        <w:tc>
          <w:tcPr>
            <w:tcW w:w="3439" w:type="dxa"/>
            <w:hideMark/>
          </w:tcPr>
          <w:p w14:paraId="2497D6B8"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014C409F"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7A583CE2" w14:textId="354709B5"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6 caracteres, é acrescentado ‘ ’ à direita, até perfazer o comprimento de campo desejado.</w:t>
            </w:r>
          </w:p>
        </w:tc>
      </w:tr>
      <w:tr w:rsidR="00C311ED" w:rsidRPr="00C311ED" w14:paraId="6F31AD07" w14:textId="77777777" w:rsidTr="009370D5">
        <w:trPr>
          <w:trHeight w:val="2160"/>
          <w:jc w:val="center"/>
        </w:trPr>
        <w:tc>
          <w:tcPr>
            <w:tcW w:w="1310" w:type="dxa"/>
            <w:hideMark/>
          </w:tcPr>
          <w:p w14:paraId="68137F2B" w14:textId="77777777" w:rsidR="00C311ED" w:rsidRPr="00C311ED" w:rsidRDefault="00C311ED" w:rsidP="00C311ED">
            <w:pPr>
              <w:rPr>
                <w:color w:val="000000"/>
                <w:sz w:val="18"/>
                <w:szCs w:val="18"/>
              </w:rPr>
            </w:pPr>
            <w:r w:rsidRPr="00C311ED">
              <w:rPr>
                <w:color w:val="000000"/>
                <w:sz w:val="18"/>
                <w:szCs w:val="18"/>
              </w:rPr>
              <w:t>ctipoinst</w:t>
            </w:r>
          </w:p>
        </w:tc>
        <w:tc>
          <w:tcPr>
            <w:tcW w:w="2622" w:type="dxa"/>
            <w:hideMark/>
          </w:tcPr>
          <w:p w14:paraId="4F0271D5"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3CB1C323"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238436BD"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2BD5D0B9" w14:textId="52766818"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c>
          <w:tcPr>
            <w:tcW w:w="3439" w:type="dxa"/>
            <w:hideMark/>
          </w:tcPr>
          <w:p w14:paraId="08D37DB6"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2F0AB936"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44B5029A" w14:textId="73E18DD2"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r>
      <w:tr w:rsidR="00C311ED" w:rsidRPr="00C311ED" w14:paraId="2520318A" w14:textId="77777777" w:rsidTr="009370D5">
        <w:trPr>
          <w:trHeight w:val="2160"/>
          <w:jc w:val="center"/>
        </w:trPr>
        <w:tc>
          <w:tcPr>
            <w:tcW w:w="1310" w:type="dxa"/>
            <w:hideMark/>
          </w:tcPr>
          <w:p w14:paraId="5FC7D2A3" w14:textId="77777777" w:rsidR="00C311ED" w:rsidRPr="00C311ED" w:rsidRDefault="00C311ED" w:rsidP="00C311ED">
            <w:pPr>
              <w:rPr>
                <w:color w:val="000000"/>
                <w:sz w:val="18"/>
                <w:szCs w:val="18"/>
              </w:rPr>
            </w:pPr>
            <w:r w:rsidRPr="00C311ED">
              <w:rPr>
                <w:color w:val="000000"/>
                <w:sz w:val="18"/>
                <w:szCs w:val="18"/>
              </w:rPr>
              <w:t>ctipoaval</w:t>
            </w:r>
          </w:p>
        </w:tc>
        <w:tc>
          <w:tcPr>
            <w:tcW w:w="2622" w:type="dxa"/>
            <w:hideMark/>
          </w:tcPr>
          <w:p w14:paraId="0FE8A30A"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4592083F"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6BF50A4C"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6AC378B8" w14:textId="5BA88B4E"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c>
          <w:tcPr>
            <w:tcW w:w="3439" w:type="dxa"/>
            <w:hideMark/>
          </w:tcPr>
          <w:p w14:paraId="0CD5A2C4"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0C969F9A"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67FB0CA0" w14:textId="171E9DC0"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r>
      <w:tr w:rsidR="00C311ED" w:rsidRPr="00C311ED" w14:paraId="20A73DB6" w14:textId="77777777" w:rsidTr="009370D5">
        <w:trPr>
          <w:trHeight w:val="2160"/>
          <w:jc w:val="center"/>
        </w:trPr>
        <w:tc>
          <w:tcPr>
            <w:tcW w:w="1310" w:type="dxa"/>
            <w:hideMark/>
          </w:tcPr>
          <w:p w14:paraId="5F1945AF" w14:textId="77777777" w:rsidR="00C311ED" w:rsidRPr="00C311ED" w:rsidRDefault="00C311ED" w:rsidP="00C311ED">
            <w:pPr>
              <w:rPr>
                <w:color w:val="000000"/>
                <w:sz w:val="18"/>
                <w:szCs w:val="18"/>
              </w:rPr>
            </w:pPr>
            <w:r w:rsidRPr="00C311ED">
              <w:rPr>
                <w:color w:val="000000"/>
                <w:sz w:val="18"/>
                <w:szCs w:val="18"/>
              </w:rPr>
              <w:t>ctipocs</w:t>
            </w:r>
          </w:p>
        </w:tc>
        <w:tc>
          <w:tcPr>
            <w:tcW w:w="2622" w:type="dxa"/>
            <w:hideMark/>
          </w:tcPr>
          <w:p w14:paraId="67934082"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059DCE2E"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1358CB62"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171EB7AF" w14:textId="27376635"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c>
          <w:tcPr>
            <w:tcW w:w="3439" w:type="dxa"/>
            <w:hideMark/>
          </w:tcPr>
          <w:p w14:paraId="798BD1E6"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674FD70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1079831A" w14:textId="0E016A18"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r>
      <w:tr w:rsidR="00C311ED" w:rsidRPr="00C311ED" w14:paraId="673CB946" w14:textId="77777777" w:rsidTr="009370D5">
        <w:trPr>
          <w:trHeight w:val="2160"/>
          <w:jc w:val="center"/>
        </w:trPr>
        <w:tc>
          <w:tcPr>
            <w:tcW w:w="1310" w:type="dxa"/>
            <w:hideMark/>
          </w:tcPr>
          <w:p w14:paraId="4AF72A9C" w14:textId="77777777" w:rsidR="00C311ED" w:rsidRPr="00C311ED" w:rsidRDefault="00C311ED" w:rsidP="00C311ED">
            <w:pPr>
              <w:rPr>
                <w:color w:val="000000"/>
                <w:sz w:val="18"/>
                <w:szCs w:val="18"/>
              </w:rPr>
            </w:pPr>
            <w:r w:rsidRPr="00C311ED">
              <w:rPr>
                <w:color w:val="000000"/>
                <w:sz w:val="18"/>
                <w:szCs w:val="18"/>
              </w:rPr>
              <w:t>cestgar</w:t>
            </w:r>
          </w:p>
        </w:tc>
        <w:tc>
          <w:tcPr>
            <w:tcW w:w="2622" w:type="dxa"/>
            <w:hideMark/>
          </w:tcPr>
          <w:p w14:paraId="072A850E"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478AA1E4"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0D13D18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053F3086" w14:textId="76F0C072"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 ’ à esquerda, até perfazer o comprimento de campo desejado.</w:t>
            </w:r>
          </w:p>
        </w:tc>
        <w:tc>
          <w:tcPr>
            <w:tcW w:w="3439" w:type="dxa"/>
            <w:hideMark/>
          </w:tcPr>
          <w:p w14:paraId="2E76529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0EB1CF35"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64352E43" w14:textId="2E2CFB4F"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 ’ à esquerda, até perfazer o comprimento de campo desejado.</w:t>
            </w:r>
          </w:p>
        </w:tc>
      </w:tr>
      <w:tr w:rsidR="00C311ED" w:rsidRPr="00C311ED" w14:paraId="48BAEFC3" w14:textId="77777777" w:rsidTr="009370D5">
        <w:trPr>
          <w:trHeight w:val="2160"/>
          <w:jc w:val="center"/>
        </w:trPr>
        <w:tc>
          <w:tcPr>
            <w:tcW w:w="1310" w:type="dxa"/>
            <w:hideMark/>
          </w:tcPr>
          <w:p w14:paraId="1F9C92B7" w14:textId="77777777" w:rsidR="00C311ED" w:rsidRPr="00C311ED" w:rsidRDefault="00C311ED" w:rsidP="00C311ED">
            <w:pPr>
              <w:rPr>
                <w:color w:val="000000"/>
                <w:sz w:val="18"/>
                <w:szCs w:val="18"/>
              </w:rPr>
            </w:pPr>
            <w:r w:rsidRPr="00C311ED">
              <w:rPr>
                <w:color w:val="000000"/>
                <w:sz w:val="18"/>
                <w:szCs w:val="18"/>
              </w:rPr>
              <w:t>ctipcflet</w:t>
            </w:r>
          </w:p>
        </w:tc>
        <w:tc>
          <w:tcPr>
            <w:tcW w:w="2622" w:type="dxa"/>
            <w:hideMark/>
          </w:tcPr>
          <w:p w14:paraId="54B5399E"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1CBCAAE7"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782D76F4"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477032A6" w14:textId="2BA87216"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2 caracteres, é acrescentado ‘ ’ à esquerda, até perfazer o comprimento de campo desejado.</w:t>
            </w:r>
          </w:p>
        </w:tc>
        <w:tc>
          <w:tcPr>
            <w:tcW w:w="3439" w:type="dxa"/>
            <w:hideMark/>
          </w:tcPr>
          <w:p w14:paraId="3FC40DE6"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253D7795"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3653D263" w14:textId="0D7A3B31"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2 caracteres, é acrescentado ‘ ’ à esquerda, até perfazer o comprimento de campo desejado.</w:t>
            </w:r>
          </w:p>
        </w:tc>
      </w:tr>
      <w:tr w:rsidR="00C311ED" w:rsidRPr="00C311ED" w14:paraId="34657B41" w14:textId="77777777" w:rsidTr="009370D5">
        <w:trPr>
          <w:trHeight w:val="2160"/>
          <w:jc w:val="center"/>
        </w:trPr>
        <w:tc>
          <w:tcPr>
            <w:tcW w:w="1310" w:type="dxa"/>
            <w:hideMark/>
          </w:tcPr>
          <w:p w14:paraId="468CF6D6" w14:textId="77777777" w:rsidR="00C311ED" w:rsidRPr="00C311ED" w:rsidRDefault="00C311ED" w:rsidP="00C311ED">
            <w:pPr>
              <w:rPr>
                <w:color w:val="000000"/>
                <w:sz w:val="18"/>
                <w:szCs w:val="18"/>
              </w:rPr>
            </w:pPr>
            <w:r w:rsidRPr="00C311ED">
              <w:rPr>
                <w:color w:val="000000"/>
                <w:sz w:val="18"/>
                <w:szCs w:val="18"/>
              </w:rPr>
              <w:lastRenderedPageBreak/>
              <w:t>zcliente</w:t>
            </w:r>
          </w:p>
        </w:tc>
        <w:tc>
          <w:tcPr>
            <w:tcW w:w="2622" w:type="dxa"/>
            <w:hideMark/>
          </w:tcPr>
          <w:p w14:paraId="489CEB9C"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‘0’</w:t>
            </w:r>
          </w:p>
          <w:p w14:paraId="28E65845" w14:textId="4D261268"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o dígito ‘0’ à esquerda, até perfazer o comprimento de campo desejado.</w:t>
            </w:r>
          </w:p>
        </w:tc>
        <w:tc>
          <w:tcPr>
            <w:tcW w:w="3045" w:type="dxa"/>
            <w:hideMark/>
          </w:tcPr>
          <w:p w14:paraId="6F1FCFEB"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746E9B8B"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w:t>
            </w:r>
            <w:r w:rsidR="00DB2351">
              <w:rPr>
                <w:color w:val="000000"/>
                <w:sz w:val="18"/>
                <w:szCs w:val="18"/>
                <w:lang w:val="pt-PT"/>
              </w:rPr>
              <w:t xml:space="preserve"> NULL, é assumido o valor ‘0 ’</w:t>
            </w:r>
          </w:p>
          <w:p w14:paraId="27D51174" w14:textId="772C2AB0"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0’ à esquerda, até perfazer o comprimento de campo desejado.</w:t>
            </w:r>
          </w:p>
        </w:tc>
        <w:tc>
          <w:tcPr>
            <w:tcW w:w="3439" w:type="dxa"/>
            <w:hideMark/>
          </w:tcPr>
          <w:p w14:paraId="4CA01B02"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387ED8E5"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w:t>
            </w:r>
            <w:r w:rsidR="00DB2351">
              <w:rPr>
                <w:color w:val="000000"/>
                <w:sz w:val="18"/>
                <w:szCs w:val="18"/>
                <w:lang w:val="pt-PT"/>
              </w:rPr>
              <w:t>LL, é assumido o valor ‘0 ’</w:t>
            </w:r>
          </w:p>
          <w:p w14:paraId="340B666F" w14:textId="49C8D421"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0’ à esquerda, até perfazer o comprimento de campo desejado.</w:t>
            </w:r>
          </w:p>
        </w:tc>
      </w:tr>
      <w:tr w:rsidR="00C311ED" w:rsidRPr="00C311ED" w14:paraId="3BE1B382" w14:textId="77777777" w:rsidTr="009370D5">
        <w:trPr>
          <w:trHeight w:val="2160"/>
          <w:jc w:val="center"/>
        </w:trPr>
        <w:tc>
          <w:tcPr>
            <w:tcW w:w="1310" w:type="dxa"/>
            <w:hideMark/>
          </w:tcPr>
          <w:p w14:paraId="343638AB" w14:textId="77777777" w:rsidR="00C311ED" w:rsidRPr="00C311ED" w:rsidRDefault="00C311ED" w:rsidP="00C311ED">
            <w:pPr>
              <w:rPr>
                <w:color w:val="000000"/>
                <w:sz w:val="18"/>
                <w:szCs w:val="18"/>
              </w:rPr>
            </w:pPr>
            <w:r w:rsidRPr="00C311ED">
              <w:rPr>
                <w:color w:val="000000"/>
                <w:sz w:val="18"/>
                <w:szCs w:val="18"/>
              </w:rPr>
              <w:t>centidad</w:t>
            </w:r>
          </w:p>
        </w:tc>
        <w:tc>
          <w:tcPr>
            <w:tcW w:w="2622" w:type="dxa"/>
            <w:hideMark/>
          </w:tcPr>
          <w:p w14:paraId="1F28B99C"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2FB4536C"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1B4749FC"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78656611" w14:textId="14625443"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 ’ à esquerda, até perfazer o comprimento de campo desejado.</w:t>
            </w:r>
          </w:p>
        </w:tc>
        <w:tc>
          <w:tcPr>
            <w:tcW w:w="3439" w:type="dxa"/>
            <w:hideMark/>
          </w:tcPr>
          <w:p w14:paraId="542A4EDA"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10062A6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a NULL, </w:t>
            </w:r>
            <w:r w:rsidR="00DB2351">
              <w:rPr>
                <w:color w:val="000000"/>
                <w:sz w:val="18"/>
                <w:szCs w:val="18"/>
                <w:lang w:val="pt-PT"/>
              </w:rPr>
              <w:t>é assumido o valor ‘ ’</w:t>
            </w:r>
          </w:p>
          <w:p w14:paraId="6509968E" w14:textId="55C8B64A"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 ’ à esquerda, até perfazer o comprimento de campo desejado.</w:t>
            </w:r>
          </w:p>
        </w:tc>
      </w:tr>
      <w:tr w:rsidR="00C311ED" w:rsidRPr="00C311ED" w14:paraId="5274A3D7" w14:textId="77777777" w:rsidTr="009370D5">
        <w:trPr>
          <w:trHeight w:val="2160"/>
          <w:jc w:val="center"/>
        </w:trPr>
        <w:tc>
          <w:tcPr>
            <w:tcW w:w="1310" w:type="dxa"/>
            <w:hideMark/>
          </w:tcPr>
          <w:p w14:paraId="5CB0479C" w14:textId="77777777" w:rsidR="00C311ED" w:rsidRPr="00C311ED" w:rsidRDefault="00C311ED" w:rsidP="00C311ED">
            <w:pPr>
              <w:rPr>
                <w:color w:val="000000"/>
                <w:sz w:val="18"/>
                <w:szCs w:val="18"/>
              </w:rPr>
            </w:pPr>
            <w:r w:rsidRPr="00C311ED">
              <w:rPr>
                <w:color w:val="000000"/>
                <w:sz w:val="18"/>
                <w:szCs w:val="18"/>
              </w:rPr>
              <w:t>caplic</w:t>
            </w:r>
          </w:p>
        </w:tc>
        <w:tc>
          <w:tcPr>
            <w:tcW w:w="2622" w:type="dxa"/>
            <w:hideMark/>
          </w:tcPr>
          <w:p w14:paraId="71B80D27"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55A63521"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7121A55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3CDD7712" w14:textId="20A83C65"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 ’ à direita, até perfazer o comprimento de campo desejado.</w:t>
            </w:r>
          </w:p>
        </w:tc>
        <w:tc>
          <w:tcPr>
            <w:tcW w:w="3439" w:type="dxa"/>
            <w:hideMark/>
          </w:tcPr>
          <w:p w14:paraId="1C63560D"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76755F53"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w:t>
            </w:r>
            <w:r w:rsidR="00DB2351">
              <w:rPr>
                <w:color w:val="000000"/>
                <w:sz w:val="18"/>
                <w:szCs w:val="18"/>
                <w:lang w:val="pt-PT"/>
              </w:rPr>
              <w:t xml:space="preserve"> o valor ‘ ’</w:t>
            </w:r>
          </w:p>
          <w:p w14:paraId="172DC894" w14:textId="051AF6A9"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 ’ à direita, até perfazer o comprimento de campo desejado.</w:t>
            </w:r>
          </w:p>
        </w:tc>
      </w:tr>
      <w:tr w:rsidR="00C311ED" w:rsidRPr="00C311ED" w14:paraId="33FB5331" w14:textId="77777777" w:rsidTr="009370D5">
        <w:trPr>
          <w:trHeight w:val="1200"/>
          <w:jc w:val="center"/>
        </w:trPr>
        <w:tc>
          <w:tcPr>
            <w:tcW w:w="1310" w:type="dxa"/>
            <w:hideMark/>
          </w:tcPr>
          <w:p w14:paraId="5FBE5348" w14:textId="77777777" w:rsidR="00C311ED" w:rsidRPr="00C311ED" w:rsidRDefault="00C311ED" w:rsidP="00C311ED">
            <w:pPr>
              <w:rPr>
                <w:color w:val="000000"/>
                <w:sz w:val="18"/>
                <w:szCs w:val="18"/>
              </w:rPr>
            </w:pPr>
            <w:r w:rsidRPr="00C311ED">
              <w:rPr>
                <w:color w:val="000000"/>
                <w:sz w:val="18"/>
                <w:szCs w:val="18"/>
              </w:rPr>
              <w:t>cisin</w:t>
            </w:r>
          </w:p>
        </w:tc>
        <w:tc>
          <w:tcPr>
            <w:tcW w:w="2622" w:type="dxa"/>
            <w:hideMark/>
          </w:tcPr>
          <w:p w14:paraId="238DEBBE"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169991CC"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O campo é mapeado a vazio, e caso não esteja preenchido com 12 caracteres, é acrescentado ‘ ’ à esquerda, até perfazer o comprimento de campo desejado.</w:t>
            </w:r>
          </w:p>
        </w:tc>
        <w:tc>
          <w:tcPr>
            <w:tcW w:w="3439" w:type="dxa"/>
            <w:hideMark/>
          </w:tcPr>
          <w:p w14:paraId="1C7AF450"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O campo é mapeado a vazio, e caso não esteja preenchido com 12 caracteres, é acrescentado ‘ ’ à esquerda, até perfazer o comprimento de campo desejado.</w:t>
            </w:r>
          </w:p>
        </w:tc>
      </w:tr>
      <w:tr w:rsidR="00C311ED" w:rsidRPr="00C311ED" w14:paraId="77B9DC72" w14:textId="77777777" w:rsidTr="009370D5">
        <w:trPr>
          <w:trHeight w:val="2160"/>
          <w:jc w:val="center"/>
        </w:trPr>
        <w:tc>
          <w:tcPr>
            <w:tcW w:w="1310" w:type="dxa"/>
            <w:hideMark/>
          </w:tcPr>
          <w:p w14:paraId="4BB34622" w14:textId="77777777" w:rsidR="00C311ED" w:rsidRPr="00C311ED" w:rsidRDefault="00C311ED" w:rsidP="00C311ED">
            <w:pPr>
              <w:rPr>
                <w:color w:val="000000"/>
                <w:sz w:val="18"/>
                <w:szCs w:val="18"/>
              </w:rPr>
            </w:pPr>
            <w:r w:rsidRPr="00C311ED">
              <w:rPr>
                <w:color w:val="000000"/>
                <w:sz w:val="18"/>
                <w:szCs w:val="18"/>
              </w:rPr>
              <w:t>zcliant</w:t>
            </w:r>
          </w:p>
        </w:tc>
        <w:tc>
          <w:tcPr>
            <w:tcW w:w="2622" w:type="dxa"/>
            <w:hideMark/>
          </w:tcPr>
          <w:p w14:paraId="16794B78"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‘0’</w:t>
            </w:r>
          </w:p>
          <w:p w14:paraId="37965D32" w14:textId="0CAAFB59"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o dígito ‘0’ à esquerda, até perfazer o comprimento de campo desejado.</w:t>
            </w:r>
          </w:p>
        </w:tc>
        <w:tc>
          <w:tcPr>
            <w:tcW w:w="3045" w:type="dxa"/>
            <w:hideMark/>
          </w:tcPr>
          <w:p w14:paraId="0692022D"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1E820EA6" w14:textId="06159F6E"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‘0 ’</w:t>
            </w:r>
            <w:r w:rsidRPr="00C311ED">
              <w:rPr>
                <w:color w:val="000000"/>
                <w:sz w:val="18"/>
                <w:szCs w:val="18"/>
                <w:lang w:val="pt-PT"/>
              </w:rPr>
              <w:br/>
            </w:r>
            <w:r w:rsidRPr="00C311ED">
              <w:rPr>
                <w:color w:val="000000"/>
                <w:sz w:val="18"/>
                <w:szCs w:val="18"/>
                <w:lang w:val="pt-PT"/>
              </w:rPr>
              <w:br/>
              <w:t>Caso o campo não esteja preenchido com 10 caracteres, é acrescentado ‘ 0’ à esquerda, até perfazer o comprimento de campo desejado.</w:t>
            </w:r>
          </w:p>
        </w:tc>
        <w:tc>
          <w:tcPr>
            <w:tcW w:w="3439" w:type="dxa"/>
            <w:hideMark/>
          </w:tcPr>
          <w:p w14:paraId="7E78B4B7"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alterado para STRING</w:t>
            </w:r>
            <w:r w:rsidRPr="00C311ED">
              <w:rPr>
                <w:color w:val="000000"/>
                <w:sz w:val="18"/>
                <w:szCs w:val="18"/>
                <w:lang w:val="pt-PT"/>
              </w:rPr>
              <w:br/>
            </w:r>
            <w:r w:rsidRPr="00C311ED">
              <w:rPr>
                <w:color w:val="000000"/>
                <w:sz w:val="18"/>
                <w:szCs w:val="18"/>
                <w:lang w:val="pt-PT"/>
              </w:rPr>
              <w:br/>
              <w:t>No caso de existir algum registo a NULL, é assumido o valor ‘0 ’</w:t>
            </w:r>
            <w:r w:rsidRPr="00C311ED">
              <w:rPr>
                <w:color w:val="000000"/>
                <w:sz w:val="18"/>
                <w:szCs w:val="18"/>
                <w:lang w:val="pt-PT"/>
              </w:rPr>
              <w:br/>
            </w:r>
            <w:r w:rsidRPr="00C311ED">
              <w:rPr>
                <w:color w:val="000000"/>
                <w:sz w:val="18"/>
                <w:szCs w:val="18"/>
                <w:lang w:val="pt-PT"/>
              </w:rPr>
              <w:br/>
              <w:t>Caso o campo não esteja preenchido com 10 caracteres, é acrescentado ‘ 0’ à esquerda, até perfazer o comprimento de campo desejado.</w:t>
            </w:r>
          </w:p>
        </w:tc>
      </w:tr>
      <w:tr w:rsidR="00C311ED" w:rsidRPr="00C311ED" w14:paraId="59980387" w14:textId="77777777" w:rsidTr="009370D5">
        <w:trPr>
          <w:trHeight w:val="2160"/>
          <w:jc w:val="center"/>
        </w:trPr>
        <w:tc>
          <w:tcPr>
            <w:tcW w:w="1310" w:type="dxa"/>
            <w:hideMark/>
          </w:tcPr>
          <w:p w14:paraId="304AE6F1" w14:textId="77777777" w:rsidR="00C311ED" w:rsidRPr="00C311ED" w:rsidRDefault="00C311ED" w:rsidP="00C311ED">
            <w:pPr>
              <w:rPr>
                <w:color w:val="000000"/>
                <w:sz w:val="18"/>
                <w:szCs w:val="18"/>
              </w:rPr>
            </w:pPr>
            <w:r w:rsidRPr="00C311ED">
              <w:rPr>
                <w:color w:val="000000"/>
                <w:sz w:val="18"/>
                <w:szCs w:val="18"/>
              </w:rPr>
              <w:t>zcligrupo</w:t>
            </w:r>
          </w:p>
        </w:tc>
        <w:tc>
          <w:tcPr>
            <w:tcW w:w="2622" w:type="dxa"/>
            <w:hideMark/>
          </w:tcPr>
          <w:p w14:paraId="76B5C4A3"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‘0’</w:t>
            </w:r>
          </w:p>
          <w:p w14:paraId="448A8A2F" w14:textId="2C774599"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o dígito ‘0’ à esquerda, até perfazer o comprimento de campo desejado.</w:t>
            </w:r>
          </w:p>
        </w:tc>
        <w:tc>
          <w:tcPr>
            <w:tcW w:w="3045" w:type="dxa"/>
            <w:hideMark/>
          </w:tcPr>
          <w:p w14:paraId="2D45896D"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6A0D1ACA"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w:t>
            </w:r>
            <w:r w:rsidR="00DB2351">
              <w:rPr>
                <w:color w:val="000000"/>
                <w:sz w:val="18"/>
                <w:szCs w:val="18"/>
                <w:lang w:val="pt-PT"/>
              </w:rPr>
              <w:t xml:space="preserve"> NULL, é assumido o valor ‘0 ’</w:t>
            </w:r>
          </w:p>
          <w:p w14:paraId="11E416BA" w14:textId="51E21A05"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0’ à esquerda, até perfazer o comprimento de campo desejado.</w:t>
            </w:r>
          </w:p>
        </w:tc>
        <w:tc>
          <w:tcPr>
            <w:tcW w:w="3439" w:type="dxa"/>
            <w:hideMark/>
          </w:tcPr>
          <w:p w14:paraId="0647C61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w:t>
            </w:r>
            <w:r w:rsidR="00DB2351">
              <w:rPr>
                <w:color w:val="000000"/>
                <w:sz w:val="18"/>
                <w:szCs w:val="18"/>
                <w:lang w:val="pt-PT"/>
              </w:rPr>
              <w:t>po é alterado para STRING</w:t>
            </w:r>
          </w:p>
          <w:p w14:paraId="47A81AD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w:t>
            </w:r>
            <w:r w:rsidR="00DB2351">
              <w:rPr>
                <w:color w:val="000000"/>
                <w:sz w:val="18"/>
                <w:szCs w:val="18"/>
                <w:lang w:val="pt-PT"/>
              </w:rPr>
              <w:t xml:space="preserve"> NULL, é assumido o valor ‘0 ’</w:t>
            </w:r>
          </w:p>
          <w:p w14:paraId="76489564" w14:textId="3E791F0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0’ à esquerda, até perfazer o comprimento de campo desejado.</w:t>
            </w:r>
          </w:p>
        </w:tc>
      </w:tr>
      <w:tr w:rsidR="00C311ED" w:rsidRPr="00C311ED" w14:paraId="7CB27B5F" w14:textId="77777777" w:rsidTr="009370D5">
        <w:trPr>
          <w:trHeight w:val="2640"/>
          <w:jc w:val="center"/>
        </w:trPr>
        <w:tc>
          <w:tcPr>
            <w:tcW w:w="1310" w:type="dxa"/>
            <w:hideMark/>
          </w:tcPr>
          <w:p w14:paraId="37CC48F4" w14:textId="77777777" w:rsidR="00C311ED" w:rsidRPr="00C311ED" w:rsidRDefault="00C311ED" w:rsidP="00C311ED">
            <w:pPr>
              <w:rPr>
                <w:color w:val="000000"/>
                <w:sz w:val="18"/>
                <w:szCs w:val="18"/>
              </w:rPr>
            </w:pPr>
            <w:r w:rsidRPr="00C311ED">
              <w:rPr>
                <w:color w:val="000000"/>
                <w:sz w:val="18"/>
                <w:szCs w:val="18"/>
              </w:rPr>
              <w:lastRenderedPageBreak/>
              <w:t>msldact</w:t>
            </w:r>
          </w:p>
        </w:tc>
        <w:tc>
          <w:tcPr>
            <w:tcW w:w="2622" w:type="dxa"/>
            <w:hideMark/>
          </w:tcPr>
          <w:p w14:paraId="405393E1"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O formato do campo é </w:t>
            </w:r>
            <w:r w:rsidR="00DB2351">
              <w:rPr>
                <w:color w:val="000000"/>
                <w:sz w:val="18"/>
                <w:szCs w:val="18"/>
                <w:lang w:val="pt-PT"/>
              </w:rPr>
              <w:t>alterado para STRING</w:t>
            </w:r>
          </w:p>
          <w:p w14:paraId="33179C99" w14:textId="12C590E0"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 Todos os ‘.’ são substituídos por uma ‘,’</w:t>
            </w:r>
          </w:p>
        </w:tc>
        <w:tc>
          <w:tcPr>
            <w:tcW w:w="3045" w:type="dxa"/>
            <w:hideMark/>
          </w:tcPr>
          <w:p w14:paraId="6BA4DCE3"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5EE036AF"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a NULL, é </w:t>
            </w:r>
            <w:r w:rsidR="00DB2351">
              <w:rPr>
                <w:color w:val="000000"/>
                <w:sz w:val="18"/>
                <w:szCs w:val="18"/>
                <w:lang w:val="pt-PT"/>
              </w:rPr>
              <w:t>assumido o valor ‘ ’</w:t>
            </w:r>
          </w:p>
          <w:p w14:paraId="05E5F808"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Todos o</w:t>
            </w:r>
            <w:r w:rsidR="00DB2351">
              <w:rPr>
                <w:color w:val="000000"/>
                <w:sz w:val="18"/>
                <w:szCs w:val="18"/>
                <w:lang w:val="pt-PT"/>
              </w:rPr>
              <w:t>s '.' são substituídos por ' '</w:t>
            </w:r>
          </w:p>
          <w:p w14:paraId="2BDF58E6" w14:textId="053CBB31"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17 caracteres, é acrescentado ‘ 0’ à esquerda, até perfazer o comprimento de campo desejado.</w:t>
            </w:r>
          </w:p>
        </w:tc>
        <w:tc>
          <w:tcPr>
            <w:tcW w:w="3439" w:type="dxa"/>
            <w:hideMark/>
          </w:tcPr>
          <w:p w14:paraId="66B4D5FA"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5A81EC0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2CFA1FEE"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Todos o</w:t>
            </w:r>
            <w:r w:rsidR="00DB2351">
              <w:rPr>
                <w:color w:val="000000"/>
                <w:sz w:val="18"/>
                <w:szCs w:val="18"/>
                <w:lang w:val="pt-PT"/>
              </w:rPr>
              <w:t>s '.' são substituídos por ' '</w:t>
            </w:r>
          </w:p>
          <w:p w14:paraId="326235B0" w14:textId="641FA49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17 caracteres, é acrescentado ‘ 0’ à esquerda, até perfazer o comprimento de campo desejado.</w:t>
            </w:r>
          </w:p>
        </w:tc>
      </w:tr>
      <w:tr w:rsidR="00C311ED" w:rsidRPr="00C311ED" w14:paraId="24D43AA3" w14:textId="77777777" w:rsidTr="009370D5">
        <w:trPr>
          <w:trHeight w:val="2160"/>
          <w:jc w:val="center"/>
        </w:trPr>
        <w:tc>
          <w:tcPr>
            <w:tcW w:w="1310" w:type="dxa"/>
            <w:hideMark/>
          </w:tcPr>
          <w:p w14:paraId="6633F4EE" w14:textId="77777777" w:rsidR="00C311ED" w:rsidRPr="00C311ED" w:rsidRDefault="00C311ED" w:rsidP="00C311ED">
            <w:pPr>
              <w:rPr>
                <w:color w:val="000000"/>
                <w:sz w:val="18"/>
                <w:szCs w:val="18"/>
              </w:rPr>
            </w:pPr>
            <w:r w:rsidRPr="00C311ED">
              <w:rPr>
                <w:color w:val="000000"/>
                <w:sz w:val="18"/>
                <w:szCs w:val="18"/>
              </w:rPr>
              <w:t>nrsegur</w:t>
            </w:r>
          </w:p>
        </w:tc>
        <w:tc>
          <w:tcPr>
            <w:tcW w:w="2622" w:type="dxa"/>
            <w:hideMark/>
          </w:tcPr>
          <w:p w14:paraId="72482D64"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‘0’</w:t>
            </w:r>
          </w:p>
        </w:tc>
        <w:tc>
          <w:tcPr>
            <w:tcW w:w="3045" w:type="dxa"/>
            <w:hideMark/>
          </w:tcPr>
          <w:p w14:paraId="61B0DB1F"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2288002F"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56025AD9" w14:textId="31C6611A"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 ’ à esquerda, até perfazer o comprimento de campo desejado.</w:t>
            </w:r>
          </w:p>
        </w:tc>
        <w:tc>
          <w:tcPr>
            <w:tcW w:w="3439" w:type="dxa"/>
            <w:hideMark/>
          </w:tcPr>
          <w:p w14:paraId="1C7039D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043B6993"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w:t>
            </w:r>
            <w:r w:rsidR="00DB2351">
              <w:rPr>
                <w:color w:val="000000"/>
                <w:sz w:val="18"/>
                <w:szCs w:val="18"/>
                <w:lang w:val="pt-PT"/>
              </w:rPr>
              <w:t>ssumido o valor ‘ ’</w:t>
            </w:r>
          </w:p>
          <w:p w14:paraId="33642B0C" w14:textId="71708216"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 ’ à esquerda, até perfazer o comprimento de campo desejado.</w:t>
            </w:r>
          </w:p>
        </w:tc>
      </w:tr>
      <w:tr w:rsidR="00C311ED" w:rsidRPr="00C311ED" w14:paraId="74089F69" w14:textId="77777777" w:rsidTr="009370D5">
        <w:trPr>
          <w:trHeight w:val="1680"/>
          <w:jc w:val="center"/>
        </w:trPr>
        <w:tc>
          <w:tcPr>
            <w:tcW w:w="1310" w:type="dxa"/>
            <w:hideMark/>
          </w:tcPr>
          <w:p w14:paraId="7CDA396E" w14:textId="77777777" w:rsidR="00C311ED" w:rsidRPr="00C311ED" w:rsidRDefault="00C311ED" w:rsidP="00C311ED">
            <w:pPr>
              <w:rPr>
                <w:color w:val="000000"/>
                <w:sz w:val="18"/>
                <w:szCs w:val="18"/>
              </w:rPr>
            </w:pPr>
            <w:r w:rsidRPr="00C311ED">
              <w:rPr>
                <w:color w:val="000000"/>
                <w:sz w:val="18"/>
                <w:szCs w:val="18"/>
              </w:rPr>
              <w:t>cmoeda</w:t>
            </w:r>
          </w:p>
        </w:tc>
        <w:tc>
          <w:tcPr>
            <w:tcW w:w="2622" w:type="dxa"/>
            <w:hideMark/>
          </w:tcPr>
          <w:p w14:paraId="5ADA3655"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60673035"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00634103" w14:textId="1E168132"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 ’ à esquerda, até perfazer o comprimento de campo desejado.</w:t>
            </w:r>
          </w:p>
        </w:tc>
        <w:tc>
          <w:tcPr>
            <w:tcW w:w="3439" w:type="dxa"/>
            <w:hideMark/>
          </w:tcPr>
          <w:p w14:paraId="2DA00287"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w:t>
            </w:r>
            <w:r w:rsidR="00DB2351">
              <w:rPr>
                <w:color w:val="000000"/>
                <w:sz w:val="18"/>
                <w:szCs w:val="18"/>
                <w:lang w:val="pt-PT"/>
              </w:rPr>
              <w:t>LL, é assumido o valor ‘ ’</w:t>
            </w:r>
          </w:p>
          <w:p w14:paraId="7AC1B34E" w14:textId="1476D39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 ’ à esquerda, até perfazer o comprimento de campo desejado.</w:t>
            </w:r>
          </w:p>
        </w:tc>
      </w:tr>
      <w:tr w:rsidR="00C311ED" w:rsidRPr="00C311ED" w14:paraId="6BF1BE4E" w14:textId="77777777" w:rsidTr="009370D5">
        <w:trPr>
          <w:trHeight w:val="1680"/>
          <w:jc w:val="center"/>
        </w:trPr>
        <w:tc>
          <w:tcPr>
            <w:tcW w:w="1310" w:type="dxa"/>
            <w:hideMark/>
          </w:tcPr>
          <w:p w14:paraId="09D872EA" w14:textId="77777777" w:rsidR="00C311ED" w:rsidRPr="00C311ED" w:rsidRDefault="00C311ED" w:rsidP="00C311ED">
            <w:pPr>
              <w:rPr>
                <w:color w:val="000000"/>
                <w:sz w:val="18"/>
                <w:szCs w:val="18"/>
              </w:rPr>
            </w:pPr>
            <w:r w:rsidRPr="00C311ED">
              <w:rPr>
                <w:color w:val="000000"/>
                <w:sz w:val="18"/>
                <w:szCs w:val="18"/>
              </w:rPr>
              <w:t>idcliente</w:t>
            </w:r>
          </w:p>
        </w:tc>
        <w:tc>
          <w:tcPr>
            <w:tcW w:w="2622" w:type="dxa"/>
            <w:hideMark/>
          </w:tcPr>
          <w:p w14:paraId="5211E0D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‘0’</w:t>
            </w:r>
          </w:p>
          <w:p w14:paraId="4FBD208C" w14:textId="6F8EBDBD"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o dígito ‘0’ à esquerda, até perfazer o comprimento de campo desejado.</w:t>
            </w:r>
          </w:p>
        </w:tc>
        <w:tc>
          <w:tcPr>
            <w:tcW w:w="3045" w:type="dxa"/>
            <w:hideMark/>
          </w:tcPr>
          <w:p w14:paraId="670A2626"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w:t>
            </w:r>
            <w:r w:rsidR="00DB2351">
              <w:rPr>
                <w:color w:val="000000"/>
                <w:sz w:val="18"/>
                <w:szCs w:val="18"/>
                <w:lang w:val="pt-PT"/>
              </w:rPr>
              <w:t xml:space="preserve"> NULL, é assumido o valor ‘0 ’</w:t>
            </w:r>
          </w:p>
          <w:p w14:paraId="259674C6" w14:textId="59F354D4"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à esquerda, até perfazer o comprimento de campo desejado.</w:t>
            </w:r>
          </w:p>
        </w:tc>
        <w:tc>
          <w:tcPr>
            <w:tcW w:w="3439" w:type="dxa"/>
            <w:hideMark/>
          </w:tcPr>
          <w:p w14:paraId="46DFAEE1"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a NULL, </w:t>
            </w:r>
            <w:r w:rsidR="00DB2351">
              <w:rPr>
                <w:color w:val="000000"/>
                <w:sz w:val="18"/>
                <w:szCs w:val="18"/>
                <w:lang w:val="pt-PT"/>
              </w:rPr>
              <w:t>é assumido o valor ‘0 ’</w:t>
            </w:r>
          </w:p>
          <w:p w14:paraId="180AA893" w14:textId="41467412"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à esquerda, até perfazer o comprimento de campo desejado.</w:t>
            </w:r>
          </w:p>
        </w:tc>
      </w:tr>
      <w:tr w:rsidR="00C311ED" w:rsidRPr="00C311ED" w14:paraId="3026FA37" w14:textId="77777777" w:rsidTr="009370D5">
        <w:trPr>
          <w:trHeight w:val="2160"/>
          <w:jc w:val="center"/>
        </w:trPr>
        <w:tc>
          <w:tcPr>
            <w:tcW w:w="1310" w:type="dxa"/>
            <w:hideMark/>
          </w:tcPr>
          <w:p w14:paraId="341EAB4D" w14:textId="77777777" w:rsidR="00C311ED" w:rsidRPr="00C311ED" w:rsidRDefault="00C311ED" w:rsidP="00C311ED">
            <w:pPr>
              <w:rPr>
                <w:color w:val="000000"/>
                <w:sz w:val="18"/>
                <w:szCs w:val="18"/>
              </w:rPr>
            </w:pPr>
            <w:r w:rsidRPr="00C311ED">
              <w:rPr>
                <w:color w:val="000000"/>
                <w:sz w:val="18"/>
                <w:szCs w:val="18"/>
              </w:rPr>
              <w:t>idbloqueio</w:t>
            </w:r>
          </w:p>
        </w:tc>
        <w:tc>
          <w:tcPr>
            <w:tcW w:w="2622" w:type="dxa"/>
            <w:hideMark/>
          </w:tcPr>
          <w:p w14:paraId="179E7148"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‘N’</w:t>
            </w:r>
          </w:p>
        </w:tc>
        <w:tc>
          <w:tcPr>
            <w:tcW w:w="3045" w:type="dxa"/>
            <w:hideMark/>
          </w:tcPr>
          <w:p w14:paraId="3DD434CD"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6D89E031"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346C957F" w14:textId="0C45D1AF"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c>
          <w:tcPr>
            <w:tcW w:w="3439" w:type="dxa"/>
            <w:hideMark/>
          </w:tcPr>
          <w:p w14:paraId="2178C375"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w:t>
            </w:r>
            <w:r w:rsidR="00DB2351">
              <w:rPr>
                <w:color w:val="000000"/>
                <w:sz w:val="18"/>
                <w:szCs w:val="18"/>
                <w:lang w:val="pt-PT"/>
              </w:rPr>
              <w:t xml:space="preserve"> alterado para STRING</w:t>
            </w:r>
          </w:p>
          <w:p w14:paraId="47563F0A"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44B007C5" w14:textId="67CD3AD0"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r>
      <w:tr w:rsidR="00C311ED" w:rsidRPr="00C311ED" w14:paraId="6C807CB1" w14:textId="77777777" w:rsidTr="009370D5">
        <w:trPr>
          <w:trHeight w:val="2160"/>
          <w:jc w:val="center"/>
        </w:trPr>
        <w:tc>
          <w:tcPr>
            <w:tcW w:w="1310" w:type="dxa"/>
            <w:hideMark/>
          </w:tcPr>
          <w:p w14:paraId="6259EE2A" w14:textId="77777777" w:rsidR="00C311ED" w:rsidRPr="00C311ED" w:rsidRDefault="00C311ED" w:rsidP="00C311ED">
            <w:pPr>
              <w:rPr>
                <w:color w:val="000000"/>
                <w:sz w:val="18"/>
                <w:szCs w:val="18"/>
              </w:rPr>
            </w:pPr>
            <w:r w:rsidRPr="00C311ED">
              <w:rPr>
                <w:color w:val="000000"/>
                <w:sz w:val="18"/>
                <w:szCs w:val="18"/>
              </w:rPr>
              <w:t>idriesgsobe</w:t>
            </w:r>
          </w:p>
        </w:tc>
        <w:tc>
          <w:tcPr>
            <w:tcW w:w="2622" w:type="dxa"/>
            <w:hideMark/>
          </w:tcPr>
          <w:p w14:paraId="2F12A776"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‘N’</w:t>
            </w:r>
          </w:p>
        </w:tc>
        <w:tc>
          <w:tcPr>
            <w:tcW w:w="3045" w:type="dxa"/>
            <w:hideMark/>
          </w:tcPr>
          <w:p w14:paraId="47029DB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2FE3A46E"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79AF2A69" w14:textId="02591E14"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c>
          <w:tcPr>
            <w:tcW w:w="3439" w:type="dxa"/>
            <w:hideMark/>
          </w:tcPr>
          <w:p w14:paraId="23353A0B"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5E0D1554"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4FFB0876" w14:textId="47DC008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r>
      <w:tr w:rsidR="00C311ED" w:rsidRPr="00C311ED" w14:paraId="7991AA01" w14:textId="77777777" w:rsidTr="009370D5">
        <w:trPr>
          <w:trHeight w:val="2160"/>
          <w:jc w:val="center"/>
        </w:trPr>
        <w:tc>
          <w:tcPr>
            <w:tcW w:w="1310" w:type="dxa"/>
            <w:hideMark/>
          </w:tcPr>
          <w:p w14:paraId="183C8CBD" w14:textId="77777777" w:rsidR="00C311ED" w:rsidRPr="00C311ED" w:rsidRDefault="00C311ED" w:rsidP="00C311ED">
            <w:pPr>
              <w:rPr>
                <w:color w:val="000000"/>
                <w:sz w:val="18"/>
                <w:szCs w:val="18"/>
              </w:rPr>
            </w:pPr>
            <w:r w:rsidRPr="00C311ED">
              <w:rPr>
                <w:color w:val="000000"/>
                <w:sz w:val="18"/>
                <w:szCs w:val="18"/>
              </w:rPr>
              <w:lastRenderedPageBreak/>
              <w:t>idcoberperf</w:t>
            </w:r>
          </w:p>
        </w:tc>
        <w:tc>
          <w:tcPr>
            <w:tcW w:w="2622" w:type="dxa"/>
            <w:hideMark/>
          </w:tcPr>
          <w:p w14:paraId="65EFDAA4"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322AC02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O formato </w:t>
            </w:r>
            <w:r w:rsidR="00DB2351">
              <w:rPr>
                <w:color w:val="000000"/>
                <w:sz w:val="18"/>
                <w:szCs w:val="18"/>
                <w:lang w:val="pt-PT"/>
              </w:rPr>
              <w:t>do campo é alterado para STRING</w:t>
            </w:r>
          </w:p>
          <w:p w14:paraId="2AA7DCB4"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3DA3B752" w14:textId="478A95F6"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c>
          <w:tcPr>
            <w:tcW w:w="3439" w:type="dxa"/>
            <w:hideMark/>
          </w:tcPr>
          <w:p w14:paraId="0F9B49F6"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17FAB498"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4CBC944A" w14:textId="3965F87D"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r>
      <w:tr w:rsidR="00C311ED" w:rsidRPr="00C311ED" w14:paraId="4AE310DB" w14:textId="77777777" w:rsidTr="009370D5">
        <w:trPr>
          <w:trHeight w:val="2160"/>
          <w:jc w:val="center"/>
        </w:trPr>
        <w:tc>
          <w:tcPr>
            <w:tcW w:w="1310" w:type="dxa"/>
            <w:hideMark/>
          </w:tcPr>
          <w:p w14:paraId="6433E15F" w14:textId="77777777" w:rsidR="00C311ED" w:rsidRPr="00C311ED" w:rsidRDefault="00C311ED" w:rsidP="00C311ED">
            <w:pPr>
              <w:rPr>
                <w:color w:val="000000"/>
                <w:sz w:val="18"/>
                <w:szCs w:val="18"/>
              </w:rPr>
            </w:pPr>
            <w:r w:rsidRPr="00C311ED">
              <w:rPr>
                <w:color w:val="000000"/>
                <w:sz w:val="18"/>
                <w:szCs w:val="18"/>
              </w:rPr>
              <w:t>valasesojur</w:t>
            </w:r>
          </w:p>
        </w:tc>
        <w:tc>
          <w:tcPr>
            <w:tcW w:w="2622" w:type="dxa"/>
            <w:hideMark/>
          </w:tcPr>
          <w:p w14:paraId="3559E0D7"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470AE075"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0CC9FC5C"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54135E16" w14:textId="1C7D44ED"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c>
          <w:tcPr>
            <w:tcW w:w="3439" w:type="dxa"/>
            <w:hideMark/>
          </w:tcPr>
          <w:p w14:paraId="68702FC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2753BB9C"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060D64DC" w14:textId="6B43E922"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r>
      <w:tr w:rsidR="00C311ED" w:rsidRPr="00C311ED" w14:paraId="477833A3" w14:textId="77777777" w:rsidTr="009370D5">
        <w:trPr>
          <w:trHeight w:val="2640"/>
          <w:jc w:val="center"/>
        </w:trPr>
        <w:tc>
          <w:tcPr>
            <w:tcW w:w="1310" w:type="dxa"/>
            <w:hideMark/>
          </w:tcPr>
          <w:p w14:paraId="040A7F99" w14:textId="77777777" w:rsidR="00C311ED" w:rsidRPr="00C311ED" w:rsidRDefault="00C311ED" w:rsidP="00C311ED">
            <w:pPr>
              <w:rPr>
                <w:color w:val="000000"/>
                <w:sz w:val="18"/>
                <w:szCs w:val="18"/>
              </w:rPr>
            </w:pPr>
            <w:r w:rsidRPr="00C311ED">
              <w:rPr>
                <w:color w:val="000000"/>
                <w:sz w:val="18"/>
                <w:szCs w:val="18"/>
              </w:rPr>
              <w:t>perreparto</w:t>
            </w:r>
          </w:p>
        </w:tc>
        <w:tc>
          <w:tcPr>
            <w:tcW w:w="2622" w:type="dxa"/>
            <w:hideMark/>
          </w:tcPr>
          <w:p w14:paraId="3A66B6ED"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w:t>
            </w:r>
            <w:r w:rsidR="00DB2351">
              <w:rPr>
                <w:color w:val="000000"/>
                <w:sz w:val="18"/>
                <w:szCs w:val="18"/>
                <w:lang w:val="pt-PT"/>
              </w:rPr>
              <w:t xml:space="preserve"> campo é alterado para STRING</w:t>
            </w:r>
          </w:p>
          <w:p w14:paraId="21CDC27D" w14:textId="27BDE0D3"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Todos os ‘.’ são substituídos por uma ‘,’</w:t>
            </w:r>
          </w:p>
        </w:tc>
        <w:tc>
          <w:tcPr>
            <w:tcW w:w="3045" w:type="dxa"/>
            <w:hideMark/>
          </w:tcPr>
          <w:p w14:paraId="253819C2"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0589E081"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w:t>
            </w:r>
            <w:r w:rsidR="00DB2351">
              <w:rPr>
                <w:color w:val="000000"/>
                <w:sz w:val="18"/>
                <w:szCs w:val="18"/>
                <w:lang w:val="pt-PT"/>
              </w:rPr>
              <w:t xml:space="preserve"> valor ‘ 0’</w:t>
            </w:r>
          </w:p>
          <w:p w14:paraId="4509444C"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Todos o</w:t>
            </w:r>
            <w:r w:rsidR="00DB2351">
              <w:rPr>
                <w:color w:val="000000"/>
                <w:sz w:val="18"/>
                <w:szCs w:val="18"/>
                <w:lang w:val="pt-PT"/>
              </w:rPr>
              <w:t>s '.' são substituídos por ' '</w:t>
            </w:r>
          </w:p>
          <w:p w14:paraId="6DAAE7D6" w14:textId="48D596DC"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 à esquerda, até perfazer o comprimento de campo desejado.</w:t>
            </w:r>
          </w:p>
        </w:tc>
        <w:tc>
          <w:tcPr>
            <w:tcW w:w="3439" w:type="dxa"/>
            <w:hideMark/>
          </w:tcPr>
          <w:p w14:paraId="2F4D7D1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49735D25"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w:t>
            </w:r>
            <w:r w:rsidR="00DB2351">
              <w:rPr>
                <w:color w:val="000000"/>
                <w:sz w:val="18"/>
                <w:szCs w:val="18"/>
                <w:lang w:val="pt-PT"/>
              </w:rPr>
              <w:t xml:space="preserve"> NULL, é assumido o valor ‘ 0’</w:t>
            </w:r>
          </w:p>
          <w:p w14:paraId="5668F9A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Todos os '.' são</w:t>
            </w:r>
            <w:r w:rsidR="00DB2351">
              <w:rPr>
                <w:color w:val="000000"/>
                <w:sz w:val="18"/>
                <w:szCs w:val="18"/>
                <w:lang w:val="pt-PT"/>
              </w:rPr>
              <w:t xml:space="preserve"> substituídos por ' '</w:t>
            </w:r>
          </w:p>
          <w:p w14:paraId="508CDFF2" w14:textId="11A08708"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 à esquerda, até perfazer o comprimento de campo desejado.</w:t>
            </w:r>
          </w:p>
        </w:tc>
      </w:tr>
      <w:tr w:rsidR="00C311ED" w:rsidRPr="00C311ED" w14:paraId="4877E01A" w14:textId="77777777" w:rsidTr="009370D5">
        <w:trPr>
          <w:trHeight w:val="2160"/>
          <w:jc w:val="center"/>
        </w:trPr>
        <w:tc>
          <w:tcPr>
            <w:tcW w:w="1310" w:type="dxa"/>
            <w:hideMark/>
          </w:tcPr>
          <w:p w14:paraId="6961BD31" w14:textId="77777777" w:rsidR="00C311ED" w:rsidRPr="00C311ED" w:rsidRDefault="00C311ED" w:rsidP="00C311ED">
            <w:pPr>
              <w:rPr>
                <w:color w:val="000000"/>
                <w:sz w:val="18"/>
                <w:szCs w:val="18"/>
              </w:rPr>
            </w:pPr>
            <w:r w:rsidRPr="00C311ED">
              <w:rPr>
                <w:color w:val="000000"/>
                <w:sz w:val="18"/>
                <w:szCs w:val="18"/>
              </w:rPr>
              <w:t>ordenprelgar</w:t>
            </w:r>
          </w:p>
        </w:tc>
        <w:tc>
          <w:tcPr>
            <w:tcW w:w="2622" w:type="dxa"/>
            <w:hideMark/>
          </w:tcPr>
          <w:p w14:paraId="65A3FDDB"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‘0’</w:t>
            </w:r>
          </w:p>
        </w:tc>
        <w:tc>
          <w:tcPr>
            <w:tcW w:w="3045" w:type="dxa"/>
            <w:hideMark/>
          </w:tcPr>
          <w:p w14:paraId="015865A4"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w:t>
            </w:r>
            <w:r w:rsidR="00DB2351">
              <w:rPr>
                <w:color w:val="000000"/>
                <w:sz w:val="18"/>
                <w:szCs w:val="18"/>
                <w:lang w:val="pt-PT"/>
              </w:rPr>
              <w:t>terado para STRING</w:t>
            </w:r>
          </w:p>
          <w:p w14:paraId="275BF428"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w:t>
            </w:r>
            <w:r w:rsidR="00DB2351">
              <w:rPr>
                <w:color w:val="000000"/>
                <w:sz w:val="18"/>
                <w:szCs w:val="18"/>
                <w:lang w:val="pt-PT"/>
              </w:rPr>
              <w:t xml:space="preserve"> NULL, é assumido o valor ‘0 ’</w:t>
            </w:r>
          </w:p>
          <w:p w14:paraId="5F4E9A77" w14:textId="1E791D0B"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à esquerda, até perfazer o comprimento de campo desejado.</w:t>
            </w:r>
          </w:p>
        </w:tc>
        <w:tc>
          <w:tcPr>
            <w:tcW w:w="3439" w:type="dxa"/>
            <w:hideMark/>
          </w:tcPr>
          <w:p w14:paraId="5CC2FB82"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6135BBCF"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w:t>
            </w:r>
            <w:r w:rsidR="00DB2351">
              <w:rPr>
                <w:color w:val="000000"/>
                <w:sz w:val="18"/>
                <w:szCs w:val="18"/>
                <w:lang w:val="pt-PT"/>
              </w:rPr>
              <w:t xml:space="preserve"> NULL, é assumido o valor ‘0 ’</w:t>
            </w:r>
          </w:p>
          <w:p w14:paraId="6588B440" w14:textId="2822FC4C"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à esquerda, até perfazer o comprimento de campo desejado.</w:t>
            </w:r>
          </w:p>
        </w:tc>
      </w:tr>
      <w:tr w:rsidR="00C311ED" w:rsidRPr="00C311ED" w14:paraId="34266A7E" w14:textId="77777777" w:rsidTr="009370D5">
        <w:trPr>
          <w:trHeight w:val="2160"/>
          <w:jc w:val="center"/>
        </w:trPr>
        <w:tc>
          <w:tcPr>
            <w:tcW w:w="1310" w:type="dxa"/>
            <w:hideMark/>
          </w:tcPr>
          <w:p w14:paraId="39DD3204" w14:textId="77777777" w:rsidR="00C311ED" w:rsidRPr="00C311ED" w:rsidRDefault="00C311ED" w:rsidP="00C311ED">
            <w:pPr>
              <w:rPr>
                <w:color w:val="000000"/>
                <w:sz w:val="18"/>
                <w:szCs w:val="18"/>
              </w:rPr>
            </w:pPr>
            <w:r w:rsidRPr="00C311ED">
              <w:rPr>
                <w:color w:val="000000"/>
                <w:sz w:val="18"/>
                <w:szCs w:val="18"/>
              </w:rPr>
              <w:t>tangohipotec</w:t>
            </w:r>
          </w:p>
        </w:tc>
        <w:tc>
          <w:tcPr>
            <w:tcW w:w="2622" w:type="dxa"/>
            <w:hideMark/>
          </w:tcPr>
          <w:p w14:paraId="75D4A4DB"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‘0’</w:t>
            </w:r>
          </w:p>
        </w:tc>
        <w:tc>
          <w:tcPr>
            <w:tcW w:w="3045" w:type="dxa"/>
            <w:hideMark/>
          </w:tcPr>
          <w:p w14:paraId="5968D53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7BB2036A"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79C56ADA" w14:textId="7001449C"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c>
          <w:tcPr>
            <w:tcW w:w="3439" w:type="dxa"/>
            <w:hideMark/>
          </w:tcPr>
          <w:p w14:paraId="0ACA3A07"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3D47E7E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25A132CB" w14:textId="25DD7E6D" w:rsidR="00C311ED" w:rsidRPr="00DB2351" w:rsidRDefault="00C311ED" w:rsidP="00F63E90">
            <w:pPr>
              <w:pStyle w:val="ListParagraph"/>
              <w:numPr>
                <w:ilvl w:val="0"/>
                <w:numId w:val="59"/>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r>
      <w:tr w:rsidR="00C311ED" w:rsidRPr="00C311ED" w14:paraId="11ADA53D" w14:textId="77777777" w:rsidTr="009370D5">
        <w:trPr>
          <w:trHeight w:val="2640"/>
          <w:jc w:val="center"/>
        </w:trPr>
        <w:tc>
          <w:tcPr>
            <w:tcW w:w="1310" w:type="dxa"/>
            <w:hideMark/>
          </w:tcPr>
          <w:p w14:paraId="40D027F5" w14:textId="77777777" w:rsidR="00C311ED" w:rsidRPr="00C311ED" w:rsidRDefault="00C311ED" w:rsidP="00C311ED">
            <w:pPr>
              <w:rPr>
                <w:color w:val="000000"/>
                <w:sz w:val="18"/>
                <w:szCs w:val="18"/>
              </w:rPr>
            </w:pPr>
            <w:r w:rsidRPr="00C311ED">
              <w:rPr>
                <w:color w:val="000000"/>
                <w:sz w:val="18"/>
                <w:szCs w:val="18"/>
              </w:rPr>
              <w:lastRenderedPageBreak/>
              <w:t>nimpago</w:t>
            </w:r>
          </w:p>
        </w:tc>
        <w:tc>
          <w:tcPr>
            <w:tcW w:w="2622" w:type="dxa"/>
            <w:hideMark/>
          </w:tcPr>
          <w:p w14:paraId="6506DBA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‘0’</w:t>
            </w:r>
          </w:p>
          <w:p w14:paraId="3544038C"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0C99C716" w14:textId="4D6433CD"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Todos os ‘.’ são substituídos por uma ‘,’</w:t>
            </w:r>
          </w:p>
        </w:tc>
        <w:tc>
          <w:tcPr>
            <w:tcW w:w="3045" w:type="dxa"/>
            <w:hideMark/>
          </w:tcPr>
          <w:p w14:paraId="6330C6DE"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3A765B7D"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w:t>
            </w:r>
            <w:r w:rsidR="00DB2351">
              <w:rPr>
                <w:color w:val="000000"/>
                <w:sz w:val="18"/>
                <w:szCs w:val="18"/>
                <w:lang w:val="pt-PT"/>
              </w:rPr>
              <w:t xml:space="preserve"> NULL, é assumido o valor ‘ 0’</w:t>
            </w:r>
          </w:p>
          <w:p w14:paraId="09092DF5"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Todos o</w:t>
            </w:r>
            <w:r w:rsidR="00DB2351">
              <w:rPr>
                <w:color w:val="000000"/>
                <w:sz w:val="18"/>
                <w:szCs w:val="18"/>
                <w:lang w:val="pt-PT"/>
              </w:rPr>
              <w:t>s '.' são substituídos por ' '</w:t>
            </w:r>
          </w:p>
          <w:p w14:paraId="02774BBF" w14:textId="3A52796D"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à esquerda, até perfazer o comprimento de campo desejado.</w:t>
            </w:r>
          </w:p>
        </w:tc>
        <w:tc>
          <w:tcPr>
            <w:tcW w:w="3439" w:type="dxa"/>
            <w:hideMark/>
          </w:tcPr>
          <w:p w14:paraId="6448B97D"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alterado para STRI</w:t>
            </w:r>
            <w:r w:rsidR="00DB2351">
              <w:rPr>
                <w:color w:val="000000"/>
                <w:sz w:val="18"/>
                <w:szCs w:val="18"/>
                <w:lang w:val="pt-PT"/>
              </w:rPr>
              <w:t>NG</w:t>
            </w:r>
          </w:p>
          <w:p w14:paraId="53532678"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w:t>
            </w:r>
            <w:r w:rsidR="00DB2351">
              <w:rPr>
                <w:color w:val="000000"/>
                <w:sz w:val="18"/>
                <w:szCs w:val="18"/>
                <w:lang w:val="pt-PT"/>
              </w:rPr>
              <w:t xml:space="preserve"> NULL, é assumido o valor ‘ 0’</w:t>
            </w:r>
          </w:p>
          <w:p w14:paraId="0AF81373"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Todos o</w:t>
            </w:r>
            <w:r w:rsidR="00DB2351">
              <w:rPr>
                <w:color w:val="000000"/>
                <w:sz w:val="18"/>
                <w:szCs w:val="18"/>
                <w:lang w:val="pt-PT"/>
              </w:rPr>
              <w:t>s '.' são substituídos por ' '</w:t>
            </w:r>
          </w:p>
          <w:p w14:paraId="35A18D11" w14:textId="0665D063"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à esquerda, até perfazer o comprimento de campo desejado.</w:t>
            </w:r>
          </w:p>
        </w:tc>
      </w:tr>
      <w:tr w:rsidR="00C311ED" w:rsidRPr="00C311ED" w14:paraId="40A11339" w14:textId="77777777" w:rsidTr="009370D5">
        <w:trPr>
          <w:trHeight w:val="2160"/>
          <w:jc w:val="center"/>
        </w:trPr>
        <w:tc>
          <w:tcPr>
            <w:tcW w:w="1310" w:type="dxa"/>
            <w:hideMark/>
          </w:tcPr>
          <w:p w14:paraId="4DA8DA65" w14:textId="77777777" w:rsidR="00C311ED" w:rsidRPr="00C311ED" w:rsidRDefault="00C311ED" w:rsidP="00C311ED">
            <w:pPr>
              <w:rPr>
                <w:color w:val="000000"/>
                <w:sz w:val="18"/>
                <w:szCs w:val="18"/>
              </w:rPr>
            </w:pPr>
            <w:r w:rsidRPr="00C311ED">
              <w:rPr>
                <w:color w:val="000000"/>
                <w:sz w:val="18"/>
                <w:szCs w:val="18"/>
              </w:rPr>
              <w:t>iact_gp</w:t>
            </w:r>
          </w:p>
        </w:tc>
        <w:tc>
          <w:tcPr>
            <w:tcW w:w="2622" w:type="dxa"/>
            <w:hideMark/>
          </w:tcPr>
          <w:p w14:paraId="61CF283C"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38C2BA45"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33DB9F81"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634773F1" w14:textId="1736FEDA"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c>
          <w:tcPr>
            <w:tcW w:w="3439" w:type="dxa"/>
            <w:hideMark/>
          </w:tcPr>
          <w:p w14:paraId="0DCAAF0E"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w:t>
            </w:r>
            <w:r w:rsidR="00DB2351">
              <w:rPr>
                <w:color w:val="000000"/>
                <w:sz w:val="18"/>
                <w:szCs w:val="18"/>
                <w:lang w:val="pt-PT"/>
              </w:rPr>
              <w:t>mpo é alterado para STRING</w:t>
            </w:r>
          </w:p>
          <w:p w14:paraId="315FB204"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4737BED7" w14:textId="75A761CB"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r>
      <w:tr w:rsidR="00C311ED" w:rsidRPr="00C311ED" w14:paraId="43F61497" w14:textId="77777777" w:rsidTr="009370D5">
        <w:trPr>
          <w:trHeight w:val="2160"/>
          <w:jc w:val="center"/>
        </w:trPr>
        <w:tc>
          <w:tcPr>
            <w:tcW w:w="1310" w:type="dxa"/>
            <w:hideMark/>
          </w:tcPr>
          <w:p w14:paraId="7E6B58BB" w14:textId="77777777" w:rsidR="00C311ED" w:rsidRPr="00C311ED" w:rsidRDefault="00C311ED" w:rsidP="00C311ED">
            <w:pPr>
              <w:rPr>
                <w:color w:val="000000"/>
                <w:sz w:val="18"/>
                <w:szCs w:val="18"/>
              </w:rPr>
            </w:pPr>
            <w:r w:rsidRPr="00C311ED">
              <w:rPr>
                <w:color w:val="000000"/>
                <w:sz w:val="18"/>
                <w:szCs w:val="18"/>
              </w:rPr>
              <w:t>ckbalbem</w:t>
            </w:r>
          </w:p>
        </w:tc>
        <w:tc>
          <w:tcPr>
            <w:tcW w:w="2622" w:type="dxa"/>
            <w:hideMark/>
          </w:tcPr>
          <w:p w14:paraId="7737F4C4"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50A87DA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71D94357"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38B606B4" w14:textId="68E344F4"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4 caracteres, é acrescentado ‘ ’ à esquerda, até perfazer o comprimento de campo desejado.</w:t>
            </w:r>
          </w:p>
        </w:tc>
        <w:tc>
          <w:tcPr>
            <w:tcW w:w="3439" w:type="dxa"/>
            <w:hideMark/>
          </w:tcPr>
          <w:p w14:paraId="04821344"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O formato do campo é </w:t>
            </w:r>
            <w:r w:rsidR="00DB2351">
              <w:rPr>
                <w:color w:val="000000"/>
                <w:sz w:val="18"/>
                <w:szCs w:val="18"/>
                <w:lang w:val="pt-PT"/>
              </w:rPr>
              <w:t>alterado para STRING</w:t>
            </w:r>
          </w:p>
          <w:p w14:paraId="2306C386"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w:t>
            </w:r>
            <w:r w:rsidR="00DB2351">
              <w:rPr>
                <w:color w:val="000000"/>
                <w:sz w:val="18"/>
                <w:szCs w:val="18"/>
                <w:lang w:val="pt-PT"/>
              </w:rPr>
              <w:t xml:space="preserve"> a NULL, é assumido o valor ‘ ’</w:t>
            </w:r>
          </w:p>
          <w:p w14:paraId="3A2BF8D7" w14:textId="49F04EAB"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4 caracteres, é acrescentado ‘ ’ à esquerda, até perfazer o comprimento de campo desejado.</w:t>
            </w:r>
          </w:p>
        </w:tc>
      </w:tr>
      <w:tr w:rsidR="00C311ED" w:rsidRPr="00C311ED" w14:paraId="69B205B5" w14:textId="77777777" w:rsidTr="009370D5">
        <w:trPr>
          <w:trHeight w:val="2160"/>
          <w:jc w:val="center"/>
        </w:trPr>
        <w:tc>
          <w:tcPr>
            <w:tcW w:w="1310" w:type="dxa"/>
            <w:hideMark/>
          </w:tcPr>
          <w:p w14:paraId="5280BF71" w14:textId="77777777" w:rsidR="00C311ED" w:rsidRPr="00C311ED" w:rsidRDefault="00C311ED" w:rsidP="00C311ED">
            <w:pPr>
              <w:rPr>
                <w:color w:val="000000"/>
                <w:sz w:val="18"/>
                <w:szCs w:val="18"/>
              </w:rPr>
            </w:pPr>
            <w:r w:rsidRPr="00C311ED">
              <w:rPr>
                <w:color w:val="000000"/>
                <w:sz w:val="18"/>
                <w:szCs w:val="18"/>
              </w:rPr>
              <w:t>ckctabem</w:t>
            </w:r>
          </w:p>
        </w:tc>
        <w:tc>
          <w:tcPr>
            <w:tcW w:w="2622" w:type="dxa"/>
            <w:hideMark/>
          </w:tcPr>
          <w:p w14:paraId="303D430B"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1246CA62"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776A684C"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3941D38A" w14:textId="3AA21773"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11 caracteres, é acrescentado ‘ ’ à esquerda, até perfazer o comprimento de campo desejado.</w:t>
            </w:r>
          </w:p>
        </w:tc>
        <w:tc>
          <w:tcPr>
            <w:tcW w:w="3439" w:type="dxa"/>
            <w:hideMark/>
          </w:tcPr>
          <w:p w14:paraId="70437E5E"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alte</w:t>
            </w:r>
            <w:r w:rsidR="00DB2351">
              <w:rPr>
                <w:color w:val="000000"/>
                <w:sz w:val="18"/>
                <w:szCs w:val="18"/>
                <w:lang w:val="pt-PT"/>
              </w:rPr>
              <w:t>rado para STRING</w:t>
            </w:r>
          </w:p>
          <w:p w14:paraId="7E182A98"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2D5D271B" w14:textId="010A2ACA"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11 caracteres, é acrescentado ‘ ’ à esquerda, até perfazer o comprimento de campo desejado.</w:t>
            </w:r>
          </w:p>
        </w:tc>
      </w:tr>
      <w:tr w:rsidR="00C311ED" w:rsidRPr="00C311ED" w14:paraId="1637883D" w14:textId="77777777" w:rsidTr="009370D5">
        <w:trPr>
          <w:trHeight w:val="2160"/>
          <w:jc w:val="center"/>
        </w:trPr>
        <w:tc>
          <w:tcPr>
            <w:tcW w:w="1310" w:type="dxa"/>
            <w:hideMark/>
          </w:tcPr>
          <w:p w14:paraId="6D91D4DB" w14:textId="77777777" w:rsidR="00C311ED" w:rsidRPr="00C311ED" w:rsidRDefault="00C311ED" w:rsidP="00C311ED">
            <w:pPr>
              <w:rPr>
                <w:color w:val="000000"/>
                <w:sz w:val="18"/>
                <w:szCs w:val="18"/>
              </w:rPr>
            </w:pPr>
            <w:r w:rsidRPr="00C311ED">
              <w:rPr>
                <w:color w:val="000000"/>
                <w:sz w:val="18"/>
                <w:szCs w:val="18"/>
              </w:rPr>
              <w:t>ckrefbem</w:t>
            </w:r>
          </w:p>
        </w:tc>
        <w:tc>
          <w:tcPr>
            <w:tcW w:w="2622" w:type="dxa"/>
            <w:hideMark/>
          </w:tcPr>
          <w:p w14:paraId="0E9FC92D"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702EC26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0E668DDA"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22F58151" w14:textId="5C92FFA7" w:rsidR="00C311ED" w:rsidRPr="00DB2351" w:rsidRDefault="00C311ED" w:rsidP="00F63E90">
            <w:pPr>
              <w:pStyle w:val="ListParagraph"/>
              <w:numPr>
                <w:ilvl w:val="0"/>
                <w:numId w:val="59"/>
              </w:numPr>
              <w:rPr>
                <w:color w:val="000000"/>
                <w:sz w:val="18"/>
                <w:szCs w:val="18"/>
                <w:lang w:val="pt-PT"/>
              </w:rPr>
            </w:pPr>
            <w:r w:rsidRPr="00DB2351">
              <w:rPr>
                <w:color w:val="000000"/>
                <w:sz w:val="18"/>
                <w:szCs w:val="18"/>
                <w:lang w:val="pt-PT"/>
              </w:rPr>
              <w:t>Caso o campo não esteja preenchido com 15 caracteres, é acrescentado ‘ ’ à esquerda, até perfazer o comprimento de campo desejado.</w:t>
            </w:r>
          </w:p>
        </w:tc>
        <w:tc>
          <w:tcPr>
            <w:tcW w:w="3439" w:type="dxa"/>
            <w:hideMark/>
          </w:tcPr>
          <w:p w14:paraId="03D9A1FB"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altera</w:t>
            </w:r>
            <w:r w:rsidR="00DB2351">
              <w:rPr>
                <w:color w:val="000000"/>
                <w:sz w:val="18"/>
                <w:szCs w:val="18"/>
                <w:lang w:val="pt-PT"/>
              </w:rPr>
              <w:t>do para STRING</w:t>
            </w:r>
          </w:p>
          <w:p w14:paraId="1704D122"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 ’</w:t>
            </w:r>
          </w:p>
          <w:p w14:paraId="3F6EBC38" w14:textId="0ECE2F9A"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15 caracteres, é acrescentado ‘ ’ à esquerda, até perfazer o comprimento de campo desejado.</w:t>
            </w:r>
          </w:p>
        </w:tc>
      </w:tr>
    </w:tbl>
    <w:p w14:paraId="612320B4" w14:textId="77777777" w:rsidR="003C73DF" w:rsidRPr="00720567" w:rsidRDefault="003C73DF" w:rsidP="003C73DF">
      <w:pPr>
        <w:spacing w:after="160" w:line="259" w:lineRule="auto"/>
        <w:jc w:val="both"/>
        <w:rPr>
          <w:rFonts w:eastAsiaTheme="minorHAnsi" w:cstheme="minorBidi"/>
          <w:szCs w:val="22"/>
          <w:lang w:eastAsia="en-US"/>
        </w:rPr>
      </w:pPr>
    </w:p>
    <w:p w14:paraId="4C899A55" w14:textId="0F9471EB" w:rsidR="00DB2351" w:rsidRDefault="00DB2351" w:rsidP="003C73DF">
      <w:r>
        <w:br w:type="page"/>
      </w:r>
    </w:p>
    <w:p w14:paraId="31A876C4" w14:textId="4EA035B4" w:rsidR="00DB2351" w:rsidRDefault="00DB2351" w:rsidP="00DB2351">
      <w:pPr>
        <w:pStyle w:val="Heading5"/>
      </w:pPr>
      <w:bookmarkStart w:id="149" w:name="_Toc168671678"/>
      <w:r w:rsidRPr="007314D4">
        <w:rPr>
          <w:i/>
        </w:rPr>
        <w:lastRenderedPageBreak/>
        <w:t>View</w:t>
      </w:r>
      <w:r>
        <w:rPr>
          <w:i/>
        </w:rPr>
        <w:t>s</w:t>
      </w:r>
      <w:r>
        <w:t xml:space="preserve"> da tabela de </w:t>
      </w:r>
      <w:r w:rsidR="008F7B81">
        <w:t>bens reais</w:t>
      </w:r>
      <w:r>
        <w:t xml:space="preserve">: </w:t>
      </w:r>
      <w:r>
        <w:rPr>
          <w:i/>
        </w:rPr>
        <w:t>cd_garantias.gt020</w:t>
      </w:r>
      <w:r w:rsidRPr="00AA4469">
        <w:rPr>
          <w:i/>
        </w:rPr>
        <w:t>_report_b</w:t>
      </w:r>
      <w:r>
        <w:rPr>
          <w:i/>
        </w:rPr>
        <w:t>iyr951</w:t>
      </w:r>
      <w:r w:rsidRPr="00AA4469">
        <w:rPr>
          <w:i/>
        </w:rPr>
        <w:t>0</w:t>
      </w:r>
      <w:bookmarkEnd w:id="149"/>
    </w:p>
    <w:p w14:paraId="26E10237" w14:textId="4BDABDAE" w:rsidR="00DB2351" w:rsidRPr="003C73DF" w:rsidRDefault="00DB2351" w:rsidP="00DB2351">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Pr>
          <w:rFonts w:eastAsiaTheme="minorHAnsi" w:cstheme="minorBidi"/>
          <w:szCs w:val="22"/>
          <w:lang w:eastAsia="en-US"/>
        </w:rPr>
        <w:t xml:space="preserve">tabela </w:t>
      </w:r>
      <w:r>
        <w:rPr>
          <w:rFonts w:eastAsiaTheme="minorHAnsi" w:cstheme="minorBidi"/>
          <w:i/>
          <w:szCs w:val="22"/>
          <w:lang w:eastAsia="en-US"/>
        </w:rPr>
        <w:t>cd_garantias.gt020</w:t>
      </w:r>
      <w:r w:rsidRPr="00720567">
        <w:rPr>
          <w:rFonts w:eastAsiaTheme="minorHAnsi" w:cstheme="minorBidi"/>
          <w:i/>
          <w:szCs w:val="22"/>
          <w:lang w:eastAsia="en-US"/>
        </w:rPr>
        <w:t>_repor</w:t>
      </w:r>
      <w:r>
        <w:rPr>
          <w:rFonts w:eastAsiaTheme="minorHAnsi" w:cstheme="minorBidi"/>
          <w:i/>
          <w:szCs w:val="22"/>
          <w:lang w:eastAsia="en-US"/>
        </w:rPr>
        <w:t>t_biyr951</w:t>
      </w:r>
      <w:r w:rsidRPr="00720567">
        <w:rPr>
          <w:rFonts w:eastAsiaTheme="minorHAnsi" w:cstheme="minorBidi"/>
          <w:i/>
          <w:szCs w:val="22"/>
          <w:lang w:eastAsia="en-US"/>
        </w:rPr>
        <w:t>0</w:t>
      </w:r>
      <w:r>
        <w:rPr>
          <w:rFonts w:eastAsiaTheme="minorHAnsi" w:cstheme="minorBidi"/>
          <w:i/>
          <w:szCs w:val="22"/>
          <w:lang w:eastAsia="en-US"/>
        </w:rPr>
        <w:t xml:space="preserve"> apresenta três views </w:t>
      </w:r>
      <w:r>
        <w:rPr>
          <w:rFonts w:eastAsiaTheme="minorHAnsi" w:cstheme="minorBidi"/>
          <w:szCs w:val="22"/>
          <w:lang w:eastAsia="en-US"/>
        </w:rPr>
        <w:t>criadas para aplicação IFRS9, BDR-bst e BDR-ific.</w:t>
      </w:r>
    </w:p>
    <w:p w14:paraId="211EB69F" w14:textId="0C398EF2" w:rsidR="00DB2351" w:rsidRPr="00720567" w:rsidRDefault="00DB2351" w:rsidP="00DB2351">
      <w:pPr>
        <w:spacing w:after="160" w:line="259" w:lineRule="auto"/>
        <w:jc w:val="both"/>
        <w:rPr>
          <w:rFonts w:eastAsiaTheme="minorHAnsi" w:cstheme="minorBidi"/>
          <w:szCs w:val="22"/>
          <w:lang w:eastAsia="en-US"/>
        </w:rPr>
      </w:pPr>
      <w:r>
        <w:rPr>
          <w:rFonts w:eastAsiaTheme="minorHAnsi" w:cstheme="minorBidi"/>
          <w:i/>
          <w:szCs w:val="22"/>
          <w:lang w:eastAsia="en-US"/>
        </w:rPr>
        <w:t>A view cd_garantias.gt020_report_biyr951</w:t>
      </w:r>
      <w:r w:rsidRPr="00720567">
        <w:rPr>
          <w:rFonts w:eastAsiaTheme="minorHAnsi" w:cstheme="minorBidi"/>
          <w:i/>
          <w:szCs w:val="22"/>
          <w:lang w:eastAsia="en-US"/>
        </w:rPr>
        <w:t>0_ifrs</w:t>
      </w:r>
      <w:r w:rsidRPr="00720567">
        <w:rPr>
          <w:rFonts w:eastAsiaTheme="minorHAnsi" w:cstheme="minorBidi"/>
          <w:szCs w:val="22"/>
          <w:lang w:eastAsia="en-US"/>
        </w:rPr>
        <w:t xml:space="preserve"> corresponde à informação da tabela de interface do MUG </w:t>
      </w:r>
      <w:r>
        <w:rPr>
          <w:rFonts w:eastAsiaTheme="minorHAnsi" w:cstheme="minorBidi"/>
          <w:i/>
          <w:szCs w:val="22"/>
          <w:lang w:eastAsia="en-US"/>
        </w:rPr>
        <w:t>cd_garantias.gt020</w:t>
      </w:r>
      <w:r w:rsidRPr="00720567">
        <w:rPr>
          <w:rFonts w:eastAsiaTheme="minorHAnsi" w:cstheme="minorBidi"/>
          <w:i/>
          <w:szCs w:val="22"/>
          <w:lang w:eastAsia="en-US"/>
        </w:rPr>
        <w:t>_report_biyr95</w:t>
      </w:r>
      <w:r>
        <w:rPr>
          <w:rFonts w:eastAsiaTheme="minorHAnsi" w:cstheme="minorBidi"/>
          <w:i/>
          <w:szCs w:val="22"/>
          <w:lang w:eastAsia="en-US"/>
        </w:rPr>
        <w:t>1</w:t>
      </w:r>
      <w:r w:rsidRPr="00720567">
        <w:rPr>
          <w:rFonts w:eastAsiaTheme="minorHAnsi" w:cstheme="minorBidi"/>
          <w:i/>
          <w:szCs w:val="22"/>
          <w:lang w:eastAsia="en-US"/>
        </w:rPr>
        <w:t>0</w:t>
      </w:r>
      <w:r w:rsidRPr="00720567">
        <w:rPr>
          <w:rFonts w:eastAsiaTheme="minorHAnsi" w:cstheme="minorBidi"/>
          <w:szCs w:val="22"/>
          <w:lang w:eastAsia="en-US"/>
        </w:rPr>
        <w:t xml:space="preserve"> enviada para a aplicação de IFRS9, de acordo com os seus critérios e formatos necessários. </w:t>
      </w:r>
    </w:p>
    <w:p w14:paraId="5A3FEEBC" w14:textId="56B1B096" w:rsidR="005E27F1" w:rsidRDefault="00DB2351" w:rsidP="00DB2351">
      <w:pPr>
        <w:spacing w:after="160" w:line="259" w:lineRule="auto"/>
        <w:jc w:val="both"/>
        <w:rPr>
          <w:rFonts w:eastAsiaTheme="minorHAnsi" w:cstheme="minorBidi"/>
          <w:szCs w:val="22"/>
          <w:lang w:eastAsia="en-US"/>
        </w:rPr>
      </w:pPr>
      <w:r w:rsidRPr="005E27F1">
        <w:rPr>
          <w:rFonts w:eastAsiaTheme="minorHAnsi" w:cstheme="minorBidi"/>
          <w:szCs w:val="22"/>
          <w:lang w:eastAsia="en-US"/>
        </w:rPr>
        <w:t>A</w:t>
      </w:r>
      <w:r w:rsidR="005E27F1" w:rsidRPr="005E27F1">
        <w:rPr>
          <w:rFonts w:eastAsiaTheme="minorHAnsi" w:cstheme="minorBidi"/>
          <w:szCs w:val="22"/>
          <w:lang w:eastAsia="en-US"/>
        </w:rPr>
        <w:t>s</w:t>
      </w:r>
      <w:r w:rsidRPr="005E27F1">
        <w:rPr>
          <w:rFonts w:eastAsiaTheme="minorHAnsi" w:cstheme="minorBidi"/>
          <w:szCs w:val="22"/>
          <w:lang w:eastAsia="en-US"/>
        </w:rPr>
        <w:t xml:space="preserve"> </w:t>
      </w:r>
      <w:r w:rsidRPr="005E27F1">
        <w:rPr>
          <w:rFonts w:eastAsiaTheme="minorHAnsi" w:cstheme="minorBidi"/>
          <w:i/>
          <w:szCs w:val="22"/>
          <w:lang w:eastAsia="en-US"/>
        </w:rPr>
        <w:t>view</w:t>
      </w:r>
      <w:r w:rsidR="005E27F1" w:rsidRPr="005E27F1">
        <w:rPr>
          <w:rFonts w:eastAsiaTheme="minorHAnsi" w:cstheme="minorBidi"/>
          <w:i/>
          <w:szCs w:val="22"/>
          <w:lang w:eastAsia="en-US"/>
        </w:rPr>
        <w:t>s</w:t>
      </w:r>
      <w:r w:rsidRPr="005E27F1">
        <w:rPr>
          <w:rFonts w:eastAsiaTheme="minorHAnsi" w:cstheme="minorBidi"/>
          <w:i/>
          <w:szCs w:val="22"/>
          <w:lang w:eastAsia="en-US"/>
        </w:rPr>
        <w:t xml:space="preserve"> cd_garantias.gt020_report_biyr9510_</w:t>
      </w:r>
      <w:r w:rsidRPr="005E27F1">
        <w:rPr>
          <w:rFonts w:eastAsiaTheme="minorHAnsi" w:cstheme="minorBidi"/>
          <w:szCs w:val="22"/>
          <w:lang w:eastAsia="en-US"/>
        </w:rPr>
        <w:t>bst</w:t>
      </w:r>
      <w:r w:rsidR="005E27F1" w:rsidRPr="005E27F1">
        <w:rPr>
          <w:rFonts w:eastAsiaTheme="minorHAnsi" w:cstheme="minorBidi"/>
          <w:szCs w:val="22"/>
          <w:lang w:eastAsia="en-US"/>
        </w:rPr>
        <w:t xml:space="preserve"> e</w:t>
      </w:r>
      <w:r w:rsidRPr="005E27F1">
        <w:rPr>
          <w:rFonts w:eastAsiaTheme="minorHAnsi" w:cstheme="minorBidi"/>
          <w:szCs w:val="22"/>
          <w:lang w:eastAsia="en-US"/>
        </w:rPr>
        <w:t xml:space="preserve"> </w:t>
      </w:r>
      <w:r w:rsidR="005E27F1" w:rsidRPr="005E27F1">
        <w:rPr>
          <w:rFonts w:eastAsiaTheme="minorHAnsi" w:cstheme="minorBidi"/>
          <w:i/>
          <w:szCs w:val="22"/>
          <w:lang w:eastAsia="en-US"/>
        </w:rPr>
        <w:t>cd_garantias.gt020_report_biyr9500_ific</w:t>
      </w:r>
      <w:r w:rsidR="005E27F1" w:rsidRPr="005E27F1">
        <w:rPr>
          <w:rFonts w:eastAsiaTheme="minorHAnsi" w:cstheme="minorBidi"/>
          <w:szCs w:val="22"/>
          <w:lang w:eastAsia="en-US"/>
        </w:rPr>
        <w:t xml:space="preserve"> </w:t>
      </w:r>
      <w:r w:rsidRPr="00720567">
        <w:rPr>
          <w:rFonts w:eastAsiaTheme="minorHAnsi" w:cstheme="minorBidi"/>
          <w:szCs w:val="22"/>
          <w:lang w:eastAsia="en-US"/>
        </w:rPr>
        <w:t xml:space="preserve">corresponde à informação da tabela de interface do MUG </w:t>
      </w:r>
      <w:r>
        <w:rPr>
          <w:rFonts w:eastAsiaTheme="minorHAnsi" w:cstheme="minorBidi"/>
          <w:i/>
          <w:szCs w:val="22"/>
          <w:lang w:eastAsia="en-US"/>
        </w:rPr>
        <w:t>cd_garantias.gt020_report_biyr951</w:t>
      </w:r>
      <w:r w:rsidRPr="00720567">
        <w:rPr>
          <w:rFonts w:eastAsiaTheme="minorHAnsi" w:cstheme="minorBidi"/>
          <w:i/>
          <w:szCs w:val="22"/>
          <w:lang w:eastAsia="en-US"/>
        </w:rPr>
        <w:t>0</w:t>
      </w:r>
      <w:r>
        <w:rPr>
          <w:rFonts w:eastAsiaTheme="minorHAnsi" w:cstheme="minorBidi"/>
          <w:i/>
          <w:szCs w:val="22"/>
          <w:lang w:eastAsia="en-US"/>
        </w:rPr>
        <w:t xml:space="preserve"> </w:t>
      </w:r>
      <w:r w:rsidRPr="00720567">
        <w:rPr>
          <w:rFonts w:eastAsiaTheme="minorHAnsi" w:cstheme="minorBidi"/>
          <w:szCs w:val="22"/>
          <w:lang w:eastAsia="en-US"/>
        </w:rPr>
        <w:t>enviada para a aplicação da BDR, de acordo com os seus critérios e formatos necessário</w:t>
      </w:r>
      <w:r w:rsidR="005E27F1">
        <w:rPr>
          <w:rFonts w:eastAsiaTheme="minorHAnsi" w:cstheme="minorBidi"/>
          <w:szCs w:val="22"/>
          <w:lang w:eastAsia="en-US"/>
        </w:rPr>
        <w:t>s. De notar que o universo da primeira</w:t>
      </w:r>
      <w:r w:rsidRPr="00720567">
        <w:rPr>
          <w:rFonts w:eastAsiaTheme="minorHAnsi" w:cstheme="minorBidi"/>
          <w:szCs w:val="22"/>
          <w:lang w:eastAsia="en-US"/>
        </w:rPr>
        <w:t xml:space="preserve"> </w:t>
      </w:r>
      <w:r w:rsidRPr="00720567">
        <w:rPr>
          <w:rFonts w:eastAsiaTheme="minorHAnsi" w:cstheme="minorBidi"/>
          <w:i/>
          <w:szCs w:val="22"/>
          <w:lang w:eastAsia="en-US"/>
        </w:rPr>
        <w:t>view</w:t>
      </w:r>
      <w:r w:rsidRPr="00720567">
        <w:rPr>
          <w:rFonts w:eastAsiaTheme="minorHAnsi" w:cstheme="minorBidi"/>
          <w:szCs w:val="22"/>
          <w:lang w:eastAsia="en-US"/>
        </w:rPr>
        <w:t xml:space="preserve"> reflete apenas garantias de origem diferente de Lease e Eurofac</w:t>
      </w:r>
      <w:r w:rsidR="005E27F1">
        <w:rPr>
          <w:rFonts w:eastAsiaTheme="minorHAnsi" w:cstheme="minorBidi"/>
          <w:szCs w:val="22"/>
          <w:lang w:eastAsia="en-US"/>
        </w:rPr>
        <w:t xml:space="preserve"> e a segunda com origem Lease e Eurofac.</w:t>
      </w:r>
    </w:p>
    <w:p w14:paraId="2A93AB19" w14:textId="2B338194" w:rsidR="00DB2351" w:rsidRDefault="00DB2351" w:rsidP="00DB2351">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são apresentados todos os campos enviados para </w:t>
      </w:r>
      <w:r>
        <w:rPr>
          <w:rFonts w:eastAsiaTheme="minorHAnsi" w:cstheme="minorBidi"/>
          <w:szCs w:val="22"/>
          <w:lang w:eastAsia="en-US"/>
        </w:rPr>
        <w:t>os</w:t>
      </w:r>
      <w:r w:rsidRPr="00720567">
        <w:rPr>
          <w:rFonts w:eastAsiaTheme="minorHAnsi" w:cstheme="minorBidi"/>
          <w:szCs w:val="22"/>
          <w:lang w:eastAsia="en-US"/>
        </w:rPr>
        <w:t xml:space="preserve"> caso</w:t>
      </w:r>
      <w:r>
        <w:rPr>
          <w:rFonts w:eastAsiaTheme="minorHAnsi" w:cstheme="minorBidi"/>
          <w:szCs w:val="22"/>
          <w:lang w:eastAsia="en-US"/>
        </w:rPr>
        <w:t>s</w:t>
      </w:r>
      <w:r w:rsidRPr="00720567">
        <w:rPr>
          <w:rFonts w:eastAsiaTheme="minorHAnsi" w:cstheme="minorBidi"/>
          <w:szCs w:val="22"/>
          <w:lang w:eastAsia="en-US"/>
        </w:rPr>
        <w:t xml:space="preserve"> de uso, bem como as suas transformações a partir da tabela </w:t>
      </w:r>
      <w:r>
        <w:rPr>
          <w:rFonts w:eastAsiaTheme="minorHAnsi" w:cstheme="minorBidi"/>
          <w:i/>
          <w:szCs w:val="22"/>
          <w:lang w:eastAsia="en-US"/>
        </w:rPr>
        <w:t>cd_garantias.gt020_report_biyr951</w:t>
      </w:r>
      <w:r w:rsidRPr="00720567">
        <w:rPr>
          <w:rFonts w:eastAsiaTheme="minorHAnsi" w:cstheme="minorBidi"/>
          <w:i/>
          <w:szCs w:val="22"/>
          <w:lang w:eastAsia="en-US"/>
        </w:rPr>
        <w:t>0</w:t>
      </w:r>
      <w:r w:rsidRPr="00720567">
        <w:rPr>
          <w:rFonts w:eastAsiaTheme="minorHAnsi" w:cstheme="minorBidi"/>
          <w:szCs w:val="22"/>
          <w:lang w:eastAsia="en-US"/>
        </w:rPr>
        <w:t>:</w:t>
      </w:r>
    </w:p>
    <w:p w14:paraId="71FEDD1C" w14:textId="78B7EA1C" w:rsidR="0065478D" w:rsidRPr="0065478D" w:rsidRDefault="0065478D" w:rsidP="0065478D">
      <w:pPr>
        <w:pStyle w:val="Caption"/>
        <w:jc w:val="center"/>
        <w:rPr>
          <w:rFonts w:eastAsiaTheme="minorHAnsi" w:cstheme="minorBidi"/>
          <w:b/>
          <w:color w:val="000000" w:themeColor="text1"/>
          <w:sz w:val="22"/>
          <w:szCs w:val="22"/>
          <w:lang w:eastAsia="en-US"/>
        </w:rPr>
      </w:pPr>
      <w:bookmarkStart w:id="150" w:name="_Toc168413868"/>
      <w:r w:rsidRPr="0065478D">
        <w:rPr>
          <w:b/>
          <w:color w:val="000000" w:themeColor="text1"/>
          <w:sz w:val="22"/>
          <w:szCs w:val="22"/>
        </w:rPr>
        <w:t xml:space="preserve">Tabela </w:t>
      </w:r>
      <w:r w:rsidRPr="0065478D">
        <w:rPr>
          <w:b/>
          <w:color w:val="000000" w:themeColor="text1"/>
          <w:sz w:val="22"/>
          <w:szCs w:val="22"/>
        </w:rPr>
        <w:fldChar w:fldCharType="begin"/>
      </w:r>
      <w:r w:rsidRPr="0065478D">
        <w:rPr>
          <w:b/>
          <w:color w:val="000000" w:themeColor="text1"/>
          <w:sz w:val="22"/>
          <w:szCs w:val="22"/>
        </w:rPr>
        <w:instrText xml:space="preserve"> SEQ Tabela \* ARABIC </w:instrText>
      </w:r>
      <w:r w:rsidRPr="0065478D">
        <w:rPr>
          <w:b/>
          <w:color w:val="000000" w:themeColor="text1"/>
          <w:sz w:val="22"/>
          <w:szCs w:val="22"/>
        </w:rPr>
        <w:fldChar w:fldCharType="separate"/>
      </w:r>
      <w:r w:rsidR="00486242">
        <w:rPr>
          <w:b/>
          <w:noProof/>
          <w:color w:val="000000" w:themeColor="text1"/>
          <w:sz w:val="22"/>
          <w:szCs w:val="22"/>
        </w:rPr>
        <w:t>30</w:t>
      </w:r>
      <w:r w:rsidRPr="0065478D">
        <w:rPr>
          <w:b/>
          <w:color w:val="000000" w:themeColor="text1"/>
          <w:sz w:val="22"/>
          <w:szCs w:val="22"/>
        </w:rPr>
        <w:fldChar w:fldCharType="end"/>
      </w:r>
      <w:r w:rsidRPr="0065478D">
        <w:rPr>
          <w:b/>
          <w:color w:val="000000" w:themeColor="text1"/>
          <w:sz w:val="22"/>
          <w:szCs w:val="22"/>
        </w:rPr>
        <w:t>: Detalhe dos campos e das suas transformações a partir da  cd_garantias.gt020_report_biyr9510</w:t>
      </w:r>
      <w:bookmarkEnd w:id="150"/>
    </w:p>
    <w:tbl>
      <w:tblPr>
        <w:tblStyle w:val="TableGrid"/>
        <w:tblW w:w="10416" w:type="dxa"/>
        <w:jc w:val="center"/>
        <w:tblCellMar>
          <w:left w:w="68" w:type="dxa"/>
          <w:right w:w="68" w:type="dxa"/>
        </w:tblCellMar>
        <w:tblLook w:val="04A0" w:firstRow="1" w:lastRow="0" w:firstColumn="1" w:lastColumn="0" w:noHBand="0" w:noVBand="1"/>
      </w:tblPr>
      <w:tblGrid>
        <w:gridCol w:w="1344"/>
        <w:gridCol w:w="2693"/>
        <w:gridCol w:w="3188"/>
        <w:gridCol w:w="3191"/>
      </w:tblGrid>
      <w:tr w:rsidR="00DB2351" w:rsidRPr="00C311ED" w14:paraId="2FB84334" w14:textId="77777777" w:rsidTr="009370D5">
        <w:trPr>
          <w:tblHeader/>
          <w:jc w:val="center"/>
        </w:trPr>
        <w:tc>
          <w:tcPr>
            <w:tcW w:w="1344" w:type="dxa"/>
            <w:vMerge w:val="restart"/>
            <w:shd w:val="clear" w:color="auto" w:fill="FF0000"/>
            <w:vAlign w:val="center"/>
          </w:tcPr>
          <w:p w14:paraId="70E8FACF" w14:textId="4BEDCA23" w:rsidR="00DB2351" w:rsidRPr="00C311ED" w:rsidRDefault="005E27F1" w:rsidP="005E27F1">
            <w:pPr>
              <w:jc w:val="center"/>
              <w:rPr>
                <w:rFonts w:cs="Calibri"/>
                <w:b/>
                <w:bCs/>
                <w:color w:val="FFFFFF"/>
                <w:sz w:val="18"/>
                <w:szCs w:val="18"/>
              </w:rPr>
            </w:pPr>
            <w:r>
              <w:rPr>
                <w:rFonts w:cs="Calibri"/>
                <w:b/>
                <w:bCs/>
                <w:color w:val="FFFFFF"/>
                <w:sz w:val="18"/>
                <w:szCs w:val="18"/>
              </w:rPr>
              <w:t>Campo</w:t>
            </w:r>
            <w:r w:rsidR="00DB2351" w:rsidRPr="00C311ED">
              <w:rPr>
                <w:rFonts w:cs="Calibri"/>
                <w:b/>
                <w:bCs/>
                <w:color w:val="FFFFFF"/>
                <w:sz w:val="18"/>
                <w:szCs w:val="18"/>
              </w:rPr>
              <w:t xml:space="preserve">s das </w:t>
            </w:r>
            <w:r w:rsidR="00DB2351" w:rsidRPr="00C311ED">
              <w:rPr>
                <w:rFonts w:cs="Calibri"/>
                <w:b/>
                <w:bCs/>
                <w:i/>
                <w:color w:val="FFFFFF"/>
                <w:sz w:val="18"/>
                <w:szCs w:val="18"/>
              </w:rPr>
              <w:t>views</w:t>
            </w:r>
          </w:p>
        </w:tc>
        <w:tc>
          <w:tcPr>
            <w:tcW w:w="9072" w:type="dxa"/>
            <w:gridSpan w:val="3"/>
            <w:shd w:val="clear" w:color="auto" w:fill="FF0000"/>
          </w:tcPr>
          <w:p w14:paraId="34EAD348" w14:textId="36C57E84" w:rsidR="00DB2351" w:rsidRPr="00C311ED" w:rsidRDefault="00DB2351" w:rsidP="00DB2351">
            <w:pPr>
              <w:spacing w:after="160" w:line="259" w:lineRule="auto"/>
              <w:jc w:val="both"/>
              <w:rPr>
                <w:rFonts w:eastAsiaTheme="minorHAnsi" w:cstheme="minorBidi"/>
                <w:sz w:val="18"/>
                <w:szCs w:val="18"/>
                <w:lang w:val="pt-PT" w:eastAsia="en-US"/>
              </w:rPr>
            </w:pPr>
            <w:r w:rsidRPr="00C311ED">
              <w:rPr>
                <w:rFonts w:cs="Calibri"/>
                <w:b/>
                <w:bCs/>
                <w:color w:val="FFFFFF"/>
                <w:sz w:val="18"/>
                <w:szCs w:val="18"/>
                <w:lang w:val="pt-PT"/>
              </w:rPr>
              <w:t>Alterações a partir da tabela</w:t>
            </w:r>
            <w:r w:rsidRPr="00C311ED">
              <w:rPr>
                <w:rFonts w:cs="Calibri"/>
                <w:color w:val="000000"/>
                <w:sz w:val="18"/>
                <w:szCs w:val="18"/>
                <w:lang w:val="pt-PT"/>
              </w:rPr>
              <w:t xml:space="preserve"> </w:t>
            </w:r>
            <w:r>
              <w:rPr>
                <w:rFonts w:cs="Calibri"/>
                <w:b/>
                <w:bCs/>
                <w:i/>
                <w:color w:val="FFFFFF"/>
                <w:sz w:val="18"/>
                <w:szCs w:val="18"/>
                <w:lang w:val="pt-PT"/>
              </w:rPr>
              <w:t>gt020_report_biyr951</w:t>
            </w:r>
            <w:r w:rsidRPr="00C311ED">
              <w:rPr>
                <w:rFonts w:cs="Calibri"/>
                <w:b/>
                <w:bCs/>
                <w:i/>
                <w:color w:val="FFFFFF"/>
                <w:sz w:val="18"/>
                <w:szCs w:val="18"/>
                <w:lang w:val="pt-PT"/>
              </w:rPr>
              <w:t>0</w:t>
            </w:r>
          </w:p>
        </w:tc>
      </w:tr>
      <w:tr w:rsidR="00DB2351" w:rsidRPr="00C311ED" w14:paraId="30D378CF" w14:textId="77777777" w:rsidTr="009370D5">
        <w:trPr>
          <w:tblHeader/>
          <w:jc w:val="center"/>
        </w:trPr>
        <w:tc>
          <w:tcPr>
            <w:tcW w:w="1344" w:type="dxa"/>
            <w:vMerge/>
          </w:tcPr>
          <w:p w14:paraId="4AF6F7C2" w14:textId="77777777" w:rsidR="00DB2351" w:rsidRPr="00C311ED" w:rsidRDefault="00DB2351" w:rsidP="00DB2351">
            <w:pPr>
              <w:spacing w:after="160" w:line="259" w:lineRule="auto"/>
              <w:jc w:val="both"/>
              <w:rPr>
                <w:rFonts w:eastAsiaTheme="minorHAnsi" w:cstheme="minorBidi"/>
                <w:sz w:val="18"/>
                <w:szCs w:val="18"/>
                <w:lang w:val="pt-PT" w:eastAsia="en-US"/>
              </w:rPr>
            </w:pPr>
          </w:p>
        </w:tc>
        <w:tc>
          <w:tcPr>
            <w:tcW w:w="2693" w:type="dxa"/>
            <w:shd w:val="clear" w:color="auto" w:fill="F2F2F2" w:themeFill="background1" w:themeFillShade="F2"/>
          </w:tcPr>
          <w:p w14:paraId="7F8BAD75" w14:textId="2EBF2350" w:rsidR="00DB2351" w:rsidRPr="00C311ED" w:rsidRDefault="00DB2351" w:rsidP="00DB2351">
            <w:pPr>
              <w:spacing w:after="160" w:line="259" w:lineRule="auto"/>
              <w:jc w:val="both"/>
              <w:rPr>
                <w:rFonts w:eastAsiaTheme="minorHAnsi" w:cstheme="minorBidi"/>
                <w:color w:val="000000" w:themeColor="text1"/>
                <w:sz w:val="18"/>
                <w:szCs w:val="18"/>
                <w:lang w:val="pt-PT" w:eastAsia="en-US"/>
              </w:rPr>
            </w:pPr>
            <w:r>
              <w:rPr>
                <w:rFonts w:cs="Calibri"/>
                <w:b/>
                <w:bCs/>
                <w:i/>
                <w:color w:val="000000" w:themeColor="text1"/>
                <w:sz w:val="18"/>
                <w:szCs w:val="18"/>
                <w:lang w:val="pt-PT"/>
              </w:rPr>
              <w:t>gt020</w:t>
            </w:r>
            <w:r w:rsidRPr="00C311ED">
              <w:rPr>
                <w:rFonts w:cs="Calibri"/>
                <w:b/>
                <w:bCs/>
                <w:i/>
                <w:color w:val="000000" w:themeColor="text1"/>
                <w:sz w:val="18"/>
                <w:szCs w:val="18"/>
                <w:lang w:val="pt-PT"/>
              </w:rPr>
              <w:t>_report_biyr95</w:t>
            </w:r>
            <w:r>
              <w:rPr>
                <w:rFonts w:cs="Calibri"/>
                <w:b/>
                <w:bCs/>
                <w:i/>
                <w:color w:val="000000" w:themeColor="text1"/>
                <w:sz w:val="18"/>
                <w:szCs w:val="18"/>
                <w:lang w:val="pt-PT"/>
              </w:rPr>
              <w:t>1</w:t>
            </w:r>
            <w:r w:rsidRPr="00C311ED">
              <w:rPr>
                <w:rFonts w:cs="Calibri"/>
                <w:b/>
                <w:bCs/>
                <w:i/>
                <w:color w:val="000000" w:themeColor="text1"/>
                <w:sz w:val="18"/>
                <w:szCs w:val="18"/>
                <w:lang w:val="pt-PT"/>
              </w:rPr>
              <w:t>0_ifrs</w:t>
            </w:r>
          </w:p>
        </w:tc>
        <w:tc>
          <w:tcPr>
            <w:tcW w:w="3188" w:type="dxa"/>
            <w:shd w:val="clear" w:color="auto" w:fill="F2F2F2" w:themeFill="background1" w:themeFillShade="F2"/>
          </w:tcPr>
          <w:p w14:paraId="2C8A557F" w14:textId="60C08DAB" w:rsidR="00DB2351" w:rsidRPr="00C311ED" w:rsidRDefault="00DB2351" w:rsidP="00DB2351">
            <w:pPr>
              <w:spacing w:after="160" w:line="259" w:lineRule="auto"/>
              <w:jc w:val="both"/>
              <w:rPr>
                <w:rFonts w:eastAsiaTheme="minorHAnsi" w:cstheme="minorBidi"/>
                <w:color w:val="000000" w:themeColor="text1"/>
                <w:sz w:val="18"/>
                <w:szCs w:val="18"/>
                <w:lang w:val="pt-PT" w:eastAsia="en-US"/>
              </w:rPr>
            </w:pPr>
            <w:r w:rsidRPr="00C311ED">
              <w:rPr>
                <w:rFonts w:cs="Calibri"/>
                <w:b/>
                <w:bCs/>
                <w:i/>
                <w:color w:val="000000" w:themeColor="text1"/>
                <w:sz w:val="18"/>
                <w:szCs w:val="18"/>
                <w:lang w:val="pt-PT"/>
              </w:rPr>
              <w:t>gt0</w:t>
            </w:r>
            <w:r>
              <w:rPr>
                <w:rFonts w:cs="Calibri"/>
                <w:b/>
                <w:bCs/>
                <w:i/>
                <w:color w:val="000000" w:themeColor="text1"/>
                <w:sz w:val="18"/>
                <w:szCs w:val="18"/>
                <w:lang w:val="pt-PT"/>
              </w:rPr>
              <w:t>20_report_biyr951</w:t>
            </w:r>
            <w:r w:rsidRPr="00C311ED">
              <w:rPr>
                <w:rFonts w:cs="Calibri"/>
                <w:b/>
                <w:bCs/>
                <w:i/>
                <w:color w:val="000000" w:themeColor="text1"/>
                <w:sz w:val="18"/>
                <w:szCs w:val="18"/>
                <w:lang w:val="pt-PT"/>
              </w:rPr>
              <w:t>0_bst</w:t>
            </w:r>
          </w:p>
        </w:tc>
        <w:tc>
          <w:tcPr>
            <w:tcW w:w="3191" w:type="dxa"/>
            <w:shd w:val="clear" w:color="auto" w:fill="F2F2F2" w:themeFill="background1" w:themeFillShade="F2"/>
          </w:tcPr>
          <w:p w14:paraId="51FEA381" w14:textId="2C779D03" w:rsidR="00DB2351" w:rsidRPr="00C311ED" w:rsidRDefault="00DB2351" w:rsidP="00DB2351">
            <w:pPr>
              <w:spacing w:after="160" w:line="259" w:lineRule="auto"/>
              <w:jc w:val="both"/>
              <w:rPr>
                <w:rFonts w:eastAsiaTheme="minorHAnsi" w:cstheme="minorBidi"/>
                <w:color w:val="000000" w:themeColor="text1"/>
                <w:sz w:val="18"/>
                <w:szCs w:val="18"/>
                <w:lang w:val="pt-PT" w:eastAsia="en-US"/>
              </w:rPr>
            </w:pPr>
            <w:r>
              <w:rPr>
                <w:rFonts w:cs="Calibri"/>
                <w:b/>
                <w:bCs/>
                <w:i/>
                <w:color w:val="000000" w:themeColor="text1"/>
                <w:sz w:val="18"/>
                <w:szCs w:val="18"/>
                <w:lang w:val="pt-PT"/>
              </w:rPr>
              <w:t>gt020_report_biyr951</w:t>
            </w:r>
            <w:r w:rsidRPr="00C311ED">
              <w:rPr>
                <w:rFonts w:cs="Calibri"/>
                <w:b/>
                <w:bCs/>
                <w:i/>
                <w:color w:val="000000" w:themeColor="text1"/>
                <w:sz w:val="18"/>
                <w:szCs w:val="18"/>
                <w:lang w:val="pt-PT"/>
              </w:rPr>
              <w:t>0_ific</w:t>
            </w:r>
          </w:p>
        </w:tc>
      </w:tr>
      <w:tr w:rsidR="00DB2351" w:rsidRPr="00DB2351" w14:paraId="48C175A0" w14:textId="77777777" w:rsidTr="009370D5">
        <w:tblPrEx>
          <w:tblCellMar>
            <w:left w:w="108" w:type="dxa"/>
            <w:right w:w="108" w:type="dxa"/>
          </w:tblCellMar>
        </w:tblPrEx>
        <w:trPr>
          <w:trHeight w:val="2160"/>
          <w:jc w:val="center"/>
        </w:trPr>
        <w:tc>
          <w:tcPr>
            <w:tcW w:w="1344" w:type="dxa"/>
            <w:hideMark/>
          </w:tcPr>
          <w:p w14:paraId="32FF7A51" w14:textId="77777777" w:rsidR="00DB2351" w:rsidRPr="00DB2351" w:rsidRDefault="00DB2351" w:rsidP="00DB2351">
            <w:pPr>
              <w:rPr>
                <w:color w:val="000000"/>
                <w:sz w:val="18"/>
                <w:szCs w:val="18"/>
              </w:rPr>
            </w:pPr>
            <w:r w:rsidRPr="00DB2351">
              <w:rPr>
                <w:color w:val="000000"/>
                <w:sz w:val="18"/>
                <w:szCs w:val="18"/>
              </w:rPr>
              <w:t>datdados</w:t>
            </w:r>
          </w:p>
        </w:tc>
        <w:tc>
          <w:tcPr>
            <w:tcW w:w="2693" w:type="dxa"/>
            <w:hideMark/>
          </w:tcPr>
          <w:p w14:paraId="0E0436C4"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‘9999-12-31’</w:t>
            </w:r>
          </w:p>
        </w:tc>
        <w:tc>
          <w:tcPr>
            <w:tcW w:w="3188" w:type="dxa"/>
            <w:hideMark/>
          </w:tcPr>
          <w:p w14:paraId="4817F9D9"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para S</w:t>
            </w:r>
            <w:r>
              <w:rPr>
                <w:color w:val="000000"/>
                <w:sz w:val="18"/>
                <w:szCs w:val="18"/>
                <w:lang w:val="pt-PT"/>
              </w:rPr>
              <w:t>TRING</w:t>
            </w:r>
          </w:p>
          <w:p w14:paraId="14073E5D"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w:t>
            </w:r>
            <w:r>
              <w:rPr>
                <w:color w:val="000000"/>
                <w:sz w:val="18"/>
                <w:szCs w:val="18"/>
                <w:lang w:val="pt-PT"/>
              </w:rPr>
              <w:t xml:space="preserve"> assumido o valor ‘9999-12-31’</w:t>
            </w:r>
          </w:p>
          <w:p w14:paraId="52B5BFAA" w14:textId="3F14979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10 caracteres, é acrescentado ‘ ’ à esquerda, até perfazer o comprimento de campo desejado.</w:t>
            </w:r>
          </w:p>
        </w:tc>
        <w:tc>
          <w:tcPr>
            <w:tcW w:w="3191" w:type="dxa"/>
            <w:hideMark/>
          </w:tcPr>
          <w:p w14:paraId="7CD1D575"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022C7606"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w:t>
            </w:r>
            <w:r>
              <w:rPr>
                <w:color w:val="000000"/>
                <w:sz w:val="18"/>
                <w:szCs w:val="18"/>
                <w:lang w:val="pt-PT"/>
              </w:rPr>
              <w:t xml:space="preserve"> assumido o valor ‘9999-12-31’</w:t>
            </w:r>
          </w:p>
          <w:p w14:paraId="2186BB05" w14:textId="24FC67F2"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10 caracteres, é acrescentado ‘ ’ à esquerda, até perfazer o comprimento de campo desejado.</w:t>
            </w:r>
          </w:p>
        </w:tc>
      </w:tr>
      <w:tr w:rsidR="00DB2351" w:rsidRPr="00DB2351" w14:paraId="0D9C764E" w14:textId="77777777" w:rsidTr="009370D5">
        <w:tblPrEx>
          <w:tblCellMar>
            <w:left w:w="108" w:type="dxa"/>
            <w:right w:w="108" w:type="dxa"/>
          </w:tblCellMar>
        </w:tblPrEx>
        <w:trPr>
          <w:trHeight w:val="1680"/>
          <w:jc w:val="center"/>
        </w:trPr>
        <w:tc>
          <w:tcPr>
            <w:tcW w:w="1344" w:type="dxa"/>
            <w:hideMark/>
          </w:tcPr>
          <w:p w14:paraId="40CA478D" w14:textId="77777777" w:rsidR="00DB2351" w:rsidRPr="00DB2351" w:rsidRDefault="00DB2351" w:rsidP="00DB2351">
            <w:pPr>
              <w:rPr>
                <w:color w:val="000000"/>
                <w:sz w:val="18"/>
                <w:szCs w:val="18"/>
              </w:rPr>
            </w:pPr>
            <w:r w:rsidRPr="00DB2351">
              <w:rPr>
                <w:color w:val="000000"/>
                <w:sz w:val="18"/>
                <w:szCs w:val="18"/>
              </w:rPr>
              <w:t>empresabg</w:t>
            </w:r>
          </w:p>
        </w:tc>
        <w:tc>
          <w:tcPr>
            <w:tcW w:w="2693" w:type="dxa"/>
            <w:hideMark/>
          </w:tcPr>
          <w:p w14:paraId="2B27D08E"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2777F90F"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31789361" w14:textId="2E8B0CD4"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c>
          <w:tcPr>
            <w:tcW w:w="3191" w:type="dxa"/>
            <w:hideMark/>
          </w:tcPr>
          <w:p w14:paraId="4A5EA185"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79BAC820" w14:textId="114620A2"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r>
      <w:tr w:rsidR="00DB2351" w:rsidRPr="00DB2351" w14:paraId="3F89802F" w14:textId="77777777" w:rsidTr="009370D5">
        <w:tblPrEx>
          <w:tblCellMar>
            <w:left w:w="108" w:type="dxa"/>
            <w:right w:w="108" w:type="dxa"/>
          </w:tblCellMar>
        </w:tblPrEx>
        <w:trPr>
          <w:trHeight w:val="2160"/>
          <w:jc w:val="center"/>
        </w:trPr>
        <w:tc>
          <w:tcPr>
            <w:tcW w:w="1344" w:type="dxa"/>
            <w:hideMark/>
          </w:tcPr>
          <w:p w14:paraId="4673396B" w14:textId="77777777" w:rsidR="00DB2351" w:rsidRPr="00DB2351" w:rsidRDefault="00DB2351" w:rsidP="00DB2351">
            <w:pPr>
              <w:rPr>
                <w:color w:val="000000"/>
                <w:sz w:val="18"/>
                <w:szCs w:val="18"/>
              </w:rPr>
            </w:pPr>
            <w:r w:rsidRPr="00DB2351">
              <w:rPr>
                <w:color w:val="000000"/>
                <w:sz w:val="18"/>
                <w:szCs w:val="18"/>
              </w:rPr>
              <w:t>cglobgar</w:t>
            </w:r>
          </w:p>
        </w:tc>
        <w:tc>
          <w:tcPr>
            <w:tcW w:w="2693" w:type="dxa"/>
            <w:hideMark/>
          </w:tcPr>
          <w:p w14:paraId="4D6EA8B8"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780BC231"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26A91459"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294B756F" w14:textId="63289355"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‘0 ’ à esquerda, até perfazer o comprimento de campo desejado.</w:t>
            </w:r>
          </w:p>
        </w:tc>
        <w:tc>
          <w:tcPr>
            <w:tcW w:w="3191" w:type="dxa"/>
            <w:hideMark/>
          </w:tcPr>
          <w:p w14:paraId="729586D4"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0AC7FEB9"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4EE4EDF4" w14:textId="6D4F0036"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‘0 ’ à esquerda, até perfazer o comprimento de campo desejado.</w:t>
            </w:r>
          </w:p>
        </w:tc>
      </w:tr>
      <w:tr w:rsidR="00DB2351" w:rsidRPr="00DB2351" w14:paraId="533F81FE" w14:textId="77777777" w:rsidTr="009370D5">
        <w:tblPrEx>
          <w:tblCellMar>
            <w:left w:w="108" w:type="dxa"/>
            <w:right w:w="108" w:type="dxa"/>
          </w:tblCellMar>
        </w:tblPrEx>
        <w:trPr>
          <w:trHeight w:val="1680"/>
          <w:jc w:val="center"/>
        </w:trPr>
        <w:tc>
          <w:tcPr>
            <w:tcW w:w="1344" w:type="dxa"/>
            <w:hideMark/>
          </w:tcPr>
          <w:p w14:paraId="19075D0C" w14:textId="77777777" w:rsidR="00DB2351" w:rsidRPr="00DB2351" w:rsidRDefault="00DB2351" w:rsidP="00DB2351">
            <w:pPr>
              <w:rPr>
                <w:color w:val="000000"/>
                <w:sz w:val="18"/>
                <w:szCs w:val="18"/>
              </w:rPr>
            </w:pPr>
            <w:r w:rsidRPr="00DB2351">
              <w:rPr>
                <w:color w:val="000000"/>
                <w:sz w:val="18"/>
                <w:szCs w:val="18"/>
              </w:rPr>
              <w:t>codcontr</w:t>
            </w:r>
          </w:p>
        </w:tc>
        <w:tc>
          <w:tcPr>
            <w:tcW w:w="2693" w:type="dxa"/>
            <w:hideMark/>
          </w:tcPr>
          <w:p w14:paraId="4A896442"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o dígito ‘0’ à esquerda, até perfazer o comprimento de campo desejado.</w:t>
            </w:r>
          </w:p>
        </w:tc>
        <w:tc>
          <w:tcPr>
            <w:tcW w:w="3188" w:type="dxa"/>
            <w:hideMark/>
          </w:tcPr>
          <w:p w14:paraId="4442F20E"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13D81C15" w14:textId="01BCD4F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‘0 ’ à esquerda, até perfazer o comprimento de campo desejado.</w:t>
            </w:r>
          </w:p>
        </w:tc>
        <w:tc>
          <w:tcPr>
            <w:tcW w:w="3191" w:type="dxa"/>
            <w:hideMark/>
          </w:tcPr>
          <w:p w14:paraId="3644F091"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a NULL, é assumido </w:t>
            </w:r>
            <w:r>
              <w:rPr>
                <w:color w:val="000000"/>
                <w:sz w:val="18"/>
                <w:szCs w:val="18"/>
                <w:lang w:val="pt-PT"/>
              </w:rPr>
              <w:t>o valor ‘0’</w:t>
            </w:r>
          </w:p>
          <w:p w14:paraId="64BA1EE1" w14:textId="2EF63466"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‘0 ’ à esquerda, até perfazer o comprimento de campo desejado.</w:t>
            </w:r>
          </w:p>
        </w:tc>
      </w:tr>
      <w:tr w:rsidR="00DB2351" w:rsidRPr="00DB2351" w14:paraId="350CAD04" w14:textId="77777777" w:rsidTr="009370D5">
        <w:tblPrEx>
          <w:tblCellMar>
            <w:left w:w="108" w:type="dxa"/>
            <w:right w:w="108" w:type="dxa"/>
          </w:tblCellMar>
        </w:tblPrEx>
        <w:trPr>
          <w:trHeight w:val="1680"/>
          <w:jc w:val="center"/>
        </w:trPr>
        <w:tc>
          <w:tcPr>
            <w:tcW w:w="1344" w:type="dxa"/>
            <w:hideMark/>
          </w:tcPr>
          <w:p w14:paraId="466AC876" w14:textId="77777777" w:rsidR="00DB2351" w:rsidRPr="00DB2351" w:rsidRDefault="00DB2351" w:rsidP="00DB2351">
            <w:pPr>
              <w:rPr>
                <w:color w:val="000000"/>
                <w:sz w:val="18"/>
                <w:szCs w:val="18"/>
              </w:rPr>
            </w:pPr>
            <w:r w:rsidRPr="00DB2351">
              <w:rPr>
                <w:color w:val="000000"/>
                <w:sz w:val="18"/>
                <w:szCs w:val="18"/>
              </w:rPr>
              <w:lastRenderedPageBreak/>
              <w:t>produtobg</w:t>
            </w:r>
          </w:p>
        </w:tc>
        <w:tc>
          <w:tcPr>
            <w:tcW w:w="2693" w:type="dxa"/>
            <w:hideMark/>
          </w:tcPr>
          <w:p w14:paraId="099932E2"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‘99999’</w:t>
            </w:r>
          </w:p>
        </w:tc>
        <w:tc>
          <w:tcPr>
            <w:tcW w:w="3188" w:type="dxa"/>
            <w:hideMark/>
          </w:tcPr>
          <w:p w14:paraId="206887E6"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5541BDAD" w14:textId="5C1B5A6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c>
          <w:tcPr>
            <w:tcW w:w="3191" w:type="dxa"/>
            <w:hideMark/>
          </w:tcPr>
          <w:p w14:paraId="69EDDB16"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56166AD1" w14:textId="3124C031"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r>
      <w:tr w:rsidR="00DB2351" w:rsidRPr="00DB2351" w14:paraId="54EE2664" w14:textId="77777777" w:rsidTr="009370D5">
        <w:tblPrEx>
          <w:tblCellMar>
            <w:left w:w="108" w:type="dxa"/>
            <w:right w:w="108" w:type="dxa"/>
          </w:tblCellMar>
        </w:tblPrEx>
        <w:trPr>
          <w:trHeight w:val="1680"/>
          <w:jc w:val="center"/>
        </w:trPr>
        <w:tc>
          <w:tcPr>
            <w:tcW w:w="1344" w:type="dxa"/>
            <w:hideMark/>
          </w:tcPr>
          <w:p w14:paraId="42564B2B" w14:textId="77777777" w:rsidR="00DB2351" w:rsidRPr="00DB2351" w:rsidRDefault="00DB2351" w:rsidP="00DB2351">
            <w:pPr>
              <w:rPr>
                <w:color w:val="000000"/>
                <w:sz w:val="18"/>
                <w:szCs w:val="18"/>
              </w:rPr>
            </w:pPr>
            <w:r w:rsidRPr="00DB2351">
              <w:rPr>
                <w:color w:val="000000"/>
                <w:sz w:val="18"/>
                <w:szCs w:val="18"/>
              </w:rPr>
              <w:t>tipobembl</w:t>
            </w:r>
          </w:p>
        </w:tc>
        <w:tc>
          <w:tcPr>
            <w:tcW w:w="2693" w:type="dxa"/>
            <w:hideMark/>
          </w:tcPr>
          <w:p w14:paraId="6D834AD0"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w:t>
            </w:r>
            <w:r>
              <w:rPr>
                <w:color w:val="000000"/>
                <w:sz w:val="18"/>
                <w:szCs w:val="18"/>
                <w:lang w:val="pt-PT"/>
              </w:rPr>
              <w:t>LL, é assumido o valor ‘99999’</w:t>
            </w:r>
          </w:p>
          <w:p w14:paraId="038E8CDD" w14:textId="1DEB78B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433832C1"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0EBE9E67" w14:textId="7A4EFC76"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c>
          <w:tcPr>
            <w:tcW w:w="3191" w:type="dxa"/>
            <w:hideMark/>
          </w:tcPr>
          <w:p w14:paraId="29F81C8F"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41CF9E06" w14:textId="433D83D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r>
      <w:tr w:rsidR="00DB2351" w:rsidRPr="00DB2351" w14:paraId="68290209" w14:textId="77777777" w:rsidTr="009370D5">
        <w:tblPrEx>
          <w:tblCellMar>
            <w:left w:w="108" w:type="dxa"/>
            <w:right w:w="108" w:type="dxa"/>
          </w:tblCellMar>
        </w:tblPrEx>
        <w:trPr>
          <w:trHeight w:val="2160"/>
          <w:jc w:val="center"/>
        </w:trPr>
        <w:tc>
          <w:tcPr>
            <w:tcW w:w="1344" w:type="dxa"/>
            <w:hideMark/>
          </w:tcPr>
          <w:p w14:paraId="4F43BED7" w14:textId="77777777" w:rsidR="00DB2351" w:rsidRPr="00DB2351" w:rsidRDefault="00DB2351" w:rsidP="00DB2351">
            <w:pPr>
              <w:rPr>
                <w:color w:val="000000"/>
                <w:sz w:val="18"/>
                <w:szCs w:val="18"/>
              </w:rPr>
            </w:pPr>
            <w:r w:rsidRPr="00DB2351">
              <w:rPr>
                <w:color w:val="000000"/>
                <w:sz w:val="18"/>
                <w:szCs w:val="18"/>
              </w:rPr>
              <w:t>entdep</w:t>
            </w:r>
          </w:p>
        </w:tc>
        <w:tc>
          <w:tcPr>
            <w:tcW w:w="2693" w:type="dxa"/>
            <w:hideMark/>
          </w:tcPr>
          <w:p w14:paraId="74FD2940"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2F003A97"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O formato do campo é </w:t>
            </w:r>
            <w:r>
              <w:rPr>
                <w:color w:val="000000"/>
                <w:sz w:val="18"/>
                <w:szCs w:val="18"/>
                <w:lang w:val="pt-PT"/>
              </w:rPr>
              <w:t>alterado para STRING</w:t>
            </w:r>
          </w:p>
          <w:p w14:paraId="2A97CDA2"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 '</w:t>
            </w:r>
          </w:p>
          <w:p w14:paraId="2F2472B7" w14:textId="13A135C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40 caracteres, é acrescentado ‘ ’ à esquerda, até perfazer o comprimento de campo desejado.</w:t>
            </w:r>
          </w:p>
        </w:tc>
        <w:tc>
          <w:tcPr>
            <w:tcW w:w="3191" w:type="dxa"/>
            <w:hideMark/>
          </w:tcPr>
          <w:p w14:paraId="0A4D2AE4"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para STR</w:t>
            </w:r>
            <w:r>
              <w:rPr>
                <w:color w:val="000000"/>
                <w:sz w:val="18"/>
                <w:szCs w:val="18"/>
                <w:lang w:val="pt-PT"/>
              </w:rPr>
              <w:t>ING</w:t>
            </w:r>
          </w:p>
          <w:p w14:paraId="0FBBAC95"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 '</w:t>
            </w:r>
          </w:p>
          <w:p w14:paraId="245190B4" w14:textId="47291FF4"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40 caracteres, é acrescentado ‘ ’ à esquerda, até perfazer o comprimento de campo desejado.</w:t>
            </w:r>
          </w:p>
        </w:tc>
      </w:tr>
      <w:tr w:rsidR="00DB2351" w:rsidRPr="00DB2351" w14:paraId="25751F13" w14:textId="77777777" w:rsidTr="009370D5">
        <w:tblPrEx>
          <w:tblCellMar>
            <w:left w:w="108" w:type="dxa"/>
            <w:right w:w="108" w:type="dxa"/>
          </w:tblCellMar>
        </w:tblPrEx>
        <w:trPr>
          <w:trHeight w:val="2160"/>
          <w:jc w:val="center"/>
        </w:trPr>
        <w:tc>
          <w:tcPr>
            <w:tcW w:w="1344" w:type="dxa"/>
            <w:hideMark/>
          </w:tcPr>
          <w:p w14:paraId="083FF967" w14:textId="77777777" w:rsidR="00DB2351" w:rsidRPr="00DB2351" w:rsidRDefault="00DB2351" w:rsidP="00DB2351">
            <w:pPr>
              <w:rPr>
                <w:color w:val="000000"/>
                <w:sz w:val="18"/>
                <w:szCs w:val="18"/>
              </w:rPr>
            </w:pPr>
            <w:r w:rsidRPr="00DB2351">
              <w:rPr>
                <w:color w:val="000000"/>
                <w:sz w:val="18"/>
                <w:szCs w:val="18"/>
              </w:rPr>
              <w:t>cindprin</w:t>
            </w:r>
          </w:p>
        </w:tc>
        <w:tc>
          <w:tcPr>
            <w:tcW w:w="2693" w:type="dxa"/>
            <w:hideMark/>
          </w:tcPr>
          <w:p w14:paraId="194F87A3"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‘N’</w:t>
            </w:r>
          </w:p>
        </w:tc>
        <w:tc>
          <w:tcPr>
            <w:tcW w:w="3188" w:type="dxa"/>
            <w:hideMark/>
          </w:tcPr>
          <w:p w14:paraId="694D06D8"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2360C3FD"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 '</w:t>
            </w:r>
          </w:p>
          <w:p w14:paraId="1B1339EE" w14:textId="0B2EF45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c>
          <w:tcPr>
            <w:tcW w:w="3191" w:type="dxa"/>
            <w:hideMark/>
          </w:tcPr>
          <w:p w14:paraId="0F7099F9"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2336EBB6"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 '</w:t>
            </w:r>
          </w:p>
          <w:p w14:paraId="4BA21E66" w14:textId="3C01917B"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r>
      <w:tr w:rsidR="00DB2351" w:rsidRPr="00DB2351" w14:paraId="6420B950" w14:textId="77777777" w:rsidTr="009370D5">
        <w:tblPrEx>
          <w:tblCellMar>
            <w:left w:w="108" w:type="dxa"/>
            <w:right w:w="108" w:type="dxa"/>
          </w:tblCellMar>
        </w:tblPrEx>
        <w:trPr>
          <w:trHeight w:val="2160"/>
          <w:jc w:val="center"/>
        </w:trPr>
        <w:tc>
          <w:tcPr>
            <w:tcW w:w="1344" w:type="dxa"/>
            <w:hideMark/>
          </w:tcPr>
          <w:p w14:paraId="1935E496" w14:textId="77777777" w:rsidR="00DB2351" w:rsidRPr="00DB2351" w:rsidRDefault="00DB2351" w:rsidP="00DB2351">
            <w:pPr>
              <w:rPr>
                <w:color w:val="000000"/>
                <w:sz w:val="18"/>
                <w:szCs w:val="18"/>
              </w:rPr>
            </w:pPr>
            <w:r w:rsidRPr="00DB2351">
              <w:rPr>
                <w:color w:val="000000"/>
                <w:sz w:val="18"/>
                <w:szCs w:val="18"/>
              </w:rPr>
              <w:t>cindtms</w:t>
            </w:r>
          </w:p>
        </w:tc>
        <w:tc>
          <w:tcPr>
            <w:tcW w:w="2693" w:type="dxa"/>
            <w:hideMark/>
          </w:tcPr>
          <w:p w14:paraId="438F0950"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‘N’</w:t>
            </w:r>
          </w:p>
        </w:tc>
        <w:tc>
          <w:tcPr>
            <w:tcW w:w="3188" w:type="dxa"/>
            <w:hideMark/>
          </w:tcPr>
          <w:p w14:paraId="25CEA22A"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40D03470"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 '</w:t>
            </w:r>
          </w:p>
          <w:p w14:paraId="61650C17" w14:textId="2BDFB93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c>
          <w:tcPr>
            <w:tcW w:w="3191" w:type="dxa"/>
            <w:hideMark/>
          </w:tcPr>
          <w:p w14:paraId="00875136"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29595DAA"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 '</w:t>
            </w:r>
          </w:p>
          <w:p w14:paraId="7C8DB9E0" w14:textId="41A9C78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r>
      <w:tr w:rsidR="00DB2351" w:rsidRPr="00DB2351" w14:paraId="2CB0C831" w14:textId="77777777" w:rsidTr="009370D5">
        <w:tblPrEx>
          <w:tblCellMar>
            <w:left w:w="108" w:type="dxa"/>
            <w:right w:w="108" w:type="dxa"/>
          </w:tblCellMar>
        </w:tblPrEx>
        <w:trPr>
          <w:trHeight w:val="1680"/>
          <w:jc w:val="center"/>
        </w:trPr>
        <w:tc>
          <w:tcPr>
            <w:tcW w:w="1344" w:type="dxa"/>
            <w:hideMark/>
          </w:tcPr>
          <w:p w14:paraId="5672247A" w14:textId="77777777" w:rsidR="00DB2351" w:rsidRPr="00DB2351" w:rsidRDefault="00DB2351" w:rsidP="00DB2351">
            <w:pPr>
              <w:rPr>
                <w:color w:val="000000"/>
                <w:sz w:val="18"/>
                <w:szCs w:val="18"/>
              </w:rPr>
            </w:pPr>
            <w:r w:rsidRPr="00DB2351">
              <w:rPr>
                <w:color w:val="000000"/>
                <w:sz w:val="18"/>
                <w:szCs w:val="18"/>
              </w:rPr>
              <w:t>ctipdvpbbg</w:t>
            </w:r>
          </w:p>
        </w:tc>
        <w:tc>
          <w:tcPr>
            <w:tcW w:w="2693" w:type="dxa"/>
            <w:hideMark/>
          </w:tcPr>
          <w:p w14:paraId="73EE442B"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‘99999’</w:t>
            </w:r>
          </w:p>
        </w:tc>
        <w:tc>
          <w:tcPr>
            <w:tcW w:w="3188" w:type="dxa"/>
            <w:hideMark/>
          </w:tcPr>
          <w:p w14:paraId="4BB5E41E"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Pr>
                <w:color w:val="000000"/>
                <w:sz w:val="18"/>
                <w:szCs w:val="18"/>
                <w:lang w:val="pt-PT"/>
              </w:rPr>
              <w:t xml:space="preserve"> NULL, é assumido o valor ‘0 '</w:t>
            </w:r>
          </w:p>
          <w:p w14:paraId="16BA1C63" w14:textId="69FA8B1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c>
          <w:tcPr>
            <w:tcW w:w="3191" w:type="dxa"/>
            <w:hideMark/>
          </w:tcPr>
          <w:p w14:paraId="1FEE8814"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Pr>
                <w:color w:val="000000"/>
                <w:sz w:val="18"/>
                <w:szCs w:val="18"/>
                <w:lang w:val="pt-PT"/>
              </w:rPr>
              <w:t xml:space="preserve"> NULL, é assumido o valor ‘0 '</w:t>
            </w:r>
          </w:p>
          <w:p w14:paraId="7CDFB1B1" w14:textId="0381A6F4"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r>
      <w:tr w:rsidR="00DB2351" w:rsidRPr="00DB2351" w14:paraId="66BF088E" w14:textId="77777777" w:rsidTr="009370D5">
        <w:tblPrEx>
          <w:tblCellMar>
            <w:left w:w="108" w:type="dxa"/>
            <w:right w:w="108" w:type="dxa"/>
          </w:tblCellMar>
        </w:tblPrEx>
        <w:trPr>
          <w:trHeight w:val="1680"/>
          <w:jc w:val="center"/>
        </w:trPr>
        <w:tc>
          <w:tcPr>
            <w:tcW w:w="1344" w:type="dxa"/>
            <w:hideMark/>
          </w:tcPr>
          <w:p w14:paraId="14FCC111" w14:textId="77777777" w:rsidR="00DB2351" w:rsidRPr="00DB2351" w:rsidRDefault="00DB2351" w:rsidP="00DB2351">
            <w:pPr>
              <w:rPr>
                <w:color w:val="000000"/>
                <w:sz w:val="18"/>
                <w:szCs w:val="18"/>
              </w:rPr>
            </w:pPr>
            <w:r w:rsidRPr="00DB2351">
              <w:rPr>
                <w:color w:val="000000"/>
                <w:sz w:val="18"/>
                <w:szCs w:val="18"/>
              </w:rPr>
              <w:lastRenderedPageBreak/>
              <w:t>cinddvpbbg</w:t>
            </w:r>
          </w:p>
        </w:tc>
        <w:tc>
          <w:tcPr>
            <w:tcW w:w="2693" w:type="dxa"/>
            <w:hideMark/>
          </w:tcPr>
          <w:p w14:paraId="3F8764AB"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‘99999’</w:t>
            </w:r>
          </w:p>
        </w:tc>
        <w:tc>
          <w:tcPr>
            <w:tcW w:w="3188" w:type="dxa"/>
            <w:hideMark/>
          </w:tcPr>
          <w:p w14:paraId="7501D0C0"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Pr>
                <w:color w:val="000000"/>
                <w:sz w:val="18"/>
                <w:szCs w:val="18"/>
                <w:lang w:val="pt-PT"/>
              </w:rPr>
              <w:t xml:space="preserve"> NULL, é assumido o valor ‘0 '</w:t>
            </w:r>
          </w:p>
          <w:p w14:paraId="482DD680" w14:textId="5BA8C7B2"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c>
          <w:tcPr>
            <w:tcW w:w="3191" w:type="dxa"/>
            <w:hideMark/>
          </w:tcPr>
          <w:p w14:paraId="544D66A6"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Pr>
                <w:color w:val="000000"/>
                <w:sz w:val="18"/>
                <w:szCs w:val="18"/>
                <w:lang w:val="pt-PT"/>
              </w:rPr>
              <w:t xml:space="preserve"> NULL, é assumido o valor ‘0 '</w:t>
            </w:r>
          </w:p>
          <w:p w14:paraId="218AD94C" w14:textId="76F9480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r>
      <w:tr w:rsidR="00DB2351" w:rsidRPr="00DB2351" w14:paraId="363BFDD2" w14:textId="77777777" w:rsidTr="009370D5">
        <w:tblPrEx>
          <w:tblCellMar>
            <w:left w:w="108" w:type="dxa"/>
            <w:right w:w="108" w:type="dxa"/>
          </w:tblCellMar>
        </w:tblPrEx>
        <w:trPr>
          <w:trHeight w:val="1680"/>
          <w:jc w:val="center"/>
        </w:trPr>
        <w:tc>
          <w:tcPr>
            <w:tcW w:w="1344" w:type="dxa"/>
            <w:hideMark/>
          </w:tcPr>
          <w:p w14:paraId="49B82885" w14:textId="77777777" w:rsidR="00DB2351" w:rsidRPr="00DB2351" w:rsidRDefault="00DB2351" w:rsidP="00DB2351">
            <w:pPr>
              <w:rPr>
                <w:color w:val="000000"/>
                <w:sz w:val="18"/>
                <w:szCs w:val="18"/>
              </w:rPr>
            </w:pPr>
            <w:r w:rsidRPr="00DB2351">
              <w:rPr>
                <w:color w:val="000000"/>
                <w:sz w:val="18"/>
                <w:szCs w:val="18"/>
              </w:rPr>
              <w:t>cfvalcotbg</w:t>
            </w:r>
          </w:p>
        </w:tc>
        <w:tc>
          <w:tcPr>
            <w:tcW w:w="2693" w:type="dxa"/>
            <w:hideMark/>
          </w:tcPr>
          <w:p w14:paraId="38F7569A"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‘99999’</w:t>
            </w:r>
          </w:p>
        </w:tc>
        <w:tc>
          <w:tcPr>
            <w:tcW w:w="3188" w:type="dxa"/>
            <w:hideMark/>
          </w:tcPr>
          <w:p w14:paraId="57CF5415"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Pr>
                <w:color w:val="000000"/>
                <w:sz w:val="18"/>
                <w:szCs w:val="18"/>
                <w:lang w:val="pt-PT"/>
              </w:rPr>
              <w:t xml:space="preserve"> NULL, é assumido o valor ‘0 '</w:t>
            </w:r>
          </w:p>
          <w:p w14:paraId="03C21516" w14:textId="071F536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c>
          <w:tcPr>
            <w:tcW w:w="3191" w:type="dxa"/>
            <w:hideMark/>
          </w:tcPr>
          <w:p w14:paraId="1FF76DD4"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Pr>
                <w:color w:val="000000"/>
                <w:sz w:val="18"/>
                <w:szCs w:val="18"/>
                <w:lang w:val="pt-PT"/>
              </w:rPr>
              <w:t xml:space="preserve"> NULL, é assumido o valor ‘0 '</w:t>
            </w:r>
          </w:p>
          <w:p w14:paraId="47AF96E1" w14:textId="1AA3FB96"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r>
      <w:tr w:rsidR="00DB2351" w:rsidRPr="00DB2351" w14:paraId="52532031" w14:textId="77777777" w:rsidTr="009370D5">
        <w:tblPrEx>
          <w:tblCellMar>
            <w:left w:w="108" w:type="dxa"/>
            <w:right w:w="108" w:type="dxa"/>
          </w:tblCellMar>
        </w:tblPrEx>
        <w:trPr>
          <w:trHeight w:val="2640"/>
          <w:jc w:val="center"/>
        </w:trPr>
        <w:tc>
          <w:tcPr>
            <w:tcW w:w="1344" w:type="dxa"/>
            <w:hideMark/>
          </w:tcPr>
          <w:p w14:paraId="36853117" w14:textId="77777777" w:rsidR="00DB2351" w:rsidRPr="00DB2351" w:rsidRDefault="00DB2351" w:rsidP="00DB2351">
            <w:pPr>
              <w:rPr>
                <w:color w:val="000000"/>
                <w:sz w:val="18"/>
                <w:szCs w:val="18"/>
              </w:rPr>
            </w:pPr>
            <w:r w:rsidRPr="00DB2351">
              <w:rPr>
                <w:color w:val="000000"/>
                <w:sz w:val="18"/>
                <w:szCs w:val="18"/>
              </w:rPr>
              <w:t>cpzcotval</w:t>
            </w:r>
          </w:p>
        </w:tc>
        <w:tc>
          <w:tcPr>
            <w:tcW w:w="2693" w:type="dxa"/>
            <w:hideMark/>
          </w:tcPr>
          <w:p w14:paraId="7308AEDA"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6B0C537F"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2EB903FE" w14:textId="2F5BAD1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Todos os '.' são substituídos por ','</w:t>
            </w:r>
          </w:p>
        </w:tc>
        <w:tc>
          <w:tcPr>
            <w:tcW w:w="3188" w:type="dxa"/>
            <w:hideMark/>
          </w:tcPr>
          <w:p w14:paraId="787C9569"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79094262"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 '</w:t>
            </w:r>
          </w:p>
          <w:p w14:paraId="52CC5F12"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Todos o</w:t>
            </w:r>
            <w:r>
              <w:rPr>
                <w:color w:val="000000"/>
                <w:sz w:val="18"/>
                <w:szCs w:val="18"/>
                <w:lang w:val="pt-PT"/>
              </w:rPr>
              <w:t>s '.' são substituídos por ' '</w:t>
            </w:r>
          </w:p>
          <w:p w14:paraId="0ADAE970" w14:textId="0E50F4CF"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17 caracteres, é acrescentado ‘0’ à esquerda, até perfazer o comprimento de campo desejado.</w:t>
            </w:r>
          </w:p>
        </w:tc>
        <w:tc>
          <w:tcPr>
            <w:tcW w:w="3191" w:type="dxa"/>
            <w:hideMark/>
          </w:tcPr>
          <w:p w14:paraId="6EE9A850"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74B6CAA1"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 '</w:t>
            </w:r>
          </w:p>
          <w:p w14:paraId="2857A2E3"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Todos o</w:t>
            </w:r>
            <w:r>
              <w:rPr>
                <w:color w:val="000000"/>
                <w:sz w:val="18"/>
                <w:szCs w:val="18"/>
                <w:lang w:val="pt-PT"/>
              </w:rPr>
              <w:t>s '.' são substituídos por ' '</w:t>
            </w:r>
          </w:p>
          <w:p w14:paraId="0B3A3014" w14:textId="1B124E6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17 caracteres, é acrescentado ‘0’ à esquerda, até perfazer o comprimento de campo desejado.</w:t>
            </w:r>
          </w:p>
        </w:tc>
      </w:tr>
      <w:tr w:rsidR="00DB2351" w:rsidRPr="00DB2351" w14:paraId="5F65C428" w14:textId="77777777" w:rsidTr="009370D5">
        <w:tblPrEx>
          <w:tblCellMar>
            <w:left w:w="108" w:type="dxa"/>
            <w:right w:w="108" w:type="dxa"/>
          </w:tblCellMar>
        </w:tblPrEx>
        <w:trPr>
          <w:trHeight w:val="2160"/>
          <w:jc w:val="center"/>
        </w:trPr>
        <w:tc>
          <w:tcPr>
            <w:tcW w:w="1344" w:type="dxa"/>
            <w:hideMark/>
          </w:tcPr>
          <w:p w14:paraId="5A06E917" w14:textId="77777777" w:rsidR="00DB2351" w:rsidRPr="00DB2351" w:rsidRDefault="00DB2351" w:rsidP="00DB2351">
            <w:pPr>
              <w:rPr>
                <w:color w:val="000000"/>
                <w:sz w:val="18"/>
                <w:szCs w:val="18"/>
              </w:rPr>
            </w:pPr>
            <w:r w:rsidRPr="00DB2351">
              <w:rPr>
                <w:color w:val="000000"/>
                <w:sz w:val="18"/>
                <w:szCs w:val="18"/>
              </w:rPr>
              <w:t>iafecexp</w:t>
            </w:r>
          </w:p>
        </w:tc>
        <w:tc>
          <w:tcPr>
            <w:tcW w:w="2693" w:type="dxa"/>
            <w:hideMark/>
          </w:tcPr>
          <w:p w14:paraId="562909C5"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54945589"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460AB67D"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 '</w:t>
            </w:r>
          </w:p>
          <w:p w14:paraId="7F68B26A" w14:textId="3361B28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c>
          <w:tcPr>
            <w:tcW w:w="3191" w:type="dxa"/>
            <w:hideMark/>
          </w:tcPr>
          <w:p w14:paraId="4A3776EC"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36F339A8"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 '</w:t>
            </w:r>
          </w:p>
          <w:p w14:paraId="6E918344" w14:textId="6534D59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r>
      <w:tr w:rsidR="00DB2351" w:rsidRPr="00DB2351" w14:paraId="17BC2CD6" w14:textId="77777777" w:rsidTr="009370D5">
        <w:tblPrEx>
          <w:tblCellMar>
            <w:left w:w="108" w:type="dxa"/>
            <w:right w:w="108" w:type="dxa"/>
          </w:tblCellMar>
        </w:tblPrEx>
        <w:trPr>
          <w:trHeight w:val="1680"/>
          <w:jc w:val="center"/>
        </w:trPr>
        <w:tc>
          <w:tcPr>
            <w:tcW w:w="1344" w:type="dxa"/>
            <w:hideMark/>
          </w:tcPr>
          <w:p w14:paraId="5E23277E" w14:textId="77777777" w:rsidR="00DB2351" w:rsidRPr="00DB2351" w:rsidRDefault="00DB2351" w:rsidP="00DB2351">
            <w:pPr>
              <w:rPr>
                <w:color w:val="000000"/>
                <w:sz w:val="18"/>
                <w:szCs w:val="18"/>
              </w:rPr>
            </w:pPr>
            <w:r w:rsidRPr="00DB2351">
              <w:rPr>
                <w:color w:val="000000"/>
                <w:sz w:val="18"/>
                <w:szCs w:val="18"/>
              </w:rPr>
              <w:t>cbembl</w:t>
            </w:r>
          </w:p>
        </w:tc>
        <w:tc>
          <w:tcPr>
            <w:tcW w:w="2693" w:type="dxa"/>
            <w:hideMark/>
          </w:tcPr>
          <w:p w14:paraId="2B6C3C8E"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w:t>
            </w:r>
            <w:r>
              <w:rPr>
                <w:color w:val="000000"/>
                <w:sz w:val="18"/>
                <w:szCs w:val="18"/>
                <w:lang w:val="pt-PT"/>
              </w:rPr>
              <w:t>LL, é assumido o valor ‘99999’</w:t>
            </w:r>
          </w:p>
          <w:p w14:paraId="05AEFB5F" w14:textId="7F6A487F"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5AC53309"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24EE22E3" w14:textId="1990958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91" w:type="dxa"/>
            <w:hideMark/>
          </w:tcPr>
          <w:p w14:paraId="6534E524"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5EBD1ADB" w14:textId="20A7ECD2"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r>
      <w:tr w:rsidR="00DB2351" w:rsidRPr="00DB2351" w14:paraId="1FB7EB3D" w14:textId="77777777" w:rsidTr="009370D5">
        <w:tblPrEx>
          <w:tblCellMar>
            <w:left w:w="108" w:type="dxa"/>
            <w:right w:w="108" w:type="dxa"/>
          </w:tblCellMar>
        </w:tblPrEx>
        <w:trPr>
          <w:trHeight w:val="1440"/>
          <w:jc w:val="center"/>
        </w:trPr>
        <w:tc>
          <w:tcPr>
            <w:tcW w:w="1344" w:type="dxa"/>
            <w:hideMark/>
          </w:tcPr>
          <w:p w14:paraId="2910C916" w14:textId="77777777" w:rsidR="00DB2351" w:rsidRPr="00DB2351" w:rsidRDefault="00DB2351" w:rsidP="00DB2351">
            <w:pPr>
              <w:rPr>
                <w:color w:val="000000"/>
                <w:sz w:val="18"/>
                <w:szCs w:val="18"/>
              </w:rPr>
            </w:pPr>
            <w:r w:rsidRPr="00DB2351">
              <w:rPr>
                <w:color w:val="000000"/>
                <w:sz w:val="18"/>
                <w:szCs w:val="18"/>
              </w:rPr>
              <w:t>cpaisbg</w:t>
            </w:r>
          </w:p>
        </w:tc>
        <w:tc>
          <w:tcPr>
            <w:tcW w:w="2693" w:type="dxa"/>
            <w:hideMark/>
          </w:tcPr>
          <w:p w14:paraId="03FF2571"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3A450A2F"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6E4C085C" w14:textId="44B04B4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91" w:type="dxa"/>
            <w:hideMark/>
          </w:tcPr>
          <w:p w14:paraId="373C3A27"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w:t>
            </w:r>
            <w:r>
              <w:rPr>
                <w:color w:val="000000"/>
                <w:sz w:val="18"/>
                <w:szCs w:val="18"/>
                <w:lang w:val="pt-PT"/>
              </w:rPr>
              <w:t>lor ‘0’</w:t>
            </w:r>
          </w:p>
          <w:p w14:paraId="75E9A6FB" w14:textId="028B5B5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r>
      <w:tr w:rsidR="00DB2351" w:rsidRPr="00DB2351" w14:paraId="619BE536" w14:textId="77777777" w:rsidTr="009370D5">
        <w:tblPrEx>
          <w:tblCellMar>
            <w:left w:w="108" w:type="dxa"/>
            <w:right w:w="108" w:type="dxa"/>
          </w:tblCellMar>
        </w:tblPrEx>
        <w:trPr>
          <w:trHeight w:val="2640"/>
          <w:jc w:val="center"/>
        </w:trPr>
        <w:tc>
          <w:tcPr>
            <w:tcW w:w="1344" w:type="dxa"/>
            <w:hideMark/>
          </w:tcPr>
          <w:p w14:paraId="6DC846F8" w14:textId="77777777" w:rsidR="00DB2351" w:rsidRPr="00DB2351" w:rsidRDefault="00DB2351" w:rsidP="00DB2351">
            <w:pPr>
              <w:rPr>
                <w:color w:val="000000"/>
                <w:sz w:val="18"/>
                <w:szCs w:val="18"/>
              </w:rPr>
            </w:pPr>
            <w:r w:rsidRPr="00DB2351">
              <w:rPr>
                <w:color w:val="000000"/>
                <w:sz w:val="18"/>
                <w:szCs w:val="18"/>
              </w:rPr>
              <w:lastRenderedPageBreak/>
              <w:t>ordhipot</w:t>
            </w:r>
          </w:p>
        </w:tc>
        <w:tc>
          <w:tcPr>
            <w:tcW w:w="2693" w:type="dxa"/>
            <w:hideMark/>
          </w:tcPr>
          <w:p w14:paraId="2D8B89A4"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6E22D14B"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w:t>
            </w:r>
            <w:r>
              <w:rPr>
                <w:color w:val="000000"/>
                <w:sz w:val="18"/>
                <w:szCs w:val="18"/>
                <w:lang w:val="pt-PT"/>
              </w:rPr>
              <w:t>ara STRING</w:t>
            </w:r>
          </w:p>
          <w:p w14:paraId="375780B2" w14:textId="59BE21C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Todos os '.' são substituídos por ','</w:t>
            </w:r>
          </w:p>
        </w:tc>
        <w:tc>
          <w:tcPr>
            <w:tcW w:w="3188" w:type="dxa"/>
            <w:hideMark/>
          </w:tcPr>
          <w:p w14:paraId="50142771"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3518A33F"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 '</w:t>
            </w:r>
          </w:p>
          <w:p w14:paraId="3D2FBF37"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Todos os '.' são substituídos por </w:t>
            </w:r>
            <w:r w:rsidR="00361EF8">
              <w:rPr>
                <w:color w:val="000000"/>
                <w:sz w:val="18"/>
                <w:szCs w:val="18"/>
                <w:lang w:val="pt-PT"/>
              </w:rPr>
              <w:t>' '</w:t>
            </w:r>
          </w:p>
          <w:p w14:paraId="32F0F605" w14:textId="184F81B5"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17 caracteres, é acrescentado ‘0’ à esquerda, até perfazer o comprimento de campo desejado.</w:t>
            </w:r>
          </w:p>
        </w:tc>
        <w:tc>
          <w:tcPr>
            <w:tcW w:w="3191" w:type="dxa"/>
            <w:hideMark/>
          </w:tcPr>
          <w:p w14:paraId="4552EFB8"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69CE989F"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a NULL, é assumido o valor ‘ '</w:t>
            </w:r>
          </w:p>
          <w:p w14:paraId="1B09B1B6"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Todos o</w:t>
            </w:r>
            <w:r w:rsidR="00361EF8">
              <w:rPr>
                <w:color w:val="000000"/>
                <w:sz w:val="18"/>
                <w:szCs w:val="18"/>
                <w:lang w:val="pt-PT"/>
              </w:rPr>
              <w:t>s '.' são substituídos por ' '</w:t>
            </w:r>
          </w:p>
          <w:p w14:paraId="611AF0FC" w14:textId="131B57F3"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17 caracteres, é acrescentado ‘0’ à esquerda, até perfazer o comprimento de campo desejado.</w:t>
            </w:r>
          </w:p>
        </w:tc>
      </w:tr>
      <w:tr w:rsidR="00DB2351" w:rsidRPr="00DB2351" w14:paraId="50BEE9FB" w14:textId="77777777" w:rsidTr="009370D5">
        <w:tblPrEx>
          <w:tblCellMar>
            <w:left w:w="108" w:type="dxa"/>
            <w:right w:w="108" w:type="dxa"/>
          </w:tblCellMar>
        </w:tblPrEx>
        <w:trPr>
          <w:trHeight w:val="1440"/>
          <w:jc w:val="center"/>
        </w:trPr>
        <w:tc>
          <w:tcPr>
            <w:tcW w:w="1344" w:type="dxa"/>
            <w:hideMark/>
          </w:tcPr>
          <w:p w14:paraId="34B53783" w14:textId="77777777" w:rsidR="00DB2351" w:rsidRPr="00DB2351" w:rsidRDefault="00DB2351" w:rsidP="00DB2351">
            <w:pPr>
              <w:rPr>
                <w:color w:val="000000"/>
                <w:sz w:val="18"/>
                <w:szCs w:val="18"/>
              </w:rPr>
            </w:pPr>
            <w:r w:rsidRPr="00DB2351">
              <w:rPr>
                <w:color w:val="000000"/>
                <w:sz w:val="18"/>
                <w:szCs w:val="18"/>
              </w:rPr>
              <w:t>cmoeorigbg</w:t>
            </w:r>
          </w:p>
        </w:tc>
        <w:tc>
          <w:tcPr>
            <w:tcW w:w="2693" w:type="dxa"/>
            <w:hideMark/>
          </w:tcPr>
          <w:p w14:paraId="271F6FD6"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2C6F089A"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a NULL, é assumido o valor ‘ ’</w:t>
            </w:r>
          </w:p>
          <w:p w14:paraId="7C123703" w14:textId="2B3F09FD"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o dígito ‘ ’ à esquerda, até perfazer o comprimento de campo desejado.</w:t>
            </w:r>
          </w:p>
        </w:tc>
        <w:tc>
          <w:tcPr>
            <w:tcW w:w="3191" w:type="dxa"/>
            <w:hideMark/>
          </w:tcPr>
          <w:p w14:paraId="2AD76A1E"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 ’</w:t>
            </w:r>
          </w:p>
          <w:p w14:paraId="61D558DC" w14:textId="3014D90C"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o dígito ‘ ’ à esquerda, até perfazer o comprimento de campo desejado.</w:t>
            </w:r>
          </w:p>
        </w:tc>
      </w:tr>
      <w:tr w:rsidR="00DB2351" w:rsidRPr="00DB2351" w14:paraId="7B765460" w14:textId="77777777" w:rsidTr="009370D5">
        <w:tblPrEx>
          <w:tblCellMar>
            <w:left w:w="108" w:type="dxa"/>
            <w:right w:w="108" w:type="dxa"/>
          </w:tblCellMar>
        </w:tblPrEx>
        <w:trPr>
          <w:trHeight w:val="2160"/>
          <w:jc w:val="center"/>
        </w:trPr>
        <w:tc>
          <w:tcPr>
            <w:tcW w:w="1344" w:type="dxa"/>
            <w:hideMark/>
          </w:tcPr>
          <w:p w14:paraId="472317E7" w14:textId="77777777" w:rsidR="00DB2351" w:rsidRPr="00DB2351" w:rsidRDefault="00DB2351" w:rsidP="00DB2351">
            <w:pPr>
              <w:rPr>
                <w:color w:val="000000"/>
                <w:sz w:val="18"/>
                <w:szCs w:val="18"/>
              </w:rPr>
            </w:pPr>
            <w:r w:rsidRPr="00DB2351">
              <w:rPr>
                <w:color w:val="000000"/>
                <w:sz w:val="18"/>
                <w:szCs w:val="18"/>
              </w:rPr>
              <w:t>dtvencim</w:t>
            </w:r>
          </w:p>
        </w:tc>
        <w:tc>
          <w:tcPr>
            <w:tcW w:w="2693" w:type="dxa"/>
            <w:hideMark/>
          </w:tcPr>
          <w:p w14:paraId="2858CAF7"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‘9999-12-31’</w:t>
            </w:r>
          </w:p>
        </w:tc>
        <w:tc>
          <w:tcPr>
            <w:tcW w:w="3188" w:type="dxa"/>
            <w:hideMark/>
          </w:tcPr>
          <w:p w14:paraId="6DB48267"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O formato do campo é alterado </w:t>
            </w:r>
            <w:r w:rsidR="00361EF8">
              <w:rPr>
                <w:color w:val="000000"/>
                <w:sz w:val="18"/>
                <w:szCs w:val="18"/>
                <w:lang w:val="pt-PT"/>
              </w:rPr>
              <w:t>para STRING</w:t>
            </w:r>
          </w:p>
          <w:p w14:paraId="38BC0F11"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a NULL, </w:t>
            </w:r>
            <w:r w:rsidR="00361EF8">
              <w:rPr>
                <w:color w:val="000000"/>
                <w:sz w:val="18"/>
                <w:szCs w:val="18"/>
                <w:lang w:val="pt-PT"/>
              </w:rPr>
              <w:t>é assumido o valor ‘9999-12-31’</w:t>
            </w:r>
          </w:p>
          <w:p w14:paraId="716F3B98" w14:textId="6372733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10 caracteres, é acrescentado ‘ ’ à esquerda, até perfazer o comprimento de campo desejado.</w:t>
            </w:r>
          </w:p>
        </w:tc>
        <w:tc>
          <w:tcPr>
            <w:tcW w:w="3191" w:type="dxa"/>
            <w:hideMark/>
          </w:tcPr>
          <w:p w14:paraId="7DCCE380"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para STR</w:t>
            </w:r>
            <w:r w:rsidR="00361EF8">
              <w:rPr>
                <w:color w:val="000000"/>
                <w:sz w:val="18"/>
                <w:szCs w:val="18"/>
                <w:lang w:val="pt-PT"/>
              </w:rPr>
              <w:t>ING</w:t>
            </w:r>
          </w:p>
          <w:p w14:paraId="5749BFE8" w14:textId="2F662CAE"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w:t>
            </w:r>
            <w:r w:rsidR="00361EF8">
              <w:rPr>
                <w:color w:val="000000"/>
                <w:sz w:val="18"/>
                <w:szCs w:val="18"/>
                <w:lang w:val="pt-PT"/>
              </w:rPr>
              <w:t xml:space="preserve"> assumido o valor ‘9999-12-31’</w:t>
            </w:r>
          </w:p>
          <w:p w14:paraId="534E3C90" w14:textId="152C15B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10 caracteres, é acrescentado ‘ ’ à esquerda, até perfazer o comprimento de campo desejado.</w:t>
            </w:r>
          </w:p>
        </w:tc>
      </w:tr>
      <w:tr w:rsidR="00DB2351" w:rsidRPr="00DB2351" w14:paraId="65DBA81B" w14:textId="77777777" w:rsidTr="009370D5">
        <w:tblPrEx>
          <w:tblCellMar>
            <w:left w:w="108" w:type="dxa"/>
            <w:right w:w="108" w:type="dxa"/>
          </w:tblCellMar>
        </w:tblPrEx>
        <w:trPr>
          <w:trHeight w:val="2160"/>
          <w:jc w:val="center"/>
        </w:trPr>
        <w:tc>
          <w:tcPr>
            <w:tcW w:w="1344" w:type="dxa"/>
            <w:hideMark/>
          </w:tcPr>
          <w:p w14:paraId="058FCE94" w14:textId="77777777" w:rsidR="00DB2351" w:rsidRPr="00DB2351" w:rsidRDefault="00DB2351" w:rsidP="00DB2351">
            <w:pPr>
              <w:rPr>
                <w:color w:val="000000"/>
                <w:sz w:val="18"/>
                <w:szCs w:val="18"/>
              </w:rPr>
            </w:pPr>
            <w:r w:rsidRPr="00DB2351">
              <w:rPr>
                <w:color w:val="000000"/>
                <w:sz w:val="18"/>
                <w:szCs w:val="18"/>
              </w:rPr>
              <w:t>zregisto</w:t>
            </w:r>
          </w:p>
        </w:tc>
        <w:tc>
          <w:tcPr>
            <w:tcW w:w="2693" w:type="dxa"/>
            <w:hideMark/>
          </w:tcPr>
          <w:p w14:paraId="78F4C639"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4097B6CD"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w:t>
            </w:r>
            <w:r w:rsidR="00361EF8">
              <w:rPr>
                <w:color w:val="000000"/>
                <w:sz w:val="18"/>
                <w:szCs w:val="18"/>
                <w:lang w:val="pt-PT"/>
              </w:rPr>
              <w:t>mpo é alterado para STRING</w:t>
            </w:r>
          </w:p>
          <w:p w14:paraId="73A08EE2"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a NULL, é assumido o valor ‘ ’</w:t>
            </w:r>
          </w:p>
          <w:p w14:paraId="61657D54" w14:textId="42709212"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40 caracteres, é acrescentado ‘ ’ à esquerda, até perfazer o comprimento de campo desejado.</w:t>
            </w:r>
          </w:p>
        </w:tc>
        <w:tc>
          <w:tcPr>
            <w:tcW w:w="3191" w:type="dxa"/>
            <w:hideMark/>
          </w:tcPr>
          <w:p w14:paraId="0E5FDD6A"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w:t>
            </w:r>
            <w:r w:rsidR="00361EF8">
              <w:rPr>
                <w:color w:val="000000"/>
                <w:sz w:val="18"/>
                <w:szCs w:val="18"/>
                <w:lang w:val="pt-PT"/>
              </w:rPr>
              <w:t>ra STRING</w:t>
            </w:r>
          </w:p>
          <w:p w14:paraId="41B66D64"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a NULL, é assumido o valor ‘ ’</w:t>
            </w:r>
          </w:p>
          <w:p w14:paraId="0D85ECD7" w14:textId="2E34FC0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40 caracteres, é acrescentado ‘ ’ à esquerda, até perfazer o comprimento de campo desejado.</w:t>
            </w:r>
          </w:p>
        </w:tc>
      </w:tr>
      <w:tr w:rsidR="00DB2351" w:rsidRPr="00DB2351" w14:paraId="2FDC3A2A" w14:textId="77777777" w:rsidTr="009370D5">
        <w:tblPrEx>
          <w:tblCellMar>
            <w:left w:w="108" w:type="dxa"/>
            <w:right w:w="108" w:type="dxa"/>
          </w:tblCellMar>
        </w:tblPrEx>
        <w:trPr>
          <w:trHeight w:val="1680"/>
          <w:jc w:val="center"/>
        </w:trPr>
        <w:tc>
          <w:tcPr>
            <w:tcW w:w="1344" w:type="dxa"/>
            <w:hideMark/>
          </w:tcPr>
          <w:p w14:paraId="36CCEFE5" w14:textId="77777777" w:rsidR="00DB2351" w:rsidRPr="00DB2351" w:rsidRDefault="00DB2351" w:rsidP="00DB2351">
            <w:pPr>
              <w:rPr>
                <w:color w:val="000000"/>
                <w:sz w:val="18"/>
                <w:szCs w:val="18"/>
              </w:rPr>
            </w:pPr>
            <w:r w:rsidRPr="00DB2351">
              <w:rPr>
                <w:color w:val="000000"/>
                <w:sz w:val="18"/>
                <w:szCs w:val="18"/>
              </w:rPr>
              <w:t>ctipiemibg</w:t>
            </w:r>
          </w:p>
        </w:tc>
        <w:tc>
          <w:tcPr>
            <w:tcW w:w="2693" w:type="dxa"/>
            <w:hideMark/>
          </w:tcPr>
          <w:p w14:paraId="6F1C0718"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‘99999’</w:t>
            </w:r>
          </w:p>
        </w:tc>
        <w:tc>
          <w:tcPr>
            <w:tcW w:w="3188" w:type="dxa"/>
            <w:hideMark/>
          </w:tcPr>
          <w:p w14:paraId="18F9EAED"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361EF8">
              <w:rPr>
                <w:color w:val="000000"/>
                <w:sz w:val="18"/>
                <w:szCs w:val="18"/>
                <w:lang w:val="pt-PT"/>
              </w:rPr>
              <w:t xml:space="preserve"> NULL, é assumido o valor ‘0 ’</w:t>
            </w:r>
          </w:p>
          <w:p w14:paraId="21491AEF" w14:textId="3E59E02D"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c>
          <w:tcPr>
            <w:tcW w:w="3191" w:type="dxa"/>
            <w:hideMark/>
          </w:tcPr>
          <w:p w14:paraId="5E5B3D59"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361EF8">
              <w:rPr>
                <w:color w:val="000000"/>
                <w:sz w:val="18"/>
                <w:szCs w:val="18"/>
                <w:lang w:val="pt-PT"/>
              </w:rPr>
              <w:t xml:space="preserve"> NULL, é assumido o valor ‘0 ’</w:t>
            </w:r>
          </w:p>
          <w:p w14:paraId="0C9AF601" w14:textId="26DF44B3"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r>
      <w:tr w:rsidR="00DB2351" w:rsidRPr="00DB2351" w14:paraId="34C1A526" w14:textId="77777777" w:rsidTr="009370D5">
        <w:tblPrEx>
          <w:tblCellMar>
            <w:left w:w="108" w:type="dxa"/>
            <w:right w:w="108" w:type="dxa"/>
          </w:tblCellMar>
        </w:tblPrEx>
        <w:trPr>
          <w:trHeight w:val="2160"/>
          <w:jc w:val="center"/>
        </w:trPr>
        <w:tc>
          <w:tcPr>
            <w:tcW w:w="1344" w:type="dxa"/>
            <w:hideMark/>
          </w:tcPr>
          <w:p w14:paraId="2EB020C5" w14:textId="77777777" w:rsidR="00DB2351" w:rsidRPr="00DB2351" w:rsidRDefault="00DB2351" w:rsidP="00DB2351">
            <w:pPr>
              <w:rPr>
                <w:color w:val="000000"/>
                <w:sz w:val="18"/>
                <w:szCs w:val="18"/>
              </w:rPr>
            </w:pPr>
            <w:r w:rsidRPr="00DB2351">
              <w:rPr>
                <w:color w:val="000000"/>
                <w:sz w:val="18"/>
                <w:szCs w:val="18"/>
              </w:rPr>
              <w:t>codemis</w:t>
            </w:r>
          </w:p>
        </w:tc>
        <w:tc>
          <w:tcPr>
            <w:tcW w:w="2693" w:type="dxa"/>
            <w:hideMark/>
          </w:tcPr>
          <w:p w14:paraId="35E5F24B"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 ’</w:t>
            </w:r>
          </w:p>
        </w:tc>
        <w:tc>
          <w:tcPr>
            <w:tcW w:w="3188" w:type="dxa"/>
            <w:hideMark/>
          </w:tcPr>
          <w:p w14:paraId="14B13A5E"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318DE7BE"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a NULL, é assumido o valor ‘ ’</w:t>
            </w:r>
          </w:p>
          <w:p w14:paraId="518D0116" w14:textId="1C02C6B6"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40 caracteres, é acrescentado ‘ ’ à esquerda, até perfazer o comprimento de campo desejado.</w:t>
            </w:r>
          </w:p>
        </w:tc>
        <w:tc>
          <w:tcPr>
            <w:tcW w:w="3191" w:type="dxa"/>
            <w:hideMark/>
          </w:tcPr>
          <w:p w14:paraId="5DA20BDD"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w:t>
            </w:r>
            <w:r w:rsidR="00361EF8">
              <w:rPr>
                <w:color w:val="000000"/>
                <w:sz w:val="18"/>
                <w:szCs w:val="18"/>
                <w:lang w:val="pt-PT"/>
              </w:rPr>
              <w:t>do para STRING</w:t>
            </w:r>
          </w:p>
          <w:p w14:paraId="112BE221"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a NULL, é assumido o valor ‘ ’</w:t>
            </w:r>
          </w:p>
          <w:p w14:paraId="296F7AAA" w14:textId="17BEE38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40 caracteres, é acrescentado ‘ ’ à esquerda, até perfazer o comprimento de campo desejado.</w:t>
            </w:r>
          </w:p>
        </w:tc>
      </w:tr>
      <w:tr w:rsidR="00DB2351" w:rsidRPr="00DB2351" w14:paraId="1ED70E36" w14:textId="77777777" w:rsidTr="009370D5">
        <w:tblPrEx>
          <w:tblCellMar>
            <w:left w:w="108" w:type="dxa"/>
            <w:right w:w="108" w:type="dxa"/>
          </w:tblCellMar>
        </w:tblPrEx>
        <w:trPr>
          <w:trHeight w:val="1680"/>
          <w:jc w:val="center"/>
        </w:trPr>
        <w:tc>
          <w:tcPr>
            <w:tcW w:w="1344" w:type="dxa"/>
            <w:hideMark/>
          </w:tcPr>
          <w:p w14:paraId="03E97109" w14:textId="77777777" w:rsidR="00DB2351" w:rsidRPr="00DB2351" w:rsidRDefault="00DB2351" w:rsidP="00DB2351">
            <w:pPr>
              <w:rPr>
                <w:color w:val="000000"/>
                <w:sz w:val="18"/>
                <w:szCs w:val="18"/>
              </w:rPr>
            </w:pPr>
            <w:r w:rsidRPr="00DB2351">
              <w:rPr>
                <w:color w:val="000000"/>
                <w:sz w:val="18"/>
                <w:szCs w:val="18"/>
              </w:rPr>
              <w:lastRenderedPageBreak/>
              <w:t>idemis</w:t>
            </w:r>
          </w:p>
        </w:tc>
        <w:tc>
          <w:tcPr>
            <w:tcW w:w="2693" w:type="dxa"/>
            <w:hideMark/>
          </w:tcPr>
          <w:p w14:paraId="2DA20BA9"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o dígito ‘0’ à esquerda, até perfazer o comprimento de campo desejado.</w:t>
            </w:r>
          </w:p>
        </w:tc>
        <w:tc>
          <w:tcPr>
            <w:tcW w:w="3188" w:type="dxa"/>
            <w:hideMark/>
          </w:tcPr>
          <w:p w14:paraId="33018A72"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361EF8">
              <w:rPr>
                <w:color w:val="000000"/>
                <w:sz w:val="18"/>
                <w:szCs w:val="18"/>
                <w:lang w:val="pt-PT"/>
              </w:rPr>
              <w:t xml:space="preserve"> NULL, é assumido o valor ‘ 0’</w:t>
            </w:r>
          </w:p>
          <w:p w14:paraId="3CA61E5F" w14:textId="4BE889F6"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‘0 ’ à esquerda, até perfazer o comprimento de campo desejado.</w:t>
            </w:r>
          </w:p>
        </w:tc>
        <w:tc>
          <w:tcPr>
            <w:tcW w:w="3191" w:type="dxa"/>
            <w:hideMark/>
          </w:tcPr>
          <w:p w14:paraId="353AA145"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361EF8">
              <w:rPr>
                <w:color w:val="000000"/>
                <w:sz w:val="18"/>
                <w:szCs w:val="18"/>
                <w:lang w:val="pt-PT"/>
              </w:rPr>
              <w:t xml:space="preserve"> NULL, é assumido o valor ‘ 0’</w:t>
            </w:r>
          </w:p>
          <w:p w14:paraId="4BE80365" w14:textId="04EDE36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‘0 ’ à esquerda, até perfazer o comprimento de campo desejado.</w:t>
            </w:r>
          </w:p>
        </w:tc>
      </w:tr>
      <w:tr w:rsidR="00DB2351" w:rsidRPr="00DB2351" w14:paraId="16E73B6D" w14:textId="77777777" w:rsidTr="009370D5">
        <w:tblPrEx>
          <w:tblCellMar>
            <w:left w:w="108" w:type="dxa"/>
            <w:right w:w="108" w:type="dxa"/>
          </w:tblCellMar>
        </w:tblPrEx>
        <w:trPr>
          <w:trHeight w:val="1680"/>
          <w:jc w:val="center"/>
        </w:trPr>
        <w:tc>
          <w:tcPr>
            <w:tcW w:w="1344" w:type="dxa"/>
            <w:hideMark/>
          </w:tcPr>
          <w:p w14:paraId="3B490343" w14:textId="77777777" w:rsidR="00DB2351" w:rsidRPr="00DB2351" w:rsidRDefault="00DB2351" w:rsidP="00DB2351">
            <w:pPr>
              <w:rPr>
                <w:color w:val="000000"/>
                <w:sz w:val="18"/>
                <w:szCs w:val="18"/>
              </w:rPr>
            </w:pPr>
            <w:r w:rsidRPr="00DB2351">
              <w:rPr>
                <w:color w:val="000000"/>
                <w:sz w:val="18"/>
                <w:szCs w:val="18"/>
              </w:rPr>
              <w:t>przemisbg</w:t>
            </w:r>
          </w:p>
        </w:tc>
        <w:tc>
          <w:tcPr>
            <w:tcW w:w="2693" w:type="dxa"/>
            <w:hideMark/>
          </w:tcPr>
          <w:p w14:paraId="7B0EEC6A"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 99999’</w:t>
            </w:r>
          </w:p>
        </w:tc>
        <w:tc>
          <w:tcPr>
            <w:tcW w:w="3188" w:type="dxa"/>
            <w:hideMark/>
          </w:tcPr>
          <w:p w14:paraId="6F556F9B"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w:t>
            </w:r>
            <w:r w:rsidR="00361EF8">
              <w:rPr>
                <w:color w:val="000000"/>
                <w:sz w:val="18"/>
                <w:szCs w:val="18"/>
                <w:lang w:val="pt-PT"/>
              </w:rPr>
              <w:t>do o valor ‘ 0’</w:t>
            </w:r>
          </w:p>
          <w:p w14:paraId="06909EDD" w14:textId="286CC1D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c>
          <w:tcPr>
            <w:tcW w:w="3191" w:type="dxa"/>
            <w:hideMark/>
          </w:tcPr>
          <w:p w14:paraId="7C637BC5"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361EF8">
              <w:rPr>
                <w:color w:val="000000"/>
                <w:sz w:val="18"/>
                <w:szCs w:val="18"/>
                <w:lang w:val="pt-PT"/>
              </w:rPr>
              <w:t xml:space="preserve"> NULL, é assumido o valor ‘ 0’</w:t>
            </w:r>
          </w:p>
          <w:p w14:paraId="752B3D9A" w14:textId="4BB5113F"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r>
      <w:tr w:rsidR="00DB2351" w:rsidRPr="00DB2351" w14:paraId="16FE5636" w14:textId="77777777" w:rsidTr="009370D5">
        <w:tblPrEx>
          <w:tblCellMar>
            <w:left w:w="108" w:type="dxa"/>
            <w:right w:w="108" w:type="dxa"/>
          </w:tblCellMar>
        </w:tblPrEx>
        <w:trPr>
          <w:trHeight w:val="1680"/>
          <w:jc w:val="center"/>
        </w:trPr>
        <w:tc>
          <w:tcPr>
            <w:tcW w:w="1344" w:type="dxa"/>
            <w:hideMark/>
          </w:tcPr>
          <w:p w14:paraId="3FDF8F74" w14:textId="77777777" w:rsidR="00DB2351" w:rsidRPr="00DB2351" w:rsidRDefault="00DB2351" w:rsidP="00DB2351">
            <w:pPr>
              <w:rPr>
                <w:color w:val="000000"/>
                <w:sz w:val="18"/>
                <w:szCs w:val="18"/>
              </w:rPr>
            </w:pPr>
            <w:r w:rsidRPr="00DB2351">
              <w:rPr>
                <w:color w:val="000000"/>
                <w:sz w:val="18"/>
                <w:szCs w:val="18"/>
              </w:rPr>
              <w:t>mercapbg</w:t>
            </w:r>
          </w:p>
        </w:tc>
        <w:tc>
          <w:tcPr>
            <w:tcW w:w="2693" w:type="dxa"/>
            <w:hideMark/>
          </w:tcPr>
          <w:p w14:paraId="18318AEE"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w:t>
            </w:r>
            <w:r w:rsidR="00361EF8">
              <w:rPr>
                <w:color w:val="000000"/>
                <w:sz w:val="18"/>
                <w:szCs w:val="18"/>
                <w:lang w:val="pt-PT"/>
              </w:rPr>
              <w:t>LL, é assumido o valor ‘99999’</w:t>
            </w:r>
          </w:p>
          <w:p w14:paraId="7E8F1A39" w14:textId="197E2A82"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707AE474"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361EF8">
              <w:rPr>
                <w:color w:val="000000"/>
                <w:sz w:val="18"/>
                <w:szCs w:val="18"/>
                <w:lang w:val="pt-PT"/>
              </w:rPr>
              <w:t xml:space="preserve"> NULL, é assumido o valor ‘ 0’</w:t>
            </w:r>
          </w:p>
          <w:p w14:paraId="52EDE8AE" w14:textId="6E1681B5"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c>
          <w:tcPr>
            <w:tcW w:w="3191" w:type="dxa"/>
            <w:hideMark/>
          </w:tcPr>
          <w:p w14:paraId="06A9F4F8"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361EF8">
              <w:rPr>
                <w:color w:val="000000"/>
                <w:sz w:val="18"/>
                <w:szCs w:val="18"/>
                <w:lang w:val="pt-PT"/>
              </w:rPr>
              <w:t xml:space="preserve"> NULL, é assumido o valor ‘ 0’</w:t>
            </w:r>
          </w:p>
          <w:p w14:paraId="0C042B50" w14:textId="19C71CD6"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r>
      <w:tr w:rsidR="00DB2351" w:rsidRPr="00DB2351" w14:paraId="2E8E3270" w14:textId="77777777" w:rsidTr="009370D5">
        <w:tblPrEx>
          <w:tblCellMar>
            <w:left w:w="108" w:type="dxa"/>
            <w:right w:w="108" w:type="dxa"/>
          </w:tblCellMar>
        </w:tblPrEx>
        <w:trPr>
          <w:trHeight w:val="2640"/>
          <w:jc w:val="center"/>
        </w:trPr>
        <w:tc>
          <w:tcPr>
            <w:tcW w:w="1344" w:type="dxa"/>
            <w:hideMark/>
          </w:tcPr>
          <w:p w14:paraId="363E074C" w14:textId="77777777" w:rsidR="00DB2351" w:rsidRPr="00DB2351" w:rsidRDefault="00DB2351" w:rsidP="00DB2351">
            <w:pPr>
              <w:rPr>
                <w:color w:val="000000"/>
                <w:sz w:val="18"/>
                <w:szCs w:val="18"/>
              </w:rPr>
            </w:pPr>
            <w:r w:rsidRPr="00DB2351">
              <w:rPr>
                <w:color w:val="000000"/>
                <w:sz w:val="18"/>
                <w:szCs w:val="18"/>
              </w:rPr>
              <w:t>qtitulos</w:t>
            </w:r>
          </w:p>
        </w:tc>
        <w:tc>
          <w:tcPr>
            <w:tcW w:w="2693" w:type="dxa"/>
            <w:hideMark/>
          </w:tcPr>
          <w:p w14:paraId="3D728C78"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04AAB280" w14:textId="6E5E94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Todos os '.' são substituídos por ','</w:t>
            </w:r>
          </w:p>
        </w:tc>
        <w:tc>
          <w:tcPr>
            <w:tcW w:w="3188" w:type="dxa"/>
            <w:hideMark/>
          </w:tcPr>
          <w:p w14:paraId="21D2DD03"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6902868A"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a NULL, é assumido o valor ‘ '</w:t>
            </w:r>
          </w:p>
          <w:p w14:paraId="490DB9C2"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Todos o</w:t>
            </w:r>
            <w:r w:rsidR="00361EF8">
              <w:rPr>
                <w:color w:val="000000"/>
                <w:sz w:val="18"/>
                <w:szCs w:val="18"/>
                <w:lang w:val="pt-PT"/>
              </w:rPr>
              <w:t>s '.' são substituídos por ' '</w:t>
            </w:r>
          </w:p>
          <w:p w14:paraId="238E7B58" w14:textId="2D02373C"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17 caracteres, é acrescentado ‘0’ à esquerda, até perfazer o comprimento de campo desejado.</w:t>
            </w:r>
          </w:p>
        </w:tc>
        <w:tc>
          <w:tcPr>
            <w:tcW w:w="3191" w:type="dxa"/>
            <w:hideMark/>
          </w:tcPr>
          <w:p w14:paraId="43926D27"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5B200B24"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w:t>
            </w:r>
            <w:r w:rsidR="00361EF8">
              <w:rPr>
                <w:color w:val="000000"/>
                <w:sz w:val="18"/>
                <w:szCs w:val="18"/>
                <w:lang w:val="pt-PT"/>
              </w:rPr>
              <w:t>sumido o valor ‘ '</w:t>
            </w:r>
          </w:p>
          <w:p w14:paraId="3A8E4692"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Todos o</w:t>
            </w:r>
            <w:r w:rsidR="00361EF8">
              <w:rPr>
                <w:color w:val="000000"/>
                <w:sz w:val="18"/>
                <w:szCs w:val="18"/>
                <w:lang w:val="pt-PT"/>
              </w:rPr>
              <w:t>s '.' são substituídos por ' '</w:t>
            </w:r>
          </w:p>
          <w:p w14:paraId="2C1EA434" w14:textId="47559DA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17 caracteres, é acrescentado ‘0’ à esquerda, até perfazer o comprimento de campo desejado.</w:t>
            </w:r>
          </w:p>
        </w:tc>
      </w:tr>
      <w:tr w:rsidR="00DB2351" w:rsidRPr="00DB2351" w14:paraId="313BD9FC" w14:textId="77777777" w:rsidTr="009370D5">
        <w:tblPrEx>
          <w:tblCellMar>
            <w:left w:w="108" w:type="dxa"/>
            <w:right w:w="108" w:type="dxa"/>
          </w:tblCellMar>
        </w:tblPrEx>
        <w:trPr>
          <w:trHeight w:val="1680"/>
          <w:jc w:val="center"/>
        </w:trPr>
        <w:tc>
          <w:tcPr>
            <w:tcW w:w="1344" w:type="dxa"/>
            <w:hideMark/>
          </w:tcPr>
          <w:p w14:paraId="2031BA79" w14:textId="77777777" w:rsidR="00DB2351" w:rsidRPr="00DB2351" w:rsidRDefault="00DB2351" w:rsidP="00DB2351">
            <w:pPr>
              <w:rPr>
                <w:color w:val="000000"/>
                <w:sz w:val="18"/>
                <w:szCs w:val="18"/>
              </w:rPr>
            </w:pPr>
            <w:r w:rsidRPr="00DB2351">
              <w:rPr>
                <w:color w:val="000000"/>
                <w:sz w:val="18"/>
                <w:szCs w:val="18"/>
              </w:rPr>
              <w:t>indreferbg</w:t>
            </w:r>
          </w:p>
        </w:tc>
        <w:tc>
          <w:tcPr>
            <w:tcW w:w="2693" w:type="dxa"/>
            <w:hideMark/>
          </w:tcPr>
          <w:p w14:paraId="7C043648"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a NULL, é assumido </w:t>
            </w:r>
            <w:r w:rsidR="00361EF8">
              <w:rPr>
                <w:color w:val="000000"/>
                <w:sz w:val="18"/>
                <w:szCs w:val="18"/>
                <w:lang w:val="pt-PT"/>
              </w:rPr>
              <w:t>o valor ‘99999’</w:t>
            </w:r>
          </w:p>
          <w:p w14:paraId="2ECB67E2" w14:textId="0DA4880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45556A64"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361EF8">
              <w:rPr>
                <w:color w:val="000000"/>
                <w:sz w:val="18"/>
                <w:szCs w:val="18"/>
                <w:lang w:val="pt-PT"/>
              </w:rPr>
              <w:t xml:space="preserve"> NULL, é assumido o valor ‘ 0’</w:t>
            </w:r>
          </w:p>
          <w:p w14:paraId="4C5D1E38" w14:textId="47348815"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c>
          <w:tcPr>
            <w:tcW w:w="3191" w:type="dxa"/>
            <w:hideMark/>
          </w:tcPr>
          <w:p w14:paraId="5A41594E"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361EF8">
              <w:rPr>
                <w:color w:val="000000"/>
                <w:sz w:val="18"/>
                <w:szCs w:val="18"/>
                <w:lang w:val="pt-PT"/>
              </w:rPr>
              <w:t xml:space="preserve"> NULL, é assumido o valor ‘ 0’</w:t>
            </w:r>
          </w:p>
          <w:p w14:paraId="2B5D315F" w14:textId="5DAD3E71"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r>
      <w:tr w:rsidR="00DB2351" w:rsidRPr="00DB2351" w14:paraId="7400DC04" w14:textId="77777777" w:rsidTr="009370D5">
        <w:tblPrEx>
          <w:tblCellMar>
            <w:left w:w="108" w:type="dxa"/>
            <w:right w:w="108" w:type="dxa"/>
          </w:tblCellMar>
        </w:tblPrEx>
        <w:trPr>
          <w:trHeight w:val="1680"/>
          <w:jc w:val="center"/>
        </w:trPr>
        <w:tc>
          <w:tcPr>
            <w:tcW w:w="1344" w:type="dxa"/>
            <w:hideMark/>
          </w:tcPr>
          <w:p w14:paraId="60267588" w14:textId="77777777" w:rsidR="00DB2351" w:rsidRPr="00DB2351" w:rsidRDefault="00DB2351" w:rsidP="00DB2351">
            <w:pPr>
              <w:rPr>
                <w:color w:val="000000"/>
                <w:sz w:val="18"/>
                <w:szCs w:val="18"/>
              </w:rPr>
            </w:pPr>
            <w:r w:rsidRPr="00DB2351">
              <w:rPr>
                <w:color w:val="000000"/>
                <w:sz w:val="18"/>
                <w:szCs w:val="18"/>
              </w:rPr>
              <w:t>ttxjgarbg</w:t>
            </w:r>
          </w:p>
        </w:tc>
        <w:tc>
          <w:tcPr>
            <w:tcW w:w="2693" w:type="dxa"/>
            <w:hideMark/>
          </w:tcPr>
          <w:p w14:paraId="3B60FA57"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‘99999’</w:t>
            </w:r>
          </w:p>
          <w:p w14:paraId="3E77CC35" w14:textId="02275E8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68FA3EDD"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361EF8">
              <w:rPr>
                <w:color w:val="000000"/>
                <w:sz w:val="18"/>
                <w:szCs w:val="18"/>
                <w:lang w:val="pt-PT"/>
              </w:rPr>
              <w:t xml:space="preserve"> NULL, é assumido o valor ‘ 0’</w:t>
            </w:r>
          </w:p>
          <w:p w14:paraId="14E1D304" w14:textId="107EBBE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c>
          <w:tcPr>
            <w:tcW w:w="3191" w:type="dxa"/>
            <w:hideMark/>
          </w:tcPr>
          <w:p w14:paraId="5EFAA2B9"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w:t>
            </w:r>
            <w:r w:rsidR="00361EF8">
              <w:rPr>
                <w:color w:val="000000"/>
                <w:sz w:val="18"/>
                <w:szCs w:val="18"/>
                <w:lang w:val="pt-PT"/>
              </w:rPr>
              <w:t>lor ‘ 0’</w:t>
            </w:r>
          </w:p>
          <w:p w14:paraId="3668F80D" w14:textId="5876C1E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r>
      <w:tr w:rsidR="00DB2351" w:rsidRPr="00DB2351" w14:paraId="165F8310" w14:textId="77777777" w:rsidTr="009370D5">
        <w:tblPrEx>
          <w:tblCellMar>
            <w:left w:w="108" w:type="dxa"/>
            <w:right w:w="108" w:type="dxa"/>
          </w:tblCellMar>
        </w:tblPrEx>
        <w:trPr>
          <w:trHeight w:val="2160"/>
          <w:jc w:val="center"/>
        </w:trPr>
        <w:tc>
          <w:tcPr>
            <w:tcW w:w="1344" w:type="dxa"/>
            <w:hideMark/>
          </w:tcPr>
          <w:p w14:paraId="600588BA" w14:textId="77777777" w:rsidR="00DB2351" w:rsidRPr="00DB2351" w:rsidRDefault="00DB2351" w:rsidP="00DB2351">
            <w:pPr>
              <w:rPr>
                <w:color w:val="000000"/>
                <w:sz w:val="18"/>
                <w:szCs w:val="18"/>
              </w:rPr>
            </w:pPr>
            <w:r w:rsidRPr="00DB2351">
              <w:rPr>
                <w:color w:val="000000"/>
                <w:sz w:val="18"/>
                <w:szCs w:val="18"/>
              </w:rPr>
              <w:lastRenderedPageBreak/>
              <w:t>csegdora</w:t>
            </w:r>
          </w:p>
        </w:tc>
        <w:tc>
          <w:tcPr>
            <w:tcW w:w="2693" w:type="dxa"/>
            <w:hideMark/>
          </w:tcPr>
          <w:p w14:paraId="4F5B2A66"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1D963BAE"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46E5DA44"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a NULL, </w:t>
            </w:r>
            <w:r w:rsidR="00361EF8">
              <w:rPr>
                <w:color w:val="000000"/>
                <w:sz w:val="18"/>
                <w:szCs w:val="18"/>
                <w:lang w:val="pt-PT"/>
              </w:rPr>
              <w:t>é assumido o valor ‘ '</w:t>
            </w:r>
          </w:p>
          <w:p w14:paraId="77767B4B" w14:textId="0700DB33"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40 caracteres, é acrescentado ‘ ’ à esquerda, até perfazer o comprimento de campo desejado.</w:t>
            </w:r>
          </w:p>
        </w:tc>
        <w:tc>
          <w:tcPr>
            <w:tcW w:w="3191" w:type="dxa"/>
            <w:hideMark/>
          </w:tcPr>
          <w:p w14:paraId="6D0E9BDC"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05FD3470"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w:t>
            </w:r>
            <w:r w:rsidR="00361EF8">
              <w:rPr>
                <w:color w:val="000000"/>
                <w:sz w:val="18"/>
                <w:szCs w:val="18"/>
                <w:lang w:val="pt-PT"/>
              </w:rPr>
              <w:t>r ‘ '</w:t>
            </w:r>
          </w:p>
          <w:p w14:paraId="1764F033" w14:textId="7D036316"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40 caracteres, é acrescentado ‘ ’ à esquerda, até perfazer o comprimento de campo desejado.</w:t>
            </w:r>
          </w:p>
        </w:tc>
      </w:tr>
      <w:tr w:rsidR="00DB2351" w:rsidRPr="00DB2351" w14:paraId="430419D9" w14:textId="77777777" w:rsidTr="009370D5">
        <w:tblPrEx>
          <w:tblCellMar>
            <w:left w:w="108" w:type="dxa"/>
            <w:right w:w="108" w:type="dxa"/>
          </w:tblCellMar>
        </w:tblPrEx>
        <w:trPr>
          <w:trHeight w:val="2640"/>
          <w:jc w:val="center"/>
        </w:trPr>
        <w:tc>
          <w:tcPr>
            <w:tcW w:w="1344" w:type="dxa"/>
            <w:hideMark/>
          </w:tcPr>
          <w:p w14:paraId="6933A892" w14:textId="77777777" w:rsidR="00DB2351" w:rsidRPr="00DB2351" w:rsidRDefault="00DB2351" w:rsidP="00DB2351">
            <w:pPr>
              <w:rPr>
                <w:color w:val="000000"/>
                <w:sz w:val="18"/>
                <w:szCs w:val="18"/>
              </w:rPr>
            </w:pPr>
            <w:r w:rsidRPr="00DB2351">
              <w:rPr>
                <w:color w:val="000000"/>
                <w:sz w:val="18"/>
                <w:szCs w:val="18"/>
              </w:rPr>
              <w:t>gcobapol</w:t>
            </w:r>
          </w:p>
        </w:tc>
        <w:tc>
          <w:tcPr>
            <w:tcW w:w="2693" w:type="dxa"/>
            <w:hideMark/>
          </w:tcPr>
          <w:p w14:paraId="52B92715"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7DD6C5DF" w14:textId="493A0AB2"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Todos os '.' são substituídos por ','</w:t>
            </w:r>
          </w:p>
        </w:tc>
        <w:tc>
          <w:tcPr>
            <w:tcW w:w="3188" w:type="dxa"/>
            <w:hideMark/>
          </w:tcPr>
          <w:p w14:paraId="3D0C6632"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w:t>
            </w:r>
            <w:r w:rsidR="00361EF8">
              <w:rPr>
                <w:color w:val="000000"/>
                <w:sz w:val="18"/>
                <w:szCs w:val="18"/>
                <w:lang w:val="pt-PT"/>
              </w:rPr>
              <w:t>rado para STRING</w:t>
            </w:r>
          </w:p>
          <w:p w14:paraId="7FCA3C1F"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a NULL, é assumido o valor ‘ '</w:t>
            </w:r>
          </w:p>
          <w:p w14:paraId="23615F60"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Todos os '.' são substituídos por '</w:t>
            </w:r>
            <w:r w:rsidR="00361EF8">
              <w:rPr>
                <w:color w:val="000000"/>
                <w:sz w:val="18"/>
                <w:szCs w:val="18"/>
                <w:lang w:val="pt-PT"/>
              </w:rPr>
              <w:t xml:space="preserve"> '</w:t>
            </w:r>
          </w:p>
          <w:p w14:paraId="3371FE3D" w14:textId="5384A95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 0’ à esquerda, até perfazer o comprimento de campo desejado.</w:t>
            </w:r>
          </w:p>
        </w:tc>
        <w:tc>
          <w:tcPr>
            <w:tcW w:w="3191" w:type="dxa"/>
            <w:hideMark/>
          </w:tcPr>
          <w:p w14:paraId="58BF8631"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7B068158"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a NULL, é assumido o valor ‘ '</w:t>
            </w:r>
          </w:p>
          <w:p w14:paraId="3C0DE12B"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Todos os '.' </w:t>
            </w:r>
            <w:r w:rsidR="00361EF8">
              <w:rPr>
                <w:color w:val="000000"/>
                <w:sz w:val="18"/>
                <w:szCs w:val="18"/>
                <w:lang w:val="pt-PT"/>
              </w:rPr>
              <w:t>são substituídos por ' '</w:t>
            </w:r>
          </w:p>
          <w:p w14:paraId="37333850" w14:textId="3187A691"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 0’ à esquerda, até perfazer o comprimento de campo desejado.</w:t>
            </w:r>
          </w:p>
        </w:tc>
      </w:tr>
      <w:tr w:rsidR="00DB2351" w:rsidRPr="00DB2351" w14:paraId="0A6F9F9E" w14:textId="77777777" w:rsidTr="009370D5">
        <w:tblPrEx>
          <w:tblCellMar>
            <w:left w:w="108" w:type="dxa"/>
            <w:right w:w="108" w:type="dxa"/>
          </w:tblCellMar>
        </w:tblPrEx>
        <w:trPr>
          <w:trHeight w:val="2160"/>
          <w:jc w:val="center"/>
        </w:trPr>
        <w:tc>
          <w:tcPr>
            <w:tcW w:w="1344" w:type="dxa"/>
            <w:hideMark/>
          </w:tcPr>
          <w:p w14:paraId="0F6069EF" w14:textId="77777777" w:rsidR="00DB2351" w:rsidRPr="00DB2351" w:rsidRDefault="00DB2351" w:rsidP="00DB2351">
            <w:pPr>
              <w:rPr>
                <w:color w:val="000000"/>
                <w:sz w:val="18"/>
                <w:szCs w:val="18"/>
              </w:rPr>
            </w:pPr>
            <w:r w:rsidRPr="00DB2351">
              <w:rPr>
                <w:color w:val="000000"/>
                <w:sz w:val="18"/>
                <w:szCs w:val="18"/>
              </w:rPr>
              <w:t>ndoc</w:t>
            </w:r>
          </w:p>
        </w:tc>
        <w:tc>
          <w:tcPr>
            <w:tcW w:w="2693" w:type="dxa"/>
            <w:hideMark/>
          </w:tcPr>
          <w:p w14:paraId="00CCAFF9"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6F9A49CB"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3640315D"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a NULL, é assumido o valor ‘ '</w:t>
            </w:r>
          </w:p>
          <w:p w14:paraId="47879522" w14:textId="557CF7ED"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40 caracteres, é acrescentado ‘ ’ à esquerda, até perfazer o comprimento de campo desejado.</w:t>
            </w:r>
          </w:p>
        </w:tc>
        <w:tc>
          <w:tcPr>
            <w:tcW w:w="3191" w:type="dxa"/>
            <w:hideMark/>
          </w:tcPr>
          <w:p w14:paraId="1E68E957"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548EA1A5"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w:t>
            </w:r>
            <w:r w:rsidR="00361EF8">
              <w:rPr>
                <w:color w:val="000000"/>
                <w:sz w:val="18"/>
                <w:szCs w:val="18"/>
                <w:lang w:val="pt-PT"/>
              </w:rPr>
              <w:t>umido o valor ‘ '</w:t>
            </w:r>
          </w:p>
          <w:p w14:paraId="3771239A" w14:textId="667C95E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40 caracteres, é acrescentado ‘ ’ à esquerda, até perfazer o comprimento de campo desejado.</w:t>
            </w:r>
          </w:p>
        </w:tc>
      </w:tr>
      <w:tr w:rsidR="00DB2351" w:rsidRPr="00DB2351" w14:paraId="09C9168C" w14:textId="77777777" w:rsidTr="009370D5">
        <w:tblPrEx>
          <w:tblCellMar>
            <w:left w:w="108" w:type="dxa"/>
            <w:right w:w="108" w:type="dxa"/>
          </w:tblCellMar>
        </w:tblPrEx>
        <w:trPr>
          <w:trHeight w:val="2160"/>
          <w:jc w:val="center"/>
        </w:trPr>
        <w:tc>
          <w:tcPr>
            <w:tcW w:w="1344" w:type="dxa"/>
            <w:hideMark/>
          </w:tcPr>
          <w:p w14:paraId="774B2D9D" w14:textId="77777777" w:rsidR="00DB2351" w:rsidRPr="00DB2351" w:rsidRDefault="00DB2351" w:rsidP="00DB2351">
            <w:pPr>
              <w:rPr>
                <w:color w:val="000000"/>
                <w:sz w:val="18"/>
                <w:szCs w:val="18"/>
              </w:rPr>
            </w:pPr>
            <w:r w:rsidRPr="00DB2351">
              <w:rPr>
                <w:color w:val="000000"/>
                <w:sz w:val="18"/>
                <w:szCs w:val="18"/>
              </w:rPr>
              <w:t>indocac</w:t>
            </w:r>
          </w:p>
        </w:tc>
        <w:tc>
          <w:tcPr>
            <w:tcW w:w="2693" w:type="dxa"/>
            <w:hideMark/>
          </w:tcPr>
          <w:p w14:paraId="1A21C93D"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27BD76AE"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11521C03"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a NULL, é assumido o valor ‘ '</w:t>
            </w:r>
          </w:p>
          <w:p w14:paraId="1D31DD8A" w14:textId="11A8BC72"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c>
          <w:tcPr>
            <w:tcW w:w="3191" w:type="dxa"/>
            <w:hideMark/>
          </w:tcPr>
          <w:p w14:paraId="2C3271CB"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472874D0"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a NULL, é assumido </w:t>
            </w:r>
            <w:r w:rsidR="00361EF8">
              <w:rPr>
                <w:color w:val="000000"/>
                <w:sz w:val="18"/>
                <w:szCs w:val="18"/>
                <w:lang w:val="pt-PT"/>
              </w:rPr>
              <w:t>o valor ‘ '</w:t>
            </w:r>
          </w:p>
          <w:p w14:paraId="1D0CA956" w14:textId="3910736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r>
      <w:tr w:rsidR="00DB2351" w:rsidRPr="00DB2351" w14:paraId="16CBF926" w14:textId="77777777" w:rsidTr="009370D5">
        <w:tblPrEx>
          <w:tblCellMar>
            <w:left w:w="108" w:type="dxa"/>
            <w:right w:w="108" w:type="dxa"/>
          </w:tblCellMar>
        </w:tblPrEx>
        <w:trPr>
          <w:trHeight w:val="2160"/>
          <w:jc w:val="center"/>
        </w:trPr>
        <w:tc>
          <w:tcPr>
            <w:tcW w:w="1344" w:type="dxa"/>
            <w:hideMark/>
          </w:tcPr>
          <w:p w14:paraId="0272A539" w14:textId="77777777" w:rsidR="00DB2351" w:rsidRPr="00DB2351" w:rsidRDefault="00DB2351" w:rsidP="00DB2351">
            <w:pPr>
              <w:rPr>
                <w:color w:val="000000"/>
                <w:sz w:val="18"/>
                <w:szCs w:val="18"/>
              </w:rPr>
            </w:pPr>
            <w:r w:rsidRPr="00DB2351">
              <w:rPr>
                <w:color w:val="000000"/>
                <w:sz w:val="18"/>
                <w:szCs w:val="18"/>
              </w:rPr>
              <w:t>indocdom</w:t>
            </w:r>
          </w:p>
        </w:tc>
        <w:tc>
          <w:tcPr>
            <w:tcW w:w="2693" w:type="dxa"/>
            <w:hideMark/>
          </w:tcPr>
          <w:p w14:paraId="03391D34"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0AC3A3AF"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004C5752"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w:t>
            </w:r>
            <w:r w:rsidR="00361EF8">
              <w:rPr>
                <w:color w:val="000000"/>
                <w:sz w:val="18"/>
                <w:szCs w:val="18"/>
                <w:lang w:val="pt-PT"/>
              </w:rPr>
              <w:t xml:space="preserve"> é assumido o valor ‘ '</w:t>
            </w:r>
          </w:p>
          <w:p w14:paraId="41220EC9" w14:textId="12451BE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c>
          <w:tcPr>
            <w:tcW w:w="3191" w:type="dxa"/>
            <w:hideMark/>
          </w:tcPr>
          <w:p w14:paraId="1BE732E4"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32B14AEB"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w:t>
            </w:r>
            <w:r w:rsidR="00361EF8">
              <w:rPr>
                <w:color w:val="000000"/>
                <w:sz w:val="18"/>
                <w:szCs w:val="18"/>
                <w:lang w:val="pt-PT"/>
              </w:rPr>
              <w:t xml:space="preserve"> ‘ '</w:t>
            </w:r>
          </w:p>
          <w:p w14:paraId="529E1D04" w14:textId="6ACF6DB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r>
      <w:tr w:rsidR="00DB2351" w:rsidRPr="00DB2351" w14:paraId="6AB4601B" w14:textId="77777777" w:rsidTr="009370D5">
        <w:tblPrEx>
          <w:tblCellMar>
            <w:left w:w="108" w:type="dxa"/>
            <w:right w:w="108" w:type="dxa"/>
          </w:tblCellMar>
        </w:tblPrEx>
        <w:trPr>
          <w:trHeight w:val="2160"/>
          <w:jc w:val="center"/>
        </w:trPr>
        <w:tc>
          <w:tcPr>
            <w:tcW w:w="1344" w:type="dxa"/>
            <w:hideMark/>
          </w:tcPr>
          <w:p w14:paraId="2A21E05A" w14:textId="77777777" w:rsidR="00DB2351" w:rsidRPr="00DB2351" w:rsidRDefault="00DB2351" w:rsidP="00DB2351">
            <w:pPr>
              <w:rPr>
                <w:color w:val="000000"/>
                <w:sz w:val="18"/>
                <w:szCs w:val="18"/>
              </w:rPr>
            </w:pPr>
            <w:r w:rsidRPr="00DB2351">
              <w:rPr>
                <w:color w:val="000000"/>
                <w:sz w:val="18"/>
                <w:szCs w:val="18"/>
              </w:rPr>
              <w:lastRenderedPageBreak/>
              <w:t>indcat</w:t>
            </w:r>
          </w:p>
        </w:tc>
        <w:tc>
          <w:tcPr>
            <w:tcW w:w="2693" w:type="dxa"/>
            <w:hideMark/>
          </w:tcPr>
          <w:p w14:paraId="70A8A35A"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2673AFAF"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0E497271"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w:t>
            </w:r>
            <w:r w:rsidR="00361EF8">
              <w:rPr>
                <w:color w:val="000000"/>
                <w:sz w:val="18"/>
                <w:szCs w:val="18"/>
                <w:lang w:val="pt-PT"/>
              </w:rPr>
              <w:t>do o valor ‘ '</w:t>
            </w:r>
          </w:p>
          <w:p w14:paraId="108F988D" w14:textId="6CAEF066"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c>
          <w:tcPr>
            <w:tcW w:w="3191" w:type="dxa"/>
            <w:hideMark/>
          </w:tcPr>
          <w:p w14:paraId="26FB2F97"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595ACE09" w14:textId="583C93B3"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a NULL, é assumido o valor ‘ '</w:t>
            </w:r>
          </w:p>
          <w:p w14:paraId="6FDC1F94" w14:textId="00766705"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r>
      <w:tr w:rsidR="00DB2351" w:rsidRPr="00DB2351" w14:paraId="554F8B63" w14:textId="77777777" w:rsidTr="009370D5">
        <w:tblPrEx>
          <w:tblCellMar>
            <w:left w:w="108" w:type="dxa"/>
            <w:right w:w="108" w:type="dxa"/>
          </w:tblCellMar>
        </w:tblPrEx>
        <w:trPr>
          <w:trHeight w:val="2640"/>
          <w:jc w:val="center"/>
        </w:trPr>
        <w:tc>
          <w:tcPr>
            <w:tcW w:w="1344" w:type="dxa"/>
            <w:hideMark/>
          </w:tcPr>
          <w:p w14:paraId="24D7E904" w14:textId="77777777" w:rsidR="00DB2351" w:rsidRPr="00DB2351" w:rsidRDefault="00DB2351" w:rsidP="00DB2351">
            <w:pPr>
              <w:rPr>
                <w:color w:val="000000"/>
                <w:sz w:val="18"/>
                <w:szCs w:val="18"/>
              </w:rPr>
            </w:pPr>
            <w:r w:rsidRPr="00DB2351">
              <w:rPr>
                <w:color w:val="000000"/>
                <w:sz w:val="18"/>
                <w:szCs w:val="18"/>
              </w:rPr>
              <w:t>encgass</w:t>
            </w:r>
          </w:p>
        </w:tc>
        <w:tc>
          <w:tcPr>
            <w:tcW w:w="2693" w:type="dxa"/>
            <w:hideMark/>
          </w:tcPr>
          <w:p w14:paraId="0A1305F0"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‘0’</w:t>
            </w:r>
            <w:r w:rsidRPr="00DB2351">
              <w:rPr>
                <w:color w:val="000000"/>
                <w:sz w:val="18"/>
                <w:szCs w:val="18"/>
                <w:lang w:val="pt-PT"/>
              </w:rPr>
              <w:br/>
            </w:r>
            <w:r w:rsidRPr="00DB2351">
              <w:rPr>
                <w:color w:val="000000"/>
                <w:sz w:val="18"/>
                <w:szCs w:val="18"/>
                <w:lang w:val="pt-PT"/>
              </w:rPr>
              <w:br/>
              <w:t>O formato do campo é alterado para STRING</w:t>
            </w:r>
            <w:r w:rsidRPr="00DB2351">
              <w:rPr>
                <w:color w:val="000000"/>
                <w:sz w:val="18"/>
                <w:szCs w:val="18"/>
                <w:lang w:val="pt-PT"/>
              </w:rPr>
              <w:br/>
            </w:r>
            <w:r w:rsidRPr="00DB2351">
              <w:rPr>
                <w:color w:val="000000"/>
                <w:sz w:val="18"/>
                <w:szCs w:val="18"/>
                <w:lang w:val="pt-PT"/>
              </w:rPr>
              <w:br/>
              <w:t>Todos os '.' são substituídos por ','</w:t>
            </w:r>
          </w:p>
        </w:tc>
        <w:tc>
          <w:tcPr>
            <w:tcW w:w="3188" w:type="dxa"/>
            <w:hideMark/>
          </w:tcPr>
          <w:p w14:paraId="5E9AEA05"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35DBD83A"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a NULL, é assumido o valor ‘ '</w:t>
            </w:r>
          </w:p>
          <w:p w14:paraId="358BFA93"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Todos os</w:t>
            </w:r>
            <w:r w:rsidR="00361EF8">
              <w:rPr>
                <w:color w:val="000000"/>
                <w:sz w:val="18"/>
                <w:szCs w:val="18"/>
                <w:lang w:val="pt-PT"/>
              </w:rPr>
              <w:t xml:space="preserve"> '.' são substituídos por ' ' </w:t>
            </w:r>
          </w:p>
          <w:p w14:paraId="16D7869B" w14:textId="2D050B3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17 caracteres, é acrescentado ‘0 ’ à esquerda, até perfazer o comprimento de campo desejado.</w:t>
            </w:r>
          </w:p>
        </w:tc>
        <w:tc>
          <w:tcPr>
            <w:tcW w:w="3191" w:type="dxa"/>
            <w:hideMark/>
          </w:tcPr>
          <w:p w14:paraId="74390F6B"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643E514D"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w:t>
            </w:r>
            <w:r w:rsidR="00361EF8">
              <w:rPr>
                <w:color w:val="000000"/>
                <w:sz w:val="18"/>
                <w:szCs w:val="18"/>
                <w:lang w:val="pt-PT"/>
              </w:rPr>
              <w:t>ssumido o valor ‘ '</w:t>
            </w:r>
          </w:p>
          <w:p w14:paraId="11DA88BE"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Todos os '.' são substituídos po</w:t>
            </w:r>
            <w:r w:rsidR="00361EF8">
              <w:rPr>
                <w:color w:val="000000"/>
                <w:sz w:val="18"/>
                <w:szCs w:val="18"/>
                <w:lang w:val="pt-PT"/>
              </w:rPr>
              <w:t xml:space="preserve">r ' ' </w:t>
            </w:r>
          </w:p>
          <w:p w14:paraId="6553A78C" w14:textId="6C58484C"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17 caracteres, é acrescentado ‘0 ’ à esquerda, até perfazer o comprimento de campo desejado.</w:t>
            </w:r>
          </w:p>
        </w:tc>
      </w:tr>
      <w:tr w:rsidR="00DB2351" w:rsidRPr="00DB2351" w14:paraId="16B76721" w14:textId="77777777" w:rsidTr="009370D5">
        <w:tblPrEx>
          <w:tblCellMar>
            <w:left w:w="108" w:type="dxa"/>
            <w:right w:w="108" w:type="dxa"/>
          </w:tblCellMar>
        </w:tblPrEx>
        <w:trPr>
          <w:trHeight w:val="2160"/>
          <w:jc w:val="center"/>
        </w:trPr>
        <w:tc>
          <w:tcPr>
            <w:tcW w:w="1344" w:type="dxa"/>
            <w:hideMark/>
          </w:tcPr>
          <w:p w14:paraId="67A33386" w14:textId="77777777" w:rsidR="00DB2351" w:rsidRPr="00DB2351" w:rsidRDefault="00DB2351" w:rsidP="00DB2351">
            <w:pPr>
              <w:rPr>
                <w:color w:val="000000"/>
                <w:sz w:val="18"/>
                <w:szCs w:val="18"/>
              </w:rPr>
            </w:pPr>
            <w:r w:rsidRPr="00DB2351">
              <w:rPr>
                <w:color w:val="000000"/>
                <w:sz w:val="18"/>
                <w:szCs w:val="18"/>
              </w:rPr>
              <w:t>dtultmod</w:t>
            </w:r>
          </w:p>
        </w:tc>
        <w:tc>
          <w:tcPr>
            <w:tcW w:w="2693" w:type="dxa"/>
            <w:hideMark/>
          </w:tcPr>
          <w:p w14:paraId="7AFC7E5B"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‘9999-12-31’</w:t>
            </w:r>
          </w:p>
        </w:tc>
        <w:tc>
          <w:tcPr>
            <w:tcW w:w="3188" w:type="dxa"/>
            <w:hideMark/>
          </w:tcPr>
          <w:p w14:paraId="7F73109A"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1AA635A5"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w:t>
            </w:r>
            <w:r w:rsidR="00361EF8">
              <w:rPr>
                <w:color w:val="000000"/>
                <w:sz w:val="18"/>
                <w:szCs w:val="18"/>
                <w:lang w:val="pt-PT"/>
              </w:rPr>
              <w:t xml:space="preserve"> valor ‘9999-12-31'</w:t>
            </w:r>
          </w:p>
          <w:p w14:paraId="438871BA" w14:textId="361D3C7C"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10 caracteres, é acrescentado ‘  ’ à esquerda, até perfazer o comprimento de campo desejado.</w:t>
            </w:r>
          </w:p>
        </w:tc>
        <w:tc>
          <w:tcPr>
            <w:tcW w:w="3191" w:type="dxa"/>
            <w:hideMark/>
          </w:tcPr>
          <w:p w14:paraId="4BF3C28E"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3ABAECF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a NULL, é assumido o valor </w:t>
            </w:r>
            <w:r w:rsidR="004B318A">
              <w:rPr>
                <w:color w:val="000000"/>
                <w:sz w:val="18"/>
                <w:szCs w:val="18"/>
                <w:lang w:val="pt-PT"/>
              </w:rPr>
              <w:t>‘9999-12-31'</w:t>
            </w:r>
          </w:p>
          <w:p w14:paraId="647FD265" w14:textId="212F9D86"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10 caracteres, é acrescentado ‘  ’ à esquerda, até perfazer o comprimento de campo desejado.</w:t>
            </w:r>
          </w:p>
        </w:tc>
      </w:tr>
      <w:tr w:rsidR="00DB2351" w:rsidRPr="00DB2351" w14:paraId="7B07D136" w14:textId="77777777" w:rsidTr="009370D5">
        <w:tblPrEx>
          <w:tblCellMar>
            <w:left w:w="108" w:type="dxa"/>
            <w:right w:w="108" w:type="dxa"/>
          </w:tblCellMar>
        </w:tblPrEx>
        <w:trPr>
          <w:trHeight w:val="2160"/>
          <w:jc w:val="center"/>
        </w:trPr>
        <w:tc>
          <w:tcPr>
            <w:tcW w:w="1344" w:type="dxa"/>
            <w:hideMark/>
          </w:tcPr>
          <w:p w14:paraId="14FC08D3" w14:textId="77777777" w:rsidR="00DB2351" w:rsidRPr="00DB2351" w:rsidRDefault="00DB2351" w:rsidP="00DB2351">
            <w:pPr>
              <w:rPr>
                <w:color w:val="000000"/>
                <w:sz w:val="18"/>
                <w:szCs w:val="18"/>
              </w:rPr>
            </w:pPr>
            <w:r w:rsidRPr="00DB2351">
              <w:rPr>
                <w:color w:val="000000"/>
                <w:sz w:val="18"/>
                <w:szCs w:val="18"/>
              </w:rPr>
              <w:t>cempresa</w:t>
            </w:r>
          </w:p>
        </w:tc>
        <w:tc>
          <w:tcPr>
            <w:tcW w:w="2693" w:type="dxa"/>
            <w:hideMark/>
          </w:tcPr>
          <w:p w14:paraId="23EB4418"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2 caracteres, é acrescentado o dígito ‘0’ à esquerda, até perfazer o comprimento de campo desejado.</w:t>
            </w:r>
          </w:p>
        </w:tc>
        <w:tc>
          <w:tcPr>
            <w:tcW w:w="3188" w:type="dxa"/>
            <w:hideMark/>
          </w:tcPr>
          <w:p w14:paraId="073745A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649DDF7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a NULL, é assumido o </w:t>
            </w:r>
            <w:r w:rsidR="004B318A">
              <w:rPr>
                <w:color w:val="000000"/>
                <w:sz w:val="18"/>
                <w:szCs w:val="18"/>
                <w:lang w:val="pt-PT"/>
              </w:rPr>
              <w:t>valor ‘ '</w:t>
            </w:r>
          </w:p>
          <w:p w14:paraId="13A02476" w14:textId="5F4E945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2 caracteres, é acrescentado ‘  ’ à esquerda, até perfazer o comprimento de campo desejado.</w:t>
            </w:r>
          </w:p>
        </w:tc>
        <w:tc>
          <w:tcPr>
            <w:tcW w:w="3191" w:type="dxa"/>
            <w:hideMark/>
          </w:tcPr>
          <w:p w14:paraId="58A10D1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4F9FC76A"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01A3913F" w14:textId="7A05E7EF"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2 caracteres, é acrescentado ‘  ’ à esquerda, até perfazer o comprimento de campo desejado.</w:t>
            </w:r>
          </w:p>
        </w:tc>
      </w:tr>
      <w:tr w:rsidR="00DB2351" w:rsidRPr="00DB2351" w14:paraId="44F13768" w14:textId="77777777" w:rsidTr="009370D5">
        <w:tblPrEx>
          <w:tblCellMar>
            <w:left w:w="108" w:type="dxa"/>
            <w:right w:w="108" w:type="dxa"/>
          </w:tblCellMar>
        </w:tblPrEx>
        <w:trPr>
          <w:trHeight w:val="2160"/>
          <w:jc w:val="center"/>
        </w:trPr>
        <w:tc>
          <w:tcPr>
            <w:tcW w:w="1344" w:type="dxa"/>
            <w:hideMark/>
          </w:tcPr>
          <w:p w14:paraId="75F1EEB7" w14:textId="77777777" w:rsidR="00DB2351" w:rsidRPr="00DB2351" w:rsidRDefault="00DB2351" w:rsidP="00DB2351">
            <w:pPr>
              <w:rPr>
                <w:color w:val="000000"/>
                <w:sz w:val="18"/>
                <w:szCs w:val="18"/>
              </w:rPr>
            </w:pPr>
            <w:r w:rsidRPr="00DB2351">
              <w:rPr>
                <w:color w:val="000000"/>
                <w:sz w:val="18"/>
                <w:szCs w:val="18"/>
              </w:rPr>
              <w:t>cbalcao</w:t>
            </w:r>
          </w:p>
        </w:tc>
        <w:tc>
          <w:tcPr>
            <w:tcW w:w="2693" w:type="dxa"/>
            <w:hideMark/>
          </w:tcPr>
          <w:p w14:paraId="5D5FCFA6"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o dígito ‘0’ à esquerda, até perfazer o comprimento de campo desejado.</w:t>
            </w:r>
          </w:p>
        </w:tc>
        <w:tc>
          <w:tcPr>
            <w:tcW w:w="3188" w:type="dxa"/>
            <w:hideMark/>
          </w:tcPr>
          <w:p w14:paraId="11996F2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64220663"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w:t>
            </w:r>
            <w:r w:rsidR="004B318A">
              <w:rPr>
                <w:color w:val="000000"/>
                <w:sz w:val="18"/>
                <w:szCs w:val="18"/>
                <w:lang w:val="pt-PT"/>
              </w:rPr>
              <w:t>lor ‘ '</w:t>
            </w:r>
          </w:p>
          <w:p w14:paraId="3FAE062C" w14:textId="6268A8D6"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  ’ à esquerda, até perfazer o comprimento de campo desejado.</w:t>
            </w:r>
          </w:p>
        </w:tc>
        <w:tc>
          <w:tcPr>
            <w:tcW w:w="3191" w:type="dxa"/>
            <w:hideMark/>
          </w:tcPr>
          <w:p w14:paraId="37A1AE0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403254D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122F8AEC" w14:textId="5082ACF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  ’ à esquerda, até perfazer o comprimento de campo desejado.</w:t>
            </w:r>
          </w:p>
        </w:tc>
      </w:tr>
      <w:tr w:rsidR="00DB2351" w:rsidRPr="00DB2351" w14:paraId="1B9FF285" w14:textId="77777777" w:rsidTr="009370D5">
        <w:tblPrEx>
          <w:tblCellMar>
            <w:left w:w="108" w:type="dxa"/>
            <w:right w:w="108" w:type="dxa"/>
          </w:tblCellMar>
        </w:tblPrEx>
        <w:trPr>
          <w:trHeight w:val="2160"/>
          <w:jc w:val="center"/>
        </w:trPr>
        <w:tc>
          <w:tcPr>
            <w:tcW w:w="1344" w:type="dxa"/>
            <w:hideMark/>
          </w:tcPr>
          <w:p w14:paraId="74E7690B" w14:textId="77777777" w:rsidR="00DB2351" w:rsidRPr="00DB2351" w:rsidRDefault="00DB2351" w:rsidP="00DB2351">
            <w:pPr>
              <w:rPr>
                <w:color w:val="000000"/>
                <w:sz w:val="18"/>
                <w:szCs w:val="18"/>
              </w:rPr>
            </w:pPr>
            <w:r w:rsidRPr="00DB2351">
              <w:rPr>
                <w:color w:val="000000"/>
                <w:sz w:val="18"/>
                <w:szCs w:val="18"/>
              </w:rPr>
              <w:lastRenderedPageBreak/>
              <w:t>cnumcta</w:t>
            </w:r>
          </w:p>
        </w:tc>
        <w:tc>
          <w:tcPr>
            <w:tcW w:w="2693" w:type="dxa"/>
            <w:hideMark/>
          </w:tcPr>
          <w:p w14:paraId="6CB5CA26"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11 caracteres, é acrescentado o dígito ‘0’ à esquerda, até perfazer o comprimento de campo desejado.</w:t>
            </w:r>
          </w:p>
        </w:tc>
        <w:tc>
          <w:tcPr>
            <w:tcW w:w="3188" w:type="dxa"/>
            <w:hideMark/>
          </w:tcPr>
          <w:p w14:paraId="323C613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11416CD7"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1518F716" w14:textId="3666651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11 caracteres, é acrescentado ‘  ’ à esquerda, até perfazer o comprimento de campo desejado.</w:t>
            </w:r>
          </w:p>
        </w:tc>
        <w:tc>
          <w:tcPr>
            <w:tcW w:w="3191" w:type="dxa"/>
            <w:hideMark/>
          </w:tcPr>
          <w:p w14:paraId="4F4B0E38"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786064A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79CBD464" w14:textId="30EC680C"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11 caracteres, é acrescentado ‘  ’ à esquerda, até perfazer o comprimento de campo desejado.</w:t>
            </w:r>
          </w:p>
        </w:tc>
      </w:tr>
      <w:tr w:rsidR="00DB2351" w:rsidRPr="00DB2351" w14:paraId="729D7367" w14:textId="77777777" w:rsidTr="009370D5">
        <w:tblPrEx>
          <w:tblCellMar>
            <w:left w:w="108" w:type="dxa"/>
            <w:right w:w="108" w:type="dxa"/>
          </w:tblCellMar>
        </w:tblPrEx>
        <w:trPr>
          <w:trHeight w:val="2160"/>
          <w:jc w:val="center"/>
        </w:trPr>
        <w:tc>
          <w:tcPr>
            <w:tcW w:w="1344" w:type="dxa"/>
            <w:hideMark/>
          </w:tcPr>
          <w:p w14:paraId="6227AB43" w14:textId="77777777" w:rsidR="00DB2351" w:rsidRPr="00DB2351" w:rsidRDefault="00DB2351" w:rsidP="00DB2351">
            <w:pPr>
              <w:rPr>
                <w:color w:val="000000"/>
                <w:sz w:val="18"/>
                <w:szCs w:val="18"/>
              </w:rPr>
            </w:pPr>
            <w:r w:rsidRPr="00DB2351">
              <w:rPr>
                <w:color w:val="000000"/>
                <w:sz w:val="18"/>
                <w:szCs w:val="18"/>
              </w:rPr>
              <w:t>zcaucao</w:t>
            </w:r>
          </w:p>
        </w:tc>
        <w:tc>
          <w:tcPr>
            <w:tcW w:w="2693" w:type="dxa"/>
            <w:hideMark/>
          </w:tcPr>
          <w:p w14:paraId="26E2061A"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15 caracteres, é acrescentado o dígito ‘0’ à esquerda, até perfazer o comprimento de campo desejado.</w:t>
            </w:r>
          </w:p>
        </w:tc>
        <w:tc>
          <w:tcPr>
            <w:tcW w:w="3188" w:type="dxa"/>
            <w:hideMark/>
          </w:tcPr>
          <w:p w14:paraId="002DC935"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0E51ECFB"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4810E857" w14:textId="559D4AF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10 caracteres, é acrescentado ‘0 ’ à esquerda, até perfazer o comprimento de campo desejado.</w:t>
            </w:r>
          </w:p>
        </w:tc>
        <w:tc>
          <w:tcPr>
            <w:tcW w:w="3191" w:type="dxa"/>
            <w:hideMark/>
          </w:tcPr>
          <w:p w14:paraId="40009A87"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w:t>
            </w:r>
            <w:r w:rsidR="004B318A">
              <w:rPr>
                <w:color w:val="000000"/>
                <w:sz w:val="18"/>
                <w:szCs w:val="18"/>
                <w:lang w:val="pt-PT"/>
              </w:rPr>
              <w:t>o é alterado para STRING</w:t>
            </w:r>
          </w:p>
          <w:p w14:paraId="6CABA317"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4BAE23BA" w14:textId="1DB2BA8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10 caracteres, é acrescentado ‘0 ’ à esquerda, até perfazer o comprimento de campo desejado.</w:t>
            </w:r>
          </w:p>
        </w:tc>
      </w:tr>
      <w:tr w:rsidR="00DB2351" w:rsidRPr="00DB2351" w14:paraId="7E9B36DF" w14:textId="77777777" w:rsidTr="009370D5">
        <w:tblPrEx>
          <w:tblCellMar>
            <w:left w:w="108" w:type="dxa"/>
            <w:right w:w="108" w:type="dxa"/>
          </w:tblCellMar>
        </w:tblPrEx>
        <w:trPr>
          <w:trHeight w:val="2160"/>
          <w:jc w:val="center"/>
        </w:trPr>
        <w:tc>
          <w:tcPr>
            <w:tcW w:w="1344" w:type="dxa"/>
            <w:hideMark/>
          </w:tcPr>
          <w:p w14:paraId="1D6138A5" w14:textId="77777777" w:rsidR="00DB2351" w:rsidRPr="00DB2351" w:rsidRDefault="00DB2351" w:rsidP="00DB2351">
            <w:pPr>
              <w:rPr>
                <w:color w:val="000000"/>
                <w:sz w:val="18"/>
                <w:szCs w:val="18"/>
              </w:rPr>
            </w:pPr>
            <w:r w:rsidRPr="00DB2351">
              <w:rPr>
                <w:color w:val="000000"/>
                <w:sz w:val="18"/>
                <w:szCs w:val="18"/>
              </w:rPr>
              <w:t>ckbalcao</w:t>
            </w:r>
          </w:p>
        </w:tc>
        <w:tc>
          <w:tcPr>
            <w:tcW w:w="2693" w:type="dxa"/>
            <w:hideMark/>
          </w:tcPr>
          <w:p w14:paraId="35C6E018"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o dígito ‘0’ à esquerda, até perfazer o comprimento de campo desejado.</w:t>
            </w:r>
          </w:p>
        </w:tc>
        <w:tc>
          <w:tcPr>
            <w:tcW w:w="3188" w:type="dxa"/>
            <w:hideMark/>
          </w:tcPr>
          <w:p w14:paraId="0874C3C2"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7DDB4A5F"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298FBD81" w14:textId="0AC3352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‘0 ’ à esquerda, até perfazer o comprimento de campo desejado.</w:t>
            </w:r>
          </w:p>
        </w:tc>
        <w:tc>
          <w:tcPr>
            <w:tcW w:w="3191" w:type="dxa"/>
            <w:hideMark/>
          </w:tcPr>
          <w:p w14:paraId="4B7650F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w:t>
            </w:r>
            <w:r w:rsidR="004B318A">
              <w:rPr>
                <w:color w:val="000000"/>
                <w:sz w:val="18"/>
                <w:szCs w:val="18"/>
                <w:lang w:val="pt-PT"/>
              </w:rPr>
              <w:t>o é alterado para STRING</w:t>
            </w:r>
          </w:p>
          <w:p w14:paraId="2A8CB118"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0A65CDF7" w14:textId="4437C4FB"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‘0 ’ à esquerda, até perfazer o comprimento de campo desejado.</w:t>
            </w:r>
          </w:p>
        </w:tc>
      </w:tr>
      <w:tr w:rsidR="00DB2351" w:rsidRPr="00DB2351" w14:paraId="724E14F2" w14:textId="77777777" w:rsidTr="009370D5">
        <w:tblPrEx>
          <w:tblCellMar>
            <w:left w:w="108" w:type="dxa"/>
            <w:right w:w="108" w:type="dxa"/>
          </w:tblCellMar>
        </w:tblPrEx>
        <w:trPr>
          <w:trHeight w:val="2160"/>
          <w:jc w:val="center"/>
        </w:trPr>
        <w:tc>
          <w:tcPr>
            <w:tcW w:w="1344" w:type="dxa"/>
            <w:hideMark/>
          </w:tcPr>
          <w:p w14:paraId="2395076B" w14:textId="77777777" w:rsidR="00DB2351" w:rsidRPr="00DB2351" w:rsidRDefault="00DB2351" w:rsidP="00DB2351">
            <w:pPr>
              <w:rPr>
                <w:color w:val="000000"/>
                <w:sz w:val="18"/>
                <w:szCs w:val="18"/>
              </w:rPr>
            </w:pPr>
            <w:r w:rsidRPr="00DB2351">
              <w:rPr>
                <w:color w:val="000000"/>
                <w:sz w:val="18"/>
                <w:szCs w:val="18"/>
              </w:rPr>
              <w:t>cknumcta</w:t>
            </w:r>
          </w:p>
        </w:tc>
        <w:tc>
          <w:tcPr>
            <w:tcW w:w="2693" w:type="dxa"/>
            <w:hideMark/>
          </w:tcPr>
          <w:p w14:paraId="274A57D5"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11 caracteres, é acrescentado o dígito ‘0’ à esquerda, até perfazer o comprimento de campo desejado.</w:t>
            </w:r>
          </w:p>
        </w:tc>
        <w:tc>
          <w:tcPr>
            <w:tcW w:w="3188" w:type="dxa"/>
            <w:hideMark/>
          </w:tcPr>
          <w:p w14:paraId="505F57F6"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w:t>
            </w:r>
            <w:r w:rsidR="004B318A">
              <w:rPr>
                <w:color w:val="000000"/>
                <w:sz w:val="18"/>
                <w:szCs w:val="18"/>
                <w:lang w:val="pt-PT"/>
              </w:rPr>
              <w:t xml:space="preserve"> alterado para STRING</w:t>
            </w:r>
          </w:p>
          <w:p w14:paraId="7487651F"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6A18568D" w14:textId="6AFFDB2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11 caracteres, é acrescentado ‘0 ’ à esquerda, até perfazer o comprimento de campo desejado.</w:t>
            </w:r>
          </w:p>
        </w:tc>
        <w:tc>
          <w:tcPr>
            <w:tcW w:w="3191" w:type="dxa"/>
            <w:hideMark/>
          </w:tcPr>
          <w:p w14:paraId="5AEFE8D2"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para S</w:t>
            </w:r>
            <w:r w:rsidR="004B318A">
              <w:rPr>
                <w:color w:val="000000"/>
                <w:sz w:val="18"/>
                <w:szCs w:val="18"/>
                <w:lang w:val="pt-PT"/>
              </w:rPr>
              <w:t>TRING</w:t>
            </w:r>
          </w:p>
          <w:p w14:paraId="5356ED9A"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42BD46B3" w14:textId="2C6900F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11 caracteres, é acrescentado ‘0 ’ à esquerda, até perfazer o comprimento de campo desejado.</w:t>
            </w:r>
          </w:p>
        </w:tc>
      </w:tr>
      <w:tr w:rsidR="00DB2351" w:rsidRPr="00DB2351" w14:paraId="5807871F" w14:textId="77777777" w:rsidTr="009370D5">
        <w:tblPrEx>
          <w:tblCellMar>
            <w:left w:w="108" w:type="dxa"/>
            <w:right w:w="108" w:type="dxa"/>
          </w:tblCellMar>
        </w:tblPrEx>
        <w:trPr>
          <w:trHeight w:val="2160"/>
          <w:jc w:val="center"/>
        </w:trPr>
        <w:tc>
          <w:tcPr>
            <w:tcW w:w="1344" w:type="dxa"/>
            <w:hideMark/>
          </w:tcPr>
          <w:p w14:paraId="3886728A" w14:textId="77777777" w:rsidR="00DB2351" w:rsidRPr="00DB2351" w:rsidRDefault="00DB2351" w:rsidP="00DB2351">
            <w:pPr>
              <w:rPr>
                <w:color w:val="000000"/>
                <w:sz w:val="18"/>
                <w:szCs w:val="18"/>
              </w:rPr>
            </w:pPr>
            <w:r w:rsidRPr="00DB2351">
              <w:rPr>
                <w:color w:val="000000"/>
                <w:sz w:val="18"/>
                <w:szCs w:val="18"/>
              </w:rPr>
              <w:t>zdeposit</w:t>
            </w:r>
          </w:p>
        </w:tc>
        <w:tc>
          <w:tcPr>
            <w:tcW w:w="2693" w:type="dxa"/>
            <w:hideMark/>
          </w:tcPr>
          <w:p w14:paraId="18E4DDE5"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15 caracteres, é acrescentado o dígito ‘0’ à esquerda, até perfazer o comprimento de campo desejado.</w:t>
            </w:r>
          </w:p>
        </w:tc>
        <w:tc>
          <w:tcPr>
            <w:tcW w:w="3188" w:type="dxa"/>
            <w:hideMark/>
          </w:tcPr>
          <w:p w14:paraId="60526642"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w:t>
            </w:r>
            <w:r w:rsidR="004B318A">
              <w:rPr>
                <w:color w:val="000000"/>
                <w:sz w:val="18"/>
                <w:szCs w:val="18"/>
                <w:lang w:val="pt-PT"/>
              </w:rPr>
              <w:t xml:space="preserve"> é alterado para STRING</w:t>
            </w:r>
          </w:p>
          <w:p w14:paraId="0D666483"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1F2151CA" w14:textId="5532800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15 caracteres, é acrescentado ‘0 ’ à esquerda, até perfazer o comprimento de campo desejado.</w:t>
            </w:r>
          </w:p>
        </w:tc>
        <w:tc>
          <w:tcPr>
            <w:tcW w:w="3191" w:type="dxa"/>
            <w:hideMark/>
          </w:tcPr>
          <w:p w14:paraId="0F6BA25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para</w:t>
            </w:r>
            <w:r w:rsidR="004B318A">
              <w:rPr>
                <w:color w:val="000000"/>
                <w:sz w:val="18"/>
                <w:szCs w:val="18"/>
                <w:lang w:val="pt-PT"/>
              </w:rPr>
              <w:t xml:space="preserve"> STRING</w:t>
            </w:r>
          </w:p>
          <w:p w14:paraId="2A0F894F"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5C4B83AE" w14:textId="320CA48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15 caracteres, é acrescentado ‘0 ’ à esquerda, até perfazer o comprimento de campo desejado.</w:t>
            </w:r>
          </w:p>
        </w:tc>
      </w:tr>
      <w:tr w:rsidR="00DB2351" w:rsidRPr="00DB2351" w14:paraId="07845814" w14:textId="77777777" w:rsidTr="009370D5">
        <w:tblPrEx>
          <w:tblCellMar>
            <w:left w:w="108" w:type="dxa"/>
            <w:right w:w="108" w:type="dxa"/>
          </w:tblCellMar>
        </w:tblPrEx>
        <w:trPr>
          <w:trHeight w:val="2160"/>
          <w:jc w:val="center"/>
        </w:trPr>
        <w:tc>
          <w:tcPr>
            <w:tcW w:w="1344" w:type="dxa"/>
            <w:hideMark/>
          </w:tcPr>
          <w:p w14:paraId="33D79318" w14:textId="77777777" w:rsidR="00DB2351" w:rsidRPr="00DB2351" w:rsidRDefault="00DB2351" w:rsidP="00DB2351">
            <w:pPr>
              <w:rPr>
                <w:color w:val="000000"/>
                <w:sz w:val="18"/>
                <w:szCs w:val="18"/>
              </w:rPr>
            </w:pPr>
            <w:r w:rsidRPr="00DB2351">
              <w:rPr>
                <w:color w:val="000000"/>
                <w:sz w:val="18"/>
                <w:szCs w:val="18"/>
              </w:rPr>
              <w:t>cproduto</w:t>
            </w:r>
          </w:p>
        </w:tc>
        <w:tc>
          <w:tcPr>
            <w:tcW w:w="2693" w:type="dxa"/>
            <w:hideMark/>
          </w:tcPr>
          <w:p w14:paraId="7032C998"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33A467BB"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O formato do campo </w:t>
            </w:r>
            <w:r w:rsidR="004B318A">
              <w:rPr>
                <w:color w:val="000000"/>
                <w:sz w:val="18"/>
                <w:szCs w:val="18"/>
                <w:lang w:val="pt-PT"/>
              </w:rPr>
              <w:t>é alterado para STRING</w:t>
            </w:r>
          </w:p>
          <w:p w14:paraId="4F15209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676CD02A" w14:textId="1B02A232"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c>
          <w:tcPr>
            <w:tcW w:w="3191" w:type="dxa"/>
            <w:hideMark/>
          </w:tcPr>
          <w:p w14:paraId="1145606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para ST</w:t>
            </w:r>
            <w:r w:rsidR="004B318A">
              <w:rPr>
                <w:color w:val="000000"/>
                <w:sz w:val="18"/>
                <w:szCs w:val="18"/>
                <w:lang w:val="pt-PT"/>
              </w:rPr>
              <w:t>RING</w:t>
            </w:r>
          </w:p>
          <w:p w14:paraId="420443C7"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w:t>
            </w:r>
            <w:r w:rsidR="004B318A">
              <w:rPr>
                <w:color w:val="000000"/>
                <w:sz w:val="18"/>
                <w:szCs w:val="18"/>
                <w:lang w:val="pt-PT"/>
              </w:rPr>
              <w:t xml:space="preserve"> a NULL, é assumido o valor ‘ '</w:t>
            </w:r>
          </w:p>
          <w:p w14:paraId="547AD684" w14:textId="6C91ED4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r>
      <w:tr w:rsidR="00DB2351" w:rsidRPr="00DB2351" w14:paraId="6BA3A05B" w14:textId="77777777" w:rsidTr="009370D5">
        <w:tblPrEx>
          <w:tblCellMar>
            <w:left w:w="108" w:type="dxa"/>
            <w:right w:w="108" w:type="dxa"/>
          </w:tblCellMar>
        </w:tblPrEx>
        <w:trPr>
          <w:trHeight w:val="2160"/>
          <w:jc w:val="center"/>
        </w:trPr>
        <w:tc>
          <w:tcPr>
            <w:tcW w:w="1344" w:type="dxa"/>
            <w:hideMark/>
          </w:tcPr>
          <w:p w14:paraId="7B33ADBC" w14:textId="77777777" w:rsidR="00DB2351" w:rsidRPr="00DB2351" w:rsidRDefault="00DB2351" w:rsidP="00DB2351">
            <w:pPr>
              <w:rPr>
                <w:color w:val="000000"/>
                <w:sz w:val="18"/>
                <w:szCs w:val="18"/>
              </w:rPr>
            </w:pPr>
            <w:r w:rsidRPr="00DB2351">
              <w:rPr>
                <w:color w:val="000000"/>
                <w:sz w:val="18"/>
                <w:szCs w:val="18"/>
              </w:rPr>
              <w:lastRenderedPageBreak/>
              <w:t>csubprod</w:t>
            </w:r>
          </w:p>
        </w:tc>
        <w:tc>
          <w:tcPr>
            <w:tcW w:w="2693" w:type="dxa"/>
            <w:hideMark/>
          </w:tcPr>
          <w:p w14:paraId="089D0787"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691DCE8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w:t>
            </w:r>
            <w:r w:rsidR="004B318A">
              <w:rPr>
                <w:color w:val="000000"/>
                <w:sz w:val="18"/>
                <w:szCs w:val="18"/>
                <w:lang w:val="pt-PT"/>
              </w:rPr>
              <w:t>erado para STRING</w:t>
            </w:r>
          </w:p>
          <w:p w14:paraId="42E9A592"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0B366DD5" w14:textId="0E61398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c>
          <w:tcPr>
            <w:tcW w:w="3191" w:type="dxa"/>
            <w:hideMark/>
          </w:tcPr>
          <w:p w14:paraId="78257EF1"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para STRING</w:t>
            </w:r>
          </w:p>
          <w:p w14:paraId="1780A37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4220492A" w14:textId="1068974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r>
      <w:tr w:rsidR="00DB2351" w:rsidRPr="00DB2351" w14:paraId="55213A5A" w14:textId="77777777" w:rsidTr="009370D5">
        <w:tblPrEx>
          <w:tblCellMar>
            <w:left w:w="108" w:type="dxa"/>
            <w:right w:w="108" w:type="dxa"/>
          </w:tblCellMar>
        </w:tblPrEx>
        <w:trPr>
          <w:trHeight w:val="2160"/>
          <w:jc w:val="center"/>
        </w:trPr>
        <w:tc>
          <w:tcPr>
            <w:tcW w:w="1344" w:type="dxa"/>
            <w:hideMark/>
          </w:tcPr>
          <w:p w14:paraId="7F4BA390" w14:textId="77777777" w:rsidR="00DB2351" w:rsidRPr="00DB2351" w:rsidRDefault="00DB2351" w:rsidP="00DB2351">
            <w:pPr>
              <w:rPr>
                <w:color w:val="000000"/>
                <w:sz w:val="18"/>
                <w:szCs w:val="18"/>
              </w:rPr>
            </w:pPr>
            <w:r w:rsidRPr="00DB2351">
              <w:rPr>
                <w:color w:val="000000"/>
                <w:sz w:val="18"/>
                <w:szCs w:val="18"/>
              </w:rPr>
              <w:t>cmarca</w:t>
            </w:r>
          </w:p>
        </w:tc>
        <w:tc>
          <w:tcPr>
            <w:tcW w:w="2693" w:type="dxa"/>
            <w:hideMark/>
          </w:tcPr>
          <w:p w14:paraId="13CEC9B8"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70A6B7C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w:t>
            </w:r>
            <w:r w:rsidR="004B318A">
              <w:rPr>
                <w:color w:val="000000"/>
                <w:sz w:val="18"/>
                <w:szCs w:val="18"/>
                <w:lang w:val="pt-PT"/>
              </w:rPr>
              <w:t>ara STRING</w:t>
            </w:r>
          </w:p>
          <w:p w14:paraId="0E3A59C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7F1D5BCD" w14:textId="343C73FC"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2 caracteres, é acrescentado ‘ ’ à esquerda, até perfazer o comprimento de campo desejado.</w:t>
            </w:r>
          </w:p>
        </w:tc>
        <w:tc>
          <w:tcPr>
            <w:tcW w:w="3191" w:type="dxa"/>
            <w:hideMark/>
          </w:tcPr>
          <w:p w14:paraId="17080A62"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6441D54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2457BE03" w14:textId="4A3166C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2 caracteres, é acrescentado ‘ ’ à esquerda, até perfazer o comprimento de campo desejado.</w:t>
            </w:r>
          </w:p>
        </w:tc>
      </w:tr>
      <w:tr w:rsidR="00DB2351" w:rsidRPr="00DB2351" w14:paraId="1D214AED" w14:textId="77777777" w:rsidTr="009370D5">
        <w:tblPrEx>
          <w:tblCellMar>
            <w:left w:w="108" w:type="dxa"/>
            <w:right w:w="108" w:type="dxa"/>
          </w:tblCellMar>
        </w:tblPrEx>
        <w:trPr>
          <w:trHeight w:val="2160"/>
          <w:jc w:val="center"/>
        </w:trPr>
        <w:tc>
          <w:tcPr>
            <w:tcW w:w="1344" w:type="dxa"/>
            <w:hideMark/>
          </w:tcPr>
          <w:p w14:paraId="76C8708C" w14:textId="77777777" w:rsidR="00DB2351" w:rsidRPr="00DB2351" w:rsidRDefault="00DB2351" w:rsidP="00DB2351">
            <w:pPr>
              <w:rPr>
                <w:color w:val="000000"/>
                <w:sz w:val="18"/>
                <w:szCs w:val="18"/>
              </w:rPr>
            </w:pPr>
            <w:r w:rsidRPr="00DB2351">
              <w:rPr>
                <w:color w:val="000000"/>
                <w:sz w:val="18"/>
                <w:szCs w:val="18"/>
              </w:rPr>
              <w:t>tipobeml</w:t>
            </w:r>
          </w:p>
        </w:tc>
        <w:tc>
          <w:tcPr>
            <w:tcW w:w="2693" w:type="dxa"/>
            <w:hideMark/>
          </w:tcPr>
          <w:p w14:paraId="0292B39C"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7476967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para S</w:t>
            </w:r>
            <w:r w:rsidR="004B318A">
              <w:rPr>
                <w:color w:val="000000"/>
                <w:sz w:val="18"/>
                <w:szCs w:val="18"/>
                <w:lang w:val="pt-PT"/>
              </w:rPr>
              <w:t>TRING</w:t>
            </w:r>
          </w:p>
          <w:p w14:paraId="1DF495F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510107D1" w14:textId="122E86C3"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 ’ à esquerda, até perfazer o comprimento de campo desejado.</w:t>
            </w:r>
          </w:p>
        </w:tc>
        <w:tc>
          <w:tcPr>
            <w:tcW w:w="3191" w:type="dxa"/>
            <w:hideMark/>
          </w:tcPr>
          <w:p w14:paraId="082DD92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60B3A46A"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2F95B3D9" w14:textId="1A3E3CE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 ’ à esquerda, até perfazer o comprimento de campo desejado.</w:t>
            </w:r>
          </w:p>
        </w:tc>
      </w:tr>
      <w:tr w:rsidR="00DB2351" w:rsidRPr="00DB2351" w14:paraId="2C3E17A4" w14:textId="77777777" w:rsidTr="009370D5">
        <w:tblPrEx>
          <w:tblCellMar>
            <w:left w:w="108" w:type="dxa"/>
            <w:right w:w="108" w:type="dxa"/>
          </w:tblCellMar>
        </w:tblPrEx>
        <w:trPr>
          <w:trHeight w:val="2160"/>
          <w:jc w:val="center"/>
        </w:trPr>
        <w:tc>
          <w:tcPr>
            <w:tcW w:w="1344" w:type="dxa"/>
            <w:hideMark/>
          </w:tcPr>
          <w:p w14:paraId="21441754" w14:textId="77777777" w:rsidR="00DB2351" w:rsidRPr="00DB2351" w:rsidRDefault="00DB2351" w:rsidP="00DB2351">
            <w:pPr>
              <w:rPr>
                <w:color w:val="000000"/>
                <w:sz w:val="18"/>
                <w:szCs w:val="18"/>
              </w:rPr>
            </w:pPr>
            <w:r w:rsidRPr="00DB2351">
              <w:rPr>
                <w:color w:val="000000"/>
                <w:sz w:val="18"/>
                <w:szCs w:val="18"/>
              </w:rPr>
              <w:t>ctipdvpb</w:t>
            </w:r>
          </w:p>
        </w:tc>
        <w:tc>
          <w:tcPr>
            <w:tcW w:w="2693" w:type="dxa"/>
            <w:hideMark/>
          </w:tcPr>
          <w:p w14:paraId="3B340B42"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a NULL, é assumido o valor </w:t>
            </w:r>
            <w:r w:rsidR="004B318A">
              <w:rPr>
                <w:color w:val="000000"/>
                <w:sz w:val="18"/>
                <w:szCs w:val="18"/>
                <w:lang w:val="pt-PT"/>
              </w:rPr>
              <w:t>‘99999’</w:t>
            </w:r>
          </w:p>
          <w:p w14:paraId="4C3FB1F4" w14:textId="0CBFF55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272EFBC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54AC910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‘0 '</w:t>
            </w:r>
          </w:p>
          <w:p w14:paraId="429ABF92" w14:textId="712FDFE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c>
          <w:tcPr>
            <w:tcW w:w="3191" w:type="dxa"/>
            <w:hideMark/>
          </w:tcPr>
          <w:p w14:paraId="507FD9E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077175B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4B318A">
              <w:rPr>
                <w:color w:val="000000"/>
                <w:sz w:val="18"/>
                <w:szCs w:val="18"/>
                <w:lang w:val="pt-PT"/>
              </w:rPr>
              <w:t xml:space="preserve"> NULL, é assumido o valor ‘0 '</w:t>
            </w:r>
          </w:p>
          <w:p w14:paraId="45B42D63" w14:textId="16B3B69D"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r>
      <w:tr w:rsidR="00DB2351" w:rsidRPr="00DB2351" w14:paraId="2A5D2331" w14:textId="77777777" w:rsidTr="009370D5">
        <w:tblPrEx>
          <w:tblCellMar>
            <w:left w:w="108" w:type="dxa"/>
            <w:right w:w="108" w:type="dxa"/>
          </w:tblCellMar>
        </w:tblPrEx>
        <w:trPr>
          <w:trHeight w:val="2160"/>
          <w:jc w:val="center"/>
        </w:trPr>
        <w:tc>
          <w:tcPr>
            <w:tcW w:w="1344" w:type="dxa"/>
            <w:hideMark/>
          </w:tcPr>
          <w:p w14:paraId="651DBEE6" w14:textId="77777777" w:rsidR="00DB2351" w:rsidRPr="00DB2351" w:rsidRDefault="00DB2351" w:rsidP="00DB2351">
            <w:pPr>
              <w:rPr>
                <w:color w:val="000000"/>
                <w:sz w:val="18"/>
                <w:szCs w:val="18"/>
              </w:rPr>
            </w:pPr>
            <w:r w:rsidRPr="00DB2351">
              <w:rPr>
                <w:color w:val="000000"/>
                <w:sz w:val="18"/>
                <w:szCs w:val="18"/>
              </w:rPr>
              <w:t>cinddvpb</w:t>
            </w:r>
          </w:p>
        </w:tc>
        <w:tc>
          <w:tcPr>
            <w:tcW w:w="2693" w:type="dxa"/>
            <w:hideMark/>
          </w:tcPr>
          <w:p w14:paraId="739CA08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w:t>
            </w:r>
            <w:r w:rsidR="004B318A">
              <w:rPr>
                <w:color w:val="000000"/>
                <w:sz w:val="18"/>
                <w:szCs w:val="18"/>
                <w:lang w:val="pt-PT"/>
              </w:rPr>
              <w:t>LL, é assumido o valor ‘99999’</w:t>
            </w:r>
          </w:p>
          <w:p w14:paraId="413172F8" w14:textId="02F106C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6888A3D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64286EC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4B318A">
              <w:rPr>
                <w:color w:val="000000"/>
                <w:sz w:val="18"/>
                <w:szCs w:val="18"/>
                <w:lang w:val="pt-PT"/>
              </w:rPr>
              <w:t xml:space="preserve"> NULL, é assumido o valor ‘0 '</w:t>
            </w:r>
          </w:p>
          <w:p w14:paraId="21145FC6" w14:textId="3AB59BD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c>
          <w:tcPr>
            <w:tcW w:w="3191" w:type="dxa"/>
            <w:hideMark/>
          </w:tcPr>
          <w:p w14:paraId="30ADEE1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2D580B0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‘0 '</w:t>
            </w:r>
          </w:p>
          <w:p w14:paraId="25AAF3F1" w14:textId="74E26C0C"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r>
      <w:tr w:rsidR="00DB2351" w:rsidRPr="00DB2351" w14:paraId="3277488C" w14:textId="77777777" w:rsidTr="009370D5">
        <w:tblPrEx>
          <w:tblCellMar>
            <w:left w:w="108" w:type="dxa"/>
            <w:right w:w="108" w:type="dxa"/>
          </w:tblCellMar>
        </w:tblPrEx>
        <w:trPr>
          <w:trHeight w:val="2160"/>
          <w:jc w:val="center"/>
        </w:trPr>
        <w:tc>
          <w:tcPr>
            <w:tcW w:w="1344" w:type="dxa"/>
            <w:hideMark/>
          </w:tcPr>
          <w:p w14:paraId="521BE2F2" w14:textId="77777777" w:rsidR="00DB2351" w:rsidRPr="00DB2351" w:rsidRDefault="00DB2351" w:rsidP="00DB2351">
            <w:pPr>
              <w:rPr>
                <w:color w:val="000000"/>
                <w:sz w:val="18"/>
                <w:szCs w:val="18"/>
              </w:rPr>
            </w:pPr>
            <w:r w:rsidRPr="00DB2351">
              <w:rPr>
                <w:color w:val="000000"/>
                <w:sz w:val="18"/>
                <w:szCs w:val="18"/>
              </w:rPr>
              <w:t>cfvalcot</w:t>
            </w:r>
          </w:p>
        </w:tc>
        <w:tc>
          <w:tcPr>
            <w:tcW w:w="2693" w:type="dxa"/>
            <w:hideMark/>
          </w:tcPr>
          <w:p w14:paraId="17FA794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w:t>
            </w:r>
            <w:r w:rsidR="004B318A">
              <w:rPr>
                <w:color w:val="000000"/>
                <w:sz w:val="18"/>
                <w:szCs w:val="18"/>
                <w:lang w:val="pt-PT"/>
              </w:rPr>
              <w:t>LL, é assumido o valor ‘99999’</w:t>
            </w:r>
          </w:p>
          <w:p w14:paraId="12DE3715" w14:textId="4682837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46704E3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640A53F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4B318A">
              <w:rPr>
                <w:color w:val="000000"/>
                <w:sz w:val="18"/>
                <w:szCs w:val="18"/>
                <w:lang w:val="pt-PT"/>
              </w:rPr>
              <w:t xml:space="preserve"> NULL, é assumido o valor ‘0 '</w:t>
            </w:r>
          </w:p>
          <w:p w14:paraId="71F3D9F2" w14:textId="3CFA292C"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c>
          <w:tcPr>
            <w:tcW w:w="3191" w:type="dxa"/>
            <w:hideMark/>
          </w:tcPr>
          <w:p w14:paraId="1E2AAA7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16B1062B"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4B318A">
              <w:rPr>
                <w:color w:val="000000"/>
                <w:sz w:val="18"/>
                <w:szCs w:val="18"/>
                <w:lang w:val="pt-PT"/>
              </w:rPr>
              <w:t xml:space="preserve"> NULL, é assumido o valor ‘0 '</w:t>
            </w:r>
          </w:p>
          <w:p w14:paraId="32FD1765" w14:textId="5135C41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r>
      <w:tr w:rsidR="00DB2351" w:rsidRPr="00DB2351" w14:paraId="30AB98A0" w14:textId="77777777" w:rsidTr="009370D5">
        <w:tblPrEx>
          <w:tblCellMar>
            <w:left w:w="108" w:type="dxa"/>
            <w:right w:w="108" w:type="dxa"/>
          </w:tblCellMar>
        </w:tblPrEx>
        <w:trPr>
          <w:trHeight w:val="2160"/>
          <w:jc w:val="center"/>
        </w:trPr>
        <w:tc>
          <w:tcPr>
            <w:tcW w:w="1344" w:type="dxa"/>
            <w:hideMark/>
          </w:tcPr>
          <w:p w14:paraId="2526E7F2" w14:textId="77777777" w:rsidR="00DB2351" w:rsidRPr="00DB2351" w:rsidRDefault="00DB2351" w:rsidP="00DB2351">
            <w:pPr>
              <w:rPr>
                <w:color w:val="000000"/>
                <w:sz w:val="18"/>
                <w:szCs w:val="18"/>
              </w:rPr>
            </w:pPr>
            <w:r w:rsidRPr="00DB2351">
              <w:rPr>
                <w:color w:val="000000"/>
                <w:sz w:val="18"/>
                <w:szCs w:val="18"/>
              </w:rPr>
              <w:lastRenderedPageBreak/>
              <w:t>cbem</w:t>
            </w:r>
          </w:p>
        </w:tc>
        <w:tc>
          <w:tcPr>
            <w:tcW w:w="2693" w:type="dxa"/>
            <w:hideMark/>
          </w:tcPr>
          <w:p w14:paraId="609CF485"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71BAC34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0825FDAA"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005D88B5" w14:textId="760DBD5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 à direita, até perfazer o comprimento de campo desejado.</w:t>
            </w:r>
          </w:p>
        </w:tc>
        <w:tc>
          <w:tcPr>
            <w:tcW w:w="3191" w:type="dxa"/>
            <w:hideMark/>
          </w:tcPr>
          <w:p w14:paraId="10849236"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w:t>
            </w:r>
            <w:r w:rsidR="004B318A">
              <w:rPr>
                <w:color w:val="000000"/>
                <w:sz w:val="18"/>
                <w:szCs w:val="18"/>
                <w:lang w:val="pt-PT"/>
              </w:rPr>
              <w:t xml:space="preserve"> campo é alterado para STRING</w:t>
            </w:r>
          </w:p>
          <w:p w14:paraId="677F3105"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1F523AEF" w14:textId="1D5BD821"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 à direita, até perfazer o comprimento de campo desejado.</w:t>
            </w:r>
          </w:p>
        </w:tc>
      </w:tr>
      <w:tr w:rsidR="00DB2351" w:rsidRPr="00DB2351" w14:paraId="60F04763" w14:textId="77777777" w:rsidTr="009370D5">
        <w:tblPrEx>
          <w:tblCellMar>
            <w:left w:w="108" w:type="dxa"/>
            <w:right w:w="108" w:type="dxa"/>
          </w:tblCellMar>
        </w:tblPrEx>
        <w:trPr>
          <w:trHeight w:val="2160"/>
          <w:jc w:val="center"/>
        </w:trPr>
        <w:tc>
          <w:tcPr>
            <w:tcW w:w="1344" w:type="dxa"/>
            <w:hideMark/>
          </w:tcPr>
          <w:p w14:paraId="420B0406" w14:textId="77777777" w:rsidR="00DB2351" w:rsidRPr="00DB2351" w:rsidRDefault="00DB2351" w:rsidP="00DB2351">
            <w:pPr>
              <w:rPr>
                <w:color w:val="000000"/>
                <w:sz w:val="18"/>
                <w:szCs w:val="18"/>
              </w:rPr>
            </w:pPr>
            <w:r w:rsidRPr="00DB2351">
              <w:rPr>
                <w:color w:val="000000"/>
                <w:sz w:val="18"/>
                <w:szCs w:val="18"/>
              </w:rPr>
              <w:t>cpais</w:t>
            </w:r>
          </w:p>
        </w:tc>
        <w:tc>
          <w:tcPr>
            <w:tcW w:w="2693" w:type="dxa"/>
            <w:hideMark/>
          </w:tcPr>
          <w:p w14:paraId="3BA6221D"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6F62606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49EDC7CF"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‘0'</w:t>
            </w:r>
          </w:p>
          <w:p w14:paraId="6F777465" w14:textId="69D921AD"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c>
          <w:tcPr>
            <w:tcW w:w="3191" w:type="dxa"/>
            <w:hideMark/>
          </w:tcPr>
          <w:p w14:paraId="7AE27D72"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O formato do campo é </w:t>
            </w:r>
            <w:r w:rsidR="004B318A">
              <w:rPr>
                <w:color w:val="000000"/>
                <w:sz w:val="18"/>
                <w:szCs w:val="18"/>
                <w:lang w:val="pt-PT"/>
              </w:rPr>
              <w:t>alterado para STRING</w:t>
            </w:r>
          </w:p>
          <w:p w14:paraId="22637CDB"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‘0'</w:t>
            </w:r>
          </w:p>
          <w:p w14:paraId="54B939EE" w14:textId="2C786911"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r>
      <w:tr w:rsidR="00DB2351" w:rsidRPr="00DB2351" w14:paraId="1E8B1998" w14:textId="77777777" w:rsidTr="009370D5">
        <w:tblPrEx>
          <w:tblCellMar>
            <w:left w:w="108" w:type="dxa"/>
            <w:right w:w="108" w:type="dxa"/>
          </w:tblCellMar>
        </w:tblPrEx>
        <w:trPr>
          <w:trHeight w:val="2160"/>
          <w:jc w:val="center"/>
        </w:trPr>
        <w:tc>
          <w:tcPr>
            <w:tcW w:w="1344" w:type="dxa"/>
            <w:hideMark/>
          </w:tcPr>
          <w:p w14:paraId="7CEF7854" w14:textId="77777777" w:rsidR="00DB2351" w:rsidRPr="00DB2351" w:rsidRDefault="00DB2351" w:rsidP="00DB2351">
            <w:pPr>
              <w:rPr>
                <w:color w:val="000000"/>
                <w:sz w:val="18"/>
                <w:szCs w:val="18"/>
              </w:rPr>
            </w:pPr>
            <w:r w:rsidRPr="00DB2351">
              <w:rPr>
                <w:color w:val="000000"/>
                <w:sz w:val="18"/>
                <w:szCs w:val="18"/>
              </w:rPr>
              <w:t>cmoeorig</w:t>
            </w:r>
          </w:p>
        </w:tc>
        <w:tc>
          <w:tcPr>
            <w:tcW w:w="2693" w:type="dxa"/>
            <w:hideMark/>
          </w:tcPr>
          <w:p w14:paraId="09E826C7"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42D18BDA"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4611835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4B318A">
              <w:rPr>
                <w:color w:val="000000"/>
                <w:sz w:val="18"/>
                <w:szCs w:val="18"/>
                <w:lang w:val="pt-PT"/>
              </w:rPr>
              <w:t xml:space="preserve"> NULL, é assumido o valor ‘0 '</w:t>
            </w:r>
          </w:p>
          <w:p w14:paraId="2A24684D" w14:textId="19B168E3"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c>
          <w:tcPr>
            <w:tcW w:w="3191" w:type="dxa"/>
            <w:hideMark/>
          </w:tcPr>
          <w:p w14:paraId="1E99DE6A"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w:t>
            </w:r>
            <w:r w:rsidR="004B318A">
              <w:rPr>
                <w:color w:val="000000"/>
                <w:sz w:val="18"/>
                <w:szCs w:val="18"/>
                <w:lang w:val="pt-PT"/>
              </w:rPr>
              <w:t>rado para STRING</w:t>
            </w:r>
          </w:p>
          <w:p w14:paraId="274788F8"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4B318A">
              <w:rPr>
                <w:color w:val="000000"/>
                <w:sz w:val="18"/>
                <w:szCs w:val="18"/>
                <w:lang w:val="pt-PT"/>
              </w:rPr>
              <w:t xml:space="preserve"> NULL, é assumido o valor ‘0 '</w:t>
            </w:r>
          </w:p>
          <w:p w14:paraId="51C21ACD" w14:textId="29BBDE2F"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r>
      <w:tr w:rsidR="00DB2351" w:rsidRPr="00DB2351" w14:paraId="4B0BEC7F" w14:textId="77777777" w:rsidTr="009370D5">
        <w:tblPrEx>
          <w:tblCellMar>
            <w:left w:w="108" w:type="dxa"/>
            <w:right w:w="108" w:type="dxa"/>
          </w:tblCellMar>
        </w:tblPrEx>
        <w:trPr>
          <w:trHeight w:val="2160"/>
          <w:jc w:val="center"/>
        </w:trPr>
        <w:tc>
          <w:tcPr>
            <w:tcW w:w="1344" w:type="dxa"/>
            <w:hideMark/>
          </w:tcPr>
          <w:p w14:paraId="59619E01" w14:textId="77777777" w:rsidR="00DB2351" w:rsidRPr="00DB2351" w:rsidRDefault="00DB2351" w:rsidP="00DB2351">
            <w:pPr>
              <w:rPr>
                <w:color w:val="000000"/>
                <w:sz w:val="18"/>
                <w:szCs w:val="18"/>
              </w:rPr>
            </w:pPr>
            <w:r w:rsidRPr="00DB2351">
              <w:rPr>
                <w:color w:val="000000"/>
                <w:sz w:val="18"/>
                <w:szCs w:val="18"/>
              </w:rPr>
              <w:t>ctipiemi</w:t>
            </w:r>
          </w:p>
        </w:tc>
        <w:tc>
          <w:tcPr>
            <w:tcW w:w="2693" w:type="dxa"/>
            <w:hideMark/>
          </w:tcPr>
          <w:p w14:paraId="5B23143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w:t>
            </w:r>
            <w:r w:rsidR="004B318A">
              <w:rPr>
                <w:color w:val="000000"/>
                <w:sz w:val="18"/>
                <w:szCs w:val="18"/>
                <w:lang w:val="pt-PT"/>
              </w:rPr>
              <w:t>LL, é assumido o valor ‘99999’</w:t>
            </w:r>
          </w:p>
          <w:p w14:paraId="10F778A3" w14:textId="6C1E229F"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77B52393"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6C6CB213"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a </w:t>
            </w:r>
            <w:r w:rsidR="004B318A">
              <w:rPr>
                <w:color w:val="000000"/>
                <w:sz w:val="18"/>
                <w:szCs w:val="18"/>
                <w:lang w:val="pt-PT"/>
              </w:rPr>
              <w:t>NULL, é assumido o valor ‘ '</w:t>
            </w:r>
          </w:p>
          <w:p w14:paraId="00DBCAC1" w14:textId="6C25424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 à esquerda, até perfazer o comprimento de campo desejado.</w:t>
            </w:r>
          </w:p>
        </w:tc>
        <w:tc>
          <w:tcPr>
            <w:tcW w:w="3191" w:type="dxa"/>
            <w:hideMark/>
          </w:tcPr>
          <w:p w14:paraId="71E2FFF3"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6751A4F5"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w:t>
            </w:r>
            <w:r w:rsidR="004B318A">
              <w:rPr>
                <w:color w:val="000000"/>
                <w:sz w:val="18"/>
                <w:szCs w:val="18"/>
                <w:lang w:val="pt-PT"/>
              </w:rPr>
              <w:t xml:space="preserve"> valor ‘ '</w:t>
            </w:r>
          </w:p>
          <w:p w14:paraId="0AFDF0CF" w14:textId="3510F9F3"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 à esquerda, até perfazer o comprimento de campo desejado.</w:t>
            </w:r>
          </w:p>
        </w:tc>
      </w:tr>
      <w:tr w:rsidR="00DB2351" w:rsidRPr="00DB2351" w14:paraId="504E1419" w14:textId="77777777" w:rsidTr="009370D5">
        <w:tblPrEx>
          <w:tblCellMar>
            <w:left w:w="108" w:type="dxa"/>
            <w:right w:w="108" w:type="dxa"/>
          </w:tblCellMar>
        </w:tblPrEx>
        <w:trPr>
          <w:trHeight w:val="2160"/>
          <w:jc w:val="center"/>
        </w:trPr>
        <w:tc>
          <w:tcPr>
            <w:tcW w:w="1344" w:type="dxa"/>
            <w:hideMark/>
          </w:tcPr>
          <w:p w14:paraId="237CAB6D" w14:textId="77777777" w:rsidR="00DB2351" w:rsidRPr="00DB2351" w:rsidRDefault="00DB2351" w:rsidP="00DB2351">
            <w:pPr>
              <w:rPr>
                <w:color w:val="000000"/>
                <w:sz w:val="18"/>
                <w:szCs w:val="18"/>
              </w:rPr>
            </w:pPr>
            <w:r w:rsidRPr="00DB2351">
              <w:rPr>
                <w:color w:val="000000"/>
                <w:sz w:val="18"/>
                <w:szCs w:val="18"/>
              </w:rPr>
              <w:t>przemis</w:t>
            </w:r>
          </w:p>
        </w:tc>
        <w:tc>
          <w:tcPr>
            <w:tcW w:w="2693" w:type="dxa"/>
            <w:hideMark/>
          </w:tcPr>
          <w:p w14:paraId="419F65C2"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w:t>
            </w:r>
            <w:r w:rsidR="004B318A">
              <w:rPr>
                <w:color w:val="000000"/>
                <w:sz w:val="18"/>
                <w:szCs w:val="18"/>
                <w:lang w:val="pt-PT"/>
              </w:rPr>
              <w:t>LL, é assumido o valor ‘99999’</w:t>
            </w:r>
          </w:p>
          <w:p w14:paraId="00C94A52" w14:textId="5B32A98D"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065253E3"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par</w:t>
            </w:r>
            <w:r w:rsidR="004B318A">
              <w:rPr>
                <w:color w:val="000000"/>
                <w:sz w:val="18"/>
                <w:szCs w:val="18"/>
                <w:lang w:val="pt-PT"/>
              </w:rPr>
              <w:t>a STRING</w:t>
            </w:r>
          </w:p>
          <w:p w14:paraId="4B28EB93"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4534D779" w14:textId="2B6E8D21"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 à esquerda, até perfazer o comprimento de campo desejado.</w:t>
            </w:r>
          </w:p>
        </w:tc>
        <w:tc>
          <w:tcPr>
            <w:tcW w:w="3191" w:type="dxa"/>
            <w:hideMark/>
          </w:tcPr>
          <w:p w14:paraId="148D9C01"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045E241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173B12D4" w14:textId="290A1F43"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 à esquerda, até perfazer o comprimento de campo desejado.</w:t>
            </w:r>
          </w:p>
        </w:tc>
      </w:tr>
      <w:tr w:rsidR="00DB2351" w:rsidRPr="00DB2351" w14:paraId="24EC36AB" w14:textId="77777777" w:rsidTr="009370D5">
        <w:tblPrEx>
          <w:tblCellMar>
            <w:left w:w="108" w:type="dxa"/>
            <w:right w:w="108" w:type="dxa"/>
          </w:tblCellMar>
        </w:tblPrEx>
        <w:trPr>
          <w:trHeight w:val="2160"/>
          <w:jc w:val="center"/>
        </w:trPr>
        <w:tc>
          <w:tcPr>
            <w:tcW w:w="1344" w:type="dxa"/>
            <w:hideMark/>
          </w:tcPr>
          <w:p w14:paraId="5E65EF0D" w14:textId="77777777" w:rsidR="00DB2351" w:rsidRPr="00DB2351" w:rsidRDefault="00DB2351" w:rsidP="00DB2351">
            <w:pPr>
              <w:rPr>
                <w:color w:val="000000"/>
                <w:sz w:val="18"/>
                <w:szCs w:val="18"/>
              </w:rPr>
            </w:pPr>
            <w:r w:rsidRPr="00DB2351">
              <w:rPr>
                <w:color w:val="000000"/>
                <w:sz w:val="18"/>
                <w:szCs w:val="18"/>
              </w:rPr>
              <w:t>mercap</w:t>
            </w:r>
          </w:p>
        </w:tc>
        <w:tc>
          <w:tcPr>
            <w:tcW w:w="2693" w:type="dxa"/>
            <w:hideMark/>
          </w:tcPr>
          <w:p w14:paraId="0790BC1D"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3EDEAE2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para STRIN</w:t>
            </w:r>
            <w:r w:rsidR="004B318A">
              <w:rPr>
                <w:color w:val="000000"/>
                <w:sz w:val="18"/>
                <w:szCs w:val="18"/>
                <w:lang w:val="pt-PT"/>
              </w:rPr>
              <w:t>G</w:t>
            </w:r>
          </w:p>
          <w:p w14:paraId="036364E8"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568D57B6" w14:textId="11FBC93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 ’ à esquerda, até perfazer o comprimento de campo desejado.</w:t>
            </w:r>
          </w:p>
        </w:tc>
        <w:tc>
          <w:tcPr>
            <w:tcW w:w="3191" w:type="dxa"/>
            <w:hideMark/>
          </w:tcPr>
          <w:p w14:paraId="14428017"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757DA8E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076ABD48" w14:textId="3CE698B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 ’ à esquerda, até perfazer o comprimento de campo desejado.</w:t>
            </w:r>
          </w:p>
        </w:tc>
      </w:tr>
      <w:tr w:rsidR="00DB2351" w:rsidRPr="00DB2351" w14:paraId="61F29EF5" w14:textId="77777777" w:rsidTr="009370D5">
        <w:tblPrEx>
          <w:tblCellMar>
            <w:left w:w="108" w:type="dxa"/>
            <w:right w:w="108" w:type="dxa"/>
          </w:tblCellMar>
        </w:tblPrEx>
        <w:trPr>
          <w:trHeight w:val="2160"/>
          <w:jc w:val="center"/>
        </w:trPr>
        <w:tc>
          <w:tcPr>
            <w:tcW w:w="1344" w:type="dxa"/>
            <w:hideMark/>
          </w:tcPr>
          <w:p w14:paraId="14FA0ADA" w14:textId="77777777" w:rsidR="00DB2351" w:rsidRPr="00DB2351" w:rsidRDefault="00DB2351" w:rsidP="00DB2351">
            <w:pPr>
              <w:rPr>
                <w:color w:val="000000"/>
                <w:sz w:val="18"/>
                <w:szCs w:val="18"/>
              </w:rPr>
            </w:pPr>
            <w:r w:rsidRPr="00DB2351">
              <w:rPr>
                <w:color w:val="000000"/>
                <w:sz w:val="18"/>
                <w:szCs w:val="18"/>
              </w:rPr>
              <w:lastRenderedPageBreak/>
              <w:t>indrefer</w:t>
            </w:r>
          </w:p>
        </w:tc>
        <w:tc>
          <w:tcPr>
            <w:tcW w:w="2693" w:type="dxa"/>
            <w:hideMark/>
          </w:tcPr>
          <w:p w14:paraId="3A290282"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‘999</w:t>
            </w:r>
            <w:r w:rsidR="004B318A">
              <w:rPr>
                <w:color w:val="000000"/>
                <w:sz w:val="18"/>
                <w:szCs w:val="18"/>
                <w:lang w:val="pt-PT"/>
              </w:rPr>
              <w:t>99’</w:t>
            </w:r>
          </w:p>
          <w:p w14:paraId="577F00AC" w14:textId="1344316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20CD2CCF"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19A8E9F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3E499828" w14:textId="2E58A46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 à esquerda, até perfazer o comprimento de campo desejado.</w:t>
            </w:r>
          </w:p>
        </w:tc>
        <w:tc>
          <w:tcPr>
            <w:tcW w:w="3191" w:type="dxa"/>
            <w:hideMark/>
          </w:tcPr>
          <w:p w14:paraId="78F430D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7B10BF8F"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285F0FEC" w14:textId="296DF9B1"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 à esquerda, até perfazer o comprimento de campo desejado.</w:t>
            </w:r>
          </w:p>
        </w:tc>
      </w:tr>
      <w:tr w:rsidR="00DB2351" w:rsidRPr="00DB2351" w14:paraId="2D475099" w14:textId="77777777" w:rsidTr="009370D5">
        <w:tblPrEx>
          <w:tblCellMar>
            <w:left w:w="108" w:type="dxa"/>
            <w:right w:w="108" w:type="dxa"/>
          </w:tblCellMar>
        </w:tblPrEx>
        <w:trPr>
          <w:trHeight w:val="2160"/>
          <w:jc w:val="center"/>
        </w:trPr>
        <w:tc>
          <w:tcPr>
            <w:tcW w:w="1344" w:type="dxa"/>
            <w:hideMark/>
          </w:tcPr>
          <w:p w14:paraId="33C90F1F" w14:textId="77777777" w:rsidR="00DB2351" w:rsidRPr="00DB2351" w:rsidRDefault="00DB2351" w:rsidP="00DB2351">
            <w:pPr>
              <w:rPr>
                <w:color w:val="000000"/>
                <w:sz w:val="18"/>
                <w:szCs w:val="18"/>
              </w:rPr>
            </w:pPr>
            <w:r w:rsidRPr="00DB2351">
              <w:rPr>
                <w:color w:val="000000"/>
                <w:sz w:val="18"/>
                <w:szCs w:val="18"/>
              </w:rPr>
              <w:t>ttxjgar</w:t>
            </w:r>
          </w:p>
        </w:tc>
        <w:tc>
          <w:tcPr>
            <w:tcW w:w="2693" w:type="dxa"/>
            <w:hideMark/>
          </w:tcPr>
          <w:p w14:paraId="4355E43D"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5704D5B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1DF5D827"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5121D90B" w14:textId="7D396573"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c>
          <w:tcPr>
            <w:tcW w:w="3191" w:type="dxa"/>
            <w:hideMark/>
          </w:tcPr>
          <w:p w14:paraId="15FE9CD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0259ADA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1A904F85" w14:textId="753B6334"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r>
      <w:tr w:rsidR="00DB2351" w:rsidRPr="00DB2351" w14:paraId="0145E62F" w14:textId="77777777" w:rsidTr="009370D5">
        <w:tblPrEx>
          <w:tblCellMar>
            <w:left w:w="108" w:type="dxa"/>
            <w:right w:w="108" w:type="dxa"/>
          </w:tblCellMar>
        </w:tblPrEx>
        <w:trPr>
          <w:trHeight w:val="2160"/>
          <w:jc w:val="center"/>
        </w:trPr>
        <w:tc>
          <w:tcPr>
            <w:tcW w:w="1344" w:type="dxa"/>
            <w:hideMark/>
          </w:tcPr>
          <w:p w14:paraId="23EBC8AA" w14:textId="77777777" w:rsidR="00DB2351" w:rsidRPr="00DB2351" w:rsidRDefault="00DB2351" w:rsidP="00DB2351">
            <w:pPr>
              <w:rPr>
                <w:color w:val="000000"/>
                <w:sz w:val="18"/>
                <w:szCs w:val="18"/>
              </w:rPr>
            </w:pPr>
            <w:r w:rsidRPr="00DB2351">
              <w:rPr>
                <w:color w:val="000000"/>
                <w:sz w:val="18"/>
                <w:szCs w:val="18"/>
              </w:rPr>
              <w:t>centidad</w:t>
            </w:r>
          </w:p>
        </w:tc>
        <w:tc>
          <w:tcPr>
            <w:tcW w:w="2693" w:type="dxa"/>
            <w:hideMark/>
          </w:tcPr>
          <w:p w14:paraId="277DD563"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016CA7C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630F317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216FF036" w14:textId="1784F74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c>
          <w:tcPr>
            <w:tcW w:w="3191" w:type="dxa"/>
            <w:hideMark/>
          </w:tcPr>
          <w:p w14:paraId="73622478"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0C475CB7"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5E5F18C3" w14:textId="1C76953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r>
      <w:tr w:rsidR="00DB2351" w:rsidRPr="00DB2351" w14:paraId="5D09FDEA" w14:textId="77777777" w:rsidTr="009370D5">
        <w:tblPrEx>
          <w:tblCellMar>
            <w:left w:w="108" w:type="dxa"/>
            <w:right w:w="108" w:type="dxa"/>
          </w:tblCellMar>
        </w:tblPrEx>
        <w:trPr>
          <w:trHeight w:val="2160"/>
          <w:jc w:val="center"/>
        </w:trPr>
        <w:tc>
          <w:tcPr>
            <w:tcW w:w="1344" w:type="dxa"/>
            <w:hideMark/>
          </w:tcPr>
          <w:p w14:paraId="719C376B" w14:textId="77777777" w:rsidR="00DB2351" w:rsidRPr="00DB2351" w:rsidRDefault="00DB2351" w:rsidP="00DB2351">
            <w:pPr>
              <w:rPr>
                <w:color w:val="000000"/>
                <w:sz w:val="18"/>
                <w:szCs w:val="18"/>
              </w:rPr>
            </w:pPr>
            <w:r w:rsidRPr="00DB2351">
              <w:rPr>
                <w:color w:val="000000"/>
                <w:sz w:val="18"/>
                <w:szCs w:val="18"/>
              </w:rPr>
              <w:t>caplic</w:t>
            </w:r>
          </w:p>
        </w:tc>
        <w:tc>
          <w:tcPr>
            <w:tcW w:w="2693" w:type="dxa"/>
            <w:hideMark/>
          </w:tcPr>
          <w:p w14:paraId="1106F35E"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35AEEED7"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0214E80B"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52B326F4" w14:textId="2A906F91"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direita, até perfazer o comprimento de campo desejado.</w:t>
            </w:r>
          </w:p>
        </w:tc>
        <w:tc>
          <w:tcPr>
            <w:tcW w:w="3191" w:type="dxa"/>
            <w:hideMark/>
          </w:tcPr>
          <w:p w14:paraId="32D369D3"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O formato do </w:t>
            </w:r>
            <w:r w:rsidR="004B318A">
              <w:rPr>
                <w:color w:val="000000"/>
                <w:sz w:val="18"/>
                <w:szCs w:val="18"/>
                <w:lang w:val="pt-PT"/>
              </w:rPr>
              <w:t>campo é alterado para STRING</w:t>
            </w:r>
          </w:p>
          <w:p w14:paraId="50C5896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3DEA3542" w14:textId="22B9E651"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direita, até perfazer o comprimento de campo desejado.</w:t>
            </w:r>
          </w:p>
        </w:tc>
      </w:tr>
      <w:tr w:rsidR="00DB2351" w:rsidRPr="00DB2351" w14:paraId="3501359E" w14:textId="77777777" w:rsidTr="009370D5">
        <w:tblPrEx>
          <w:tblCellMar>
            <w:left w:w="108" w:type="dxa"/>
            <w:right w:w="108" w:type="dxa"/>
          </w:tblCellMar>
        </w:tblPrEx>
        <w:trPr>
          <w:trHeight w:val="1200"/>
          <w:jc w:val="center"/>
        </w:trPr>
        <w:tc>
          <w:tcPr>
            <w:tcW w:w="1344" w:type="dxa"/>
            <w:hideMark/>
          </w:tcPr>
          <w:p w14:paraId="635EEB26" w14:textId="77777777" w:rsidR="00DB2351" w:rsidRPr="00DB2351" w:rsidRDefault="00DB2351" w:rsidP="00DB2351">
            <w:pPr>
              <w:rPr>
                <w:color w:val="000000"/>
                <w:sz w:val="18"/>
                <w:szCs w:val="18"/>
              </w:rPr>
            </w:pPr>
            <w:r w:rsidRPr="00DB2351">
              <w:rPr>
                <w:color w:val="000000"/>
                <w:sz w:val="18"/>
                <w:szCs w:val="18"/>
              </w:rPr>
              <w:t>isin</w:t>
            </w:r>
          </w:p>
        </w:tc>
        <w:tc>
          <w:tcPr>
            <w:tcW w:w="2693" w:type="dxa"/>
            <w:hideMark/>
          </w:tcPr>
          <w:p w14:paraId="4B6FF548"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2121BB40"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campo é mapeado a vazio, e caso não esteja preenchido com 12 caracteres, é acrescentado ‘ ’ à esquerda, até perfazer o comprimento de campo desejado.</w:t>
            </w:r>
          </w:p>
        </w:tc>
        <w:tc>
          <w:tcPr>
            <w:tcW w:w="3191" w:type="dxa"/>
            <w:hideMark/>
          </w:tcPr>
          <w:p w14:paraId="261955E7" w14:textId="0720CE41"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campo é mapeado a vazio, e caso não esteja preenchido com 12 caracteres, é acrescentado ‘ ’ à esquerda, até perfazer o comprimento de campo desejado.</w:t>
            </w:r>
          </w:p>
        </w:tc>
      </w:tr>
      <w:tr w:rsidR="00DB2351" w:rsidRPr="00DB2351" w14:paraId="5F4FE55B" w14:textId="77777777" w:rsidTr="009370D5">
        <w:tblPrEx>
          <w:tblCellMar>
            <w:left w:w="108" w:type="dxa"/>
            <w:right w:w="108" w:type="dxa"/>
          </w:tblCellMar>
        </w:tblPrEx>
        <w:trPr>
          <w:trHeight w:val="2160"/>
          <w:jc w:val="center"/>
        </w:trPr>
        <w:tc>
          <w:tcPr>
            <w:tcW w:w="1344" w:type="dxa"/>
            <w:hideMark/>
          </w:tcPr>
          <w:p w14:paraId="0A72B8CE" w14:textId="77777777" w:rsidR="00DB2351" w:rsidRPr="00DB2351" w:rsidRDefault="00DB2351" w:rsidP="00DB2351">
            <w:pPr>
              <w:rPr>
                <w:color w:val="000000"/>
                <w:sz w:val="18"/>
                <w:szCs w:val="18"/>
              </w:rPr>
            </w:pPr>
            <w:r w:rsidRPr="00DB2351">
              <w:rPr>
                <w:color w:val="000000"/>
                <w:sz w:val="18"/>
                <w:szCs w:val="18"/>
              </w:rPr>
              <w:t>cprodutol</w:t>
            </w:r>
          </w:p>
        </w:tc>
        <w:tc>
          <w:tcPr>
            <w:tcW w:w="2693" w:type="dxa"/>
            <w:hideMark/>
          </w:tcPr>
          <w:p w14:paraId="6E287878"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368CF836"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5101110A"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21A2984B" w14:textId="1C82624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c>
          <w:tcPr>
            <w:tcW w:w="3191" w:type="dxa"/>
            <w:hideMark/>
          </w:tcPr>
          <w:p w14:paraId="0ED1BD9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3740B93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w:t>
            </w:r>
            <w:r w:rsidR="004B318A">
              <w:rPr>
                <w:color w:val="000000"/>
                <w:sz w:val="18"/>
                <w:szCs w:val="18"/>
                <w:lang w:val="pt-PT"/>
              </w:rPr>
              <w:t>L, é assumido o valor ‘ '</w:t>
            </w:r>
          </w:p>
          <w:p w14:paraId="75B94318" w14:textId="04366EA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r>
      <w:tr w:rsidR="00DB2351" w:rsidRPr="00DB2351" w14:paraId="79E5376B" w14:textId="77777777" w:rsidTr="009370D5">
        <w:tblPrEx>
          <w:tblCellMar>
            <w:left w:w="108" w:type="dxa"/>
            <w:right w:w="108" w:type="dxa"/>
          </w:tblCellMar>
        </w:tblPrEx>
        <w:trPr>
          <w:trHeight w:val="2160"/>
          <w:jc w:val="center"/>
        </w:trPr>
        <w:tc>
          <w:tcPr>
            <w:tcW w:w="1344" w:type="dxa"/>
            <w:hideMark/>
          </w:tcPr>
          <w:p w14:paraId="171EB4CB" w14:textId="77777777" w:rsidR="00DB2351" w:rsidRPr="00DB2351" w:rsidRDefault="00DB2351" w:rsidP="00DB2351">
            <w:pPr>
              <w:rPr>
                <w:color w:val="000000"/>
                <w:sz w:val="18"/>
                <w:szCs w:val="18"/>
              </w:rPr>
            </w:pPr>
            <w:r w:rsidRPr="00DB2351">
              <w:rPr>
                <w:color w:val="000000"/>
                <w:sz w:val="18"/>
                <w:szCs w:val="18"/>
              </w:rPr>
              <w:lastRenderedPageBreak/>
              <w:t>csubprodl</w:t>
            </w:r>
          </w:p>
        </w:tc>
        <w:tc>
          <w:tcPr>
            <w:tcW w:w="2693" w:type="dxa"/>
            <w:hideMark/>
          </w:tcPr>
          <w:p w14:paraId="100A9655"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7C266F9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3A489C5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0135F268" w14:textId="375B07D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c>
          <w:tcPr>
            <w:tcW w:w="3191" w:type="dxa"/>
            <w:hideMark/>
          </w:tcPr>
          <w:p w14:paraId="516B4DAB"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2B258B38"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w:t>
            </w:r>
            <w:r w:rsidR="004B318A">
              <w:rPr>
                <w:color w:val="000000"/>
                <w:sz w:val="18"/>
                <w:szCs w:val="18"/>
                <w:lang w:val="pt-PT"/>
              </w:rPr>
              <w:t xml:space="preserve"> assumido o valor ‘ '</w:t>
            </w:r>
          </w:p>
          <w:p w14:paraId="0DA123C0" w14:textId="544661DF"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r>
      <w:tr w:rsidR="00DB2351" w:rsidRPr="00DB2351" w14:paraId="68D094F5" w14:textId="77777777" w:rsidTr="009370D5">
        <w:tblPrEx>
          <w:tblCellMar>
            <w:left w:w="108" w:type="dxa"/>
            <w:right w:w="108" w:type="dxa"/>
          </w:tblCellMar>
        </w:tblPrEx>
        <w:trPr>
          <w:trHeight w:val="2160"/>
          <w:jc w:val="center"/>
        </w:trPr>
        <w:tc>
          <w:tcPr>
            <w:tcW w:w="1344" w:type="dxa"/>
            <w:hideMark/>
          </w:tcPr>
          <w:p w14:paraId="698BF1D3" w14:textId="77777777" w:rsidR="00DB2351" w:rsidRPr="00DB2351" w:rsidRDefault="00DB2351" w:rsidP="00DB2351">
            <w:pPr>
              <w:rPr>
                <w:color w:val="000000"/>
                <w:sz w:val="18"/>
                <w:szCs w:val="18"/>
              </w:rPr>
            </w:pPr>
            <w:r w:rsidRPr="00DB2351">
              <w:rPr>
                <w:color w:val="000000"/>
                <w:sz w:val="18"/>
                <w:szCs w:val="18"/>
              </w:rPr>
              <w:t>codpostal</w:t>
            </w:r>
          </w:p>
        </w:tc>
        <w:tc>
          <w:tcPr>
            <w:tcW w:w="2693" w:type="dxa"/>
            <w:hideMark/>
          </w:tcPr>
          <w:p w14:paraId="38C92E1A"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553CD52B"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57F4573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18FA7E5A" w14:textId="0339B57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40 caracteres, é acrescentado ‘ ’ à esquerda, até perfazer o comprimento de campo desejado.</w:t>
            </w:r>
          </w:p>
        </w:tc>
        <w:tc>
          <w:tcPr>
            <w:tcW w:w="3191" w:type="dxa"/>
            <w:hideMark/>
          </w:tcPr>
          <w:p w14:paraId="743F5F4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5CCE138B" w14:textId="6EB4C341"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w:t>
            </w:r>
            <w:r w:rsidR="004B318A">
              <w:rPr>
                <w:color w:val="000000"/>
                <w:sz w:val="18"/>
                <w:szCs w:val="18"/>
                <w:lang w:val="pt-PT"/>
              </w:rPr>
              <w:t>sumido o valor ‘ '</w:t>
            </w:r>
            <w:r w:rsidRPr="00DB2351">
              <w:rPr>
                <w:color w:val="000000"/>
                <w:sz w:val="18"/>
                <w:szCs w:val="18"/>
                <w:lang w:val="pt-PT"/>
              </w:rPr>
              <w:t>Caso o campo não esteja preenchido com 40 caracteres, é acrescentado ‘ ’ à esquerda, até perfazer o comprimento de campo desejado.</w:t>
            </w:r>
          </w:p>
        </w:tc>
      </w:tr>
      <w:tr w:rsidR="00DB2351" w:rsidRPr="00DB2351" w14:paraId="00960F18" w14:textId="77777777" w:rsidTr="009370D5">
        <w:tblPrEx>
          <w:tblCellMar>
            <w:left w:w="108" w:type="dxa"/>
            <w:right w:w="108" w:type="dxa"/>
          </w:tblCellMar>
        </w:tblPrEx>
        <w:trPr>
          <w:trHeight w:val="2160"/>
          <w:jc w:val="center"/>
        </w:trPr>
        <w:tc>
          <w:tcPr>
            <w:tcW w:w="1344" w:type="dxa"/>
            <w:hideMark/>
          </w:tcPr>
          <w:p w14:paraId="24EF7690" w14:textId="77777777" w:rsidR="00DB2351" w:rsidRPr="00DB2351" w:rsidRDefault="00DB2351" w:rsidP="00DB2351">
            <w:pPr>
              <w:rPr>
                <w:color w:val="000000"/>
                <w:sz w:val="18"/>
                <w:szCs w:val="18"/>
              </w:rPr>
            </w:pPr>
            <w:r w:rsidRPr="00DB2351">
              <w:rPr>
                <w:color w:val="000000"/>
                <w:sz w:val="18"/>
                <w:szCs w:val="18"/>
              </w:rPr>
              <w:t>iajudapub</w:t>
            </w:r>
          </w:p>
        </w:tc>
        <w:tc>
          <w:tcPr>
            <w:tcW w:w="2693" w:type="dxa"/>
            <w:hideMark/>
          </w:tcPr>
          <w:p w14:paraId="11A439F2"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54D2A08F"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42A7F422"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644FC544" w14:textId="35CE33D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c>
          <w:tcPr>
            <w:tcW w:w="3191" w:type="dxa"/>
            <w:hideMark/>
          </w:tcPr>
          <w:p w14:paraId="15DF8FF8"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1171002A"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w:t>
            </w:r>
            <w:r w:rsidR="004B318A">
              <w:rPr>
                <w:color w:val="000000"/>
                <w:sz w:val="18"/>
                <w:szCs w:val="18"/>
                <w:lang w:val="pt-PT"/>
              </w:rPr>
              <w:t>do o valor ‘ '</w:t>
            </w:r>
          </w:p>
          <w:p w14:paraId="634F9F10" w14:textId="10D9DFF2"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r>
      <w:tr w:rsidR="00DB2351" w:rsidRPr="00DB2351" w14:paraId="58377E5C" w14:textId="77777777" w:rsidTr="009370D5">
        <w:tblPrEx>
          <w:tblCellMar>
            <w:left w:w="108" w:type="dxa"/>
            <w:right w:w="108" w:type="dxa"/>
          </w:tblCellMar>
        </w:tblPrEx>
        <w:trPr>
          <w:trHeight w:val="1680"/>
          <w:jc w:val="center"/>
        </w:trPr>
        <w:tc>
          <w:tcPr>
            <w:tcW w:w="1344" w:type="dxa"/>
            <w:hideMark/>
          </w:tcPr>
          <w:p w14:paraId="17CDBCE0" w14:textId="77777777" w:rsidR="00DB2351" w:rsidRPr="00DB2351" w:rsidRDefault="00DB2351" w:rsidP="00DB2351">
            <w:pPr>
              <w:rPr>
                <w:color w:val="000000"/>
                <w:sz w:val="18"/>
                <w:szCs w:val="18"/>
              </w:rPr>
            </w:pPr>
            <w:r w:rsidRPr="00DB2351">
              <w:rPr>
                <w:color w:val="000000"/>
                <w:sz w:val="18"/>
                <w:szCs w:val="18"/>
              </w:rPr>
              <w:t>tiphipoteca</w:t>
            </w:r>
          </w:p>
        </w:tc>
        <w:tc>
          <w:tcPr>
            <w:tcW w:w="2693" w:type="dxa"/>
            <w:hideMark/>
          </w:tcPr>
          <w:p w14:paraId="097A9C6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w:t>
            </w:r>
            <w:r w:rsidR="004B318A">
              <w:rPr>
                <w:color w:val="000000"/>
                <w:sz w:val="18"/>
                <w:szCs w:val="18"/>
                <w:lang w:val="pt-PT"/>
              </w:rPr>
              <w:t>LL, é assumido o valor ‘99999’</w:t>
            </w:r>
          </w:p>
          <w:p w14:paraId="4AD396D9" w14:textId="31C263C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309C2A6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w:t>
            </w:r>
            <w:r w:rsidR="004B318A">
              <w:rPr>
                <w:color w:val="000000"/>
                <w:sz w:val="18"/>
                <w:szCs w:val="18"/>
                <w:lang w:val="pt-PT"/>
              </w:rPr>
              <w:t>r ‘ 0'</w:t>
            </w:r>
          </w:p>
          <w:p w14:paraId="324ECE06" w14:textId="64266922" w:rsidR="00DB2351" w:rsidRPr="00DB2351" w:rsidRDefault="004B318A" w:rsidP="00F63E90">
            <w:pPr>
              <w:pStyle w:val="ListParagraph"/>
              <w:numPr>
                <w:ilvl w:val="0"/>
                <w:numId w:val="60"/>
              </w:numPr>
              <w:rPr>
                <w:color w:val="000000"/>
                <w:sz w:val="18"/>
                <w:szCs w:val="18"/>
                <w:lang w:val="pt-PT"/>
              </w:rPr>
            </w:pPr>
            <w:r>
              <w:rPr>
                <w:color w:val="000000"/>
                <w:sz w:val="18"/>
                <w:szCs w:val="18"/>
                <w:lang w:val="pt-PT"/>
              </w:rPr>
              <w:t xml:space="preserve">Caso o campo não esteja </w:t>
            </w:r>
            <w:r w:rsidR="00DB2351" w:rsidRPr="00DB2351">
              <w:rPr>
                <w:color w:val="000000"/>
                <w:sz w:val="18"/>
                <w:szCs w:val="18"/>
                <w:lang w:val="pt-PT"/>
              </w:rPr>
              <w:t>preenchido com 5 caracteres, é acrescentado ‘0 ’ à esquerda, até perfazer o comprimento de campo desejado.</w:t>
            </w:r>
          </w:p>
        </w:tc>
        <w:tc>
          <w:tcPr>
            <w:tcW w:w="3191" w:type="dxa"/>
            <w:hideMark/>
          </w:tcPr>
          <w:p w14:paraId="606E3641"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 0'</w:t>
            </w:r>
          </w:p>
          <w:p w14:paraId="14428D68" w14:textId="44E0000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r>
      <w:tr w:rsidR="00DB2351" w:rsidRPr="00DB2351" w14:paraId="627E6CF8" w14:textId="77777777" w:rsidTr="009370D5">
        <w:tblPrEx>
          <w:tblCellMar>
            <w:left w:w="108" w:type="dxa"/>
            <w:right w:w="108" w:type="dxa"/>
          </w:tblCellMar>
        </w:tblPrEx>
        <w:trPr>
          <w:trHeight w:val="2160"/>
          <w:jc w:val="center"/>
        </w:trPr>
        <w:tc>
          <w:tcPr>
            <w:tcW w:w="1344" w:type="dxa"/>
            <w:hideMark/>
          </w:tcPr>
          <w:p w14:paraId="63F7765F" w14:textId="77777777" w:rsidR="00DB2351" w:rsidRPr="00DB2351" w:rsidRDefault="00DB2351" w:rsidP="00DB2351">
            <w:pPr>
              <w:rPr>
                <w:color w:val="000000"/>
                <w:sz w:val="18"/>
                <w:szCs w:val="18"/>
              </w:rPr>
            </w:pPr>
            <w:r w:rsidRPr="00DB2351">
              <w:rPr>
                <w:color w:val="000000"/>
                <w:sz w:val="18"/>
                <w:szCs w:val="18"/>
              </w:rPr>
              <w:t>cgarant</w:t>
            </w:r>
          </w:p>
        </w:tc>
        <w:tc>
          <w:tcPr>
            <w:tcW w:w="2693" w:type="dxa"/>
            <w:hideMark/>
          </w:tcPr>
          <w:p w14:paraId="27850A62"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778070E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334D4F1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w:t>
            </w:r>
            <w:r w:rsidR="004B318A">
              <w:rPr>
                <w:color w:val="000000"/>
                <w:sz w:val="18"/>
                <w:szCs w:val="18"/>
                <w:lang w:val="pt-PT"/>
              </w:rPr>
              <w:t xml:space="preserve"> o valor ‘ '</w:t>
            </w:r>
          </w:p>
          <w:p w14:paraId="35EC0C59" w14:textId="3D6A550B"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6 caracteres, é acrescentado ‘ ’ à direita, até perfazer o comprimento de campo desejado.</w:t>
            </w:r>
          </w:p>
        </w:tc>
        <w:tc>
          <w:tcPr>
            <w:tcW w:w="3191" w:type="dxa"/>
            <w:hideMark/>
          </w:tcPr>
          <w:p w14:paraId="64DA802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51EC7F1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3BA27565" w14:textId="16583B6D"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6 caracteres, é acrescentado ‘ ’ à direita, até perfazer o comprimento de campo desejado.</w:t>
            </w:r>
          </w:p>
        </w:tc>
      </w:tr>
      <w:tr w:rsidR="00DB2351" w:rsidRPr="00DB2351" w14:paraId="4ACE4996" w14:textId="77777777" w:rsidTr="009370D5">
        <w:tblPrEx>
          <w:tblCellMar>
            <w:left w:w="108" w:type="dxa"/>
            <w:right w:w="108" w:type="dxa"/>
          </w:tblCellMar>
        </w:tblPrEx>
        <w:trPr>
          <w:trHeight w:val="2160"/>
          <w:jc w:val="center"/>
        </w:trPr>
        <w:tc>
          <w:tcPr>
            <w:tcW w:w="1344" w:type="dxa"/>
            <w:hideMark/>
          </w:tcPr>
          <w:p w14:paraId="272758A9" w14:textId="77777777" w:rsidR="00DB2351" w:rsidRPr="00DB2351" w:rsidRDefault="00DB2351" w:rsidP="00DB2351">
            <w:pPr>
              <w:rPr>
                <w:color w:val="000000"/>
                <w:sz w:val="18"/>
                <w:szCs w:val="18"/>
              </w:rPr>
            </w:pPr>
            <w:r w:rsidRPr="00DB2351">
              <w:rPr>
                <w:color w:val="000000"/>
                <w:sz w:val="18"/>
                <w:szCs w:val="18"/>
              </w:rPr>
              <w:t>cbalbem</w:t>
            </w:r>
          </w:p>
        </w:tc>
        <w:tc>
          <w:tcPr>
            <w:tcW w:w="2693" w:type="dxa"/>
            <w:hideMark/>
          </w:tcPr>
          <w:p w14:paraId="2B811AD2"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42221F76"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5CCEAE4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w:t>
            </w:r>
            <w:r w:rsidR="004B318A">
              <w:rPr>
                <w:color w:val="000000"/>
                <w:sz w:val="18"/>
                <w:szCs w:val="18"/>
                <w:lang w:val="pt-PT"/>
              </w:rPr>
              <w:t xml:space="preserve"> ‘ '</w:t>
            </w:r>
          </w:p>
          <w:p w14:paraId="12EEB273" w14:textId="3B378AA5"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 ’ à esquerda, até perfazer o comprimento de campo desejado.</w:t>
            </w:r>
          </w:p>
        </w:tc>
        <w:tc>
          <w:tcPr>
            <w:tcW w:w="3191" w:type="dxa"/>
            <w:hideMark/>
          </w:tcPr>
          <w:p w14:paraId="2FF4C99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4F9EB8C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6A40962E" w14:textId="1AE49E6F"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 ’ à esquerda, até perfazer o comprimento de campo desejado.</w:t>
            </w:r>
          </w:p>
        </w:tc>
      </w:tr>
      <w:tr w:rsidR="00DB2351" w:rsidRPr="00DB2351" w14:paraId="3D190943" w14:textId="77777777" w:rsidTr="009370D5">
        <w:tblPrEx>
          <w:tblCellMar>
            <w:left w:w="108" w:type="dxa"/>
            <w:right w:w="108" w:type="dxa"/>
          </w:tblCellMar>
        </w:tblPrEx>
        <w:trPr>
          <w:trHeight w:val="2160"/>
          <w:jc w:val="center"/>
        </w:trPr>
        <w:tc>
          <w:tcPr>
            <w:tcW w:w="1344" w:type="dxa"/>
            <w:hideMark/>
          </w:tcPr>
          <w:p w14:paraId="66E9E864" w14:textId="77777777" w:rsidR="00DB2351" w:rsidRPr="00DB2351" w:rsidRDefault="00DB2351" w:rsidP="00DB2351">
            <w:pPr>
              <w:rPr>
                <w:color w:val="000000"/>
                <w:sz w:val="18"/>
                <w:szCs w:val="18"/>
              </w:rPr>
            </w:pPr>
            <w:r w:rsidRPr="00DB2351">
              <w:rPr>
                <w:color w:val="000000"/>
                <w:sz w:val="18"/>
                <w:szCs w:val="18"/>
              </w:rPr>
              <w:lastRenderedPageBreak/>
              <w:t>cctabem</w:t>
            </w:r>
          </w:p>
        </w:tc>
        <w:tc>
          <w:tcPr>
            <w:tcW w:w="2693" w:type="dxa"/>
            <w:hideMark/>
          </w:tcPr>
          <w:p w14:paraId="3685298F"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5E86391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44227A13"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 '</w:t>
            </w:r>
          </w:p>
          <w:p w14:paraId="2D9815A3" w14:textId="5BFE417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11 caracteres, é acrescentado ‘ ’ à esquerda, até perfazer o comprimento de campo desejado.</w:t>
            </w:r>
          </w:p>
        </w:tc>
        <w:tc>
          <w:tcPr>
            <w:tcW w:w="3191" w:type="dxa"/>
            <w:hideMark/>
          </w:tcPr>
          <w:p w14:paraId="69FE3045"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04E63E28"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3E82DB04" w14:textId="6010F07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11 caracteres, é acrescentado ‘ ’ à esquerda, até perfazer o comprimento de campo desejado.</w:t>
            </w:r>
          </w:p>
        </w:tc>
      </w:tr>
      <w:tr w:rsidR="00DB2351" w:rsidRPr="00DB2351" w14:paraId="32528DBE" w14:textId="77777777" w:rsidTr="009370D5">
        <w:tblPrEx>
          <w:tblCellMar>
            <w:left w:w="108" w:type="dxa"/>
            <w:right w:w="108" w:type="dxa"/>
          </w:tblCellMar>
        </w:tblPrEx>
        <w:trPr>
          <w:trHeight w:val="2160"/>
          <w:jc w:val="center"/>
        </w:trPr>
        <w:tc>
          <w:tcPr>
            <w:tcW w:w="1344" w:type="dxa"/>
            <w:hideMark/>
          </w:tcPr>
          <w:p w14:paraId="04851CE5" w14:textId="77777777" w:rsidR="00DB2351" w:rsidRPr="00DB2351" w:rsidRDefault="00DB2351" w:rsidP="00DB2351">
            <w:pPr>
              <w:rPr>
                <w:color w:val="000000"/>
                <w:sz w:val="18"/>
                <w:szCs w:val="18"/>
              </w:rPr>
            </w:pPr>
            <w:r w:rsidRPr="00DB2351">
              <w:rPr>
                <w:color w:val="000000"/>
                <w:sz w:val="18"/>
                <w:szCs w:val="18"/>
              </w:rPr>
              <w:t>codpost</w:t>
            </w:r>
          </w:p>
        </w:tc>
        <w:tc>
          <w:tcPr>
            <w:tcW w:w="2693" w:type="dxa"/>
            <w:hideMark/>
          </w:tcPr>
          <w:p w14:paraId="01B23099"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63A8C98A"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2036B95B"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2BFF01EC" w14:textId="094E699F"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7 caracteres, é acrescentado ‘ ’ à esquerda, até perfazer o comprimento de campo desejado.</w:t>
            </w:r>
          </w:p>
        </w:tc>
        <w:tc>
          <w:tcPr>
            <w:tcW w:w="3191" w:type="dxa"/>
            <w:hideMark/>
          </w:tcPr>
          <w:p w14:paraId="68F19958"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w:t>
            </w:r>
            <w:r w:rsidR="004B318A">
              <w:rPr>
                <w:color w:val="000000"/>
                <w:sz w:val="18"/>
                <w:szCs w:val="18"/>
                <w:lang w:val="pt-PT"/>
              </w:rPr>
              <w:t xml:space="preserve"> campo é alterado para STRING</w:t>
            </w:r>
          </w:p>
          <w:p w14:paraId="468DA0A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70F9983F" w14:textId="53783B74"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7 caracteres, é acrescentado ‘ ’ à esquerda, até perfazer o comprimento de campo desejado.</w:t>
            </w:r>
          </w:p>
        </w:tc>
      </w:tr>
      <w:tr w:rsidR="00DB2351" w:rsidRPr="00DB2351" w14:paraId="4025AD30" w14:textId="77777777" w:rsidTr="009370D5">
        <w:tblPrEx>
          <w:tblCellMar>
            <w:left w:w="108" w:type="dxa"/>
            <w:right w:w="108" w:type="dxa"/>
          </w:tblCellMar>
        </w:tblPrEx>
        <w:trPr>
          <w:trHeight w:val="2160"/>
          <w:jc w:val="center"/>
        </w:trPr>
        <w:tc>
          <w:tcPr>
            <w:tcW w:w="1344" w:type="dxa"/>
            <w:hideMark/>
          </w:tcPr>
          <w:p w14:paraId="24147862" w14:textId="77777777" w:rsidR="00DB2351" w:rsidRPr="00DB2351" w:rsidRDefault="00DB2351" w:rsidP="00DB2351">
            <w:pPr>
              <w:rPr>
                <w:color w:val="000000"/>
                <w:sz w:val="18"/>
                <w:szCs w:val="18"/>
              </w:rPr>
            </w:pPr>
            <w:r w:rsidRPr="00DB2351">
              <w:rPr>
                <w:color w:val="000000"/>
                <w:sz w:val="18"/>
                <w:szCs w:val="18"/>
              </w:rPr>
              <w:t>cdisconf</w:t>
            </w:r>
          </w:p>
        </w:tc>
        <w:tc>
          <w:tcPr>
            <w:tcW w:w="2693" w:type="dxa"/>
            <w:hideMark/>
          </w:tcPr>
          <w:p w14:paraId="405B1095"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0ED254FA"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67A2CCD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0097FAD3" w14:textId="490533D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6 caracteres, é acrescentado ‘ ’ à esquerda, até perfazer o comprimento de campo desejado.</w:t>
            </w:r>
          </w:p>
        </w:tc>
        <w:tc>
          <w:tcPr>
            <w:tcW w:w="3191" w:type="dxa"/>
            <w:hideMark/>
          </w:tcPr>
          <w:p w14:paraId="31C6FD55"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w:t>
            </w:r>
            <w:r w:rsidR="004B318A">
              <w:rPr>
                <w:color w:val="000000"/>
                <w:sz w:val="18"/>
                <w:szCs w:val="18"/>
                <w:lang w:val="pt-PT"/>
              </w:rPr>
              <w:t>o é alterado para STRING</w:t>
            </w:r>
          </w:p>
          <w:p w14:paraId="1BBBFE8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617E2A32" w14:textId="7E4798C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6 caracteres, é acrescentado ‘ ’ à esquerda, até perfazer o comprimento de campo desejado.</w:t>
            </w:r>
          </w:p>
        </w:tc>
      </w:tr>
      <w:tr w:rsidR="00DB2351" w:rsidRPr="00DB2351" w14:paraId="290F1F96" w14:textId="77777777" w:rsidTr="009370D5">
        <w:tblPrEx>
          <w:tblCellMar>
            <w:left w:w="108" w:type="dxa"/>
            <w:right w:w="108" w:type="dxa"/>
          </w:tblCellMar>
        </w:tblPrEx>
        <w:trPr>
          <w:trHeight w:val="2640"/>
          <w:jc w:val="center"/>
        </w:trPr>
        <w:tc>
          <w:tcPr>
            <w:tcW w:w="1344" w:type="dxa"/>
            <w:hideMark/>
          </w:tcPr>
          <w:p w14:paraId="0071D465" w14:textId="77777777" w:rsidR="00DB2351" w:rsidRPr="00DB2351" w:rsidRDefault="00DB2351" w:rsidP="00DB2351">
            <w:pPr>
              <w:rPr>
                <w:color w:val="000000"/>
                <w:sz w:val="18"/>
                <w:szCs w:val="18"/>
              </w:rPr>
            </w:pPr>
            <w:r w:rsidRPr="00DB2351">
              <w:rPr>
                <w:color w:val="000000"/>
                <w:sz w:val="18"/>
                <w:szCs w:val="18"/>
              </w:rPr>
              <w:t>perliqgr</w:t>
            </w:r>
          </w:p>
        </w:tc>
        <w:tc>
          <w:tcPr>
            <w:tcW w:w="2693" w:type="dxa"/>
            <w:hideMark/>
          </w:tcPr>
          <w:p w14:paraId="29EDE4E2"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406918E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0E047BE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4B318A">
              <w:rPr>
                <w:color w:val="000000"/>
                <w:sz w:val="18"/>
                <w:szCs w:val="18"/>
                <w:lang w:val="pt-PT"/>
              </w:rPr>
              <w:t xml:space="preserve"> NULL, é assumido o valor ‘ 0'</w:t>
            </w:r>
          </w:p>
          <w:p w14:paraId="175DE193"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Todos os '.' </w:t>
            </w:r>
            <w:r w:rsidR="004B318A">
              <w:rPr>
                <w:color w:val="000000"/>
                <w:sz w:val="18"/>
                <w:szCs w:val="18"/>
                <w:lang w:val="pt-PT"/>
              </w:rPr>
              <w:t xml:space="preserve">são substituídos por ' ' </w:t>
            </w:r>
          </w:p>
          <w:p w14:paraId="267282CD" w14:textId="5697C49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 0’ à esquerda, até perfazer o comprimento de campo desejado.</w:t>
            </w:r>
          </w:p>
        </w:tc>
        <w:tc>
          <w:tcPr>
            <w:tcW w:w="3191" w:type="dxa"/>
            <w:hideMark/>
          </w:tcPr>
          <w:p w14:paraId="4BF26E3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1F480A8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w:t>
            </w:r>
            <w:r w:rsidR="004B318A">
              <w:rPr>
                <w:color w:val="000000"/>
                <w:sz w:val="18"/>
                <w:szCs w:val="18"/>
                <w:lang w:val="pt-PT"/>
              </w:rPr>
              <w:t>alor ‘ 0'</w:t>
            </w:r>
          </w:p>
          <w:p w14:paraId="1DC60182"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Todos os</w:t>
            </w:r>
            <w:r w:rsidR="004B318A">
              <w:rPr>
                <w:color w:val="000000"/>
                <w:sz w:val="18"/>
                <w:szCs w:val="18"/>
                <w:lang w:val="pt-PT"/>
              </w:rPr>
              <w:t xml:space="preserve"> '.' são substituídos por ' ' </w:t>
            </w:r>
          </w:p>
          <w:p w14:paraId="1210C981" w14:textId="61769885"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 0’ à esquerda, até perfazer o comprimento de campo desejado.</w:t>
            </w:r>
          </w:p>
        </w:tc>
      </w:tr>
      <w:tr w:rsidR="00DB2351" w:rsidRPr="00DB2351" w14:paraId="2AA10B36" w14:textId="77777777" w:rsidTr="009370D5">
        <w:tblPrEx>
          <w:tblCellMar>
            <w:left w:w="108" w:type="dxa"/>
            <w:right w:w="108" w:type="dxa"/>
          </w:tblCellMar>
        </w:tblPrEx>
        <w:trPr>
          <w:trHeight w:val="2160"/>
          <w:jc w:val="center"/>
        </w:trPr>
        <w:tc>
          <w:tcPr>
            <w:tcW w:w="1344" w:type="dxa"/>
            <w:hideMark/>
          </w:tcPr>
          <w:p w14:paraId="443B84C9" w14:textId="77777777" w:rsidR="00DB2351" w:rsidRPr="00DB2351" w:rsidRDefault="00DB2351" w:rsidP="00DB2351">
            <w:pPr>
              <w:rPr>
                <w:color w:val="000000"/>
                <w:sz w:val="18"/>
                <w:szCs w:val="18"/>
              </w:rPr>
            </w:pPr>
            <w:r w:rsidRPr="00DB2351">
              <w:rPr>
                <w:color w:val="000000"/>
                <w:sz w:val="18"/>
                <w:szCs w:val="18"/>
              </w:rPr>
              <w:t>ckbalbem</w:t>
            </w:r>
          </w:p>
        </w:tc>
        <w:tc>
          <w:tcPr>
            <w:tcW w:w="2693" w:type="dxa"/>
            <w:hideMark/>
          </w:tcPr>
          <w:p w14:paraId="3A61F98F"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79618CE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para STRING</w:t>
            </w:r>
          </w:p>
          <w:p w14:paraId="153C6D5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5BAFBFB6" w14:textId="0FAA599C"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 ’ à esquerda, até perfazer o comprimento de campo desejado.</w:t>
            </w:r>
          </w:p>
        </w:tc>
        <w:tc>
          <w:tcPr>
            <w:tcW w:w="3191" w:type="dxa"/>
            <w:hideMark/>
          </w:tcPr>
          <w:p w14:paraId="4F1A3B3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486DED7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005A7E04" w14:textId="78469FD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 ’ à esquerda, até perfazer o comprimento de campo desejado.</w:t>
            </w:r>
          </w:p>
        </w:tc>
      </w:tr>
      <w:tr w:rsidR="00DB2351" w:rsidRPr="00DB2351" w14:paraId="1EC952D8" w14:textId="77777777" w:rsidTr="009370D5">
        <w:tblPrEx>
          <w:tblCellMar>
            <w:left w:w="108" w:type="dxa"/>
            <w:right w:w="108" w:type="dxa"/>
          </w:tblCellMar>
        </w:tblPrEx>
        <w:trPr>
          <w:trHeight w:val="2160"/>
          <w:jc w:val="center"/>
        </w:trPr>
        <w:tc>
          <w:tcPr>
            <w:tcW w:w="1344" w:type="dxa"/>
            <w:hideMark/>
          </w:tcPr>
          <w:p w14:paraId="7F37F374" w14:textId="77777777" w:rsidR="00DB2351" w:rsidRPr="00DB2351" w:rsidRDefault="00DB2351" w:rsidP="00DB2351">
            <w:pPr>
              <w:rPr>
                <w:color w:val="000000"/>
                <w:sz w:val="18"/>
                <w:szCs w:val="18"/>
              </w:rPr>
            </w:pPr>
            <w:r w:rsidRPr="00DB2351">
              <w:rPr>
                <w:color w:val="000000"/>
                <w:sz w:val="18"/>
                <w:szCs w:val="18"/>
              </w:rPr>
              <w:lastRenderedPageBreak/>
              <w:t>ckctabem</w:t>
            </w:r>
          </w:p>
        </w:tc>
        <w:tc>
          <w:tcPr>
            <w:tcW w:w="2693" w:type="dxa"/>
            <w:hideMark/>
          </w:tcPr>
          <w:p w14:paraId="20839364"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4FF3E97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5C9881E1"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72BA2CAE" w14:textId="135C7245"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11 caracteres, é acrescentado ‘ ’ à esquerda, até perfazer o comprimento de campo desejado.</w:t>
            </w:r>
          </w:p>
        </w:tc>
        <w:tc>
          <w:tcPr>
            <w:tcW w:w="3191" w:type="dxa"/>
            <w:hideMark/>
          </w:tcPr>
          <w:p w14:paraId="029909A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2D86F9C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6B5108BE" w14:textId="04578B4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11 caracteres, é acrescentado ‘ ’ à esquerda, até perfazer o comprimento de campo desejado.</w:t>
            </w:r>
          </w:p>
        </w:tc>
      </w:tr>
      <w:tr w:rsidR="00DB2351" w:rsidRPr="00DB2351" w14:paraId="4A8C3908" w14:textId="77777777" w:rsidTr="009370D5">
        <w:tblPrEx>
          <w:tblCellMar>
            <w:left w:w="108" w:type="dxa"/>
            <w:right w:w="108" w:type="dxa"/>
          </w:tblCellMar>
        </w:tblPrEx>
        <w:trPr>
          <w:trHeight w:val="2160"/>
          <w:jc w:val="center"/>
        </w:trPr>
        <w:tc>
          <w:tcPr>
            <w:tcW w:w="1344" w:type="dxa"/>
            <w:hideMark/>
          </w:tcPr>
          <w:p w14:paraId="2C7BD8A6" w14:textId="77777777" w:rsidR="00DB2351" w:rsidRPr="00DB2351" w:rsidRDefault="00DB2351" w:rsidP="00DB2351">
            <w:pPr>
              <w:rPr>
                <w:color w:val="000000"/>
                <w:sz w:val="18"/>
                <w:szCs w:val="18"/>
              </w:rPr>
            </w:pPr>
            <w:r w:rsidRPr="00DB2351">
              <w:rPr>
                <w:color w:val="000000"/>
                <w:sz w:val="18"/>
                <w:szCs w:val="18"/>
              </w:rPr>
              <w:t>ckrefbem</w:t>
            </w:r>
          </w:p>
        </w:tc>
        <w:tc>
          <w:tcPr>
            <w:tcW w:w="2693" w:type="dxa"/>
            <w:hideMark/>
          </w:tcPr>
          <w:p w14:paraId="26332A47"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2125DF6F"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296190A1"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 '</w:t>
            </w:r>
          </w:p>
          <w:p w14:paraId="13E9B4B2" w14:textId="40662335"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15 caracteres, é acrescentado ‘ ’ à esquerda, até perfazer o comprimento de campo desejado.</w:t>
            </w:r>
          </w:p>
        </w:tc>
        <w:tc>
          <w:tcPr>
            <w:tcW w:w="3191" w:type="dxa"/>
            <w:hideMark/>
          </w:tcPr>
          <w:p w14:paraId="28ADC967"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O formato </w:t>
            </w:r>
            <w:r w:rsidR="004B318A">
              <w:rPr>
                <w:color w:val="000000"/>
                <w:sz w:val="18"/>
                <w:szCs w:val="18"/>
                <w:lang w:val="pt-PT"/>
              </w:rPr>
              <w:t>do campo é alterado para STRING</w:t>
            </w:r>
          </w:p>
          <w:p w14:paraId="36618F57" w14:textId="77777777" w:rsidR="004B318A" w:rsidRDefault="00DB2351" w:rsidP="00F63E90">
            <w:pPr>
              <w:pStyle w:val="ListParagraph"/>
              <w:numPr>
                <w:ilvl w:val="0"/>
                <w:numId w:val="60"/>
              </w:numPr>
              <w:rPr>
                <w:color w:val="000000"/>
                <w:sz w:val="18"/>
                <w:szCs w:val="18"/>
                <w:lang w:val="pt-PT"/>
              </w:rPr>
            </w:pPr>
            <w:r w:rsidRPr="004B318A">
              <w:rPr>
                <w:color w:val="000000"/>
                <w:sz w:val="18"/>
                <w:szCs w:val="18"/>
                <w:lang w:val="pt-PT"/>
              </w:rPr>
              <w:t xml:space="preserve">No caso de existir algum registo </w:t>
            </w:r>
            <w:r w:rsidR="004B318A">
              <w:rPr>
                <w:color w:val="000000"/>
                <w:sz w:val="18"/>
                <w:szCs w:val="18"/>
                <w:lang w:val="pt-PT"/>
              </w:rPr>
              <w:t>a NULL, é assumido o valor ‘ '</w:t>
            </w:r>
          </w:p>
          <w:p w14:paraId="07C5CE69" w14:textId="79BBD82F" w:rsidR="00DB2351" w:rsidRPr="004B318A" w:rsidRDefault="00DB2351" w:rsidP="00F63E90">
            <w:pPr>
              <w:pStyle w:val="ListParagraph"/>
              <w:numPr>
                <w:ilvl w:val="0"/>
                <w:numId w:val="60"/>
              </w:numPr>
              <w:rPr>
                <w:color w:val="000000"/>
                <w:sz w:val="18"/>
                <w:szCs w:val="18"/>
                <w:lang w:val="pt-PT"/>
              </w:rPr>
            </w:pPr>
            <w:r w:rsidRPr="004B318A">
              <w:rPr>
                <w:color w:val="000000"/>
                <w:sz w:val="18"/>
                <w:szCs w:val="18"/>
                <w:lang w:val="pt-PT"/>
              </w:rPr>
              <w:t>Caso o campo não esteja preenchido com 15 caracteres, é acrescentado ‘ ’ à esquerda, até perfazer o comprimento de campo desejado.</w:t>
            </w:r>
          </w:p>
        </w:tc>
      </w:tr>
      <w:tr w:rsidR="00DB2351" w:rsidRPr="00DB2351" w14:paraId="14088113" w14:textId="77777777" w:rsidTr="009370D5">
        <w:tblPrEx>
          <w:tblCellMar>
            <w:left w:w="108" w:type="dxa"/>
            <w:right w:w="108" w:type="dxa"/>
          </w:tblCellMar>
        </w:tblPrEx>
        <w:trPr>
          <w:trHeight w:val="288"/>
          <w:jc w:val="center"/>
        </w:trPr>
        <w:tc>
          <w:tcPr>
            <w:tcW w:w="1344" w:type="dxa"/>
            <w:hideMark/>
          </w:tcPr>
          <w:p w14:paraId="0074CC2A" w14:textId="77777777" w:rsidR="00DB2351" w:rsidRPr="00DB2351" w:rsidRDefault="00DB2351" w:rsidP="00DB2351">
            <w:pPr>
              <w:rPr>
                <w:color w:val="000000"/>
                <w:sz w:val="18"/>
                <w:szCs w:val="18"/>
              </w:rPr>
            </w:pPr>
            <w:r w:rsidRPr="00DB2351">
              <w:rPr>
                <w:color w:val="000000"/>
                <w:sz w:val="18"/>
                <w:szCs w:val="18"/>
              </w:rPr>
              <w:t>ref_date</w:t>
            </w:r>
          </w:p>
        </w:tc>
        <w:tc>
          <w:tcPr>
            <w:tcW w:w="2693" w:type="dxa"/>
            <w:hideMark/>
          </w:tcPr>
          <w:p w14:paraId="1BC91C16"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0D472DA5"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91" w:type="dxa"/>
            <w:hideMark/>
          </w:tcPr>
          <w:p w14:paraId="7EAED403" w14:textId="63749C49"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r>
    </w:tbl>
    <w:p w14:paraId="20CA3AB6" w14:textId="4228767E" w:rsidR="004B318A" w:rsidRDefault="004B318A" w:rsidP="00DB2351"/>
    <w:p w14:paraId="354DE6F0" w14:textId="62D46ABA" w:rsidR="004B318A" w:rsidRDefault="004B318A" w:rsidP="004B318A">
      <w:pPr>
        <w:pStyle w:val="Heading5"/>
      </w:pPr>
      <w:bookmarkStart w:id="151" w:name="_Toc168671679"/>
      <w:r w:rsidRPr="007314D4">
        <w:rPr>
          <w:i/>
        </w:rPr>
        <w:t>View</w:t>
      </w:r>
      <w:r>
        <w:rPr>
          <w:i/>
        </w:rPr>
        <w:t>s</w:t>
      </w:r>
      <w:r>
        <w:t xml:space="preserve"> da tabela de </w:t>
      </w:r>
      <w:r w:rsidR="007B7A5B">
        <w:t>avaliações de bens reais</w:t>
      </w:r>
      <w:r>
        <w:t xml:space="preserve">: </w:t>
      </w:r>
      <w:r>
        <w:rPr>
          <w:i/>
        </w:rPr>
        <w:t>cd_garantias.gt021</w:t>
      </w:r>
      <w:r w:rsidRPr="00AA4469">
        <w:rPr>
          <w:i/>
        </w:rPr>
        <w:t>_report_b</w:t>
      </w:r>
      <w:r>
        <w:rPr>
          <w:i/>
        </w:rPr>
        <w:t>iyr952</w:t>
      </w:r>
      <w:r w:rsidRPr="00AA4469">
        <w:rPr>
          <w:i/>
        </w:rPr>
        <w:t>0</w:t>
      </w:r>
      <w:bookmarkEnd w:id="151"/>
    </w:p>
    <w:p w14:paraId="5ED12BBC" w14:textId="236DC376" w:rsidR="004B318A" w:rsidRPr="003C73DF" w:rsidRDefault="004B318A" w:rsidP="004B318A">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Pr>
          <w:rFonts w:eastAsiaTheme="minorHAnsi" w:cstheme="minorBidi"/>
          <w:szCs w:val="22"/>
          <w:lang w:eastAsia="en-US"/>
        </w:rPr>
        <w:t xml:space="preserve">tabela </w:t>
      </w:r>
      <w:r>
        <w:rPr>
          <w:rFonts w:eastAsiaTheme="minorHAnsi" w:cstheme="minorBidi"/>
          <w:i/>
          <w:szCs w:val="22"/>
          <w:lang w:eastAsia="en-US"/>
        </w:rPr>
        <w:t>cd_garantias.gt021_report_biyr952</w:t>
      </w:r>
      <w:r w:rsidRPr="00720567">
        <w:rPr>
          <w:rFonts w:eastAsiaTheme="minorHAnsi" w:cstheme="minorBidi"/>
          <w:i/>
          <w:szCs w:val="22"/>
          <w:lang w:eastAsia="en-US"/>
        </w:rPr>
        <w:t>0</w:t>
      </w:r>
      <w:r>
        <w:rPr>
          <w:rFonts w:eastAsiaTheme="minorHAnsi" w:cstheme="minorBidi"/>
          <w:i/>
          <w:szCs w:val="22"/>
          <w:lang w:eastAsia="en-US"/>
        </w:rPr>
        <w:t xml:space="preserve"> apresenta três views </w:t>
      </w:r>
      <w:r>
        <w:rPr>
          <w:rFonts w:eastAsiaTheme="minorHAnsi" w:cstheme="minorBidi"/>
          <w:szCs w:val="22"/>
          <w:lang w:eastAsia="en-US"/>
        </w:rPr>
        <w:t>criadas para aplicação IFRS9, BDR-bst e BDR-ific.</w:t>
      </w:r>
    </w:p>
    <w:p w14:paraId="1987AE6E" w14:textId="067120A2" w:rsidR="004B318A" w:rsidRPr="00720567" w:rsidRDefault="004B318A" w:rsidP="004B318A">
      <w:pPr>
        <w:spacing w:after="160" w:line="259" w:lineRule="auto"/>
        <w:jc w:val="both"/>
        <w:rPr>
          <w:rFonts w:eastAsiaTheme="minorHAnsi" w:cstheme="minorBidi"/>
          <w:szCs w:val="22"/>
          <w:lang w:eastAsia="en-US"/>
        </w:rPr>
      </w:pPr>
      <w:r>
        <w:rPr>
          <w:rFonts w:eastAsiaTheme="minorHAnsi" w:cstheme="minorBidi"/>
          <w:i/>
          <w:szCs w:val="22"/>
          <w:lang w:eastAsia="en-US"/>
        </w:rPr>
        <w:t xml:space="preserve">A </w:t>
      </w:r>
      <w:r w:rsidRPr="00720567">
        <w:rPr>
          <w:rFonts w:eastAsiaTheme="minorHAnsi" w:cstheme="minorBidi"/>
          <w:i/>
          <w:szCs w:val="22"/>
          <w:lang w:eastAsia="en-US"/>
        </w:rPr>
        <w:t xml:space="preserve">view </w:t>
      </w:r>
      <w:r>
        <w:rPr>
          <w:rFonts w:eastAsiaTheme="minorHAnsi" w:cstheme="minorBidi"/>
          <w:i/>
          <w:szCs w:val="22"/>
          <w:lang w:eastAsia="en-US"/>
        </w:rPr>
        <w:t>cd_garantias.gt021_report_biyr952</w:t>
      </w:r>
      <w:r w:rsidRPr="00720567">
        <w:rPr>
          <w:rFonts w:eastAsiaTheme="minorHAnsi" w:cstheme="minorBidi"/>
          <w:i/>
          <w:szCs w:val="22"/>
          <w:lang w:eastAsia="en-US"/>
        </w:rPr>
        <w:t>0</w:t>
      </w:r>
      <w:r>
        <w:rPr>
          <w:rFonts w:eastAsiaTheme="minorHAnsi" w:cstheme="minorBidi"/>
          <w:i/>
          <w:szCs w:val="22"/>
          <w:lang w:eastAsia="en-US"/>
        </w:rPr>
        <w:t xml:space="preserve"> </w:t>
      </w:r>
      <w:r w:rsidRPr="00720567">
        <w:rPr>
          <w:rFonts w:eastAsiaTheme="minorHAnsi" w:cstheme="minorBidi"/>
          <w:i/>
          <w:szCs w:val="22"/>
          <w:lang w:eastAsia="en-US"/>
        </w:rPr>
        <w:t>_ifrs</w:t>
      </w:r>
      <w:r w:rsidRPr="00720567">
        <w:rPr>
          <w:rFonts w:eastAsiaTheme="minorHAnsi" w:cstheme="minorBidi"/>
          <w:szCs w:val="22"/>
          <w:lang w:eastAsia="en-US"/>
        </w:rPr>
        <w:t xml:space="preserve"> corresponde à informação da tabela de interface do MUG </w:t>
      </w:r>
      <w:r>
        <w:rPr>
          <w:rFonts w:eastAsiaTheme="minorHAnsi" w:cstheme="minorBidi"/>
          <w:i/>
          <w:szCs w:val="22"/>
          <w:lang w:eastAsia="en-US"/>
        </w:rPr>
        <w:t>cd_garantias.gt021_report_biyr952</w:t>
      </w:r>
      <w:r w:rsidRPr="00720567">
        <w:rPr>
          <w:rFonts w:eastAsiaTheme="minorHAnsi" w:cstheme="minorBidi"/>
          <w:i/>
          <w:szCs w:val="22"/>
          <w:lang w:eastAsia="en-US"/>
        </w:rPr>
        <w:t>0</w:t>
      </w:r>
      <w:r>
        <w:rPr>
          <w:rFonts w:eastAsiaTheme="minorHAnsi" w:cstheme="minorBidi"/>
          <w:i/>
          <w:szCs w:val="22"/>
          <w:lang w:eastAsia="en-US"/>
        </w:rPr>
        <w:t xml:space="preserve"> </w:t>
      </w:r>
      <w:r w:rsidRPr="00720567">
        <w:rPr>
          <w:rFonts w:eastAsiaTheme="minorHAnsi" w:cstheme="minorBidi"/>
          <w:szCs w:val="22"/>
          <w:lang w:eastAsia="en-US"/>
        </w:rPr>
        <w:t xml:space="preserve">enviada para a aplicação de IFRS9, de acordo com os seus critérios e formatos necessários. </w:t>
      </w:r>
    </w:p>
    <w:p w14:paraId="547856CC" w14:textId="7FDCE3FC" w:rsidR="004B318A" w:rsidRPr="00720567" w:rsidRDefault="004B318A" w:rsidP="00775DBC">
      <w:pPr>
        <w:spacing w:after="160" w:line="259" w:lineRule="auto"/>
        <w:jc w:val="both"/>
        <w:rPr>
          <w:rFonts w:eastAsiaTheme="minorHAnsi" w:cstheme="minorBidi"/>
          <w:szCs w:val="22"/>
          <w:lang w:eastAsia="en-US"/>
        </w:rPr>
      </w:pPr>
      <w:r w:rsidRPr="00720567">
        <w:rPr>
          <w:rFonts w:eastAsiaTheme="minorHAnsi" w:cstheme="minorBidi"/>
          <w:szCs w:val="22"/>
          <w:lang w:eastAsia="en-US"/>
        </w:rPr>
        <w:t>A</w:t>
      </w:r>
      <w:r w:rsidR="00775DBC">
        <w:rPr>
          <w:rFonts w:eastAsiaTheme="minorHAnsi" w:cstheme="minorBidi"/>
          <w:szCs w:val="22"/>
          <w:lang w:eastAsia="en-US"/>
        </w:rPr>
        <w:t>s</w:t>
      </w:r>
      <w:r w:rsidRPr="00720567">
        <w:rPr>
          <w:rFonts w:eastAsiaTheme="minorHAnsi" w:cstheme="minorBidi"/>
          <w:szCs w:val="22"/>
          <w:lang w:eastAsia="en-US"/>
        </w:rPr>
        <w:t xml:space="preserve"> </w:t>
      </w:r>
      <w:r w:rsidRPr="00720567">
        <w:rPr>
          <w:rFonts w:eastAsiaTheme="minorHAnsi" w:cstheme="minorBidi"/>
          <w:i/>
          <w:szCs w:val="22"/>
          <w:lang w:eastAsia="en-US"/>
        </w:rPr>
        <w:t>view</w:t>
      </w:r>
      <w:r w:rsidR="00775DBC">
        <w:rPr>
          <w:rFonts w:eastAsiaTheme="minorHAnsi" w:cstheme="minorBidi"/>
          <w:i/>
          <w:szCs w:val="22"/>
          <w:lang w:eastAsia="en-US"/>
        </w:rPr>
        <w:t>s</w:t>
      </w:r>
      <w:r w:rsidRPr="00720567">
        <w:rPr>
          <w:rFonts w:eastAsiaTheme="minorHAnsi" w:cstheme="minorBidi"/>
          <w:i/>
          <w:szCs w:val="22"/>
          <w:lang w:eastAsia="en-US"/>
        </w:rPr>
        <w:t xml:space="preserve"> </w:t>
      </w:r>
      <w:r>
        <w:rPr>
          <w:rFonts w:eastAsiaTheme="minorHAnsi" w:cstheme="minorBidi"/>
          <w:i/>
          <w:szCs w:val="22"/>
          <w:lang w:eastAsia="en-US"/>
        </w:rPr>
        <w:t>cd_garantias.gt021_report_biyr952</w:t>
      </w:r>
      <w:r w:rsidRPr="00720567">
        <w:rPr>
          <w:rFonts w:eastAsiaTheme="minorHAnsi" w:cstheme="minorBidi"/>
          <w:i/>
          <w:szCs w:val="22"/>
          <w:lang w:eastAsia="en-US"/>
        </w:rPr>
        <w:t>0_</w:t>
      </w:r>
      <w:r w:rsidRPr="00720567">
        <w:rPr>
          <w:rFonts w:eastAsiaTheme="minorHAnsi" w:cstheme="minorBidi"/>
          <w:szCs w:val="22"/>
          <w:lang w:eastAsia="en-US"/>
        </w:rPr>
        <w:t xml:space="preserve">bst </w:t>
      </w:r>
      <w:r w:rsidR="00775DBC">
        <w:rPr>
          <w:rFonts w:eastAsiaTheme="minorHAnsi" w:cstheme="minorBidi"/>
          <w:szCs w:val="22"/>
          <w:lang w:eastAsia="en-US"/>
        </w:rPr>
        <w:t xml:space="preserve">e </w:t>
      </w:r>
      <w:r w:rsidR="00775DBC">
        <w:rPr>
          <w:rFonts w:eastAsiaTheme="minorHAnsi" w:cstheme="minorBidi"/>
          <w:i/>
          <w:szCs w:val="22"/>
          <w:lang w:eastAsia="en-US"/>
        </w:rPr>
        <w:t>cd_garantias.gt021_report_biyr952</w:t>
      </w:r>
      <w:r w:rsidR="00775DBC" w:rsidRPr="00720567">
        <w:rPr>
          <w:rFonts w:eastAsiaTheme="minorHAnsi" w:cstheme="minorBidi"/>
          <w:i/>
          <w:szCs w:val="22"/>
          <w:lang w:eastAsia="en-US"/>
        </w:rPr>
        <w:t>0_</w:t>
      </w:r>
      <w:r w:rsidR="00775DBC">
        <w:rPr>
          <w:rFonts w:eastAsiaTheme="minorHAnsi" w:cstheme="minorBidi"/>
          <w:szCs w:val="22"/>
          <w:lang w:eastAsia="en-US"/>
        </w:rPr>
        <w:t xml:space="preserve">ific </w:t>
      </w:r>
      <w:r w:rsidRPr="00720567">
        <w:rPr>
          <w:rFonts w:eastAsiaTheme="minorHAnsi" w:cstheme="minorBidi"/>
          <w:szCs w:val="22"/>
          <w:lang w:eastAsia="en-US"/>
        </w:rPr>
        <w:t xml:space="preserve">corresponde à informação da tabela de interface do MUG </w:t>
      </w:r>
      <w:r>
        <w:rPr>
          <w:rFonts w:eastAsiaTheme="minorHAnsi" w:cstheme="minorBidi"/>
          <w:i/>
          <w:szCs w:val="22"/>
          <w:lang w:eastAsia="en-US"/>
        </w:rPr>
        <w:t>cd_garantias.gt021_report_biyr952</w:t>
      </w:r>
      <w:r w:rsidRPr="00720567">
        <w:rPr>
          <w:rFonts w:eastAsiaTheme="minorHAnsi" w:cstheme="minorBidi"/>
          <w:i/>
          <w:szCs w:val="22"/>
          <w:lang w:eastAsia="en-US"/>
        </w:rPr>
        <w:t>0</w:t>
      </w:r>
      <w:r>
        <w:rPr>
          <w:rFonts w:eastAsiaTheme="minorHAnsi" w:cstheme="minorBidi"/>
          <w:i/>
          <w:szCs w:val="22"/>
          <w:lang w:eastAsia="en-US"/>
        </w:rPr>
        <w:t xml:space="preserve"> </w:t>
      </w:r>
      <w:r w:rsidRPr="00720567">
        <w:rPr>
          <w:rFonts w:eastAsiaTheme="minorHAnsi" w:cstheme="minorBidi"/>
          <w:szCs w:val="22"/>
          <w:lang w:eastAsia="en-US"/>
        </w:rPr>
        <w:t>enviada para a aplicação da BDR, de acordo com os seus critérios e formatos necessários. De notar que o universo d</w:t>
      </w:r>
      <w:r w:rsidR="00775DBC">
        <w:rPr>
          <w:rFonts w:eastAsiaTheme="minorHAnsi" w:cstheme="minorBidi"/>
          <w:szCs w:val="22"/>
          <w:lang w:eastAsia="en-US"/>
        </w:rPr>
        <w:t>a primeira</w:t>
      </w:r>
      <w:r w:rsidRPr="00720567">
        <w:rPr>
          <w:rFonts w:eastAsiaTheme="minorHAnsi" w:cstheme="minorBidi"/>
          <w:szCs w:val="22"/>
          <w:lang w:eastAsia="en-US"/>
        </w:rPr>
        <w:t xml:space="preserve"> </w:t>
      </w:r>
      <w:r w:rsidRPr="00720567">
        <w:rPr>
          <w:rFonts w:eastAsiaTheme="minorHAnsi" w:cstheme="minorBidi"/>
          <w:i/>
          <w:szCs w:val="22"/>
          <w:lang w:eastAsia="en-US"/>
        </w:rPr>
        <w:t>view</w:t>
      </w:r>
      <w:r w:rsidRPr="00720567">
        <w:rPr>
          <w:rFonts w:eastAsiaTheme="minorHAnsi" w:cstheme="minorBidi"/>
          <w:szCs w:val="22"/>
          <w:lang w:eastAsia="en-US"/>
        </w:rPr>
        <w:t xml:space="preserve"> reflete apenas garantias de origem diferente de Lease e Eurofac</w:t>
      </w:r>
      <w:r w:rsidR="00775DBC">
        <w:rPr>
          <w:rFonts w:eastAsiaTheme="minorHAnsi" w:cstheme="minorBidi"/>
          <w:szCs w:val="22"/>
          <w:lang w:eastAsia="en-US"/>
        </w:rPr>
        <w:t xml:space="preserve"> e a segunda com origem Lease e Eurofac.</w:t>
      </w:r>
    </w:p>
    <w:p w14:paraId="72B66151" w14:textId="3B9A448A" w:rsidR="0065478D" w:rsidRPr="0065478D" w:rsidRDefault="004B318A" w:rsidP="004B318A">
      <w:pPr>
        <w:spacing w:after="160" w:line="259" w:lineRule="auto"/>
        <w:jc w:val="both"/>
        <w:rPr>
          <w:rFonts w:eastAsiaTheme="minorHAnsi" w:cstheme="minorBidi"/>
          <w:i/>
          <w:szCs w:val="22"/>
          <w:lang w:eastAsia="en-US"/>
        </w:rPr>
      </w:pPr>
      <w:r w:rsidRPr="00720567">
        <w:rPr>
          <w:rFonts w:eastAsiaTheme="minorHAnsi" w:cstheme="minorBidi"/>
          <w:szCs w:val="22"/>
          <w:lang w:eastAsia="en-US"/>
        </w:rPr>
        <w:t xml:space="preserve">De seguida, são apresentados todos os campos enviados para </w:t>
      </w:r>
      <w:r>
        <w:rPr>
          <w:rFonts w:eastAsiaTheme="minorHAnsi" w:cstheme="minorBidi"/>
          <w:szCs w:val="22"/>
          <w:lang w:eastAsia="en-US"/>
        </w:rPr>
        <w:t>os</w:t>
      </w:r>
      <w:r w:rsidRPr="00720567">
        <w:rPr>
          <w:rFonts w:eastAsiaTheme="minorHAnsi" w:cstheme="minorBidi"/>
          <w:szCs w:val="22"/>
          <w:lang w:eastAsia="en-US"/>
        </w:rPr>
        <w:t xml:space="preserve"> caso</w:t>
      </w:r>
      <w:r>
        <w:rPr>
          <w:rFonts w:eastAsiaTheme="minorHAnsi" w:cstheme="minorBidi"/>
          <w:szCs w:val="22"/>
          <w:lang w:eastAsia="en-US"/>
        </w:rPr>
        <w:t>s</w:t>
      </w:r>
      <w:r w:rsidRPr="00720567">
        <w:rPr>
          <w:rFonts w:eastAsiaTheme="minorHAnsi" w:cstheme="minorBidi"/>
          <w:szCs w:val="22"/>
          <w:lang w:eastAsia="en-US"/>
        </w:rPr>
        <w:t xml:space="preserve"> de uso, bem como as suas transformações a partir da tabela </w:t>
      </w:r>
      <w:r>
        <w:rPr>
          <w:rFonts w:eastAsiaTheme="minorHAnsi" w:cstheme="minorBidi"/>
          <w:i/>
          <w:szCs w:val="22"/>
          <w:lang w:eastAsia="en-US"/>
        </w:rPr>
        <w:t>cd_garantias.gt021_report_biyr952</w:t>
      </w:r>
      <w:r w:rsidRPr="00720567">
        <w:rPr>
          <w:rFonts w:eastAsiaTheme="minorHAnsi" w:cstheme="minorBidi"/>
          <w:i/>
          <w:szCs w:val="22"/>
          <w:lang w:eastAsia="en-US"/>
        </w:rPr>
        <w:t>0</w:t>
      </w:r>
      <w:r>
        <w:rPr>
          <w:rFonts w:eastAsiaTheme="minorHAnsi" w:cstheme="minorBidi"/>
          <w:i/>
          <w:szCs w:val="22"/>
          <w:lang w:eastAsia="en-US"/>
        </w:rPr>
        <w:t>:</w:t>
      </w:r>
    </w:p>
    <w:p w14:paraId="08FDCD7F" w14:textId="273A668A" w:rsidR="0065478D" w:rsidRPr="0065478D" w:rsidRDefault="0065478D" w:rsidP="0065478D">
      <w:pPr>
        <w:pStyle w:val="Caption"/>
        <w:jc w:val="center"/>
        <w:rPr>
          <w:rFonts w:eastAsiaTheme="minorHAnsi" w:cstheme="minorBidi"/>
          <w:b/>
          <w:i w:val="0"/>
          <w:color w:val="000000" w:themeColor="text1"/>
          <w:sz w:val="22"/>
          <w:szCs w:val="22"/>
          <w:lang w:eastAsia="en-US"/>
        </w:rPr>
      </w:pPr>
      <w:bookmarkStart w:id="152" w:name="_Toc168413869"/>
      <w:r w:rsidRPr="0065478D">
        <w:rPr>
          <w:b/>
          <w:color w:val="000000" w:themeColor="text1"/>
          <w:sz w:val="22"/>
          <w:szCs w:val="22"/>
        </w:rPr>
        <w:t xml:space="preserve">Tabela </w:t>
      </w:r>
      <w:r w:rsidRPr="0065478D">
        <w:rPr>
          <w:b/>
          <w:color w:val="000000" w:themeColor="text1"/>
          <w:sz w:val="22"/>
          <w:szCs w:val="22"/>
        </w:rPr>
        <w:fldChar w:fldCharType="begin"/>
      </w:r>
      <w:r w:rsidRPr="0065478D">
        <w:rPr>
          <w:b/>
          <w:color w:val="000000" w:themeColor="text1"/>
          <w:sz w:val="22"/>
          <w:szCs w:val="22"/>
        </w:rPr>
        <w:instrText xml:space="preserve"> SEQ Tabela \* ARABIC </w:instrText>
      </w:r>
      <w:r w:rsidRPr="0065478D">
        <w:rPr>
          <w:b/>
          <w:color w:val="000000" w:themeColor="text1"/>
          <w:sz w:val="22"/>
          <w:szCs w:val="22"/>
        </w:rPr>
        <w:fldChar w:fldCharType="separate"/>
      </w:r>
      <w:r w:rsidR="00486242">
        <w:rPr>
          <w:b/>
          <w:noProof/>
          <w:color w:val="000000" w:themeColor="text1"/>
          <w:sz w:val="22"/>
          <w:szCs w:val="22"/>
        </w:rPr>
        <w:t>31</w:t>
      </w:r>
      <w:r w:rsidRPr="0065478D">
        <w:rPr>
          <w:b/>
          <w:color w:val="000000" w:themeColor="text1"/>
          <w:sz w:val="22"/>
          <w:szCs w:val="22"/>
        </w:rPr>
        <w:fldChar w:fldCharType="end"/>
      </w:r>
      <w:r w:rsidRPr="0065478D">
        <w:rPr>
          <w:b/>
          <w:color w:val="000000" w:themeColor="text1"/>
          <w:sz w:val="22"/>
          <w:szCs w:val="22"/>
        </w:rPr>
        <w:t>: Detalhe dos campos e das suas transformações a partir da  cd_garantias.gt021_report_biyr9520</w:t>
      </w:r>
      <w:bookmarkEnd w:id="152"/>
    </w:p>
    <w:tbl>
      <w:tblPr>
        <w:tblStyle w:val="TableGrid"/>
        <w:tblW w:w="10416" w:type="dxa"/>
        <w:jc w:val="center"/>
        <w:tblCellMar>
          <w:left w:w="68" w:type="dxa"/>
          <w:right w:w="68" w:type="dxa"/>
        </w:tblCellMar>
        <w:tblLook w:val="04A0" w:firstRow="1" w:lastRow="0" w:firstColumn="1" w:lastColumn="0" w:noHBand="0" w:noVBand="1"/>
      </w:tblPr>
      <w:tblGrid>
        <w:gridCol w:w="1344"/>
        <w:gridCol w:w="2693"/>
        <w:gridCol w:w="3188"/>
        <w:gridCol w:w="3191"/>
      </w:tblGrid>
      <w:tr w:rsidR="004B318A" w:rsidRPr="00C311ED" w14:paraId="330EF8C5" w14:textId="77777777" w:rsidTr="009370D5">
        <w:trPr>
          <w:tblHeader/>
          <w:jc w:val="center"/>
        </w:trPr>
        <w:tc>
          <w:tcPr>
            <w:tcW w:w="1344" w:type="dxa"/>
            <w:vMerge w:val="restart"/>
            <w:shd w:val="clear" w:color="auto" w:fill="FF0000"/>
            <w:vAlign w:val="center"/>
          </w:tcPr>
          <w:p w14:paraId="0D8F892F" w14:textId="2C20F4D3" w:rsidR="004B318A" w:rsidRPr="00C311ED" w:rsidRDefault="00775DBC" w:rsidP="004B318A">
            <w:pPr>
              <w:jc w:val="center"/>
              <w:rPr>
                <w:rFonts w:cs="Calibri"/>
                <w:b/>
                <w:bCs/>
                <w:color w:val="FFFFFF"/>
                <w:sz w:val="18"/>
                <w:szCs w:val="18"/>
              </w:rPr>
            </w:pPr>
            <w:r>
              <w:rPr>
                <w:rFonts w:cs="Calibri"/>
                <w:b/>
                <w:bCs/>
                <w:color w:val="FFFFFF"/>
                <w:sz w:val="18"/>
                <w:szCs w:val="18"/>
              </w:rPr>
              <w:lastRenderedPageBreak/>
              <w:t>Campos</w:t>
            </w:r>
            <w:r w:rsidR="004B318A" w:rsidRPr="00C311ED">
              <w:rPr>
                <w:rFonts w:cs="Calibri"/>
                <w:b/>
                <w:bCs/>
                <w:color w:val="FFFFFF"/>
                <w:sz w:val="18"/>
                <w:szCs w:val="18"/>
              </w:rPr>
              <w:t xml:space="preserve"> das </w:t>
            </w:r>
            <w:r w:rsidR="004B318A" w:rsidRPr="00C311ED">
              <w:rPr>
                <w:rFonts w:cs="Calibri"/>
                <w:b/>
                <w:bCs/>
                <w:i/>
                <w:color w:val="FFFFFF"/>
                <w:sz w:val="18"/>
                <w:szCs w:val="18"/>
              </w:rPr>
              <w:t>views</w:t>
            </w:r>
          </w:p>
        </w:tc>
        <w:tc>
          <w:tcPr>
            <w:tcW w:w="9072" w:type="dxa"/>
            <w:gridSpan w:val="3"/>
            <w:shd w:val="clear" w:color="auto" w:fill="FF0000"/>
          </w:tcPr>
          <w:p w14:paraId="568E7AEF" w14:textId="08DCFA18" w:rsidR="004B318A" w:rsidRPr="00C311ED" w:rsidRDefault="004B318A" w:rsidP="004B318A">
            <w:pPr>
              <w:spacing w:after="160" w:line="259" w:lineRule="auto"/>
              <w:jc w:val="both"/>
              <w:rPr>
                <w:rFonts w:eastAsiaTheme="minorHAnsi" w:cstheme="minorBidi"/>
                <w:sz w:val="18"/>
                <w:szCs w:val="18"/>
                <w:lang w:val="pt-PT" w:eastAsia="en-US"/>
              </w:rPr>
            </w:pPr>
            <w:r w:rsidRPr="00C311ED">
              <w:rPr>
                <w:rFonts w:cs="Calibri"/>
                <w:b/>
                <w:bCs/>
                <w:color w:val="FFFFFF"/>
                <w:sz w:val="18"/>
                <w:szCs w:val="18"/>
                <w:lang w:val="pt-PT"/>
              </w:rPr>
              <w:t>Alterações a partir da tabela</w:t>
            </w:r>
            <w:r w:rsidRPr="00C311ED">
              <w:rPr>
                <w:rFonts w:cs="Calibri"/>
                <w:color w:val="000000"/>
                <w:sz w:val="18"/>
                <w:szCs w:val="18"/>
                <w:lang w:val="pt-PT"/>
              </w:rPr>
              <w:t xml:space="preserve"> </w:t>
            </w:r>
            <w:r>
              <w:rPr>
                <w:rFonts w:cs="Calibri"/>
                <w:b/>
                <w:bCs/>
                <w:i/>
                <w:color w:val="FFFFFF"/>
                <w:sz w:val="18"/>
                <w:szCs w:val="18"/>
                <w:lang w:val="pt-PT"/>
              </w:rPr>
              <w:t>gt021_report_biyr952</w:t>
            </w:r>
            <w:r w:rsidRPr="00C311ED">
              <w:rPr>
                <w:rFonts w:cs="Calibri"/>
                <w:b/>
                <w:bCs/>
                <w:i/>
                <w:color w:val="FFFFFF"/>
                <w:sz w:val="18"/>
                <w:szCs w:val="18"/>
                <w:lang w:val="pt-PT"/>
              </w:rPr>
              <w:t>0</w:t>
            </w:r>
          </w:p>
        </w:tc>
      </w:tr>
      <w:tr w:rsidR="004B318A" w:rsidRPr="00C311ED" w14:paraId="548F1F40" w14:textId="77777777" w:rsidTr="009370D5">
        <w:trPr>
          <w:tblHeader/>
          <w:jc w:val="center"/>
        </w:trPr>
        <w:tc>
          <w:tcPr>
            <w:tcW w:w="1344" w:type="dxa"/>
            <w:vMerge/>
          </w:tcPr>
          <w:p w14:paraId="606A5E27" w14:textId="77777777" w:rsidR="004B318A" w:rsidRPr="00C311ED" w:rsidRDefault="004B318A" w:rsidP="004B318A">
            <w:pPr>
              <w:spacing w:after="160" w:line="259" w:lineRule="auto"/>
              <w:jc w:val="both"/>
              <w:rPr>
                <w:rFonts w:eastAsiaTheme="minorHAnsi" w:cstheme="minorBidi"/>
                <w:sz w:val="18"/>
                <w:szCs w:val="18"/>
                <w:lang w:val="pt-PT" w:eastAsia="en-US"/>
              </w:rPr>
            </w:pPr>
          </w:p>
        </w:tc>
        <w:tc>
          <w:tcPr>
            <w:tcW w:w="2693" w:type="dxa"/>
            <w:shd w:val="clear" w:color="auto" w:fill="F2F2F2" w:themeFill="background1" w:themeFillShade="F2"/>
          </w:tcPr>
          <w:p w14:paraId="6BAAEE09" w14:textId="0C192208" w:rsidR="004B318A" w:rsidRPr="00C311ED" w:rsidRDefault="004B318A" w:rsidP="004B318A">
            <w:pPr>
              <w:spacing w:after="160" w:line="259" w:lineRule="auto"/>
              <w:jc w:val="both"/>
              <w:rPr>
                <w:rFonts w:eastAsiaTheme="minorHAnsi" w:cstheme="minorBidi"/>
                <w:color w:val="000000" w:themeColor="text1"/>
                <w:sz w:val="18"/>
                <w:szCs w:val="18"/>
                <w:lang w:val="pt-PT" w:eastAsia="en-US"/>
              </w:rPr>
            </w:pPr>
            <w:r>
              <w:rPr>
                <w:rFonts w:cs="Calibri"/>
                <w:b/>
                <w:bCs/>
                <w:i/>
                <w:color w:val="000000" w:themeColor="text1"/>
                <w:sz w:val="18"/>
                <w:szCs w:val="18"/>
                <w:lang w:val="pt-PT"/>
              </w:rPr>
              <w:t>gt021</w:t>
            </w:r>
            <w:r w:rsidRPr="00C311ED">
              <w:rPr>
                <w:rFonts w:cs="Calibri"/>
                <w:b/>
                <w:bCs/>
                <w:i/>
                <w:color w:val="000000" w:themeColor="text1"/>
                <w:sz w:val="18"/>
                <w:szCs w:val="18"/>
                <w:lang w:val="pt-PT"/>
              </w:rPr>
              <w:t>_report_biyr95</w:t>
            </w:r>
            <w:r>
              <w:rPr>
                <w:rFonts w:cs="Calibri"/>
                <w:b/>
                <w:bCs/>
                <w:i/>
                <w:color w:val="000000" w:themeColor="text1"/>
                <w:sz w:val="18"/>
                <w:szCs w:val="18"/>
                <w:lang w:val="pt-PT"/>
              </w:rPr>
              <w:t>2</w:t>
            </w:r>
            <w:r w:rsidRPr="00C311ED">
              <w:rPr>
                <w:rFonts w:cs="Calibri"/>
                <w:b/>
                <w:bCs/>
                <w:i/>
                <w:color w:val="000000" w:themeColor="text1"/>
                <w:sz w:val="18"/>
                <w:szCs w:val="18"/>
                <w:lang w:val="pt-PT"/>
              </w:rPr>
              <w:t>0_ifrs</w:t>
            </w:r>
          </w:p>
        </w:tc>
        <w:tc>
          <w:tcPr>
            <w:tcW w:w="3188" w:type="dxa"/>
            <w:shd w:val="clear" w:color="auto" w:fill="F2F2F2" w:themeFill="background1" w:themeFillShade="F2"/>
          </w:tcPr>
          <w:p w14:paraId="177AB061" w14:textId="74E5DEDA" w:rsidR="004B318A" w:rsidRPr="00C311ED" w:rsidRDefault="004B318A" w:rsidP="004B318A">
            <w:pPr>
              <w:spacing w:after="160" w:line="259" w:lineRule="auto"/>
              <w:jc w:val="both"/>
              <w:rPr>
                <w:rFonts w:eastAsiaTheme="minorHAnsi" w:cstheme="minorBidi"/>
                <w:color w:val="000000" w:themeColor="text1"/>
                <w:sz w:val="18"/>
                <w:szCs w:val="18"/>
                <w:lang w:val="pt-PT" w:eastAsia="en-US"/>
              </w:rPr>
            </w:pPr>
            <w:r w:rsidRPr="00C311ED">
              <w:rPr>
                <w:rFonts w:cs="Calibri"/>
                <w:b/>
                <w:bCs/>
                <w:i/>
                <w:color w:val="000000" w:themeColor="text1"/>
                <w:sz w:val="18"/>
                <w:szCs w:val="18"/>
                <w:lang w:val="pt-PT"/>
              </w:rPr>
              <w:t>gt0</w:t>
            </w:r>
            <w:r>
              <w:rPr>
                <w:rFonts w:cs="Calibri"/>
                <w:b/>
                <w:bCs/>
                <w:i/>
                <w:color w:val="000000" w:themeColor="text1"/>
                <w:sz w:val="18"/>
                <w:szCs w:val="18"/>
                <w:lang w:val="pt-PT"/>
              </w:rPr>
              <w:t>21_report_biyr952</w:t>
            </w:r>
            <w:r w:rsidRPr="00C311ED">
              <w:rPr>
                <w:rFonts w:cs="Calibri"/>
                <w:b/>
                <w:bCs/>
                <w:i/>
                <w:color w:val="000000" w:themeColor="text1"/>
                <w:sz w:val="18"/>
                <w:szCs w:val="18"/>
                <w:lang w:val="pt-PT"/>
              </w:rPr>
              <w:t>0_bst</w:t>
            </w:r>
          </w:p>
        </w:tc>
        <w:tc>
          <w:tcPr>
            <w:tcW w:w="3191" w:type="dxa"/>
            <w:shd w:val="clear" w:color="auto" w:fill="F2F2F2" w:themeFill="background1" w:themeFillShade="F2"/>
          </w:tcPr>
          <w:p w14:paraId="58CD3C4C" w14:textId="77235C42" w:rsidR="004B318A" w:rsidRPr="00C311ED" w:rsidRDefault="004B318A" w:rsidP="004B318A">
            <w:pPr>
              <w:spacing w:after="160" w:line="259" w:lineRule="auto"/>
              <w:jc w:val="both"/>
              <w:rPr>
                <w:rFonts w:eastAsiaTheme="minorHAnsi" w:cstheme="minorBidi"/>
                <w:color w:val="000000" w:themeColor="text1"/>
                <w:sz w:val="18"/>
                <w:szCs w:val="18"/>
                <w:lang w:val="pt-PT" w:eastAsia="en-US"/>
              </w:rPr>
            </w:pPr>
            <w:r>
              <w:rPr>
                <w:rFonts w:cs="Calibri"/>
                <w:b/>
                <w:bCs/>
                <w:i/>
                <w:color w:val="000000" w:themeColor="text1"/>
                <w:sz w:val="18"/>
                <w:szCs w:val="18"/>
                <w:lang w:val="pt-PT"/>
              </w:rPr>
              <w:t>gt021report_biyr952</w:t>
            </w:r>
            <w:r w:rsidRPr="00C311ED">
              <w:rPr>
                <w:rFonts w:cs="Calibri"/>
                <w:b/>
                <w:bCs/>
                <w:i/>
                <w:color w:val="000000" w:themeColor="text1"/>
                <w:sz w:val="18"/>
                <w:szCs w:val="18"/>
                <w:lang w:val="pt-PT"/>
              </w:rPr>
              <w:t>0_ific</w:t>
            </w:r>
          </w:p>
        </w:tc>
      </w:tr>
      <w:tr w:rsidR="004B318A" w:rsidRPr="004B318A" w14:paraId="64071168" w14:textId="77777777" w:rsidTr="009370D5">
        <w:tblPrEx>
          <w:tblCellMar>
            <w:left w:w="108" w:type="dxa"/>
            <w:right w:w="108" w:type="dxa"/>
          </w:tblCellMar>
        </w:tblPrEx>
        <w:trPr>
          <w:trHeight w:val="2160"/>
          <w:jc w:val="center"/>
        </w:trPr>
        <w:tc>
          <w:tcPr>
            <w:tcW w:w="1344" w:type="dxa"/>
            <w:hideMark/>
          </w:tcPr>
          <w:p w14:paraId="500A207F" w14:textId="77777777" w:rsidR="004B318A" w:rsidRPr="004B318A" w:rsidRDefault="004B318A" w:rsidP="004B318A">
            <w:pPr>
              <w:rPr>
                <w:color w:val="000000"/>
                <w:sz w:val="18"/>
                <w:szCs w:val="18"/>
              </w:rPr>
            </w:pPr>
            <w:r w:rsidRPr="004B318A">
              <w:rPr>
                <w:color w:val="000000"/>
                <w:sz w:val="18"/>
                <w:szCs w:val="18"/>
              </w:rPr>
              <w:t>datdados</w:t>
            </w:r>
          </w:p>
        </w:tc>
        <w:tc>
          <w:tcPr>
            <w:tcW w:w="2693" w:type="dxa"/>
            <w:hideMark/>
          </w:tcPr>
          <w:p w14:paraId="2F8D7A8F"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NULL, é assumido o valor ‘9999-12-31’</w:t>
            </w:r>
          </w:p>
        </w:tc>
        <w:tc>
          <w:tcPr>
            <w:tcW w:w="3188" w:type="dxa"/>
            <w:hideMark/>
          </w:tcPr>
          <w:p w14:paraId="4B4EC858"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do campo é alterado para S</w:t>
            </w:r>
            <w:r>
              <w:rPr>
                <w:color w:val="000000"/>
                <w:sz w:val="18"/>
                <w:szCs w:val="18"/>
                <w:lang w:val="pt-PT"/>
              </w:rPr>
              <w:t>TRING</w:t>
            </w:r>
          </w:p>
          <w:p w14:paraId="47E4AB48"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NULL, é as</w:t>
            </w:r>
            <w:r>
              <w:rPr>
                <w:color w:val="000000"/>
                <w:sz w:val="18"/>
                <w:szCs w:val="18"/>
                <w:lang w:val="pt-PT"/>
              </w:rPr>
              <w:t>sumido o valor ‘9999-12-31’</w:t>
            </w:r>
          </w:p>
          <w:p w14:paraId="61A3924B" w14:textId="5B28D0F2"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10 caracteres, é acrescentado ‘ ’ à esquerda, até perfazer o comprimento de campo desejado.</w:t>
            </w:r>
          </w:p>
        </w:tc>
        <w:tc>
          <w:tcPr>
            <w:tcW w:w="3191" w:type="dxa"/>
            <w:hideMark/>
          </w:tcPr>
          <w:p w14:paraId="093DDA8D"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3E4835E9"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a NULL, é assumido </w:t>
            </w:r>
            <w:r>
              <w:rPr>
                <w:color w:val="000000"/>
                <w:sz w:val="18"/>
                <w:szCs w:val="18"/>
                <w:lang w:val="pt-PT"/>
              </w:rPr>
              <w:t>o valor ‘9999-12-31’</w:t>
            </w:r>
          </w:p>
          <w:p w14:paraId="5B3038FC" w14:textId="4055FFEE"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10 caracteres, é acrescentado ‘ ’ à esquerda, até perfazer o comprimento de campo desejado.</w:t>
            </w:r>
          </w:p>
        </w:tc>
      </w:tr>
      <w:tr w:rsidR="004B318A" w:rsidRPr="004B318A" w14:paraId="33F7FEB5" w14:textId="77777777" w:rsidTr="009370D5">
        <w:tblPrEx>
          <w:tblCellMar>
            <w:left w:w="108" w:type="dxa"/>
            <w:right w:w="108" w:type="dxa"/>
          </w:tblCellMar>
        </w:tblPrEx>
        <w:trPr>
          <w:trHeight w:val="1680"/>
          <w:jc w:val="center"/>
        </w:trPr>
        <w:tc>
          <w:tcPr>
            <w:tcW w:w="1344" w:type="dxa"/>
            <w:hideMark/>
          </w:tcPr>
          <w:p w14:paraId="7E33B844" w14:textId="77777777" w:rsidR="004B318A" w:rsidRPr="004B318A" w:rsidRDefault="004B318A" w:rsidP="004B318A">
            <w:pPr>
              <w:rPr>
                <w:color w:val="000000"/>
                <w:sz w:val="18"/>
                <w:szCs w:val="18"/>
              </w:rPr>
            </w:pPr>
            <w:r w:rsidRPr="004B318A">
              <w:rPr>
                <w:color w:val="000000"/>
                <w:sz w:val="18"/>
                <w:szCs w:val="18"/>
              </w:rPr>
              <w:t>empresabg</w:t>
            </w:r>
          </w:p>
        </w:tc>
        <w:tc>
          <w:tcPr>
            <w:tcW w:w="2693" w:type="dxa"/>
            <w:hideMark/>
          </w:tcPr>
          <w:p w14:paraId="213101B7"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4B3B6DC6"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‘0’</w:t>
            </w:r>
          </w:p>
          <w:p w14:paraId="701B8A71" w14:textId="6AF16EFA"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‘0 ’ à esquerda, até perfazer o comprimento de campo desejado.</w:t>
            </w:r>
          </w:p>
        </w:tc>
        <w:tc>
          <w:tcPr>
            <w:tcW w:w="3191" w:type="dxa"/>
            <w:hideMark/>
          </w:tcPr>
          <w:p w14:paraId="2D3726C6"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‘0’</w:t>
            </w:r>
          </w:p>
          <w:p w14:paraId="6B9AFD65" w14:textId="04F1041B"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‘0 ’ à esquerda, até perfazer o comprimento de campo desejado.</w:t>
            </w:r>
          </w:p>
        </w:tc>
      </w:tr>
      <w:tr w:rsidR="004B318A" w:rsidRPr="004B318A" w14:paraId="1DB3FBD9" w14:textId="77777777" w:rsidTr="009370D5">
        <w:tblPrEx>
          <w:tblCellMar>
            <w:left w:w="108" w:type="dxa"/>
            <w:right w:w="108" w:type="dxa"/>
          </w:tblCellMar>
        </w:tblPrEx>
        <w:trPr>
          <w:trHeight w:val="1680"/>
          <w:jc w:val="center"/>
        </w:trPr>
        <w:tc>
          <w:tcPr>
            <w:tcW w:w="1344" w:type="dxa"/>
            <w:hideMark/>
          </w:tcPr>
          <w:p w14:paraId="4BF338B3" w14:textId="77777777" w:rsidR="004B318A" w:rsidRPr="004B318A" w:rsidRDefault="004B318A" w:rsidP="004B318A">
            <w:pPr>
              <w:rPr>
                <w:color w:val="000000"/>
                <w:sz w:val="18"/>
                <w:szCs w:val="18"/>
              </w:rPr>
            </w:pPr>
            <w:r w:rsidRPr="004B318A">
              <w:rPr>
                <w:color w:val="000000"/>
                <w:sz w:val="18"/>
                <w:szCs w:val="18"/>
              </w:rPr>
              <w:t>cglobgar</w:t>
            </w:r>
          </w:p>
        </w:tc>
        <w:tc>
          <w:tcPr>
            <w:tcW w:w="2693" w:type="dxa"/>
            <w:hideMark/>
          </w:tcPr>
          <w:p w14:paraId="4CD307CA"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0DBE76F1"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‘0’</w:t>
            </w:r>
          </w:p>
          <w:p w14:paraId="56DEA547" w14:textId="05C2658D"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9 caracteres, é acrescentado ‘0 ’ à esquerda, até perfazer o comprimento de campo desejado.</w:t>
            </w:r>
          </w:p>
        </w:tc>
        <w:tc>
          <w:tcPr>
            <w:tcW w:w="3191" w:type="dxa"/>
            <w:hideMark/>
          </w:tcPr>
          <w:p w14:paraId="35020F9B"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NULL, é assumido o valor ‘0</w:t>
            </w:r>
            <w:r>
              <w:rPr>
                <w:color w:val="000000"/>
                <w:sz w:val="18"/>
                <w:szCs w:val="18"/>
                <w:lang w:val="pt-PT"/>
              </w:rPr>
              <w:t>’</w:t>
            </w:r>
          </w:p>
          <w:p w14:paraId="367766EA" w14:textId="001B5E6C"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9 caracteres, é acrescentado ‘0 ’ à esquerda, até perfazer o comprimento de campo desejado.</w:t>
            </w:r>
          </w:p>
        </w:tc>
      </w:tr>
      <w:tr w:rsidR="004B318A" w:rsidRPr="004B318A" w14:paraId="14312629" w14:textId="77777777" w:rsidTr="009370D5">
        <w:tblPrEx>
          <w:tblCellMar>
            <w:left w:w="108" w:type="dxa"/>
            <w:right w:w="108" w:type="dxa"/>
          </w:tblCellMar>
        </w:tblPrEx>
        <w:trPr>
          <w:trHeight w:val="2160"/>
          <w:jc w:val="center"/>
        </w:trPr>
        <w:tc>
          <w:tcPr>
            <w:tcW w:w="1344" w:type="dxa"/>
            <w:hideMark/>
          </w:tcPr>
          <w:p w14:paraId="1CD16955" w14:textId="77777777" w:rsidR="004B318A" w:rsidRPr="004B318A" w:rsidRDefault="004B318A" w:rsidP="004B318A">
            <w:pPr>
              <w:rPr>
                <w:color w:val="000000"/>
                <w:sz w:val="18"/>
                <w:szCs w:val="18"/>
              </w:rPr>
            </w:pPr>
            <w:r w:rsidRPr="004B318A">
              <w:rPr>
                <w:color w:val="000000"/>
                <w:sz w:val="18"/>
                <w:szCs w:val="18"/>
              </w:rPr>
              <w:t>dtavalia</w:t>
            </w:r>
          </w:p>
        </w:tc>
        <w:tc>
          <w:tcPr>
            <w:tcW w:w="2693" w:type="dxa"/>
            <w:hideMark/>
          </w:tcPr>
          <w:p w14:paraId="28C2AFE2"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NULL, é assumido o valor ‘9999-12-31’</w:t>
            </w:r>
          </w:p>
        </w:tc>
        <w:tc>
          <w:tcPr>
            <w:tcW w:w="3188" w:type="dxa"/>
            <w:hideMark/>
          </w:tcPr>
          <w:p w14:paraId="652F9017"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do campo é alterado para STR</w:t>
            </w:r>
            <w:r>
              <w:rPr>
                <w:color w:val="000000"/>
                <w:sz w:val="18"/>
                <w:szCs w:val="18"/>
                <w:lang w:val="pt-PT"/>
              </w:rPr>
              <w:t>ING</w:t>
            </w:r>
          </w:p>
          <w:p w14:paraId="2DEA75F5"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NULL, é</w:t>
            </w:r>
            <w:r>
              <w:rPr>
                <w:color w:val="000000"/>
                <w:sz w:val="18"/>
                <w:szCs w:val="18"/>
                <w:lang w:val="pt-PT"/>
              </w:rPr>
              <w:t xml:space="preserve"> assumido o valor ‘9999-12-31’</w:t>
            </w:r>
          </w:p>
          <w:p w14:paraId="4FE227F3" w14:textId="2B105DC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10 caracteres, é acrescentado ‘ ’ à esquerda, até perfazer o comprimento de campo desejado.</w:t>
            </w:r>
          </w:p>
        </w:tc>
        <w:tc>
          <w:tcPr>
            <w:tcW w:w="3191" w:type="dxa"/>
            <w:hideMark/>
          </w:tcPr>
          <w:p w14:paraId="696F05B8"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do campo é alterado pa</w:t>
            </w:r>
            <w:r>
              <w:rPr>
                <w:color w:val="000000"/>
                <w:sz w:val="18"/>
                <w:szCs w:val="18"/>
                <w:lang w:val="pt-PT"/>
              </w:rPr>
              <w:t>ra STRING</w:t>
            </w:r>
          </w:p>
          <w:p w14:paraId="78853BA7"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w:t>
            </w:r>
            <w:r>
              <w:rPr>
                <w:color w:val="000000"/>
                <w:sz w:val="18"/>
                <w:szCs w:val="18"/>
                <w:lang w:val="pt-PT"/>
              </w:rPr>
              <w:t xml:space="preserve">caso de existir algum registo a </w:t>
            </w:r>
            <w:r w:rsidRPr="004B318A">
              <w:rPr>
                <w:color w:val="000000"/>
                <w:sz w:val="18"/>
                <w:szCs w:val="18"/>
                <w:lang w:val="pt-PT"/>
              </w:rPr>
              <w:t>NULL, é</w:t>
            </w:r>
            <w:r>
              <w:rPr>
                <w:color w:val="000000"/>
                <w:sz w:val="18"/>
                <w:szCs w:val="18"/>
                <w:lang w:val="pt-PT"/>
              </w:rPr>
              <w:t xml:space="preserve"> assumido o valor ‘9999-12-31’</w:t>
            </w:r>
          </w:p>
          <w:p w14:paraId="32236D9E" w14:textId="5632DE41"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10 caracteres, é acrescentado ‘ ’ à esquerda, até perfazer o comprimento de campo desejado.</w:t>
            </w:r>
          </w:p>
        </w:tc>
      </w:tr>
      <w:tr w:rsidR="004B318A" w:rsidRPr="004B318A" w14:paraId="60883F16" w14:textId="77777777" w:rsidTr="009370D5">
        <w:tblPrEx>
          <w:tblCellMar>
            <w:left w:w="108" w:type="dxa"/>
            <w:right w:w="108" w:type="dxa"/>
          </w:tblCellMar>
        </w:tblPrEx>
        <w:trPr>
          <w:trHeight w:val="2160"/>
          <w:jc w:val="center"/>
        </w:trPr>
        <w:tc>
          <w:tcPr>
            <w:tcW w:w="1344" w:type="dxa"/>
            <w:hideMark/>
          </w:tcPr>
          <w:p w14:paraId="3C91AB9E" w14:textId="77777777" w:rsidR="004B318A" w:rsidRPr="004B318A" w:rsidRDefault="004B318A" w:rsidP="004B318A">
            <w:pPr>
              <w:rPr>
                <w:color w:val="000000"/>
                <w:sz w:val="18"/>
                <w:szCs w:val="18"/>
              </w:rPr>
            </w:pPr>
            <w:r w:rsidRPr="004B318A">
              <w:rPr>
                <w:color w:val="000000"/>
                <w:sz w:val="18"/>
                <w:szCs w:val="18"/>
              </w:rPr>
              <w:t>entaval</w:t>
            </w:r>
          </w:p>
        </w:tc>
        <w:tc>
          <w:tcPr>
            <w:tcW w:w="2693" w:type="dxa"/>
            <w:hideMark/>
          </w:tcPr>
          <w:p w14:paraId="3B719322"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1BA19AC7"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0903C06B"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 ’</w:t>
            </w:r>
          </w:p>
          <w:p w14:paraId="0F2644D0" w14:textId="259CBCCD"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40 caracteres, é acrescentado ‘ ’ à direita, até perfazer o comprimento de campo desejado.</w:t>
            </w:r>
          </w:p>
        </w:tc>
        <w:tc>
          <w:tcPr>
            <w:tcW w:w="3191" w:type="dxa"/>
            <w:hideMark/>
          </w:tcPr>
          <w:p w14:paraId="34CB77D3"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59EBF107"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 ’</w:t>
            </w:r>
          </w:p>
          <w:p w14:paraId="4A2AA1A6" w14:textId="212D1784"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40 caracteres, é acrescentado ‘ ’ à direita, até perfazer o comprimento de campo desejado.</w:t>
            </w:r>
          </w:p>
        </w:tc>
      </w:tr>
      <w:tr w:rsidR="004B318A" w:rsidRPr="004B318A" w14:paraId="1E73E258" w14:textId="77777777" w:rsidTr="009370D5">
        <w:tblPrEx>
          <w:tblCellMar>
            <w:left w:w="108" w:type="dxa"/>
            <w:right w:w="108" w:type="dxa"/>
          </w:tblCellMar>
        </w:tblPrEx>
        <w:trPr>
          <w:trHeight w:val="2640"/>
          <w:jc w:val="center"/>
        </w:trPr>
        <w:tc>
          <w:tcPr>
            <w:tcW w:w="1344" w:type="dxa"/>
            <w:hideMark/>
          </w:tcPr>
          <w:p w14:paraId="65E90A67" w14:textId="77777777" w:rsidR="004B318A" w:rsidRPr="004B318A" w:rsidRDefault="004B318A" w:rsidP="004B318A">
            <w:pPr>
              <w:rPr>
                <w:color w:val="000000"/>
                <w:sz w:val="18"/>
                <w:szCs w:val="18"/>
              </w:rPr>
            </w:pPr>
            <w:r w:rsidRPr="004B318A">
              <w:rPr>
                <w:color w:val="000000"/>
                <w:sz w:val="18"/>
                <w:szCs w:val="18"/>
              </w:rPr>
              <w:t>mavalia</w:t>
            </w:r>
          </w:p>
        </w:tc>
        <w:tc>
          <w:tcPr>
            <w:tcW w:w="2693" w:type="dxa"/>
            <w:hideMark/>
          </w:tcPr>
          <w:p w14:paraId="3ECD40BA"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NULL, é</w:t>
            </w:r>
            <w:r>
              <w:rPr>
                <w:color w:val="000000"/>
                <w:sz w:val="18"/>
                <w:szCs w:val="18"/>
                <w:lang w:val="pt-PT"/>
              </w:rPr>
              <w:t xml:space="preserve"> assumido o valor ‘9999-12-31’</w:t>
            </w:r>
          </w:p>
          <w:p w14:paraId="264F8EF4"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38410256" w14:textId="5C14D581"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Todos os '.' são substituídos por ' ' </w:t>
            </w:r>
          </w:p>
        </w:tc>
        <w:tc>
          <w:tcPr>
            <w:tcW w:w="3188" w:type="dxa"/>
            <w:hideMark/>
          </w:tcPr>
          <w:p w14:paraId="50250F33"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do campo é alterado</w:t>
            </w:r>
            <w:r>
              <w:rPr>
                <w:color w:val="000000"/>
                <w:sz w:val="18"/>
                <w:szCs w:val="18"/>
                <w:lang w:val="pt-PT"/>
              </w:rPr>
              <w:t xml:space="preserve"> para STRING</w:t>
            </w:r>
          </w:p>
          <w:p w14:paraId="04383C65"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 ’</w:t>
            </w:r>
          </w:p>
          <w:p w14:paraId="7275C920" w14:textId="77777777" w:rsidR="004B318A" w:rsidRDefault="004B318A" w:rsidP="00F63E90">
            <w:pPr>
              <w:pStyle w:val="ListParagraph"/>
              <w:numPr>
                <w:ilvl w:val="0"/>
                <w:numId w:val="61"/>
              </w:numPr>
              <w:rPr>
                <w:color w:val="000000"/>
                <w:sz w:val="18"/>
                <w:szCs w:val="18"/>
                <w:lang w:val="pt-PT"/>
              </w:rPr>
            </w:pPr>
            <w:r>
              <w:rPr>
                <w:color w:val="000000"/>
                <w:sz w:val="18"/>
                <w:szCs w:val="18"/>
                <w:lang w:val="pt-PT"/>
              </w:rPr>
              <w:t>Tod</w:t>
            </w:r>
            <w:r w:rsidRPr="004B318A">
              <w:rPr>
                <w:color w:val="000000"/>
                <w:sz w:val="18"/>
                <w:szCs w:val="18"/>
                <w:lang w:val="pt-PT"/>
              </w:rPr>
              <w:t xml:space="preserve">os os '.' são substituídos por ' ' </w:t>
            </w:r>
          </w:p>
          <w:p w14:paraId="31036CD1" w14:textId="7B512142"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17 caracteres, é acrescentado ‘0 ’ à esquerda até perfazer o comprimento de campo desejado.</w:t>
            </w:r>
          </w:p>
        </w:tc>
        <w:tc>
          <w:tcPr>
            <w:tcW w:w="3191" w:type="dxa"/>
            <w:hideMark/>
          </w:tcPr>
          <w:p w14:paraId="4E6CFF0B"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574E63C9"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w:t>
            </w:r>
            <w:r>
              <w:rPr>
                <w:color w:val="000000"/>
                <w:sz w:val="18"/>
                <w:szCs w:val="18"/>
                <w:lang w:val="pt-PT"/>
              </w:rPr>
              <w:t>ULL, é assumido o valor ‘ ’</w:t>
            </w:r>
          </w:p>
          <w:p w14:paraId="5E348B9C" w14:textId="77777777" w:rsidR="004B318A" w:rsidRDefault="004B318A" w:rsidP="00F63E90">
            <w:pPr>
              <w:pStyle w:val="ListParagraph"/>
              <w:numPr>
                <w:ilvl w:val="0"/>
                <w:numId w:val="61"/>
              </w:numPr>
              <w:rPr>
                <w:color w:val="000000"/>
                <w:sz w:val="18"/>
                <w:szCs w:val="18"/>
                <w:lang w:val="pt-PT"/>
              </w:rPr>
            </w:pPr>
            <w:r>
              <w:rPr>
                <w:color w:val="000000"/>
                <w:sz w:val="18"/>
                <w:szCs w:val="18"/>
                <w:lang w:val="pt-PT"/>
              </w:rPr>
              <w:t>Tod</w:t>
            </w:r>
            <w:r w:rsidRPr="004B318A">
              <w:rPr>
                <w:color w:val="000000"/>
                <w:sz w:val="18"/>
                <w:szCs w:val="18"/>
                <w:lang w:val="pt-PT"/>
              </w:rPr>
              <w:t xml:space="preserve">os os '.' </w:t>
            </w:r>
            <w:r>
              <w:rPr>
                <w:color w:val="000000"/>
                <w:sz w:val="18"/>
                <w:szCs w:val="18"/>
                <w:lang w:val="pt-PT"/>
              </w:rPr>
              <w:t xml:space="preserve">são substituídos por ' ' </w:t>
            </w:r>
          </w:p>
          <w:p w14:paraId="6B726404" w14:textId="08DB400B"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17 caracteres, é acrescentado ‘0 ’ à esquerda até perfazer o comprimento de campo desejado.</w:t>
            </w:r>
          </w:p>
        </w:tc>
      </w:tr>
      <w:tr w:rsidR="004B318A" w:rsidRPr="004B318A" w14:paraId="2D14E2AA" w14:textId="77777777" w:rsidTr="009370D5">
        <w:tblPrEx>
          <w:tblCellMar>
            <w:left w:w="108" w:type="dxa"/>
            <w:right w:w="108" w:type="dxa"/>
          </w:tblCellMar>
        </w:tblPrEx>
        <w:trPr>
          <w:trHeight w:val="2160"/>
          <w:jc w:val="center"/>
        </w:trPr>
        <w:tc>
          <w:tcPr>
            <w:tcW w:w="1344" w:type="dxa"/>
            <w:hideMark/>
          </w:tcPr>
          <w:p w14:paraId="5EBF0B3B" w14:textId="77777777" w:rsidR="004B318A" w:rsidRPr="004B318A" w:rsidRDefault="004B318A" w:rsidP="004B318A">
            <w:pPr>
              <w:rPr>
                <w:color w:val="000000"/>
                <w:sz w:val="18"/>
                <w:szCs w:val="18"/>
              </w:rPr>
            </w:pPr>
            <w:r w:rsidRPr="004B318A">
              <w:rPr>
                <w:color w:val="000000"/>
                <w:sz w:val="18"/>
                <w:szCs w:val="18"/>
              </w:rPr>
              <w:lastRenderedPageBreak/>
              <w:t>dtultmod</w:t>
            </w:r>
          </w:p>
        </w:tc>
        <w:tc>
          <w:tcPr>
            <w:tcW w:w="2693" w:type="dxa"/>
            <w:hideMark/>
          </w:tcPr>
          <w:p w14:paraId="621EB84A"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NULL, é assumido o valor ‘9999-12-31’</w:t>
            </w:r>
          </w:p>
        </w:tc>
        <w:tc>
          <w:tcPr>
            <w:tcW w:w="3188" w:type="dxa"/>
            <w:hideMark/>
          </w:tcPr>
          <w:p w14:paraId="204C6418"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7A459D86"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NULL, é</w:t>
            </w:r>
            <w:r>
              <w:rPr>
                <w:color w:val="000000"/>
                <w:sz w:val="18"/>
                <w:szCs w:val="18"/>
                <w:lang w:val="pt-PT"/>
              </w:rPr>
              <w:t xml:space="preserve"> assumido o valor ‘9999-12-31’</w:t>
            </w:r>
          </w:p>
          <w:p w14:paraId="4F90D143" w14:textId="39868FC0"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10 caracteres, é acrescentado ‘ ’ à esquerda, até perfazer o comprimento de campo desejado.</w:t>
            </w:r>
          </w:p>
        </w:tc>
        <w:tc>
          <w:tcPr>
            <w:tcW w:w="3191" w:type="dxa"/>
            <w:hideMark/>
          </w:tcPr>
          <w:p w14:paraId="4C7DCCB0"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11E3DA1F"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NULL, é</w:t>
            </w:r>
            <w:r>
              <w:rPr>
                <w:color w:val="000000"/>
                <w:sz w:val="18"/>
                <w:szCs w:val="18"/>
                <w:lang w:val="pt-PT"/>
              </w:rPr>
              <w:t xml:space="preserve"> assumido o valor ‘9999-12-31’</w:t>
            </w:r>
          </w:p>
          <w:p w14:paraId="01B8E424" w14:textId="4880D7CE"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10 caracteres, é acrescentado ‘ ’ à esquerda, até perfazer o comprimento de campo desejado.</w:t>
            </w:r>
          </w:p>
        </w:tc>
      </w:tr>
      <w:tr w:rsidR="004B318A" w:rsidRPr="004B318A" w14:paraId="6DC0EB10" w14:textId="77777777" w:rsidTr="009370D5">
        <w:tblPrEx>
          <w:tblCellMar>
            <w:left w:w="108" w:type="dxa"/>
            <w:right w:w="108" w:type="dxa"/>
          </w:tblCellMar>
        </w:tblPrEx>
        <w:trPr>
          <w:trHeight w:val="2160"/>
          <w:jc w:val="center"/>
        </w:trPr>
        <w:tc>
          <w:tcPr>
            <w:tcW w:w="1344" w:type="dxa"/>
            <w:hideMark/>
          </w:tcPr>
          <w:p w14:paraId="15486656" w14:textId="77777777" w:rsidR="004B318A" w:rsidRPr="004B318A" w:rsidRDefault="004B318A" w:rsidP="004B318A">
            <w:pPr>
              <w:rPr>
                <w:color w:val="000000"/>
                <w:sz w:val="18"/>
                <w:szCs w:val="18"/>
              </w:rPr>
            </w:pPr>
            <w:r w:rsidRPr="004B318A">
              <w:rPr>
                <w:color w:val="000000"/>
                <w:sz w:val="18"/>
                <w:szCs w:val="18"/>
              </w:rPr>
              <w:t>cempresa</w:t>
            </w:r>
          </w:p>
        </w:tc>
        <w:tc>
          <w:tcPr>
            <w:tcW w:w="2693" w:type="dxa"/>
            <w:hideMark/>
          </w:tcPr>
          <w:p w14:paraId="158A9BCE"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2 caracteres, é acrescentado o dígito ‘0’ à esquerda, até perfazer o comprimento de campo desejado.</w:t>
            </w:r>
          </w:p>
        </w:tc>
        <w:tc>
          <w:tcPr>
            <w:tcW w:w="3188" w:type="dxa"/>
            <w:hideMark/>
          </w:tcPr>
          <w:p w14:paraId="06758E30"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49F6ECFA"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 ’</w:t>
            </w:r>
          </w:p>
          <w:p w14:paraId="0187E7E9" w14:textId="51C33C8E"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2 caracteres, é acrescentado ‘ ’ à esquerda até perfazer o comprimento de campo desejado.</w:t>
            </w:r>
          </w:p>
        </w:tc>
        <w:tc>
          <w:tcPr>
            <w:tcW w:w="3191" w:type="dxa"/>
            <w:hideMark/>
          </w:tcPr>
          <w:p w14:paraId="6F2C7C84"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do campo é alt</w:t>
            </w:r>
            <w:r>
              <w:rPr>
                <w:color w:val="000000"/>
                <w:sz w:val="18"/>
                <w:szCs w:val="18"/>
                <w:lang w:val="pt-PT"/>
              </w:rPr>
              <w:t>erado para STRING</w:t>
            </w:r>
          </w:p>
          <w:p w14:paraId="44A2A95D"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 ’</w:t>
            </w:r>
          </w:p>
          <w:p w14:paraId="55D8805A" w14:textId="367BC0DD"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2 caracteres, é acrescentado ‘ ’ à esquerda até perfazer o comprimento de campo desejado.</w:t>
            </w:r>
          </w:p>
        </w:tc>
      </w:tr>
      <w:tr w:rsidR="004B318A" w:rsidRPr="004B318A" w14:paraId="276DD1DD" w14:textId="77777777" w:rsidTr="009370D5">
        <w:tblPrEx>
          <w:tblCellMar>
            <w:left w:w="108" w:type="dxa"/>
            <w:right w:w="108" w:type="dxa"/>
          </w:tblCellMar>
        </w:tblPrEx>
        <w:trPr>
          <w:trHeight w:val="2160"/>
          <w:jc w:val="center"/>
        </w:trPr>
        <w:tc>
          <w:tcPr>
            <w:tcW w:w="1344" w:type="dxa"/>
            <w:hideMark/>
          </w:tcPr>
          <w:p w14:paraId="1D06BF79" w14:textId="77777777" w:rsidR="004B318A" w:rsidRPr="004B318A" w:rsidRDefault="004B318A" w:rsidP="004B318A">
            <w:pPr>
              <w:rPr>
                <w:color w:val="000000"/>
                <w:sz w:val="18"/>
                <w:szCs w:val="18"/>
              </w:rPr>
            </w:pPr>
            <w:r w:rsidRPr="004B318A">
              <w:rPr>
                <w:color w:val="000000"/>
                <w:sz w:val="18"/>
                <w:szCs w:val="18"/>
              </w:rPr>
              <w:t>cbalcao</w:t>
            </w:r>
          </w:p>
        </w:tc>
        <w:tc>
          <w:tcPr>
            <w:tcW w:w="2693" w:type="dxa"/>
            <w:hideMark/>
          </w:tcPr>
          <w:p w14:paraId="26EC45C6"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4 caracteres, é acrescentado o dígito ‘0’ à esquerda, até perfazer o comprimento de campo desejado.</w:t>
            </w:r>
          </w:p>
        </w:tc>
        <w:tc>
          <w:tcPr>
            <w:tcW w:w="3188" w:type="dxa"/>
            <w:hideMark/>
          </w:tcPr>
          <w:p w14:paraId="4492FDFC"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3A26F02A"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 ’</w:t>
            </w:r>
          </w:p>
          <w:p w14:paraId="513D74FA" w14:textId="0558C915"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4 caracteres, é acrescentado ‘ ’ à esquerda até perfazer o comprimento de campo desejado.</w:t>
            </w:r>
          </w:p>
        </w:tc>
        <w:tc>
          <w:tcPr>
            <w:tcW w:w="3191" w:type="dxa"/>
            <w:hideMark/>
          </w:tcPr>
          <w:p w14:paraId="61B2A511"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0CA90653"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 ’</w:t>
            </w:r>
          </w:p>
          <w:p w14:paraId="3DBD6F91" w14:textId="69C383ED"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4 caracteres, é acrescentado ‘ ’ à esquerda até perfazer o comprimento de campo desejado.</w:t>
            </w:r>
          </w:p>
        </w:tc>
      </w:tr>
      <w:tr w:rsidR="004B318A" w:rsidRPr="004B318A" w14:paraId="3866B23F" w14:textId="77777777" w:rsidTr="009370D5">
        <w:tblPrEx>
          <w:tblCellMar>
            <w:left w:w="108" w:type="dxa"/>
            <w:right w:w="108" w:type="dxa"/>
          </w:tblCellMar>
        </w:tblPrEx>
        <w:trPr>
          <w:trHeight w:val="2160"/>
          <w:jc w:val="center"/>
        </w:trPr>
        <w:tc>
          <w:tcPr>
            <w:tcW w:w="1344" w:type="dxa"/>
            <w:hideMark/>
          </w:tcPr>
          <w:p w14:paraId="3B18CA00" w14:textId="77777777" w:rsidR="004B318A" w:rsidRPr="004B318A" w:rsidRDefault="004B318A" w:rsidP="004B318A">
            <w:pPr>
              <w:rPr>
                <w:color w:val="000000"/>
                <w:sz w:val="18"/>
                <w:szCs w:val="18"/>
              </w:rPr>
            </w:pPr>
            <w:r w:rsidRPr="004B318A">
              <w:rPr>
                <w:color w:val="000000"/>
                <w:sz w:val="18"/>
                <w:szCs w:val="18"/>
              </w:rPr>
              <w:t>cnumcta</w:t>
            </w:r>
          </w:p>
        </w:tc>
        <w:tc>
          <w:tcPr>
            <w:tcW w:w="2693" w:type="dxa"/>
            <w:hideMark/>
          </w:tcPr>
          <w:p w14:paraId="410A3D1D"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11 caracteres, é acrescentado o dígito ‘0’ à esquerda, até perfazer o comprimento de campo desejado.</w:t>
            </w:r>
          </w:p>
        </w:tc>
        <w:tc>
          <w:tcPr>
            <w:tcW w:w="3188" w:type="dxa"/>
            <w:hideMark/>
          </w:tcPr>
          <w:p w14:paraId="75534A71"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do campo é alterado para S</w:t>
            </w:r>
            <w:r>
              <w:rPr>
                <w:color w:val="000000"/>
                <w:sz w:val="18"/>
                <w:szCs w:val="18"/>
                <w:lang w:val="pt-PT"/>
              </w:rPr>
              <w:t>TRING</w:t>
            </w:r>
          </w:p>
          <w:p w14:paraId="71515903"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 ’</w:t>
            </w:r>
          </w:p>
          <w:p w14:paraId="40D75694" w14:textId="339835B6"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11 caracteres, é acrescentado ‘ ’ à esquerda até perfazer o comprimento de campo desejado.</w:t>
            </w:r>
          </w:p>
        </w:tc>
        <w:tc>
          <w:tcPr>
            <w:tcW w:w="3191" w:type="dxa"/>
            <w:hideMark/>
          </w:tcPr>
          <w:p w14:paraId="55CDFF37"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0AE2C1B1"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 ’</w:t>
            </w:r>
          </w:p>
          <w:p w14:paraId="20214BD3" w14:textId="041DEB91"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11 caracteres, é acrescentado ‘ ’ à esquerda até perfazer o comprimento de campo desejado.</w:t>
            </w:r>
          </w:p>
        </w:tc>
      </w:tr>
      <w:tr w:rsidR="004B318A" w:rsidRPr="004B318A" w14:paraId="6CE21146" w14:textId="77777777" w:rsidTr="009370D5">
        <w:tblPrEx>
          <w:tblCellMar>
            <w:left w:w="108" w:type="dxa"/>
            <w:right w:w="108" w:type="dxa"/>
          </w:tblCellMar>
        </w:tblPrEx>
        <w:trPr>
          <w:trHeight w:val="2160"/>
          <w:jc w:val="center"/>
        </w:trPr>
        <w:tc>
          <w:tcPr>
            <w:tcW w:w="1344" w:type="dxa"/>
            <w:hideMark/>
          </w:tcPr>
          <w:p w14:paraId="56D0F77F" w14:textId="77777777" w:rsidR="004B318A" w:rsidRPr="004B318A" w:rsidRDefault="004B318A" w:rsidP="004B318A">
            <w:pPr>
              <w:rPr>
                <w:color w:val="000000"/>
                <w:sz w:val="18"/>
                <w:szCs w:val="18"/>
              </w:rPr>
            </w:pPr>
            <w:r w:rsidRPr="004B318A">
              <w:rPr>
                <w:color w:val="000000"/>
                <w:sz w:val="18"/>
                <w:szCs w:val="18"/>
              </w:rPr>
              <w:t>zcaucao</w:t>
            </w:r>
          </w:p>
        </w:tc>
        <w:tc>
          <w:tcPr>
            <w:tcW w:w="2693" w:type="dxa"/>
            <w:hideMark/>
          </w:tcPr>
          <w:p w14:paraId="29B3B075"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15 caracteres, é acrescentado o dígito ‘0’ à esquerda, até perfazer o comprimento de campo desejado.</w:t>
            </w:r>
          </w:p>
        </w:tc>
        <w:tc>
          <w:tcPr>
            <w:tcW w:w="3188" w:type="dxa"/>
            <w:hideMark/>
          </w:tcPr>
          <w:p w14:paraId="50DB8648"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0C7E51BC"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 ’</w:t>
            </w:r>
          </w:p>
          <w:p w14:paraId="6D8552DD" w14:textId="2715DAF9"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10 caracteres, é acrescentado ‘0 ’ à esquerda até perfazer o comprimento de campo desejado.</w:t>
            </w:r>
          </w:p>
        </w:tc>
        <w:tc>
          <w:tcPr>
            <w:tcW w:w="3191" w:type="dxa"/>
            <w:hideMark/>
          </w:tcPr>
          <w:p w14:paraId="743F2DE5"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568089CC"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 ’</w:t>
            </w:r>
          </w:p>
          <w:p w14:paraId="2EC8EABD" w14:textId="0EEA886D"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10 caracteres, é acrescentado ‘0 ’ à esquerda até perfazer o comprimento de campo desejado.</w:t>
            </w:r>
          </w:p>
        </w:tc>
      </w:tr>
      <w:tr w:rsidR="004B318A" w:rsidRPr="004B318A" w14:paraId="141D2B00" w14:textId="77777777" w:rsidTr="009370D5">
        <w:tblPrEx>
          <w:tblCellMar>
            <w:left w:w="108" w:type="dxa"/>
            <w:right w:w="108" w:type="dxa"/>
          </w:tblCellMar>
        </w:tblPrEx>
        <w:trPr>
          <w:trHeight w:val="2160"/>
          <w:jc w:val="center"/>
        </w:trPr>
        <w:tc>
          <w:tcPr>
            <w:tcW w:w="1344" w:type="dxa"/>
            <w:hideMark/>
          </w:tcPr>
          <w:p w14:paraId="37BDA89C" w14:textId="77777777" w:rsidR="004B318A" w:rsidRPr="004B318A" w:rsidRDefault="004B318A" w:rsidP="004B318A">
            <w:pPr>
              <w:rPr>
                <w:color w:val="000000"/>
                <w:sz w:val="18"/>
                <w:szCs w:val="18"/>
              </w:rPr>
            </w:pPr>
            <w:r w:rsidRPr="004B318A">
              <w:rPr>
                <w:color w:val="000000"/>
                <w:sz w:val="18"/>
                <w:szCs w:val="18"/>
              </w:rPr>
              <w:t>centidad</w:t>
            </w:r>
          </w:p>
        </w:tc>
        <w:tc>
          <w:tcPr>
            <w:tcW w:w="2693" w:type="dxa"/>
            <w:hideMark/>
          </w:tcPr>
          <w:p w14:paraId="01FA3E05"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4981AA19"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421188C9"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 ’</w:t>
            </w:r>
          </w:p>
          <w:p w14:paraId="7829F505" w14:textId="76F57835"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3 caracteres, é acrescentado ‘ ’ à esquerda até perfazer o comprimento de campo desejado.</w:t>
            </w:r>
          </w:p>
        </w:tc>
        <w:tc>
          <w:tcPr>
            <w:tcW w:w="3191" w:type="dxa"/>
            <w:hideMark/>
          </w:tcPr>
          <w:p w14:paraId="542699DC"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15490B11"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 ’</w:t>
            </w:r>
          </w:p>
          <w:p w14:paraId="7CA9AB4A" w14:textId="58F6F605"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3 caracteres, é acrescentado ‘ ’ à esquerda até perfazer o comprimento de campo desejado.</w:t>
            </w:r>
          </w:p>
        </w:tc>
      </w:tr>
      <w:tr w:rsidR="004B318A" w:rsidRPr="004B318A" w14:paraId="74955896" w14:textId="77777777" w:rsidTr="009370D5">
        <w:tblPrEx>
          <w:tblCellMar>
            <w:left w:w="108" w:type="dxa"/>
            <w:right w:w="108" w:type="dxa"/>
          </w:tblCellMar>
        </w:tblPrEx>
        <w:trPr>
          <w:trHeight w:val="2160"/>
          <w:jc w:val="center"/>
        </w:trPr>
        <w:tc>
          <w:tcPr>
            <w:tcW w:w="1344" w:type="dxa"/>
            <w:hideMark/>
          </w:tcPr>
          <w:p w14:paraId="3E074EE1" w14:textId="77777777" w:rsidR="004B318A" w:rsidRPr="004B318A" w:rsidRDefault="004B318A" w:rsidP="004B318A">
            <w:pPr>
              <w:rPr>
                <w:color w:val="000000"/>
                <w:sz w:val="18"/>
                <w:szCs w:val="18"/>
              </w:rPr>
            </w:pPr>
            <w:r w:rsidRPr="004B318A">
              <w:rPr>
                <w:color w:val="000000"/>
                <w:sz w:val="18"/>
                <w:szCs w:val="18"/>
              </w:rPr>
              <w:lastRenderedPageBreak/>
              <w:t>caplic</w:t>
            </w:r>
          </w:p>
        </w:tc>
        <w:tc>
          <w:tcPr>
            <w:tcW w:w="2693" w:type="dxa"/>
            <w:hideMark/>
          </w:tcPr>
          <w:p w14:paraId="3969EA33"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2D8D3871"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602F7E44"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 ’</w:t>
            </w:r>
          </w:p>
          <w:p w14:paraId="2F4A85EA" w14:textId="0A5E56AA"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3 caracteres, é acrescentado ‘ ’ à direita até perfazer o comprimento de campo desejado.</w:t>
            </w:r>
          </w:p>
        </w:tc>
        <w:tc>
          <w:tcPr>
            <w:tcW w:w="3191" w:type="dxa"/>
            <w:hideMark/>
          </w:tcPr>
          <w:p w14:paraId="2200A102"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2032C55F"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 ’</w:t>
            </w:r>
          </w:p>
          <w:p w14:paraId="59001E40" w14:textId="69092DE6"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3 caracteres, é acrescentado ‘ ’ à direita até perfazer o comprimento de campo desejado.</w:t>
            </w:r>
          </w:p>
        </w:tc>
      </w:tr>
      <w:tr w:rsidR="004B318A" w:rsidRPr="004B318A" w14:paraId="2ECA53D5" w14:textId="77777777" w:rsidTr="009370D5">
        <w:tblPrEx>
          <w:tblCellMar>
            <w:left w:w="108" w:type="dxa"/>
            <w:right w:w="108" w:type="dxa"/>
          </w:tblCellMar>
        </w:tblPrEx>
        <w:trPr>
          <w:trHeight w:val="1200"/>
          <w:jc w:val="center"/>
        </w:trPr>
        <w:tc>
          <w:tcPr>
            <w:tcW w:w="1344" w:type="dxa"/>
            <w:hideMark/>
          </w:tcPr>
          <w:p w14:paraId="20745C71" w14:textId="77777777" w:rsidR="004B318A" w:rsidRPr="004B318A" w:rsidRDefault="004B318A" w:rsidP="004B318A">
            <w:pPr>
              <w:rPr>
                <w:color w:val="000000"/>
                <w:sz w:val="18"/>
                <w:szCs w:val="18"/>
              </w:rPr>
            </w:pPr>
            <w:r w:rsidRPr="004B318A">
              <w:rPr>
                <w:color w:val="000000"/>
                <w:sz w:val="18"/>
                <w:szCs w:val="18"/>
              </w:rPr>
              <w:t>isin</w:t>
            </w:r>
          </w:p>
        </w:tc>
        <w:tc>
          <w:tcPr>
            <w:tcW w:w="2693" w:type="dxa"/>
            <w:hideMark/>
          </w:tcPr>
          <w:p w14:paraId="2B0B2EE6"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6712EAD8"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campo é mapeado a vazio, e caso não esteja preenchido com 12 caracteres, é acrescentado ‘ ’ à esquerda, até perfazer o comprimento de campo desejado.</w:t>
            </w:r>
          </w:p>
        </w:tc>
        <w:tc>
          <w:tcPr>
            <w:tcW w:w="3191" w:type="dxa"/>
            <w:hideMark/>
          </w:tcPr>
          <w:p w14:paraId="5BC850A3"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campo é mapeado a vazio, e caso não esteja preenchido com 12 caracteres, é acrescentado ‘ ’ à esquerda, até perfazer o comprimento de campo desejado.</w:t>
            </w:r>
          </w:p>
        </w:tc>
      </w:tr>
      <w:tr w:rsidR="004B318A" w:rsidRPr="004B318A" w14:paraId="56F397FD" w14:textId="77777777" w:rsidTr="009370D5">
        <w:tblPrEx>
          <w:tblCellMar>
            <w:left w:w="108" w:type="dxa"/>
            <w:right w:w="108" w:type="dxa"/>
          </w:tblCellMar>
        </w:tblPrEx>
        <w:trPr>
          <w:trHeight w:val="2160"/>
          <w:jc w:val="center"/>
        </w:trPr>
        <w:tc>
          <w:tcPr>
            <w:tcW w:w="1344" w:type="dxa"/>
            <w:hideMark/>
          </w:tcPr>
          <w:p w14:paraId="22FEEB52" w14:textId="77777777" w:rsidR="004B318A" w:rsidRPr="004B318A" w:rsidRDefault="004B318A" w:rsidP="004B318A">
            <w:pPr>
              <w:rPr>
                <w:color w:val="000000"/>
                <w:sz w:val="18"/>
                <w:szCs w:val="18"/>
              </w:rPr>
            </w:pPr>
            <w:r w:rsidRPr="004B318A">
              <w:rPr>
                <w:color w:val="000000"/>
                <w:sz w:val="18"/>
                <w:szCs w:val="18"/>
              </w:rPr>
              <w:t>tipvalor</w:t>
            </w:r>
          </w:p>
        </w:tc>
        <w:tc>
          <w:tcPr>
            <w:tcW w:w="2693" w:type="dxa"/>
            <w:hideMark/>
          </w:tcPr>
          <w:p w14:paraId="3BA9D15F"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NU</w:t>
            </w:r>
            <w:r>
              <w:rPr>
                <w:color w:val="000000"/>
                <w:sz w:val="18"/>
                <w:szCs w:val="18"/>
                <w:lang w:val="pt-PT"/>
              </w:rPr>
              <w:t>LL, é assumido o valor ‘99999’</w:t>
            </w:r>
          </w:p>
          <w:p w14:paraId="28967392" w14:textId="450A6AA3"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17D791A2"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‘0’</w:t>
            </w:r>
          </w:p>
          <w:p w14:paraId="2EDC6628" w14:textId="31AEBEB9"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o dígito ‘0’ à esquerda, até perfazer o comprimento de campo desejado.</w:t>
            </w:r>
          </w:p>
        </w:tc>
        <w:tc>
          <w:tcPr>
            <w:tcW w:w="3191" w:type="dxa"/>
            <w:hideMark/>
          </w:tcPr>
          <w:p w14:paraId="63CB3E9E"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‘0’</w:t>
            </w:r>
          </w:p>
          <w:p w14:paraId="5847D642" w14:textId="660187FF"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o dígito ‘0’ à esquerda, até perfazer o comprimento de campo desejado.</w:t>
            </w:r>
          </w:p>
        </w:tc>
      </w:tr>
      <w:tr w:rsidR="004B318A" w:rsidRPr="004B318A" w14:paraId="3AF35664" w14:textId="77777777" w:rsidTr="009370D5">
        <w:tblPrEx>
          <w:tblCellMar>
            <w:left w:w="108" w:type="dxa"/>
            <w:right w:w="108" w:type="dxa"/>
          </w:tblCellMar>
        </w:tblPrEx>
        <w:trPr>
          <w:trHeight w:val="1440"/>
          <w:jc w:val="center"/>
        </w:trPr>
        <w:tc>
          <w:tcPr>
            <w:tcW w:w="1344" w:type="dxa"/>
            <w:hideMark/>
          </w:tcPr>
          <w:p w14:paraId="5A1AA1F8" w14:textId="77777777" w:rsidR="004B318A" w:rsidRPr="004B318A" w:rsidRDefault="004B318A" w:rsidP="004B318A">
            <w:pPr>
              <w:rPr>
                <w:color w:val="000000"/>
                <w:sz w:val="18"/>
                <w:szCs w:val="18"/>
              </w:rPr>
            </w:pPr>
            <w:r w:rsidRPr="004B318A">
              <w:rPr>
                <w:color w:val="000000"/>
                <w:sz w:val="18"/>
                <w:szCs w:val="18"/>
              </w:rPr>
              <w:t>tipgarant</w:t>
            </w:r>
          </w:p>
        </w:tc>
        <w:tc>
          <w:tcPr>
            <w:tcW w:w="2693" w:type="dxa"/>
            <w:hideMark/>
          </w:tcPr>
          <w:p w14:paraId="4AC497DC"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21C59804"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‘0’</w:t>
            </w:r>
          </w:p>
          <w:p w14:paraId="7302BAEB" w14:textId="2D689FC2"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o dígito ‘0’ à esquerda, até perfazer o comprimento de campo desejado.</w:t>
            </w:r>
          </w:p>
        </w:tc>
        <w:tc>
          <w:tcPr>
            <w:tcW w:w="3191" w:type="dxa"/>
            <w:hideMark/>
          </w:tcPr>
          <w:p w14:paraId="5A6BAD10"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‘0’</w:t>
            </w:r>
          </w:p>
          <w:p w14:paraId="4AC9CE12" w14:textId="707883F8"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o dígito ‘0’ à esquerda, até perfazer o comprimento de campo desejado.</w:t>
            </w:r>
          </w:p>
        </w:tc>
      </w:tr>
      <w:tr w:rsidR="004B318A" w:rsidRPr="004B318A" w14:paraId="6BF173C6" w14:textId="77777777" w:rsidTr="009370D5">
        <w:tblPrEx>
          <w:tblCellMar>
            <w:left w:w="108" w:type="dxa"/>
            <w:right w:w="108" w:type="dxa"/>
          </w:tblCellMar>
        </w:tblPrEx>
        <w:trPr>
          <w:trHeight w:val="1440"/>
          <w:jc w:val="center"/>
        </w:trPr>
        <w:tc>
          <w:tcPr>
            <w:tcW w:w="1344" w:type="dxa"/>
            <w:hideMark/>
          </w:tcPr>
          <w:p w14:paraId="2446099B" w14:textId="77777777" w:rsidR="004B318A" w:rsidRPr="004B318A" w:rsidRDefault="004B318A" w:rsidP="004B318A">
            <w:pPr>
              <w:rPr>
                <w:color w:val="000000"/>
                <w:sz w:val="18"/>
                <w:szCs w:val="18"/>
              </w:rPr>
            </w:pPr>
            <w:r w:rsidRPr="004B318A">
              <w:rPr>
                <w:color w:val="000000"/>
                <w:sz w:val="18"/>
                <w:szCs w:val="18"/>
              </w:rPr>
              <w:t>divisa</w:t>
            </w:r>
          </w:p>
        </w:tc>
        <w:tc>
          <w:tcPr>
            <w:tcW w:w="2693" w:type="dxa"/>
            <w:hideMark/>
          </w:tcPr>
          <w:p w14:paraId="2DEB3988"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07F95C24"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‘0’</w:t>
            </w:r>
          </w:p>
          <w:p w14:paraId="340ACF0E" w14:textId="28B0214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3 caracteres, é acrescentado o dígito ‘0’ à esquerda, até perfazer o comprimento de campo desejado.</w:t>
            </w:r>
          </w:p>
        </w:tc>
        <w:tc>
          <w:tcPr>
            <w:tcW w:w="3191" w:type="dxa"/>
            <w:hideMark/>
          </w:tcPr>
          <w:p w14:paraId="58323DA9"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‘0’</w:t>
            </w:r>
          </w:p>
          <w:p w14:paraId="1DB60BDA" w14:textId="72F265A4"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3 caracteres, é acrescentado o dígito ‘0’ à esquerda, até perfazer o comprimento de campo desejado.</w:t>
            </w:r>
          </w:p>
        </w:tc>
      </w:tr>
      <w:tr w:rsidR="004B318A" w:rsidRPr="004B318A" w14:paraId="54A566D7" w14:textId="77777777" w:rsidTr="009370D5">
        <w:tblPrEx>
          <w:tblCellMar>
            <w:left w:w="108" w:type="dxa"/>
            <w:right w:w="108" w:type="dxa"/>
          </w:tblCellMar>
        </w:tblPrEx>
        <w:trPr>
          <w:trHeight w:val="2160"/>
          <w:jc w:val="center"/>
        </w:trPr>
        <w:tc>
          <w:tcPr>
            <w:tcW w:w="1344" w:type="dxa"/>
            <w:hideMark/>
          </w:tcPr>
          <w:p w14:paraId="28F35B02" w14:textId="77777777" w:rsidR="004B318A" w:rsidRPr="004B318A" w:rsidRDefault="004B318A" w:rsidP="004B318A">
            <w:pPr>
              <w:rPr>
                <w:color w:val="000000"/>
                <w:sz w:val="18"/>
                <w:szCs w:val="18"/>
              </w:rPr>
            </w:pPr>
            <w:r w:rsidRPr="004B318A">
              <w:rPr>
                <w:color w:val="000000"/>
                <w:sz w:val="18"/>
                <w:szCs w:val="18"/>
              </w:rPr>
              <w:t>tipgarbl</w:t>
            </w:r>
          </w:p>
        </w:tc>
        <w:tc>
          <w:tcPr>
            <w:tcW w:w="2693" w:type="dxa"/>
            <w:hideMark/>
          </w:tcPr>
          <w:p w14:paraId="1AF71ABE"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3CD553E1"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2FB9A98B"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w:t>
            </w:r>
            <w:r>
              <w:rPr>
                <w:color w:val="000000"/>
                <w:sz w:val="18"/>
                <w:szCs w:val="18"/>
                <w:lang w:val="pt-PT"/>
              </w:rPr>
              <w:t xml:space="preserve"> NULL, é assumido o valor ‘0 ’</w:t>
            </w:r>
          </w:p>
          <w:p w14:paraId="14C9BBA6" w14:textId="00FE1D60"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 0’ à esquerda até perfazer o comprimento de campo desejado.</w:t>
            </w:r>
          </w:p>
        </w:tc>
        <w:tc>
          <w:tcPr>
            <w:tcW w:w="3191" w:type="dxa"/>
            <w:hideMark/>
          </w:tcPr>
          <w:p w14:paraId="0BFCAF84"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12FF93A6"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w:t>
            </w:r>
            <w:r>
              <w:rPr>
                <w:color w:val="000000"/>
                <w:sz w:val="18"/>
                <w:szCs w:val="18"/>
                <w:lang w:val="pt-PT"/>
              </w:rPr>
              <w:t xml:space="preserve"> NULL, é assumido o valor ‘0 ’</w:t>
            </w:r>
          </w:p>
          <w:p w14:paraId="1A3093DE" w14:textId="11FF878B"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 0’ à esquerda até perfazer o comprimento de campo desejado.</w:t>
            </w:r>
          </w:p>
        </w:tc>
      </w:tr>
      <w:tr w:rsidR="004B318A" w:rsidRPr="004B318A" w14:paraId="15357125" w14:textId="77777777" w:rsidTr="009370D5">
        <w:tblPrEx>
          <w:tblCellMar>
            <w:left w:w="108" w:type="dxa"/>
            <w:right w:w="108" w:type="dxa"/>
          </w:tblCellMar>
        </w:tblPrEx>
        <w:trPr>
          <w:trHeight w:val="2160"/>
          <w:jc w:val="center"/>
        </w:trPr>
        <w:tc>
          <w:tcPr>
            <w:tcW w:w="1344" w:type="dxa"/>
            <w:hideMark/>
          </w:tcPr>
          <w:p w14:paraId="686732F9" w14:textId="77777777" w:rsidR="004B318A" w:rsidRPr="004B318A" w:rsidRDefault="004B318A" w:rsidP="004B318A">
            <w:pPr>
              <w:rPr>
                <w:color w:val="000000"/>
                <w:sz w:val="18"/>
                <w:szCs w:val="18"/>
              </w:rPr>
            </w:pPr>
            <w:r w:rsidRPr="004B318A">
              <w:rPr>
                <w:color w:val="000000"/>
                <w:sz w:val="18"/>
                <w:szCs w:val="18"/>
              </w:rPr>
              <w:t>coravgp</w:t>
            </w:r>
          </w:p>
        </w:tc>
        <w:tc>
          <w:tcPr>
            <w:tcW w:w="2693" w:type="dxa"/>
            <w:hideMark/>
          </w:tcPr>
          <w:p w14:paraId="5A1B77BC"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24C6D896"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0F2C9937"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w:t>
            </w:r>
            <w:r>
              <w:rPr>
                <w:color w:val="000000"/>
                <w:sz w:val="18"/>
                <w:szCs w:val="18"/>
                <w:lang w:val="pt-PT"/>
              </w:rPr>
              <w:t xml:space="preserve"> NULL, é assumido o valor ‘0 ’</w:t>
            </w:r>
          </w:p>
          <w:p w14:paraId="6ACD5C1C" w14:textId="5CCBBD5E"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3 caracteres, é acrescentado ‘ ’ à esquerda até perfazer o comprimento de campo desejado.</w:t>
            </w:r>
          </w:p>
        </w:tc>
        <w:tc>
          <w:tcPr>
            <w:tcW w:w="3191" w:type="dxa"/>
            <w:hideMark/>
          </w:tcPr>
          <w:p w14:paraId="0AB079D1"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7AC05C43"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w:t>
            </w:r>
            <w:r>
              <w:rPr>
                <w:color w:val="000000"/>
                <w:sz w:val="18"/>
                <w:szCs w:val="18"/>
                <w:lang w:val="pt-PT"/>
              </w:rPr>
              <w:t xml:space="preserve"> NULL, é assumido o valor ‘0 ’</w:t>
            </w:r>
          </w:p>
          <w:p w14:paraId="63537ED4" w14:textId="7632179A"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3 caracteres, é acrescentado ‘ ’ à esquerda até perfazer o comprimento de campo desejado.</w:t>
            </w:r>
          </w:p>
        </w:tc>
      </w:tr>
      <w:tr w:rsidR="004B318A" w:rsidRPr="004B318A" w14:paraId="3F38047B" w14:textId="77777777" w:rsidTr="009370D5">
        <w:tblPrEx>
          <w:tblCellMar>
            <w:left w:w="108" w:type="dxa"/>
            <w:right w:w="108" w:type="dxa"/>
          </w:tblCellMar>
        </w:tblPrEx>
        <w:trPr>
          <w:trHeight w:val="2160"/>
          <w:jc w:val="center"/>
        </w:trPr>
        <w:tc>
          <w:tcPr>
            <w:tcW w:w="1344" w:type="dxa"/>
            <w:hideMark/>
          </w:tcPr>
          <w:p w14:paraId="3E426205" w14:textId="77777777" w:rsidR="004B318A" w:rsidRPr="004B318A" w:rsidRDefault="004B318A" w:rsidP="004B318A">
            <w:pPr>
              <w:rPr>
                <w:color w:val="000000"/>
                <w:sz w:val="18"/>
                <w:szCs w:val="18"/>
              </w:rPr>
            </w:pPr>
            <w:r w:rsidRPr="004B318A">
              <w:rPr>
                <w:color w:val="000000"/>
                <w:sz w:val="18"/>
                <w:szCs w:val="18"/>
              </w:rPr>
              <w:lastRenderedPageBreak/>
              <w:t>ctipreavl</w:t>
            </w:r>
          </w:p>
        </w:tc>
        <w:tc>
          <w:tcPr>
            <w:tcW w:w="2693" w:type="dxa"/>
            <w:hideMark/>
          </w:tcPr>
          <w:p w14:paraId="13B741E5"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3FCAEED4"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589B5A48"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 ’</w:t>
            </w:r>
          </w:p>
          <w:p w14:paraId="7867AD21" w14:textId="2CCD3C9F"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 caractere, é acrescentado ‘ ’ à esquerda até perfazer o comprimento de campo desejado.</w:t>
            </w:r>
          </w:p>
        </w:tc>
        <w:tc>
          <w:tcPr>
            <w:tcW w:w="3191" w:type="dxa"/>
            <w:hideMark/>
          </w:tcPr>
          <w:p w14:paraId="196F4F97"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50C61121"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 ’</w:t>
            </w:r>
          </w:p>
          <w:p w14:paraId="3C69BB02" w14:textId="2B5AADB0"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 caractere, é acrescentado ‘ ’ à esquerda até perfazer o comprimento de campo desejado.</w:t>
            </w:r>
          </w:p>
        </w:tc>
      </w:tr>
      <w:tr w:rsidR="004B318A" w:rsidRPr="004B318A" w14:paraId="1298D194" w14:textId="77777777" w:rsidTr="009370D5">
        <w:tblPrEx>
          <w:tblCellMar>
            <w:left w:w="108" w:type="dxa"/>
            <w:right w:w="108" w:type="dxa"/>
          </w:tblCellMar>
        </w:tblPrEx>
        <w:trPr>
          <w:trHeight w:val="960"/>
          <w:jc w:val="center"/>
        </w:trPr>
        <w:tc>
          <w:tcPr>
            <w:tcW w:w="1344" w:type="dxa"/>
            <w:hideMark/>
          </w:tcPr>
          <w:p w14:paraId="6310CAD5" w14:textId="77777777" w:rsidR="004B318A" w:rsidRPr="004B318A" w:rsidRDefault="004B318A" w:rsidP="004B318A">
            <w:pPr>
              <w:rPr>
                <w:color w:val="000000"/>
                <w:sz w:val="18"/>
                <w:szCs w:val="18"/>
              </w:rPr>
            </w:pPr>
            <w:r w:rsidRPr="004B318A">
              <w:rPr>
                <w:color w:val="000000"/>
                <w:sz w:val="18"/>
                <w:szCs w:val="18"/>
              </w:rPr>
              <w:t>tipgarbg</w:t>
            </w:r>
          </w:p>
        </w:tc>
        <w:tc>
          <w:tcPr>
            <w:tcW w:w="2693" w:type="dxa"/>
            <w:hideMark/>
          </w:tcPr>
          <w:p w14:paraId="164239A7"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05AA8135"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‘0 ’ à esquerda até perfazer o comprimento de campo desejado.</w:t>
            </w:r>
          </w:p>
        </w:tc>
        <w:tc>
          <w:tcPr>
            <w:tcW w:w="3191" w:type="dxa"/>
            <w:hideMark/>
          </w:tcPr>
          <w:p w14:paraId="792B70F1"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‘0 ’ à esquerda até perfazer o comprimento de campo desejado.</w:t>
            </w:r>
          </w:p>
        </w:tc>
      </w:tr>
      <w:tr w:rsidR="004B318A" w:rsidRPr="004B318A" w14:paraId="1FBE0F85" w14:textId="77777777" w:rsidTr="009370D5">
        <w:tblPrEx>
          <w:tblCellMar>
            <w:left w:w="108" w:type="dxa"/>
            <w:right w:w="108" w:type="dxa"/>
          </w:tblCellMar>
        </w:tblPrEx>
        <w:trPr>
          <w:trHeight w:val="2160"/>
          <w:jc w:val="center"/>
        </w:trPr>
        <w:tc>
          <w:tcPr>
            <w:tcW w:w="1344" w:type="dxa"/>
            <w:hideMark/>
          </w:tcPr>
          <w:p w14:paraId="0BACD058" w14:textId="77777777" w:rsidR="004B318A" w:rsidRPr="004B318A" w:rsidRDefault="004B318A" w:rsidP="004B318A">
            <w:pPr>
              <w:rPr>
                <w:color w:val="000000"/>
                <w:sz w:val="18"/>
                <w:szCs w:val="18"/>
              </w:rPr>
            </w:pPr>
            <w:r w:rsidRPr="004B318A">
              <w:rPr>
                <w:color w:val="000000"/>
                <w:sz w:val="18"/>
                <w:szCs w:val="18"/>
              </w:rPr>
              <w:t>iact_gp</w:t>
            </w:r>
          </w:p>
        </w:tc>
        <w:tc>
          <w:tcPr>
            <w:tcW w:w="2693" w:type="dxa"/>
            <w:hideMark/>
          </w:tcPr>
          <w:p w14:paraId="7FC16E92"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38A3411E"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17F1D491"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NULL, é as</w:t>
            </w:r>
            <w:r>
              <w:rPr>
                <w:color w:val="000000"/>
                <w:sz w:val="18"/>
                <w:szCs w:val="18"/>
                <w:lang w:val="pt-PT"/>
              </w:rPr>
              <w:t>sumido o valor ‘ ’</w:t>
            </w:r>
          </w:p>
          <w:p w14:paraId="3ABBD67E" w14:textId="68EAEF79"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 caractere, é acrescentado ‘ ’ à esquerda até perfazer o comprimento de campo desejado.</w:t>
            </w:r>
          </w:p>
        </w:tc>
        <w:tc>
          <w:tcPr>
            <w:tcW w:w="3191" w:type="dxa"/>
            <w:hideMark/>
          </w:tcPr>
          <w:p w14:paraId="1B7ECD3E"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24C73C24"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w:t>
            </w:r>
            <w:r>
              <w:rPr>
                <w:color w:val="000000"/>
                <w:sz w:val="18"/>
                <w:szCs w:val="18"/>
                <w:lang w:val="pt-PT"/>
              </w:rPr>
              <w:t xml:space="preserve"> a NULL, é assumido o valor ‘ ’</w:t>
            </w:r>
          </w:p>
          <w:p w14:paraId="53207890" w14:textId="728CF606"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 caractere, é acrescentado ‘ ’ à esquerda até perfazer o comprimento de campo desejado.</w:t>
            </w:r>
          </w:p>
        </w:tc>
      </w:tr>
      <w:tr w:rsidR="004B318A" w:rsidRPr="004B318A" w14:paraId="3C3CF66A" w14:textId="77777777" w:rsidTr="009370D5">
        <w:tblPrEx>
          <w:tblCellMar>
            <w:left w:w="108" w:type="dxa"/>
            <w:right w:w="108" w:type="dxa"/>
          </w:tblCellMar>
        </w:tblPrEx>
        <w:trPr>
          <w:trHeight w:val="2160"/>
          <w:jc w:val="center"/>
        </w:trPr>
        <w:tc>
          <w:tcPr>
            <w:tcW w:w="1344" w:type="dxa"/>
            <w:hideMark/>
          </w:tcPr>
          <w:p w14:paraId="596627AC" w14:textId="77777777" w:rsidR="004B318A" w:rsidRPr="004B318A" w:rsidRDefault="004B318A" w:rsidP="004B318A">
            <w:pPr>
              <w:rPr>
                <w:color w:val="000000"/>
                <w:sz w:val="18"/>
                <w:szCs w:val="18"/>
              </w:rPr>
            </w:pPr>
            <w:r w:rsidRPr="004B318A">
              <w:rPr>
                <w:color w:val="000000"/>
                <w:sz w:val="18"/>
                <w:szCs w:val="18"/>
              </w:rPr>
              <w:t>ckbalbem</w:t>
            </w:r>
          </w:p>
        </w:tc>
        <w:tc>
          <w:tcPr>
            <w:tcW w:w="2693" w:type="dxa"/>
            <w:hideMark/>
          </w:tcPr>
          <w:p w14:paraId="3F0CE0D4"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5D5B3938"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2480F81E"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a NULL, é assumido o </w:t>
            </w:r>
            <w:r>
              <w:rPr>
                <w:color w:val="000000"/>
                <w:sz w:val="18"/>
                <w:szCs w:val="18"/>
                <w:lang w:val="pt-PT"/>
              </w:rPr>
              <w:t>valor ‘ ’</w:t>
            </w:r>
          </w:p>
          <w:p w14:paraId="6C19FBB5" w14:textId="449F0B4A"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4 caracteres, é acrescentado ‘ ’ à esquerda até perfazer o comprimento de campo desejado.</w:t>
            </w:r>
          </w:p>
        </w:tc>
        <w:tc>
          <w:tcPr>
            <w:tcW w:w="3191" w:type="dxa"/>
            <w:hideMark/>
          </w:tcPr>
          <w:p w14:paraId="5E5F5A7D"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5E175B16"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 ’</w:t>
            </w:r>
          </w:p>
          <w:p w14:paraId="3BDA2EAA" w14:textId="008A8B8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4 caracteres, é acrescentado ‘ ’ à esquerda até perfazer o comprimento de campo desejado.</w:t>
            </w:r>
          </w:p>
        </w:tc>
      </w:tr>
      <w:tr w:rsidR="004B318A" w:rsidRPr="004B318A" w14:paraId="6DA54BAC" w14:textId="77777777" w:rsidTr="009370D5">
        <w:tblPrEx>
          <w:tblCellMar>
            <w:left w:w="108" w:type="dxa"/>
            <w:right w:w="108" w:type="dxa"/>
          </w:tblCellMar>
        </w:tblPrEx>
        <w:trPr>
          <w:trHeight w:val="2160"/>
          <w:jc w:val="center"/>
        </w:trPr>
        <w:tc>
          <w:tcPr>
            <w:tcW w:w="1344" w:type="dxa"/>
            <w:hideMark/>
          </w:tcPr>
          <w:p w14:paraId="09C6255D" w14:textId="77777777" w:rsidR="004B318A" w:rsidRPr="004B318A" w:rsidRDefault="004B318A" w:rsidP="004B318A">
            <w:pPr>
              <w:rPr>
                <w:color w:val="000000"/>
                <w:sz w:val="18"/>
                <w:szCs w:val="18"/>
              </w:rPr>
            </w:pPr>
            <w:r w:rsidRPr="004B318A">
              <w:rPr>
                <w:color w:val="000000"/>
                <w:sz w:val="18"/>
                <w:szCs w:val="18"/>
              </w:rPr>
              <w:t>ckctabem</w:t>
            </w:r>
          </w:p>
        </w:tc>
        <w:tc>
          <w:tcPr>
            <w:tcW w:w="2693" w:type="dxa"/>
            <w:hideMark/>
          </w:tcPr>
          <w:p w14:paraId="119426FF"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36D1DADA"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01ADD36A"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 ’</w:t>
            </w:r>
          </w:p>
          <w:p w14:paraId="7BA8BFAD" w14:textId="40FE952E"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11 caracteres, é acrescentado ‘ ’ à esquerda até perfazer o comprimento de campo desejado.</w:t>
            </w:r>
          </w:p>
        </w:tc>
        <w:tc>
          <w:tcPr>
            <w:tcW w:w="3191" w:type="dxa"/>
            <w:hideMark/>
          </w:tcPr>
          <w:p w14:paraId="2F6E5547"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387D86FD"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 ’</w:t>
            </w:r>
          </w:p>
          <w:p w14:paraId="13CE5526" w14:textId="718939DB"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11 caracteres, é acrescentado ‘ ’ à esquerda até perfazer o comprimento de campo desejado.</w:t>
            </w:r>
          </w:p>
        </w:tc>
      </w:tr>
      <w:tr w:rsidR="004B318A" w:rsidRPr="004B318A" w14:paraId="1D8CC139" w14:textId="77777777" w:rsidTr="009370D5">
        <w:tblPrEx>
          <w:tblCellMar>
            <w:left w:w="108" w:type="dxa"/>
            <w:right w:w="108" w:type="dxa"/>
          </w:tblCellMar>
        </w:tblPrEx>
        <w:trPr>
          <w:trHeight w:val="2160"/>
          <w:jc w:val="center"/>
        </w:trPr>
        <w:tc>
          <w:tcPr>
            <w:tcW w:w="1344" w:type="dxa"/>
            <w:hideMark/>
          </w:tcPr>
          <w:p w14:paraId="79550083" w14:textId="77777777" w:rsidR="004B318A" w:rsidRPr="004B318A" w:rsidRDefault="004B318A" w:rsidP="004B318A">
            <w:pPr>
              <w:rPr>
                <w:color w:val="000000"/>
                <w:sz w:val="18"/>
                <w:szCs w:val="18"/>
              </w:rPr>
            </w:pPr>
            <w:r w:rsidRPr="004B318A">
              <w:rPr>
                <w:color w:val="000000"/>
                <w:sz w:val="18"/>
                <w:szCs w:val="18"/>
              </w:rPr>
              <w:t>ckrefbem</w:t>
            </w:r>
          </w:p>
        </w:tc>
        <w:tc>
          <w:tcPr>
            <w:tcW w:w="2693" w:type="dxa"/>
            <w:hideMark/>
          </w:tcPr>
          <w:p w14:paraId="4D01ABAF"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3676D2F0"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2B9EB2E6"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 ’</w:t>
            </w:r>
          </w:p>
          <w:p w14:paraId="5424296C" w14:textId="6F76621C"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15 caracteres, é acrescentado ‘ ’ à esquerda até perfazer o comprimento de campo desejado.</w:t>
            </w:r>
          </w:p>
        </w:tc>
        <w:tc>
          <w:tcPr>
            <w:tcW w:w="3191" w:type="dxa"/>
            <w:hideMark/>
          </w:tcPr>
          <w:p w14:paraId="3E0A7FD1"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15533843"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 ’</w:t>
            </w:r>
          </w:p>
          <w:p w14:paraId="0A55EDB4" w14:textId="6DA60679"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15 caracteres, é acrescentado ‘ ’ à esquerda até perfazer o comprimento de campo desejado.</w:t>
            </w:r>
          </w:p>
        </w:tc>
      </w:tr>
      <w:tr w:rsidR="004B318A" w:rsidRPr="004B318A" w14:paraId="6C1DF754" w14:textId="77777777" w:rsidTr="009370D5">
        <w:tblPrEx>
          <w:tblCellMar>
            <w:left w:w="108" w:type="dxa"/>
            <w:right w:w="108" w:type="dxa"/>
          </w:tblCellMar>
        </w:tblPrEx>
        <w:trPr>
          <w:trHeight w:val="288"/>
          <w:jc w:val="center"/>
        </w:trPr>
        <w:tc>
          <w:tcPr>
            <w:tcW w:w="1344" w:type="dxa"/>
            <w:hideMark/>
          </w:tcPr>
          <w:p w14:paraId="3BDD6F57" w14:textId="77777777" w:rsidR="004B318A" w:rsidRPr="004B318A" w:rsidRDefault="004B318A" w:rsidP="004B318A">
            <w:pPr>
              <w:rPr>
                <w:color w:val="000000"/>
                <w:sz w:val="18"/>
                <w:szCs w:val="18"/>
              </w:rPr>
            </w:pPr>
            <w:r w:rsidRPr="004B318A">
              <w:rPr>
                <w:color w:val="000000"/>
                <w:sz w:val="18"/>
                <w:szCs w:val="18"/>
              </w:rPr>
              <w:t>ref_date</w:t>
            </w:r>
          </w:p>
        </w:tc>
        <w:tc>
          <w:tcPr>
            <w:tcW w:w="2693" w:type="dxa"/>
            <w:hideMark/>
          </w:tcPr>
          <w:p w14:paraId="390528F5"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16011C5E"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91" w:type="dxa"/>
            <w:hideMark/>
          </w:tcPr>
          <w:p w14:paraId="43AA0210"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r>
    </w:tbl>
    <w:p w14:paraId="691C7057" w14:textId="1CE3D087" w:rsidR="00262087" w:rsidRDefault="004B318A" w:rsidP="00262087">
      <w:r>
        <w:br w:type="page"/>
      </w:r>
      <w:bookmarkStart w:id="153" w:name="_Toc167390758"/>
    </w:p>
    <w:p w14:paraId="6AC38735" w14:textId="3AA218BA" w:rsidR="00262087" w:rsidRDefault="00262087" w:rsidP="00262087">
      <w:pPr>
        <w:pStyle w:val="Heading1"/>
      </w:pPr>
      <w:bookmarkStart w:id="154" w:name="_Toc168671680"/>
      <w:r>
        <w:lastRenderedPageBreak/>
        <w:t>Controlos no MUG – Interfaces</w:t>
      </w:r>
      <w:bookmarkEnd w:id="154"/>
      <w:r>
        <w:t xml:space="preserve"> </w:t>
      </w:r>
    </w:p>
    <w:p w14:paraId="779B7D05" w14:textId="75416AB5" w:rsidR="00262087" w:rsidRPr="00262087" w:rsidRDefault="00262087" w:rsidP="00262087">
      <w:pPr>
        <w:pStyle w:val="Heading2"/>
        <w:numPr>
          <w:ilvl w:val="0"/>
          <w:numId w:val="0"/>
        </w:numPr>
        <w:ind w:left="720" w:hanging="720"/>
      </w:pPr>
      <w:bookmarkStart w:id="155" w:name="_Toc168671681"/>
      <w:r>
        <w:t xml:space="preserve">3.1 </w:t>
      </w:r>
      <w:r w:rsidRPr="00262087">
        <w:rPr>
          <w:i/>
        </w:rPr>
        <w:t>Overview</w:t>
      </w:r>
      <w:bookmarkEnd w:id="155"/>
    </w:p>
    <w:bookmarkEnd w:id="153"/>
    <w:p w14:paraId="3C2870AF" w14:textId="77777777" w:rsidR="00F63E90" w:rsidRPr="00B85E5E" w:rsidRDefault="00F63E90" w:rsidP="00F63E90">
      <w:pPr>
        <w:jc w:val="both"/>
        <w:rPr>
          <w:rFonts w:cs="Calibri"/>
        </w:rPr>
      </w:pPr>
      <w:r>
        <w:rPr>
          <w:rFonts w:cs="Calibri"/>
        </w:rPr>
        <w:t xml:space="preserve">De uma forma geral, </w:t>
      </w:r>
      <w:r w:rsidRPr="00B85E5E">
        <w:rPr>
          <w:rFonts w:cs="Calibri"/>
        </w:rPr>
        <w:t xml:space="preserve">os </w:t>
      </w:r>
      <w:r>
        <w:rPr>
          <w:rFonts w:cs="Calibri"/>
        </w:rPr>
        <w:t xml:space="preserve">vários </w:t>
      </w:r>
      <w:r w:rsidRPr="00B85E5E">
        <w:rPr>
          <w:rFonts w:cs="Calibri"/>
        </w:rPr>
        <w:t xml:space="preserve">processos relacionados com </w:t>
      </w:r>
      <w:r>
        <w:rPr>
          <w:rFonts w:cs="Calibri"/>
        </w:rPr>
        <w:t xml:space="preserve">os dados de garantias, desde as diversas aplicações fonte, passando pelo modelo único de garantias no Data Lake, até à produção dos reportes finais, sejam internos, corporativos ou regulatórios, incorporam múltiplos </w:t>
      </w:r>
      <w:r w:rsidRPr="00B85E5E">
        <w:rPr>
          <w:rFonts w:cs="Calibri"/>
        </w:rPr>
        <w:t>controlos</w:t>
      </w:r>
      <w:r>
        <w:rPr>
          <w:rFonts w:cs="Calibri"/>
        </w:rPr>
        <w:t xml:space="preserve"> -</w:t>
      </w:r>
      <w:r w:rsidRPr="00B85E5E">
        <w:rPr>
          <w:rFonts w:cs="Calibri"/>
        </w:rPr>
        <w:t xml:space="preserve"> </w:t>
      </w:r>
      <w:r>
        <w:rPr>
          <w:rFonts w:cs="Calibri"/>
        </w:rPr>
        <w:t xml:space="preserve">preventivos e detetivos -, </w:t>
      </w:r>
      <w:r w:rsidRPr="00B85E5E">
        <w:rPr>
          <w:rFonts w:cs="Calibri"/>
        </w:rPr>
        <w:t>de forma a assegurar a qualidade</w:t>
      </w:r>
      <w:r>
        <w:rPr>
          <w:rFonts w:cs="Calibri"/>
        </w:rPr>
        <w:t>, integridade</w:t>
      </w:r>
      <w:r w:rsidRPr="00B85E5E">
        <w:rPr>
          <w:rFonts w:cs="Calibri"/>
        </w:rPr>
        <w:t xml:space="preserve"> e consistência </w:t>
      </w:r>
      <w:r w:rsidRPr="00B85E5E">
        <w:rPr>
          <w:rFonts w:cs="Calibri"/>
          <w:i/>
        </w:rPr>
        <w:t>end-to-end</w:t>
      </w:r>
      <w:r w:rsidRPr="00B85E5E">
        <w:rPr>
          <w:rFonts w:cs="Calibri"/>
        </w:rPr>
        <w:t>.</w:t>
      </w:r>
    </w:p>
    <w:p w14:paraId="7677BB05" w14:textId="2326AC04" w:rsidR="00F63E90" w:rsidRDefault="00F63E90" w:rsidP="00F63E90">
      <w:pPr>
        <w:jc w:val="both"/>
        <w:rPr>
          <w:rFonts w:cs="Calibri"/>
        </w:rPr>
      </w:pPr>
      <w:r>
        <w:rPr>
          <w:rFonts w:cs="Calibri"/>
        </w:rPr>
        <w:t xml:space="preserve">No caso particular do MUG, foi desenvolvido pelo CDO um modelo dedicado e extenso </w:t>
      </w:r>
      <w:r w:rsidRPr="00B85E5E">
        <w:rPr>
          <w:rFonts w:cs="Calibri"/>
        </w:rPr>
        <w:t xml:space="preserve">de controlos de </w:t>
      </w:r>
      <w:r>
        <w:rPr>
          <w:rFonts w:cs="Calibri"/>
          <w:i/>
        </w:rPr>
        <w:t>Data Quality</w:t>
      </w:r>
      <w:r>
        <w:rPr>
          <w:rFonts w:cs="Calibri"/>
        </w:rPr>
        <w:t xml:space="preserve">, que está parametrizado, suportado e é executado regular e automaticamente </w:t>
      </w:r>
      <w:r w:rsidRPr="00B85E5E">
        <w:rPr>
          <w:rFonts w:cs="Calibri"/>
        </w:rPr>
        <w:t>pela ferramenta de Controlos e KPIs</w:t>
      </w:r>
      <w:r>
        <w:rPr>
          <w:rFonts w:cs="Calibri"/>
        </w:rPr>
        <w:t xml:space="preserve"> no Data Lake</w:t>
      </w:r>
      <w:r w:rsidRPr="00B85E5E">
        <w:rPr>
          <w:rFonts w:cs="Calibri"/>
        </w:rPr>
        <w:t xml:space="preserve">. </w:t>
      </w:r>
    </w:p>
    <w:p w14:paraId="1DA1CC9A" w14:textId="7B4B2860" w:rsidR="00775DBC" w:rsidRDefault="00775DBC" w:rsidP="00F63E90">
      <w:pPr>
        <w:jc w:val="both"/>
        <w:rPr>
          <w:rFonts w:cs="Calibri"/>
        </w:rPr>
      </w:pPr>
    </w:p>
    <w:p w14:paraId="6A4E99A9" w14:textId="15DB5A3D" w:rsidR="00F63E90" w:rsidRPr="00360295" w:rsidRDefault="00775DBC" w:rsidP="00775DBC">
      <w:pPr>
        <w:pStyle w:val="Heading2"/>
        <w:numPr>
          <w:ilvl w:val="0"/>
          <w:numId w:val="0"/>
        </w:numPr>
        <w:ind w:left="720" w:hanging="720"/>
      </w:pPr>
      <w:bookmarkStart w:id="156" w:name="_Toc168671682"/>
      <w:r>
        <w:t xml:space="preserve">3.2 Controlos </w:t>
      </w:r>
      <w:r w:rsidRPr="00360295">
        <w:rPr>
          <w:i/>
        </w:rPr>
        <w:t>Data Quality</w:t>
      </w:r>
      <w:bookmarkEnd w:id="156"/>
    </w:p>
    <w:p w14:paraId="0C06CA26" w14:textId="77777777" w:rsidR="00F63E90" w:rsidRPr="00F63E90" w:rsidRDefault="00F63E90" w:rsidP="00F63E90">
      <w:pPr>
        <w:jc w:val="both"/>
        <w:rPr>
          <w:rFonts w:cs="Calibri"/>
          <w:szCs w:val="22"/>
        </w:rPr>
      </w:pPr>
      <w:r w:rsidRPr="00F63E90">
        <w:rPr>
          <w:rFonts w:cs="Calibri"/>
          <w:szCs w:val="22"/>
        </w:rPr>
        <w:t xml:space="preserve">Os controlos de Data Quality visam controlar a qualidade, consistência e integridade dos dados a entrar e a sair do MUG, assegurando que os mesmos respeitam as várias regras definidas e implementadas, e descritas anteriormente no capítulo 2.2.2 Princípios Funcionais. Todo o modelo de controlos é executado com base numa periodicidade mensal. </w:t>
      </w:r>
    </w:p>
    <w:p w14:paraId="7B85BB24" w14:textId="77777777" w:rsidR="00F63E90" w:rsidRPr="00F63E90" w:rsidRDefault="00F63E90" w:rsidP="00F63E90">
      <w:pPr>
        <w:jc w:val="both"/>
        <w:rPr>
          <w:rFonts w:cs="Calibri"/>
          <w:iCs/>
          <w:szCs w:val="22"/>
        </w:rPr>
      </w:pPr>
      <w:r w:rsidRPr="00F63E90">
        <w:rPr>
          <w:rFonts w:cs="Calibri"/>
          <w:szCs w:val="22"/>
        </w:rPr>
        <w:t>A parametrização dos controlos e respetivas regras e descritivos podem ser consultados diretamente no</w:t>
      </w:r>
      <w:r w:rsidRPr="00F63E90">
        <w:rPr>
          <w:rFonts w:cs="Calibri"/>
          <w:i/>
          <w:szCs w:val="22"/>
        </w:rPr>
        <w:t xml:space="preserve"> Front</w:t>
      </w:r>
      <w:r w:rsidRPr="00F63E90">
        <w:rPr>
          <w:rFonts w:cs="Calibri"/>
          <w:szCs w:val="22"/>
        </w:rPr>
        <w:t xml:space="preserve"> da própria ferramenta de Controlos e KPIs no </w:t>
      </w:r>
      <w:r w:rsidRPr="00F63E90">
        <w:rPr>
          <w:rFonts w:cs="Calibri"/>
          <w:i/>
          <w:szCs w:val="22"/>
        </w:rPr>
        <w:t xml:space="preserve">Data Lake, </w:t>
      </w:r>
      <w:r w:rsidRPr="00F63E90">
        <w:rPr>
          <w:rFonts w:cs="Calibri"/>
          <w:iCs/>
          <w:szCs w:val="22"/>
        </w:rPr>
        <w:t xml:space="preserve">podendo igualmente consultar-se essa parametrização nas respetivas tabelas na </w:t>
      </w:r>
      <w:r w:rsidRPr="00F63E90">
        <w:rPr>
          <w:rFonts w:cs="Calibri"/>
          <w:szCs w:val="22"/>
        </w:rPr>
        <w:t xml:space="preserve">base de dados </w:t>
      </w:r>
      <w:r w:rsidRPr="00F63E90">
        <w:rPr>
          <w:rFonts w:cs="Calibri"/>
          <w:i/>
          <w:szCs w:val="22"/>
        </w:rPr>
        <w:t>cd_controlos</w:t>
      </w:r>
      <w:r w:rsidRPr="00F63E90">
        <w:rPr>
          <w:rFonts w:cs="Calibri"/>
          <w:iCs/>
          <w:szCs w:val="22"/>
        </w:rPr>
        <w:t xml:space="preserve"> no Data Lake.</w:t>
      </w:r>
    </w:p>
    <w:p w14:paraId="54693BC7" w14:textId="77777777" w:rsidR="00F63E90" w:rsidRPr="00F63E90" w:rsidRDefault="00F63E90" w:rsidP="00F63E90">
      <w:pPr>
        <w:pStyle w:val="Default"/>
        <w:spacing w:after="160" w:line="259" w:lineRule="auto"/>
        <w:jc w:val="both"/>
        <w:rPr>
          <w:b/>
          <w:sz w:val="22"/>
          <w:szCs w:val="22"/>
        </w:rPr>
      </w:pPr>
      <w:r w:rsidRPr="00F63E90">
        <w:rPr>
          <w:sz w:val="22"/>
          <w:szCs w:val="22"/>
        </w:rPr>
        <w:t>Os controlos aplicados nas tabelas de interface são de extrema importância, dado que garantem que os dados enviados para os casos de uso estão alinhados com o modelo Base e com as regras definidas pelas áreas. Posto isto, todos os controlos aplicados às tabelas de interface são Controlos de Integridade.</w:t>
      </w:r>
    </w:p>
    <w:p w14:paraId="64272A1E" w14:textId="501E7C08" w:rsidR="00F63E90" w:rsidRPr="0065478D" w:rsidRDefault="00F63E90" w:rsidP="00F63E90">
      <w:pPr>
        <w:pStyle w:val="Default"/>
        <w:numPr>
          <w:ilvl w:val="0"/>
          <w:numId w:val="62"/>
        </w:numPr>
        <w:spacing w:after="160" w:line="259" w:lineRule="auto"/>
        <w:ind w:left="714" w:hanging="357"/>
        <w:jc w:val="both"/>
        <w:rPr>
          <w:b/>
          <w:sz w:val="22"/>
          <w:szCs w:val="22"/>
        </w:rPr>
      </w:pPr>
      <w:r w:rsidRPr="00F63E90">
        <w:rPr>
          <w:b/>
          <w:sz w:val="22"/>
          <w:szCs w:val="22"/>
        </w:rPr>
        <w:t xml:space="preserve">Controlos de Integridade: </w:t>
      </w:r>
      <w:r w:rsidRPr="00F63E90">
        <w:rPr>
          <w:sz w:val="22"/>
          <w:szCs w:val="22"/>
        </w:rPr>
        <w:t xml:space="preserve">estes controlos de integridade destinam-se a verificar a plenitude, relevância e consistência da informação e dos dados entre as várias tabelas de </w:t>
      </w:r>
      <w:r w:rsidRPr="00F63E90">
        <w:rPr>
          <w:i/>
          <w:sz w:val="22"/>
          <w:szCs w:val="22"/>
        </w:rPr>
        <w:t>output</w:t>
      </w:r>
      <w:r w:rsidRPr="00F63E90">
        <w:rPr>
          <w:iCs/>
          <w:sz w:val="22"/>
          <w:szCs w:val="22"/>
        </w:rPr>
        <w:t xml:space="preserve"> do modelo base</w:t>
      </w:r>
      <w:r w:rsidRPr="00F63E90">
        <w:rPr>
          <w:sz w:val="22"/>
          <w:szCs w:val="22"/>
        </w:rPr>
        <w:t xml:space="preserve"> e as tabelas de referentes aos casos de uso, nomeadamente para assegurar o cumprimento dos </w:t>
      </w:r>
      <w:r w:rsidRPr="00F63E90">
        <w:rPr>
          <w:sz w:val="22"/>
          <w:szCs w:val="22"/>
        </w:rPr>
        <w:softHyphen/>
        <w:t>princípios relevantes do MUG.</w:t>
      </w:r>
    </w:p>
    <w:p w14:paraId="3C892A94" w14:textId="7A7EF76B" w:rsidR="0065478D" w:rsidRPr="0065478D" w:rsidRDefault="0065478D" w:rsidP="0065478D">
      <w:pPr>
        <w:pStyle w:val="Caption"/>
        <w:jc w:val="center"/>
        <w:rPr>
          <w:b/>
          <w:color w:val="000000" w:themeColor="text1"/>
          <w:sz w:val="22"/>
          <w:szCs w:val="22"/>
        </w:rPr>
      </w:pPr>
      <w:bookmarkStart w:id="157" w:name="_Toc168414150"/>
      <w:r w:rsidRPr="0065478D">
        <w:rPr>
          <w:b/>
          <w:color w:val="000000" w:themeColor="text1"/>
          <w:sz w:val="22"/>
          <w:szCs w:val="22"/>
        </w:rPr>
        <w:t xml:space="preserve">Figura </w:t>
      </w:r>
      <w:r w:rsidRPr="0065478D">
        <w:rPr>
          <w:b/>
          <w:color w:val="000000" w:themeColor="text1"/>
          <w:sz w:val="22"/>
          <w:szCs w:val="22"/>
        </w:rPr>
        <w:fldChar w:fldCharType="begin"/>
      </w:r>
      <w:r w:rsidRPr="0065478D">
        <w:rPr>
          <w:b/>
          <w:color w:val="000000" w:themeColor="text1"/>
          <w:sz w:val="22"/>
          <w:szCs w:val="22"/>
        </w:rPr>
        <w:instrText xml:space="preserve"> SEQ Figura \* ARABIC </w:instrText>
      </w:r>
      <w:r w:rsidRPr="0065478D">
        <w:rPr>
          <w:b/>
          <w:color w:val="000000" w:themeColor="text1"/>
          <w:sz w:val="22"/>
          <w:szCs w:val="22"/>
        </w:rPr>
        <w:fldChar w:fldCharType="separate"/>
      </w:r>
      <w:r w:rsidR="00486242">
        <w:rPr>
          <w:b/>
          <w:noProof/>
          <w:color w:val="000000" w:themeColor="text1"/>
          <w:sz w:val="22"/>
          <w:szCs w:val="22"/>
        </w:rPr>
        <w:t>2</w:t>
      </w:r>
      <w:r w:rsidRPr="0065478D">
        <w:rPr>
          <w:b/>
          <w:color w:val="000000" w:themeColor="text1"/>
          <w:sz w:val="22"/>
          <w:szCs w:val="22"/>
        </w:rPr>
        <w:fldChar w:fldCharType="end"/>
      </w:r>
      <w:r w:rsidR="00A13903">
        <w:rPr>
          <w:b/>
          <w:color w:val="000000" w:themeColor="text1"/>
          <w:sz w:val="22"/>
          <w:szCs w:val="22"/>
        </w:rPr>
        <w:t>.</w:t>
      </w:r>
      <w:r w:rsidRPr="0065478D">
        <w:rPr>
          <w:b/>
          <w:color w:val="000000" w:themeColor="text1"/>
          <w:sz w:val="22"/>
          <w:szCs w:val="22"/>
        </w:rPr>
        <w:t xml:space="preserve"> Exemplo de Controlo de Integridade</w:t>
      </w:r>
      <w:bookmarkEnd w:id="157"/>
    </w:p>
    <w:p w14:paraId="60C7FBD1" w14:textId="77777777" w:rsidR="00F63E90" w:rsidRPr="00F63E90" w:rsidRDefault="00F63E90" w:rsidP="00F63E90">
      <w:pPr>
        <w:jc w:val="center"/>
        <w:rPr>
          <w:szCs w:val="22"/>
        </w:rPr>
      </w:pPr>
      <w:r w:rsidRPr="00F63E90">
        <w:rPr>
          <w:noProof/>
          <w:szCs w:val="22"/>
        </w:rPr>
        <w:drawing>
          <wp:inline distT="0" distB="0" distL="0" distR="0" wp14:anchorId="4E687659" wp14:editId="42557B6B">
            <wp:extent cx="6228080" cy="910590"/>
            <wp:effectExtent l="0" t="0" r="1270" b="3810"/>
            <wp:docPr id="5" name="Picture 5" descr="Integr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gridad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28080" cy="910590"/>
                    </a:xfrm>
                    <a:prstGeom prst="rect">
                      <a:avLst/>
                    </a:prstGeom>
                    <a:noFill/>
                  </pic:spPr>
                </pic:pic>
              </a:graphicData>
            </a:graphic>
          </wp:inline>
        </w:drawing>
      </w:r>
    </w:p>
    <w:p w14:paraId="73146541" w14:textId="77777777" w:rsidR="00F63E90" w:rsidRPr="00F63E90" w:rsidRDefault="00F63E90" w:rsidP="00F63E90">
      <w:pPr>
        <w:jc w:val="center"/>
        <w:rPr>
          <w:rFonts w:cs="Calibri"/>
          <w:b/>
          <w:color w:val="000000" w:themeColor="text1"/>
          <w:szCs w:val="22"/>
        </w:rPr>
      </w:pPr>
    </w:p>
    <w:p w14:paraId="162976B2" w14:textId="676BDB52" w:rsidR="00775DBC" w:rsidRDefault="00F63E90" w:rsidP="00775DBC">
      <w:pPr>
        <w:jc w:val="both"/>
        <w:rPr>
          <w:rFonts w:cs="Calibri"/>
          <w:szCs w:val="22"/>
        </w:rPr>
      </w:pPr>
      <w:r w:rsidRPr="00F63E90">
        <w:rPr>
          <w:rFonts w:cs="Calibri"/>
          <w:szCs w:val="22"/>
        </w:rPr>
        <w:t>Qualquer informação em âmbito de análise da ferramenta de Controlos e KPIs não é tema deste documento, e pode ser consultada no próprio Manual de Controlos KPI.</w:t>
      </w:r>
    </w:p>
    <w:p w14:paraId="2FC9C55D" w14:textId="3932E242" w:rsidR="00262087" w:rsidRDefault="00262087" w:rsidP="00775DBC">
      <w:pPr>
        <w:jc w:val="both"/>
        <w:rPr>
          <w:rFonts w:cs="Calibri"/>
          <w:szCs w:val="22"/>
        </w:rPr>
      </w:pPr>
    </w:p>
    <w:p w14:paraId="56C7D0DC" w14:textId="3AFE421B" w:rsidR="00F63E90" w:rsidRPr="00262087" w:rsidRDefault="00262087" w:rsidP="00262087">
      <w:pPr>
        <w:pStyle w:val="Heading3"/>
        <w:numPr>
          <w:ilvl w:val="0"/>
          <w:numId w:val="0"/>
        </w:numPr>
      </w:pPr>
      <w:bookmarkStart w:id="158" w:name="_Toc168671683"/>
      <w:r>
        <w:t xml:space="preserve">3.2.1 </w:t>
      </w:r>
      <w:r w:rsidRPr="00775DBC">
        <w:t>Seguimento regular dos Controlos de Data Quality</w:t>
      </w:r>
      <w:bookmarkEnd w:id="158"/>
    </w:p>
    <w:p w14:paraId="3C7440C9" w14:textId="77777777" w:rsidR="00262087" w:rsidRPr="00262087" w:rsidRDefault="00262087" w:rsidP="00262087"/>
    <w:p w14:paraId="3ED05E0B" w14:textId="7A24B675" w:rsidR="0065478D" w:rsidRDefault="00F63E90" w:rsidP="0065478D">
      <w:pPr>
        <w:jc w:val="both"/>
        <w:rPr>
          <w:rFonts w:cs="Calibri"/>
          <w:szCs w:val="22"/>
        </w:rPr>
      </w:pPr>
      <w:r w:rsidRPr="00F63E90">
        <w:rPr>
          <w:rFonts w:cs="Calibri"/>
          <w:szCs w:val="22"/>
        </w:rPr>
        <w:t>Todo o inventário e resultados de todos os controlos constam da documentação apresentada mensalmente ao Fórum de Governo e Qualidade de Dados. Neste mesmo Fórum é apresentada, trimestralmente, pela Área de CDO a sua evolução e estado, incluindo o plano de remediação para as incidências detetadas - seguindo uma ordem de prioridade.  A ilustração seguinte evidencia o tipo de informação normalmente apresentada.</w:t>
      </w:r>
    </w:p>
    <w:p w14:paraId="6D789C5D" w14:textId="77777777" w:rsidR="00A13903" w:rsidRDefault="00A13903" w:rsidP="0065478D">
      <w:pPr>
        <w:jc w:val="both"/>
        <w:rPr>
          <w:rFonts w:cs="Calibri"/>
          <w:szCs w:val="22"/>
        </w:rPr>
      </w:pPr>
    </w:p>
    <w:p w14:paraId="6303DAAA" w14:textId="14E84838" w:rsidR="00A13903" w:rsidRDefault="0065478D" w:rsidP="0065478D">
      <w:pPr>
        <w:jc w:val="center"/>
        <w:rPr>
          <w:b/>
          <w:color w:val="000000" w:themeColor="text1"/>
          <w:szCs w:val="22"/>
        </w:rPr>
      </w:pPr>
      <w:bookmarkStart w:id="159" w:name="_Toc168414151"/>
      <w:r w:rsidRPr="0065478D">
        <w:rPr>
          <w:b/>
          <w:color w:val="000000" w:themeColor="text1"/>
          <w:szCs w:val="22"/>
        </w:rPr>
        <w:lastRenderedPageBreak/>
        <w:t xml:space="preserve">Figura </w:t>
      </w:r>
      <w:r w:rsidRPr="0065478D">
        <w:rPr>
          <w:b/>
          <w:color w:val="000000" w:themeColor="text1"/>
          <w:szCs w:val="22"/>
        </w:rPr>
        <w:fldChar w:fldCharType="begin"/>
      </w:r>
      <w:r w:rsidRPr="0065478D">
        <w:rPr>
          <w:b/>
          <w:color w:val="000000" w:themeColor="text1"/>
          <w:szCs w:val="22"/>
        </w:rPr>
        <w:instrText xml:space="preserve"> SEQ Figura \* ARABIC </w:instrText>
      </w:r>
      <w:r w:rsidRPr="0065478D">
        <w:rPr>
          <w:b/>
          <w:color w:val="000000" w:themeColor="text1"/>
          <w:szCs w:val="22"/>
        </w:rPr>
        <w:fldChar w:fldCharType="separate"/>
      </w:r>
      <w:r w:rsidR="00486242">
        <w:rPr>
          <w:b/>
          <w:noProof/>
          <w:color w:val="000000" w:themeColor="text1"/>
          <w:szCs w:val="22"/>
        </w:rPr>
        <w:t>3</w:t>
      </w:r>
      <w:r w:rsidRPr="0065478D">
        <w:rPr>
          <w:b/>
          <w:color w:val="000000" w:themeColor="text1"/>
          <w:szCs w:val="22"/>
        </w:rPr>
        <w:fldChar w:fldCharType="end"/>
      </w:r>
      <w:r w:rsidR="00A13903">
        <w:rPr>
          <w:b/>
          <w:color w:val="000000" w:themeColor="text1"/>
          <w:szCs w:val="22"/>
        </w:rPr>
        <w:t xml:space="preserve">. </w:t>
      </w:r>
      <w:r w:rsidRPr="0065478D">
        <w:rPr>
          <w:b/>
          <w:color w:val="000000" w:themeColor="text1"/>
          <w:szCs w:val="22"/>
        </w:rPr>
        <w:t>Exemplo de evolução dos controlos e KPIs de Garantias no Data Lake</w:t>
      </w:r>
      <w:bookmarkEnd w:id="159"/>
    </w:p>
    <w:p w14:paraId="5BDF8DA7" w14:textId="07DA7695" w:rsidR="00F63E90" w:rsidRPr="0065478D" w:rsidRDefault="00F63E90" w:rsidP="0065478D">
      <w:pPr>
        <w:jc w:val="center"/>
        <w:rPr>
          <w:rFonts w:cs="Calibri"/>
          <w:szCs w:val="22"/>
        </w:rPr>
      </w:pPr>
      <w:r w:rsidRPr="00A35BC0">
        <w:rPr>
          <w:rFonts w:cstheme="minorHAnsi"/>
          <w:noProof/>
        </w:rPr>
        <w:drawing>
          <wp:inline distT="0" distB="0" distL="0" distR="0" wp14:anchorId="0F04C93B" wp14:editId="45A88D83">
            <wp:extent cx="5920105" cy="3385158"/>
            <wp:effectExtent l="0" t="0" r="444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l="3598" r="3227"/>
                    <a:stretch/>
                  </pic:blipFill>
                  <pic:spPr bwMode="auto">
                    <a:xfrm>
                      <a:off x="0" y="0"/>
                      <a:ext cx="5920152" cy="3385185"/>
                    </a:xfrm>
                    <a:prstGeom prst="rect">
                      <a:avLst/>
                    </a:prstGeom>
                    <a:ln>
                      <a:noFill/>
                    </a:ln>
                    <a:extLst>
                      <a:ext uri="{53640926-AAD7-44D8-BBD7-CCE9431645EC}">
                        <a14:shadowObscured xmlns:a14="http://schemas.microsoft.com/office/drawing/2010/main"/>
                      </a:ext>
                    </a:extLst>
                  </pic:spPr>
                </pic:pic>
              </a:graphicData>
            </a:graphic>
          </wp:inline>
        </w:drawing>
      </w:r>
    </w:p>
    <w:p w14:paraId="4910F5FF" w14:textId="77777777" w:rsidR="00F63E90" w:rsidRDefault="00F63E90" w:rsidP="00F63E90">
      <w:pPr>
        <w:autoSpaceDE w:val="0"/>
        <w:autoSpaceDN w:val="0"/>
        <w:adjustRightInd w:val="0"/>
        <w:spacing w:line="22" w:lineRule="atLeast"/>
        <w:jc w:val="both"/>
        <w:rPr>
          <w:rFonts w:cs="Calibri"/>
          <w:bCs/>
          <w:iCs/>
          <w:color w:val="000000"/>
        </w:rPr>
      </w:pPr>
    </w:p>
    <w:p w14:paraId="2A4A39F4" w14:textId="4EA91ED7" w:rsidR="00F63E90" w:rsidRPr="00426C6B" w:rsidRDefault="00F63E90" w:rsidP="00F63E90">
      <w:pPr>
        <w:autoSpaceDE w:val="0"/>
        <w:autoSpaceDN w:val="0"/>
        <w:adjustRightInd w:val="0"/>
        <w:spacing w:line="22" w:lineRule="atLeast"/>
        <w:jc w:val="both"/>
        <w:rPr>
          <w:rFonts w:cs="Calibri"/>
          <w:bCs/>
          <w:iCs/>
          <w:color w:val="000000"/>
        </w:rPr>
      </w:pPr>
      <w:r>
        <w:rPr>
          <w:rFonts w:cs="Calibri"/>
          <w:bCs/>
          <w:iCs/>
          <w:color w:val="000000"/>
        </w:rPr>
        <w:t xml:space="preserve">No caso das tabelas de interface, apenas são aplicados controlos de finalidade local. </w:t>
      </w:r>
    </w:p>
    <w:p w14:paraId="7C9E09E6" w14:textId="75739740" w:rsidR="00F63E90" w:rsidRDefault="00F63E90" w:rsidP="00F63E90">
      <w:pPr>
        <w:spacing w:line="22" w:lineRule="atLeast"/>
        <w:jc w:val="both"/>
        <w:rPr>
          <w:rFonts w:cs="Calibri"/>
        </w:rPr>
      </w:pPr>
      <w:r w:rsidRPr="00426C6B">
        <w:rPr>
          <w:rFonts w:cs="Calibri"/>
        </w:rPr>
        <w:t xml:space="preserve">A definição destes </w:t>
      </w:r>
      <w:r w:rsidRPr="00F4474D">
        <w:rPr>
          <w:rFonts w:cs="Calibri"/>
          <w:u w:val="single"/>
        </w:rPr>
        <w:t>controlos locais</w:t>
      </w:r>
      <w:r>
        <w:rPr>
          <w:rFonts w:cs="Calibri"/>
        </w:rPr>
        <w:t xml:space="preserve"> </w:t>
      </w:r>
      <w:r w:rsidRPr="00426C6B">
        <w:rPr>
          <w:rFonts w:cs="Calibri"/>
        </w:rPr>
        <w:t xml:space="preserve">é da responsabilidade da Área de CDO, e contribuem para </w:t>
      </w:r>
      <w:r>
        <w:rPr>
          <w:rFonts w:cs="Calibri"/>
        </w:rPr>
        <w:t xml:space="preserve">completar </w:t>
      </w:r>
      <w:r w:rsidRPr="00426C6B">
        <w:rPr>
          <w:rFonts w:cs="Calibri"/>
        </w:rPr>
        <w:t>as necessidades específicas de validação existentes.</w:t>
      </w:r>
    </w:p>
    <w:p w14:paraId="6E7E784B" w14:textId="77777777" w:rsidR="00F63E90" w:rsidRDefault="00F63E90" w:rsidP="00F63E90">
      <w:pPr>
        <w:spacing w:line="22" w:lineRule="atLeast"/>
        <w:jc w:val="both"/>
        <w:rPr>
          <w:rFonts w:cs="Calibri"/>
        </w:rPr>
      </w:pPr>
    </w:p>
    <w:p w14:paraId="55EEA89A" w14:textId="77777777" w:rsidR="00F63E90" w:rsidRDefault="00F63E90" w:rsidP="00F63E90">
      <w:pPr>
        <w:spacing w:line="22" w:lineRule="atLeast"/>
        <w:jc w:val="both"/>
        <w:rPr>
          <w:rFonts w:cs="Calibri"/>
        </w:rPr>
      </w:pPr>
      <w:r>
        <w:rPr>
          <w:rFonts w:cs="Calibri"/>
        </w:rPr>
        <w:t>Aquando a existência de incidências, a Área de CDO é responsável por entender sob que Áreas recai a responsabilidade da remediação, através de um processo colaborativo entre a Área de CDO e as devidas Áreas responsáveis e a equipa de tecnologia responsável pelo MUG.</w:t>
      </w:r>
    </w:p>
    <w:p w14:paraId="1DA16AF2" w14:textId="77777777" w:rsidR="00F63E90" w:rsidRPr="008B6B55" w:rsidRDefault="00F63E90" w:rsidP="00F63E90">
      <w:pPr>
        <w:spacing w:line="22" w:lineRule="atLeast"/>
        <w:jc w:val="both"/>
      </w:pPr>
    </w:p>
    <w:p w14:paraId="186F1F7A" w14:textId="607D83D9" w:rsidR="004B318A" w:rsidRPr="003C73DF" w:rsidRDefault="004B318A" w:rsidP="004B318A"/>
    <w:sectPr w:rsidR="004B318A" w:rsidRPr="003C73DF" w:rsidSect="008B6B55">
      <w:pgSz w:w="11906" w:h="16838"/>
      <w:pgMar w:top="1440" w:right="1440" w:bottom="1440" w:left="1440" w:header="709" w:footer="709"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4268785" w16cex:dateUtc="2024-06-06T08:50:00Z"/>
  <w16cex:commentExtensible w16cex:durableId="7E64A891" w16cex:dateUtc="2024-06-06T08:56:00Z"/>
  <w16cex:commentExtensible w16cex:durableId="3A28F672">
    <w16cex:extLst>
      <w16:ext w16:uri="{CE6994B0-6A32-4C9F-8C6B-6E91EDA988CE}">
        <cr:reactions xmlns:cr="http://schemas.microsoft.com/office/comments/2020/reactions">
          <cr:reaction reactionType="1">
            <cr:reactionInfo dateUtc="2024-06-07T18:23:49Z">
              <cr:user userId="S::E800421@corp.santander.pt::36126275-cace-419f-8e9b-04679c4f8ea6" userProvider="AD" userName="Nádia Genebra Ahmad"/>
            </cr:reactionInfo>
          </cr:reaction>
        </cr:reactions>
      </w16:ext>
    </w16cex:extLst>
  </w16cex:commentExtensible>
  <w16cex:commentExtensible w16cex:durableId="3D91C698" w16cex:dateUtc="2024-06-06T08:49:00Z"/>
  <w16cex:commentExtensible w16cex:durableId="24C37C4F">
    <w16cex:extLst>
      <w16:ext w16:uri="{CE6994B0-6A32-4C9F-8C6B-6E91EDA988CE}">
        <cr:reactions xmlns:cr="http://schemas.microsoft.com/office/comments/2020/reactions">
          <cr:reaction reactionType="1">
            <cr:reactionInfo dateUtc="2024-06-07T18:24:30Z">
              <cr:user userId="S::E800421@corp.santander.pt::36126275-cace-419f-8e9b-04679c4f8ea6" userProvider="AD" userName="Nádia Genebra Ahmad"/>
            </cr:reactionInfo>
          </cr:reaction>
        </cr:reactions>
      </w16:ext>
    </w16cex:extLst>
  </w16cex:commentExtensible>
  <w16cex:commentExtensible w16cex:durableId="686A4940" w16cex:dateUtc="2024-06-06T09:09:00Z"/>
  <w16cex:commentExtensible w16cex:durableId="0212DD84" w16cex:dateUtc="2024-06-06T09:24:00Z"/>
  <w16cex:commentExtensible w16cex:durableId="7E4060B4" w16cex:dateUtc="2024-06-07T18:26:00Z"/>
  <w16cex:commentExtensible w16cex:durableId="4FAD9B6F" w16cex:dateUtc="2024-06-07T08:52:00Z"/>
  <w16cex:commentExtensible w16cex:durableId="351AA2C3" w16cex:dateUtc="2024-06-07T08:51:00Z"/>
  <w16cex:commentExtensible w16cex:durableId="4ACDF0CD" w16cex:dateUtc="2024-06-07T08:59:00Z"/>
  <w16cex:commentExtensible w16cex:durableId="44A12E73" w16cex:dateUtc="2024-06-07T09: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066C94E" w16cid:durableId="74268785"/>
  <w16cid:commentId w16cid:paraId="4A5A4CC0" w16cid:durableId="3BD3B26C"/>
  <w16cid:commentId w16cid:paraId="119527C2" w16cid:durableId="7E64A891"/>
  <w16cid:commentId w16cid:paraId="22A0925A" w16cid:durableId="3A28F672"/>
  <w16cid:commentId w16cid:paraId="21B44359" w16cid:durableId="3D91C698"/>
  <w16cid:commentId w16cid:paraId="3B9E2F48" w16cid:durableId="0391C3CD"/>
  <w16cid:commentId w16cid:paraId="2C5BA957" w16cid:durableId="24C37C4F"/>
  <w16cid:commentId w16cid:paraId="4797AA69" w16cid:durableId="686A4940"/>
  <w16cid:commentId w16cid:paraId="73FD0F67" w16cid:durableId="32E3C4ED"/>
  <w16cid:commentId w16cid:paraId="5A90D6D1" w16cid:durableId="5E695D60"/>
  <w16cid:commentId w16cid:paraId="018E08F0" w16cid:durableId="1748DB28"/>
  <w16cid:commentId w16cid:paraId="0D18BE88" w16cid:durableId="0212DD84"/>
  <w16cid:commentId w16cid:paraId="53F08E2E" w16cid:durableId="5975C55E"/>
  <w16cid:commentId w16cid:paraId="6FDA8513" w16cid:durableId="7E4060B4"/>
  <w16cid:commentId w16cid:paraId="1A476BAC" w16cid:durableId="13634AC4"/>
  <w16cid:commentId w16cid:paraId="0094F462" w16cid:durableId="4FAD9B6F"/>
  <w16cid:commentId w16cid:paraId="2CE57794" w16cid:durableId="351AA2C3"/>
  <w16cid:commentId w16cid:paraId="03EA2BBB" w16cid:durableId="4ACDF0CD"/>
  <w16cid:commentId w16cid:paraId="684D307C" w16cid:durableId="3956C3A3"/>
  <w16cid:commentId w16cid:paraId="0A9F5EFF" w16cid:durableId="44A12E7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685CA7" w14:textId="77777777" w:rsidR="00036988" w:rsidRDefault="00036988" w:rsidP="00990D74">
      <w:r>
        <w:separator/>
      </w:r>
    </w:p>
    <w:p w14:paraId="41B75AAB" w14:textId="77777777" w:rsidR="00036988" w:rsidRDefault="00036988"/>
  </w:endnote>
  <w:endnote w:type="continuationSeparator" w:id="0">
    <w:p w14:paraId="4B35C647" w14:textId="77777777" w:rsidR="00036988" w:rsidRDefault="00036988" w:rsidP="00990D74">
      <w:r>
        <w:continuationSeparator/>
      </w:r>
    </w:p>
    <w:p w14:paraId="69048076" w14:textId="77777777" w:rsidR="00036988" w:rsidRDefault="00036988"/>
  </w:endnote>
  <w:endnote w:type="continuationNotice" w:id="1">
    <w:p w14:paraId="4618A6AC" w14:textId="77777777" w:rsidR="00036988" w:rsidRDefault="000369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ntander Text">
    <w:panose1 w:val="020B0504020201020104"/>
    <w:charset w:val="00"/>
    <w:family w:val="swiss"/>
    <w:pitch w:val="variable"/>
    <w:sig w:usb0="A000006F" w:usb1="00000023"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antander Headline">
    <w:panose1 w:val="020B0504020201020104"/>
    <w:charset w:val="00"/>
    <w:family w:val="swiss"/>
    <w:pitch w:val="variable"/>
    <w:sig w:usb0="A000006F" w:usb1="00000023"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170415" w14:textId="77777777" w:rsidR="00036988" w:rsidRDefault="00036988">
    <w:pPr>
      <w:pStyle w:val="Footer"/>
    </w:pPr>
  </w:p>
  <w:p w14:paraId="7D2E8ED3" w14:textId="77777777" w:rsidR="00036988" w:rsidRDefault="00036988"/>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eastAsiaTheme="majorEastAsia" w:cstheme="majorBidi"/>
        <w:sz w:val="16"/>
        <w:szCs w:val="28"/>
      </w:rPr>
      <w:id w:val="1706132541"/>
      <w:docPartObj>
        <w:docPartGallery w:val="Page Numbers (Bottom of Page)"/>
        <w:docPartUnique/>
      </w:docPartObj>
    </w:sdtPr>
    <w:sdtEndPr>
      <w:rPr>
        <w:sz w:val="18"/>
      </w:rPr>
    </w:sdtEndPr>
    <w:sdtContent>
      <w:p w14:paraId="747274DF" w14:textId="5DCE637E" w:rsidR="00036988" w:rsidRPr="00834E29" w:rsidRDefault="00036988" w:rsidP="00834E29">
        <w:pPr>
          <w:pStyle w:val="Footer"/>
          <w:jc w:val="center"/>
          <w:rPr>
            <w:sz w:val="14"/>
          </w:rPr>
        </w:pPr>
        <w:r w:rsidRPr="00834E29">
          <w:rPr>
            <w:rFonts w:eastAsiaTheme="majorEastAsia" w:cstheme="majorBidi"/>
            <w:sz w:val="18"/>
            <w:szCs w:val="16"/>
          </w:rPr>
          <w:t xml:space="preserve">Pág. </w:t>
        </w:r>
        <w:r w:rsidRPr="00834E29">
          <w:rPr>
            <w:rFonts w:eastAsiaTheme="minorEastAsia"/>
            <w:sz w:val="18"/>
            <w:szCs w:val="16"/>
          </w:rPr>
          <w:fldChar w:fldCharType="begin"/>
        </w:r>
        <w:r w:rsidRPr="00834E29">
          <w:rPr>
            <w:sz w:val="18"/>
            <w:szCs w:val="16"/>
          </w:rPr>
          <w:instrText>PAGE    \* MERGEFORMAT</w:instrText>
        </w:r>
        <w:r w:rsidRPr="00834E29">
          <w:rPr>
            <w:rFonts w:eastAsiaTheme="minorEastAsia"/>
            <w:sz w:val="18"/>
            <w:szCs w:val="16"/>
          </w:rPr>
          <w:fldChar w:fldCharType="separate"/>
        </w:r>
        <w:r w:rsidR="0097473D" w:rsidRPr="0097473D">
          <w:rPr>
            <w:rFonts w:eastAsiaTheme="majorEastAsia" w:cstheme="majorBidi"/>
            <w:noProof/>
            <w:sz w:val="18"/>
            <w:szCs w:val="16"/>
          </w:rPr>
          <w:t>50</w:t>
        </w:r>
        <w:r w:rsidRPr="00834E29">
          <w:rPr>
            <w:rFonts w:eastAsiaTheme="majorEastAsia" w:cstheme="majorBidi"/>
            <w:sz w:val="18"/>
            <w:szCs w:val="16"/>
          </w:rPr>
          <w:fldChar w:fldCharType="end"/>
        </w:r>
      </w:p>
    </w:sdtContent>
  </w:sdt>
  <w:p w14:paraId="09795564" w14:textId="77777777" w:rsidR="00036988" w:rsidRDefault="00036988">
    <w:pPr>
      <w:pStyle w:val="Footer"/>
    </w:pPr>
  </w:p>
  <w:p w14:paraId="7C858B9D" w14:textId="77777777" w:rsidR="00036988" w:rsidRDefault="00036988"/>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647CB8" w14:textId="77777777" w:rsidR="00036988" w:rsidRDefault="0003698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1F8C1F" w14:textId="77777777" w:rsidR="00036988" w:rsidRDefault="00036988">
    <w:pPr>
      <w:pStyle w:val="Footer"/>
    </w:pPr>
  </w:p>
  <w:p w14:paraId="184F4899" w14:textId="77777777" w:rsidR="00036988" w:rsidRDefault="00036988"/>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eastAsiaTheme="majorEastAsia" w:cstheme="majorBidi"/>
        <w:sz w:val="16"/>
        <w:szCs w:val="28"/>
      </w:rPr>
      <w:id w:val="-2090076715"/>
      <w:docPartObj>
        <w:docPartGallery w:val="Page Numbers (Bottom of Page)"/>
        <w:docPartUnique/>
      </w:docPartObj>
    </w:sdtPr>
    <w:sdtEndPr>
      <w:rPr>
        <w:sz w:val="18"/>
      </w:rPr>
    </w:sdtEndPr>
    <w:sdtContent>
      <w:p w14:paraId="16DB1B4C" w14:textId="5B2BD1A7" w:rsidR="00036988" w:rsidRPr="00834E29" w:rsidRDefault="00036988" w:rsidP="00834E29">
        <w:pPr>
          <w:pStyle w:val="Footer"/>
          <w:jc w:val="center"/>
          <w:rPr>
            <w:sz w:val="14"/>
          </w:rPr>
        </w:pPr>
        <w:r w:rsidRPr="00834E29">
          <w:rPr>
            <w:rFonts w:eastAsiaTheme="majorEastAsia" w:cstheme="majorBidi"/>
            <w:sz w:val="18"/>
            <w:szCs w:val="16"/>
          </w:rPr>
          <w:t xml:space="preserve">Pág. </w:t>
        </w:r>
        <w:r w:rsidRPr="00834E29">
          <w:rPr>
            <w:rFonts w:eastAsiaTheme="minorEastAsia"/>
            <w:sz w:val="18"/>
            <w:szCs w:val="16"/>
          </w:rPr>
          <w:fldChar w:fldCharType="begin"/>
        </w:r>
        <w:r w:rsidRPr="00834E29">
          <w:rPr>
            <w:sz w:val="18"/>
            <w:szCs w:val="16"/>
          </w:rPr>
          <w:instrText>PAGE    \* MERGEFORMAT</w:instrText>
        </w:r>
        <w:r w:rsidRPr="00834E29">
          <w:rPr>
            <w:rFonts w:eastAsiaTheme="minorEastAsia"/>
            <w:sz w:val="18"/>
            <w:szCs w:val="16"/>
          </w:rPr>
          <w:fldChar w:fldCharType="separate"/>
        </w:r>
        <w:r w:rsidR="0097473D" w:rsidRPr="0097473D">
          <w:rPr>
            <w:rFonts w:eastAsiaTheme="majorEastAsia" w:cstheme="majorBidi"/>
            <w:noProof/>
            <w:sz w:val="18"/>
            <w:szCs w:val="16"/>
          </w:rPr>
          <w:t>6</w:t>
        </w:r>
        <w:r w:rsidRPr="00834E29">
          <w:rPr>
            <w:rFonts w:eastAsiaTheme="majorEastAsia" w:cstheme="majorBidi"/>
            <w:sz w:val="18"/>
            <w:szCs w:val="16"/>
          </w:rPr>
          <w:fldChar w:fldCharType="end"/>
        </w:r>
      </w:p>
    </w:sdtContent>
  </w:sdt>
  <w:p w14:paraId="6EB2F106" w14:textId="77777777" w:rsidR="00036988" w:rsidRDefault="00036988">
    <w:pPr>
      <w:pStyle w:val="Footer"/>
    </w:pPr>
  </w:p>
  <w:p w14:paraId="61D558C8" w14:textId="77777777" w:rsidR="00036988" w:rsidRDefault="00036988"/>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3947B5" w14:textId="77777777" w:rsidR="00036988" w:rsidRDefault="000369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AC9A8E" w14:textId="77777777" w:rsidR="00036988" w:rsidRDefault="00036988" w:rsidP="00990D74">
      <w:r>
        <w:separator/>
      </w:r>
    </w:p>
    <w:p w14:paraId="67B21033" w14:textId="77777777" w:rsidR="00036988" w:rsidRDefault="00036988"/>
  </w:footnote>
  <w:footnote w:type="continuationSeparator" w:id="0">
    <w:p w14:paraId="527C7D28" w14:textId="77777777" w:rsidR="00036988" w:rsidRDefault="00036988" w:rsidP="00990D74">
      <w:r>
        <w:continuationSeparator/>
      </w:r>
    </w:p>
    <w:p w14:paraId="0CDA4C03" w14:textId="77777777" w:rsidR="00036988" w:rsidRDefault="00036988"/>
  </w:footnote>
  <w:footnote w:type="continuationNotice" w:id="1">
    <w:p w14:paraId="5B64BFF0" w14:textId="77777777" w:rsidR="00036988" w:rsidRDefault="00036988"/>
  </w:footnote>
  <w:footnote w:id="2">
    <w:p w14:paraId="65C65E6C" w14:textId="2210F98D" w:rsidR="00036988" w:rsidRPr="004966E0" w:rsidRDefault="00036988" w:rsidP="004966E0">
      <w:pPr>
        <w:rPr>
          <w:rFonts w:cs="Calibri"/>
          <w:color w:val="0D0D0D"/>
          <w:sz w:val="16"/>
          <w:szCs w:val="16"/>
        </w:rPr>
      </w:pPr>
      <w:r w:rsidRPr="004966E0">
        <w:rPr>
          <w:rStyle w:val="FootnoteReference"/>
          <w:sz w:val="16"/>
          <w:szCs w:val="16"/>
        </w:rPr>
        <w:footnoteRef/>
      </w:r>
      <w:r w:rsidRPr="004966E0">
        <w:rPr>
          <w:sz w:val="16"/>
          <w:szCs w:val="16"/>
        </w:rPr>
        <w:t xml:space="preserve"> Para o período entre 31 dezembro de 2022 até 29 de abril de 2024 as tabelas elegíveis são a </w:t>
      </w:r>
      <w:r w:rsidRPr="004966E0">
        <w:rPr>
          <w:rFonts w:cs="Calibri"/>
          <w:i/>
          <w:color w:val="0D0D0D"/>
          <w:sz w:val="16"/>
          <w:szCs w:val="16"/>
        </w:rPr>
        <w:t>gt015_report_biyr9500, gt016_report_biyr9510, gt017_report_biyr9520,</w:t>
      </w:r>
      <w:r w:rsidRPr="004966E0">
        <w:rPr>
          <w:rFonts w:cs="Calibri"/>
          <w:color w:val="0D0D0D"/>
          <w:sz w:val="16"/>
          <w:szCs w:val="16"/>
        </w:rPr>
        <w:t xml:space="preserve"> a partir de 30 de abril de 2024 estas tabelas passam a ser substituídas pelas seguintes tabelas:  </w:t>
      </w:r>
      <w:r w:rsidRPr="004966E0">
        <w:rPr>
          <w:rFonts w:cs="Calibri"/>
          <w:i/>
          <w:color w:val="0D0D0D"/>
          <w:sz w:val="16"/>
          <w:szCs w:val="16"/>
        </w:rPr>
        <w:t>gt019_report_biyr9500, gt020_report_biyr9510, gt021_report_biyr9520</w:t>
      </w:r>
      <w:r w:rsidRPr="00C72FA2">
        <w:rPr>
          <w:rFonts w:cs="Calibri"/>
          <w:iCs/>
          <w:color w:val="0D0D0D"/>
          <w:sz w:val="16"/>
          <w:szCs w:val="16"/>
        </w:rPr>
        <w:t>, respetivamente</w:t>
      </w:r>
      <w:r>
        <w:rPr>
          <w:rFonts w:cs="Calibri"/>
          <w:i/>
          <w:color w:val="0D0D0D"/>
          <w:sz w:val="16"/>
          <w:szCs w:val="16"/>
        </w:rPr>
        <w:t>.</w:t>
      </w:r>
    </w:p>
    <w:p w14:paraId="0AE96C21" w14:textId="16200161" w:rsidR="00036988" w:rsidRDefault="00036988">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DA1E4E" w14:textId="77777777" w:rsidR="00036988" w:rsidRDefault="00036988">
    <w:pPr>
      <w:pStyle w:val="Header"/>
    </w:pPr>
  </w:p>
  <w:p w14:paraId="333811B2" w14:textId="77777777" w:rsidR="00036988" w:rsidRDefault="00036988"/>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03F4F3" w14:textId="1888662A" w:rsidR="00036988" w:rsidRPr="00B06055" w:rsidRDefault="00036988" w:rsidP="00B06055">
    <w:pPr>
      <w:ind w:right="27"/>
    </w:pPr>
    <w:r w:rsidRPr="00682013">
      <w:t xml:space="preserve">Modelo e </w:t>
    </w:r>
    <w:r w:rsidRPr="00682013">
      <w:rPr>
        <w:i/>
        <w:iCs/>
      </w:rPr>
      <w:t xml:space="preserve">Workflow </w:t>
    </w:r>
    <w:r w:rsidRPr="00682013">
      <w:t xml:space="preserve">DL – </w:t>
    </w:r>
    <w:r w:rsidRPr="00682013">
      <w:rPr>
        <w:noProof/>
      </w:rPr>
      <mc:AlternateContent>
        <mc:Choice Requires="wpg">
          <w:drawing>
            <wp:anchor distT="0" distB="0" distL="114300" distR="114300" simplePos="0" relativeHeight="251658240" behindDoc="0" locked="0" layoutInCell="1" allowOverlap="1" wp14:anchorId="1B630E17" wp14:editId="42205382">
              <wp:simplePos x="0" y="0"/>
              <wp:positionH relativeFrom="page">
                <wp:posOffset>914705</wp:posOffset>
              </wp:positionH>
              <wp:positionV relativeFrom="page">
                <wp:posOffset>768097</wp:posOffset>
              </wp:positionV>
              <wp:extent cx="5944489" cy="9144"/>
              <wp:effectExtent l="0" t="0" r="0" b="0"/>
              <wp:wrapSquare wrapText="bothSides"/>
              <wp:docPr id="488244" name="Group 488244"/>
              <wp:cNvGraphicFramePr/>
              <a:graphic xmlns:a="http://schemas.openxmlformats.org/drawingml/2006/main">
                <a:graphicData uri="http://schemas.microsoft.com/office/word/2010/wordprocessingGroup">
                  <wpg:wgp>
                    <wpg:cNvGrpSpPr/>
                    <wpg:grpSpPr>
                      <a:xfrm>
                        <a:off x="0" y="0"/>
                        <a:ext cx="5944489" cy="9144"/>
                        <a:chOff x="0" y="0"/>
                        <a:chExt cx="5944489" cy="9144"/>
                      </a:xfrm>
                    </wpg:grpSpPr>
                    <wps:wsp>
                      <wps:cNvPr id="510652" name="Shape 510652"/>
                      <wps:cNvSpPr/>
                      <wps:spPr>
                        <a:xfrm>
                          <a:off x="0" y="0"/>
                          <a:ext cx="5944489" cy="9144"/>
                        </a:xfrm>
                        <a:custGeom>
                          <a:avLst/>
                          <a:gdLst/>
                          <a:ahLst/>
                          <a:cxnLst/>
                          <a:rect l="0" t="0" r="0" b="0"/>
                          <a:pathLst>
                            <a:path w="5944489" h="9144">
                              <a:moveTo>
                                <a:pt x="0" y="0"/>
                              </a:moveTo>
                              <a:lnTo>
                                <a:pt x="5944489" y="0"/>
                              </a:lnTo>
                              <a:lnTo>
                                <a:pt x="59444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3529A6E" id="Group 488244" o:spid="_x0000_s1026" style="position:absolute;margin-left:1in;margin-top:60.5pt;width:468.05pt;height:.7pt;z-index:251658240;mso-position-horizontal-relative:page;mso-position-vertical-relative:page" coordsize="5944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">
              <v:shape id="Shape 510652" o:spid="_x0000_s1027" style="position:absolute;width:59444;height:91;visibility:visible;mso-wrap-style:square;v-text-anchor:top" coordsize="59444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" path="m,l5944489,r,9144l,9144,,e" fillcolor="black" stroked="f" strokeweight="0">
                <v:stroke miterlimit="83231f" joinstyle="miter"/>
                <v:path arrowok="t" textboxrect="0,0,5944489,9144"/>
              </v:shape>
              <w10:wrap type="square" anchorx="page" anchory="page"/>
            </v:group>
          </w:pict>
        </mc:Fallback>
      </mc:AlternateContent>
    </w:r>
    <w:r>
      <w:t>Interfaces do MUG</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BE47B1" w14:textId="77777777" w:rsidR="00036988" w:rsidRDefault="0003698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E190BE" w14:textId="77777777" w:rsidR="00036988" w:rsidRDefault="00036988">
    <w:pPr>
      <w:pStyle w:val="Header"/>
    </w:pPr>
  </w:p>
  <w:p w14:paraId="707A86D6" w14:textId="77777777" w:rsidR="00036988" w:rsidRDefault="00036988"/>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5FE248" w14:textId="77777777" w:rsidR="00036988" w:rsidRPr="00B06055" w:rsidRDefault="00036988" w:rsidP="00B06055">
    <w:pPr>
      <w:ind w:right="27"/>
    </w:pPr>
    <w:r w:rsidRPr="00682013">
      <w:t xml:space="preserve">Modelo e </w:t>
    </w:r>
    <w:r w:rsidRPr="00682013">
      <w:rPr>
        <w:i/>
        <w:iCs/>
      </w:rPr>
      <w:t xml:space="preserve">Workflow </w:t>
    </w:r>
    <w:r w:rsidRPr="00682013">
      <w:t xml:space="preserve">DL – </w:t>
    </w:r>
    <w:r w:rsidRPr="00682013">
      <w:rPr>
        <w:noProof/>
      </w:rPr>
      <mc:AlternateContent>
        <mc:Choice Requires="wpg">
          <w:drawing>
            <wp:anchor distT="0" distB="0" distL="114300" distR="114300" simplePos="0" relativeHeight="251658241" behindDoc="0" locked="0" layoutInCell="1" allowOverlap="1" wp14:anchorId="038E7610" wp14:editId="0B53F69E">
              <wp:simplePos x="0" y="0"/>
              <wp:positionH relativeFrom="page">
                <wp:posOffset>914705</wp:posOffset>
              </wp:positionH>
              <wp:positionV relativeFrom="page">
                <wp:posOffset>768097</wp:posOffset>
              </wp:positionV>
              <wp:extent cx="5944489" cy="9144"/>
              <wp:effectExtent l="0" t="0" r="0" b="0"/>
              <wp:wrapSquare wrapText="bothSides"/>
              <wp:docPr id="2" name="Group 2"/>
              <wp:cNvGraphicFramePr/>
              <a:graphic xmlns:a="http://schemas.openxmlformats.org/drawingml/2006/main">
                <a:graphicData uri="http://schemas.microsoft.com/office/word/2010/wordprocessingGroup">
                  <wpg:wgp>
                    <wpg:cNvGrpSpPr/>
                    <wpg:grpSpPr>
                      <a:xfrm>
                        <a:off x="0" y="0"/>
                        <a:ext cx="5944489" cy="9144"/>
                        <a:chOff x="0" y="0"/>
                        <a:chExt cx="5944489" cy="9144"/>
                      </a:xfrm>
                    </wpg:grpSpPr>
                    <wps:wsp>
                      <wps:cNvPr id="3" name="Shape 510652"/>
                      <wps:cNvSpPr/>
                      <wps:spPr>
                        <a:xfrm>
                          <a:off x="0" y="0"/>
                          <a:ext cx="5944489" cy="9144"/>
                        </a:xfrm>
                        <a:custGeom>
                          <a:avLst/>
                          <a:gdLst/>
                          <a:ahLst/>
                          <a:cxnLst/>
                          <a:rect l="0" t="0" r="0" b="0"/>
                          <a:pathLst>
                            <a:path w="5944489" h="9144">
                              <a:moveTo>
                                <a:pt x="0" y="0"/>
                              </a:moveTo>
                              <a:lnTo>
                                <a:pt x="5944489" y="0"/>
                              </a:lnTo>
                              <a:lnTo>
                                <a:pt x="59444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4C4F0D2" id="Group 2" o:spid="_x0000_s1026" style="position:absolute;margin-left:1in;margin-top:60.5pt;width:468.05pt;height:.7pt;z-index:251658241;mso-position-horizontal-relative:page;mso-position-vertical-relative:page" coordsize="5944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">
              <v:shape id="Shape 510652" o:spid="_x0000_s1027" style="position:absolute;width:59444;height:91;visibility:visible;mso-wrap-style:square;v-text-anchor:top" coordsize="59444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" path="m,l5944489,r,9144l,9144,,e" fillcolor="black" stroked="f" strokeweight="0">
                <v:stroke miterlimit="83231f" joinstyle="miter"/>
                <v:path arrowok="t" textboxrect="0,0,5944489,9144"/>
              </v:shape>
              <w10:wrap type="square" anchorx="page" anchory="page"/>
            </v:group>
          </w:pict>
        </mc:Fallback>
      </mc:AlternateContent>
    </w:r>
    <w:r>
      <w:t>Interfaces do MUG</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14A7A2" w14:textId="77777777" w:rsidR="00036988" w:rsidRDefault="000369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01B70"/>
    <w:multiLevelType w:val="hybridMultilevel"/>
    <w:tmpl w:val="2470295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3046CCF"/>
    <w:multiLevelType w:val="hybridMultilevel"/>
    <w:tmpl w:val="74963AD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AA32E2F"/>
    <w:multiLevelType w:val="hybridMultilevel"/>
    <w:tmpl w:val="DE6EB1E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C5007E1"/>
    <w:multiLevelType w:val="hybridMultilevel"/>
    <w:tmpl w:val="045A6ED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67A0CAC"/>
    <w:multiLevelType w:val="hybridMultilevel"/>
    <w:tmpl w:val="D5A48A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AF73EDB"/>
    <w:multiLevelType w:val="hybridMultilevel"/>
    <w:tmpl w:val="2ACC483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209E173E"/>
    <w:multiLevelType w:val="hybridMultilevel"/>
    <w:tmpl w:val="B5168F8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23A52AC1"/>
    <w:multiLevelType w:val="hybridMultilevel"/>
    <w:tmpl w:val="1AE07818"/>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8" w15:restartNumberingAfterBreak="0">
    <w:nsid w:val="27D315A5"/>
    <w:multiLevelType w:val="hybridMultilevel"/>
    <w:tmpl w:val="8D8CA7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28C37E05"/>
    <w:multiLevelType w:val="hybridMultilevel"/>
    <w:tmpl w:val="B08442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2D5C4CC1"/>
    <w:multiLevelType w:val="hybridMultilevel"/>
    <w:tmpl w:val="3CB2EAA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2FBE368A"/>
    <w:multiLevelType w:val="hybridMultilevel"/>
    <w:tmpl w:val="CD2453F2"/>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2" w15:restartNumberingAfterBreak="0">
    <w:nsid w:val="30FB3BA2"/>
    <w:multiLevelType w:val="hybridMultilevel"/>
    <w:tmpl w:val="43D4861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314430CA"/>
    <w:multiLevelType w:val="hybridMultilevel"/>
    <w:tmpl w:val="C0340F8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34450123"/>
    <w:multiLevelType w:val="hybridMultilevel"/>
    <w:tmpl w:val="8A568E1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34A72080"/>
    <w:multiLevelType w:val="hybridMultilevel"/>
    <w:tmpl w:val="18548E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35995FF1"/>
    <w:multiLevelType w:val="hybridMultilevel"/>
    <w:tmpl w:val="ECF043D2"/>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7" w15:restartNumberingAfterBreak="0">
    <w:nsid w:val="36E53A10"/>
    <w:multiLevelType w:val="hybridMultilevel"/>
    <w:tmpl w:val="F26800A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38154321"/>
    <w:multiLevelType w:val="hybridMultilevel"/>
    <w:tmpl w:val="7374CB3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394D0E6E"/>
    <w:multiLevelType w:val="hybridMultilevel"/>
    <w:tmpl w:val="1BEA257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3B056337"/>
    <w:multiLevelType w:val="hybridMultilevel"/>
    <w:tmpl w:val="4CA0E6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3E16072F"/>
    <w:multiLevelType w:val="hybridMultilevel"/>
    <w:tmpl w:val="D144CA1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40844E6F"/>
    <w:multiLevelType w:val="hybridMultilevel"/>
    <w:tmpl w:val="D2C8FB4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422A788D"/>
    <w:multiLevelType w:val="hybridMultilevel"/>
    <w:tmpl w:val="102258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435C6827"/>
    <w:multiLevelType w:val="hybridMultilevel"/>
    <w:tmpl w:val="C8887F4E"/>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25" w15:restartNumberingAfterBreak="0">
    <w:nsid w:val="43ED17E6"/>
    <w:multiLevelType w:val="multilevel"/>
    <w:tmpl w:val="B6569828"/>
    <w:lvl w:ilvl="0">
      <w:start w:val="2"/>
      <w:numFmt w:val="decimal"/>
      <w:lvlText w:val="%1."/>
      <w:lvlJc w:val="left"/>
      <w:pPr>
        <w:ind w:left="420" w:hanging="4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sz w:val="22"/>
        <w:szCs w:val="24"/>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440" w:hanging="1440"/>
      </w:pPr>
      <w:rPr>
        <w:rFonts w:hint="default"/>
      </w:rPr>
    </w:lvl>
    <w:lvl w:ilvl="5">
      <w:start w:val="1"/>
      <w:numFmt w:val="decimal"/>
      <w:pStyle w:val="Heading6"/>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4FC2FF2"/>
    <w:multiLevelType w:val="hybridMultilevel"/>
    <w:tmpl w:val="171E2AC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463F2BC2"/>
    <w:multiLevelType w:val="hybridMultilevel"/>
    <w:tmpl w:val="C56445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47804C56"/>
    <w:multiLevelType w:val="hybridMultilevel"/>
    <w:tmpl w:val="68D66F9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47C7560F"/>
    <w:multiLevelType w:val="hybridMultilevel"/>
    <w:tmpl w:val="566AB8A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488673AD"/>
    <w:multiLevelType w:val="hybridMultilevel"/>
    <w:tmpl w:val="F0B25DC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49337A6D"/>
    <w:multiLevelType w:val="hybridMultilevel"/>
    <w:tmpl w:val="D3028B3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49E525E3"/>
    <w:multiLevelType w:val="hybridMultilevel"/>
    <w:tmpl w:val="79D8B35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4AFA13D8"/>
    <w:multiLevelType w:val="hybridMultilevel"/>
    <w:tmpl w:val="D3922E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4" w15:restartNumberingAfterBreak="0">
    <w:nsid w:val="4B802F99"/>
    <w:multiLevelType w:val="hybridMultilevel"/>
    <w:tmpl w:val="84DC73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4C180ADB"/>
    <w:multiLevelType w:val="hybridMultilevel"/>
    <w:tmpl w:val="C39EFBF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6" w15:restartNumberingAfterBreak="0">
    <w:nsid w:val="4C8F4128"/>
    <w:multiLevelType w:val="hybridMultilevel"/>
    <w:tmpl w:val="4EF4719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4CB211C6"/>
    <w:multiLevelType w:val="hybridMultilevel"/>
    <w:tmpl w:val="78ACD872"/>
    <w:lvl w:ilvl="0" w:tplc="4F04A754">
      <w:start w:val="1"/>
      <w:numFmt w:val="decimal"/>
      <w:pStyle w:val="Heading1"/>
      <w:lvlText w:val="%1."/>
      <w:lvlJc w:val="left"/>
      <w:pPr>
        <w:ind w:left="36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8" w15:restartNumberingAfterBreak="0">
    <w:nsid w:val="4D2846D7"/>
    <w:multiLevelType w:val="hybridMultilevel"/>
    <w:tmpl w:val="2D06923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9" w15:restartNumberingAfterBreak="0">
    <w:nsid w:val="4DBC762F"/>
    <w:multiLevelType w:val="hybridMultilevel"/>
    <w:tmpl w:val="4BE6059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0" w15:restartNumberingAfterBreak="0">
    <w:nsid w:val="4F484CE8"/>
    <w:multiLevelType w:val="hybridMultilevel"/>
    <w:tmpl w:val="CD049E1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1" w15:restartNumberingAfterBreak="0">
    <w:nsid w:val="4FCD2AD6"/>
    <w:multiLevelType w:val="hybridMultilevel"/>
    <w:tmpl w:val="E1D672F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2" w15:restartNumberingAfterBreak="0">
    <w:nsid w:val="51B72214"/>
    <w:multiLevelType w:val="hybridMultilevel"/>
    <w:tmpl w:val="F6B89CD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3" w15:restartNumberingAfterBreak="0">
    <w:nsid w:val="531F250E"/>
    <w:multiLevelType w:val="hybridMultilevel"/>
    <w:tmpl w:val="76AAE88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4" w15:restartNumberingAfterBreak="0">
    <w:nsid w:val="53C43DB3"/>
    <w:multiLevelType w:val="hybridMultilevel"/>
    <w:tmpl w:val="714CCF54"/>
    <w:lvl w:ilvl="0" w:tplc="6CEC23E2">
      <w:start w:val="1"/>
      <w:numFmt w:val="bullet"/>
      <w:lvlText w:val=""/>
      <w:lvlJc w:val="left"/>
      <w:pPr>
        <w:ind w:left="108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5" w15:restartNumberingAfterBreak="0">
    <w:nsid w:val="541E4C38"/>
    <w:multiLevelType w:val="hybridMultilevel"/>
    <w:tmpl w:val="602862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6" w15:restartNumberingAfterBreak="0">
    <w:nsid w:val="554045F8"/>
    <w:multiLevelType w:val="hybridMultilevel"/>
    <w:tmpl w:val="992A90F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7" w15:restartNumberingAfterBreak="0">
    <w:nsid w:val="554D23E9"/>
    <w:multiLevelType w:val="hybridMultilevel"/>
    <w:tmpl w:val="92E61DA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8" w15:restartNumberingAfterBreak="0">
    <w:nsid w:val="56E25732"/>
    <w:multiLevelType w:val="hybridMultilevel"/>
    <w:tmpl w:val="BB007D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9" w15:restartNumberingAfterBreak="0">
    <w:nsid w:val="5783791A"/>
    <w:multiLevelType w:val="hybridMultilevel"/>
    <w:tmpl w:val="7E4816B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0" w15:restartNumberingAfterBreak="0">
    <w:nsid w:val="58BE36EE"/>
    <w:multiLevelType w:val="hybridMultilevel"/>
    <w:tmpl w:val="1F30D4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1" w15:restartNumberingAfterBreak="0">
    <w:nsid w:val="5ADC027B"/>
    <w:multiLevelType w:val="hybridMultilevel"/>
    <w:tmpl w:val="5B900DF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2" w15:restartNumberingAfterBreak="0">
    <w:nsid w:val="5AE723F1"/>
    <w:multiLevelType w:val="hybridMultilevel"/>
    <w:tmpl w:val="906E604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3" w15:restartNumberingAfterBreak="0">
    <w:nsid w:val="5B5227A9"/>
    <w:multiLevelType w:val="hybridMultilevel"/>
    <w:tmpl w:val="6C5C9F2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4" w15:restartNumberingAfterBreak="0">
    <w:nsid w:val="5F9350C0"/>
    <w:multiLevelType w:val="hybridMultilevel"/>
    <w:tmpl w:val="2EBEB06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5" w15:restartNumberingAfterBreak="0">
    <w:nsid w:val="641D038B"/>
    <w:multiLevelType w:val="hybridMultilevel"/>
    <w:tmpl w:val="8FE276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6" w15:restartNumberingAfterBreak="0">
    <w:nsid w:val="660D4B82"/>
    <w:multiLevelType w:val="hybridMultilevel"/>
    <w:tmpl w:val="59AA372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7" w15:restartNumberingAfterBreak="0">
    <w:nsid w:val="6B560BBA"/>
    <w:multiLevelType w:val="hybridMultilevel"/>
    <w:tmpl w:val="C14C301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8" w15:restartNumberingAfterBreak="0">
    <w:nsid w:val="6B7E0B7D"/>
    <w:multiLevelType w:val="hybridMultilevel"/>
    <w:tmpl w:val="E6A251E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9" w15:restartNumberingAfterBreak="0">
    <w:nsid w:val="6C856F9B"/>
    <w:multiLevelType w:val="hybridMultilevel"/>
    <w:tmpl w:val="9410A5C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0" w15:restartNumberingAfterBreak="0">
    <w:nsid w:val="6D61702F"/>
    <w:multiLevelType w:val="hybridMultilevel"/>
    <w:tmpl w:val="075E1FC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1" w15:restartNumberingAfterBreak="0">
    <w:nsid w:val="6E1F728C"/>
    <w:multiLevelType w:val="hybridMultilevel"/>
    <w:tmpl w:val="3D7C29F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2" w15:restartNumberingAfterBreak="0">
    <w:nsid w:val="6FDB6A5E"/>
    <w:multiLevelType w:val="hybridMultilevel"/>
    <w:tmpl w:val="D1A6697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3" w15:restartNumberingAfterBreak="0">
    <w:nsid w:val="745416A9"/>
    <w:multiLevelType w:val="hybridMultilevel"/>
    <w:tmpl w:val="0CB4CBA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4" w15:restartNumberingAfterBreak="0">
    <w:nsid w:val="781D3B38"/>
    <w:multiLevelType w:val="hybridMultilevel"/>
    <w:tmpl w:val="02C6DA8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5" w15:restartNumberingAfterBreak="0">
    <w:nsid w:val="78703F29"/>
    <w:multiLevelType w:val="hybridMultilevel"/>
    <w:tmpl w:val="7A06CE00"/>
    <w:lvl w:ilvl="0" w:tplc="6CEC23E2">
      <w:start w:val="1"/>
      <w:numFmt w:val="bullet"/>
      <w:lvlText w:val=""/>
      <w:lvlJc w:val="left"/>
      <w:pPr>
        <w:ind w:left="108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6" w15:restartNumberingAfterBreak="0">
    <w:nsid w:val="79C9621C"/>
    <w:multiLevelType w:val="multilevel"/>
    <w:tmpl w:val="18D4F32C"/>
    <w:lvl w:ilvl="0">
      <w:start w:val="3"/>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7" w15:restartNumberingAfterBreak="0">
    <w:nsid w:val="7AE91AE8"/>
    <w:multiLevelType w:val="hybridMultilevel"/>
    <w:tmpl w:val="71D2F85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8" w15:restartNumberingAfterBreak="0">
    <w:nsid w:val="7AF01072"/>
    <w:multiLevelType w:val="hybridMultilevel"/>
    <w:tmpl w:val="3C9EFF9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9" w15:restartNumberingAfterBreak="0">
    <w:nsid w:val="7E2C35CA"/>
    <w:multiLevelType w:val="hybridMultilevel"/>
    <w:tmpl w:val="0B3EA32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0" w15:restartNumberingAfterBreak="0">
    <w:nsid w:val="7FF2378F"/>
    <w:multiLevelType w:val="hybridMultilevel"/>
    <w:tmpl w:val="688E951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0"/>
  </w:num>
  <w:num w:numId="2">
    <w:abstractNumId w:val="64"/>
  </w:num>
  <w:num w:numId="3">
    <w:abstractNumId w:val="33"/>
  </w:num>
  <w:num w:numId="4">
    <w:abstractNumId w:val="39"/>
  </w:num>
  <w:num w:numId="5">
    <w:abstractNumId w:val="46"/>
  </w:num>
  <w:num w:numId="6">
    <w:abstractNumId w:val="20"/>
  </w:num>
  <w:num w:numId="7">
    <w:abstractNumId w:val="40"/>
  </w:num>
  <w:num w:numId="8">
    <w:abstractNumId w:val="45"/>
  </w:num>
  <w:num w:numId="9">
    <w:abstractNumId w:val="22"/>
  </w:num>
  <w:num w:numId="10">
    <w:abstractNumId w:val="32"/>
  </w:num>
  <w:num w:numId="11">
    <w:abstractNumId w:val="26"/>
  </w:num>
  <w:num w:numId="12">
    <w:abstractNumId w:val="37"/>
  </w:num>
  <w:num w:numId="13">
    <w:abstractNumId w:val="25"/>
  </w:num>
  <w:num w:numId="14">
    <w:abstractNumId w:val="43"/>
  </w:num>
  <w:num w:numId="15">
    <w:abstractNumId w:val="54"/>
  </w:num>
  <w:num w:numId="16">
    <w:abstractNumId w:val="1"/>
  </w:num>
  <w:num w:numId="17">
    <w:abstractNumId w:val="49"/>
  </w:num>
  <w:num w:numId="18">
    <w:abstractNumId w:val="69"/>
  </w:num>
  <w:num w:numId="19">
    <w:abstractNumId w:val="36"/>
  </w:num>
  <w:num w:numId="20">
    <w:abstractNumId w:val="6"/>
  </w:num>
  <w:num w:numId="21">
    <w:abstractNumId w:val="21"/>
  </w:num>
  <w:num w:numId="22">
    <w:abstractNumId w:val="29"/>
  </w:num>
  <w:num w:numId="23">
    <w:abstractNumId w:val="8"/>
  </w:num>
  <w:num w:numId="24">
    <w:abstractNumId w:val="10"/>
  </w:num>
  <w:num w:numId="25">
    <w:abstractNumId w:val="61"/>
  </w:num>
  <w:num w:numId="26">
    <w:abstractNumId w:val="9"/>
  </w:num>
  <w:num w:numId="27">
    <w:abstractNumId w:val="4"/>
  </w:num>
  <w:num w:numId="28">
    <w:abstractNumId w:val="13"/>
  </w:num>
  <w:num w:numId="29">
    <w:abstractNumId w:val="67"/>
  </w:num>
  <w:num w:numId="30">
    <w:abstractNumId w:val="34"/>
  </w:num>
  <w:num w:numId="31">
    <w:abstractNumId w:val="60"/>
  </w:num>
  <w:num w:numId="32">
    <w:abstractNumId w:val="47"/>
  </w:num>
  <w:num w:numId="33">
    <w:abstractNumId w:val="53"/>
  </w:num>
  <w:num w:numId="34">
    <w:abstractNumId w:val="59"/>
  </w:num>
  <w:num w:numId="35">
    <w:abstractNumId w:val="35"/>
  </w:num>
  <w:num w:numId="36">
    <w:abstractNumId w:val="14"/>
  </w:num>
  <w:num w:numId="37">
    <w:abstractNumId w:val="63"/>
  </w:num>
  <w:num w:numId="38">
    <w:abstractNumId w:val="12"/>
  </w:num>
  <w:num w:numId="39">
    <w:abstractNumId w:val="27"/>
  </w:num>
  <w:num w:numId="40">
    <w:abstractNumId w:val="23"/>
  </w:num>
  <w:num w:numId="41">
    <w:abstractNumId w:val="3"/>
  </w:num>
  <w:num w:numId="42">
    <w:abstractNumId w:val="50"/>
  </w:num>
  <w:num w:numId="43">
    <w:abstractNumId w:val="15"/>
  </w:num>
  <w:num w:numId="44">
    <w:abstractNumId w:val="70"/>
  </w:num>
  <w:num w:numId="45">
    <w:abstractNumId w:val="5"/>
  </w:num>
  <w:num w:numId="46">
    <w:abstractNumId w:val="18"/>
  </w:num>
  <w:num w:numId="47">
    <w:abstractNumId w:val="42"/>
  </w:num>
  <w:num w:numId="48">
    <w:abstractNumId w:val="17"/>
  </w:num>
  <w:num w:numId="49">
    <w:abstractNumId w:val="38"/>
  </w:num>
  <w:num w:numId="50">
    <w:abstractNumId w:val="30"/>
  </w:num>
  <w:num w:numId="51">
    <w:abstractNumId w:val="31"/>
  </w:num>
  <w:num w:numId="52">
    <w:abstractNumId w:val="28"/>
  </w:num>
  <w:num w:numId="53">
    <w:abstractNumId w:val="57"/>
  </w:num>
  <w:num w:numId="54">
    <w:abstractNumId w:val="2"/>
  </w:num>
  <w:num w:numId="55">
    <w:abstractNumId w:val="19"/>
  </w:num>
  <w:num w:numId="56">
    <w:abstractNumId w:val="65"/>
  </w:num>
  <w:num w:numId="57">
    <w:abstractNumId w:val="56"/>
  </w:num>
  <w:num w:numId="58">
    <w:abstractNumId w:val="7"/>
  </w:num>
  <w:num w:numId="59">
    <w:abstractNumId w:val="11"/>
  </w:num>
  <w:num w:numId="60">
    <w:abstractNumId w:val="16"/>
  </w:num>
  <w:num w:numId="61">
    <w:abstractNumId w:val="24"/>
  </w:num>
  <w:num w:numId="62">
    <w:abstractNumId w:val="48"/>
  </w:num>
  <w:num w:numId="63">
    <w:abstractNumId w:val="62"/>
  </w:num>
  <w:num w:numId="64">
    <w:abstractNumId w:val="51"/>
  </w:num>
  <w:num w:numId="65">
    <w:abstractNumId w:val="68"/>
  </w:num>
  <w:num w:numId="66">
    <w:abstractNumId w:val="44"/>
  </w:num>
  <w:num w:numId="67">
    <w:abstractNumId w:val="55"/>
  </w:num>
  <w:num w:numId="68">
    <w:abstractNumId w:val="58"/>
  </w:num>
  <w:num w:numId="69">
    <w:abstractNumId w:val="41"/>
  </w:num>
  <w:num w:numId="70">
    <w:abstractNumId w:val="52"/>
  </w:num>
  <w:num w:numId="71">
    <w:abstractNumId w:val="66"/>
  </w:num>
  <w:numIdMacAtCleanup w:val="62"/>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Nádia Genebra Ahmad">
    <w15:presenceInfo w15:providerId="AD" w15:userId="S::E800421@corp.santander.pt::36126275-cace-419f-8e9b-04679c4f8e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D74"/>
    <w:rsid w:val="00003D67"/>
    <w:rsid w:val="00004CE7"/>
    <w:rsid w:val="00010217"/>
    <w:rsid w:val="00013B93"/>
    <w:rsid w:val="00014C89"/>
    <w:rsid w:val="000160B2"/>
    <w:rsid w:val="00016467"/>
    <w:rsid w:val="00017397"/>
    <w:rsid w:val="0001741D"/>
    <w:rsid w:val="00020F9F"/>
    <w:rsid w:val="000223E8"/>
    <w:rsid w:val="0002364D"/>
    <w:rsid w:val="000305A8"/>
    <w:rsid w:val="00031678"/>
    <w:rsid w:val="000321F7"/>
    <w:rsid w:val="00032A72"/>
    <w:rsid w:val="000338E9"/>
    <w:rsid w:val="00036988"/>
    <w:rsid w:val="0004129C"/>
    <w:rsid w:val="000441D8"/>
    <w:rsid w:val="000471BB"/>
    <w:rsid w:val="00051142"/>
    <w:rsid w:val="0005199D"/>
    <w:rsid w:val="00056652"/>
    <w:rsid w:val="00057545"/>
    <w:rsid w:val="00060463"/>
    <w:rsid w:val="00062F31"/>
    <w:rsid w:val="00065B1E"/>
    <w:rsid w:val="00066060"/>
    <w:rsid w:val="000700B2"/>
    <w:rsid w:val="00070CD1"/>
    <w:rsid w:val="000771D6"/>
    <w:rsid w:val="0008117B"/>
    <w:rsid w:val="0008122F"/>
    <w:rsid w:val="00081414"/>
    <w:rsid w:val="000836DD"/>
    <w:rsid w:val="00083A63"/>
    <w:rsid w:val="00083AA4"/>
    <w:rsid w:val="00084BC2"/>
    <w:rsid w:val="00085F62"/>
    <w:rsid w:val="000905F6"/>
    <w:rsid w:val="00091922"/>
    <w:rsid w:val="0009288C"/>
    <w:rsid w:val="00094E20"/>
    <w:rsid w:val="0009598B"/>
    <w:rsid w:val="00096240"/>
    <w:rsid w:val="00097258"/>
    <w:rsid w:val="000A09B6"/>
    <w:rsid w:val="000A221E"/>
    <w:rsid w:val="000A238A"/>
    <w:rsid w:val="000A2BCE"/>
    <w:rsid w:val="000A2E7A"/>
    <w:rsid w:val="000A3572"/>
    <w:rsid w:val="000A40BE"/>
    <w:rsid w:val="000A5A42"/>
    <w:rsid w:val="000A7FA0"/>
    <w:rsid w:val="000B0344"/>
    <w:rsid w:val="000B08CF"/>
    <w:rsid w:val="000B0CDE"/>
    <w:rsid w:val="000B11A5"/>
    <w:rsid w:val="000B30A6"/>
    <w:rsid w:val="000B5334"/>
    <w:rsid w:val="000B5C11"/>
    <w:rsid w:val="000C2185"/>
    <w:rsid w:val="000C3222"/>
    <w:rsid w:val="000C4396"/>
    <w:rsid w:val="000C4F04"/>
    <w:rsid w:val="000C5E8B"/>
    <w:rsid w:val="000D0140"/>
    <w:rsid w:val="000D3E66"/>
    <w:rsid w:val="000D4B81"/>
    <w:rsid w:val="000E0D99"/>
    <w:rsid w:val="000E2F61"/>
    <w:rsid w:val="000E3CE7"/>
    <w:rsid w:val="000E4F6B"/>
    <w:rsid w:val="000E5989"/>
    <w:rsid w:val="000E59AF"/>
    <w:rsid w:val="000E792B"/>
    <w:rsid w:val="000F0938"/>
    <w:rsid w:val="000F41F4"/>
    <w:rsid w:val="000F4D64"/>
    <w:rsid w:val="000F5E07"/>
    <w:rsid w:val="000F630D"/>
    <w:rsid w:val="0010031A"/>
    <w:rsid w:val="001021FA"/>
    <w:rsid w:val="00103140"/>
    <w:rsid w:val="00103A72"/>
    <w:rsid w:val="00104A4E"/>
    <w:rsid w:val="00105A47"/>
    <w:rsid w:val="00107ACC"/>
    <w:rsid w:val="00110431"/>
    <w:rsid w:val="00112019"/>
    <w:rsid w:val="00115048"/>
    <w:rsid w:val="00116FE9"/>
    <w:rsid w:val="001220EB"/>
    <w:rsid w:val="001259E5"/>
    <w:rsid w:val="001262DA"/>
    <w:rsid w:val="00132427"/>
    <w:rsid w:val="0013305C"/>
    <w:rsid w:val="00133191"/>
    <w:rsid w:val="00136DE8"/>
    <w:rsid w:val="00141F10"/>
    <w:rsid w:val="001439E1"/>
    <w:rsid w:val="00143D19"/>
    <w:rsid w:val="00145C1C"/>
    <w:rsid w:val="00145D75"/>
    <w:rsid w:val="00146CF9"/>
    <w:rsid w:val="001503C4"/>
    <w:rsid w:val="0015041D"/>
    <w:rsid w:val="0015221D"/>
    <w:rsid w:val="001529D2"/>
    <w:rsid w:val="0015362F"/>
    <w:rsid w:val="00154056"/>
    <w:rsid w:val="001542FB"/>
    <w:rsid w:val="001575A1"/>
    <w:rsid w:val="00161777"/>
    <w:rsid w:val="00161D46"/>
    <w:rsid w:val="00165A3C"/>
    <w:rsid w:val="00166FED"/>
    <w:rsid w:val="00167279"/>
    <w:rsid w:val="00170123"/>
    <w:rsid w:val="001712F4"/>
    <w:rsid w:val="00171879"/>
    <w:rsid w:val="001731FC"/>
    <w:rsid w:val="001734EF"/>
    <w:rsid w:val="00174660"/>
    <w:rsid w:val="001751F6"/>
    <w:rsid w:val="00176A04"/>
    <w:rsid w:val="00183A21"/>
    <w:rsid w:val="00183C6C"/>
    <w:rsid w:val="00184DD4"/>
    <w:rsid w:val="00184E59"/>
    <w:rsid w:val="001863C7"/>
    <w:rsid w:val="00191111"/>
    <w:rsid w:val="001916EE"/>
    <w:rsid w:val="00191704"/>
    <w:rsid w:val="00193D23"/>
    <w:rsid w:val="001949CF"/>
    <w:rsid w:val="00196A39"/>
    <w:rsid w:val="0019770D"/>
    <w:rsid w:val="001A1765"/>
    <w:rsid w:val="001A1C05"/>
    <w:rsid w:val="001A4167"/>
    <w:rsid w:val="001A4B3E"/>
    <w:rsid w:val="001A666C"/>
    <w:rsid w:val="001B2105"/>
    <w:rsid w:val="001B2180"/>
    <w:rsid w:val="001B2427"/>
    <w:rsid w:val="001B385F"/>
    <w:rsid w:val="001B3B4E"/>
    <w:rsid w:val="001B4C66"/>
    <w:rsid w:val="001C0301"/>
    <w:rsid w:val="001C0DB6"/>
    <w:rsid w:val="001C1F68"/>
    <w:rsid w:val="001C23B2"/>
    <w:rsid w:val="001C61A7"/>
    <w:rsid w:val="001C7D80"/>
    <w:rsid w:val="001D0320"/>
    <w:rsid w:val="001D04B5"/>
    <w:rsid w:val="001D1A78"/>
    <w:rsid w:val="001D2143"/>
    <w:rsid w:val="001D56D0"/>
    <w:rsid w:val="001D58F6"/>
    <w:rsid w:val="001D6D0A"/>
    <w:rsid w:val="001E095E"/>
    <w:rsid w:val="001E37C6"/>
    <w:rsid w:val="001E37E6"/>
    <w:rsid w:val="001E69C3"/>
    <w:rsid w:val="001E7842"/>
    <w:rsid w:val="001F093F"/>
    <w:rsid w:val="001F1603"/>
    <w:rsid w:val="001F3238"/>
    <w:rsid w:val="001F369D"/>
    <w:rsid w:val="001F459A"/>
    <w:rsid w:val="001F4DD9"/>
    <w:rsid w:val="001F6E69"/>
    <w:rsid w:val="001F7503"/>
    <w:rsid w:val="002008CC"/>
    <w:rsid w:val="002009B6"/>
    <w:rsid w:val="00201168"/>
    <w:rsid w:val="00201679"/>
    <w:rsid w:val="00201C8B"/>
    <w:rsid w:val="00202EC8"/>
    <w:rsid w:val="002042B5"/>
    <w:rsid w:val="00205570"/>
    <w:rsid w:val="00206A1E"/>
    <w:rsid w:val="00211555"/>
    <w:rsid w:val="00212559"/>
    <w:rsid w:val="00212B9D"/>
    <w:rsid w:val="00214D20"/>
    <w:rsid w:val="00216A86"/>
    <w:rsid w:val="002209CB"/>
    <w:rsid w:val="00224B39"/>
    <w:rsid w:val="002256DE"/>
    <w:rsid w:val="00225E98"/>
    <w:rsid w:val="00226BF0"/>
    <w:rsid w:val="00227A72"/>
    <w:rsid w:val="002315BB"/>
    <w:rsid w:val="00231C17"/>
    <w:rsid w:val="002345B6"/>
    <w:rsid w:val="002361A8"/>
    <w:rsid w:val="00236C4C"/>
    <w:rsid w:val="00241D06"/>
    <w:rsid w:val="00242296"/>
    <w:rsid w:val="00242C61"/>
    <w:rsid w:val="00244976"/>
    <w:rsid w:val="00244992"/>
    <w:rsid w:val="00245ACC"/>
    <w:rsid w:val="0024639D"/>
    <w:rsid w:val="002521AF"/>
    <w:rsid w:val="00252B03"/>
    <w:rsid w:val="00253298"/>
    <w:rsid w:val="002536F8"/>
    <w:rsid w:val="00253FD7"/>
    <w:rsid w:val="002600F3"/>
    <w:rsid w:val="002602CB"/>
    <w:rsid w:val="00260762"/>
    <w:rsid w:val="00262087"/>
    <w:rsid w:val="00262B41"/>
    <w:rsid w:val="00262D1A"/>
    <w:rsid w:val="00263153"/>
    <w:rsid w:val="002676DE"/>
    <w:rsid w:val="00267F44"/>
    <w:rsid w:val="00267FA4"/>
    <w:rsid w:val="0027279F"/>
    <w:rsid w:val="0028236D"/>
    <w:rsid w:val="00286F22"/>
    <w:rsid w:val="00290212"/>
    <w:rsid w:val="002905EE"/>
    <w:rsid w:val="002908E0"/>
    <w:rsid w:val="002918BF"/>
    <w:rsid w:val="002920BA"/>
    <w:rsid w:val="00292CF9"/>
    <w:rsid w:val="00292D30"/>
    <w:rsid w:val="0029304F"/>
    <w:rsid w:val="0029335D"/>
    <w:rsid w:val="002937BE"/>
    <w:rsid w:val="002946A7"/>
    <w:rsid w:val="00296831"/>
    <w:rsid w:val="002972D8"/>
    <w:rsid w:val="0029758C"/>
    <w:rsid w:val="002A003E"/>
    <w:rsid w:val="002A02A9"/>
    <w:rsid w:val="002A0E25"/>
    <w:rsid w:val="002A1221"/>
    <w:rsid w:val="002A5268"/>
    <w:rsid w:val="002A5C2D"/>
    <w:rsid w:val="002A71A8"/>
    <w:rsid w:val="002B0FE6"/>
    <w:rsid w:val="002B1524"/>
    <w:rsid w:val="002B4B21"/>
    <w:rsid w:val="002B4C82"/>
    <w:rsid w:val="002B5487"/>
    <w:rsid w:val="002B7A2E"/>
    <w:rsid w:val="002C2E60"/>
    <w:rsid w:val="002C3812"/>
    <w:rsid w:val="002C3E0C"/>
    <w:rsid w:val="002C3FC2"/>
    <w:rsid w:val="002C45D4"/>
    <w:rsid w:val="002C487D"/>
    <w:rsid w:val="002C5C82"/>
    <w:rsid w:val="002C5CE2"/>
    <w:rsid w:val="002C7E73"/>
    <w:rsid w:val="002D1F4F"/>
    <w:rsid w:val="002D745E"/>
    <w:rsid w:val="002D7FF3"/>
    <w:rsid w:val="002E2949"/>
    <w:rsid w:val="002E5EA8"/>
    <w:rsid w:val="002E643E"/>
    <w:rsid w:val="002F0FA1"/>
    <w:rsid w:val="00302542"/>
    <w:rsid w:val="003057F7"/>
    <w:rsid w:val="003063A2"/>
    <w:rsid w:val="0030654E"/>
    <w:rsid w:val="003069E9"/>
    <w:rsid w:val="00310E69"/>
    <w:rsid w:val="003113F9"/>
    <w:rsid w:val="00311B0C"/>
    <w:rsid w:val="00311BF9"/>
    <w:rsid w:val="003124BA"/>
    <w:rsid w:val="003134BA"/>
    <w:rsid w:val="00313DAB"/>
    <w:rsid w:val="00314281"/>
    <w:rsid w:val="00314AAE"/>
    <w:rsid w:val="0031629A"/>
    <w:rsid w:val="00316A98"/>
    <w:rsid w:val="00317467"/>
    <w:rsid w:val="003200E4"/>
    <w:rsid w:val="0032132A"/>
    <w:rsid w:val="003229C4"/>
    <w:rsid w:val="003235F6"/>
    <w:rsid w:val="003240B8"/>
    <w:rsid w:val="00325BD7"/>
    <w:rsid w:val="00325E74"/>
    <w:rsid w:val="003266F8"/>
    <w:rsid w:val="0032750F"/>
    <w:rsid w:val="00327F77"/>
    <w:rsid w:val="0033024C"/>
    <w:rsid w:val="00331C49"/>
    <w:rsid w:val="003320D2"/>
    <w:rsid w:val="00335049"/>
    <w:rsid w:val="00335123"/>
    <w:rsid w:val="00335137"/>
    <w:rsid w:val="00336A22"/>
    <w:rsid w:val="00337C95"/>
    <w:rsid w:val="0034390B"/>
    <w:rsid w:val="00343DA8"/>
    <w:rsid w:val="003442F2"/>
    <w:rsid w:val="00344DDE"/>
    <w:rsid w:val="0034606F"/>
    <w:rsid w:val="00351D05"/>
    <w:rsid w:val="00353284"/>
    <w:rsid w:val="00354DFB"/>
    <w:rsid w:val="003577C3"/>
    <w:rsid w:val="00360DC0"/>
    <w:rsid w:val="00360EE2"/>
    <w:rsid w:val="00361EF8"/>
    <w:rsid w:val="003629DB"/>
    <w:rsid w:val="003644BD"/>
    <w:rsid w:val="00366E75"/>
    <w:rsid w:val="00370315"/>
    <w:rsid w:val="00370591"/>
    <w:rsid w:val="0037250B"/>
    <w:rsid w:val="00373722"/>
    <w:rsid w:val="00374168"/>
    <w:rsid w:val="00375CEE"/>
    <w:rsid w:val="003765ED"/>
    <w:rsid w:val="003805E2"/>
    <w:rsid w:val="00382A0F"/>
    <w:rsid w:val="00383228"/>
    <w:rsid w:val="003852EF"/>
    <w:rsid w:val="003874EE"/>
    <w:rsid w:val="00390E7C"/>
    <w:rsid w:val="003923BD"/>
    <w:rsid w:val="00396392"/>
    <w:rsid w:val="003A0F0A"/>
    <w:rsid w:val="003B0CB6"/>
    <w:rsid w:val="003B1C71"/>
    <w:rsid w:val="003B5017"/>
    <w:rsid w:val="003B554F"/>
    <w:rsid w:val="003C0307"/>
    <w:rsid w:val="003C4777"/>
    <w:rsid w:val="003C4C03"/>
    <w:rsid w:val="003C73DF"/>
    <w:rsid w:val="003D2423"/>
    <w:rsid w:val="003D6E63"/>
    <w:rsid w:val="003E09FE"/>
    <w:rsid w:val="003E4A73"/>
    <w:rsid w:val="003E6A0C"/>
    <w:rsid w:val="003F05D0"/>
    <w:rsid w:val="003F4446"/>
    <w:rsid w:val="00401ABA"/>
    <w:rsid w:val="00403B1D"/>
    <w:rsid w:val="00404F9A"/>
    <w:rsid w:val="0041234F"/>
    <w:rsid w:val="00412EA0"/>
    <w:rsid w:val="00413925"/>
    <w:rsid w:val="004141AF"/>
    <w:rsid w:val="00414805"/>
    <w:rsid w:val="004148D1"/>
    <w:rsid w:val="004166F9"/>
    <w:rsid w:val="00416B8E"/>
    <w:rsid w:val="00420153"/>
    <w:rsid w:val="004224AE"/>
    <w:rsid w:val="00423EF3"/>
    <w:rsid w:val="0042443B"/>
    <w:rsid w:val="00426C75"/>
    <w:rsid w:val="004325E0"/>
    <w:rsid w:val="00433794"/>
    <w:rsid w:val="00440D3F"/>
    <w:rsid w:val="0044467D"/>
    <w:rsid w:val="00446992"/>
    <w:rsid w:val="0045345C"/>
    <w:rsid w:val="00453631"/>
    <w:rsid w:val="00454F4E"/>
    <w:rsid w:val="00455B1C"/>
    <w:rsid w:val="00457E6D"/>
    <w:rsid w:val="0046263F"/>
    <w:rsid w:val="004628FA"/>
    <w:rsid w:val="00463828"/>
    <w:rsid w:val="00463D03"/>
    <w:rsid w:val="004648D2"/>
    <w:rsid w:val="004666F6"/>
    <w:rsid w:val="004715ED"/>
    <w:rsid w:val="00471A98"/>
    <w:rsid w:val="00471C38"/>
    <w:rsid w:val="0047221A"/>
    <w:rsid w:val="00475D53"/>
    <w:rsid w:val="00476F0E"/>
    <w:rsid w:val="00477381"/>
    <w:rsid w:val="004806C5"/>
    <w:rsid w:val="0048163E"/>
    <w:rsid w:val="004835FE"/>
    <w:rsid w:val="00486054"/>
    <w:rsid w:val="00486242"/>
    <w:rsid w:val="00486849"/>
    <w:rsid w:val="00486EC4"/>
    <w:rsid w:val="00487AF7"/>
    <w:rsid w:val="00487E54"/>
    <w:rsid w:val="00492A1B"/>
    <w:rsid w:val="00492B7E"/>
    <w:rsid w:val="004943F7"/>
    <w:rsid w:val="00494A48"/>
    <w:rsid w:val="004966E0"/>
    <w:rsid w:val="00496F7E"/>
    <w:rsid w:val="004A2541"/>
    <w:rsid w:val="004A2C94"/>
    <w:rsid w:val="004A4285"/>
    <w:rsid w:val="004A7229"/>
    <w:rsid w:val="004B0D04"/>
    <w:rsid w:val="004B318A"/>
    <w:rsid w:val="004B586C"/>
    <w:rsid w:val="004B748A"/>
    <w:rsid w:val="004B7A07"/>
    <w:rsid w:val="004C2264"/>
    <w:rsid w:val="004C3965"/>
    <w:rsid w:val="004C6E8A"/>
    <w:rsid w:val="004D10B5"/>
    <w:rsid w:val="004D3686"/>
    <w:rsid w:val="004D64A4"/>
    <w:rsid w:val="004D7C73"/>
    <w:rsid w:val="004E0FC9"/>
    <w:rsid w:val="004E1002"/>
    <w:rsid w:val="004E32C7"/>
    <w:rsid w:val="004E3A0C"/>
    <w:rsid w:val="004E3CFD"/>
    <w:rsid w:val="004E4C89"/>
    <w:rsid w:val="004E4DF0"/>
    <w:rsid w:val="004E5A41"/>
    <w:rsid w:val="004F002A"/>
    <w:rsid w:val="004F0C56"/>
    <w:rsid w:val="004F2519"/>
    <w:rsid w:val="004F71E9"/>
    <w:rsid w:val="00500AFB"/>
    <w:rsid w:val="0050205C"/>
    <w:rsid w:val="00505A28"/>
    <w:rsid w:val="005106AD"/>
    <w:rsid w:val="00511ED2"/>
    <w:rsid w:val="00511F97"/>
    <w:rsid w:val="00512858"/>
    <w:rsid w:val="00514A0A"/>
    <w:rsid w:val="005156D5"/>
    <w:rsid w:val="005159EC"/>
    <w:rsid w:val="00516467"/>
    <w:rsid w:val="005208DC"/>
    <w:rsid w:val="00521BCB"/>
    <w:rsid w:val="005221ED"/>
    <w:rsid w:val="00522A5C"/>
    <w:rsid w:val="0052306A"/>
    <w:rsid w:val="00524E25"/>
    <w:rsid w:val="00526D30"/>
    <w:rsid w:val="0052710E"/>
    <w:rsid w:val="00530CC4"/>
    <w:rsid w:val="005379A6"/>
    <w:rsid w:val="00537C22"/>
    <w:rsid w:val="0054108D"/>
    <w:rsid w:val="00542255"/>
    <w:rsid w:val="005428B6"/>
    <w:rsid w:val="00545C8B"/>
    <w:rsid w:val="0054672D"/>
    <w:rsid w:val="005531B7"/>
    <w:rsid w:val="0055358C"/>
    <w:rsid w:val="00557900"/>
    <w:rsid w:val="005712F3"/>
    <w:rsid w:val="00571E4A"/>
    <w:rsid w:val="00573A18"/>
    <w:rsid w:val="00574348"/>
    <w:rsid w:val="00574E1C"/>
    <w:rsid w:val="00576269"/>
    <w:rsid w:val="00580B9C"/>
    <w:rsid w:val="0058121F"/>
    <w:rsid w:val="0058328F"/>
    <w:rsid w:val="0058488E"/>
    <w:rsid w:val="00587D54"/>
    <w:rsid w:val="00587EBB"/>
    <w:rsid w:val="00592E5A"/>
    <w:rsid w:val="00597452"/>
    <w:rsid w:val="00597987"/>
    <w:rsid w:val="00597B50"/>
    <w:rsid w:val="005A07A4"/>
    <w:rsid w:val="005A1253"/>
    <w:rsid w:val="005A1601"/>
    <w:rsid w:val="005A21E4"/>
    <w:rsid w:val="005A2833"/>
    <w:rsid w:val="005A4297"/>
    <w:rsid w:val="005A60E9"/>
    <w:rsid w:val="005A6A01"/>
    <w:rsid w:val="005A6DB6"/>
    <w:rsid w:val="005A6EF0"/>
    <w:rsid w:val="005B1B1E"/>
    <w:rsid w:val="005B2077"/>
    <w:rsid w:val="005B21B5"/>
    <w:rsid w:val="005B4CA6"/>
    <w:rsid w:val="005B5BEE"/>
    <w:rsid w:val="005B6D86"/>
    <w:rsid w:val="005B6E9B"/>
    <w:rsid w:val="005B7D67"/>
    <w:rsid w:val="005C0B41"/>
    <w:rsid w:val="005C189E"/>
    <w:rsid w:val="005C2D3E"/>
    <w:rsid w:val="005C3487"/>
    <w:rsid w:val="005C449B"/>
    <w:rsid w:val="005C4BC1"/>
    <w:rsid w:val="005D0B23"/>
    <w:rsid w:val="005D1905"/>
    <w:rsid w:val="005D2987"/>
    <w:rsid w:val="005D3C09"/>
    <w:rsid w:val="005D4D54"/>
    <w:rsid w:val="005D5112"/>
    <w:rsid w:val="005E08D1"/>
    <w:rsid w:val="005E09DA"/>
    <w:rsid w:val="005E27F1"/>
    <w:rsid w:val="005E4DE2"/>
    <w:rsid w:val="005E54EB"/>
    <w:rsid w:val="005E69B5"/>
    <w:rsid w:val="005F1378"/>
    <w:rsid w:val="005F1A25"/>
    <w:rsid w:val="005F2985"/>
    <w:rsid w:val="005F57D7"/>
    <w:rsid w:val="005F6256"/>
    <w:rsid w:val="005F64B4"/>
    <w:rsid w:val="005F6B6A"/>
    <w:rsid w:val="005F78C0"/>
    <w:rsid w:val="006048CB"/>
    <w:rsid w:val="00606D92"/>
    <w:rsid w:val="00610055"/>
    <w:rsid w:val="006101D0"/>
    <w:rsid w:val="0061051A"/>
    <w:rsid w:val="0061063B"/>
    <w:rsid w:val="00612B07"/>
    <w:rsid w:val="00613427"/>
    <w:rsid w:val="006136D8"/>
    <w:rsid w:val="00614C40"/>
    <w:rsid w:val="0061533F"/>
    <w:rsid w:val="00616476"/>
    <w:rsid w:val="00616E23"/>
    <w:rsid w:val="00625EE3"/>
    <w:rsid w:val="00627E4A"/>
    <w:rsid w:val="00631223"/>
    <w:rsid w:val="00631B84"/>
    <w:rsid w:val="00631F58"/>
    <w:rsid w:val="00632DF9"/>
    <w:rsid w:val="00635571"/>
    <w:rsid w:val="006355AF"/>
    <w:rsid w:val="00635ABA"/>
    <w:rsid w:val="00636B2D"/>
    <w:rsid w:val="006374EC"/>
    <w:rsid w:val="00642463"/>
    <w:rsid w:val="00645247"/>
    <w:rsid w:val="00651E43"/>
    <w:rsid w:val="00652334"/>
    <w:rsid w:val="0065478D"/>
    <w:rsid w:val="00654816"/>
    <w:rsid w:val="006548F1"/>
    <w:rsid w:val="00654FCD"/>
    <w:rsid w:val="00655D66"/>
    <w:rsid w:val="00656AA1"/>
    <w:rsid w:val="00657EF8"/>
    <w:rsid w:val="00666790"/>
    <w:rsid w:val="006709C3"/>
    <w:rsid w:val="00675C47"/>
    <w:rsid w:val="0067670C"/>
    <w:rsid w:val="00676BEC"/>
    <w:rsid w:val="006809E8"/>
    <w:rsid w:val="00681BAA"/>
    <w:rsid w:val="00682013"/>
    <w:rsid w:val="00685145"/>
    <w:rsid w:val="006873E8"/>
    <w:rsid w:val="00687CE7"/>
    <w:rsid w:val="00690460"/>
    <w:rsid w:val="006918E4"/>
    <w:rsid w:val="00692233"/>
    <w:rsid w:val="006927F4"/>
    <w:rsid w:val="00693809"/>
    <w:rsid w:val="00693AF8"/>
    <w:rsid w:val="00694007"/>
    <w:rsid w:val="006940E2"/>
    <w:rsid w:val="006972B2"/>
    <w:rsid w:val="006977B3"/>
    <w:rsid w:val="006A2408"/>
    <w:rsid w:val="006A2654"/>
    <w:rsid w:val="006A2721"/>
    <w:rsid w:val="006A2E3F"/>
    <w:rsid w:val="006B0A51"/>
    <w:rsid w:val="006B3870"/>
    <w:rsid w:val="006B4638"/>
    <w:rsid w:val="006B69D8"/>
    <w:rsid w:val="006B7069"/>
    <w:rsid w:val="006B7F91"/>
    <w:rsid w:val="006C1779"/>
    <w:rsid w:val="006C1943"/>
    <w:rsid w:val="006C204D"/>
    <w:rsid w:val="006C2CA7"/>
    <w:rsid w:val="006C592D"/>
    <w:rsid w:val="006D03D6"/>
    <w:rsid w:val="006D13D4"/>
    <w:rsid w:val="006D2191"/>
    <w:rsid w:val="006D2F6C"/>
    <w:rsid w:val="006D402A"/>
    <w:rsid w:val="006D556A"/>
    <w:rsid w:val="006D61E1"/>
    <w:rsid w:val="006D63A0"/>
    <w:rsid w:val="006D7626"/>
    <w:rsid w:val="006E0951"/>
    <w:rsid w:val="006E2635"/>
    <w:rsid w:val="006E3781"/>
    <w:rsid w:val="006E6C5C"/>
    <w:rsid w:val="006E7B85"/>
    <w:rsid w:val="006F0D4C"/>
    <w:rsid w:val="006F18FE"/>
    <w:rsid w:val="006F28E1"/>
    <w:rsid w:val="006F3501"/>
    <w:rsid w:val="006F3881"/>
    <w:rsid w:val="006F45CA"/>
    <w:rsid w:val="006F46BA"/>
    <w:rsid w:val="006F4855"/>
    <w:rsid w:val="006F6382"/>
    <w:rsid w:val="007034EB"/>
    <w:rsid w:val="00705999"/>
    <w:rsid w:val="00706573"/>
    <w:rsid w:val="00710081"/>
    <w:rsid w:val="007126C6"/>
    <w:rsid w:val="00714CB4"/>
    <w:rsid w:val="00715299"/>
    <w:rsid w:val="00720567"/>
    <w:rsid w:val="0072109A"/>
    <w:rsid w:val="00721E1B"/>
    <w:rsid w:val="00724EF0"/>
    <w:rsid w:val="007256C8"/>
    <w:rsid w:val="00725BC8"/>
    <w:rsid w:val="00726050"/>
    <w:rsid w:val="007314D4"/>
    <w:rsid w:val="00735435"/>
    <w:rsid w:val="00735709"/>
    <w:rsid w:val="00737233"/>
    <w:rsid w:val="00737428"/>
    <w:rsid w:val="00740471"/>
    <w:rsid w:val="00743B82"/>
    <w:rsid w:val="00744E4B"/>
    <w:rsid w:val="00746A20"/>
    <w:rsid w:val="007478AC"/>
    <w:rsid w:val="0075171C"/>
    <w:rsid w:val="007522AD"/>
    <w:rsid w:val="007561F2"/>
    <w:rsid w:val="007602C0"/>
    <w:rsid w:val="007634C6"/>
    <w:rsid w:val="007643C1"/>
    <w:rsid w:val="0076562E"/>
    <w:rsid w:val="00765779"/>
    <w:rsid w:val="0077087C"/>
    <w:rsid w:val="00772782"/>
    <w:rsid w:val="00772B59"/>
    <w:rsid w:val="00774666"/>
    <w:rsid w:val="00775D2B"/>
    <w:rsid w:val="00775DBC"/>
    <w:rsid w:val="00777B82"/>
    <w:rsid w:val="0078136E"/>
    <w:rsid w:val="0078471D"/>
    <w:rsid w:val="007877E2"/>
    <w:rsid w:val="007905A3"/>
    <w:rsid w:val="007909EA"/>
    <w:rsid w:val="00790DBD"/>
    <w:rsid w:val="00795988"/>
    <w:rsid w:val="007A173A"/>
    <w:rsid w:val="007A26BB"/>
    <w:rsid w:val="007A29E5"/>
    <w:rsid w:val="007A7C36"/>
    <w:rsid w:val="007A7E35"/>
    <w:rsid w:val="007B078C"/>
    <w:rsid w:val="007B1D71"/>
    <w:rsid w:val="007B2A63"/>
    <w:rsid w:val="007B3F0C"/>
    <w:rsid w:val="007B4CE1"/>
    <w:rsid w:val="007B7A5B"/>
    <w:rsid w:val="007B7B11"/>
    <w:rsid w:val="007C18CD"/>
    <w:rsid w:val="007C201A"/>
    <w:rsid w:val="007C2963"/>
    <w:rsid w:val="007C3475"/>
    <w:rsid w:val="007C3F7D"/>
    <w:rsid w:val="007C46E3"/>
    <w:rsid w:val="007D3B0E"/>
    <w:rsid w:val="007D3BB4"/>
    <w:rsid w:val="007E1936"/>
    <w:rsid w:val="007E2A40"/>
    <w:rsid w:val="007E56E4"/>
    <w:rsid w:val="007F1F2A"/>
    <w:rsid w:val="007F271B"/>
    <w:rsid w:val="007F2FC9"/>
    <w:rsid w:val="007F3E4B"/>
    <w:rsid w:val="007F4B7C"/>
    <w:rsid w:val="007F7613"/>
    <w:rsid w:val="008005CF"/>
    <w:rsid w:val="00800A05"/>
    <w:rsid w:val="008010B2"/>
    <w:rsid w:val="00802DC6"/>
    <w:rsid w:val="00802F1D"/>
    <w:rsid w:val="00803360"/>
    <w:rsid w:val="00805EE0"/>
    <w:rsid w:val="008077B7"/>
    <w:rsid w:val="00807C9D"/>
    <w:rsid w:val="00810663"/>
    <w:rsid w:val="00816F4E"/>
    <w:rsid w:val="00821CA5"/>
    <w:rsid w:val="00825CFC"/>
    <w:rsid w:val="00826190"/>
    <w:rsid w:val="0082680F"/>
    <w:rsid w:val="00831797"/>
    <w:rsid w:val="00831E9B"/>
    <w:rsid w:val="00834E29"/>
    <w:rsid w:val="0083508C"/>
    <w:rsid w:val="008363D7"/>
    <w:rsid w:val="008372C5"/>
    <w:rsid w:val="0084111F"/>
    <w:rsid w:val="00841679"/>
    <w:rsid w:val="00843F43"/>
    <w:rsid w:val="0084778E"/>
    <w:rsid w:val="008506B5"/>
    <w:rsid w:val="0085103B"/>
    <w:rsid w:val="008520F6"/>
    <w:rsid w:val="0085235D"/>
    <w:rsid w:val="008532AF"/>
    <w:rsid w:val="00854285"/>
    <w:rsid w:val="00854A49"/>
    <w:rsid w:val="00855EC3"/>
    <w:rsid w:val="008561A0"/>
    <w:rsid w:val="00857D9A"/>
    <w:rsid w:val="00861997"/>
    <w:rsid w:val="00861FB5"/>
    <w:rsid w:val="008625D4"/>
    <w:rsid w:val="0086264E"/>
    <w:rsid w:val="0086270C"/>
    <w:rsid w:val="008640B4"/>
    <w:rsid w:val="00865558"/>
    <w:rsid w:val="00866B02"/>
    <w:rsid w:val="00866B64"/>
    <w:rsid w:val="00866B88"/>
    <w:rsid w:val="00870BEE"/>
    <w:rsid w:val="00871C91"/>
    <w:rsid w:val="0087237E"/>
    <w:rsid w:val="00874E66"/>
    <w:rsid w:val="008771EC"/>
    <w:rsid w:val="0087748E"/>
    <w:rsid w:val="008779F2"/>
    <w:rsid w:val="00880855"/>
    <w:rsid w:val="00881329"/>
    <w:rsid w:val="00881FF1"/>
    <w:rsid w:val="00883656"/>
    <w:rsid w:val="00887659"/>
    <w:rsid w:val="00893622"/>
    <w:rsid w:val="00893744"/>
    <w:rsid w:val="0089386C"/>
    <w:rsid w:val="008A23F6"/>
    <w:rsid w:val="008A56BE"/>
    <w:rsid w:val="008A7854"/>
    <w:rsid w:val="008B19A1"/>
    <w:rsid w:val="008B2C23"/>
    <w:rsid w:val="008B3085"/>
    <w:rsid w:val="008B366C"/>
    <w:rsid w:val="008B3F0F"/>
    <w:rsid w:val="008B4850"/>
    <w:rsid w:val="008B6B55"/>
    <w:rsid w:val="008B7464"/>
    <w:rsid w:val="008B7782"/>
    <w:rsid w:val="008C0058"/>
    <w:rsid w:val="008C019C"/>
    <w:rsid w:val="008C0F5A"/>
    <w:rsid w:val="008C10B7"/>
    <w:rsid w:val="008D0C4D"/>
    <w:rsid w:val="008D1553"/>
    <w:rsid w:val="008D3FF5"/>
    <w:rsid w:val="008D61F4"/>
    <w:rsid w:val="008D7FB7"/>
    <w:rsid w:val="008E5991"/>
    <w:rsid w:val="008E628E"/>
    <w:rsid w:val="008E6C97"/>
    <w:rsid w:val="008F6008"/>
    <w:rsid w:val="008F7B81"/>
    <w:rsid w:val="009000A4"/>
    <w:rsid w:val="00902D46"/>
    <w:rsid w:val="009030F5"/>
    <w:rsid w:val="00903ADE"/>
    <w:rsid w:val="009073FD"/>
    <w:rsid w:val="00907BE0"/>
    <w:rsid w:val="00911F0D"/>
    <w:rsid w:val="00912A51"/>
    <w:rsid w:val="00915953"/>
    <w:rsid w:val="00915C9C"/>
    <w:rsid w:val="00915D58"/>
    <w:rsid w:val="00921BF8"/>
    <w:rsid w:val="00922BC7"/>
    <w:rsid w:val="00924C3D"/>
    <w:rsid w:val="00931468"/>
    <w:rsid w:val="00931D8C"/>
    <w:rsid w:val="009325D9"/>
    <w:rsid w:val="00934F34"/>
    <w:rsid w:val="00936E8D"/>
    <w:rsid w:val="00936F75"/>
    <w:rsid w:val="009370D5"/>
    <w:rsid w:val="009379A8"/>
    <w:rsid w:val="0094030D"/>
    <w:rsid w:val="009433C4"/>
    <w:rsid w:val="00943A64"/>
    <w:rsid w:val="00943B85"/>
    <w:rsid w:val="00946382"/>
    <w:rsid w:val="009465E9"/>
    <w:rsid w:val="0095166D"/>
    <w:rsid w:val="00952B10"/>
    <w:rsid w:val="0096051A"/>
    <w:rsid w:val="009605F3"/>
    <w:rsid w:val="0096102A"/>
    <w:rsid w:val="00967409"/>
    <w:rsid w:val="0097136D"/>
    <w:rsid w:val="00971409"/>
    <w:rsid w:val="009725DA"/>
    <w:rsid w:val="00972A2F"/>
    <w:rsid w:val="0097329B"/>
    <w:rsid w:val="00973711"/>
    <w:rsid w:val="00974537"/>
    <w:rsid w:val="0097473D"/>
    <w:rsid w:val="00975C3F"/>
    <w:rsid w:val="00975DAB"/>
    <w:rsid w:val="00977406"/>
    <w:rsid w:val="009806E1"/>
    <w:rsid w:val="00983A0C"/>
    <w:rsid w:val="00984DB3"/>
    <w:rsid w:val="00985A7A"/>
    <w:rsid w:val="00986F5C"/>
    <w:rsid w:val="00987B5A"/>
    <w:rsid w:val="00990D74"/>
    <w:rsid w:val="009951F4"/>
    <w:rsid w:val="009974CD"/>
    <w:rsid w:val="00997C67"/>
    <w:rsid w:val="009A0977"/>
    <w:rsid w:val="009A28EC"/>
    <w:rsid w:val="009A40AA"/>
    <w:rsid w:val="009A56FB"/>
    <w:rsid w:val="009A5951"/>
    <w:rsid w:val="009A64F4"/>
    <w:rsid w:val="009B0415"/>
    <w:rsid w:val="009B0796"/>
    <w:rsid w:val="009B23BF"/>
    <w:rsid w:val="009B2AE9"/>
    <w:rsid w:val="009B493D"/>
    <w:rsid w:val="009B5433"/>
    <w:rsid w:val="009B592D"/>
    <w:rsid w:val="009B603B"/>
    <w:rsid w:val="009B6057"/>
    <w:rsid w:val="009B7072"/>
    <w:rsid w:val="009B71ED"/>
    <w:rsid w:val="009B7406"/>
    <w:rsid w:val="009B740A"/>
    <w:rsid w:val="009C23A8"/>
    <w:rsid w:val="009C3181"/>
    <w:rsid w:val="009C3CF2"/>
    <w:rsid w:val="009C499D"/>
    <w:rsid w:val="009C4E47"/>
    <w:rsid w:val="009C55FF"/>
    <w:rsid w:val="009D42BC"/>
    <w:rsid w:val="009D4F56"/>
    <w:rsid w:val="009D54D1"/>
    <w:rsid w:val="009E09E1"/>
    <w:rsid w:val="009E0D3A"/>
    <w:rsid w:val="009E2C87"/>
    <w:rsid w:val="009E5BE7"/>
    <w:rsid w:val="009E6724"/>
    <w:rsid w:val="009E7907"/>
    <w:rsid w:val="009F0EE9"/>
    <w:rsid w:val="009F37B1"/>
    <w:rsid w:val="009F3E96"/>
    <w:rsid w:val="009F5074"/>
    <w:rsid w:val="009F5A97"/>
    <w:rsid w:val="009F6A32"/>
    <w:rsid w:val="00A01606"/>
    <w:rsid w:val="00A01617"/>
    <w:rsid w:val="00A022D3"/>
    <w:rsid w:val="00A04429"/>
    <w:rsid w:val="00A04B84"/>
    <w:rsid w:val="00A100ED"/>
    <w:rsid w:val="00A1138B"/>
    <w:rsid w:val="00A11B83"/>
    <w:rsid w:val="00A13903"/>
    <w:rsid w:val="00A143CC"/>
    <w:rsid w:val="00A1566B"/>
    <w:rsid w:val="00A16D2B"/>
    <w:rsid w:val="00A171B8"/>
    <w:rsid w:val="00A17B8C"/>
    <w:rsid w:val="00A21D0C"/>
    <w:rsid w:val="00A2259A"/>
    <w:rsid w:val="00A22D5B"/>
    <w:rsid w:val="00A230C6"/>
    <w:rsid w:val="00A24375"/>
    <w:rsid w:val="00A254E5"/>
    <w:rsid w:val="00A26A66"/>
    <w:rsid w:val="00A26A86"/>
    <w:rsid w:val="00A276A4"/>
    <w:rsid w:val="00A3146A"/>
    <w:rsid w:val="00A32189"/>
    <w:rsid w:val="00A324DF"/>
    <w:rsid w:val="00A33420"/>
    <w:rsid w:val="00A342C5"/>
    <w:rsid w:val="00A34937"/>
    <w:rsid w:val="00A35D16"/>
    <w:rsid w:val="00A401D7"/>
    <w:rsid w:val="00A40A29"/>
    <w:rsid w:val="00A418CD"/>
    <w:rsid w:val="00A41AE4"/>
    <w:rsid w:val="00A52974"/>
    <w:rsid w:val="00A53988"/>
    <w:rsid w:val="00A5685E"/>
    <w:rsid w:val="00A56D7F"/>
    <w:rsid w:val="00A57146"/>
    <w:rsid w:val="00A57A8A"/>
    <w:rsid w:val="00A60EC0"/>
    <w:rsid w:val="00A61973"/>
    <w:rsid w:val="00A61B26"/>
    <w:rsid w:val="00A6372D"/>
    <w:rsid w:val="00A6404B"/>
    <w:rsid w:val="00A65FE6"/>
    <w:rsid w:val="00A6711A"/>
    <w:rsid w:val="00A70253"/>
    <w:rsid w:val="00A70E5B"/>
    <w:rsid w:val="00A70F60"/>
    <w:rsid w:val="00A714BF"/>
    <w:rsid w:val="00A71F28"/>
    <w:rsid w:val="00A7667A"/>
    <w:rsid w:val="00A806B6"/>
    <w:rsid w:val="00A80CAE"/>
    <w:rsid w:val="00A810CA"/>
    <w:rsid w:val="00A820D1"/>
    <w:rsid w:val="00A8418E"/>
    <w:rsid w:val="00A84B21"/>
    <w:rsid w:val="00A87E70"/>
    <w:rsid w:val="00A90391"/>
    <w:rsid w:val="00A91BF0"/>
    <w:rsid w:val="00A976CF"/>
    <w:rsid w:val="00A97B06"/>
    <w:rsid w:val="00AA110F"/>
    <w:rsid w:val="00AA34B9"/>
    <w:rsid w:val="00AA3E46"/>
    <w:rsid w:val="00AA40BC"/>
    <w:rsid w:val="00AA4469"/>
    <w:rsid w:val="00AB21FD"/>
    <w:rsid w:val="00AB29F8"/>
    <w:rsid w:val="00AB4ABC"/>
    <w:rsid w:val="00AB4FE5"/>
    <w:rsid w:val="00AB6BE9"/>
    <w:rsid w:val="00AC02F4"/>
    <w:rsid w:val="00AC0896"/>
    <w:rsid w:val="00AC23FE"/>
    <w:rsid w:val="00AC53CA"/>
    <w:rsid w:val="00AC5D82"/>
    <w:rsid w:val="00AD0432"/>
    <w:rsid w:val="00AD224D"/>
    <w:rsid w:val="00AD30AC"/>
    <w:rsid w:val="00AD3A67"/>
    <w:rsid w:val="00AD5E25"/>
    <w:rsid w:val="00AE1855"/>
    <w:rsid w:val="00AE77BA"/>
    <w:rsid w:val="00AF02C4"/>
    <w:rsid w:val="00AF1AC5"/>
    <w:rsid w:val="00AF21BB"/>
    <w:rsid w:val="00AF3EAE"/>
    <w:rsid w:val="00AF57E8"/>
    <w:rsid w:val="00AF5A85"/>
    <w:rsid w:val="00AF609C"/>
    <w:rsid w:val="00AF6C60"/>
    <w:rsid w:val="00AF7D95"/>
    <w:rsid w:val="00B01062"/>
    <w:rsid w:val="00B01B0F"/>
    <w:rsid w:val="00B0598C"/>
    <w:rsid w:val="00B06055"/>
    <w:rsid w:val="00B1143C"/>
    <w:rsid w:val="00B114C7"/>
    <w:rsid w:val="00B129A6"/>
    <w:rsid w:val="00B12AF5"/>
    <w:rsid w:val="00B1375B"/>
    <w:rsid w:val="00B141BA"/>
    <w:rsid w:val="00B15EC2"/>
    <w:rsid w:val="00B16E69"/>
    <w:rsid w:val="00B17732"/>
    <w:rsid w:val="00B20022"/>
    <w:rsid w:val="00B20207"/>
    <w:rsid w:val="00B20F91"/>
    <w:rsid w:val="00B21D22"/>
    <w:rsid w:val="00B246DF"/>
    <w:rsid w:val="00B24CF5"/>
    <w:rsid w:val="00B32E30"/>
    <w:rsid w:val="00B33268"/>
    <w:rsid w:val="00B3699F"/>
    <w:rsid w:val="00B4221C"/>
    <w:rsid w:val="00B42B5C"/>
    <w:rsid w:val="00B45D1A"/>
    <w:rsid w:val="00B4660E"/>
    <w:rsid w:val="00B50A5C"/>
    <w:rsid w:val="00B52542"/>
    <w:rsid w:val="00B5296F"/>
    <w:rsid w:val="00B536FF"/>
    <w:rsid w:val="00B62FAB"/>
    <w:rsid w:val="00B634BD"/>
    <w:rsid w:val="00B64C66"/>
    <w:rsid w:val="00B65180"/>
    <w:rsid w:val="00B65918"/>
    <w:rsid w:val="00B65D32"/>
    <w:rsid w:val="00B663F9"/>
    <w:rsid w:val="00B673BD"/>
    <w:rsid w:val="00B67462"/>
    <w:rsid w:val="00B67765"/>
    <w:rsid w:val="00B7120C"/>
    <w:rsid w:val="00B7122A"/>
    <w:rsid w:val="00B7268E"/>
    <w:rsid w:val="00B72739"/>
    <w:rsid w:val="00B76748"/>
    <w:rsid w:val="00B77882"/>
    <w:rsid w:val="00B80DBE"/>
    <w:rsid w:val="00B905CC"/>
    <w:rsid w:val="00B90F93"/>
    <w:rsid w:val="00B91595"/>
    <w:rsid w:val="00B921AA"/>
    <w:rsid w:val="00B923A6"/>
    <w:rsid w:val="00B935DB"/>
    <w:rsid w:val="00B94272"/>
    <w:rsid w:val="00B94DD4"/>
    <w:rsid w:val="00B95643"/>
    <w:rsid w:val="00BA0B23"/>
    <w:rsid w:val="00BA0F24"/>
    <w:rsid w:val="00BA1485"/>
    <w:rsid w:val="00BA4152"/>
    <w:rsid w:val="00BA6898"/>
    <w:rsid w:val="00BA6BDD"/>
    <w:rsid w:val="00BB1BDF"/>
    <w:rsid w:val="00BB2C5E"/>
    <w:rsid w:val="00BB337B"/>
    <w:rsid w:val="00BB35CD"/>
    <w:rsid w:val="00BB4FC1"/>
    <w:rsid w:val="00BB6283"/>
    <w:rsid w:val="00BB7020"/>
    <w:rsid w:val="00BB73DC"/>
    <w:rsid w:val="00BC03E3"/>
    <w:rsid w:val="00BC04F8"/>
    <w:rsid w:val="00BC052E"/>
    <w:rsid w:val="00BC1FC6"/>
    <w:rsid w:val="00BC3697"/>
    <w:rsid w:val="00BC39C7"/>
    <w:rsid w:val="00BC5068"/>
    <w:rsid w:val="00BC6275"/>
    <w:rsid w:val="00BC6E72"/>
    <w:rsid w:val="00BC7947"/>
    <w:rsid w:val="00BD4EA9"/>
    <w:rsid w:val="00BD591B"/>
    <w:rsid w:val="00BD623C"/>
    <w:rsid w:val="00BD63BB"/>
    <w:rsid w:val="00BE25C1"/>
    <w:rsid w:val="00BE2C12"/>
    <w:rsid w:val="00BE3886"/>
    <w:rsid w:val="00BE516D"/>
    <w:rsid w:val="00BE7569"/>
    <w:rsid w:val="00BE75B6"/>
    <w:rsid w:val="00BE787D"/>
    <w:rsid w:val="00BE78CA"/>
    <w:rsid w:val="00BE7B9D"/>
    <w:rsid w:val="00BF2A84"/>
    <w:rsid w:val="00BF3029"/>
    <w:rsid w:val="00BF5DE2"/>
    <w:rsid w:val="00BF60C6"/>
    <w:rsid w:val="00BF696B"/>
    <w:rsid w:val="00BF6E26"/>
    <w:rsid w:val="00C0082F"/>
    <w:rsid w:val="00C01C92"/>
    <w:rsid w:val="00C044D9"/>
    <w:rsid w:val="00C04956"/>
    <w:rsid w:val="00C04AAA"/>
    <w:rsid w:val="00C075A1"/>
    <w:rsid w:val="00C1555D"/>
    <w:rsid w:val="00C16F34"/>
    <w:rsid w:val="00C173A8"/>
    <w:rsid w:val="00C17553"/>
    <w:rsid w:val="00C179C6"/>
    <w:rsid w:val="00C21A6B"/>
    <w:rsid w:val="00C21D91"/>
    <w:rsid w:val="00C22AA3"/>
    <w:rsid w:val="00C23882"/>
    <w:rsid w:val="00C2407E"/>
    <w:rsid w:val="00C2488C"/>
    <w:rsid w:val="00C2504D"/>
    <w:rsid w:val="00C252E7"/>
    <w:rsid w:val="00C26BFE"/>
    <w:rsid w:val="00C27DAE"/>
    <w:rsid w:val="00C30318"/>
    <w:rsid w:val="00C30EBB"/>
    <w:rsid w:val="00C311ED"/>
    <w:rsid w:val="00C32429"/>
    <w:rsid w:val="00C33377"/>
    <w:rsid w:val="00C364EE"/>
    <w:rsid w:val="00C41417"/>
    <w:rsid w:val="00C42C32"/>
    <w:rsid w:val="00C4424F"/>
    <w:rsid w:val="00C4470D"/>
    <w:rsid w:val="00C44D32"/>
    <w:rsid w:val="00C4507E"/>
    <w:rsid w:val="00C45E4A"/>
    <w:rsid w:val="00C45F76"/>
    <w:rsid w:val="00C47BD5"/>
    <w:rsid w:val="00C51694"/>
    <w:rsid w:val="00C517E8"/>
    <w:rsid w:val="00C51832"/>
    <w:rsid w:val="00C51B32"/>
    <w:rsid w:val="00C538A1"/>
    <w:rsid w:val="00C54447"/>
    <w:rsid w:val="00C54D3D"/>
    <w:rsid w:val="00C57547"/>
    <w:rsid w:val="00C601BA"/>
    <w:rsid w:val="00C604EA"/>
    <w:rsid w:val="00C632C5"/>
    <w:rsid w:val="00C63F21"/>
    <w:rsid w:val="00C65C98"/>
    <w:rsid w:val="00C67BD7"/>
    <w:rsid w:val="00C72FA2"/>
    <w:rsid w:val="00C75CB5"/>
    <w:rsid w:val="00C76B3C"/>
    <w:rsid w:val="00C8031D"/>
    <w:rsid w:val="00C83380"/>
    <w:rsid w:val="00C83FFD"/>
    <w:rsid w:val="00C920C2"/>
    <w:rsid w:val="00C92C27"/>
    <w:rsid w:val="00C931F1"/>
    <w:rsid w:val="00C93429"/>
    <w:rsid w:val="00C96221"/>
    <w:rsid w:val="00C968E7"/>
    <w:rsid w:val="00C969FE"/>
    <w:rsid w:val="00CA1A3C"/>
    <w:rsid w:val="00CA38E0"/>
    <w:rsid w:val="00CA5732"/>
    <w:rsid w:val="00CA5D83"/>
    <w:rsid w:val="00CA62DE"/>
    <w:rsid w:val="00CB1698"/>
    <w:rsid w:val="00CB3FB4"/>
    <w:rsid w:val="00CB49EA"/>
    <w:rsid w:val="00CB597B"/>
    <w:rsid w:val="00CC202E"/>
    <w:rsid w:val="00CC3072"/>
    <w:rsid w:val="00CC314D"/>
    <w:rsid w:val="00CC3251"/>
    <w:rsid w:val="00CC541A"/>
    <w:rsid w:val="00CC60AE"/>
    <w:rsid w:val="00CC7F89"/>
    <w:rsid w:val="00CD0E41"/>
    <w:rsid w:val="00CD109A"/>
    <w:rsid w:val="00CD1C57"/>
    <w:rsid w:val="00CD3A7D"/>
    <w:rsid w:val="00CD3DC7"/>
    <w:rsid w:val="00CD3F80"/>
    <w:rsid w:val="00CD51BE"/>
    <w:rsid w:val="00CD584B"/>
    <w:rsid w:val="00CE1EBD"/>
    <w:rsid w:val="00CE24BD"/>
    <w:rsid w:val="00CF0E0F"/>
    <w:rsid w:val="00CF29F8"/>
    <w:rsid w:val="00CF327D"/>
    <w:rsid w:val="00CF35EB"/>
    <w:rsid w:val="00CF562E"/>
    <w:rsid w:val="00CF5EC8"/>
    <w:rsid w:val="00CF7CE8"/>
    <w:rsid w:val="00D004B5"/>
    <w:rsid w:val="00D024E8"/>
    <w:rsid w:val="00D0645A"/>
    <w:rsid w:val="00D06DA9"/>
    <w:rsid w:val="00D149E9"/>
    <w:rsid w:val="00D161BD"/>
    <w:rsid w:val="00D17A57"/>
    <w:rsid w:val="00D17FC3"/>
    <w:rsid w:val="00D213D3"/>
    <w:rsid w:val="00D223F4"/>
    <w:rsid w:val="00D22B39"/>
    <w:rsid w:val="00D232B3"/>
    <w:rsid w:val="00D31A07"/>
    <w:rsid w:val="00D336DF"/>
    <w:rsid w:val="00D36653"/>
    <w:rsid w:val="00D369F3"/>
    <w:rsid w:val="00D36C04"/>
    <w:rsid w:val="00D41EF3"/>
    <w:rsid w:val="00D4313E"/>
    <w:rsid w:val="00D45B2B"/>
    <w:rsid w:val="00D463F3"/>
    <w:rsid w:val="00D46501"/>
    <w:rsid w:val="00D52DBB"/>
    <w:rsid w:val="00D53F03"/>
    <w:rsid w:val="00D5416D"/>
    <w:rsid w:val="00D54803"/>
    <w:rsid w:val="00D56979"/>
    <w:rsid w:val="00D570AC"/>
    <w:rsid w:val="00D607B3"/>
    <w:rsid w:val="00D61244"/>
    <w:rsid w:val="00D61D7D"/>
    <w:rsid w:val="00D630A5"/>
    <w:rsid w:val="00D65A63"/>
    <w:rsid w:val="00D6754F"/>
    <w:rsid w:val="00D71091"/>
    <w:rsid w:val="00D71ECA"/>
    <w:rsid w:val="00D747FD"/>
    <w:rsid w:val="00D7485F"/>
    <w:rsid w:val="00D74E63"/>
    <w:rsid w:val="00D761F5"/>
    <w:rsid w:val="00D80926"/>
    <w:rsid w:val="00D80C00"/>
    <w:rsid w:val="00D81603"/>
    <w:rsid w:val="00D816A3"/>
    <w:rsid w:val="00D82AE1"/>
    <w:rsid w:val="00D84623"/>
    <w:rsid w:val="00D8678E"/>
    <w:rsid w:val="00D8747B"/>
    <w:rsid w:val="00D90925"/>
    <w:rsid w:val="00D93A92"/>
    <w:rsid w:val="00D93BA2"/>
    <w:rsid w:val="00D944AF"/>
    <w:rsid w:val="00D9477C"/>
    <w:rsid w:val="00D94EEB"/>
    <w:rsid w:val="00D96772"/>
    <w:rsid w:val="00D968B6"/>
    <w:rsid w:val="00D97B9A"/>
    <w:rsid w:val="00DA1856"/>
    <w:rsid w:val="00DA1DDD"/>
    <w:rsid w:val="00DA3E75"/>
    <w:rsid w:val="00DA498C"/>
    <w:rsid w:val="00DA4C8D"/>
    <w:rsid w:val="00DA4E34"/>
    <w:rsid w:val="00DA53BA"/>
    <w:rsid w:val="00DA60B7"/>
    <w:rsid w:val="00DA6F3E"/>
    <w:rsid w:val="00DA7078"/>
    <w:rsid w:val="00DA745F"/>
    <w:rsid w:val="00DB216E"/>
    <w:rsid w:val="00DB2351"/>
    <w:rsid w:val="00DB2D60"/>
    <w:rsid w:val="00DB2E7C"/>
    <w:rsid w:val="00DB61B7"/>
    <w:rsid w:val="00DB66A6"/>
    <w:rsid w:val="00DB6C0D"/>
    <w:rsid w:val="00DC11D5"/>
    <w:rsid w:val="00DC22D8"/>
    <w:rsid w:val="00DC2485"/>
    <w:rsid w:val="00DC3654"/>
    <w:rsid w:val="00DC3B0E"/>
    <w:rsid w:val="00DC3B40"/>
    <w:rsid w:val="00DC65FE"/>
    <w:rsid w:val="00DC662A"/>
    <w:rsid w:val="00DC69A1"/>
    <w:rsid w:val="00DD0D0B"/>
    <w:rsid w:val="00DD128F"/>
    <w:rsid w:val="00DD1A61"/>
    <w:rsid w:val="00DD3458"/>
    <w:rsid w:val="00DD3EE1"/>
    <w:rsid w:val="00DD5EB7"/>
    <w:rsid w:val="00DD6B17"/>
    <w:rsid w:val="00DD6B5E"/>
    <w:rsid w:val="00DD6CE1"/>
    <w:rsid w:val="00DE0146"/>
    <w:rsid w:val="00DE0732"/>
    <w:rsid w:val="00DE466E"/>
    <w:rsid w:val="00DE4BFC"/>
    <w:rsid w:val="00DE57A2"/>
    <w:rsid w:val="00DE667E"/>
    <w:rsid w:val="00DE738B"/>
    <w:rsid w:val="00DE75D7"/>
    <w:rsid w:val="00DF1986"/>
    <w:rsid w:val="00DF20ED"/>
    <w:rsid w:val="00DF28B8"/>
    <w:rsid w:val="00DF3529"/>
    <w:rsid w:val="00DF4DC8"/>
    <w:rsid w:val="00DF4E57"/>
    <w:rsid w:val="00DF5BA6"/>
    <w:rsid w:val="00DF7C7A"/>
    <w:rsid w:val="00E0172F"/>
    <w:rsid w:val="00E05C14"/>
    <w:rsid w:val="00E07147"/>
    <w:rsid w:val="00E073A5"/>
    <w:rsid w:val="00E11C9F"/>
    <w:rsid w:val="00E12C6E"/>
    <w:rsid w:val="00E12C7B"/>
    <w:rsid w:val="00E13974"/>
    <w:rsid w:val="00E1556B"/>
    <w:rsid w:val="00E174F6"/>
    <w:rsid w:val="00E2471D"/>
    <w:rsid w:val="00E24A6F"/>
    <w:rsid w:val="00E252CC"/>
    <w:rsid w:val="00E2755F"/>
    <w:rsid w:val="00E312C8"/>
    <w:rsid w:val="00E32F7E"/>
    <w:rsid w:val="00E33A22"/>
    <w:rsid w:val="00E3506C"/>
    <w:rsid w:val="00E37B99"/>
    <w:rsid w:val="00E404B2"/>
    <w:rsid w:val="00E40CDD"/>
    <w:rsid w:val="00E44BB1"/>
    <w:rsid w:val="00E515B9"/>
    <w:rsid w:val="00E56E2D"/>
    <w:rsid w:val="00E57AFA"/>
    <w:rsid w:val="00E6073B"/>
    <w:rsid w:val="00E61AF5"/>
    <w:rsid w:val="00E63AA2"/>
    <w:rsid w:val="00E65A65"/>
    <w:rsid w:val="00E66582"/>
    <w:rsid w:val="00E701BD"/>
    <w:rsid w:val="00E70A37"/>
    <w:rsid w:val="00E762C7"/>
    <w:rsid w:val="00E766A1"/>
    <w:rsid w:val="00E77267"/>
    <w:rsid w:val="00E801C1"/>
    <w:rsid w:val="00E82664"/>
    <w:rsid w:val="00E83890"/>
    <w:rsid w:val="00E83C8C"/>
    <w:rsid w:val="00E840B5"/>
    <w:rsid w:val="00E84F8B"/>
    <w:rsid w:val="00E85359"/>
    <w:rsid w:val="00E85DCB"/>
    <w:rsid w:val="00E85FC2"/>
    <w:rsid w:val="00E862A7"/>
    <w:rsid w:val="00E91E22"/>
    <w:rsid w:val="00E92418"/>
    <w:rsid w:val="00E93B5F"/>
    <w:rsid w:val="00E95250"/>
    <w:rsid w:val="00E97690"/>
    <w:rsid w:val="00EA069A"/>
    <w:rsid w:val="00EA0B4B"/>
    <w:rsid w:val="00EA0E4B"/>
    <w:rsid w:val="00EA204A"/>
    <w:rsid w:val="00EA251C"/>
    <w:rsid w:val="00EA4DBB"/>
    <w:rsid w:val="00EA50E1"/>
    <w:rsid w:val="00EA56D7"/>
    <w:rsid w:val="00EB05F4"/>
    <w:rsid w:val="00EB108E"/>
    <w:rsid w:val="00EB17EE"/>
    <w:rsid w:val="00EB2EEA"/>
    <w:rsid w:val="00EB332E"/>
    <w:rsid w:val="00EB3B01"/>
    <w:rsid w:val="00EB4C06"/>
    <w:rsid w:val="00EB63E3"/>
    <w:rsid w:val="00EC0028"/>
    <w:rsid w:val="00EC17E8"/>
    <w:rsid w:val="00EC1F54"/>
    <w:rsid w:val="00EC28C0"/>
    <w:rsid w:val="00EC3C6A"/>
    <w:rsid w:val="00EC49C2"/>
    <w:rsid w:val="00EC4C2A"/>
    <w:rsid w:val="00EC50E7"/>
    <w:rsid w:val="00EC55D2"/>
    <w:rsid w:val="00EC6136"/>
    <w:rsid w:val="00EC6295"/>
    <w:rsid w:val="00EC765A"/>
    <w:rsid w:val="00ED03C7"/>
    <w:rsid w:val="00ED1BC8"/>
    <w:rsid w:val="00ED1D8A"/>
    <w:rsid w:val="00ED1DBC"/>
    <w:rsid w:val="00ED1EC8"/>
    <w:rsid w:val="00ED2E1C"/>
    <w:rsid w:val="00ED5ECA"/>
    <w:rsid w:val="00ED7DEE"/>
    <w:rsid w:val="00EE2A4F"/>
    <w:rsid w:val="00EE64D6"/>
    <w:rsid w:val="00EE661F"/>
    <w:rsid w:val="00EF6E8F"/>
    <w:rsid w:val="00F01F61"/>
    <w:rsid w:val="00F02109"/>
    <w:rsid w:val="00F02B71"/>
    <w:rsid w:val="00F031A2"/>
    <w:rsid w:val="00F07D1C"/>
    <w:rsid w:val="00F10C7D"/>
    <w:rsid w:val="00F129B4"/>
    <w:rsid w:val="00F143F4"/>
    <w:rsid w:val="00F20564"/>
    <w:rsid w:val="00F233D9"/>
    <w:rsid w:val="00F23A21"/>
    <w:rsid w:val="00F30D17"/>
    <w:rsid w:val="00F30D83"/>
    <w:rsid w:val="00F347BD"/>
    <w:rsid w:val="00F36892"/>
    <w:rsid w:val="00F36B96"/>
    <w:rsid w:val="00F40407"/>
    <w:rsid w:val="00F45B85"/>
    <w:rsid w:val="00F47F31"/>
    <w:rsid w:val="00F501A0"/>
    <w:rsid w:val="00F5222E"/>
    <w:rsid w:val="00F52231"/>
    <w:rsid w:val="00F52A17"/>
    <w:rsid w:val="00F52B34"/>
    <w:rsid w:val="00F54867"/>
    <w:rsid w:val="00F54C06"/>
    <w:rsid w:val="00F60054"/>
    <w:rsid w:val="00F61B8B"/>
    <w:rsid w:val="00F63E90"/>
    <w:rsid w:val="00F648E0"/>
    <w:rsid w:val="00F666D5"/>
    <w:rsid w:val="00F667BC"/>
    <w:rsid w:val="00F7073E"/>
    <w:rsid w:val="00F709A1"/>
    <w:rsid w:val="00F70C88"/>
    <w:rsid w:val="00F70CC8"/>
    <w:rsid w:val="00F71052"/>
    <w:rsid w:val="00F710B0"/>
    <w:rsid w:val="00F7146E"/>
    <w:rsid w:val="00F75360"/>
    <w:rsid w:val="00F76194"/>
    <w:rsid w:val="00F8079E"/>
    <w:rsid w:val="00F845DE"/>
    <w:rsid w:val="00F84754"/>
    <w:rsid w:val="00F86910"/>
    <w:rsid w:val="00F87726"/>
    <w:rsid w:val="00F90EA8"/>
    <w:rsid w:val="00F92452"/>
    <w:rsid w:val="00F95102"/>
    <w:rsid w:val="00F9523D"/>
    <w:rsid w:val="00F97FBF"/>
    <w:rsid w:val="00FA2169"/>
    <w:rsid w:val="00FA5FE7"/>
    <w:rsid w:val="00FB04F8"/>
    <w:rsid w:val="00FB0853"/>
    <w:rsid w:val="00FB11E0"/>
    <w:rsid w:val="00FB225E"/>
    <w:rsid w:val="00FB23D9"/>
    <w:rsid w:val="00FB55B0"/>
    <w:rsid w:val="00FB5FFF"/>
    <w:rsid w:val="00FB6E8E"/>
    <w:rsid w:val="00FC216F"/>
    <w:rsid w:val="00FC28B3"/>
    <w:rsid w:val="00FC4D05"/>
    <w:rsid w:val="00FC55CE"/>
    <w:rsid w:val="00FC5956"/>
    <w:rsid w:val="00FC61E3"/>
    <w:rsid w:val="00FD1D1A"/>
    <w:rsid w:val="00FD46D7"/>
    <w:rsid w:val="00FD70FC"/>
    <w:rsid w:val="00FE056F"/>
    <w:rsid w:val="00FE1E54"/>
    <w:rsid w:val="00FE2813"/>
    <w:rsid w:val="00FE29A4"/>
    <w:rsid w:val="00FE3C0A"/>
    <w:rsid w:val="00FE3CF6"/>
    <w:rsid w:val="00FE45D1"/>
    <w:rsid w:val="00FE5CAB"/>
    <w:rsid w:val="00FE6959"/>
    <w:rsid w:val="00FF1C2A"/>
    <w:rsid w:val="00FF1CD6"/>
    <w:rsid w:val="00FF23C5"/>
    <w:rsid w:val="00FF3A82"/>
    <w:rsid w:val="00FF4393"/>
    <w:rsid w:val="00FF45F2"/>
    <w:rsid w:val="00FF5EDA"/>
    <w:rsid w:val="00FF6E9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117B9B"/>
  <w15:chartTrackingRefBased/>
  <w15:docId w15:val="{9299A2A1-7533-46F5-9E85-8575E2C76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antander Text" w:eastAsiaTheme="minorHAnsi" w:hAnsi="Santander Text"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0567"/>
    <w:pPr>
      <w:spacing w:after="0" w:line="240" w:lineRule="auto"/>
    </w:pPr>
    <w:rPr>
      <w:rFonts w:ascii="Calibri" w:eastAsia="Times New Roman" w:hAnsi="Calibri" w:cs="Times New Roman"/>
      <w:szCs w:val="24"/>
      <w:lang w:eastAsia="pt-PT"/>
    </w:rPr>
  </w:style>
  <w:style w:type="paragraph" w:styleId="Heading1">
    <w:name w:val="heading 1"/>
    <w:basedOn w:val="Normal"/>
    <w:next w:val="Normal"/>
    <w:link w:val="Heading1Char"/>
    <w:uiPriority w:val="9"/>
    <w:qFormat/>
    <w:rsid w:val="00D93BA2"/>
    <w:pPr>
      <w:keepNext/>
      <w:keepLines/>
      <w:numPr>
        <w:numId w:val="12"/>
      </w:numPr>
      <w:spacing w:before="240" w:after="240"/>
      <w:ind w:left="357" w:hanging="35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D93BA2"/>
    <w:pPr>
      <w:keepNext/>
      <w:keepLines/>
      <w:numPr>
        <w:ilvl w:val="1"/>
        <w:numId w:val="13"/>
      </w:numPr>
      <w:spacing w:before="40" w:after="24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D93BA2"/>
    <w:pPr>
      <w:keepNext/>
      <w:keepLines/>
      <w:numPr>
        <w:ilvl w:val="2"/>
        <w:numId w:val="13"/>
      </w:numPr>
      <w:spacing w:before="40" w:after="120"/>
      <w:outlineLvl w:val="2"/>
    </w:pPr>
    <w:rPr>
      <w:rFonts w:eastAsiaTheme="majorEastAsia" w:cstheme="majorBidi"/>
      <w:b/>
      <w:sz w:val="24"/>
    </w:rPr>
  </w:style>
  <w:style w:type="paragraph" w:styleId="Heading4">
    <w:name w:val="heading 4"/>
    <w:basedOn w:val="Normal"/>
    <w:next w:val="Normal"/>
    <w:link w:val="Heading4Char"/>
    <w:uiPriority w:val="9"/>
    <w:unhideWhenUsed/>
    <w:qFormat/>
    <w:rsid w:val="005F1378"/>
    <w:pPr>
      <w:keepNext/>
      <w:keepLines/>
      <w:numPr>
        <w:ilvl w:val="3"/>
        <w:numId w:val="13"/>
      </w:numPr>
      <w:spacing w:before="40" w:after="120"/>
      <w:ind w:left="1077" w:hanging="1077"/>
      <w:outlineLvl w:val="3"/>
    </w:pPr>
    <w:rPr>
      <w:rFonts w:eastAsiaTheme="majorEastAsia" w:cstheme="majorBidi"/>
      <w:b/>
      <w:iCs/>
    </w:rPr>
  </w:style>
  <w:style w:type="paragraph" w:styleId="Heading5">
    <w:name w:val="heading 5"/>
    <w:basedOn w:val="Normal"/>
    <w:next w:val="Normal"/>
    <w:link w:val="Heading5Char"/>
    <w:uiPriority w:val="9"/>
    <w:unhideWhenUsed/>
    <w:qFormat/>
    <w:rsid w:val="00D93BA2"/>
    <w:pPr>
      <w:keepNext/>
      <w:keepLines/>
      <w:numPr>
        <w:ilvl w:val="4"/>
        <w:numId w:val="13"/>
      </w:numPr>
      <w:spacing w:before="40" w:after="120"/>
      <w:outlineLvl w:val="4"/>
    </w:pPr>
    <w:rPr>
      <w:rFonts w:eastAsiaTheme="majorEastAsia" w:cstheme="majorBidi"/>
      <w:b/>
    </w:rPr>
  </w:style>
  <w:style w:type="paragraph" w:styleId="Heading6">
    <w:name w:val="heading 6"/>
    <w:basedOn w:val="Normal"/>
    <w:next w:val="Normal"/>
    <w:link w:val="Heading6Char"/>
    <w:uiPriority w:val="9"/>
    <w:unhideWhenUsed/>
    <w:qFormat/>
    <w:rsid w:val="005F1378"/>
    <w:pPr>
      <w:keepNext/>
      <w:keepLines/>
      <w:numPr>
        <w:ilvl w:val="5"/>
        <w:numId w:val="13"/>
      </w:numPr>
      <w:spacing w:before="40" w:after="120"/>
      <w:outlineLvl w:val="5"/>
    </w:pPr>
    <w:rPr>
      <w:rFonts w:eastAsiaTheme="majorEastAsia" w:cstheme="majorBidi"/>
      <w:u w:val="single"/>
    </w:rPr>
  </w:style>
  <w:style w:type="paragraph" w:styleId="Heading7">
    <w:name w:val="heading 7"/>
    <w:basedOn w:val="Normal"/>
    <w:next w:val="Normal"/>
    <w:link w:val="Heading7Char"/>
    <w:uiPriority w:val="9"/>
    <w:unhideWhenUsed/>
    <w:qFormat/>
    <w:rsid w:val="006D63A0"/>
    <w:pPr>
      <w:keepNext/>
      <w:keepLines/>
      <w:spacing w:before="40"/>
      <w:outlineLvl w:val="6"/>
    </w:pPr>
    <w:rPr>
      <w:rFonts w:ascii="Santander Headline" w:eastAsiaTheme="majorEastAsia" w:hAnsi="Santander Headline"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BA2"/>
    <w:rPr>
      <w:rFonts w:ascii="Calibri" w:eastAsiaTheme="majorEastAsia" w:hAnsi="Calibri" w:cstheme="majorBidi"/>
      <w:b/>
      <w:sz w:val="32"/>
      <w:szCs w:val="32"/>
      <w:lang w:eastAsia="pt-PT"/>
    </w:rPr>
  </w:style>
  <w:style w:type="character" w:customStyle="1" w:styleId="Heading2Char">
    <w:name w:val="Heading 2 Char"/>
    <w:basedOn w:val="DefaultParagraphFont"/>
    <w:link w:val="Heading2"/>
    <w:uiPriority w:val="9"/>
    <w:rsid w:val="00D93BA2"/>
    <w:rPr>
      <w:rFonts w:ascii="Calibri" w:eastAsiaTheme="majorEastAsia" w:hAnsi="Calibri" w:cstheme="majorBidi"/>
      <w:b/>
      <w:sz w:val="26"/>
      <w:szCs w:val="26"/>
      <w:lang w:eastAsia="pt-PT"/>
    </w:rPr>
  </w:style>
  <w:style w:type="character" w:customStyle="1" w:styleId="Heading3Char">
    <w:name w:val="Heading 3 Char"/>
    <w:basedOn w:val="DefaultParagraphFont"/>
    <w:link w:val="Heading3"/>
    <w:uiPriority w:val="9"/>
    <w:rsid w:val="00D93BA2"/>
    <w:rPr>
      <w:rFonts w:ascii="Calibri" w:eastAsiaTheme="majorEastAsia" w:hAnsi="Calibri" w:cstheme="majorBidi"/>
      <w:b/>
      <w:sz w:val="24"/>
      <w:szCs w:val="24"/>
      <w:lang w:eastAsia="pt-PT"/>
    </w:rPr>
  </w:style>
  <w:style w:type="character" w:customStyle="1" w:styleId="Heading4Char">
    <w:name w:val="Heading 4 Char"/>
    <w:basedOn w:val="DefaultParagraphFont"/>
    <w:link w:val="Heading4"/>
    <w:uiPriority w:val="9"/>
    <w:rsid w:val="005F1378"/>
    <w:rPr>
      <w:rFonts w:ascii="Calibri" w:eastAsiaTheme="majorEastAsia" w:hAnsi="Calibri" w:cstheme="majorBidi"/>
      <w:b/>
      <w:iCs/>
      <w:szCs w:val="24"/>
      <w:lang w:eastAsia="pt-PT"/>
    </w:rPr>
  </w:style>
  <w:style w:type="character" w:customStyle="1" w:styleId="Heading5Char">
    <w:name w:val="Heading 5 Char"/>
    <w:basedOn w:val="DefaultParagraphFont"/>
    <w:link w:val="Heading5"/>
    <w:uiPriority w:val="9"/>
    <w:rsid w:val="00D93BA2"/>
    <w:rPr>
      <w:rFonts w:ascii="Calibri" w:eastAsiaTheme="majorEastAsia" w:hAnsi="Calibri" w:cstheme="majorBidi"/>
      <w:b/>
      <w:szCs w:val="24"/>
      <w:lang w:eastAsia="pt-PT"/>
    </w:rPr>
  </w:style>
  <w:style w:type="character" w:customStyle="1" w:styleId="Heading6Char">
    <w:name w:val="Heading 6 Char"/>
    <w:basedOn w:val="DefaultParagraphFont"/>
    <w:link w:val="Heading6"/>
    <w:uiPriority w:val="9"/>
    <w:rsid w:val="005F1378"/>
    <w:rPr>
      <w:rFonts w:ascii="Calibri" w:eastAsiaTheme="majorEastAsia" w:hAnsi="Calibri" w:cstheme="majorBidi"/>
      <w:szCs w:val="24"/>
      <w:u w:val="single"/>
      <w:lang w:eastAsia="pt-PT"/>
    </w:rPr>
  </w:style>
  <w:style w:type="character" w:customStyle="1" w:styleId="Heading7Char">
    <w:name w:val="Heading 7 Char"/>
    <w:basedOn w:val="DefaultParagraphFont"/>
    <w:link w:val="Heading7"/>
    <w:uiPriority w:val="9"/>
    <w:rsid w:val="006D63A0"/>
    <w:rPr>
      <w:rFonts w:ascii="Santander Headline" w:eastAsiaTheme="majorEastAsia" w:hAnsi="Santander Headline" w:cstheme="majorBidi"/>
      <w:i/>
      <w:iCs/>
    </w:rPr>
  </w:style>
  <w:style w:type="paragraph" w:styleId="TOCHeading">
    <w:name w:val="TOC Heading"/>
    <w:basedOn w:val="Heading1"/>
    <w:next w:val="Normal"/>
    <w:uiPriority w:val="39"/>
    <w:unhideWhenUsed/>
    <w:qFormat/>
    <w:rsid w:val="00990D74"/>
    <w:pPr>
      <w:outlineLvl w:val="9"/>
    </w:pPr>
    <w:rPr>
      <w:lang w:val="en-US"/>
    </w:rPr>
  </w:style>
  <w:style w:type="paragraph" w:styleId="TOC1">
    <w:name w:val="toc 1"/>
    <w:basedOn w:val="Normal"/>
    <w:next w:val="Normal"/>
    <w:autoRedefine/>
    <w:uiPriority w:val="39"/>
    <w:unhideWhenUsed/>
    <w:rsid w:val="00990D74"/>
    <w:pPr>
      <w:spacing w:after="100"/>
    </w:pPr>
  </w:style>
  <w:style w:type="character" w:styleId="Hyperlink">
    <w:name w:val="Hyperlink"/>
    <w:basedOn w:val="DefaultParagraphFont"/>
    <w:uiPriority w:val="99"/>
    <w:unhideWhenUsed/>
    <w:rsid w:val="00990D74"/>
    <w:rPr>
      <w:color w:val="3265FF" w:themeColor="hyperlink"/>
      <w:u w:val="single"/>
    </w:rPr>
  </w:style>
  <w:style w:type="paragraph" w:styleId="TOC2">
    <w:name w:val="toc 2"/>
    <w:basedOn w:val="Normal"/>
    <w:next w:val="Normal"/>
    <w:autoRedefine/>
    <w:uiPriority w:val="39"/>
    <w:unhideWhenUsed/>
    <w:rsid w:val="00990D74"/>
    <w:pPr>
      <w:spacing w:after="100"/>
      <w:ind w:left="220"/>
    </w:pPr>
  </w:style>
  <w:style w:type="paragraph" w:styleId="ListParagraph">
    <w:name w:val="List Paragraph"/>
    <w:basedOn w:val="Normal"/>
    <w:uiPriority w:val="34"/>
    <w:qFormat/>
    <w:rsid w:val="00990D74"/>
    <w:pPr>
      <w:ind w:left="720"/>
      <w:contextualSpacing/>
    </w:pPr>
  </w:style>
  <w:style w:type="paragraph" w:customStyle="1" w:styleId="Default">
    <w:name w:val="Default"/>
    <w:rsid w:val="005A6DB6"/>
    <w:pPr>
      <w:autoSpaceDE w:val="0"/>
      <w:autoSpaceDN w:val="0"/>
      <w:adjustRightInd w:val="0"/>
      <w:spacing w:after="0" w:line="240" w:lineRule="auto"/>
    </w:pPr>
    <w:rPr>
      <w:rFonts w:ascii="Calibri" w:hAnsi="Calibri" w:cs="Calibri"/>
      <w:color w:val="000000"/>
      <w:sz w:val="24"/>
      <w:szCs w:val="24"/>
    </w:rPr>
  </w:style>
  <w:style w:type="paragraph" w:styleId="TOC3">
    <w:name w:val="toc 3"/>
    <w:basedOn w:val="Normal"/>
    <w:next w:val="Normal"/>
    <w:autoRedefine/>
    <w:uiPriority w:val="39"/>
    <w:unhideWhenUsed/>
    <w:rsid w:val="005A6DB6"/>
    <w:pPr>
      <w:spacing w:after="100"/>
      <w:ind w:left="440"/>
    </w:pPr>
  </w:style>
  <w:style w:type="paragraph" w:styleId="NormalWeb">
    <w:name w:val="Normal (Web)"/>
    <w:basedOn w:val="Normal"/>
    <w:uiPriority w:val="99"/>
    <w:semiHidden/>
    <w:unhideWhenUsed/>
    <w:rsid w:val="00B76748"/>
    <w:pPr>
      <w:spacing w:before="100" w:beforeAutospacing="1" w:after="100" w:afterAutospacing="1"/>
    </w:pPr>
    <w:rPr>
      <w:rFonts w:ascii="Times New Roman" w:hAnsi="Times New Roman"/>
      <w:sz w:val="24"/>
    </w:rPr>
  </w:style>
  <w:style w:type="character" w:styleId="CommentReference">
    <w:name w:val="annotation reference"/>
    <w:basedOn w:val="DefaultParagraphFont"/>
    <w:uiPriority w:val="99"/>
    <w:semiHidden/>
    <w:unhideWhenUsed/>
    <w:rsid w:val="00DC662A"/>
    <w:rPr>
      <w:sz w:val="16"/>
      <w:szCs w:val="16"/>
    </w:rPr>
  </w:style>
  <w:style w:type="paragraph" w:styleId="CommentText">
    <w:name w:val="annotation text"/>
    <w:basedOn w:val="Normal"/>
    <w:link w:val="CommentTextChar"/>
    <w:uiPriority w:val="99"/>
    <w:unhideWhenUsed/>
    <w:rsid w:val="00DC662A"/>
    <w:rPr>
      <w:sz w:val="20"/>
      <w:szCs w:val="20"/>
    </w:rPr>
  </w:style>
  <w:style w:type="character" w:customStyle="1" w:styleId="CommentTextChar">
    <w:name w:val="Comment Text Char"/>
    <w:basedOn w:val="DefaultParagraphFont"/>
    <w:link w:val="CommentText"/>
    <w:uiPriority w:val="99"/>
    <w:rsid w:val="00DC662A"/>
    <w:rPr>
      <w:sz w:val="20"/>
      <w:szCs w:val="20"/>
    </w:rPr>
  </w:style>
  <w:style w:type="paragraph" w:styleId="CommentSubject">
    <w:name w:val="annotation subject"/>
    <w:basedOn w:val="CommentText"/>
    <w:next w:val="CommentText"/>
    <w:link w:val="CommentSubjectChar"/>
    <w:uiPriority w:val="99"/>
    <w:semiHidden/>
    <w:unhideWhenUsed/>
    <w:rsid w:val="00DC662A"/>
    <w:rPr>
      <w:b/>
      <w:bCs/>
    </w:rPr>
  </w:style>
  <w:style w:type="character" w:customStyle="1" w:styleId="CommentSubjectChar">
    <w:name w:val="Comment Subject Char"/>
    <w:basedOn w:val="CommentTextChar"/>
    <w:link w:val="CommentSubject"/>
    <w:uiPriority w:val="99"/>
    <w:semiHidden/>
    <w:rsid w:val="00DC662A"/>
    <w:rPr>
      <w:b/>
      <w:bCs/>
      <w:sz w:val="20"/>
      <w:szCs w:val="20"/>
    </w:rPr>
  </w:style>
  <w:style w:type="paragraph" w:styleId="BalloonText">
    <w:name w:val="Balloon Text"/>
    <w:basedOn w:val="Normal"/>
    <w:link w:val="BalloonTextChar"/>
    <w:uiPriority w:val="99"/>
    <w:semiHidden/>
    <w:unhideWhenUsed/>
    <w:rsid w:val="00DC66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662A"/>
    <w:rPr>
      <w:rFonts w:ascii="Segoe UI" w:hAnsi="Segoe UI" w:cs="Segoe UI"/>
      <w:sz w:val="18"/>
      <w:szCs w:val="18"/>
    </w:rPr>
  </w:style>
  <w:style w:type="paragraph" w:styleId="Header">
    <w:name w:val="header"/>
    <w:basedOn w:val="Normal"/>
    <w:link w:val="HeaderChar"/>
    <w:uiPriority w:val="99"/>
    <w:unhideWhenUsed/>
    <w:rsid w:val="00A171B8"/>
    <w:pPr>
      <w:tabs>
        <w:tab w:val="center" w:pos="4513"/>
        <w:tab w:val="right" w:pos="9026"/>
      </w:tabs>
    </w:pPr>
  </w:style>
  <w:style w:type="character" w:customStyle="1" w:styleId="HeaderChar">
    <w:name w:val="Header Char"/>
    <w:basedOn w:val="DefaultParagraphFont"/>
    <w:link w:val="Header"/>
    <w:uiPriority w:val="99"/>
    <w:rsid w:val="00A171B8"/>
  </w:style>
  <w:style w:type="paragraph" w:styleId="Footer">
    <w:name w:val="footer"/>
    <w:basedOn w:val="Normal"/>
    <w:link w:val="FooterChar"/>
    <w:uiPriority w:val="99"/>
    <w:unhideWhenUsed/>
    <w:rsid w:val="00A171B8"/>
    <w:pPr>
      <w:tabs>
        <w:tab w:val="center" w:pos="4513"/>
        <w:tab w:val="right" w:pos="9026"/>
      </w:tabs>
    </w:pPr>
  </w:style>
  <w:style w:type="character" w:customStyle="1" w:styleId="FooterChar">
    <w:name w:val="Footer Char"/>
    <w:basedOn w:val="DefaultParagraphFont"/>
    <w:link w:val="Footer"/>
    <w:uiPriority w:val="99"/>
    <w:rsid w:val="00A171B8"/>
  </w:style>
  <w:style w:type="character" w:customStyle="1" w:styleId="ui-provider">
    <w:name w:val="ui-provider"/>
    <w:basedOn w:val="DefaultParagraphFont"/>
    <w:rsid w:val="00CA62DE"/>
  </w:style>
  <w:style w:type="paragraph" w:styleId="Revision">
    <w:name w:val="Revision"/>
    <w:hidden/>
    <w:uiPriority w:val="99"/>
    <w:semiHidden/>
    <w:rsid w:val="00AC5D82"/>
    <w:pPr>
      <w:spacing w:after="0" w:line="240" w:lineRule="auto"/>
    </w:pPr>
  </w:style>
  <w:style w:type="paragraph" w:styleId="FootnoteText">
    <w:name w:val="footnote text"/>
    <w:basedOn w:val="Normal"/>
    <w:link w:val="FootnoteTextChar"/>
    <w:uiPriority w:val="99"/>
    <w:semiHidden/>
    <w:unhideWhenUsed/>
    <w:rsid w:val="00D93A92"/>
    <w:rPr>
      <w:sz w:val="20"/>
      <w:szCs w:val="20"/>
    </w:rPr>
  </w:style>
  <w:style w:type="character" w:customStyle="1" w:styleId="FootnoteTextChar">
    <w:name w:val="Footnote Text Char"/>
    <w:basedOn w:val="DefaultParagraphFont"/>
    <w:link w:val="FootnoteText"/>
    <w:uiPriority w:val="99"/>
    <w:semiHidden/>
    <w:rsid w:val="00D93A92"/>
    <w:rPr>
      <w:sz w:val="20"/>
      <w:szCs w:val="20"/>
    </w:rPr>
  </w:style>
  <w:style w:type="character" w:styleId="FootnoteReference">
    <w:name w:val="footnote reference"/>
    <w:basedOn w:val="DefaultParagraphFont"/>
    <w:uiPriority w:val="99"/>
    <w:unhideWhenUsed/>
    <w:rsid w:val="00D93A92"/>
    <w:rPr>
      <w:vertAlign w:val="superscript"/>
    </w:rPr>
  </w:style>
  <w:style w:type="paragraph" w:styleId="Caption">
    <w:name w:val="caption"/>
    <w:basedOn w:val="Normal"/>
    <w:next w:val="Normal"/>
    <w:uiPriority w:val="35"/>
    <w:unhideWhenUsed/>
    <w:qFormat/>
    <w:rsid w:val="00A60EC0"/>
    <w:pPr>
      <w:spacing w:after="200"/>
    </w:pPr>
    <w:rPr>
      <w:i/>
      <w:iCs/>
      <w:color w:val="6E7678" w:themeColor="text2"/>
      <w:sz w:val="18"/>
      <w:szCs w:val="18"/>
    </w:rPr>
  </w:style>
  <w:style w:type="paragraph" w:styleId="TOC4">
    <w:name w:val="toc 4"/>
    <w:basedOn w:val="Normal"/>
    <w:next w:val="Normal"/>
    <w:autoRedefine/>
    <w:uiPriority w:val="39"/>
    <w:unhideWhenUsed/>
    <w:rsid w:val="008532AF"/>
    <w:pPr>
      <w:spacing w:after="100"/>
      <w:ind w:left="660"/>
    </w:pPr>
  </w:style>
  <w:style w:type="paragraph" w:styleId="TOC5">
    <w:name w:val="toc 5"/>
    <w:basedOn w:val="Normal"/>
    <w:next w:val="Normal"/>
    <w:autoRedefine/>
    <w:uiPriority w:val="39"/>
    <w:unhideWhenUsed/>
    <w:rsid w:val="008532AF"/>
    <w:pPr>
      <w:spacing w:after="100"/>
      <w:ind w:left="880"/>
    </w:pPr>
  </w:style>
  <w:style w:type="paragraph" w:styleId="TableofFigures">
    <w:name w:val="table of figures"/>
    <w:basedOn w:val="Normal"/>
    <w:next w:val="Normal"/>
    <w:uiPriority w:val="99"/>
    <w:unhideWhenUsed/>
    <w:rsid w:val="006B4638"/>
    <w:pPr>
      <w:ind w:left="440" w:hanging="440"/>
    </w:pPr>
    <w:rPr>
      <w:rFonts w:asciiTheme="minorHAnsi" w:hAnsiTheme="minorHAnsi" w:cstheme="minorHAnsi"/>
      <w:caps/>
      <w:sz w:val="20"/>
      <w:szCs w:val="20"/>
    </w:rPr>
  </w:style>
  <w:style w:type="paragraph" w:styleId="TOC6">
    <w:name w:val="toc 6"/>
    <w:basedOn w:val="Normal"/>
    <w:next w:val="Normal"/>
    <w:autoRedefine/>
    <w:uiPriority w:val="39"/>
    <w:unhideWhenUsed/>
    <w:rsid w:val="000C3222"/>
    <w:pPr>
      <w:spacing w:after="100"/>
      <w:ind w:left="1100"/>
    </w:pPr>
  </w:style>
  <w:style w:type="paragraph" w:styleId="NoSpacing">
    <w:name w:val="No Spacing"/>
    <w:link w:val="NoSpacingChar"/>
    <w:uiPriority w:val="1"/>
    <w:qFormat/>
    <w:rsid w:val="00214D20"/>
    <w:pPr>
      <w:spacing w:after="0" w:line="240" w:lineRule="auto"/>
    </w:pPr>
  </w:style>
  <w:style w:type="paragraph" w:styleId="TOC7">
    <w:name w:val="toc 7"/>
    <w:basedOn w:val="Normal"/>
    <w:next w:val="Normal"/>
    <w:autoRedefine/>
    <w:uiPriority w:val="39"/>
    <w:unhideWhenUsed/>
    <w:rsid w:val="00244992"/>
    <w:pPr>
      <w:spacing w:after="100"/>
      <w:ind w:left="1320"/>
    </w:pPr>
    <w:rPr>
      <w:rFonts w:eastAsiaTheme="minorEastAsia"/>
    </w:rPr>
  </w:style>
  <w:style w:type="paragraph" w:styleId="TOC8">
    <w:name w:val="toc 8"/>
    <w:basedOn w:val="Normal"/>
    <w:next w:val="Normal"/>
    <w:autoRedefine/>
    <w:uiPriority w:val="39"/>
    <w:unhideWhenUsed/>
    <w:rsid w:val="00244992"/>
    <w:pPr>
      <w:spacing w:after="100"/>
      <w:ind w:left="1540"/>
    </w:pPr>
    <w:rPr>
      <w:rFonts w:eastAsiaTheme="minorEastAsia"/>
    </w:rPr>
  </w:style>
  <w:style w:type="paragraph" w:styleId="TOC9">
    <w:name w:val="toc 9"/>
    <w:basedOn w:val="Normal"/>
    <w:next w:val="Normal"/>
    <w:autoRedefine/>
    <w:uiPriority w:val="39"/>
    <w:unhideWhenUsed/>
    <w:rsid w:val="00244992"/>
    <w:pPr>
      <w:spacing w:after="100"/>
      <w:ind w:left="1760"/>
    </w:pPr>
    <w:rPr>
      <w:rFonts w:eastAsiaTheme="minorEastAsia"/>
    </w:rPr>
  </w:style>
  <w:style w:type="character" w:customStyle="1" w:styleId="NoSpacingChar">
    <w:name w:val="No Spacing Char"/>
    <w:basedOn w:val="DefaultParagraphFont"/>
    <w:link w:val="NoSpacing"/>
    <w:uiPriority w:val="1"/>
    <w:rsid w:val="00244992"/>
  </w:style>
  <w:style w:type="table" w:styleId="TableGrid">
    <w:name w:val="Table Grid"/>
    <w:basedOn w:val="TableNormal"/>
    <w:uiPriority w:val="39"/>
    <w:rsid w:val="00343DA8"/>
    <w:pPr>
      <w:spacing w:after="0" w:line="240" w:lineRule="auto"/>
    </w:pPr>
    <w:rPr>
      <w:rFonts w:asciiTheme="minorHAnsi" w:hAnsi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047147">
      <w:bodyDiv w:val="1"/>
      <w:marLeft w:val="0"/>
      <w:marRight w:val="0"/>
      <w:marTop w:val="0"/>
      <w:marBottom w:val="0"/>
      <w:divBdr>
        <w:top w:val="none" w:sz="0" w:space="0" w:color="auto"/>
        <w:left w:val="none" w:sz="0" w:space="0" w:color="auto"/>
        <w:bottom w:val="none" w:sz="0" w:space="0" w:color="auto"/>
        <w:right w:val="none" w:sz="0" w:space="0" w:color="auto"/>
      </w:divBdr>
    </w:div>
    <w:div w:id="90245001">
      <w:bodyDiv w:val="1"/>
      <w:marLeft w:val="0"/>
      <w:marRight w:val="0"/>
      <w:marTop w:val="0"/>
      <w:marBottom w:val="0"/>
      <w:divBdr>
        <w:top w:val="none" w:sz="0" w:space="0" w:color="auto"/>
        <w:left w:val="none" w:sz="0" w:space="0" w:color="auto"/>
        <w:bottom w:val="none" w:sz="0" w:space="0" w:color="auto"/>
        <w:right w:val="none" w:sz="0" w:space="0" w:color="auto"/>
      </w:divBdr>
    </w:div>
    <w:div w:id="124128892">
      <w:bodyDiv w:val="1"/>
      <w:marLeft w:val="0"/>
      <w:marRight w:val="0"/>
      <w:marTop w:val="0"/>
      <w:marBottom w:val="0"/>
      <w:divBdr>
        <w:top w:val="none" w:sz="0" w:space="0" w:color="auto"/>
        <w:left w:val="none" w:sz="0" w:space="0" w:color="auto"/>
        <w:bottom w:val="none" w:sz="0" w:space="0" w:color="auto"/>
        <w:right w:val="none" w:sz="0" w:space="0" w:color="auto"/>
      </w:divBdr>
    </w:div>
    <w:div w:id="129523899">
      <w:bodyDiv w:val="1"/>
      <w:marLeft w:val="0"/>
      <w:marRight w:val="0"/>
      <w:marTop w:val="0"/>
      <w:marBottom w:val="0"/>
      <w:divBdr>
        <w:top w:val="none" w:sz="0" w:space="0" w:color="auto"/>
        <w:left w:val="none" w:sz="0" w:space="0" w:color="auto"/>
        <w:bottom w:val="none" w:sz="0" w:space="0" w:color="auto"/>
        <w:right w:val="none" w:sz="0" w:space="0" w:color="auto"/>
      </w:divBdr>
    </w:div>
    <w:div w:id="139270776">
      <w:bodyDiv w:val="1"/>
      <w:marLeft w:val="0"/>
      <w:marRight w:val="0"/>
      <w:marTop w:val="0"/>
      <w:marBottom w:val="0"/>
      <w:divBdr>
        <w:top w:val="none" w:sz="0" w:space="0" w:color="auto"/>
        <w:left w:val="none" w:sz="0" w:space="0" w:color="auto"/>
        <w:bottom w:val="none" w:sz="0" w:space="0" w:color="auto"/>
        <w:right w:val="none" w:sz="0" w:space="0" w:color="auto"/>
      </w:divBdr>
    </w:div>
    <w:div w:id="159589894">
      <w:bodyDiv w:val="1"/>
      <w:marLeft w:val="0"/>
      <w:marRight w:val="0"/>
      <w:marTop w:val="0"/>
      <w:marBottom w:val="0"/>
      <w:divBdr>
        <w:top w:val="none" w:sz="0" w:space="0" w:color="auto"/>
        <w:left w:val="none" w:sz="0" w:space="0" w:color="auto"/>
        <w:bottom w:val="none" w:sz="0" w:space="0" w:color="auto"/>
        <w:right w:val="none" w:sz="0" w:space="0" w:color="auto"/>
      </w:divBdr>
    </w:div>
    <w:div w:id="161287961">
      <w:bodyDiv w:val="1"/>
      <w:marLeft w:val="0"/>
      <w:marRight w:val="0"/>
      <w:marTop w:val="0"/>
      <w:marBottom w:val="0"/>
      <w:divBdr>
        <w:top w:val="none" w:sz="0" w:space="0" w:color="auto"/>
        <w:left w:val="none" w:sz="0" w:space="0" w:color="auto"/>
        <w:bottom w:val="none" w:sz="0" w:space="0" w:color="auto"/>
        <w:right w:val="none" w:sz="0" w:space="0" w:color="auto"/>
      </w:divBdr>
    </w:div>
    <w:div w:id="161744101">
      <w:bodyDiv w:val="1"/>
      <w:marLeft w:val="0"/>
      <w:marRight w:val="0"/>
      <w:marTop w:val="0"/>
      <w:marBottom w:val="0"/>
      <w:divBdr>
        <w:top w:val="none" w:sz="0" w:space="0" w:color="auto"/>
        <w:left w:val="none" w:sz="0" w:space="0" w:color="auto"/>
        <w:bottom w:val="none" w:sz="0" w:space="0" w:color="auto"/>
        <w:right w:val="none" w:sz="0" w:space="0" w:color="auto"/>
      </w:divBdr>
    </w:div>
    <w:div w:id="203058643">
      <w:bodyDiv w:val="1"/>
      <w:marLeft w:val="0"/>
      <w:marRight w:val="0"/>
      <w:marTop w:val="0"/>
      <w:marBottom w:val="0"/>
      <w:divBdr>
        <w:top w:val="none" w:sz="0" w:space="0" w:color="auto"/>
        <w:left w:val="none" w:sz="0" w:space="0" w:color="auto"/>
        <w:bottom w:val="none" w:sz="0" w:space="0" w:color="auto"/>
        <w:right w:val="none" w:sz="0" w:space="0" w:color="auto"/>
      </w:divBdr>
    </w:div>
    <w:div w:id="221258798">
      <w:bodyDiv w:val="1"/>
      <w:marLeft w:val="0"/>
      <w:marRight w:val="0"/>
      <w:marTop w:val="0"/>
      <w:marBottom w:val="0"/>
      <w:divBdr>
        <w:top w:val="none" w:sz="0" w:space="0" w:color="auto"/>
        <w:left w:val="none" w:sz="0" w:space="0" w:color="auto"/>
        <w:bottom w:val="none" w:sz="0" w:space="0" w:color="auto"/>
        <w:right w:val="none" w:sz="0" w:space="0" w:color="auto"/>
      </w:divBdr>
    </w:div>
    <w:div w:id="243683018">
      <w:bodyDiv w:val="1"/>
      <w:marLeft w:val="0"/>
      <w:marRight w:val="0"/>
      <w:marTop w:val="0"/>
      <w:marBottom w:val="0"/>
      <w:divBdr>
        <w:top w:val="none" w:sz="0" w:space="0" w:color="auto"/>
        <w:left w:val="none" w:sz="0" w:space="0" w:color="auto"/>
        <w:bottom w:val="none" w:sz="0" w:space="0" w:color="auto"/>
        <w:right w:val="none" w:sz="0" w:space="0" w:color="auto"/>
      </w:divBdr>
    </w:div>
    <w:div w:id="294335278">
      <w:bodyDiv w:val="1"/>
      <w:marLeft w:val="0"/>
      <w:marRight w:val="0"/>
      <w:marTop w:val="0"/>
      <w:marBottom w:val="0"/>
      <w:divBdr>
        <w:top w:val="none" w:sz="0" w:space="0" w:color="auto"/>
        <w:left w:val="none" w:sz="0" w:space="0" w:color="auto"/>
        <w:bottom w:val="none" w:sz="0" w:space="0" w:color="auto"/>
        <w:right w:val="none" w:sz="0" w:space="0" w:color="auto"/>
      </w:divBdr>
    </w:div>
    <w:div w:id="305935475">
      <w:bodyDiv w:val="1"/>
      <w:marLeft w:val="0"/>
      <w:marRight w:val="0"/>
      <w:marTop w:val="0"/>
      <w:marBottom w:val="0"/>
      <w:divBdr>
        <w:top w:val="none" w:sz="0" w:space="0" w:color="auto"/>
        <w:left w:val="none" w:sz="0" w:space="0" w:color="auto"/>
        <w:bottom w:val="none" w:sz="0" w:space="0" w:color="auto"/>
        <w:right w:val="none" w:sz="0" w:space="0" w:color="auto"/>
      </w:divBdr>
    </w:div>
    <w:div w:id="314459479">
      <w:bodyDiv w:val="1"/>
      <w:marLeft w:val="0"/>
      <w:marRight w:val="0"/>
      <w:marTop w:val="0"/>
      <w:marBottom w:val="0"/>
      <w:divBdr>
        <w:top w:val="none" w:sz="0" w:space="0" w:color="auto"/>
        <w:left w:val="none" w:sz="0" w:space="0" w:color="auto"/>
        <w:bottom w:val="none" w:sz="0" w:space="0" w:color="auto"/>
        <w:right w:val="none" w:sz="0" w:space="0" w:color="auto"/>
      </w:divBdr>
    </w:div>
    <w:div w:id="320084100">
      <w:bodyDiv w:val="1"/>
      <w:marLeft w:val="0"/>
      <w:marRight w:val="0"/>
      <w:marTop w:val="0"/>
      <w:marBottom w:val="0"/>
      <w:divBdr>
        <w:top w:val="none" w:sz="0" w:space="0" w:color="auto"/>
        <w:left w:val="none" w:sz="0" w:space="0" w:color="auto"/>
        <w:bottom w:val="none" w:sz="0" w:space="0" w:color="auto"/>
        <w:right w:val="none" w:sz="0" w:space="0" w:color="auto"/>
      </w:divBdr>
    </w:div>
    <w:div w:id="364016051">
      <w:bodyDiv w:val="1"/>
      <w:marLeft w:val="0"/>
      <w:marRight w:val="0"/>
      <w:marTop w:val="0"/>
      <w:marBottom w:val="0"/>
      <w:divBdr>
        <w:top w:val="none" w:sz="0" w:space="0" w:color="auto"/>
        <w:left w:val="none" w:sz="0" w:space="0" w:color="auto"/>
        <w:bottom w:val="none" w:sz="0" w:space="0" w:color="auto"/>
        <w:right w:val="none" w:sz="0" w:space="0" w:color="auto"/>
      </w:divBdr>
    </w:div>
    <w:div w:id="392509308">
      <w:bodyDiv w:val="1"/>
      <w:marLeft w:val="0"/>
      <w:marRight w:val="0"/>
      <w:marTop w:val="0"/>
      <w:marBottom w:val="0"/>
      <w:divBdr>
        <w:top w:val="none" w:sz="0" w:space="0" w:color="auto"/>
        <w:left w:val="none" w:sz="0" w:space="0" w:color="auto"/>
        <w:bottom w:val="none" w:sz="0" w:space="0" w:color="auto"/>
        <w:right w:val="none" w:sz="0" w:space="0" w:color="auto"/>
      </w:divBdr>
    </w:div>
    <w:div w:id="414203867">
      <w:bodyDiv w:val="1"/>
      <w:marLeft w:val="0"/>
      <w:marRight w:val="0"/>
      <w:marTop w:val="0"/>
      <w:marBottom w:val="0"/>
      <w:divBdr>
        <w:top w:val="none" w:sz="0" w:space="0" w:color="auto"/>
        <w:left w:val="none" w:sz="0" w:space="0" w:color="auto"/>
        <w:bottom w:val="none" w:sz="0" w:space="0" w:color="auto"/>
        <w:right w:val="none" w:sz="0" w:space="0" w:color="auto"/>
      </w:divBdr>
    </w:div>
    <w:div w:id="431124877">
      <w:bodyDiv w:val="1"/>
      <w:marLeft w:val="0"/>
      <w:marRight w:val="0"/>
      <w:marTop w:val="0"/>
      <w:marBottom w:val="0"/>
      <w:divBdr>
        <w:top w:val="none" w:sz="0" w:space="0" w:color="auto"/>
        <w:left w:val="none" w:sz="0" w:space="0" w:color="auto"/>
        <w:bottom w:val="none" w:sz="0" w:space="0" w:color="auto"/>
        <w:right w:val="none" w:sz="0" w:space="0" w:color="auto"/>
      </w:divBdr>
    </w:div>
    <w:div w:id="445274671">
      <w:bodyDiv w:val="1"/>
      <w:marLeft w:val="0"/>
      <w:marRight w:val="0"/>
      <w:marTop w:val="0"/>
      <w:marBottom w:val="0"/>
      <w:divBdr>
        <w:top w:val="none" w:sz="0" w:space="0" w:color="auto"/>
        <w:left w:val="none" w:sz="0" w:space="0" w:color="auto"/>
        <w:bottom w:val="none" w:sz="0" w:space="0" w:color="auto"/>
        <w:right w:val="none" w:sz="0" w:space="0" w:color="auto"/>
      </w:divBdr>
    </w:div>
    <w:div w:id="455753251">
      <w:bodyDiv w:val="1"/>
      <w:marLeft w:val="0"/>
      <w:marRight w:val="0"/>
      <w:marTop w:val="0"/>
      <w:marBottom w:val="0"/>
      <w:divBdr>
        <w:top w:val="none" w:sz="0" w:space="0" w:color="auto"/>
        <w:left w:val="none" w:sz="0" w:space="0" w:color="auto"/>
        <w:bottom w:val="none" w:sz="0" w:space="0" w:color="auto"/>
        <w:right w:val="none" w:sz="0" w:space="0" w:color="auto"/>
      </w:divBdr>
    </w:div>
    <w:div w:id="456068665">
      <w:bodyDiv w:val="1"/>
      <w:marLeft w:val="0"/>
      <w:marRight w:val="0"/>
      <w:marTop w:val="0"/>
      <w:marBottom w:val="0"/>
      <w:divBdr>
        <w:top w:val="none" w:sz="0" w:space="0" w:color="auto"/>
        <w:left w:val="none" w:sz="0" w:space="0" w:color="auto"/>
        <w:bottom w:val="none" w:sz="0" w:space="0" w:color="auto"/>
        <w:right w:val="none" w:sz="0" w:space="0" w:color="auto"/>
      </w:divBdr>
    </w:div>
    <w:div w:id="467939723">
      <w:bodyDiv w:val="1"/>
      <w:marLeft w:val="0"/>
      <w:marRight w:val="0"/>
      <w:marTop w:val="0"/>
      <w:marBottom w:val="0"/>
      <w:divBdr>
        <w:top w:val="none" w:sz="0" w:space="0" w:color="auto"/>
        <w:left w:val="none" w:sz="0" w:space="0" w:color="auto"/>
        <w:bottom w:val="none" w:sz="0" w:space="0" w:color="auto"/>
        <w:right w:val="none" w:sz="0" w:space="0" w:color="auto"/>
      </w:divBdr>
    </w:div>
    <w:div w:id="499662166">
      <w:bodyDiv w:val="1"/>
      <w:marLeft w:val="0"/>
      <w:marRight w:val="0"/>
      <w:marTop w:val="0"/>
      <w:marBottom w:val="0"/>
      <w:divBdr>
        <w:top w:val="none" w:sz="0" w:space="0" w:color="auto"/>
        <w:left w:val="none" w:sz="0" w:space="0" w:color="auto"/>
        <w:bottom w:val="none" w:sz="0" w:space="0" w:color="auto"/>
        <w:right w:val="none" w:sz="0" w:space="0" w:color="auto"/>
      </w:divBdr>
    </w:div>
    <w:div w:id="506866465">
      <w:bodyDiv w:val="1"/>
      <w:marLeft w:val="0"/>
      <w:marRight w:val="0"/>
      <w:marTop w:val="0"/>
      <w:marBottom w:val="0"/>
      <w:divBdr>
        <w:top w:val="none" w:sz="0" w:space="0" w:color="auto"/>
        <w:left w:val="none" w:sz="0" w:space="0" w:color="auto"/>
        <w:bottom w:val="none" w:sz="0" w:space="0" w:color="auto"/>
        <w:right w:val="none" w:sz="0" w:space="0" w:color="auto"/>
      </w:divBdr>
    </w:div>
    <w:div w:id="534730967">
      <w:bodyDiv w:val="1"/>
      <w:marLeft w:val="0"/>
      <w:marRight w:val="0"/>
      <w:marTop w:val="0"/>
      <w:marBottom w:val="0"/>
      <w:divBdr>
        <w:top w:val="none" w:sz="0" w:space="0" w:color="auto"/>
        <w:left w:val="none" w:sz="0" w:space="0" w:color="auto"/>
        <w:bottom w:val="none" w:sz="0" w:space="0" w:color="auto"/>
        <w:right w:val="none" w:sz="0" w:space="0" w:color="auto"/>
      </w:divBdr>
    </w:div>
    <w:div w:id="539903675">
      <w:bodyDiv w:val="1"/>
      <w:marLeft w:val="0"/>
      <w:marRight w:val="0"/>
      <w:marTop w:val="0"/>
      <w:marBottom w:val="0"/>
      <w:divBdr>
        <w:top w:val="none" w:sz="0" w:space="0" w:color="auto"/>
        <w:left w:val="none" w:sz="0" w:space="0" w:color="auto"/>
        <w:bottom w:val="none" w:sz="0" w:space="0" w:color="auto"/>
        <w:right w:val="none" w:sz="0" w:space="0" w:color="auto"/>
      </w:divBdr>
    </w:div>
    <w:div w:id="552621240">
      <w:bodyDiv w:val="1"/>
      <w:marLeft w:val="0"/>
      <w:marRight w:val="0"/>
      <w:marTop w:val="0"/>
      <w:marBottom w:val="0"/>
      <w:divBdr>
        <w:top w:val="none" w:sz="0" w:space="0" w:color="auto"/>
        <w:left w:val="none" w:sz="0" w:space="0" w:color="auto"/>
        <w:bottom w:val="none" w:sz="0" w:space="0" w:color="auto"/>
        <w:right w:val="none" w:sz="0" w:space="0" w:color="auto"/>
      </w:divBdr>
    </w:div>
    <w:div w:id="623804200">
      <w:bodyDiv w:val="1"/>
      <w:marLeft w:val="0"/>
      <w:marRight w:val="0"/>
      <w:marTop w:val="0"/>
      <w:marBottom w:val="0"/>
      <w:divBdr>
        <w:top w:val="none" w:sz="0" w:space="0" w:color="auto"/>
        <w:left w:val="none" w:sz="0" w:space="0" w:color="auto"/>
        <w:bottom w:val="none" w:sz="0" w:space="0" w:color="auto"/>
        <w:right w:val="none" w:sz="0" w:space="0" w:color="auto"/>
      </w:divBdr>
    </w:div>
    <w:div w:id="628780602">
      <w:bodyDiv w:val="1"/>
      <w:marLeft w:val="0"/>
      <w:marRight w:val="0"/>
      <w:marTop w:val="0"/>
      <w:marBottom w:val="0"/>
      <w:divBdr>
        <w:top w:val="none" w:sz="0" w:space="0" w:color="auto"/>
        <w:left w:val="none" w:sz="0" w:space="0" w:color="auto"/>
        <w:bottom w:val="none" w:sz="0" w:space="0" w:color="auto"/>
        <w:right w:val="none" w:sz="0" w:space="0" w:color="auto"/>
      </w:divBdr>
    </w:div>
    <w:div w:id="628781250">
      <w:bodyDiv w:val="1"/>
      <w:marLeft w:val="0"/>
      <w:marRight w:val="0"/>
      <w:marTop w:val="0"/>
      <w:marBottom w:val="0"/>
      <w:divBdr>
        <w:top w:val="none" w:sz="0" w:space="0" w:color="auto"/>
        <w:left w:val="none" w:sz="0" w:space="0" w:color="auto"/>
        <w:bottom w:val="none" w:sz="0" w:space="0" w:color="auto"/>
        <w:right w:val="none" w:sz="0" w:space="0" w:color="auto"/>
      </w:divBdr>
    </w:div>
    <w:div w:id="643774673">
      <w:bodyDiv w:val="1"/>
      <w:marLeft w:val="0"/>
      <w:marRight w:val="0"/>
      <w:marTop w:val="0"/>
      <w:marBottom w:val="0"/>
      <w:divBdr>
        <w:top w:val="none" w:sz="0" w:space="0" w:color="auto"/>
        <w:left w:val="none" w:sz="0" w:space="0" w:color="auto"/>
        <w:bottom w:val="none" w:sz="0" w:space="0" w:color="auto"/>
        <w:right w:val="none" w:sz="0" w:space="0" w:color="auto"/>
      </w:divBdr>
    </w:div>
    <w:div w:id="644358780">
      <w:bodyDiv w:val="1"/>
      <w:marLeft w:val="0"/>
      <w:marRight w:val="0"/>
      <w:marTop w:val="0"/>
      <w:marBottom w:val="0"/>
      <w:divBdr>
        <w:top w:val="none" w:sz="0" w:space="0" w:color="auto"/>
        <w:left w:val="none" w:sz="0" w:space="0" w:color="auto"/>
        <w:bottom w:val="none" w:sz="0" w:space="0" w:color="auto"/>
        <w:right w:val="none" w:sz="0" w:space="0" w:color="auto"/>
      </w:divBdr>
    </w:div>
    <w:div w:id="650643815">
      <w:bodyDiv w:val="1"/>
      <w:marLeft w:val="0"/>
      <w:marRight w:val="0"/>
      <w:marTop w:val="0"/>
      <w:marBottom w:val="0"/>
      <w:divBdr>
        <w:top w:val="none" w:sz="0" w:space="0" w:color="auto"/>
        <w:left w:val="none" w:sz="0" w:space="0" w:color="auto"/>
        <w:bottom w:val="none" w:sz="0" w:space="0" w:color="auto"/>
        <w:right w:val="none" w:sz="0" w:space="0" w:color="auto"/>
      </w:divBdr>
    </w:div>
    <w:div w:id="742413911">
      <w:bodyDiv w:val="1"/>
      <w:marLeft w:val="0"/>
      <w:marRight w:val="0"/>
      <w:marTop w:val="0"/>
      <w:marBottom w:val="0"/>
      <w:divBdr>
        <w:top w:val="none" w:sz="0" w:space="0" w:color="auto"/>
        <w:left w:val="none" w:sz="0" w:space="0" w:color="auto"/>
        <w:bottom w:val="none" w:sz="0" w:space="0" w:color="auto"/>
        <w:right w:val="none" w:sz="0" w:space="0" w:color="auto"/>
      </w:divBdr>
    </w:div>
    <w:div w:id="789930650">
      <w:bodyDiv w:val="1"/>
      <w:marLeft w:val="0"/>
      <w:marRight w:val="0"/>
      <w:marTop w:val="0"/>
      <w:marBottom w:val="0"/>
      <w:divBdr>
        <w:top w:val="none" w:sz="0" w:space="0" w:color="auto"/>
        <w:left w:val="none" w:sz="0" w:space="0" w:color="auto"/>
        <w:bottom w:val="none" w:sz="0" w:space="0" w:color="auto"/>
        <w:right w:val="none" w:sz="0" w:space="0" w:color="auto"/>
      </w:divBdr>
    </w:div>
    <w:div w:id="821770710">
      <w:bodyDiv w:val="1"/>
      <w:marLeft w:val="0"/>
      <w:marRight w:val="0"/>
      <w:marTop w:val="0"/>
      <w:marBottom w:val="0"/>
      <w:divBdr>
        <w:top w:val="none" w:sz="0" w:space="0" w:color="auto"/>
        <w:left w:val="none" w:sz="0" w:space="0" w:color="auto"/>
        <w:bottom w:val="none" w:sz="0" w:space="0" w:color="auto"/>
        <w:right w:val="none" w:sz="0" w:space="0" w:color="auto"/>
      </w:divBdr>
    </w:div>
    <w:div w:id="847333328">
      <w:bodyDiv w:val="1"/>
      <w:marLeft w:val="0"/>
      <w:marRight w:val="0"/>
      <w:marTop w:val="0"/>
      <w:marBottom w:val="0"/>
      <w:divBdr>
        <w:top w:val="none" w:sz="0" w:space="0" w:color="auto"/>
        <w:left w:val="none" w:sz="0" w:space="0" w:color="auto"/>
        <w:bottom w:val="none" w:sz="0" w:space="0" w:color="auto"/>
        <w:right w:val="none" w:sz="0" w:space="0" w:color="auto"/>
      </w:divBdr>
    </w:div>
    <w:div w:id="876159111">
      <w:bodyDiv w:val="1"/>
      <w:marLeft w:val="0"/>
      <w:marRight w:val="0"/>
      <w:marTop w:val="0"/>
      <w:marBottom w:val="0"/>
      <w:divBdr>
        <w:top w:val="none" w:sz="0" w:space="0" w:color="auto"/>
        <w:left w:val="none" w:sz="0" w:space="0" w:color="auto"/>
        <w:bottom w:val="none" w:sz="0" w:space="0" w:color="auto"/>
        <w:right w:val="none" w:sz="0" w:space="0" w:color="auto"/>
      </w:divBdr>
    </w:div>
    <w:div w:id="892426753">
      <w:bodyDiv w:val="1"/>
      <w:marLeft w:val="0"/>
      <w:marRight w:val="0"/>
      <w:marTop w:val="0"/>
      <w:marBottom w:val="0"/>
      <w:divBdr>
        <w:top w:val="none" w:sz="0" w:space="0" w:color="auto"/>
        <w:left w:val="none" w:sz="0" w:space="0" w:color="auto"/>
        <w:bottom w:val="none" w:sz="0" w:space="0" w:color="auto"/>
        <w:right w:val="none" w:sz="0" w:space="0" w:color="auto"/>
      </w:divBdr>
    </w:div>
    <w:div w:id="894657957">
      <w:bodyDiv w:val="1"/>
      <w:marLeft w:val="0"/>
      <w:marRight w:val="0"/>
      <w:marTop w:val="0"/>
      <w:marBottom w:val="0"/>
      <w:divBdr>
        <w:top w:val="none" w:sz="0" w:space="0" w:color="auto"/>
        <w:left w:val="none" w:sz="0" w:space="0" w:color="auto"/>
        <w:bottom w:val="none" w:sz="0" w:space="0" w:color="auto"/>
        <w:right w:val="none" w:sz="0" w:space="0" w:color="auto"/>
      </w:divBdr>
    </w:div>
    <w:div w:id="897547539">
      <w:bodyDiv w:val="1"/>
      <w:marLeft w:val="0"/>
      <w:marRight w:val="0"/>
      <w:marTop w:val="0"/>
      <w:marBottom w:val="0"/>
      <w:divBdr>
        <w:top w:val="none" w:sz="0" w:space="0" w:color="auto"/>
        <w:left w:val="none" w:sz="0" w:space="0" w:color="auto"/>
        <w:bottom w:val="none" w:sz="0" w:space="0" w:color="auto"/>
        <w:right w:val="none" w:sz="0" w:space="0" w:color="auto"/>
      </w:divBdr>
    </w:div>
    <w:div w:id="914243680">
      <w:bodyDiv w:val="1"/>
      <w:marLeft w:val="0"/>
      <w:marRight w:val="0"/>
      <w:marTop w:val="0"/>
      <w:marBottom w:val="0"/>
      <w:divBdr>
        <w:top w:val="none" w:sz="0" w:space="0" w:color="auto"/>
        <w:left w:val="none" w:sz="0" w:space="0" w:color="auto"/>
        <w:bottom w:val="none" w:sz="0" w:space="0" w:color="auto"/>
        <w:right w:val="none" w:sz="0" w:space="0" w:color="auto"/>
      </w:divBdr>
    </w:div>
    <w:div w:id="1109087550">
      <w:bodyDiv w:val="1"/>
      <w:marLeft w:val="0"/>
      <w:marRight w:val="0"/>
      <w:marTop w:val="0"/>
      <w:marBottom w:val="0"/>
      <w:divBdr>
        <w:top w:val="none" w:sz="0" w:space="0" w:color="auto"/>
        <w:left w:val="none" w:sz="0" w:space="0" w:color="auto"/>
        <w:bottom w:val="none" w:sz="0" w:space="0" w:color="auto"/>
        <w:right w:val="none" w:sz="0" w:space="0" w:color="auto"/>
      </w:divBdr>
    </w:div>
    <w:div w:id="1117724917">
      <w:bodyDiv w:val="1"/>
      <w:marLeft w:val="0"/>
      <w:marRight w:val="0"/>
      <w:marTop w:val="0"/>
      <w:marBottom w:val="0"/>
      <w:divBdr>
        <w:top w:val="none" w:sz="0" w:space="0" w:color="auto"/>
        <w:left w:val="none" w:sz="0" w:space="0" w:color="auto"/>
        <w:bottom w:val="none" w:sz="0" w:space="0" w:color="auto"/>
        <w:right w:val="none" w:sz="0" w:space="0" w:color="auto"/>
      </w:divBdr>
    </w:div>
    <w:div w:id="1127088918">
      <w:bodyDiv w:val="1"/>
      <w:marLeft w:val="0"/>
      <w:marRight w:val="0"/>
      <w:marTop w:val="0"/>
      <w:marBottom w:val="0"/>
      <w:divBdr>
        <w:top w:val="none" w:sz="0" w:space="0" w:color="auto"/>
        <w:left w:val="none" w:sz="0" w:space="0" w:color="auto"/>
        <w:bottom w:val="none" w:sz="0" w:space="0" w:color="auto"/>
        <w:right w:val="none" w:sz="0" w:space="0" w:color="auto"/>
      </w:divBdr>
    </w:div>
    <w:div w:id="1139417231">
      <w:bodyDiv w:val="1"/>
      <w:marLeft w:val="0"/>
      <w:marRight w:val="0"/>
      <w:marTop w:val="0"/>
      <w:marBottom w:val="0"/>
      <w:divBdr>
        <w:top w:val="none" w:sz="0" w:space="0" w:color="auto"/>
        <w:left w:val="none" w:sz="0" w:space="0" w:color="auto"/>
        <w:bottom w:val="none" w:sz="0" w:space="0" w:color="auto"/>
        <w:right w:val="none" w:sz="0" w:space="0" w:color="auto"/>
      </w:divBdr>
    </w:div>
    <w:div w:id="1146358706">
      <w:bodyDiv w:val="1"/>
      <w:marLeft w:val="0"/>
      <w:marRight w:val="0"/>
      <w:marTop w:val="0"/>
      <w:marBottom w:val="0"/>
      <w:divBdr>
        <w:top w:val="none" w:sz="0" w:space="0" w:color="auto"/>
        <w:left w:val="none" w:sz="0" w:space="0" w:color="auto"/>
        <w:bottom w:val="none" w:sz="0" w:space="0" w:color="auto"/>
        <w:right w:val="none" w:sz="0" w:space="0" w:color="auto"/>
      </w:divBdr>
    </w:div>
    <w:div w:id="1157958901">
      <w:bodyDiv w:val="1"/>
      <w:marLeft w:val="0"/>
      <w:marRight w:val="0"/>
      <w:marTop w:val="0"/>
      <w:marBottom w:val="0"/>
      <w:divBdr>
        <w:top w:val="none" w:sz="0" w:space="0" w:color="auto"/>
        <w:left w:val="none" w:sz="0" w:space="0" w:color="auto"/>
        <w:bottom w:val="none" w:sz="0" w:space="0" w:color="auto"/>
        <w:right w:val="none" w:sz="0" w:space="0" w:color="auto"/>
      </w:divBdr>
    </w:div>
    <w:div w:id="1226330790">
      <w:bodyDiv w:val="1"/>
      <w:marLeft w:val="0"/>
      <w:marRight w:val="0"/>
      <w:marTop w:val="0"/>
      <w:marBottom w:val="0"/>
      <w:divBdr>
        <w:top w:val="none" w:sz="0" w:space="0" w:color="auto"/>
        <w:left w:val="none" w:sz="0" w:space="0" w:color="auto"/>
        <w:bottom w:val="none" w:sz="0" w:space="0" w:color="auto"/>
        <w:right w:val="none" w:sz="0" w:space="0" w:color="auto"/>
      </w:divBdr>
    </w:div>
    <w:div w:id="1270043618">
      <w:bodyDiv w:val="1"/>
      <w:marLeft w:val="0"/>
      <w:marRight w:val="0"/>
      <w:marTop w:val="0"/>
      <w:marBottom w:val="0"/>
      <w:divBdr>
        <w:top w:val="none" w:sz="0" w:space="0" w:color="auto"/>
        <w:left w:val="none" w:sz="0" w:space="0" w:color="auto"/>
        <w:bottom w:val="none" w:sz="0" w:space="0" w:color="auto"/>
        <w:right w:val="none" w:sz="0" w:space="0" w:color="auto"/>
      </w:divBdr>
    </w:div>
    <w:div w:id="1282492500">
      <w:bodyDiv w:val="1"/>
      <w:marLeft w:val="0"/>
      <w:marRight w:val="0"/>
      <w:marTop w:val="0"/>
      <w:marBottom w:val="0"/>
      <w:divBdr>
        <w:top w:val="none" w:sz="0" w:space="0" w:color="auto"/>
        <w:left w:val="none" w:sz="0" w:space="0" w:color="auto"/>
        <w:bottom w:val="none" w:sz="0" w:space="0" w:color="auto"/>
        <w:right w:val="none" w:sz="0" w:space="0" w:color="auto"/>
      </w:divBdr>
    </w:div>
    <w:div w:id="1297829941">
      <w:bodyDiv w:val="1"/>
      <w:marLeft w:val="0"/>
      <w:marRight w:val="0"/>
      <w:marTop w:val="0"/>
      <w:marBottom w:val="0"/>
      <w:divBdr>
        <w:top w:val="none" w:sz="0" w:space="0" w:color="auto"/>
        <w:left w:val="none" w:sz="0" w:space="0" w:color="auto"/>
        <w:bottom w:val="none" w:sz="0" w:space="0" w:color="auto"/>
        <w:right w:val="none" w:sz="0" w:space="0" w:color="auto"/>
      </w:divBdr>
    </w:div>
    <w:div w:id="1298607173">
      <w:bodyDiv w:val="1"/>
      <w:marLeft w:val="0"/>
      <w:marRight w:val="0"/>
      <w:marTop w:val="0"/>
      <w:marBottom w:val="0"/>
      <w:divBdr>
        <w:top w:val="none" w:sz="0" w:space="0" w:color="auto"/>
        <w:left w:val="none" w:sz="0" w:space="0" w:color="auto"/>
        <w:bottom w:val="none" w:sz="0" w:space="0" w:color="auto"/>
        <w:right w:val="none" w:sz="0" w:space="0" w:color="auto"/>
      </w:divBdr>
    </w:div>
    <w:div w:id="1318266620">
      <w:bodyDiv w:val="1"/>
      <w:marLeft w:val="0"/>
      <w:marRight w:val="0"/>
      <w:marTop w:val="0"/>
      <w:marBottom w:val="0"/>
      <w:divBdr>
        <w:top w:val="none" w:sz="0" w:space="0" w:color="auto"/>
        <w:left w:val="none" w:sz="0" w:space="0" w:color="auto"/>
        <w:bottom w:val="none" w:sz="0" w:space="0" w:color="auto"/>
        <w:right w:val="none" w:sz="0" w:space="0" w:color="auto"/>
      </w:divBdr>
    </w:div>
    <w:div w:id="1326395381">
      <w:bodyDiv w:val="1"/>
      <w:marLeft w:val="0"/>
      <w:marRight w:val="0"/>
      <w:marTop w:val="0"/>
      <w:marBottom w:val="0"/>
      <w:divBdr>
        <w:top w:val="none" w:sz="0" w:space="0" w:color="auto"/>
        <w:left w:val="none" w:sz="0" w:space="0" w:color="auto"/>
        <w:bottom w:val="none" w:sz="0" w:space="0" w:color="auto"/>
        <w:right w:val="none" w:sz="0" w:space="0" w:color="auto"/>
      </w:divBdr>
    </w:div>
    <w:div w:id="1350136497">
      <w:bodyDiv w:val="1"/>
      <w:marLeft w:val="0"/>
      <w:marRight w:val="0"/>
      <w:marTop w:val="0"/>
      <w:marBottom w:val="0"/>
      <w:divBdr>
        <w:top w:val="none" w:sz="0" w:space="0" w:color="auto"/>
        <w:left w:val="none" w:sz="0" w:space="0" w:color="auto"/>
        <w:bottom w:val="none" w:sz="0" w:space="0" w:color="auto"/>
        <w:right w:val="none" w:sz="0" w:space="0" w:color="auto"/>
      </w:divBdr>
    </w:div>
    <w:div w:id="1352612489">
      <w:bodyDiv w:val="1"/>
      <w:marLeft w:val="0"/>
      <w:marRight w:val="0"/>
      <w:marTop w:val="0"/>
      <w:marBottom w:val="0"/>
      <w:divBdr>
        <w:top w:val="none" w:sz="0" w:space="0" w:color="auto"/>
        <w:left w:val="none" w:sz="0" w:space="0" w:color="auto"/>
        <w:bottom w:val="none" w:sz="0" w:space="0" w:color="auto"/>
        <w:right w:val="none" w:sz="0" w:space="0" w:color="auto"/>
      </w:divBdr>
    </w:div>
    <w:div w:id="1368066464">
      <w:bodyDiv w:val="1"/>
      <w:marLeft w:val="0"/>
      <w:marRight w:val="0"/>
      <w:marTop w:val="0"/>
      <w:marBottom w:val="0"/>
      <w:divBdr>
        <w:top w:val="none" w:sz="0" w:space="0" w:color="auto"/>
        <w:left w:val="none" w:sz="0" w:space="0" w:color="auto"/>
        <w:bottom w:val="none" w:sz="0" w:space="0" w:color="auto"/>
        <w:right w:val="none" w:sz="0" w:space="0" w:color="auto"/>
      </w:divBdr>
    </w:div>
    <w:div w:id="1388382480">
      <w:bodyDiv w:val="1"/>
      <w:marLeft w:val="0"/>
      <w:marRight w:val="0"/>
      <w:marTop w:val="0"/>
      <w:marBottom w:val="0"/>
      <w:divBdr>
        <w:top w:val="none" w:sz="0" w:space="0" w:color="auto"/>
        <w:left w:val="none" w:sz="0" w:space="0" w:color="auto"/>
        <w:bottom w:val="none" w:sz="0" w:space="0" w:color="auto"/>
        <w:right w:val="none" w:sz="0" w:space="0" w:color="auto"/>
      </w:divBdr>
    </w:div>
    <w:div w:id="1435975943">
      <w:bodyDiv w:val="1"/>
      <w:marLeft w:val="0"/>
      <w:marRight w:val="0"/>
      <w:marTop w:val="0"/>
      <w:marBottom w:val="0"/>
      <w:divBdr>
        <w:top w:val="none" w:sz="0" w:space="0" w:color="auto"/>
        <w:left w:val="none" w:sz="0" w:space="0" w:color="auto"/>
        <w:bottom w:val="none" w:sz="0" w:space="0" w:color="auto"/>
        <w:right w:val="none" w:sz="0" w:space="0" w:color="auto"/>
      </w:divBdr>
    </w:div>
    <w:div w:id="1467821316">
      <w:bodyDiv w:val="1"/>
      <w:marLeft w:val="0"/>
      <w:marRight w:val="0"/>
      <w:marTop w:val="0"/>
      <w:marBottom w:val="0"/>
      <w:divBdr>
        <w:top w:val="none" w:sz="0" w:space="0" w:color="auto"/>
        <w:left w:val="none" w:sz="0" w:space="0" w:color="auto"/>
        <w:bottom w:val="none" w:sz="0" w:space="0" w:color="auto"/>
        <w:right w:val="none" w:sz="0" w:space="0" w:color="auto"/>
      </w:divBdr>
    </w:div>
    <w:div w:id="1468356214">
      <w:bodyDiv w:val="1"/>
      <w:marLeft w:val="0"/>
      <w:marRight w:val="0"/>
      <w:marTop w:val="0"/>
      <w:marBottom w:val="0"/>
      <w:divBdr>
        <w:top w:val="none" w:sz="0" w:space="0" w:color="auto"/>
        <w:left w:val="none" w:sz="0" w:space="0" w:color="auto"/>
        <w:bottom w:val="none" w:sz="0" w:space="0" w:color="auto"/>
        <w:right w:val="none" w:sz="0" w:space="0" w:color="auto"/>
      </w:divBdr>
    </w:div>
    <w:div w:id="1481728156">
      <w:bodyDiv w:val="1"/>
      <w:marLeft w:val="0"/>
      <w:marRight w:val="0"/>
      <w:marTop w:val="0"/>
      <w:marBottom w:val="0"/>
      <w:divBdr>
        <w:top w:val="none" w:sz="0" w:space="0" w:color="auto"/>
        <w:left w:val="none" w:sz="0" w:space="0" w:color="auto"/>
        <w:bottom w:val="none" w:sz="0" w:space="0" w:color="auto"/>
        <w:right w:val="none" w:sz="0" w:space="0" w:color="auto"/>
      </w:divBdr>
    </w:div>
    <w:div w:id="1492408466">
      <w:bodyDiv w:val="1"/>
      <w:marLeft w:val="0"/>
      <w:marRight w:val="0"/>
      <w:marTop w:val="0"/>
      <w:marBottom w:val="0"/>
      <w:divBdr>
        <w:top w:val="none" w:sz="0" w:space="0" w:color="auto"/>
        <w:left w:val="none" w:sz="0" w:space="0" w:color="auto"/>
        <w:bottom w:val="none" w:sz="0" w:space="0" w:color="auto"/>
        <w:right w:val="none" w:sz="0" w:space="0" w:color="auto"/>
      </w:divBdr>
    </w:div>
    <w:div w:id="1503205697">
      <w:bodyDiv w:val="1"/>
      <w:marLeft w:val="0"/>
      <w:marRight w:val="0"/>
      <w:marTop w:val="0"/>
      <w:marBottom w:val="0"/>
      <w:divBdr>
        <w:top w:val="none" w:sz="0" w:space="0" w:color="auto"/>
        <w:left w:val="none" w:sz="0" w:space="0" w:color="auto"/>
        <w:bottom w:val="none" w:sz="0" w:space="0" w:color="auto"/>
        <w:right w:val="none" w:sz="0" w:space="0" w:color="auto"/>
      </w:divBdr>
    </w:div>
    <w:div w:id="1540241651">
      <w:bodyDiv w:val="1"/>
      <w:marLeft w:val="0"/>
      <w:marRight w:val="0"/>
      <w:marTop w:val="0"/>
      <w:marBottom w:val="0"/>
      <w:divBdr>
        <w:top w:val="none" w:sz="0" w:space="0" w:color="auto"/>
        <w:left w:val="none" w:sz="0" w:space="0" w:color="auto"/>
        <w:bottom w:val="none" w:sz="0" w:space="0" w:color="auto"/>
        <w:right w:val="none" w:sz="0" w:space="0" w:color="auto"/>
      </w:divBdr>
    </w:div>
    <w:div w:id="1571963864">
      <w:bodyDiv w:val="1"/>
      <w:marLeft w:val="0"/>
      <w:marRight w:val="0"/>
      <w:marTop w:val="0"/>
      <w:marBottom w:val="0"/>
      <w:divBdr>
        <w:top w:val="none" w:sz="0" w:space="0" w:color="auto"/>
        <w:left w:val="none" w:sz="0" w:space="0" w:color="auto"/>
        <w:bottom w:val="none" w:sz="0" w:space="0" w:color="auto"/>
        <w:right w:val="none" w:sz="0" w:space="0" w:color="auto"/>
      </w:divBdr>
    </w:div>
    <w:div w:id="1605921444">
      <w:bodyDiv w:val="1"/>
      <w:marLeft w:val="0"/>
      <w:marRight w:val="0"/>
      <w:marTop w:val="0"/>
      <w:marBottom w:val="0"/>
      <w:divBdr>
        <w:top w:val="none" w:sz="0" w:space="0" w:color="auto"/>
        <w:left w:val="none" w:sz="0" w:space="0" w:color="auto"/>
        <w:bottom w:val="none" w:sz="0" w:space="0" w:color="auto"/>
        <w:right w:val="none" w:sz="0" w:space="0" w:color="auto"/>
      </w:divBdr>
    </w:div>
    <w:div w:id="1659724272">
      <w:bodyDiv w:val="1"/>
      <w:marLeft w:val="0"/>
      <w:marRight w:val="0"/>
      <w:marTop w:val="0"/>
      <w:marBottom w:val="0"/>
      <w:divBdr>
        <w:top w:val="none" w:sz="0" w:space="0" w:color="auto"/>
        <w:left w:val="none" w:sz="0" w:space="0" w:color="auto"/>
        <w:bottom w:val="none" w:sz="0" w:space="0" w:color="auto"/>
        <w:right w:val="none" w:sz="0" w:space="0" w:color="auto"/>
      </w:divBdr>
    </w:div>
    <w:div w:id="1669794188">
      <w:bodyDiv w:val="1"/>
      <w:marLeft w:val="0"/>
      <w:marRight w:val="0"/>
      <w:marTop w:val="0"/>
      <w:marBottom w:val="0"/>
      <w:divBdr>
        <w:top w:val="none" w:sz="0" w:space="0" w:color="auto"/>
        <w:left w:val="none" w:sz="0" w:space="0" w:color="auto"/>
        <w:bottom w:val="none" w:sz="0" w:space="0" w:color="auto"/>
        <w:right w:val="none" w:sz="0" w:space="0" w:color="auto"/>
      </w:divBdr>
    </w:div>
    <w:div w:id="1682929396">
      <w:bodyDiv w:val="1"/>
      <w:marLeft w:val="0"/>
      <w:marRight w:val="0"/>
      <w:marTop w:val="0"/>
      <w:marBottom w:val="0"/>
      <w:divBdr>
        <w:top w:val="none" w:sz="0" w:space="0" w:color="auto"/>
        <w:left w:val="none" w:sz="0" w:space="0" w:color="auto"/>
        <w:bottom w:val="none" w:sz="0" w:space="0" w:color="auto"/>
        <w:right w:val="none" w:sz="0" w:space="0" w:color="auto"/>
      </w:divBdr>
    </w:div>
    <w:div w:id="1692685660">
      <w:bodyDiv w:val="1"/>
      <w:marLeft w:val="0"/>
      <w:marRight w:val="0"/>
      <w:marTop w:val="0"/>
      <w:marBottom w:val="0"/>
      <w:divBdr>
        <w:top w:val="none" w:sz="0" w:space="0" w:color="auto"/>
        <w:left w:val="none" w:sz="0" w:space="0" w:color="auto"/>
        <w:bottom w:val="none" w:sz="0" w:space="0" w:color="auto"/>
        <w:right w:val="none" w:sz="0" w:space="0" w:color="auto"/>
      </w:divBdr>
    </w:div>
    <w:div w:id="1699893331">
      <w:bodyDiv w:val="1"/>
      <w:marLeft w:val="0"/>
      <w:marRight w:val="0"/>
      <w:marTop w:val="0"/>
      <w:marBottom w:val="0"/>
      <w:divBdr>
        <w:top w:val="none" w:sz="0" w:space="0" w:color="auto"/>
        <w:left w:val="none" w:sz="0" w:space="0" w:color="auto"/>
        <w:bottom w:val="none" w:sz="0" w:space="0" w:color="auto"/>
        <w:right w:val="none" w:sz="0" w:space="0" w:color="auto"/>
      </w:divBdr>
    </w:div>
    <w:div w:id="1732265720">
      <w:bodyDiv w:val="1"/>
      <w:marLeft w:val="0"/>
      <w:marRight w:val="0"/>
      <w:marTop w:val="0"/>
      <w:marBottom w:val="0"/>
      <w:divBdr>
        <w:top w:val="none" w:sz="0" w:space="0" w:color="auto"/>
        <w:left w:val="none" w:sz="0" w:space="0" w:color="auto"/>
        <w:bottom w:val="none" w:sz="0" w:space="0" w:color="auto"/>
        <w:right w:val="none" w:sz="0" w:space="0" w:color="auto"/>
      </w:divBdr>
    </w:div>
    <w:div w:id="1733187106">
      <w:bodyDiv w:val="1"/>
      <w:marLeft w:val="0"/>
      <w:marRight w:val="0"/>
      <w:marTop w:val="0"/>
      <w:marBottom w:val="0"/>
      <w:divBdr>
        <w:top w:val="none" w:sz="0" w:space="0" w:color="auto"/>
        <w:left w:val="none" w:sz="0" w:space="0" w:color="auto"/>
        <w:bottom w:val="none" w:sz="0" w:space="0" w:color="auto"/>
        <w:right w:val="none" w:sz="0" w:space="0" w:color="auto"/>
      </w:divBdr>
    </w:div>
    <w:div w:id="1746026412">
      <w:bodyDiv w:val="1"/>
      <w:marLeft w:val="0"/>
      <w:marRight w:val="0"/>
      <w:marTop w:val="0"/>
      <w:marBottom w:val="0"/>
      <w:divBdr>
        <w:top w:val="none" w:sz="0" w:space="0" w:color="auto"/>
        <w:left w:val="none" w:sz="0" w:space="0" w:color="auto"/>
        <w:bottom w:val="none" w:sz="0" w:space="0" w:color="auto"/>
        <w:right w:val="none" w:sz="0" w:space="0" w:color="auto"/>
      </w:divBdr>
    </w:div>
    <w:div w:id="1757701314">
      <w:bodyDiv w:val="1"/>
      <w:marLeft w:val="0"/>
      <w:marRight w:val="0"/>
      <w:marTop w:val="0"/>
      <w:marBottom w:val="0"/>
      <w:divBdr>
        <w:top w:val="none" w:sz="0" w:space="0" w:color="auto"/>
        <w:left w:val="none" w:sz="0" w:space="0" w:color="auto"/>
        <w:bottom w:val="none" w:sz="0" w:space="0" w:color="auto"/>
        <w:right w:val="none" w:sz="0" w:space="0" w:color="auto"/>
      </w:divBdr>
    </w:div>
    <w:div w:id="1865248481">
      <w:bodyDiv w:val="1"/>
      <w:marLeft w:val="0"/>
      <w:marRight w:val="0"/>
      <w:marTop w:val="0"/>
      <w:marBottom w:val="0"/>
      <w:divBdr>
        <w:top w:val="none" w:sz="0" w:space="0" w:color="auto"/>
        <w:left w:val="none" w:sz="0" w:space="0" w:color="auto"/>
        <w:bottom w:val="none" w:sz="0" w:space="0" w:color="auto"/>
        <w:right w:val="none" w:sz="0" w:space="0" w:color="auto"/>
      </w:divBdr>
    </w:div>
    <w:div w:id="1888494633">
      <w:bodyDiv w:val="1"/>
      <w:marLeft w:val="0"/>
      <w:marRight w:val="0"/>
      <w:marTop w:val="0"/>
      <w:marBottom w:val="0"/>
      <w:divBdr>
        <w:top w:val="none" w:sz="0" w:space="0" w:color="auto"/>
        <w:left w:val="none" w:sz="0" w:space="0" w:color="auto"/>
        <w:bottom w:val="none" w:sz="0" w:space="0" w:color="auto"/>
        <w:right w:val="none" w:sz="0" w:space="0" w:color="auto"/>
      </w:divBdr>
    </w:div>
    <w:div w:id="1929578397">
      <w:bodyDiv w:val="1"/>
      <w:marLeft w:val="0"/>
      <w:marRight w:val="0"/>
      <w:marTop w:val="0"/>
      <w:marBottom w:val="0"/>
      <w:divBdr>
        <w:top w:val="none" w:sz="0" w:space="0" w:color="auto"/>
        <w:left w:val="none" w:sz="0" w:space="0" w:color="auto"/>
        <w:bottom w:val="none" w:sz="0" w:space="0" w:color="auto"/>
        <w:right w:val="none" w:sz="0" w:space="0" w:color="auto"/>
      </w:divBdr>
    </w:div>
    <w:div w:id="1945452824">
      <w:bodyDiv w:val="1"/>
      <w:marLeft w:val="0"/>
      <w:marRight w:val="0"/>
      <w:marTop w:val="0"/>
      <w:marBottom w:val="0"/>
      <w:divBdr>
        <w:top w:val="none" w:sz="0" w:space="0" w:color="auto"/>
        <w:left w:val="none" w:sz="0" w:space="0" w:color="auto"/>
        <w:bottom w:val="none" w:sz="0" w:space="0" w:color="auto"/>
        <w:right w:val="none" w:sz="0" w:space="0" w:color="auto"/>
      </w:divBdr>
    </w:div>
    <w:div w:id="1957325287">
      <w:bodyDiv w:val="1"/>
      <w:marLeft w:val="0"/>
      <w:marRight w:val="0"/>
      <w:marTop w:val="0"/>
      <w:marBottom w:val="0"/>
      <w:divBdr>
        <w:top w:val="none" w:sz="0" w:space="0" w:color="auto"/>
        <w:left w:val="none" w:sz="0" w:space="0" w:color="auto"/>
        <w:bottom w:val="none" w:sz="0" w:space="0" w:color="auto"/>
        <w:right w:val="none" w:sz="0" w:space="0" w:color="auto"/>
      </w:divBdr>
    </w:div>
    <w:div w:id="1965504019">
      <w:bodyDiv w:val="1"/>
      <w:marLeft w:val="0"/>
      <w:marRight w:val="0"/>
      <w:marTop w:val="0"/>
      <w:marBottom w:val="0"/>
      <w:divBdr>
        <w:top w:val="none" w:sz="0" w:space="0" w:color="auto"/>
        <w:left w:val="none" w:sz="0" w:space="0" w:color="auto"/>
        <w:bottom w:val="none" w:sz="0" w:space="0" w:color="auto"/>
        <w:right w:val="none" w:sz="0" w:space="0" w:color="auto"/>
      </w:divBdr>
    </w:div>
    <w:div w:id="1983727787">
      <w:bodyDiv w:val="1"/>
      <w:marLeft w:val="0"/>
      <w:marRight w:val="0"/>
      <w:marTop w:val="0"/>
      <w:marBottom w:val="0"/>
      <w:divBdr>
        <w:top w:val="none" w:sz="0" w:space="0" w:color="auto"/>
        <w:left w:val="none" w:sz="0" w:space="0" w:color="auto"/>
        <w:bottom w:val="none" w:sz="0" w:space="0" w:color="auto"/>
        <w:right w:val="none" w:sz="0" w:space="0" w:color="auto"/>
      </w:divBdr>
    </w:div>
    <w:div w:id="2013295105">
      <w:bodyDiv w:val="1"/>
      <w:marLeft w:val="0"/>
      <w:marRight w:val="0"/>
      <w:marTop w:val="0"/>
      <w:marBottom w:val="0"/>
      <w:divBdr>
        <w:top w:val="none" w:sz="0" w:space="0" w:color="auto"/>
        <w:left w:val="none" w:sz="0" w:space="0" w:color="auto"/>
        <w:bottom w:val="none" w:sz="0" w:space="0" w:color="auto"/>
        <w:right w:val="none" w:sz="0" w:space="0" w:color="auto"/>
      </w:divBdr>
    </w:div>
    <w:div w:id="2024897530">
      <w:bodyDiv w:val="1"/>
      <w:marLeft w:val="0"/>
      <w:marRight w:val="0"/>
      <w:marTop w:val="0"/>
      <w:marBottom w:val="0"/>
      <w:divBdr>
        <w:top w:val="none" w:sz="0" w:space="0" w:color="auto"/>
        <w:left w:val="none" w:sz="0" w:space="0" w:color="auto"/>
        <w:bottom w:val="none" w:sz="0" w:space="0" w:color="auto"/>
        <w:right w:val="none" w:sz="0" w:space="0" w:color="auto"/>
      </w:divBdr>
    </w:div>
    <w:div w:id="2100641766">
      <w:bodyDiv w:val="1"/>
      <w:marLeft w:val="0"/>
      <w:marRight w:val="0"/>
      <w:marTop w:val="0"/>
      <w:marBottom w:val="0"/>
      <w:divBdr>
        <w:top w:val="none" w:sz="0" w:space="0" w:color="auto"/>
        <w:left w:val="none" w:sz="0" w:space="0" w:color="auto"/>
        <w:bottom w:val="none" w:sz="0" w:space="0" w:color="auto"/>
        <w:right w:val="none" w:sz="0" w:space="0" w:color="auto"/>
      </w:divBdr>
    </w:div>
    <w:div w:id="2118214494">
      <w:bodyDiv w:val="1"/>
      <w:marLeft w:val="0"/>
      <w:marRight w:val="0"/>
      <w:marTop w:val="0"/>
      <w:marBottom w:val="0"/>
      <w:divBdr>
        <w:top w:val="none" w:sz="0" w:space="0" w:color="auto"/>
        <w:left w:val="none" w:sz="0" w:space="0" w:color="auto"/>
        <w:bottom w:val="none" w:sz="0" w:space="0" w:color="auto"/>
        <w:right w:val="none" w:sz="0" w:space="0" w:color="auto"/>
      </w:divBdr>
    </w:div>
    <w:div w:id="2122842818">
      <w:bodyDiv w:val="1"/>
      <w:marLeft w:val="0"/>
      <w:marRight w:val="0"/>
      <w:marTop w:val="0"/>
      <w:marBottom w:val="0"/>
      <w:divBdr>
        <w:top w:val="none" w:sz="0" w:space="0" w:color="auto"/>
        <w:left w:val="none" w:sz="0" w:space="0" w:color="auto"/>
        <w:bottom w:val="none" w:sz="0" w:space="0" w:color="auto"/>
        <w:right w:val="none" w:sz="0" w:space="0" w:color="auto"/>
      </w:divBdr>
    </w:div>
    <w:div w:id="2140294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microsoft.com/office/2011/relationships/people" Target="people.xml"/><Relationship Id="rId30" Type="http://schemas.microsoft.com/office/2018/08/relationships/commentsExtensible" Target="commentsExtensible.xml"/></Relationships>
</file>

<file path=word/theme/theme1.xml><?xml version="1.0" encoding="utf-8"?>
<a:theme xmlns:a="http://schemas.openxmlformats.org/drawingml/2006/main" name="Theme1">
  <a:themeElements>
    <a:clrScheme name="Personalizado 3">
      <a:dk1>
        <a:sysClr val="windowText" lastClr="000000"/>
      </a:dk1>
      <a:lt1>
        <a:sysClr val="window" lastClr="FFFFFF"/>
      </a:lt1>
      <a:dk2>
        <a:srgbClr val="6E7678"/>
      </a:dk2>
      <a:lt2>
        <a:srgbClr val="E7E6E6"/>
      </a:lt2>
      <a:accent1>
        <a:srgbClr val="EB0000"/>
      </a:accent1>
      <a:accent2>
        <a:srgbClr val="DEEDF1"/>
      </a:accent2>
      <a:accent3>
        <a:srgbClr val="9D3566"/>
      </a:accent3>
      <a:accent4>
        <a:srgbClr val="62B967"/>
      </a:accent4>
      <a:accent5>
        <a:srgbClr val="1AB2BB"/>
      </a:accent5>
      <a:accent6>
        <a:srgbClr val="FFCB32"/>
      </a:accent6>
      <a:hlink>
        <a:srgbClr val="3265FF"/>
      </a:hlink>
      <a:folHlink>
        <a:srgbClr val="954F72"/>
      </a:folHlink>
    </a:clrScheme>
    <a:fontScheme name="Personalizado 66">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eme1" id="{8BDB853A-54BD-4433-8E51-5903F66EB5F0}" vid="{9C57DD7C-8BAB-4642-925B-0FA04BD7A76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a9b50dc7-8f72-473c-8b7e-4a8c46ecad32">
      <Terms xmlns="http://schemas.microsoft.com/office/infopath/2007/PartnerControls"/>
    </lcf76f155ced4ddcb4097134ff3c332f>
    <TaxCatchAll xmlns="7b1ec8e5-5652-48eb-8550-a56a35f5f81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6D051AEB2C48B458F82B58F7F6D9A00" ma:contentTypeVersion="15" ma:contentTypeDescription="Create a new document." ma:contentTypeScope="" ma:versionID="227ef61e06442c04571c71c62bc066b5">
  <xsd:schema xmlns:xsd="http://www.w3.org/2001/XMLSchema" xmlns:xs="http://www.w3.org/2001/XMLSchema" xmlns:p="http://schemas.microsoft.com/office/2006/metadata/properties" xmlns:ns1="http://schemas.microsoft.com/sharepoint/v3" xmlns:ns2="a9b50dc7-8f72-473c-8b7e-4a8c46ecad32" xmlns:ns3="7b1ec8e5-5652-48eb-8550-a56a35f5f817" targetNamespace="http://schemas.microsoft.com/office/2006/metadata/properties" ma:root="true" ma:fieldsID="664ccac259a9ef08632df25fa10eaa8b" ns1:_="" ns2:_="" ns3:_="">
    <xsd:import namespace="http://schemas.microsoft.com/sharepoint/v3"/>
    <xsd:import namespace="a9b50dc7-8f72-473c-8b7e-4a8c46ecad32"/>
    <xsd:import namespace="7b1ec8e5-5652-48eb-8550-a56a35f5f81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b50dc7-8f72-473c-8b7e-4a8c46ecad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1ec8e5-5652-48eb-8550-a56a35f5f81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1a5ce08-dc66-4f05-9d75-293f82016f98}" ma:internalName="TaxCatchAll" ma:showField="CatchAllData" ma:web="7b1ec8e5-5652-48eb-8550-a56a35f5f8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868969-B7E7-4054-9C85-A76B5DB4C131}">
  <ds:schemaRefs>
    <ds:schemaRef ds:uri="http://schemas.microsoft.com/sharepoint/v3/contenttype/forms"/>
  </ds:schemaRefs>
</ds:datastoreItem>
</file>

<file path=customXml/itemProps2.xml><?xml version="1.0" encoding="utf-8"?>
<ds:datastoreItem xmlns:ds="http://schemas.openxmlformats.org/officeDocument/2006/customXml" ds:itemID="{B000105C-0164-4592-88B9-56C80A593753}">
  <ds:schemaRefs>
    <ds:schemaRef ds:uri="http://schemas.microsoft.com/office/infopath/2007/PartnerControls"/>
    <ds:schemaRef ds:uri="http://purl.org/dc/elements/1.1/"/>
    <ds:schemaRef ds:uri="http://purl.org/dc/dcmitype/"/>
    <ds:schemaRef ds:uri="http://schemas.microsoft.com/office/2006/metadata/properties"/>
    <ds:schemaRef ds:uri="http://schemas.microsoft.com/office/2006/documentManagement/types"/>
    <ds:schemaRef ds:uri="http://schemas.microsoft.com/sharepoint/v3"/>
    <ds:schemaRef ds:uri="http://www.w3.org/XML/1998/namespace"/>
    <ds:schemaRef ds:uri="http://purl.org/dc/terms/"/>
    <ds:schemaRef ds:uri="http://schemas.openxmlformats.org/package/2006/metadata/core-properties"/>
    <ds:schemaRef ds:uri="7b1ec8e5-5652-48eb-8550-a56a35f5f817"/>
    <ds:schemaRef ds:uri="a9b50dc7-8f72-473c-8b7e-4a8c46ecad32"/>
  </ds:schemaRefs>
</ds:datastoreItem>
</file>

<file path=customXml/itemProps3.xml><?xml version="1.0" encoding="utf-8"?>
<ds:datastoreItem xmlns:ds="http://schemas.openxmlformats.org/officeDocument/2006/customXml" ds:itemID="{6D605F6A-45D4-4BC1-BF83-A4F05B0CF3AA}"/>
</file>

<file path=customXml/itemProps4.xml><?xml version="1.0" encoding="utf-8"?>
<ds:datastoreItem xmlns:ds="http://schemas.openxmlformats.org/officeDocument/2006/customXml" ds:itemID="{C85EBBC2-F95D-47C2-B161-7F3C1C7BA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2525</TotalTime>
  <Pages>171</Pages>
  <Words>63116</Words>
  <Characters>340829</Characters>
  <Application>Microsoft Office Word</Application>
  <DocSecurity>0</DocSecurity>
  <Lines>2840</Lines>
  <Paragraphs>806</Paragraphs>
  <ScaleCrop>false</ScaleCrop>
  <HeadingPairs>
    <vt:vector size="2" baseType="variant">
      <vt:variant>
        <vt:lpstr>Title</vt:lpstr>
      </vt:variant>
      <vt:variant>
        <vt:i4>1</vt:i4>
      </vt:variant>
    </vt:vector>
  </HeadingPairs>
  <TitlesOfParts>
    <vt:vector size="1" baseType="lpstr">
      <vt:lpstr>MODELO E WORKFLOW DATA LAKE</vt:lpstr>
    </vt:vector>
  </TitlesOfParts>
  <Company>Banco Santander Portugal</Company>
  <LinksUpToDate>false</LinksUpToDate>
  <CharactersWithSpaces>403139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E WORKFLOW DATA LAKE</dc:title>
  <dc:subject>MODELO ÚNICO DE GARANTIAS</dc:subject>
  <dc:creator>Sofia Peneda de Sousa Barbeiro</dc:creator>
  <cp:keywords/>
  <dc:description/>
  <cp:lastModifiedBy>Marta Rafaela Teixeira Nunes</cp:lastModifiedBy>
  <cp:revision>145</cp:revision>
  <cp:lastPrinted>2024-10-15T09:50:00Z</cp:lastPrinted>
  <dcterms:created xsi:type="dcterms:W3CDTF">2024-04-30T10:58:00Z</dcterms:created>
  <dcterms:modified xsi:type="dcterms:W3CDTF">2024-10-24T17:37:00Z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b88ec2-a72b-4523-9e84-0458a1764731_Enabled">
    <vt:lpwstr>true</vt:lpwstr>
  </property>
  <property fmtid="{D5CDD505-2E9C-101B-9397-08002B2CF9AE}" pid="3" name="MSIP_Label_41b88ec2-a72b-4523-9e84-0458a1764731_SetDate">
    <vt:lpwstr>2023-09-18T10:03:59Z</vt:lpwstr>
  </property>
  <property fmtid="{D5CDD505-2E9C-101B-9397-08002B2CF9AE}" pid="4" name="MSIP_Label_41b88ec2-a72b-4523-9e84-0458a1764731_Method">
    <vt:lpwstr>Privileged</vt:lpwstr>
  </property>
  <property fmtid="{D5CDD505-2E9C-101B-9397-08002B2CF9AE}" pid="5" name="MSIP_Label_41b88ec2-a72b-4523-9e84-0458a1764731_Name">
    <vt:lpwstr>Public O365</vt:lpwstr>
  </property>
  <property fmtid="{D5CDD505-2E9C-101B-9397-08002B2CF9AE}" pid="6" name="MSIP_Label_41b88ec2-a72b-4523-9e84-0458a1764731_SiteId">
    <vt:lpwstr>35595a02-4d6d-44ac-99e1-f9ab4cd872db</vt:lpwstr>
  </property>
  <property fmtid="{D5CDD505-2E9C-101B-9397-08002B2CF9AE}" pid="7" name="MSIP_Label_41b88ec2-a72b-4523-9e84-0458a1764731_ActionId">
    <vt:lpwstr>95715475-d96d-4e02-8e69-5036ff3e94c6</vt:lpwstr>
  </property>
  <property fmtid="{D5CDD505-2E9C-101B-9397-08002B2CF9AE}" pid="8" name="MSIP_Label_41b88ec2-a72b-4523-9e84-0458a1764731_ContentBits">
    <vt:lpwstr>0</vt:lpwstr>
  </property>
  <property fmtid="{D5CDD505-2E9C-101B-9397-08002B2CF9AE}" pid="9" name="ContentTypeId">
    <vt:lpwstr>0x010100C6D051AEB2C48B458F82B58F7F6D9A00</vt:lpwstr>
  </property>
  <property fmtid="{D5CDD505-2E9C-101B-9397-08002B2CF9AE}" pid="10" name="MediaServiceImageTags">
    <vt:lpwstr/>
  </property>
</Properties>
</file>