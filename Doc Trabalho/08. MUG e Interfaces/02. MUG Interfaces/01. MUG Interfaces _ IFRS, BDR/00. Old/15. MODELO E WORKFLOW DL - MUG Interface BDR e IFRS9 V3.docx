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2DF5B" w14:textId="77777777" w:rsidR="001A666C" w:rsidRDefault="001A666C">
      <w:pPr>
        <w:pStyle w:val="NoSpacing"/>
        <w:rPr>
          <w:sz w:val="2"/>
        </w:rPr>
      </w:pPr>
      <w:bookmarkStart w:id="0" w:name="_GoBack"/>
      <w:bookmarkEnd w:id="0"/>
    </w:p>
    <w:p w14:paraId="558F9AC8" w14:textId="77777777" w:rsidR="001A666C" w:rsidRDefault="001A666C">
      <w:pPr>
        <w:pStyle w:val="NoSpacing"/>
        <w:rPr>
          <w:sz w:val="2"/>
        </w:rPr>
      </w:pPr>
    </w:p>
    <w:sdt>
      <w:sdtPr>
        <w:rPr>
          <w:rFonts w:ascii="Calibri" w:eastAsia="Times New Roman" w:hAnsi="Calibri" w:cs="Times New Roman"/>
          <w:sz w:val="2"/>
          <w:szCs w:val="24"/>
          <w:lang w:eastAsia="pt-PT"/>
        </w:rPr>
        <w:id w:val="1303427544"/>
        <w:docPartObj>
          <w:docPartGallery w:val="Cover Pages"/>
          <w:docPartUnique/>
        </w:docPartObj>
      </w:sdtPr>
      <w:sdtEndPr>
        <w:rPr>
          <w:rFonts w:ascii="Santander Headline" w:hAnsi="Santander Headline"/>
          <w:sz w:val="22"/>
        </w:rPr>
      </w:sdtEndPr>
      <w:sdtContent>
        <w:p w14:paraId="05B58DF6" w14:textId="7CBF64EC" w:rsidR="00244992" w:rsidRDefault="00E66582">
          <w:pPr>
            <w:pStyle w:val="NoSpacing"/>
            <w:rPr>
              <w:sz w:val="2"/>
            </w:rPr>
          </w:pPr>
          <w:r>
            <w:rPr>
              <w:noProof/>
              <w:lang w:eastAsia="pt-PT"/>
            </w:rPr>
            <mc:AlternateContent>
              <mc:Choice Requires="wps">
                <w:drawing>
                  <wp:anchor distT="0" distB="0" distL="114300" distR="114300" simplePos="0" relativeHeight="251658242"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194FAB45" w:rsidR="005E27F1" w:rsidRPr="00E66582" w:rsidRDefault="005E27F1">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762D781A" w:rsidR="005E27F1" w:rsidRPr="00682013" w:rsidRDefault="005E27F1">
                                <w:pPr>
                                  <w:pStyle w:val="NoSpacing"/>
                                  <w:spacing w:before="120"/>
                                  <w:rPr>
                                    <w:rFonts w:ascii="Calibri" w:hAnsi="Calibri"/>
                                    <w:color w:val="EB0000" w:themeColor="accent1"/>
                                    <w:sz w:val="36"/>
                                    <w:szCs w:val="36"/>
                                  </w:rPr>
                                </w:pPr>
                                <w:r>
                                  <w:rPr>
                                    <w:rFonts w:ascii="Calibri" w:hAnsi="Calibri"/>
                                    <w:color w:val="5B9BD5"/>
                                    <w:sz w:val="36"/>
                                  </w:rPr>
                                  <w:t>INTERFACES DO MUG</w:t>
                                </w:r>
                              </w:p>
                              <w:p w14:paraId="6AA8E407" w14:textId="77777777" w:rsidR="005E27F1" w:rsidRDefault="005E27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2;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194FAB45" w:rsidR="005E27F1" w:rsidRPr="00E66582" w:rsidRDefault="005E27F1">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762D781A" w:rsidR="005E27F1" w:rsidRPr="00682013" w:rsidRDefault="005E27F1">
                          <w:pPr>
                            <w:pStyle w:val="NoSpacing"/>
                            <w:spacing w:before="120"/>
                            <w:rPr>
                              <w:rFonts w:ascii="Calibri" w:hAnsi="Calibri"/>
                              <w:color w:val="EB0000" w:themeColor="accent1"/>
                              <w:sz w:val="36"/>
                              <w:szCs w:val="36"/>
                            </w:rPr>
                          </w:pPr>
                          <w:r>
                            <w:rPr>
                              <w:rFonts w:ascii="Calibri" w:hAnsi="Calibri"/>
                              <w:color w:val="5B9BD5"/>
                              <w:sz w:val="36"/>
                            </w:rPr>
                            <w:t>INTERFACES DO MUG</w:t>
                          </w:r>
                        </w:p>
                        <w:p w14:paraId="6AA8E407" w14:textId="77777777" w:rsidR="005E27F1" w:rsidRDefault="005E27F1"/>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1"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7C08991" id="Grupo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5E27F1" w:rsidRPr="00682013" w:rsidRDefault="00260762"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5E27F1"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5E27F1" w:rsidRDefault="005E27F1">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7967A0D" id="Caixa de Texto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C183DCF" w14:textId="27E17B98" w:rsidR="005E27F1" w:rsidRPr="00682013" w:rsidRDefault="009370D5"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5E27F1"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5E27F1" w:rsidRDefault="005E27F1">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5C84113D" w14:textId="6BFF19AE" w:rsidR="00343DA8" w:rsidRDefault="00244992" w:rsidP="00343DA8">
          <w:pPr>
            <w:rPr>
              <w:rFonts w:cs="Calibri"/>
              <w:b/>
              <w:sz w:val="32"/>
              <w:szCs w:val="32"/>
            </w:rPr>
          </w:pPr>
          <w:r>
            <w:rPr>
              <w:rFonts w:ascii="Santander Headline" w:hAnsi="Santander Headline"/>
            </w:rPr>
            <w:br w:type="page"/>
          </w:r>
          <w:r w:rsidR="00343DA8" w:rsidRPr="00343DA8">
            <w:rPr>
              <w:rFonts w:cs="Calibri"/>
              <w:b/>
              <w:sz w:val="32"/>
              <w:szCs w:val="32"/>
            </w:rPr>
            <w:lastRenderedPageBreak/>
            <w:t>Controlo de Versões</w:t>
          </w:r>
        </w:p>
        <w:p w14:paraId="3489220C" w14:textId="77777777" w:rsidR="002A003E" w:rsidRPr="00343DA8" w:rsidRDefault="002A003E" w:rsidP="00343DA8">
          <w:pPr>
            <w:rPr>
              <w:rFonts w:cs="Calibri"/>
              <w:b/>
              <w:sz w:val="32"/>
              <w:szCs w:val="32"/>
            </w:rPr>
          </w:pP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343DA8" w:rsidRPr="00E92418" w14:paraId="54301442" w14:textId="77777777" w:rsidTr="00343DA8">
            <w:tc>
              <w:tcPr>
                <w:tcW w:w="960" w:type="dxa"/>
                <w:tcBorders>
                  <w:top w:val="single" w:sz="4" w:space="0" w:color="auto"/>
                  <w:bottom w:val="single" w:sz="4" w:space="0" w:color="auto"/>
                </w:tcBorders>
                <w:vAlign w:val="center"/>
              </w:tcPr>
              <w:p w14:paraId="51963770" w14:textId="77777777" w:rsidR="00343DA8" w:rsidRPr="00E92418" w:rsidRDefault="00343DA8" w:rsidP="00343DA8">
                <w:pPr>
                  <w:rPr>
                    <w:rFonts w:cs="Calibri"/>
                    <w:b/>
                  </w:rPr>
                </w:pPr>
                <w:r w:rsidRPr="00E92418">
                  <w:rPr>
                    <w:rFonts w:cs="Calibri"/>
                    <w:b/>
                  </w:rPr>
                  <w:t>Versão</w:t>
                </w:r>
              </w:p>
            </w:tc>
            <w:tc>
              <w:tcPr>
                <w:tcW w:w="2721" w:type="dxa"/>
                <w:tcBorders>
                  <w:top w:val="single" w:sz="4" w:space="0" w:color="auto"/>
                  <w:bottom w:val="single" w:sz="4" w:space="0" w:color="auto"/>
                </w:tcBorders>
                <w:vAlign w:val="center"/>
              </w:tcPr>
              <w:p w14:paraId="0AD99B35" w14:textId="77777777" w:rsidR="00343DA8" w:rsidRPr="00E92418" w:rsidRDefault="00343DA8" w:rsidP="00343DA8">
                <w:pPr>
                  <w:rPr>
                    <w:rFonts w:cs="Calibri"/>
                    <w:b/>
                  </w:rPr>
                </w:pPr>
                <w:r w:rsidRPr="00E92418">
                  <w:rPr>
                    <w:rFonts w:cs="Calibri"/>
                    <w:b/>
                  </w:rPr>
                  <w:t>Data</w:t>
                </w:r>
              </w:p>
            </w:tc>
            <w:tc>
              <w:tcPr>
                <w:tcW w:w="5670" w:type="dxa"/>
                <w:tcBorders>
                  <w:top w:val="single" w:sz="4" w:space="0" w:color="auto"/>
                  <w:bottom w:val="single" w:sz="4" w:space="0" w:color="auto"/>
                </w:tcBorders>
                <w:vAlign w:val="center"/>
              </w:tcPr>
              <w:p w14:paraId="5923F9B9" w14:textId="77777777" w:rsidR="00343DA8" w:rsidRPr="00E92418" w:rsidRDefault="00343DA8" w:rsidP="00343DA8">
                <w:pPr>
                  <w:rPr>
                    <w:rFonts w:cs="Calibri"/>
                    <w:b/>
                  </w:rPr>
                </w:pPr>
                <w:r w:rsidRPr="00E92418">
                  <w:rPr>
                    <w:rFonts w:cs="Calibri"/>
                    <w:b/>
                  </w:rPr>
                  <w:t>Alterações</w:t>
                </w:r>
              </w:p>
            </w:tc>
          </w:tr>
          <w:tr w:rsidR="00343DA8" w:rsidRPr="00E92418" w14:paraId="0EB0D5A5" w14:textId="77777777" w:rsidTr="00DD6B17">
            <w:tc>
              <w:tcPr>
                <w:tcW w:w="960" w:type="dxa"/>
                <w:tcBorders>
                  <w:top w:val="single" w:sz="4" w:space="0" w:color="auto"/>
                  <w:bottom w:val="single" w:sz="4" w:space="0" w:color="auto"/>
                </w:tcBorders>
                <w:vAlign w:val="center"/>
              </w:tcPr>
              <w:p w14:paraId="538610F3" w14:textId="77777777" w:rsidR="00343DA8" w:rsidRPr="00E92418" w:rsidRDefault="00343DA8" w:rsidP="00343DA8">
                <w:pPr>
                  <w:rPr>
                    <w:rFonts w:cs="Calibri"/>
                  </w:rPr>
                </w:pPr>
                <w:r w:rsidRPr="00E92418">
                  <w:rPr>
                    <w:rFonts w:cs="Calibri"/>
                  </w:rPr>
                  <w:t xml:space="preserve">01 </w:t>
                </w:r>
              </w:p>
            </w:tc>
            <w:tc>
              <w:tcPr>
                <w:tcW w:w="2721" w:type="dxa"/>
                <w:tcBorders>
                  <w:top w:val="single" w:sz="4" w:space="0" w:color="auto"/>
                  <w:bottom w:val="single" w:sz="4" w:space="0" w:color="auto"/>
                </w:tcBorders>
                <w:vAlign w:val="center"/>
              </w:tcPr>
              <w:p w14:paraId="59452679" w14:textId="5C080299" w:rsidR="00343DA8" w:rsidRPr="00E92418" w:rsidRDefault="00B923A6" w:rsidP="00343DA8">
                <w:pPr>
                  <w:rPr>
                    <w:rFonts w:cs="Calibri"/>
                  </w:rPr>
                </w:pPr>
                <w:r w:rsidRPr="00E92418">
                  <w:rPr>
                    <w:rFonts w:cs="Calibri"/>
                  </w:rPr>
                  <w:t>Abril 2024</w:t>
                </w:r>
              </w:p>
            </w:tc>
            <w:tc>
              <w:tcPr>
                <w:tcW w:w="5670" w:type="dxa"/>
                <w:tcBorders>
                  <w:top w:val="single" w:sz="4" w:space="0" w:color="auto"/>
                  <w:bottom w:val="single" w:sz="4" w:space="0" w:color="auto"/>
                </w:tcBorders>
                <w:vAlign w:val="center"/>
              </w:tcPr>
              <w:p w14:paraId="4CE1D4E3" w14:textId="77777777" w:rsidR="00343DA8" w:rsidRPr="00E92418" w:rsidRDefault="00343DA8" w:rsidP="00343DA8">
                <w:pPr>
                  <w:rPr>
                    <w:rFonts w:cs="Calibri"/>
                  </w:rPr>
                </w:pPr>
                <w:r w:rsidRPr="00E92418">
                  <w:rPr>
                    <w:rFonts w:cs="Calibri"/>
                  </w:rPr>
                  <w:t>Documento original.</w:t>
                </w:r>
              </w:p>
            </w:tc>
          </w:tr>
          <w:tr w:rsidR="00DD6B17" w:rsidRPr="00E92418" w14:paraId="50FA5EB2" w14:textId="77777777" w:rsidTr="00343DA8">
            <w:tc>
              <w:tcPr>
                <w:tcW w:w="960" w:type="dxa"/>
                <w:tcBorders>
                  <w:top w:val="single" w:sz="4" w:space="0" w:color="auto"/>
                  <w:bottom w:val="dotted" w:sz="4" w:space="0" w:color="auto"/>
                </w:tcBorders>
                <w:vAlign w:val="center"/>
              </w:tcPr>
              <w:p w14:paraId="6E5B025A" w14:textId="765C92EE" w:rsidR="00DD6B17" w:rsidRPr="00E92418" w:rsidRDefault="00DD6B17" w:rsidP="00343DA8">
                <w:pPr>
                  <w:rPr>
                    <w:rFonts w:cs="Calibri"/>
                  </w:rPr>
                </w:pPr>
                <w:r>
                  <w:rPr>
                    <w:rFonts w:cs="Calibri"/>
                  </w:rPr>
                  <w:t>02</w:t>
                </w:r>
              </w:p>
            </w:tc>
            <w:tc>
              <w:tcPr>
                <w:tcW w:w="2721" w:type="dxa"/>
                <w:tcBorders>
                  <w:top w:val="single" w:sz="4" w:space="0" w:color="auto"/>
                  <w:bottom w:val="dotted" w:sz="4" w:space="0" w:color="auto"/>
                </w:tcBorders>
                <w:vAlign w:val="center"/>
              </w:tcPr>
              <w:p w14:paraId="34762584" w14:textId="462F4005" w:rsidR="00DD6B17" w:rsidRPr="00E92418" w:rsidRDefault="001C0301" w:rsidP="005428B6">
                <w:pPr>
                  <w:rPr>
                    <w:rFonts w:cs="Calibri"/>
                  </w:rPr>
                </w:pPr>
                <w:r>
                  <w:rPr>
                    <w:rFonts w:cs="Calibri"/>
                  </w:rPr>
                  <w:t>Junho 2024</w:t>
                </w:r>
              </w:p>
            </w:tc>
            <w:tc>
              <w:tcPr>
                <w:tcW w:w="5670" w:type="dxa"/>
                <w:tcBorders>
                  <w:top w:val="single" w:sz="4" w:space="0" w:color="auto"/>
                  <w:bottom w:val="dotted" w:sz="4" w:space="0" w:color="auto"/>
                </w:tcBorders>
                <w:vAlign w:val="center"/>
              </w:tcPr>
              <w:p w14:paraId="3FE99D48" w14:textId="77777777" w:rsidR="005428B6" w:rsidRPr="00522A5C" w:rsidRDefault="00DD6B17" w:rsidP="00343DA8">
                <w:pPr>
                  <w:rPr>
                    <w:rFonts w:cs="Calibri"/>
                    <w:lang w:val="pt-PT"/>
                  </w:rPr>
                </w:pPr>
                <w:r w:rsidRPr="00522A5C">
                  <w:rPr>
                    <w:rFonts w:cs="Calibri"/>
                    <w:lang w:val="pt-PT"/>
                  </w:rPr>
                  <w:t>2ª Versão Documento O</w:t>
                </w:r>
                <w:r w:rsidR="005428B6" w:rsidRPr="00522A5C">
                  <w:rPr>
                    <w:rFonts w:cs="Calibri"/>
                    <w:lang w:val="pt-PT"/>
                  </w:rPr>
                  <w:t>riginal:</w:t>
                </w:r>
              </w:p>
              <w:p w14:paraId="334A22CC" w14:textId="42E35D2E" w:rsidR="005428B6" w:rsidRDefault="005428B6" w:rsidP="00343DA8">
                <w:pPr>
                  <w:rPr>
                    <w:rFonts w:cs="Calibri"/>
                    <w:lang w:val="pt-PT"/>
                  </w:rPr>
                </w:pPr>
                <w:r>
                  <w:rPr>
                    <w:rFonts w:cs="Calibri"/>
                    <w:lang w:val="pt-PT"/>
                  </w:rPr>
                  <w:t>-</w:t>
                </w:r>
                <w:r w:rsidRPr="005428B6">
                  <w:rPr>
                    <w:rFonts w:cs="Calibri"/>
                    <w:lang w:val="pt-PT"/>
                  </w:rPr>
                  <w:t xml:space="preserve">Adição de novas tabelas de interface </w:t>
                </w:r>
              </w:p>
              <w:p w14:paraId="277A8D2C" w14:textId="39B1F2AF" w:rsidR="00202EC8" w:rsidRPr="005428B6" w:rsidRDefault="00202EC8" w:rsidP="00343DA8">
                <w:pPr>
                  <w:rPr>
                    <w:rFonts w:cs="Calibri"/>
                    <w:lang w:val="pt-PT"/>
                  </w:rPr>
                </w:pPr>
                <w:r>
                  <w:rPr>
                    <w:rFonts w:cs="Calibri"/>
                    <w:lang w:val="pt-PT"/>
                  </w:rPr>
                  <w:t xml:space="preserve">- Adição de novas </w:t>
                </w:r>
                <w:r w:rsidRPr="00202EC8">
                  <w:rPr>
                    <w:rFonts w:cs="Calibri"/>
                    <w:i/>
                    <w:lang w:val="pt-PT"/>
                  </w:rPr>
                  <w:t>views</w:t>
                </w:r>
                <w:r>
                  <w:rPr>
                    <w:rFonts w:cs="Calibri"/>
                    <w:lang w:val="pt-PT"/>
                  </w:rPr>
                  <w:t xml:space="preserve"> das tabelas de interface </w:t>
                </w:r>
              </w:p>
              <w:p w14:paraId="338A054E" w14:textId="34529F63" w:rsidR="00DD6B17" w:rsidRPr="005428B6" w:rsidRDefault="005428B6" w:rsidP="00343DA8">
                <w:pPr>
                  <w:rPr>
                    <w:rFonts w:cs="Calibri"/>
                    <w:lang w:val="pt-PT"/>
                  </w:rPr>
                </w:pPr>
                <w:r>
                  <w:rPr>
                    <w:rFonts w:cs="Calibri"/>
                    <w:lang w:val="pt-PT"/>
                  </w:rPr>
                  <w:t xml:space="preserve">-Adição de Secção de Controlos </w:t>
                </w:r>
              </w:p>
            </w:tc>
          </w:tr>
        </w:tbl>
        <w:p w14:paraId="26EFCC5B" w14:textId="5D2407EA" w:rsidR="00244992" w:rsidRPr="00343DA8" w:rsidRDefault="00343DA8">
          <w:pPr>
            <w:rPr>
              <w:rFonts w:ascii="Santander Headline" w:hAnsi="Santander Headline"/>
            </w:rPr>
          </w:pPr>
          <w:r>
            <w:rPr>
              <w:rFonts w:ascii="Santander Headline" w:hAnsi="Santander Headline"/>
            </w:rPr>
            <w:br w:type="page"/>
          </w:r>
        </w:p>
      </w:sdtContent>
    </w:sdt>
    <w:sdt>
      <w:sdtPr>
        <w:rPr>
          <w:rFonts w:ascii="Santander Text" w:eastAsiaTheme="minorHAnsi" w:hAnsi="Santander Text" w:cs="Calibri"/>
          <w:b w:val="0"/>
          <w:sz w:val="22"/>
          <w:szCs w:val="22"/>
          <w:lang w:val="pt-PT"/>
        </w:rPr>
        <w:id w:val="784459079"/>
        <w:docPartObj>
          <w:docPartGallery w:val="Table of Contents"/>
          <w:docPartUnique/>
        </w:docPartObj>
      </w:sdtPr>
      <w:sdtEndPr>
        <w:rPr>
          <w:rFonts w:ascii="Calibri" w:eastAsia="Times New Roman" w:hAnsi="Calibri"/>
          <w:bCs/>
          <w:noProof/>
          <w:szCs w:val="24"/>
        </w:rPr>
      </w:sdtEndPr>
      <w:sdtContent>
        <w:p w14:paraId="21587AA3" w14:textId="3A2D00A8" w:rsidR="00B06055" w:rsidRPr="002A003E" w:rsidRDefault="00B06055" w:rsidP="00B06055">
          <w:pPr>
            <w:pStyle w:val="TOCHeading"/>
            <w:numPr>
              <w:ilvl w:val="0"/>
              <w:numId w:val="0"/>
            </w:numPr>
            <w:ind w:left="357" w:hanging="357"/>
            <w:rPr>
              <w:rFonts w:cs="Calibri"/>
              <w:sz w:val="28"/>
              <w:szCs w:val="22"/>
            </w:rPr>
          </w:pPr>
          <w:r w:rsidRPr="002A003E">
            <w:rPr>
              <w:rFonts w:cs="Calibri"/>
              <w:sz w:val="28"/>
              <w:szCs w:val="22"/>
            </w:rPr>
            <w:t>Índice de Conteúdos</w:t>
          </w:r>
        </w:p>
        <w:p w14:paraId="3F66A5EF" w14:textId="5756A5F3" w:rsidR="00866B64" w:rsidRDefault="00B06055">
          <w:pPr>
            <w:pStyle w:val="TOC1"/>
            <w:tabs>
              <w:tab w:val="left" w:pos="440"/>
              <w:tab w:val="right" w:leader="dot" w:pos="9016"/>
            </w:tabs>
            <w:rPr>
              <w:rFonts w:asciiTheme="minorHAnsi" w:eastAsiaTheme="minorEastAsia" w:hAnsiTheme="minorHAnsi" w:cstheme="minorBidi"/>
              <w:noProof/>
              <w:szCs w:val="22"/>
            </w:rPr>
          </w:pPr>
          <w:r w:rsidRPr="00F60054">
            <w:rPr>
              <w:rFonts w:cs="Calibri"/>
            </w:rPr>
            <w:fldChar w:fldCharType="begin"/>
          </w:r>
          <w:r w:rsidRPr="00F60054">
            <w:rPr>
              <w:rFonts w:cs="Calibri"/>
            </w:rPr>
            <w:instrText xml:space="preserve"> TOC \o "1-8" \h \z \u </w:instrText>
          </w:r>
          <w:r w:rsidRPr="00F60054">
            <w:rPr>
              <w:rFonts w:cs="Calibri"/>
            </w:rPr>
            <w:fldChar w:fldCharType="separate"/>
          </w:r>
          <w:hyperlink w:anchor="_Toc168671606" w:history="1">
            <w:r w:rsidR="00866B64" w:rsidRPr="0082506A">
              <w:rPr>
                <w:rStyle w:val="Hyperlink"/>
                <w:noProof/>
              </w:rPr>
              <w:t>1.</w:t>
            </w:r>
            <w:r w:rsidR="00866B64">
              <w:rPr>
                <w:rFonts w:asciiTheme="minorHAnsi" w:eastAsiaTheme="minorEastAsia" w:hAnsiTheme="minorHAnsi" w:cstheme="minorBidi"/>
                <w:noProof/>
                <w:szCs w:val="22"/>
              </w:rPr>
              <w:tab/>
            </w:r>
            <w:r w:rsidR="00866B64" w:rsidRPr="0082506A">
              <w:rPr>
                <w:rStyle w:val="Hyperlink"/>
                <w:noProof/>
              </w:rPr>
              <w:t>Visão End-to-End</w:t>
            </w:r>
            <w:r w:rsidR="00866B64">
              <w:rPr>
                <w:noProof/>
                <w:webHidden/>
              </w:rPr>
              <w:tab/>
            </w:r>
            <w:r w:rsidR="00866B64">
              <w:rPr>
                <w:noProof/>
                <w:webHidden/>
              </w:rPr>
              <w:fldChar w:fldCharType="begin"/>
            </w:r>
            <w:r w:rsidR="00866B64">
              <w:rPr>
                <w:noProof/>
                <w:webHidden/>
              </w:rPr>
              <w:instrText xml:space="preserve"> PAGEREF _Toc168671606 \h </w:instrText>
            </w:r>
            <w:r w:rsidR="00866B64">
              <w:rPr>
                <w:noProof/>
                <w:webHidden/>
              </w:rPr>
            </w:r>
            <w:r w:rsidR="00866B64">
              <w:rPr>
                <w:noProof/>
                <w:webHidden/>
              </w:rPr>
              <w:fldChar w:fldCharType="separate"/>
            </w:r>
            <w:r w:rsidR="00C8031D">
              <w:rPr>
                <w:noProof/>
                <w:webHidden/>
              </w:rPr>
              <w:t>7</w:t>
            </w:r>
            <w:r w:rsidR="00866B64">
              <w:rPr>
                <w:noProof/>
                <w:webHidden/>
              </w:rPr>
              <w:fldChar w:fldCharType="end"/>
            </w:r>
          </w:hyperlink>
        </w:p>
        <w:p w14:paraId="5FF89BE3" w14:textId="022609FC" w:rsidR="00866B64" w:rsidRDefault="00260762">
          <w:pPr>
            <w:pStyle w:val="TOC1"/>
            <w:tabs>
              <w:tab w:val="left" w:pos="440"/>
              <w:tab w:val="right" w:leader="dot" w:pos="9016"/>
            </w:tabs>
            <w:rPr>
              <w:rFonts w:asciiTheme="minorHAnsi" w:eastAsiaTheme="minorEastAsia" w:hAnsiTheme="minorHAnsi" w:cstheme="minorBidi"/>
              <w:noProof/>
              <w:szCs w:val="22"/>
            </w:rPr>
          </w:pPr>
          <w:hyperlink w:anchor="_Toc168671607" w:history="1">
            <w:r w:rsidR="00866B64" w:rsidRPr="0082506A">
              <w:rPr>
                <w:rStyle w:val="Hyperlink"/>
                <w:noProof/>
              </w:rPr>
              <w:t>2.</w:t>
            </w:r>
            <w:r w:rsidR="00866B64">
              <w:rPr>
                <w:rFonts w:asciiTheme="minorHAnsi" w:eastAsiaTheme="minorEastAsia" w:hAnsiTheme="minorHAnsi" w:cstheme="minorBidi"/>
                <w:noProof/>
                <w:szCs w:val="22"/>
              </w:rPr>
              <w:tab/>
            </w:r>
            <w:r w:rsidR="00866B64" w:rsidRPr="0082506A">
              <w:rPr>
                <w:rStyle w:val="Hyperlink"/>
                <w:noProof/>
              </w:rPr>
              <w:t>Modelo de Dados e Funcional no Data Lake</w:t>
            </w:r>
            <w:r w:rsidR="00866B64">
              <w:rPr>
                <w:noProof/>
                <w:webHidden/>
              </w:rPr>
              <w:tab/>
            </w:r>
            <w:r w:rsidR="00866B64">
              <w:rPr>
                <w:noProof/>
                <w:webHidden/>
              </w:rPr>
              <w:fldChar w:fldCharType="begin"/>
            </w:r>
            <w:r w:rsidR="00866B64">
              <w:rPr>
                <w:noProof/>
                <w:webHidden/>
              </w:rPr>
              <w:instrText xml:space="preserve"> PAGEREF _Toc168671607 \h </w:instrText>
            </w:r>
            <w:r w:rsidR="00866B64">
              <w:rPr>
                <w:noProof/>
                <w:webHidden/>
              </w:rPr>
            </w:r>
            <w:r w:rsidR="00866B64">
              <w:rPr>
                <w:noProof/>
                <w:webHidden/>
              </w:rPr>
              <w:fldChar w:fldCharType="separate"/>
            </w:r>
            <w:r w:rsidR="00C8031D">
              <w:rPr>
                <w:noProof/>
                <w:webHidden/>
              </w:rPr>
              <w:t>8</w:t>
            </w:r>
            <w:r w:rsidR="00866B64">
              <w:rPr>
                <w:noProof/>
                <w:webHidden/>
              </w:rPr>
              <w:fldChar w:fldCharType="end"/>
            </w:r>
          </w:hyperlink>
        </w:p>
        <w:p w14:paraId="5F813A0A" w14:textId="77FEC7C9" w:rsidR="00866B64" w:rsidRDefault="00260762">
          <w:pPr>
            <w:pStyle w:val="TOC2"/>
            <w:tabs>
              <w:tab w:val="left" w:pos="880"/>
              <w:tab w:val="right" w:leader="dot" w:pos="9016"/>
            </w:tabs>
            <w:rPr>
              <w:rFonts w:asciiTheme="minorHAnsi" w:eastAsiaTheme="minorEastAsia" w:hAnsiTheme="minorHAnsi" w:cstheme="minorBidi"/>
              <w:noProof/>
              <w:szCs w:val="22"/>
            </w:rPr>
          </w:pPr>
          <w:hyperlink w:anchor="_Toc168671608" w:history="1">
            <w:r w:rsidR="00866B64" w:rsidRPr="0082506A">
              <w:rPr>
                <w:rStyle w:val="Hyperlink"/>
                <w:noProof/>
              </w:rPr>
              <w:t>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_Toc168671608 \h </w:instrText>
            </w:r>
            <w:r w:rsidR="00866B64">
              <w:rPr>
                <w:noProof/>
                <w:webHidden/>
              </w:rPr>
            </w:r>
            <w:r w:rsidR="00866B64">
              <w:rPr>
                <w:noProof/>
                <w:webHidden/>
              </w:rPr>
              <w:fldChar w:fldCharType="separate"/>
            </w:r>
            <w:r w:rsidR="00C8031D">
              <w:rPr>
                <w:noProof/>
                <w:webHidden/>
              </w:rPr>
              <w:t>8</w:t>
            </w:r>
            <w:r w:rsidR="00866B64">
              <w:rPr>
                <w:noProof/>
                <w:webHidden/>
              </w:rPr>
              <w:fldChar w:fldCharType="end"/>
            </w:r>
          </w:hyperlink>
        </w:p>
        <w:p w14:paraId="7B9C8505" w14:textId="2AE6B014" w:rsidR="00866B64" w:rsidRDefault="00260762">
          <w:pPr>
            <w:pStyle w:val="TOC3"/>
            <w:tabs>
              <w:tab w:val="left" w:pos="1320"/>
              <w:tab w:val="right" w:leader="dot" w:pos="9016"/>
            </w:tabs>
            <w:rPr>
              <w:rFonts w:asciiTheme="minorHAnsi" w:eastAsiaTheme="minorEastAsia" w:hAnsiTheme="minorHAnsi" w:cstheme="minorBidi"/>
              <w:noProof/>
              <w:szCs w:val="22"/>
            </w:rPr>
          </w:pPr>
          <w:hyperlink w:anchor="_Toc168671609" w:history="1">
            <w:r w:rsidR="00866B64" w:rsidRPr="0082506A">
              <w:rPr>
                <w:rStyle w:val="Hyperlink"/>
                <w:i/>
                <w:noProof/>
              </w:rPr>
              <w:t>2.1.1.</w:t>
            </w:r>
            <w:r w:rsidR="00866B64">
              <w:rPr>
                <w:rFonts w:asciiTheme="minorHAnsi" w:eastAsiaTheme="minorEastAsia" w:hAnsiTheme="minorHAnsi" w:cstheme="minorBidi"/>
                <w:noProof/>
                <w:szCs w:val="22"/>
              </w:rPr>
              <w:tab/>
            </w:r>
            <w:r w:rsidR="00866B64" w:rsidRPr="0082506A">
              <w:rPr>
                <w:rStyle w:val="Hyperlink"/>
                <w:i/>
                <w:noProof/>
              </w:rPr>
              <w:t>Overview</w:t>
            </w:r>
            <w:r w:rsidR="00866B64">
              <w:rPr>
                <w:noProof/>
                <w:webHidden/>
              </w:rPr>
              <w:tab/>
            </w:r>
            <w:r w:rsidR="00866B64">
              <w:rPr>
                <w:noProof/>
                <w:webHidden/>
              </w:rPr>
              <w:fldChar w:fldCharType="begin"/>
            </w:r>
            <w:r w:rsidR="00866B64">
              <w:rPr>
                <w:noProof/>
                <w:webHidden/>
              </w:rPr>
              <w:instrText xml:space="preserve"> PAGEREF _Toc168671609 \h </w:instrText>
            </w:r>
            <w:r w:rsidR="00866B64">
              <w:rPr>
                <w:noProof/>
                <w:webHidden/>
              </w:rPr>
            </w:r>
            <w:r w:rsidR="00866B64">
              <w:rPr>
                <w:noProof/>
                <w:webHidden/>
              </w:rPr>
              <w:fldChar w:fldCharType="separate"/>
            </w:r>
            <w:r w:rsidR="00C8031D">
              <w:rPr>
                <w:noProof/>
                <w:webHidden/>
              </w:rPr>
              <w:t>8</w:t>
            </w:r>
            <w:r w:rsidR="00866B64">
              <w:rPr>
                <w:noProof/>
                <w:webHidden/>
              </w:rPr>
              <w:fldChar w:fldCharType="end"/>
            </w:r>
          </w:hyperlink>
        </w:p>
        <w:p w14:paraId="3EA80687" w14:textId="184CCBAA" w:rsidR="00866B64" w:rsidRDefault="00260762">
          <w:pPr>
            <w:pStyle w:val="TOC2"/>
            <w:tabs>
              <w:tab w:val="left" w:pos="880"/>
              <w:tab w:val="right" w:leader="dot" w:pos="9016"/>
            </w:tabs>
            <w:rPr>
              <w:rFonts w:asciiTheme="minorHAnsi" w:eastAsiaTheme="minorEastAsia" w:hAnsiTheme="minorHAnsi" w:cstheme="minorBidi"/>
              <w:noProof/>
              <w:szCs w:val="22"/>
            </w:rPr>
          </w:pPr>
          <w:hyperlink w:anchor="_Toc168671610" w:history="1">
            <w:r w:rsidR="00866B64" w:rsidRPr="0082506A">
              <w:rPr>
                <w:rStyle w:val="Hyperlink"/>
                <w:noProof/>
              </w:rPr>
              <w:t>2.2.</w:t>
            </w:r>
            <w:r w:rsidR="00866B64">
              <w:rPr>
                <w:rFonts w:asciiTheme="minorHAnsi" w:eastAsiaTheme="minorEastAsia" w:hAnsiTheme="minorHAnsi" w:cstheme="minorBidi"/>
                <w:noProof/>
                <w:szCs w:val="22"/>
              </w:rPr>
              <w:tab/>
            </w:r>
            <w:r w:rsidR="00866B64" w:rsidRPr="0082506A">
              <w:rPr>
                <w:rStyle w:val="Hyperlink"/>
                <w:noProof/>
              </w:rPr>
              <w:t>Tabelas do Modelo e Funções</w:t>
            </w:r>
            <w:r w:rsidR="00866B64">
              <w:rPr>
                <w:noProof/>
                <w:webHidden/>
              </w:rPr>
              <w:tab/>
            </w:r>
            <w:r w:rsidR="00866B64">
              <w:rPr>
                <w:noProof/>
                <w:webHidden/>
              </w:rPr>
              <w:fldChar w:fldCharType="begin"/>
            </w:r>
            <w:r w:rsidR="00866B64">
              <w:rPr>
                <w:noProof/>
                <w:webHidden/>
              </w:rPr>
              <w:instrText xml:space="preserve"> PAGEREF _Toc168671610 \h </w:instrText>
            </w:r>
            <w:r w:rsidR="00866B64">
              <w:rPr>
                <w:noProof/>
                <w:webHidden/>
              </w:rPr>
            </w:r>
            <w:r w:rsidR="00866B64">
              <w:rPr>
                <w:noProof/>
                <w:webHidden/>
              </w:rPr>
              <w:fldChar w:fldCharType="separate"/>
            </w:r>
            <w:r w:rsidR="00C8031D">
              <w:rPr>
                <w:noProof/>
                <w:webHidden/>
              </w:rPr>
              <w:t>12</w:t>
            </w:r>
            <w:r w:rsidR="00866B64">
              <w:rPr>
                <w:noProof/>
                <w:webHidden/>
              </w:rPr>
              <w:fldChar w:fldCharType="end"/>
            </w:r>
          </w:hyperlink>
        </w:p>
        <w:p w14:paraId="4F0F50AB" w14:textId="6158E29A" w:rsidR="00866B64" w:rsidRDefault="00260762">
          <w:pPr>
            <w:pStyle w:val="TOC3"/>
            <w:tabs>
              <w:tab w:val="left" w:pos="1320"/>
              <w:tab w:val="right" w:leader="dot" w:pos="9016"/>
            </w:tabs>
            <w:rPr>
              <w:rFonts w:asciiTheme="minorHAnsi" w:eastAsiaTheme="minorEastAsia" w:hAnsiTheme="minorHAnsi" w:cstheme="minorBidi"/>
              <w:noProof/>
              <w:szCs w:val="22"/>
            </w:rPr>
          </w:pPr>
          <w:hyperlink w:anchor="_Toc168671611" w:history="1">
            <w:r w:rsidR="00866B64" w:rsidRPr="0082506A">
              <w:rPr>
                <w:rStyle w:val="Hyperlink"/>
                <w:noProof/>
              </w:rPr>
              <w:t>2.2.1.</w:t>
            </w:r>
            <w:r w:rsidR="00866B64">
              <w:rPr>
                <w:rFonts w:asciiTheme="minorHAnsi" w:eastAsiaTheme="minorEastAsia" w:hAnsiTheme="minorHAnsi" w:cstheme="minorBidi"/>
                <w:noProof/>
                <w:szCs w:val="22"/>
              </w:rPr>
              <w:tab/>
            </w:r>
            <w:r w:rsidR="00866B64" w:rsidRPr="0082506A">
              <w:rPr>
                <w:rStyle w:val="Hyperlink"/>
                <w:noProof/>
              </w:rPr>
              <w:t xml:space="preserve">Tabelas de </w:t>
            </w:r>
            <w:r w:rsidR="00866B64" w:rsidRPr="0082506A">
              <w:rPr>
                <w:rStyle w:val="Hyperlink"/>
                <w:i/>
                <w:noProof/>
              </w:rPr>
              <w:t>Output</w:t>
            </w:r>
            <w:r w:rsidR="00866B64">
              <w:rPr>
                <w:noProof/>
                <w:webHidden/>
              </w:rPr>
              <w:tab/>
            </w:r>
            <w:r w:rsidR="00866B64">
              <w:rPr>
                <w:noProof/>
                <w:webHidden/>
              </w:rPr>
              <w:fldChar w:fldCharType="begin"/>
            </w:r>
            <w:r w:rsidR="00866B64">
              <w:rPr>
                <w:noProof/>
                <w:webHidden/>
              </w:rPr>
              <w:instrText xml:space="preserve"> PAGEREF _Toc168671611 \h </w:instrText>
            </w:r>
            <w:r w:rsidR="00866B64">
              <w:rPr>
                <w:noProof/>
                <w:webHidden/>
              </w:rPr>
            </w:r>
            <w:r w:rsidR="00866B64">
              <w:rPr>
                <w:noProof/>
                <w:webHidden/>
              </w:rPr>
              <w:fldChar w:fldCharType="separate"/>
            </w:r>
            <w:r w:rsidR="00C8031D">
              <w:rPr>
                <w:noProof/>
                <w:webHidden/>
              </w:rPr>
              <w:t>12</w:t>
            </w:r>
            <w:r w:rsidR="00866B64">
              <w:rPr>
                <w:noProof/>
                <w:webHidden/>
              </w:rPr>
              <w:fldChar w:fldCharType="end"/>
            </w:r>
          </w:hyperlink>
        </w:p>
        <w:p w14:paraId="199691FB" w14:textId="7848B8D8"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12" w:history="1">
            <w:r w:rsidR="00866B64" w:rsidRPr="0082506A">
              <w:rPr>
                <w:rStyle w:val="Hyperlink"/>
                <w:noProof/>
              </w:rPr>
              <w:t>2.2.1.1.</w:t>
            </w:r>
            <w:r w:rsidR="00866B64">
              <w:rPr>
                <w:rFonts w:asciiTheme="minorHAnsi" w:eastAsiaTheme="minorEastAsia" w:hAnsiTheme="minorHAnsi" w:cstheme="minorBidi"/>
                <w:noProof/>
                <w:szCs w:val="22"/>
              </w:rPr>
              <w:tab/>
            </w:r>
            <w:r w:rsidR="00866B64" w:rsidRPr="0082506A">
              <w:rPr>
                <w:rStyle w:val="Hyperlink"/>
                <w:noProof/>
              </w:rPr>
              <w:t xml:space="preserve">Tabela de interface do universo de garantias do MUG: </w:t>
            </w:r>
            <w:r w:rsidR="00866B64" w:rsidRPr="0082506A">
              <w:rPr>
                <w:rStyle w:val="Hyperlink"/>
                <w:i/>
                <w:noProof/>
              </w:rPr>
              <w:t>cd_garantias.gt015_report_biyr9500</w:t>
            </w:r>
            <w:r w:rsidR="00866B64">
              <w:rPr>
                <w:noProof/>
                <w:webHidden/>
              </w:rPr>
              <w:tab/>
            </w:r>
            <w:r w:rsidR="00866B64">
              <w:rPr>
                <w:noProof/>
                <w:webHidden/>
              </w:rPr>
              <w:fldChar w:fldCharType="begin"/>
            </w:r>
            <w:r w:rsidR="00866B64">
              <w:rPr>
                <w:noProof/>
                <w:webHidden/>
              </w:rPr>
              <w:instrText xml:space="preserve"> PAGEREF _Toc168671612 \h </w:instrText>
            </w:r>
            <w:r w:rsidR="00866B64">
              <w:rPr>
                <w:noProof/>
                <w:webHidden/>
              </w:rPr>
            </w:r>
            <w:r w:rsidR="00866B64">
              <w:rPr>
                <w:noProof/>
                <w:webHidden/>
              </w:rPr>
              <w:fldChar w:fldCharType="separate"/>
            </w:r>
            <w:r w:rsidR="00C8031D">
              <w:rPr>
                <w:noProof/>
                <w:webHidden/>
              </w:rPr>
              <w:t>12</w:t>
            </w:r>
            <w:r w:rsidR="00866B64">
              <w:rPr>
                <w:noProof/>
                <w:webHidden/>
              </w:rPr>
              <w:fldChar w:fldCharType="end"/>
            </w:r>
          </w:hyperlink>
        </w:p>
        <w:p w14:paraId="406B0634" w14:textId="1D5E4F10"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13" w:history="1">
            <w:r w:rsidR="00866B64" w:rsidRPr="0082506A">
              <w:rPr>
                <w:rStyle w:val="Hyperlink"/>
                <w:noProof/>
              </w:rPr>
              <w:t>2.2.1.1.1.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_Toc168671613 \h </w:instrText>
            </w:r>
            <w:r w:rsidR="00866B64">
              <w:rPr>
                <w:noProof/>
                <w:webHidden/>
              </w:rPr>
            </w:r>
            <w:r w:rsidR="00866B64">
              <w:rPr>
                <w:noProof/>
                <w:webHidden/>
              </w:rPr>
              <w:fldChar w:fldCharType="separate"/>
            </w:r>
            <w:r w:rsidR="00C8031D">
              <w:rPr>
                <w:noProof/>
                <w:webHidden/>
              </w:rPr>
              <w:t>12</w:t>
            </w:r>
            <w:r w:rsidR="00866B64">
              <w:rPr>
                <w:noProof/>
                <w:webHidden/>
              </w:rPr>
              <w:fldChar w:fldCharType="end"/>
            </w:r>
          </w:hyperlink>
        </w:p>
        <w:p w14:paraId="64D9BF52" w14:textId="523AEFEB"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14" w:history="1">
            <w:r w:rsidR="00866B64" w:rsidRPr="0082506A">
              <w:rPr>
                <w:rStyle w:val="Hyperlink"/>
                <w:noProof/>
              </w:rPr>
              <w:t>2.2.1.1.2.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_Toc168671614 \h </w:instrText>
            </w:r>
            <w:r w:rsidR="00866B64">
              <w:rPr>
                <w:noProof/>
                <w:webHidden/>
              </w:rPr>
            </w:r>
            <w:r w:rsidR="00866B64">
              <w:rPr>
                <w:noProof/>
                <w:webHidden/>
              </w:rPr>
              <w:fldChar w:fldCharType="separate"/>
            </w:r>
            <w:r w:rsidR="00C8031D">
              <w:rPr>
                <w:noProof/>
                <w:webHidden/>
              </w:rPr>
              <w:t>12</w:t>
            </w:r>
            <w:r w:rsidR="00866B64">
              <w:rPr>
                <w:noProof/>
                <w:webHidden/>
              </w:rPr>
              <w:fldChar w:fldCharType="end"/>
            </w:r>
          </w:hyperlink>
        </w:p>
        <w:p w14:paraId="108DA31B" w14:textId="03538B93"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15" w:history="1">
            <w:r w:rsidR="00866B64" w:rsidRPr="0082506A">
              <w:rPr>
                <w:rStyle w:val="Hyperlink"/>
                <w:noProof/>
              </w:rPr>
              <w:t>2.2.1.1.3.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_Toc168671615 \h </w:instrText>
            </w:r>
            <w:r w:rsidR="00866B64">
              <w:rPr>
                <w:noProof/>
                <w:webHidden/>
              </w:rPr>
            </w:r>
            <w:r w:rsidR="00866B64">
              <w:rPr>
                <w:noProof/>
                <w:webHidden/>
              </w:rPr>
              <w:fldChar w:fldCharType="separate"/>
            </w:r>
            <w:r w:rsidR="00C8031D">
              <w:rPr>
                <w:noProof/>
                <w:webHidden/>
              </w:rPr>
              <w:t>13</w:t>
            </w:r>
            <w:r w:rsidR="00866B64">
              <w:rPr>
                <w:noProof/>
                <w:webHidden/>
              </w:rPr>
              <w:fldChar w:fldCharType="end"/>
            </w:r>
          </w:hyperlink>
        </w:p>
        <w:p w14:paraId="24B6EF05" w14:textId="1F2ECC70"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16" w:history="1">
            <w:r w:rsidR="00866B64" w:rsidRPr="0082506A">
              <w:rPr>
                <w:rStyle w:val="Hyperlink"/>
                <w:noProof/>
              </w:rPr>
              <w:t>2.2.1.1.4.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_Toc168671616 \h </w:instrText>
            </w:r>
            <w:r w:rsidR="00866B64">
              <w:rPr>
                <w:noProof/>
                <w:webHidden/>
              </w:rPr>
            </w:r>
            <w:r w:rsidR="00866B64">
              <w:rPr>
                <w:noProof/>
                <w:webHidden/>
              </w:rPr>
              <w:fldChar w:fldCharType="separate"/>
            </w:r>
            <w:r w:rsidR="00C8031D">
              <w:rPr>
                <w:noProof/>
                <w:webHidden/>
              </w:rPr>
              <w:t>13</w:t>
            </w:r>
            <w:r w:rsidR="00866B64">
              <w:rPr>
                <w:noProof/>
                <w:webHidden/>
              </w:rPr>
              <w:fldChar w:fldCharType="end"/>
            </w:r>
          </w:hyperlink>
        </w:p>
        <w:p w14:paraId="18FC4CBD" w14:textId="1551297B"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17" w:history="1">
            <w:r w:rsidR="00866B64" w:rsidRPr="0082506A">
              <w:rPr>
                <w:rStyle w:val="Hyperlink"/>
                <w:noProof/>
              </w:rPr>
              <w:t>2.2.1.1.5.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_Toc168671617 \h </w:instrText>
            </w:r>
            <w:r w:rsidR="00866B64">
              <w:rPr>
                <w:noProof/>
                <w:webHidden/>
              </w:rPr>
            </w:r>
            <w:r w:rsidR="00866B64">
              <w:rPr>
                <w:noProof/>
                <w:webHidden/>
              </w:rPr>
              <w:fldChar w:fldCharType="separate"/>
            </w:r>
            <w:r w:rsidR="00C8031D">
              <w:rPr>
                <w:noProof/>
                <w:webHidden/>
              </w:rPr>
              <w:t>14</w:t>
            </w:r>
            <w:r w:rsidR="00866B64">
              <w:rPr>
                <w:noProof/>
                <w:webHidden/>
              </w:rPr>
              <w:fldChar w:fldCharType="end"/>
            </w:r>
          </w:hyperlink>
        </w:p>
        <w:p w14:paraId="2218B1CC" w14:textId="52D1488D"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18" w:history="1">
            <w:r w:rsidR="00866B64" w:rsidRPr="0082506A">
              <w:rPr>
                <w:rStyle w:val="Hyperlink"/>
                <w:noProof/>
              </w:rPr>
              <w:t>2.2.1.2.</w:t>
            </w:r>
            <w:r w:rsidR="00866B64">
              <w:rPr>
                <w:rFonts w:asciiTheme="minorHAnsi" w:eastAsiaTheme="minorEastAsia" w:hAnsiTheme="minorHAnsi" w:cstheme="minorBidi"/>
                <w:noProof/>
                <w:szCs w:val="22"/>
              </w:rPr>
              <w:tab/>
            </w:r>
            <w:r w:rsidR="00866B64" w:rsidRPr="0082506A">
              <w:rPr>
                <w:rStyle w:val="Hyperlink"/>
                <w:noProof/>
              </w:rPr>
              <w:t xml:space="preserve">Tabela de processos/cauções de bens reais: </w:t>
            </w:r>
            <w:r w:rsidR="00866B64" w:rsidRPr="0082506A">
              <w:rPr>
                <w:rStyle w:val="Hyperlink"/>
                <w:i/>
                <w:noProof/>
              </w:rPr>
              <w:t>cd_garantias. gt016_report_biyr9510</w:t>
            </w:r>
            <w:r w:rsidR="00866B64">
              <w:rPr>
                <w:noProof/>
                <w:webHidden/>
              </w:rPr>
              <w:tab/>
            </w:r>
            <w:r w:rsidR="00866B64">
              <w:rPr>
                <w:noProof/>
                <w:webHidden/>
              </w:rPr>
              <w:fldChar w:fldCharType="begin"/>
            </w:r>
            <w:r w:rsidR="00866B64">
              <w:rPr>
                <w:noProof/>
                <w:webHidden/>
              </w:rPr>
              <w:instrText xml:space="preserve"> PAGEREF _Toc168671618 \h </w:instrText>
            </w:r>
            <w:r w:rsidR="00866B64">
              <w:rPr>
                <w:noProof/>
                <w:webHidden/>
              </w:rPr>
            </w:r>
            <w:r w:rsidR="00866B64">
              <w:rPr>
                <w:noProof/>
                <w:webHidden/>
              </w:rPr>
              <w:fldChar w:fldCharType="separate"/>
            </w:r>
            <w:r w:rsidR="00C8031D">
              <w:rPr>
                <w:noProof/>
                <w:webHidden/>
              </w:rPr>
              <w:t>22</w:t>
            </w:r>
            <w:r w:rsidR="00866B64">
              <w:rPr>
                <w:noProof/>
                <w:webHidden/>
              </w:rPr>
              <w:fldChar w:fldCharType="end"/>
            </w:r>
          </w:hyperlink>
        </w:p>
        <w:p w14:paraId="2869AF5C" w14:textId="40EC7C74"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19" w:history="1">
            <w:r w:rsidR="00866B64" w:rsidRPr="0082506A">
              <w:rPr>
                <w:rStyle w:val="Hyperlink"/>
                <w:noProof/>
              </w:rPr>
              <w:t>2.2.1.2.1.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_Toc168671619 \h </w:instrText>
            </w:r>
            <w:r w:rsidR="00866B64">
              <w:rPr>
                <w:noProof/>
                <w:webHidden/>
              </w:rPr>
            </w:r>
            <w:r w:rsidR="00866B64">
              <w:rPr>
                <w:noProof/>
                <w:webHidden/>
              </w:rPr>
              <w:fldChar w:fldCharType="separate"/>
            </w:r>
            <w:r w:rsidR="00C8031D">
              <w:rPr>
                <w:noProof/>
                <w:webHidden/>
              </w:rPr>
              <w:t>22</w:t>
            </w:r>
            <w:r w:rsidR="00866B64">
              <w:rPr>
                <w:noProof/>
                <w:webHidden/>
              </w:rPr>
              <w:fldChar w:fldCharType="end"/>
            </w:r>
          </w:hyperlink>
        </w:p>
        <w:p w14:paraId="79792480" w14:textId="04CD9505"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0" w:history="1">
            <w:r w:rsidR="00866B64" w:rsidRPr="0082506A">
              <w:rPr>
                <w:rStyle w:val="Hyperlink"/>
                <w:noProof/>
              </w:rPr>
              <w:t>2.2.1.2.2.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_Toc168671620 \h </w:instrText>
            </w:r>
            <w:r w:rsidR="00866B64">
              <w:rPr>
                <w:noProof/>
                <w:webHidden/>
              </w:rPr>
            </w:r>
            <w:r w:rsidR="00866B64">
              <w:rPr>
                <w:noProof/>
                <w:webHidden/>
              </w:rPr>
              <w:fldChar w:fldCharType="separate"/>
            </w:r>
            <w:r w:rsidR="00C8031D">
              <w:rPr>
                <w:noProof/>
                <w:webHidden/>
              </w:rPr>
              <w:t>22</w:t>
            </w:r>
            <w:r w:rsidR="00866B64">
              <w:rPr>
                <w:noProof/>
                <w:webHidden/>
              </w:rPr>
              <w:fldChar w:fldCharType="end"/>
            </w:r>
          </w:hyperlink>
        </w:p>
        <w:p w14:paraId="377A38AA" w14:textId="22DCF0EC"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1" w:history="1">
            <w:r w:rsidR="00866B64" w:rsidRPr="0082506A">
              <w:rPr>
                <w:rStyle w:val="Hyperlink"/>
                <w:noProof/>
              </w:rPr>
              <w:t>2.2.1.2.3.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_Toc168671621 \h </w:instrText>
            </w:r>
            <w:r w:rsidR="00866B64">
              <w:rPr>
                <w:noProof/>
                <w:webHidden/>
              </w:rPr>
            </w:r>
            <w:r w:rsidR="00866B64">
              <w:rPr>
                <w:noProof/>
                <w:webHidden/>
              </w:rPr>
              <w:fldChar w:fldCharType="separate"/>
            </w:r>
            <w:r w:rsidR="00C8031D">
              <w:rPr>
                <w:noProof/>
                <w:webHidden/>
              </w:rPr>
              <w:t>22</w:t>
            </w:r>
            <w:r w:rsidR="00866B64">
              <w:rPr>
                <w:noProof/>
                <w:webHidden/>
              </w:rPr>
              <w:fldChar w:fldCharType="end"/>
            </w:r>
          </w:hyperlink>
        </w:p>
        <w:p w14:paraId="66DC9677" w14:textId="2FF50A0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2" w:history="1">
            <w:r w:rsidR="00866B64" w:rsidRPr="0082506A">
              <w:rPr>
                <w:rStyle w:val="Hyperlink"/>
                <w:noProof/>
              </w:rPr>
              <w:t>2.2.1.2.4.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_Toc168671622 \h </w:instrText>
            </w:r>
            <w:r w:rsidR="00866B64">
              <w:rPr>
                <w:noProof/>
                <w:webHidden/>
              </w:rPr>
            </w:r>
            <w:r w:rsidR="00866B64">
              <w:rPr>
                <w:noProof/>
                <w:webHidden/>
              </w:rPr>
              <w:fldChar w:fldCharType="separate"/>
            </w:r>
            <w:r w:rsidR="00C8031D">
              <w:rPr>
                <w:noProof/>
                <w:webHidden/>
              </w:rPr>
              <w:t>23</w:t>
            </w:r>
            <w:r w:rsidR="00866B64">
              <w:rPr>
                <w:noProof/>
                <w:webHidden/>
              </w:rPr>
              <w:fldChar w:fldCharType="end"/>
            </w:r>
          </w:hyperlink>
        </w:p>
        <w:p w14:paraId="378542B9" w14:textId="7EEBB024"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3" w:history="1">
            <w:r w:rsidR="00866B64" w:rsidRPr="0082506A">
              <w:rPr>
                <w:rStyle w:val="Hyperlink"/>
                <w:noProof/>
              </w:rPr>
              <w:t>2.2.1.2.5.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_Toc168671623 \h </w:instrText>
            </w:r>
            <w:r w:rsidR="00866B64">
              <w:rPr>
                <w:noProof/>
                <w:webHidden/>
              </w:rPr>
            </w:r>
            <w:r w:rsidR="00866B64">
              <w:rPr>
                <w:noProof/>
                <w:webHidden/>
              </w:rPr>
              <w:fldChar w:fldCharType="separate"/>
            </w:r>
            <w:r w:rsidR="00C8031D">
              <w:rPr>
                <w:noProof/>
                <w:webHidden/>
              </w:rPr>
              <w:t>24</w:t>
            </w:r>
            <w:r w:rsidR="00866B64">
              <w:rPr>
                <w:noProof/>
                <w:webHidden/>
              </w:rPr>
              <w:fldChar w:fldCharType="end"/>
            </w:r>
          </w:hyperlink>
        </w:p>
        <w:p w14:paraId="0E5D97D7" w14:textId="22ECC67A"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24" w:history="1">
            <w:r w:rsidR="00866B64" w:rsidRPr="0082506A">
              <w:rPr>
                <w:rStyle w:val="Hyperlink"/>
                <w:i/>
                <w:noProof/>
              </w:rPr>
              <w:t>2.2.1.3.</w:t>
            </w:r>
            <w:r w:rsidR="00866B64">
              <w:rPr>
                <w:rFonts w:asciiTheme="minorHAnsi" w:eastAsiaTheme="minorEastAsia" w:hAnsiTheme="minorHAnsi" w:cstheme="minorBidi"/>
                <w:noProof/>
                <w:szCs w:val="22"/>
              </w:rPr>
              <w:tab/>
            </w:r>
            <w:r w:rsidR="00866B64" w:rsidRPr="0082506A">
              <w:rPr>
                <w:rStyle w:val="Hyperlink"/>
                <w:noProof/>
              </w:rPr>
              <w:t xml:space="preserve">Tabela de avaliações de processos/cauções reais: </w:t>
            </w:r>
            <w:r w:rsidR="00866B64" w:rsidRPr="0082506A">
              <w:rPr>
                <w:rStyle w:val="Hyperlink"/>
                <w:i/>
                <w:noProof/>
              </w:rPr>
              <w:t>cd_garantias.gt017_report_biyr9520</w:t>
            </w:r>
            <w:r w:rsidR="00866B64">
              <w:rPr>
                <w:noProof/>
                <w:webHidden/>
              </w:rPr>
              <w:tab/>
            </w:r>
            <w:r w:rsidR="00866B64">
              <w:rPr>
                <w:noProof/>
                <w:webHidden/>
              </w:rPr>
              <w:fldChar w:fldCharType="begin"/>
            </w:r>
            <w:r w:rsidR="00866B64">
              <w:rPr>
                <w:noProof/>
                <w:webHidden/>
              </w:rPr>
              <w:instrText xml:space="preserve"> PAGEREF _Toc168671624 \h </w:instrText>
            </w:r>
            <w:r w:rsidR="00866B64">
              <w:rPr>
                <w:noProof/>
                <w:webHidden/>
              </w:rPr>
            </w:r>
            <w:r w:rsidR="00866B64">
              <w:rPr>
                <w:noProof/>
                <w:webHidden/>
              </w:rPr>
              <w:fldChar w:fldCharType="separate"/>
            </w:r>
            <w:r w:rsidR="00C8031D">
              <w:rPr>
                <w:noProof/>
                <w:webHidden/>
              </w:rPr>
              <w:t>34</w:t>
            </w:r>
            <w:r w:rsidR="00866B64">
              <w:rPr>
                <w:noProof/>
                <w:webHidden/>
              </w:rPr>
              <w:fldChar w:fldCharType="end"/>
            </w:r>
          </w:hyperlink>
        </w:p>
        <w:p w14:paraId="3796C469" w14:textId="037360E5"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5" w:history="1">
            <w:r w:rsidR="00866B64" w:rsidRPr="0082506A">
              <w:rPr>
                <w:rStyle w:val="Hyperlink"/>
                <w:noProof/>
              </w:rPr>
              <w:t>2.2.1.3.1.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_Toc168671625 \h </w:instrText>
            </w:r>
            <w:r w:rsidR="00866B64">
              <w:rPr>
                <w:noProof/>
                <w:webHidden/>
              </w:rPr>
            </w:r>
            <w:r w:rsidR="00866B64">
              <w:rPr>
                <w:noProof/>
                <w:webHidden/>
              </w:rPr>
              <w:fldChar w:fldCharType="separate"/>
            </w:r>
            <w:r w:rsidR="00C8031D">
              <w:rPr>
                <w:noProof/>
                <w:webHidden/>
              </w:rPr>
              <w:t>34</w:t>
            </w:r>
            <w:r w:rsidR="00866B64">
              <w:rPr>
                <w:noProof/>
                <w:webHidden/>
              </w:rPr>
              <w:fldChar w:fldCharType="end"/>
            </w:r>
          </w:hyperlink>
        </w:p>
        <w:p w14:paraId="2DF9B78D" w14:textId="7BCD28D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6" w:history="1">
            <w:r w:rsidR="00866B64" w:rsidRPr="0082506A">
              <w:rPr>
                <w:rStyle w:val="Hyperlink"/>
                <w:noProof/>
              </w:rPr>
              <w:t>2.2.1.3.2.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_Toc168671626 \h </w:instrText>
            </w:r>
            <w:r w:rsidR="00866B64">
              <w:rPr>
                <w:noProof/>
                <w:webHidden/>
              </w:rPr>
            </w:r>
            <w:r w:rsidR="00866B64">
              <w:rPr>
                <w:noProof/>
                <w:webHidden/>
              </w:rPr>
              <w:fldChar w:fldCharType="separate"/>
            </w:r>
            <w:r w:rsidR="00C8031D">
              <w:rPr>
                <w:noProof/>
                <w:webHidden/>
              </w:rPr>
              <w:t>34</w:t>
            </w:r>
            <w:r w:rsidR="00866B64">
              <w:rPr>
                <w:noProof/>
                <w:webHidden/>
              </w:rPr>
              <w:fldChar w:fldCharType="end"/>
            </w:r>
          </w:hyperlink>
        </w:p>
        <w:p w14:paraId="60037A08" w14:textId="164C382E"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7" w:history="1">
            <w:r w:rsidR="00866B64" w:rsidRPr="0082506A">
              <w:rPr>
                <w:rStyle w:val="Hyperlink"/>
                <w:noProof/>
              </w:rPr>
              <w:t>2.2.1.3.3.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_Toc168671627 \h </w:instrText>
            </w:r>
            <w:r w:rsidR="00866B64">
              <w:rPr>
                <w:noProof/>
                <w:webHidden/>
              </w:rPr>
            </w:r>
            <w:r w:rsidR="00866B64">
              <w:rPr>
                <w:noProof/>
                <w:webHidden/>
              </w:rPr>
              <w:fldChar w:fldCharType="separate"/>
            </w:r>
            <w:r w:rsidR="00C8031D">
              <w:rPr>
                <w:noProof/>
                <w:webHidden/>
              </w:rPr>
              <w:t>34</w:t>
            </w:r>
            <w:r w:rsidR="00866B64">
              <w:rPr>
                <w:noProof/>
                <w:webHidden/>
              </w:rPr>
              <w:fldChar w:fldCharType="end"/>
            </w:r>
          </w:hyperlink>
        </w:p>
        <w:p w14:paraId="006D6EA2" w14:textId="6928D0A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8" w:history="1">
            <w:r w:rsidR="00866B64" w:rsidRPr="0082506A">
              <w:rPr>
                <w:rStyle w:val="Hyperlink"/>
                <w:noProof/>
              </w:rPr>
              <w:t>2.2.1.3.4.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_Toc168671628 \h </w:instrText>
            </w:r>
            <w:r w:rsidR="00866B64">
              <w:rPr>
                <w:noProof/>
                <w:webHidden/>
              </w:rPr>
            </w:r>
            <w:r w:rsidR="00866B64">
              <w:rPr>
                <w:noProof/>
                <w:webHidden/>
              </w:rPr>
              <w:fldChar w:fldCharType="separate"/>
            </w:r>
            <w:r w:rsidR="00C8031D">
              <w:rPr>
                <w:noProof/>
                <w:webHidden/>
              </w:rPr>
              <w:t>34</w:t>
            </w:r>
            <w:r w:rsidR="00866B64">
              <w:rPr>
                <w:noProof/>
                <w:webHidden/>
              </w:rPr>
              <w:fldChar w:fldCharType="end"/>
            </w:r>
          </w:hyperlink>
        </w:p>
        <w:p w14:paraId="0139FBA5" w14:textId="79706063"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29" w:history="1">
            <w:r w:rsidR="00866B64" w:rsidRPr="0082506A">
              <w:rPr>
                <w:rStyle w:val="Hyperlink"/>
                <w:noProof/>
              </w:rPr>
              <w:t>2.2.1.3.5.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_Toc168671629 \h </w:instrText>
            </w:r>
            <w:r w:rsidR="00866B64">
              <w:rPr>
                <w:noProof/>
                <w:webHidden/>
              </w:rPr>
            </w:r>
            <w:r w:rsidR="00866B64">
              <w:rPr>
                <w:noProof/>
                <w:webHidden/>
              </w:rPr>
              <w:fldChar w:fldCharType="separate"/>
            </w:r>
            <w:r w:rsidR="00C8031D">
              <w:rPr>
                <w:noProof/>
                <w:webHidden/>
              </w:rPr>
              <w:t>0</w:t>
            </w:r>
            <w:r w:rsidR="00866B64">
              <w:rPr>
                <w:noProof/>
                <w:webHidden/>
              </w:rPr>
              <w:fldChar w:fldCharType="end"/>
            </w:r>
          </w:hyperlink>
        </w:p>
        <w:p w14:paraId="2877A4AA" w14:textId="056B88D1"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30" w:history="1">
            <w:r w:rsidR="00866B64" w:rsidRPr="0082506A">
              <w:rPr>
                <w:rStyle w:val="Hyperlink"/>
                <w:noProof/>
              </w:rPr>
              <w:t>2.2.1.4.</w:t>
            </w:r>
            <w:r w:rsidR="00866B64">
              <w:rPr>
                <w:rFonts w:asciiTheme="minorHAnsi" w:eastAsiaTheme="minorEastAsia" w:hAnsiTheme="minorHAnsi" w:cstheme="minorBidi"/>
                <w:noProof/>
                <w:szCs w:val="22"/>
              </w:rPr>
              <w:tab/>
            </w:r>
            <w:r w:rsidR="00866B64" w:rsidRPr="0082506A">
              <w:rPr>
                <w:rStyle w:val="Hyperlink"/>
                <w:noProof/>
              </w:rPr>
              <w:t xml:space="preserve">Tabela de interface do universo de garantias do MUG: </w:t>
            </w:r>
            <w:r w:rsidR="00866B64" w:rsidRPr="0082506A">
              <w:rPr>
                <w:rStyle w:val="Hyperlink"/>
                <w:i/>
                <w:noProof/>
              </w:rPr>
              <w:t>cd_garantias.gt019_report_biyr9500</w:t>
            </w:r>
            <w:r w:rsidR="00866B64">
              <w:rPr>
                <w:noProof/>
                <w:webHidden/>
              </w:rPr>
              <w:tab/>
            </w:r>
            <w:r w:rsidR="00866B64">
              <w:rPr>
                <w:noProof/>
                <w:webHidden/>
              </w:rPr>
              <w:fldChar w:fldCharType="begin"/>
            </w:r>
            <w:r w:rsidR="00866B64">
              <w:rPr>
                <w:noProof/>
                <w:webHidden/>
              </w:rPr>
              <w:instrText xml:space="preserve"> PAGEREF _Toc168671630 \h </w:instrText>
            </w:r>
            <w:r w:rsidR="00866B64">
              <w:rPr>
                <w:noProof/>
                <w:webHidden/>
              </w:rPr>
            </w:r>
            <w:r w:rsidR="00866B64">
              <w:rPr>
                <w:noProof/>
                <w:webHidden/>
              </w:rPr>
              <w:fldChar w:fldCharType="separate"/>
            </w:r>
            <w:r w:rsidR="00C8031D">
              <w:rPr>
                <w:noProof/>
                <w:webHidden/>
              </w:rPr>
              <w:t>0</w:t>
            </w:r>
            <w:r w:rsidR="00866B64">
              <w:rPr>
                <w:noProof/>
                <w:webHidden/>
              </w:rPr>
              <w:fldChar w:fldCharType="end"/>
            </w:r>
          </w:hyperlink>
        </w:p>
        <w:p w14:paraId="10F4C3D2" w14:textId="22685AAA"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1" w:history="1">
            <w:r w:rsidR="00866B64" w:rsidRPr="0082506A">
              <w:rPr>
                <w:rStyle w:val="Hyperlink"/>
                <w:noProof/>
              </w:rPr>
              <w:t>2.2.1.4.1.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_Toc168671631 \h </w:instrText>
            </w:r>
            <w:r w:rsidR="00866B64">
              <w:rPr>
                <w:noProof/>
                <w:webHidden/>
              </w:rPr>
            </w:r>
            <w:r w:rsidR="00866B64">
              <w:rPr>
                <w:noProof/>
                <w:webHidden/>
              </w:rPr>
              <w:fldChar w:fldCharType="separate"/>
            </w:r>
            <w:r w:rsidR="00C8031D">
              <w:rPr>
                <w:noProof/>
                <w:webHidden/>
              </w:rPr>
              <w:t>0</w:t>
            </w:r>
            <w:r w:rsidR="00866B64">
              <w:rPr>
                <w:noProof/>
                <w:webHidden/>
              </w:rPr>
              <w:fldChar w:fldCharType="end"/>
            </w:r>
          </w:hyperlink>
        </w:p>
        <w:p w14:paraId="19090102" w14:textId="5C18F7E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2" w:history="1">
            <w:r w:rsidR="00866B64" w:rsidRPr="0082506A">
              <w:rPr>
                <w:rStyle w:val="Hyperlink"/>
                <w:noProof/>
              </w:rPr>
              <w:t>2.2.1.4.2.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_Toc168671632 \h </w:instrText>
            </w:r>
            <w:r w:rsidR="00866B64">
              <w:rPr>
                <w:noProof/>
                <w:webHidden/>
              </w:rPr>
            </w:r>
            <w:r w:rsidR="00866B64">
              <w:rPr>
                <w:noProof/>
                <w:webHidden/>
              </w:rPr>
              <w:fldChar w:fldCharType="separate"/>
            </w:r>
            <w:r w:rsidR="00C8031D">
              <w:rPr>
                <w:noProof/>
                <w:webHidden/>
              </w:rPr>
              <w:t>0</w:t>
            </w:r>
            <w:r w:rsidR="00866B64">
              <w:rPr>
                <w:noProof/>
                <w:webHidden/>
              </w:rPr>
              <w:fldChar w:fldCharType="end"/>
            </w:r>
          </w:hyperlink>
        </w:p>
        <w:p w14:paraId="09785DEB" w14:textId="7328639F"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3" w:history="1">
            <w:r w:rsidR="00866B64" w:rsidRPr="0082506A">
              <w:rPr>
                <w:rStyle w:val="Hyperlink"/>
                <w:noProof/>
              </w:rPr>
              <w:t>2.2.1.4.3.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_Toc168671633 \h </w:instrText>
            </w:r>
            <w:r w:rsidR="00866B64">
              <w:rPr>
                <w:noProof/>
                <w:webHidden/>
              </w:rPr>
            </w:r>
            <w:r w:rsidR="00866B64">
              <w:rPr>
                <w:noProof/>
                <w:webHidden/>
              </w:rPr>
              <w:fldChar w:fldCharType="separate"/>
            </w:r>
            <w:r w:rsidR="00C8031D">
              <w:rPr>
                <w:noProof/>
                <w:webHidden/>
              </w:rPr>
              <w:t>0</w:t>
            </w:r>
            <w:r w:rsidR="00866B64">
              <w:rPr>
                <w:noProof/>
                <w:webHidden/>
              </w:rPr>
              <w:fldChar w:fldCharType="end"/>
            </w:r>
          </w:hyperlink>
        </w:p>
        <w:p w14:paraId="69B7B455" w14:textId="07F9142C"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4" w:history="1">
            <w:r w:rsidR="00866B64" w:rsidRPr="0082506A">
              <w:rPr>
                <w:rStyle w:val="Hyperlink"/>
                <w:noProof/>
              </w:rPr>
              <w:t>2.2.1.4.4.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_Toc168671634 \h </w:instrText>
            </w:r>
            <w:r w:rsidR="00866B64">
              <w:rPr>
                <w:noProof/>
                <w:webHidden/>
              </w:rPr>
            </w:r>
            <w:r w:rsidR="00866B64">
              <w:rPr>
                <w:noProof/>
                <w:webHidden/>
              </w:rPr>
              <w:fldChar w:fldCharType="separate"/>
            </w:r>
            <w:r w:rsidR="00C8031D">
              <w:rPr>
                <w:noProof/>
                <w:webHidden/>
              </w:rPr>
              <w:t>1</w:t>
            </w:r>
            <w:r w:rsidR="00866B64">
              <w:rPr>
                <w:noProof/>
                <w:webHidden/>
              </w:rPr>
              <w:fldChar w:fldCharType="end"/>
            </w:r>
          </w:hyperlink>
        </w:p>
        <w:p w14:paraId="478E0CAA" w14:textId="6257DF5D"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5" w:history="1">
            <w:r w:rsidR="00866B64" w:rsidRPr="0082506A">
              <w:rPr>
                <w:rStyle w:val="Hyperlink"/>
                <w:noProof/>
              </w:rPr>
              <w:t>2.2.1.4.5.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_Toc168671635 \h </w:instrText>
            </w:r>
            <w:r w:rsidR="00866B64">
              <w:rPr>
                <w:noProof/>
                <w:webHidden/>
              </w:rPr>
            </w:r>
            <w:r w:rsidR="00866B64">
              <w:rPr>
                <w:noProof/>
                <w:webHidden/>
              </w:rPr>
              <w:fldChar w:fldCharType="separate"/>
            </w:r>
            <w:r w:rsidR="00C8031D">
              <w:rPr>
                <w:noProof/>
                <w:webHidden/>
              </w:rPr>
              <w:t>2</w:t>
            </w:r>
            <w:r w:rsidR="00866B64">
              <w:rPr>
                <w:noProof/>
                <w:webHidden/>
              </w:rPr>
              <w:fldChar w:fldCharType="end"/>
            </w:r>
          </w:hyperlink>
        </w:p>
        <w:p w14:paraId="2F88A795" w14:textId="66AFD847"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36" w:history="1">
            <w:r w:rsidR="00866B64" w:rsidRPr="0082506A">
              <w:rPr>
                <w:rStyle w:val="Hyperlink"/>
                <w:noProof/>
              </w:rPr>
              <w:t>2.2.1.5.</w:t>
            </w:r>
            <w:r w:rsidR="00866B64">
              <w:rPr>
                <w:rFonts w:asciiTheme="minorHAnsi" w:eastAsiaTheme="minorEastAsia" w:hAnsiTheme="minorHAnsi" w:cstheme="minorBidi"/>
                <w:noProof/>
                <w:szCs w:val="22"/>
              </w:rPr>
              <w:tab/>
            </w:r>
            <w:r w:rsidR="00866B64" w:rsidRPr="0082506A">
              <w:rPr>
                <w:rStyle w:val="Hyperlink"/>
                <w:noProof/>
              </w:rPr>
              <w:t xml:space="preserve">Tabela de processos/cauções de bens reais: </w:t>
            </w:r>
            <w:r w:rsidR="00866B64" w:rsidRPr="0082506A">
              <w:rPr>
                <w:rStyle w:val="Hyperlink"/>
                <w:i/>
                <w:noProof/>
              </w:rPr>
              <w:t>cd_garantias. gt020_report_biyr9510</w:t>
            </w:r>
            <w:r w:rsidR="00866B64">
              <w:rPr>
                <w:noProof/>
                <w:webHidden/>
              </w:rPr>
              <w:tab/>
            </w:r>
            <w:r w:rsidR="00866B64">
              <w:rPr>
                <w:noProof/>
                <w:webHidden/>
              </w:rPr>
              <w:fldChar w:fldCharType="begin"/>
            </w:r>
            <w:r w:rsidR="00866B64">
              <w:rPr>
                <w:noProof/>
                <w:webHidden/>
              </w:rPr>
              <w:instrText xml:space="preserve"> PAGEREF _Toc168671636 \h </w:instrText>
            </w:r>
            <w:r w:rsidR="00866B64">
              <w:rPr>
                <w:noProof/>
                <w:webHidden/>
              </w:rPr>
            </w:r>
            <w:r w:rsidR="00866B64">
              <w:rPr>
                <w:noProof/>
                <w:webHidden/>
              </w:rPr>
              <w:fldChar w:fldCharType="separate"/>
            </w:r>
            <w:r w:rsidR="00C8031D">
              <w:rPr>
                <w:noProof/>
                <w:webHidden/>
              </w:rPr>
              <w:t>17</w:t>
            </w:r>
            <w:r w:rsidR="00866B64">
              <w:rPr>
                <w:noProof/>
                <w:webHidden/>
              </w:rPr>
              <w:fldChar w:fldCharType="end"/>
            </w:r>
          </w:hyperlink>
        </w:p>
        <w:p w14:paraId="2891C018" w14:textId="0A53D310"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7" w:history="1">
            <w:r w:rsidR="00866B64" w:rsidRPr="0082506A">
              <w:rPr>
                <w:rStyle w:val="Hyperlink"/>
                <w:noProof/>
              </w:rPr>
              <w:t>2.2.1.5.1.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_Toc168671637 \h </w:instrText>
            </w:r>
            <w:r w:rsidR="00866B64">
              <w:rPr>
                <w:noProof/>
                <w:webHidden/>
              </w:rPr>
            </w:r>
            <w:r w:rsidR="00866B64">
              <w:rPr>
                <w:noProof/>
                <w:webHidden/>
              </w:rPr>
              <w:fldChar w:fldCharType="separate"/>
            </w:r>
            <w:r w:rsidR="00C8031D">
              <w:rPr>
                <w:noProof/>
                <w:webHidden/>
              </w:rPr>
              <w:t>17</w:t>
            </w:r>
            <w:r w:rsidR="00866B64">
              <w:rPr>
                <w:noProof/>
                <w:webHidden/>
              </w:rPr>
              <w:fldChar w:fldCharType="end"/>
            </w:r>
          </w:hyperlink>
        </w:p>
        <w:p w14:paraId="7A831EB3" w14:textId="16AE58E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8" w:history="1">
            <w:r w:rsidR="00866B64" w:rsidRPr="0082506A">
              <w:rPr>
                <w:rStyle w:val="Hyperlink"/>
                <w:noProof/>
              </w:rPr>
              <w:t>2.2.1.5.2.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_Toc168671638 \h </w:instrText>
            </w:r>
            <w:r w:rsidR="00866B64">
              <w:rPr>
                <w:noProof/>
                <w:webHidden/>
              </w:rPr>
            </w:r>
            <w:r w:rsidR="00866B64">
              <w:rPr>
                <w:noProof/>
                <w:webHidden/>
              </w:rPr>
              <w:fldChar w:fldCharType="separate"/>
            </w:r>
            <w:r w:rsidR="00C8031D">
              <w:rPr>
                <w:noProof/>
                <w:webHidden/>
              </w:rPr>
              <w:t>17</w:t>
            </w:r>
            <w:r w:rsidR="00866B64">
              <w:rPr>
                <w:noProof/>
                <w:webHidden/>
              </w:rPr>
              <w:fldChar w:fldCharType="end"/>
            </w:r>
          </w:hyperlink>
        </w:p>
        <w:p w14:paraId="133DABE5" w14:textId="2BC6808D"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39" w:history="1">
            <w:r w:rsidR="00866B64" w:rsidRPr="0082506A">
              <w:rPr>
                <w:rStyle w:val="Hyperlink"/>
                <w:noProof/>
              </w:rPr>
              <w:t>2.2.1.5.3.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_Toc168671639 \h </w:instrText>
            </w:r>
            <w:r w:rsidR="00866B64">
              <w:rPr>
                <w:noProof/>
                <w:webHidden/>
              </w:rPr>
            </w:r>
            <w:r w:rsidR="00866B64">
              <w:rPr>
                <w:noProof/>
                <w:webHidden/>
              </w:rPr>
              <w:fldChar w:fldCharType="separate"/>
            </w:r>
            <w:r w:rsidR="00C8031D">
              <w:rPr>
                <w:noProof/>
                <w:webHidden/>
              </w:rPr>
              <w:t>17</w:t>
            </w:r>
            <w:r w:rsidR="00866B64">
              <w:rPr>
                <w:noProof/>
                <w:webHidden/>
              </w:rPr>
              <w:fldChar w:fldCharType="end"/>
            </w:r>
          </w:hyperlink>
        </w:p>
        <w:p w14:paraId="3FF83533" w14:textId="6A5AA52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0" w:history="1">
            <w:r w:rsidR="00866B64" w:rsidRPr="0082506A">
              <w:rPr>
                <w:rStyle w:val="Hyperlink"/>
                <w:noProof/>
              </w:rPr>
              <w:t>2.2.1.5.4.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_Toc168671640 \h </w:instrText>
            </w:r>
            <w:r w:rsidR="00866B64">
              <w:rPr>
                <w:noProof/>
                <w:webHidden/>
              </w:rPr>
            </w:r>
            <w:r w:rsidR="00866B64">
              <w:rPr>
                <w:noProof/>
                <w:webHidden/>
              </w:rPr>
              <w:fldChar w:fldCharType="separate"/>
            </w:r>
            <w:r w:rsidR="00C8031D">
              <w:rPr>
                <w:noProof/>
                <w:webHidden/>
              </w:rPr>
              <w:t>17</w:t>
            </w:r>
            <w:r w:rsidR="00866B64">
              <w:rPr>
                <w:noProof/>
                <w:webHidden/>
              </w:rPr>
              <w:fldChar w:fldCharType="end"/>
            </w:r>
          </w:hyperlink>
        </w:p>
        <w:p w14:paraId="301DCA88" w14:textId="2516C2BB"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1" w:history="1">
            <w:r w:rsidR="00866B64" w:rsidRPr="0082506A">
              <w:rPr>
                <w:rStyle w:val="Hyperlink"/>
                <w:noProof/>
              </w:rPr>
              <w:t>2.2.1.5.5.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_Toc168671641 \h </w:instrText>
            </w:r>
            <w:r w:rsidR="00866B64">
              <w:rPr>
                <w:noProof/>
                <w:webHidden/>
              </w:rPr>
            </w:r>
            <w:r w:rsidR="00866B64">
              <w:rPr>
                <w:noProof/>
                <w:webHidden/>
              </w:rPr>
              <w:fldChar w:fldCharType="separate"/>
            </w:r>
            <w:r w:rsidR="00C8031D">
              <w:rPr>
                <w:noProof/>
                <w:webHidden/>
              </w:rPr>
              <w:t>19</w:t>
            </w:r>
            <w:r w:rsidR="00866B64">
              <w:rPr>
                <w:noProof/>
                <w:webHidden/>
              </w:rPr>
              <w:fldChar w:fldCharType="end"/>
            </w:r>
          </w:hyperlink>
        </w:p>
        <w:p w14:paraId="01EF978E" w14:textId="30140232"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42" w:history="1">
            <w:r w:rsidR="00866B64" w:rsidRPr="0082506A">
              <w:rPr>
                <w:rStyle w:val="Hyperlink"/>
                <w:i/>
                <w:noProof/>
              </w:rPr>
              <w:t>2.2.1.6.</w:t>
            </w:r>
            <w:r w:rsidR="00866B64">
              <w:rPr>
                <w:rFonts w:asciiTheme="minorHAnsi" w:eastAsiaTheme="minorEastAsia" w:hAnsiTheme="minorHAnsi" w:cstheme="minorBidi"/>
                <w:noProof/>
                <w:szCs w:val="22"/>
              </w:rPr>
              <w:tab/>
            </w:r>
            <w:r w:rsidR="00866B64" w:rsidRPr="0082506A">
              <w:rPr>
                <w:rStyle w:val="Hyperlink"/>
                <w:noProof/>
              </w:rPr>
              <w:t xml:space="preserve">Tabela de avaliações de processos/cauções reais: </w:t>
            </w:r>
            <w:r w:rsidR="00866B64" w:rsidRPr="0082506A">
              <w:rPr>
                <w:rStyle w:val="Hyperlink"/>
                <w:i/>
                <w:noProof/>
              </w:rPr>
              <w:t>cd_garantias.gt021_report_biyr9520</w:t>
            </w:r>
            <w:r w:rsidR="00866B64">
              <w:rPr>
                <w:noProof/>
                <w:webHidden/>
              </w:rPr>
              <w:tab/>
            </w:r>
            <w:r w:rsidR="00866B64">
              <w:rPr>
                <w:noProof/>
                <w:webHidden/>
              </w:rPr>
              <w:fldChar w:fldCharType="begin"/>
            </w:r>
            <w:r w:rsidR="00866B64">
              <w:rPr>
                <w:noProof/>
                <w:webHidden/>
              </w:rPr>
              <w:instrText xml:space="preserve"> PAGEREF _Toc168671642 \h </w:instrText>
            </w:r>
            <w:r w:rsidR="00866B64">
              <w:rPr>
                <w:noProof/>
                <w:webHidden/>
              </w:rPr>
            </w:r>
            <w:r w:rsidR="00866B64">
              <w:rPr>
                <w:noProof/>
                <w:webHidden/>
              </w:rPr>
              <w:fldChar w:fldCharType="separate"/>
            </w:r>
            <w:r w:rsidR="00C8031D">
              <w:rPr>
                <w:noProof/>
                <w:webHidden/>
              </w:rPr>
              <w:t>37</w:t>
            </w:r>
            <w:r w:rsidR="00866B64">
              <w:rPr>
                <w:noProof/>
                <w:webHidden/>
              </w:rPr>
              <w:fldChar w:fldCharType="end"/>
            </w:r>
          </w:hyperlink>
        </w:p>
        <w:p w14:paraId="5F95D563" w14:textId="76F3219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3" w:history="1">
            <w:r w:rsidR="00866B64" w:rsidRPr="0082506A">
              <w:rPr>
                <w:rStyle w:val="Hyperlink"/>
                <w:noProof/>
              </w:rPr>
              <w:t>2.2.1.6.1.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_Toc168671643 \h </w:instrText>
            </w:r>
            <w:r w:rsidR="00866B64">
              <w:rPr>
                <w:noProof/>
                <w:webHidden/>
              </w:rPr>
            </w:r>
            <w:r w:rsidR="00866B64">
              <w:rPr>
                <w:noProof/>
                <w:webHidden/>
              </w:rPr>
              <w:fldChar w:fldCharType="separate"/>
            </w:r>
            <w:r w:rsidR="00C8031D">
              <w:rPr>
                <w:noProof/>
                <w:webHidden/>
              </w:rPr>
              <w:t>37</w:t>
            </w:r>
            <w:r w:rsidR="00866B64">
              <w:rPr>
                <w:noProof/>
                <w:webHidden/>
              </w:rPr>
              <w:fldChar w:fldCharType="end"/>
            </w:r>
          </w:hyperlink>
        </w:p>
        <w:p w14:paraId="122816A7" w14:textId="3F8DEC38"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4" w:history="1">
            <w:r w:rsidR="00866B64" w:rsidRPr="0082506A">
              <w:rPr>
                <w:rStyle w:val="Hyperlink"/>
                <w:noProof/>
              </w:rPr>
              <w:t>2.2.1.6.2.</w:t>
            </w:r>
            <w:r w:rsidR="00866B64">
              <w:rPr>
                <w:rFonts w:asciiTheme="minorHAnsi" w:eastAsiaTheme="minorEastAsia" w:hAnsiTheme="minorHAnsi" w:cstheme="minorBidi"/>
                <w:noProof/>
                <w:szCs w:val="22"/>
              </w:rPr>
              <w:tab/>
            </w:r>
            <w:r w:rsidR="00866B64" w:rsidRPr="0082506A">
              <w:rPr>
                <w:rStyle w:val="Hyperlink"/>
                <w:noProof/>
              </w:rPr>
              <w:t>Granularidade e chave</w:t>
            </w:r>
            <w:r w:rsidR="00866B64">
              <w:rPr>
                <w:noProof/>
                <w:webHidden/>
              </w:rPr>
              <w:tab/>
            </w:r>
            <w:r w:rsidR="00866B64">
              <w:rPr>
                <w:noProof/>
                <w:webHidden/>
              </w:rPr>
              <w:fldChar w:fldCharType="begin"/>
            </w:r>
            <w:r w:rsidR="00866B64">
              <w:rPr>
                <w:noProof/>
                <w:webHidden/>
              </w:rPr>
              <w:instrText xml:space="preserve"> PAGEREF _Toc168671644 \h </w:instrText>
            </w:r>
            <w:r w:rsidR="00866B64">
              <w:rPr>
                <w:noProof/>
                <w:webHidden/>
              </w:rPr>
            </w:r>
            <w:r w:rsidR="00866B64">
              <w:rPr>
                <w:noProof/>
                <w:webHidden/>
              </w:rPr>
              <w:fldChar w:fldCharType="separate"/>
            </w:r>
            <w:r w:rsidR="00C8031D">
              <w:rPr>
                <w:noProof/>
                <w:webHidden/>
              </w:rPr>
              <w:t>37</w:t>
            </w:r>
            <w:r w:rsidR="00866B64">
              <w:rPr>
                <w:noProof/>
                <w:webHidden/>
              </w:rPr>
              <w:fldChar w:fldCharType="end"/>
            </w:r>
          </w:hyperlink>
        </w:p>
        <w:p w14:paraId="26F9CD6D" w14:textId="5BE300A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5" w:history="1">
            <w:r w:rsidR="00866B64" w:rsidRPr="0082506A">
              <w:rPr>
                <w:rStyle w:val="Hyperlink"/>
                <w:noProof/>
              </w:rPr>
              <w:t>2.2.1.6.3.</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_Toc168671645 \h </w:instrText>
            </w:r>
            <w:r w:rsidR="00866B64">
              <w:rPr>
                <w:noProof/>
                <w:webHidden/>
              </w:rPr>
            </w:r>
            <w:r w:rsidR="00866B64">
              <w:rPr>
                <w:noProof/>
                <w:webHidden/>
              </w:rPr>
              <w:fldChar w:fldCharType="separate"/>
            </w:r>
            <w:r w:rsidR="00C8031D">
              <w:rPr>
                <w:noProof/>
                <w:webHidden/>
              </w:rPr>
              <w:t>37</w:t>
            </w:r>
            <w:r w:rsidR="00866B64">
              <w:rPr>
                <w:noProof/>
                <w:webHidden/>
              </w:rPr>
              <w:fldChar w:fldCharType="end"/>
            </w:r>
          </w:hyperlink>
        </w:p>
        <w:p w14:paraId="584A9062" w14:textId="4F38FC9E"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6" w:history="1">
            <w:r w:rsidR="00866B64" w:rsidRPr="0082506A">
              <w:rPr>
                <w:rStyle w:val="Hyperlink"/>
                <w:noProof/>
              </w:rPr>
              <w:t>2.2.1.6.4.</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_Toc168671646 \h </w:instrText>
            </w:r>
            <w:r w:rsidR="00866B64">
              <w:rPr>
                <w:noProof/>
                <w:webHidden/>
              </w:rPr>
            </w:r>
            <w:r w:rsidR="00866B64">
              <w:rPr>
                <w:noProof/>
                <w:webHidden/>
              </w:rPr>
              <w:fldChar w:fldCharType="separate"/>
            </w:r>
            <w:r w:rsidR="00C8031D">
              <w:rPr>
                <w:noProof/>
                <w:webHidden/>
              </w:rPr>
              <w:t>37</w:t>
            </w:r>
            <w:r w:rsidR="00866B64">
              <w:rPr>
                <w:noProof/>
                <w:webHidden/>
              </w:rPr>
              <w:fldChar w:fldCharType="end"/>
            </w:r>
          </w:hyperlink>
        </w:p>
        <w:p w14:paraId="3F91EBE0" w14:textId="30C9935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47" w:history="1">
            <w:r w:rsidR="00866B64" w:rsidRPr="0082506A">
              <w:rPr>
                <w:rStyle w:val="Hyperlink"/>
                <w:noProof/>
              </w:rPr>
              <w:t>2.2.1.6.5.</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_Toc168671647 \h </w:instrText>
            </w:r>
            <w:r w:rsidR="00866B64">
              <w:rPr>
                <w:noProof/>
                <w:webHidden/>
              </w:rPr>
            </w:r>
            <w:r w:rsidR="00866B64">
              <w:rPr>
                <w:noProof/>
                <w:webHidden/>
              </w:rPr>
              <w:fldChar w:fldCharType="separate"/>
            </w:r>
            <w:r w:rsidR="00C8031D">
              <w:rPr>
                <w:noProof/>
                <w:webHidden/>
              </w:rPr>
              <w:t>39</w:t>
            </w:r>
            <w:r w:rsidR="00866B64">
              <w:rPr>
                <w:noProof/>
                <w:webHidden/>
              </w:rPr>
              <w:fldChar w:fldCharType="end"/>
            </w:r>
          </w:hyperlink>
        </w:p>
        <w:p w14:paraId="5C12B5E8" w14:textId="786CD4E0" w:rsidR="00866B64" w:rsidRDefault="00260762">
          <w:pPr>
            <w:pStyle w:val="TOC3"/>
            <w:tabs>
              <w:tab w:val="left" w:pos="1320"/>
              <w:tab w:val="right" w:leader="dot" w:pos="9016"/>
            </w:tabs>
            <w:rPr>
              <w:rFonts w:asciiTheme="minorHAnsi" w:eastAsiaTheme="minorEastAsia" w:hAnsiTheme="minorHAnsi" w:cstheme="minorBidi"/>
              <w:noProof/>
              <w:szCs w:val="22"/>
            </w:rPr>
          </w:pPr>
          <w:hyperlink w:anchor="_Toc168671648" w:history="1">
            <w:r w:rsidR="00866B64" w:rsidRPr="0082506A">
              <w:rPr>
                <w:rStyle w:val="Hyperlink"/>
                <w:noProof/>
              </w:rPr>
              <w:t>2.2.2.</w:t>
            </w:r>
            <w:r w:rsidR="00866B64">
              <w:rPr>
                <w:rFonts w:asciiTheme="minorHAnsi" w:eastAsiaTheme="minorEastAsia" w:hAnsiTheme="minorHAnsi" w:cstheme="minorBidi"/>
                <w:noProof/>
                <w:szCs w:val="22"/>
              </w:rPr>
              <w:tab/>
            </w:r>
            <w:r w:rsidR="00866B64" w:rsidRPr="0082506A">
              <w:rPr>
                <w:rStyle w:val="Hyperlink"/>
                <w:noProof/>
              </w:rPr>
              <w:t>Tradutores de Chaves</w:t>
            </w:r>
            <w:r w:rsidR="00866B64">
              <w:rPr>
                <w:noProof/>
                <w:webHidden/>
              </w:rPr>
              <w:tab/>
            </w:r>
            <w:r w:rsidR="00866B64">
              <w:rPr>
                <w:noProof/>
                <w:webHidden/>
              </w:rPr>
              <w:fldChar w:fldCharType="begin"/>
            </w:r>
            <w:r w:rsidR="00866B64">
              <w:rPr>
                <w:noProof/>
                <w:webHidden/>
              </w:rPr>
              <w:instrText xml:space="preserve"> PAGEREF _Toc168671648 \h </w:instrText>
            </w:r>
            <w:r w:rsidR="00866B64">
              <w:rPr>
                <w:noProof/>
                <w:webHidden/>
              </w:rPr>
            </w:r>
            <w:r w:rsidR="00866B64">
              <w:rPr>
                <w:noProof/>
                <w:webHidden/>
              </w:rPr>
              <w:fldChar w:fldCharType="separate"/>
            </w:r>
            <w:r w:rsidR="00C8031D">
              <w:rPr>
                <w:noProof/>
                <w:webHidden/>
              </w:rPr>
              <w:t>44</w:t>
            </w:r>
            <w:r w:rsidR="00866B64">
              <w:rPr>
                <w:noProof/>
                <w:webHidden/>
              </w:rPr>
              <w:fldChar w:fldCharType="end"/>
            </w:r>
          </w:hyperlink>
        </w:p>
        <w:p w14:paraId="54D974B3" w14:textId="777E7571"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49" w:history="1">
            <w:r w:rsidR="00866B64" w:rsidRPr="0082506A">
              <w:rPr>
                <w:rStyle w:val="Hyperlink"/>
                <w:noProof/>
              </w:rPr>
              <w:t>2.2.2.1.</w:t>
            </w:r>
            <w:r w:rsidR="00866B64">
              <w:rPr>
                <w:rFonts w:asciiTheme="minorHAnsi" w:eastAsiaTheme="minorEastAsia" w:hAnsiTheme="minorHAnsi" w:cstheme="minorBidi"/>
                <w:noProof/>
                <w:szCs w:val="22"/>
              </w:rPr>
              <w:tab/>
            </w:r>
            <w:r w:rsidR="00866B64" w:rsidRPr="0082506A">
              <w:rPr>
                <w:rStyle w:val="Hyperlink"/>
                <w:noProof/>
              </w:rPr>
              <w:t xml:space="preserve">Tradutor entre MUG e Interfaces: </w:t>
            </w:r>
            <w:r w:rsidR="00866B64" w:rsidRPr="0082506A">
              <w:rPr>
                <w:rStyle w:val="Hyperlink"/>
                <w:i/>
                <w:noProof/>
              </w:rPr>
              <w:t>cd_garantias.kt_chaves_intrf_grts_biyr</w:t>
            </w:r>
            <w:r w:rsidR="00866B64">
              <w:rPr>
                <w:noProof/>
                <w:webHidden/>
              </w:rPr>
              <w:tab/>
            </w:r>
            <w:r w:rsidR="00866B64">
              <w:rPr>
                <w:noProof/>
                <w:webHidden/>
              </w:rPr>
              <w:fldChar w:fldCharType="begin"/>
            </w:r>
            <w:r w:rsidR="00866B64">
              <w:rPr>
                <w:noProof/>
                <w:webHidden/>
              </w:rPr>
              <w:instrText xml:space="preserve"> PAGEREF _Toc168671649 \h </w:instrText>
            </w:r>
            <w:r w:rsidR="00866B64">
              <w:rPr>
                <w:noProof/>
                <w:webHidden/>
              </w:rPr>
            </w:r>
            <w:r w:rsidR="00866B64">
              <w:rPr>
                <w:noProof/>
                <w:webHidden/>
              </w:rPr>
              <w:fldChar w:fldCharType="separate"/>
            </w:r>
            <w:r w:rsidR="00C8031D">
              <w:rPr>
                <w:noProof/>
                <w:webHidden/>
              </w:rPr>
              <w:t>44</w:t>
            </w:r>
            <w:r w:rsidR="00866B64">
              <w:rPr>
                <w:noProof/>
                <w:webHidden/>
              </w:rPr>
              <w:fldChar w:fldCharType="end"/>
            </w:r>
          </w:hyperlink>
        </w:p>
        <w:p w14:paraId="355ED4B0" w14:textId="5F497FCD"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0" w:history="1">
            <w:r w:rsidR="00866B64" w:rsidRPr="0082506A">
              <w:rPr>
                <w:rStyle w:val="Hyperlink"/>
                <w:noProof/>
              </w:rPr>
              <w:t>2.2.2.1.1.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_Toc168671650 \h </w:instrText>
            </w:r>
            <w:r w:rsidR="00866B64">
              <w:rPr>
                <w:noProof/>
                <w:webHidden/>
              </w:rPr>
            </w:r>
            <w:r w:rsidR="00866B64">
              <w:rPr>
                <w:noProof/>
                <w:webHidden/>
              </w:rPr>
              <w:fldChar w:fldCharType="separate"/>
            </w:r>
            <w:r w:rsidR="00C8031D">
              <w:rPr>
                <w:noProof/>
                <w:webHidden/>
              </w:rPr>
              <w:t>44</w:t>
            </w:r>
            <w:r w:rsidR="00866B64">
              <w:rPr>
                <w:noProof/>
                <w:webHidden/>
              </w:rPr>
              <w:fldChar w:fldCharType="end"/>
            </w:r>
          </w:hyperlink>
        </w:p>
        <w:p w14:paraId="12123FBA" w14:textId="4A85BC64"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1" w:history="1">
            <w:r w:rsidR="00866B64" w:rsidRPr="0082506A">
              <w:rPr>
                <w:rStyle w:val="Hyperlink"/>
                <w:noProof/>
              </w:rPr>
              <w:t>2.2.2.1.2.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_Toc168671651 \h </w:instrText>
            </w:r>
            <w:r w:rsidR="00866B64">
              <w:rPr>
                <w:noProof/>
                <w:webHidden/>
              </w:rPr>
            </w:r>
            <w:r w:rsidR="00866B64">
              <w:rPr>
                <w:noProof/>
                <w:webHidden/>
              </w:rPr>
              <w:fldChar w:fldCharType="separate"/>
            </w:r>
            <w:r w:rsidR="00C8031D">
              <w:rPr>
                <w:noProof/>
                <w:webHidden/>
              </w:rPr>
              <w:t>44</w:t>
            </w:r>
            <w:r w:rsidR="00866B64">
              <w:rPr>
                <w:noProof/>
                <w:webHidden/>
              </w:rPr>
              <w:fldChar w:fldCharType="end"/>
            </w:r>
          </w:hyperlink>
        </w:p>
        <w:p w14:paraId="6123899A" w14:textId="1AB7A6AA"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2" w:history="1">
            <w:r w:rsidR="00866B64" w:rsidRPr="0082506A">
              <w:rPr>
                <w:rStyle w:val="Hyperlink"/>
                <w:noProof/>
              </w:rPr>
              <w:t>2.2.2.1.3.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_Toc168671652 \h </w:instrText>
            </w:r>
            <w:r w:rsidR="00866B64">
              <w:rPr>
                <w:noProof/>
                <w:webHidden/>
              </w:rPr>
            </w:r>
            <w:r w:rsidR="00866B64">
              <w:rPr>
                <w:noProof/>
                <w:webHidden/>
              </w:rPr>
              <w:fldChar w:fldCharType="separate"/>
            </w:r>
            <w:r w:rsidR="00C8031D">
              <w:rPr>
                <w:noProof/>
                <w:webHidden/>
              </w:rPr>
              <w:t>44</w:t>
            </w:r>
            <w:r w:rsidR="00866B64">
              <w:rPr>
                <w:noProof/>
                <w:webHidden/>
              </w:rPr>
              <w:fldChar w:fldCharType="end"/>
            </w:r>
          </w:hyperlink>
        </w:p>
        <w:p w14:paraId="2B62BA47" w14:textId="0D7851ED"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3" w:history="1">
            <w:r w:rsidR="00866B64" w:rsidRPr="0082506A">
              <w:rPr>
                <w:rStyle w:val="Hyperlink"/>
                <w:noProof/>
              </w:rPr>
              <w:t>2.2.2.1.4.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_Toc168671653 \h </w:instrText>
            </w:r>
            <w:r w:rsidR="00866B64">
              <w:rPr>
                <w:noProof/>
                <w:webHidden/>
              </w:rPr>
            </w:r>
            <w:r w:rsidR="00866B64">
              <w:rPr>
                <w:noProof/>
                <w:webHidden/>
              </w:rPr>
              <w:fldChar w:fldCharType="separate"/>
            </w:r>
            <w:r w:rsidR="00C8031D">
              <w:rPr>
                <w:noProof/>
                <w:webHidden/>
              </w:rPr>
              <w:t>46</w:t>
            </w:r>
            <w:r w:rsidR="00866B64">
              <w:rPr>
                <w:noProof/>
                <w:webHidden/>
              </w:rPr>
              <w:fldChar w:fldCharType="end"/>
            </w:r>
          </w:hyperlink>
        </w:p>
        <w:p w14:paraId="05910DC3" w14:textId="7D59E770"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54" w:history="1">
            <w:r w:rsidR="00866B64" w:rsidRPr="0082506A">
              <w:rPr>
                <w:rStyle w:val="Hyperlink"/>
                <w:noProof/>
              </w:rPr>
              <w:t>2.2.2.2.</w:t>
            </w:r>
            <w:r w:rsidR="00866B64">
              <w:rPr>
                <w:rFonts w:asciiTheme="minorHAnsi" w:eastAsiaTheme="minorEastAsia" w:hAnsiTheme="minorHAnsi" w:cstheme="minorBidi"/>
                <w:noProof/>
                <w:szCs w:val="22"/>
              </w:rPr>
              <w:tab/>
            </w:r>
            <w:r w:rsidR="00866B64" w:rsidRPr="0082506A">
              <w:rPr>
                <w:rStyle w:val="Hyperlink"/>
                <w:noProof/>
              </w:rPr>
              <w:t xml:space="preserve">Tradutor entre MUG e Interfaces: </w:t>
            </w:r>
            <w:r w:rsidR="00866B64" w:rsidRPr="0082506A">
              <w:rPr>
                <w:rStyle w:val="Hyperlink"/>
                <w:i/>
                <w:noProof/>
              </w:rPr>
              <w:t>cd_garantias.kt_chaves_intrf_grts_biyr_bem</w:t>
            </w:r>
            <w:r w:rsidR="00866B64">
              <w:rPr>
                <w:noProof/>
                <w:webHidden/>
              </w:rPr>
              <w:tab/>
            </w:r>
            <w:r w:rsidR="00866B64">
              <w:rPr>
                <w:noProof/>
                <w:webHidden/>
              </w:rPr>
              <w:fldChar w:fldCharType="begin"/>
            </w:r>
            <w:r w:rsidR="00866B64">
              <w:rPr>
                <w:noProof/>
                <w:webHidden/>
              </w:rPr>
              <w:instrText xml:space="preserve"> PAGEREF _Toc168671654 \h </w:instrText>
            </w:r>
            <w:r w:rsidR="00866B64">
              <w:rPr>
                <w:noProof/>
                <w:webHidden/>
              </w:rPr>
            </w:r>
            <w:r w:rsidR="00866B64">
              <w:rPr>
                <w:noProof/>
                <w:webHidden/>
              </w:rPr>
              <w:fldChar w:fldCharType="separate"/>
            </w:r>
            <w:r w:rsidR="00C8031D">
              <w:rPr>
                <w:noProof/>
                <w:webHidden/>
              </w:rPr>
              <w:t>48</w:t>
            </w:r>
            <w:r w:rsidR="00866B64">
              <w:rPr>
                <w:noProof/>
                <w:webHidden/>
              </w:rPr>
              <w:fldChar w:fldCharType="end"/>
            </w:r>
          </w:hyperlink>
        </w:p>
        <w:p w14:paraId="28C9AEC2" w14:textId="0342757B"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5" w:history="1">
            <w:r w:rsidR="00866B64" w:rsidRPr="0082506A">
              <w:rPr>
                <w:rStyle w:val="Hyperlink"/>
                <w:rFonts w:eastAsiaTheme="minorHAnsi"/>
                <w:noProof/>
                <w:lang w:eastAsia="en-US"/>
              </w:rPr>
              <w:t>2.2.2.2.1.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_Toc168671655 \h </w:instrText>
            </w:r>
            <w:r w:rsidR="00866B64">
              <w:rPr>
                <w:noProof/>
                <w:webHidden/>
              </w:rPr>
            </w:r>
            <w:r w:rsidR="00866B64">
              <w:rPr>
                <w:noProof/>
                <w:webHidden/>
              </w:rPr>
              <w:fldChar w:fldCharType="separate"/>
            </w:r>
            <w:r w:rsidR="00C8031D">
              <w:rPr>
                <w:noProof/>
                <w:webHidden/>
              </w:rPr>
              <w:t>48</w:t>
            </w:r>
            <w:r w:rsidR="00866B64">
              <w:rPr>
                <w:noProof/>
                <w:webHidden/>
              </w:rPr>
              <w:fldChar w:fldCharType="end"/>
            </w:r>
          </w:hyperlink>
        </w:p>
        <w:p w14:paraId="5C4215CD" w14:textId="7E8A32BD"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6" w:history="1">
            <w:r w:rsidR="00866B64" w:rsidRPr="0082506A">
              <w:rPr>
                <w:rStyle w:val="Hyperlink"/>
                <w:noProof/>
              </w:rPr>
              <w:t>2.2.2.2.2.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_Toc168671656 \h </w:instrText>
            </w:r>
            <w:r w:rsidR="00866B64">
              <w:rPr>
                <w:noProof/>
                <w:webHidden/>
              </w:rPr>
            </w:r>
            <w:r w:rsidR="00866B64">
              <w:rPr>
                <w:noProof/>
                <w:webHidden/>
              </w:rPr>
              <w:fldChar w:fldCharType="separate"/>
            </w:r>
            <w:r w:rsidR="00C8031D">
              <w:rPr>
                <w:noProof/>
                <w:webHidden/>
              </w:rPr>
              <w:t>48</w:t>
            </w:r>
            <w:r w:rsidR="00866B64">
              <w:rPr>
                <w:noProof/>
                <w:webHidden/>
              </w:rPr>
              <w:fldChar w:fldCharType="end"/>
            </w:r>
          </w:hyperlink>
        </w:p>
        <w:p w14:paraId="6E4B44B1" w14:textId="4A1E639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7" w:history="1">
            <w:r w:rsidR="00866B64" w:rsidRPr="0082506A">
              <w:rPr>
                <w:rStyle w:val="Hyperlink"/>
                <w:noProof/>
              </w:rPr>
              <w:t>2.2.2.2.3.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_Toc168671657 \h </w:instrText>
            </w:r>
            <w:r w:rsidR="00866B64">
              <w:rPr>
                <w:noProof/>
                <w:webHidden/>
              </w:rPr>
            </w:r>
            <w:r w:rsidR="00866B64">
              <w:rPr>
                <w:noProof/>
                <w:webHidden/>
              </w:rPr>
              <w:fldChar w:fldCharType="separate"/>
            </w:r>
            <w:r w:rsidR="00C8031D">
              <w:rPr>
                <w:noProof/>
                <w:webHidden/>
              </w:rPr>
              <w:t>48</w:t>
            </w:r>
            <w:r w:rsidR="00866B64">
              <w:rPr>
                <w:noProof/>
                <w:webHidden/>
              </w:rPr>
              <w:fldChar w:fldCharType="end"/>
            </w:r>
          </w:hyperlink>
        </w:p>
        <w:p w14:paraId="589737BB" w14:textId="3539D7F4"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58" w:history="1">
            <w:r w:rsidR="00866B64" w:rsidRPr="0082506A">
              <w:rPr>
                <w:rStyle w:val="Hyperlink"/>
                <w:noProof/>
              </w:rPr>
              <w:t>2.2.2.2.4.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_Toc168671658 \h </w:instrText>
            </w:r>
            <w:r w:rsidR="00866B64">
              <w:rPr>
                <w:noProof/>
                <w:webHidden/>
              </w:rPr>
            </w:r>
            <w:r w:rsidR="00866B64">
              <w:rPr>
                <w:noProof/>
                <w:webHidden/>
              </w:rPr>
              <w:fldChar w:fldCharType="separate"/>
            </w:r>
            <w:r w:rsidR="00C8031D">
              <w:rPr>
                <w:noProof/>
                <w:webHidden/>
              </w:rPr>
              <w:t>50</w:t>
            </w:r>
            <w:r w:rsidR="00866B64">
              <w:rPr>
                <w:noProof/>
                <w:webHidden/>
              </w:rPr>
              <w:fldChar w:fldCharType="end"/>
            </w:r>
          </w:hyperlink>
        </w:p>
        <w:p w14:paraId="3C41DD78" w14:textId="393B6E1F"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59" w:history="1">
            <w:r w:rsidR="00866B64" w:rsidRPr="0082506A">
              <w:rPr>
                <w:rStyle w:val="Hyperlink"/>
                <w:i/>
                <w:noProof/>
              </w:rPr>
              <w:t>2.2.2.3.</w:t>
            </w:r>
            <w:r w:rsidR="00866B64">
              <w:rPr>
                <w:rFonts w:asciiTheme="minorHAnsi" w:eastAsiaTheme="minorEastAsia" w:hAnsiTheme="minorHAnsi" w:cstheme="minorBidi"/>
                <w:noProof/>
                <w:szCs w:val="22"/>
              </w:rPr>
              <w:tab/>
            </w:r>
            <w:r w:rsidR="00866B64" w:rsidRPr="0082506A">
              <w:rPr>
                <w:rStyle w:val="Hyperlink"/>
                <w:noProof/>
              </w:rPr>
              <w:t xml:space="preserve">Tradutor entre MUG e tabela de garantias da BDR: </w:t>
            </w:r>
            <w:r w:rsidR="00866B64" w:rsidRPr="0082506A">
              <w:rPr>
                <w:rStyle w:val="Hyperlink"/>
                <w:i/>
                <w:noProof/>
              </w:rPr>
              <w:t>cd_garantias.kt_chaves_bdr_biengar</w:t>
            </w:r>
            <w:r w:rsidR="00866B64">
              <w:rPr>
                <w:noProof/>
                <w:webHidden/>
              </w:rPr>
              <w:tab/>
            </w:r>
            <w:r w:rsidR="00866B64">
              <w:rPr>
                <w:noProof/>
                <w:webHidden/>
              </w:rPr>
              <w:fldChar w:fldCharType="begin"/>
            </w:r>
            <w:r w:rsidR="00866B64">
              <w:rPr>
                <w:noProof/>
                <w:webHidden/>
              </w:rPr>
              <w:instrText xml:space="preserve"> PAGEREF _Toc168671659 \h </w:instrText>
            </w:r>
            <w:r w:rsidR="00866B64">
              <w:rPr>
                <w:noProof/>
                <w:webHidden/>
              </w:rPr>
            </w:r>
            <w:r w:rsidR="00866B64">
              <w:rPr>
                <w:noProof/>
                <w:webHidden/>
              </w:rPr>
              <w:fldChar w:fldCharType="separate"/>
            </w:r>
            <w:r w:rsidR="00C8031D">
              <w:rPr>
                <w:noProof/>
                <w:webHidden/>
              </w:rPr>
              <w:t>52</w:t>
            </w:r>
            <w:r w:rsidR="00866B64">
              <w:rPr>
                <w:noProof/>
                <w:webHidden/>
              </w:rPr>
              <w:fldChar w:fldCharType="end"/>
            </w:r>
          </w:hyperlink>
        </w:p>
        <w:p w14:paraId="45DA2AF2" w14:textId="6CE2C41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0" w:history="1">
            <w:r w:rsidR="00866B64" w:rsidRPr="0082506A">
              <w:rPr>
                <w:rStyle w:val="Hyperlink"/>
                <w:noProof/>
              </w:rPr>
              <w:t>2.2.2.3.1.</w:t>
            </w:r>
            <w:r w:rsidR="00866B64">
              <w:rPr>
                <w:rFonts w:asciiTheme="minorHAnsi" w:eastAsiaTheme="minorEastAsia" w:hAnsiTheme="minorHAnsi" w:cstheme="minorBidi"/>
                <w:noProof/>
                <w:szCs w:val="22"/>
              </w:rPr>
              <w:tab/>
            </w:r>
            <w:r w:rsidR="00866B64" w:rsidRPr="0082506A">
              <w:rPr>
                <w:rStyle w:val="Hyperlink"/>
                <w:noProof/>
              </w:rPr>
              <w:t>Visão Geral</w:t>
            </w:r>
            <w:r w:rsidR="00866B64">
              <w:rPr>
                <w:noProof/>
                <w:webHidden/>
              </w:rPr>
              <w:tab/>
            </w:r>
            <w:r w:rsidR="00866B64">
              <w:rPr>
                <w:noProof/>
                <w:webHidden/>
              </w:rPr>
              <w:fldChar w:fldCharType="begin"/>
            </w:r>
            <w:r w:rsidR="00866B64">
              <w:rPr>
                <w:noProof/>
                <w:webHidden/>
              </w:rPr>
              <w:instrText xml:space="preserve"> PAGEREF _Toc168671660 \h </w:instrText>
            </w:r>
            <w:r w:rsidR="00866B64">
              <w:rPr>
                <w:noProof/>
                <w:webHidden/>
              </w:rPr>
            </w:r>
            <w:r w:rsidR="00866B64">
              <w:rPr>
                <w:noProof/>
                <w:webHidden/>
              </w:rPr>
              <w:fldChar w:fldCharType="separate"/>
            </w:r>
            <w:r w:rsidR="00C8031D">
              <w:rPr>
                <w:noProof/>
                <w:webHidden/>
              </w:rPr>
              <w:t>52</w:t>
            </w:r>
            <w:r w:rsidR="00866B64">
              <w:rPr>
                <w:noProof/>
                <w:webHidden/>
              </w:rPr>
              <w:fldChar w:fldCharType="end"/>
            </w:r>
          </w:hyperlink>
        </w:p>
        <w:p w14:paraId="5DAE6466" w14:textId="653A6489"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1" w:history="1">
            <w:r w:rsidR="00866B64" w:rsidRPr="0082506A">
              <w:rPr>
                <w:rStyle w:val="Hyperlink"/>
                <w:noProof/>
              </w:rPr>
              <w:t>2.2.2.3.2.</w:t>
            </w:r>
            <w:r w:rsidR="00866B64">
              <w:rPr>
                <w:rFonts w:asciiTheme="minorHAnsi" w:eastAsiaTheme="minorEastAsia" w:hAnsiTheme="minorHAnsi" w:cstheme="minorBidi"/>
                <w:noProof/>
                <w:szCs w:val="22"/>
              </w:rPr>
              <w:tab/>
            </w:r>
            <w:r w:rsidR="00866B64" w:rsidRPr="0082506A">
              <w:rPr>
                <w:rStyle w:val="Hyperlink"/>
                <w:noProof/>
              </w:rPr>
              <w:t>Periodicidade</w:t>
            </w:r>
            <w:r w:rsidR="00866B64">
              <w:rPr>
                <w:noProof/>
                <w:webHidden/>
              </w:rPr>
              <w:tab/>
            </w:r>
            <w:r w:rsidR="00866B64">
              <w:rPr>
                <w:noProof/>
                <w:webHidden/>
              </w:rPr>
              <w:fldChar w:fldCharType="begin"/>
            </w:r>
            <w:r w:rsidR="00866B64">
              <w:rPr>
                <w:noProof/>
                <w:webHidden/>
              </w:rPr>
              <w:instrText xml:space="preserve"> PAGEREF _Toc168671661 \h </w:instrText>
            </w:r>
            <w:r w:rsidR="00866B64">
              <w:rPr>
                <w:noProof/>
                <w:webHidden/>
              </w:rPr>
            </w:r>
            <w:r w:rsidR="00866B64">
              <w:rPr>
                <w:noProof/>
                <w:webHidden/>
              </w:rPr>
              <w:fldChar w:fldCharType="separate"/>
            </w:r>
            <w:r w:rsidR="00C8031D">
              <w:rPr>
                <w:noProof/>
                <w:webHidden/>
              </w:rPr>
              <w:t>52</w:t>
            </w:r>
            <w:r w:rsidR="00866B64">
              <w:rPr>
                <w:noProof/>
                <w:webHidden/>
              </w:rPr>
              <w:fldChar w:fldCharType="end"/>
            </w:r>
          </w:hyperlink>
        </w:p>
        <w:p w14:paraId="064E78C5" w14:textId="1FA9F893"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2" w:history="1">
            <w:r w:rsidR="00866B64" w:rsidRPr="0082506A">
              <w:rPr>
                <w:rStyle w:val="Hyperlink"/>
                <w:noProof/>
              </w:rPr>
              <w:t>2.2.2.3.3.</w:t>
            </w:r>
            <w:r w:rsidR="00866B64">
              <w:rPr>
                <w:rFonts w:asciiTheme="minorHAnsi" w:eastAsiaTheme="minorEastAsia" w:hAnsiTheme="minorHAnsi" w:cstheme="minorBidi"/>
                <w:noProof/>
                <w:szCs w:val="22"/>
              </w:rPr>
              <w:tab/>
            </w:r>
            <w:r w:rsidR="00866B64" w:rsidRPr="0082506A">
              <w:rPr>
                <w:rStyle w:val="Hyperlink"/>
                <w:noProof/>
              </w:rPr>
              <w:t>Aprovisionamento</w:t>
            </w:r>
            <w:r w:rsidR="00866B64">
              <w:rPr>
                <w:noProof/>
                <w:webHidden/>
              </w:rPr>
              <w:tab/>
            </w:r>
            <w:r w:rsidR="00866B64">
              <w:rPr>
                <w:noProof/>
                <w:webHidden/>
              </w:rPr>
              <w:fldChar w:fldCharType="begin"/>
            </w:r>
            <w:r w:rsidR="00866B64">
              <w:rPr>
                <w:noProof/>
                <w:webHidden/>
              </w:rPr>
              <w:instrText xml:space="preserve"> PAGEREF _Toc168671662 \h </w:instrText>
            </w:r>
            <w:r w:rsidR="00866B64">
              <w:rPr>
                <w:noProof/>
                <w:webHidden/>
              </w:rPr>
            </w:r>
            <w:r w:rsidR="00866B64">
              <w:rPr>
                <w:noProof/>
                <w:webHidden/>
              </w:rPr>
              <w:fldChar w:fldCharType="separate"/>
            </w:r>
            <w:r w:rsidR="00C8031D">
              <w:rPr>
                <w:noProof/>
                <w:webHidden/>
              </w:rPr>
              <w:t>52</w:t>
            </w:r>
            <w:r w:rsidR="00866B64">
              <w:rPr>
                <w:noProof/>
                <w:webHidden/>
              </w:rPr>
              <w:fldChar w:fldCharType="end"/>
            </w:r>
          </w:hyperlink>
        </w:p>
        <w:p w14:paraId="0B7BDDA2" w14:textId="034681A0"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3" w:history="1">
            <w:r w:rsidR="00866B64" w:rsidRPr="0082506A">
              <w:rPr>
                <w:rStyle w:val="Hyperlink"/>
                <w:noProof/>
              </w:rPr>
              <w:t>2.2.2.3.4.</w:t>
            </w:r>
            <w:r w:rsidR="00866B64">
              <w:rPr>
                <w:rFonts w:asciiTheme="minorHAnsi" w:eastAsiaTheme="minorEastAsia" w:hAnsiTheme="minorHAnsi" w:cstheme="minorBidi"/>
                <w:noProof/>
                <w:szCs w:val="22"/>
              </w:rPr>
              <w:tab/>
            </w:r>
            <w:r w:rsidR="00866B64" w:rsidRPr="0082506A">
              <w:rPr>
                <w:rStyle w:val="Hyperlink"/>
                <w:noProof/>
              </w:rPr>
              <w:t>Detalhe dos Campos</w:t>
            </w:r>
            <w:r w:rsidR="00866B64">
              <w:rPr>
                <w:noProof/>
                <w:webHidden/>
              </w:rPr>
              <w:tab/>
            </w:r>
            <w:r w:rsidR="00866B64">
              <w:rPr>
                <w:noProof/>
                <w:webHidden/>
              </w:rPr>
              <w:fldChar w:fldCharType="begin"/>
            </w:r>
            <w:r w:rsidR="00866B64">
              <w:rPr>
                <w:noProof/>
                <w:webHidden/>
              </w:rPr>
              <w:instrText xml:space="preserve"> PAGEREF _Toc168671663 \h </w:instrText>
            </w:r>
            <w:r w:rsidR="00866B64">
              <w:rPr>
                <w:noProof/>
                <w:webHidden/>
              </w:rPr>
            </w:r>
            <w:r w:rsidR="00866B64">
              <w:rPr>
                <w:noProof/>
                <w:webHidden/>
              </w:rPr>
              <w:fldChar w:fldCharType="separate"/>
            </w:r>
            <w:r w:rsidR="00C8031D">
              <w:rPr>
                <w:noProof/>
                <w:webHidden/>
              </w:rPr>
              <w:t>53</w:t>
            </w:r>
            <w:r w:rsidR="00866B64">
              <w:rPr>
                <w:noProof/>
                <w:webHidden/>
              </w:rPr>
              <w:fldChar w:fldCharType="end"/>
            </w:r>
          </w:hyperlink>
        </w:p>
        <w:p w14:paraId="29F24EF1" w14:textId="459DC010" w:rsidR="00866B64" w:rsidRDefault="00260762">
          <w:pPr>
            <w:pStyle w:val="TOC3"/>
            <w:tabs>
              <w:tab w:val="left" w:pos="1320"/>
              <w:tab w:val="right" w:leader="dot" w:pos="9016"/>
            </w:tabs>
            <w:rPr>
              <w:rFonts w:asciiTheme="minorHAnsi" w:eastAsiaTheme="minorEastAsia" w:hAnsiTheme="minorHAnsi" w:cstheme="minorBidi"/>
              <w:noProof/>
              <w:szCs w:val="22"/>
            </w:rPr>
          </w:pPr>
          <w:hyperlink w:anchor="_Toc168671664" w:history="1">
            <w:r w:rsidR="00866B64" w:rsidRPr="0082506A">
              <w:rPr>
                <w:rStyle w:val="Hyperlink"/>
                <w:noProof/>
              </w:rPr>
              <w:t>2.2.3.</w:t>
            </w:r>
            <w:r w:rsidR="00866B64">
              <w:rPr>
                <w:rFonts w:asciiTheme="minorHAnsi" w:eastAsiaTheme="minorEastAsia" w:hAnsiTheme="minorHAnsi" w:cstheme="minorBidi"/>
                <w:noProof/>
                <w:szCs w:val="22"/>
              </w:rPr>
              <w:tab/>
            </w:r>
            <w:r w:rsidR="00866B64" w:rsidRPr="0082506A">
              <w:rPr>
                <w:rStyle w:val="Hyperlink"/>
                <w:noProof/>
              </w:rPr>
              <w:t xml:space="preserve">Tabelas </w:t>
            </w:r>
            <w:r w:rsidR="00866B64" w:rsidRPr="0082506A">
              <w:rPr>
                <w:rStyle w:val="Hyperlink"/>
                <w:i/>
                <w:noProof/>
              </w:rPr>
              <w:t>Views</w:t>
            </w:r>
            <w:r w:rsidR="00866B64">
              <w:rPr>
                <w:noProof/>
                <w:webHidden/>
              </w:rPr>
              <w:tab/>
            </w:r>
            <w:r w:rsidR="00866B64">
              <w:rPr>
                <w:noProof/>
                <w:webHidden/>
              </w:rPr>
              <w:fldChar w:fldCharType="begin"/>
            </w:r>
            <w:r w:rsidR="00866B64">
              <w:rPr>
                <w:noProof/>
                <w:webHidden/>
              </w:rPr>
              <w:instrText xml:space="preserve"> PAGEREF _Toc168671664 \h </w:instrText>
            </w:r>
            <w:r w:rsidR="00866B64">
              <w:rPr>
                <w:noProof/>
                <w:webHidden/>
              </w:rPr>
            </w:r>
            <w:r w:rsidR="00866B64">
              <w:rPr>
                <w:noProof/>
                <w:webHidden/>
              </w:rPr>
              <w:fldChar w:fldCharType="separate"/>
            </w:r>
            <w:r w:rsidR="00C8031D">
              <w:rPr>
                <w:noProof/>
                <w:webHidden/>
              </w:rPr>
              <w:t>54</w:t>
            </w:r>
            <w:r w:rsidR="00866B64">
              <w:rPr>
                <w:noProof/>
                <w:webHidden/>
              </w:rPr>
              <w:fldChar w:fldCharType="end"/>
            </w:r>
          </w:hyperlink>
        </w:p>
        <w:p w14:paraId="4FCB4B24" w14:textId="12048296"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65" w:history="1">
            <w:r w:rsidR="00866B64" w:rsidRPr="0082506A">
              <w:rPr>
                <w:rStyle w:val="Hyperlink"/>
                <w:noProof/>
              </w:rPr>
              <w:t>2.2.3.1.</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de interface para IFRS9</w:t>
            </w:r>
            <w:r w:rsidR="00866B64">
              <w:rPr>
                <w:noProof/>
                <w:webHidden/>
              </w:rPr>
              <w:tab/>
            </w:r>
            <w:r w:rsidR="00866B64">
              <w:rPr>
                <w:noProof/>
                <w:webHidden/>
              </w:rPr>
              <w:fldChar w:fldCharType="begin"/>
            </w:r>
            <w:r w:rsidR="00866B64">
              <w:rPr>
                <w:noProof/>
                <w:webHidden/>
              </w:rPr>
              <w:instrText xml:space="preserve"> PAGEREF _Toc168671665 \h </w:instrText>
            </w:r>
            <w:r w:rsidR="00866B64">
              <w:rPr>
                <w:noProof/>
                <w:webHidden/>
              </w:rPr>
            </w:r>
            <w:r w:rsidR="00866B64">
              <w:rPr>
                <w:noProof/>
                <w:webHidden/>
              </w:rPr>
              <w:fldChar w:fldCharType="separate"/>
            </w:r>
            <w:r w:rsidR="00C8031D">
              <w:rPr>
                <w:noProof/>
                <w:webHidden/>
              </w:rPr>
              <w:t>54</w:t>
            </w:r>
            <w:r w:rsidR="00866B64">
              <w:rPr>
                <w:noProof/>
                <w:webHidden/>
              </w:rPr>
              <w:fldChar w:fldCharType="end"/>
            </w:r>
          </w:hyperlink>
        </w:p>
        <w:p w14:paraId="450E8AE1" w14:textId="2731268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6" w:history="1">
            <w:r w:rsidR="00866B64" w:rsidRPr="0082506A">
              <w:rPr>
                <w:rStyle w:val="Hyperlink"/>
                <w:noProof/>
              </w:rPr>
              <w:t>2.2.3.1.1.</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IFRS: </w:t>
            </w:r>
            <w:r w:rsidR="00866B64" w:rsidRPr="0082506A">
              <w:rPr>
                <w:rStyle w:val="Hyperlink"/>
                <w:i/>
                <w:noProof/>
              </w:rPr>
              <w:t>cd_garantias.gt015_report_biyr9500_ifrs</w:t>
            </w:r>
            <w:r w:rsidR="00866B64">
              <w:rPr>
                <w:noProof/>
                <w:webHidden/>
              </w:rPr>
              <w:tab/>
            </w:r>
            <w:r w:rsidR="00866B64">
              <w:rPr>
                <w:noProof/>
                <w:webHidden/>
              </w:rPr>
              <w:fldChar w:fldCharType="begin"/>
            </w:r>
            <w:r w:rsidR="00866B64">
              <w:rPr>
                <w:noProof/>
                <w:webHidden/>
              </w:rPr>
              <w:instrText xml:space="preserve"> PAGEREF _Toc168671666 \h </w:instrText>
            </w:r>
            <w:r w:rsidR="00866B64">
              <w:rPr>
                <w:noProof/>
                <w:webHidden/>
              </w:rPr>
            </w:r>
            <w:r w:rsidR="00866B64">
              <w:rPr>
                <w:noProof/>
                <w:webHidden/>
              </w:rPr>
              <w:fldChar w:fldCharType="separate"/>
            </w:r>
            <w:r w:rsidR="00C8031D">
              <w:rPr>
                <w:noProof/>
                <w:webHidden/>
              </w:rPr>
              <w:t>54</w:t>
            </w:r>
            <w:r w:rsidR="00866B64">
              <w:rPr>
                <w:noProof/>
                <w:webHidden/>
              </w:rPr>
              <w:fldChar w:fldCharType="end"/>
            </w:r>
          </w:hyperlink>
        </w:p>
        <w:p w14:paraId="59F2BBAB" w14:textId="29C3A3DA"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7" w:history="1">
            <w:r w:rsidR="00866B64" w:rsidRPr="0082506A">
              <w:rPr>
                <w:rStyle w:val="Hyperlink"/>
                <w:i/>
                <w:noProof/>
              </w:rPr>
              <w:t>2.2.3.1.2.</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IFRS: </w:t>
            </w:r>
            <w:r w:rsidR="00866B64" w:rsidRPr="0082506A">
              <w:rPr>
                <w:rStyle w:val="Hyperlink"/>
                <w:i/>
                <w:noProof/>
              </w:rPr>
              <w:t>cd_garantias.gt016_report_biyr9510_ifrs</w:t>
            </w:r>
            <w:r w:rsidR="00866B64">
              <w:rPr>
                <w:noProof/>
                <w:webHidden/>
              </w:rPr>
              <w:tab/>
            </w:r>
            <w:r w:rsidR="00866B64">
              <w:rPr>
                <w:noProof/>
                <w:webHidden/>
              </w:rPr>
              <w:fldChar w:fldCharType="begin"/>
            </w:r>
            <w:r w:rsidR="00866B64">
              <w:rPr>
                <w:noProof/>
                <w:webHidden/>
              </w:rPr>
              <w:instrText xml:space="preserve"> PAGEREF _Toc168671667 \h </w:instrText>
            </w:r>
            <w:r w:rsidR="00866B64">
              <w:rPr>
                <w:noProof/>
                <w:webHidden/>
              </w:rPr>
            </w:r>
            <w:r w:rsidR="00866B64">
              <w:rPr>
                <w:noProof/>
                <w:webHidden/>
              </w:rPr>
              <w:fldChar w:fldCharType="separate"/>
            </w:r>
            <w:r w:rsidR="00C8031D">
              <w:rPr>
                <w:noProof/>
                <w:webHidden/>
              </w:rPr>
              <w:t>56</w:t>
            </w:r>
            <w:r w:rsidR="00866B64">
              <w:rPr>
                <w:noProof/>
                <w:webHidden/>
              </w:rPr>
              <w:fldChar w:fldCharType="end"/>
            </w:r>
          </w:hyperlink>
        </w:p>
        <w:p w14:paraId="50167878" w14:textId="101CDB6A"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68" w:history="1">
            <w:r w:rsidR="00866B64" w:rsidRPr="0082506A">
              <w:rPr>
                <w:rStyle w:val="Hyperlink"/>
                <w:i/>
                <w:noProof/>
              </w:rPr>
              <w:t>2.2.3.1.3.</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IFRS: </w:t>
            </w:r>
            <w:r w:rsidR="00866B64" w:rsidRPr="0082506A">
              <w:rPr>
                <w:rStyle w:val="Hyperlink"/>
                <w:i/>
                <w:noProof/>
              </w:rPr>
              <w:t>cd_garantias.gt017_report_biyr9520_ifrs</w:t>
            </w:r>
            <w:r w:rsidR="00866B64">
              <w:rPr>
                <w:noProof/>
                <w:webHidden/>
              </w:rPr>
              <w:tab/>
            </w:r>
            <w:r w:rsidR="00866B64">
              <w:rPr>
                <w:noProof/>
                <w:webHidden/>
              </w:rPr>
              <w:fldChar w:fldCharType="begin"/>
            </w:r>
            <w:r w:rsidR="00866B64">
              <w:rPr>
                <w:noProof/>
                <w:webHidden/>
              </w:rPr>
              <w:instrText xml:space="preserve"> PAGEREF _Toc168671668 \h </w:instrText>
            </w:r>
            <w:r w:rsidR="00866B64">
              <w:rPr>
                <w:noProof/>
                <w:webHidden/>
              </w:rPr>
            </w:r>
            <w:r w:rsidR="00866B64">
              <w:rPr>
                <w:noProof/>
                <w:webHidden/>
              </w:rPr>
              <w:fldChar w:fldCharType="separate"/>
            </w:r>
            <w:r w:rsidR="00C8031D">
              <w:rPr>
                <w:noProof/>
                <w:webHidden/>
              </w:rPr>
              <w:t>58</w:t>
            </w:r>
            <w:r w:rsidR="00866B64">
              <w:rPr>
                <w:noProof/>
                <w:webHidden/>
              </w:rPr>
              <w:fldChar w:fldCharType="end"/>
            </w:r>
          </w:hyperlink>
        </w:p>
        <w:p w14:paraId="09187C46" w14:textId="0DA79699"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69" w:history="1">
            <w:r w:rsidR="00866B64" w:rsidRPr="0082506A">
              <w:rPr>
                <w:rStyle w:val="Hyperlink"/>
                <w:noProof/>
              </w:rPr>
              <w:t>2.2.3.2.</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de interface para BDR</w:t>
            </w:r>
            <w:r w:rsidR="00866B64">
              <w:rPr>
                <w:noProof/>
                <w:webHidden/>
              </w:rPr>
              <w:tab/>
            </w:r>
            <w:r w:rsidR="00866B64">
              <w:rPr>
                <w:noProof/>
                <w:webHidden/>
              </w:rPr>
              <w:fldChar w:fldCharType="begin"/>
            </w:r>
            <w:r w:rsidR="00866B64">
              <w:rPr>
                <w:noProof/>
                <w:webHidden/>
              </w:rPr>
              <w:instrText xml:space="preserve"> PAGEREF _Toc168671669 \h </w:instrText>
            </w:r>
            <w:r w:rsidR="00866B64">
              <w:rPr>
                <w:noProof/>
                <w:webHidden/>
              </w:rPr>
            </w:r>
            <w:r w:rsidR="00866B64">
              <w:rPr>
                <w:noProof/>
                <w:webHidden/>
              </w:rPr>
              <w:fldChar w:fldCharType="separate"/>
            </w:r>
            <w:r w:rsidR="00C8031D">
              <w:rPr>
                <w:noProof/>
                <w:webHidden/>
              </w:rPr>
              <w:t>59</w:t>
            </w:r>
            <w:r w:rsidR="00866B64">
              <w:rPr>
                <w:noProof/>
                <w:webHidden/>
              </w:rPr>
              <w:fldChar w:fldCharType="end"/>
            </w:r>
          </w:hyperlink>
        </w:p>
        <w:p w14:paraId="0B643365" w14:textId="2035F1B9"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0" w:history="1">
            <w:r w:rsidR="00866B64" w:rsidRPr="0082506A">
              <w:rPr>
                <w:rStyle w:val="Hyperlink"/>
                <w:i/>
                <w:noProof/>
              </w:rPr>
              <w:t>2.2.3.2.1.</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BDR - BST: </w:t>
            </w:r>
            <w:r w:rsidR="00866B64" w:rsidRPr="0082506A">
              <w:rPr>
                <w:rStyle w:val="Hyperlink"/>
                <w:i/>
                <w:noProof/>
              </w:rPr>
              <w:t>cd_garantias.gt015_report_biyr9500_bst</w:t>
            </w:r>
            <w:r w:rsidR="00866B64">
              <w:rPr>
                <w:noProof/>
                <w:webHidden/>
              </w:rPr>
              <w:tab/>
            </w:r>
            <w:r w:rsidR="00866B64">
              <w:rPr>
                <w:noProof/>
                <w:webHidden/>
              </w:rPr>
              <w:fldChar w:fldCharType="begin"/>
            </w:r>
            <w:r w:rsidR="00866B64">
              <w:rPr>
                <w:noProof/>
                <w:webHidden/>
              </w:rPr>
              <w:instrText xml:space="preserve"> PAGEREF _Toc168671670 \h </w:instrText>
            </w:r>
            <w:r w:rsidR="00866B64">
              <w:rPr>
                <w:noProof/>
                <w:webHidden/>
              </w:rPr>
            </w:r>
            <w:r w:rsidR="00866B64">
              <w:rPr>
                <w:noProof/>
                <w:webHidden/>
              </w:rPr>
              <w:fldChar w:fldCharType="separate"/>
            </w:r>
            <w:r w:rsidR="00C8031D">
              <w:rPr>
                <w:noProof/>
                <w:webHidden/>
              </w:rPr>
              <w:t>59</w:t>
            </w:r>
            <w:r w:rsidR="00866B64">
              <w:rPr>
                <w:noProof/>
                <w:webHidden/>
              </w:rPr>
              <w:fldChar w:fldCharType="end"/>
            </w:r>
          </w:hyperlink>
        </w:p>
        <w:p w14:paraId="1E145261" w14:textId="6786E4D4"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1" w:history="1">
            <w:r w:rsidR="00866B64" w:rsidRPr="0082506A">
              <w:rPr>
                <w:rStyle w:val="Hyperlink"/>
                <w:noProof/>
              </w:rPr>
              <w:t>2.2.3.2.2.</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BDR - BST: </w:t>
            </w:r>
            <w:r w:rsidR="00866B64" w:rsidRPr="0082506A">
              <w:rPr>
                <w:rStyle w:val="Hyperlink"/>
                <w:i/>
                <w:noProof/>
              </w:rPr>
              <w:t>cd_garantias.gt016_report_biyr9510_bst</w:t>
            </w:r>
            <w:r w:rsidR="00866B64">
              <w:rPr>
                <w:noProof/>
                <w:webHidden/>
              </w:rPr>
              <w:tab/>
            </w:r>
            <w:r w:rsidR="00866B64">
              <w:rPr>
                <w:noProof/>
                <w:webHidden/>
              </w:rPr>
              <w:fldChar w:fldCharType="begin"/>
            </w:r>
            <w:r w:rsidR="00866B64">
              <w:rPr>
                <w:noProof/>
                <w:webHidden/>
              </w:rPr>
              <w:instrText xml:space="preserve"> PAGEREF _Toc168671671 \h </w:instrText>
            </w:r>
            <w:r w:rsidR="00866B64">
              <w:rPr>
                <w:noProof/>
                <w:webHidden/>
              </w:rPr>
            </w:r>
            <w:r w:rsidR="00866B64">
              <w:rPr>
                <w:noProof/>
                <w:webHidden/>
              </w:rPr>
              <w:fldChar w:fldCharType="separate"/>
            </w:r>
            <w:r w:rsidR="00C8031D">
              <w:rPr>
                <w:noProof/>
                <w:webHidden/>
              </w:rPr>
              <w:t>63</w:t>
            </w:r>
            <w:r w:rsidR="00866B64">
              <w:rPr>
                <w:noProof/>
                <w:webHidden/>
              </w:rPr>
              <w:fldChar w:fldCharType="end"/>
            </w:r>
          </w:hyperlink>
        </w:p>
        <w:p w14:paraId="0CA91EEB" w14:textId="16503F02"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2" w:history="1">
            <w:r w:rsidR="00866B64" w:rsidRPr="0082506A">
              <w:rPr>
                <w:rStyle w:val="Hyperlink"/>
                <w:i/>
                <w:noProof/>
              </w:rPr>
              <w:t>2.2.3.2.3.</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BDR - BST: </w:t>
            </w:r>
            <w:r w:rsidR="00866B64" w:rsidRPr="0082506A">
              <w:rPr>
                <w:rStyle w:val="Hyperlink"/>
                <w:i/>
                <w:noProof/>
              </w:rPr>
              <w:t>cd_garantias.gt017_report_biyr9520_bst</w:t>
            </w:r>
            <w:r w:rsidR="00866B64">
              <w:rPr>
                <w:noProof/>
                <w:webHidden/>
              </w:rPr>
              <w:tab/>
            </w:r>
            <w:r w:rsidR="00866B64">
              <w:rPr>
                <w:noProof/>
                <w:webHidden/>
              </w:rPr>
              <w:fldChar w:fldCharType="begin"/>
            </w:r>
            <w:r w:rsidR="00866B64">
              <w:rPr>
                <w:noProof/>
                <w:webHidden/>
              </w:rPr>
              <w:instrText xml:space="preserve"> PAGEREF _Toc168671672 \h </w:instrText>
            </w:r>
            <w:r w:rsidR="00866B64">
              <w:rPr>
                <w:noProof/>
                <w:webHidden/>
              </w:rPr>
            </w:r>
            <w:r w:rsidR="00866B64">
              <w:rPr>
                <w:noProof/>
                <w:webHidden/>
              </w:rPr>
              <w:fldChar w:fldCharType="separate"/>
            </w:r>
            <w:r w:rsidR="00C8031D">
              <w:rPr>
                <w:noProof/>
                <w:webHidden/>
              </w:rPr>
              <w:t>68</w:t>
            </w:r>
            <w:r w:rsidR="00866B64">
              <w:rPr>
                <w:noProof/>
                <w:webHidden/>
              </w:rPr>
              <w:fldChar w:fldCharType="end"/>
            </w:r>
          </w:hyperlink>
        </w:p>
        <w:p w14:paraId="4F13E261" w14:textId="224F082F"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3" w:history="1">
            <w:r w:rsidR="00866B64" w:rsidRPr="0082506A">
              <w:rPr>
                <w:rStyle w:val="Hyperlink"/>
                <w:i/>
                <w:noProof/>
              </w:rPr>
              <w:t>2.2.3.2.4.</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responsabilidades e processos/cauções para BDR - IFIC: </w:t>
            </w:r>
            <w:r w:rsidR="00866B64" w:rsidRPr="0082506A">
              <w:rPr>
                <w:rStyle w:val="Hyperlink"/>
                <w:i/>
                <w:noProof/>
              </w:rPr>
              <w:t>cd_garantias.gt015_report_biyr9500_ific</w:t>
            </w:r>
            <w:r w:rsidR="00866B64">
              <w:rPr>
                <w:noProof/>
                <w:webHidden/>
              </w:rPr>
              <w:tab/>
            </w:r>
            <w:r w:rsidR="00866B64">
              <w:rPr>
                <w:noProof/>
                <w:webHidden/>
              </w:rPr>
              <w:fldChar w:fldCharType="begin"/>
            </w:r>
            <w:r w:rsidR="00866B64">
              <w:rPr>
                <w:noProof/>
                <w:webHidden/>
              </w:rPr>
              <w:instrText xml:space="preserve"> PAGEREF _Toc168671673 \h </w:instrText>
            </w:r>
            <w:r w:rsidR="00866B64">
              <w:rPr>
                <w:noProof/>
                <w:webHidden/>
              </w:rPr>
            </w:r>
            <w:r w:rsidR="00866B64">
              <w:rPr>
                <w:noProof/>
                <w:webHidden/>
              </w:rPr>
              <w:fldChar w:fldCharType="separate"/>
            </w:r>
            <w:r w:rsidR="00C8031D">
              <w:rPr>
                <w:noProof/>
                <w:webHidden/>
              </w:rPr>
              <w:t>70</w:t>
            </w:r>
            <w:r w:rsidR="00866B64">
              <w:rPr>
                <w:noProof/>
                <w:webHidden/>
              </w:rPr>
              <w:fldChar w:fldCharType="end"/>
            </w:r>
          </w:hyperlink>
        </w:p>
        <w:p w14:paraId="48E0883E" w14:textId="238ADD76"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4" w:history="1">
            <w:r w:rsidR="00866B64" w:rsidRPr="0082506A">
              <w:rPr>
                <w:rStyle w:val="Hyperlink"/>
                <w:i/>
                <w:noProof/>
              </w:rPr>
              <w:t>2.2.3.2.5.</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processos/cauções reais para BDR - IFIC: </w:t>
            </w:r>
            <w:r w:rsidR="00866B64" w:rsidRPr="0082506A">
              <w:rPr>
                <w:rStyle w:val="Hyperlink"/>
                <w:i/>
                <w:noProof/>
              </w:rPr>
              <w:t>cd_garantias.gt016_report_biyr9510_ific</w:t>
            </w:r>
            <w:r w:rsidR="00866B64">
              <w:rPr>
                <w:noProof/>
                <w:webHidden/>
              </w:rPr>
              <w:tab/>
            </w:r>
            <w:r w:rsidR="00866B64">
              <w:rPr>
                <w:noProof/>
                <w:webHidden/>
              </w:rPr>
              <w:fldChar w:fldCharType="begin"/>
            </w:r>
            <w:r w:rsidR="00866B64">
              <w:rPr>
                <w:noProof/>
                <w:webHidden/>
              </w:rPr>
              <w:instrText xml:space="preserve"> PAGEREF _Toc168671674 \h </w:instrText>
            </w:r>
            <w:r w:rsidR="00866B64">
              <w:rPr>
                <w:noProof/>
                <w:webHidden/>
              </w:rPr>
            </w:r>
            <w:r w:rsidR="00866B64">
              <w:rPr>
                <w:noProof/>
                <w:webHidden/>
              </w:rPr>
              <w:fldChar w:fldCharType="separate"/>
            </w:r>
            <w:r w:rsidR="00C8031D">
              <w:rPr>
                <w:noProof/>
                <w:webHidden/>
              </w:rPr>
              <w:t>74</w:t>
            </w:r>
            <w:r w:rsidR="00866B64">
              <w:rPr>
                <w:noProof/>
                <w:webHidden/>
              </w:rPr>
              <w:fldChar w:fldCharType="end"/>
            </w:r>
          </w:hyperlink>
        </w:p>
        <w:p w14:paraId="68D786AA" w14:textId="4B107BE9"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5" w:history="1">
            <w:r w:rsidR="00866B64" w:rsidRPr="0082506A">
              <w:rPr>
                <w:rStyle w:val="Hyperlink"/>
                <w:i/>
                <w:noProof/>
              </w:rPr>
              <w:t>2.2.3.2.6.</w:t>
            </w:r>
            <w:r w:rsidR="00866B64">
              <w:rPr>
                <w:rFonts w:asciiTheme="minorHAnsi" w:eastAsiaTheme="minorEastAsia" w:hAnsiTheme="minorHAnsi" w:cstheme="minorBidi"/>
                <w:noProof/>
                <w:szCs w:val="22"/>
              </w:rPr>
              <w:tab/>
            </w:r>
            <w:r w:rsidR="00866B64" w:rsidRPr="0082506A">
              <w:rPr>
                <w:rStyle w:val="Hyperlink"/>
                <w:i/>
                <w:noProof/>
              </w:rPr>
              <w:t>View</w:t>
            </w:r>
            <w:r w:rsidR="00866B64" w:rsidRPr="0082506A">
              <w:rPr>
                <w:rStyle w:val="Hyperlink"/>
                <w:noProof/>
              </w:rPr>
              <w:t xml:space="preserve"> da tabela de avaliações de processos/cauções reais para BDR - IFIC: </w:t>
            </w:r>
            <w:r w:rsidR="00866B64" w:rsidRPr="0082506A">
              <w:rPr>
                <w:rStyle w:val="Hyperlink"/>
                <w:i/>
                <w:noProof/>
              </w:rPr>
              <w:t>cd_garantias.gt017_report_biyr9520_ific</w:t>
            </w:r>
            <w:r w:rsidR="00866B64">
              <w:rPr>
                <w:noProof/>
                <w:webHidden/>
              </w:rPr>
              <w:tab/>
            </w:r>
            <w:r w:rsidR="00866B64">
              <w:rPr>
                <w:noProof/>
                <w:webHidden/>
              </w:rPr>
              <w:fldChar w:fldCharType="begin"/>
            </w:r>
            <w:r w:rsidR="00866B64">
              <w:rPr>
                <w:noProof/>
                <w:webHidden/>
              </w:rPr>
              <w:instrText xml:space="preserve"> PAGEREF _Toc168671675 \h </w:instrText>
            </w:r>
            <w:r w:rsidR="00866B64">
              <w:rPr>
                <w:noProof/>
                <w:webHidden/>
              </w:rPr>
            </w:r>
            <w:r w:rsidR="00866B64">
              <w:rPr>
                <w:noProof/>
                <w:webHidden/>
              </w:rPr>
              <w:fldChar w:fldCharType="separate"/>
            </w:r>
            <w:r w:rsidR="00C8031D">
              <w:rPr>
                <w:noProof/>
                <w:webHidden/>
              </w:rPr>
              <w:t>79</w:t>
            </w:r>
            <w:r w:rsidR="00866B64">
              <w:rPr>
                <w:noProof/>
                <w:webHidden/>
              </w:rPr>
              <w:fldChar w:fldCharType="end"/>
            </w:r>
          </w:hyperlink>
        </w:p>
        <w:p w14:paraId="2F562749" w14:textId="75144DE7" w:rsidR="00866B64" w:rsidRDefault="00260762">
          <w:pPr>
            <w:pStyle w:val="TOC4"/>
            <w:tabs>
              <w:tab w:val="left" w:pos="1760"/>
              <w:tab w:val="right" w:leader="dot" w:pos="9016"/>
            </w:tabs>
            <w:rPr>
              <w:rFonts w:asciiTheme="minorHAnsi" w:eastAsiaTheme="minorEastAsia" w:hAnsiTheme="minorHAnsi" w:cstheme="minorBidi"/>
              <w:noProof/>
              <w:szCs w:val="22"/>
            </w:rPr>
          </w:pPr>
          <w:hyperlink w:anchor="_Toc168671676" w:history="1">
            <w:r w:rsidR="00866B64" w:rsidRPr="0082506A">
              <w:rPr>
                <w:rStyle w:val="Hyperlink"/>
                <w:noProof/>
              </w:rPr>
              <w:t>2.2.3.3.</w:t>
            </w:r>
            <w:r w:rsidR="00866B64">
              <w:rPr>
                <w:rFonts w:asciiTheme="minorHAnsi" w:eastAsiaTheme="minorEastAsia" w:hAnsiTheme="minorHAnsi" w:cstheme="minorBidi"/>
                <w:noProof/>
                <w:szCs w:val="22"/>
              </w:rPr>
              <w:tab/>
            </w:r>
            <w:r w:rsidR="00866B64" w:rsidRPr="0082506A">
              <w:rPr>
                <w:rStyle w:val="Hyperlink"/>
                <w:i/>
                <w:noProof/>
              </w:rPr>
              <w:t>Novas Views</w:t>
            </w:r>
            <w:r w:rsidR="00866B64" w:rsidRPr="0082506A">
              <w:rPr>
                <w:rStyle w:val="Hyperlink"/>
                <w:noProof/>
              </w:rPr>
              <w:t xml:space="preserve"> de interface</w:t>
            </w:r>
            <w:r w:rsidR="00866B64">
              <w:rPr>
                <w:noProof/>
                <w:webHidden/>
              </w:rPr>
              <w:tab/>
            </w:r>
            <w:r w:rsidR="00866B64">
              <w:rPr>
                <w:noProof/>
                <w:webHidden/>
              </w:rPr>
              <w:fldChar w:fldCharType="begin"/>
            </w:r>
            <w:r w:rsidR="00866B64">
              <w:rPr>
                <w:noProof/>
                <w:webHidden/>
              </w:rPr>
              <w:instrText xml:space="preserve"> PAGEREF _Toc168671676 \h </w:instrText>
            </w:r>
            <w:r w:rsidR="00866B64">
              <w:rPr>
                <w:noProof/>
                <w:webHidden/>
              </w:rPr>
            </w:r>
            <w:r w:rsidR="00866B64">
              <w:rPr>
                <w:noProof/>
                <w:webHidden/>
              </w:rPr>
              <w:fldChar w:fldCharType="separate"/>
            </w:r>
            <w:r w:rsidR="00C8031D">
              <w:rPr>
                <w:noProof/>
                <w:webHidden/>
              </w:rPr>
              <w:t>82</w:t>
            </w:r>
            <w:r w:rsidR="00866B64">
              <w:rPr>
                <w:noProof/>
                <w:webHidden/>
              </w:rPr>
              <w:fldChar w:fldCharType="end"/>
            </w:r>
          </w:hyperlink>
        </w:p>
        <w:p w14:paraId="172DFB35" w14:textId="67176EFA"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7" w:history="1">
            <w:r w:rsidR="00866B64" w:rsidRPr="0082506A">
              <w:rPr>
                <w:rStyle w:val="Hyperlink"/>
                <w:noProof/>
              </w:rPr>
              <w:t>2.2.3.3.1.</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responsabilidades e bens: </w:t>
            </w:r>
            <w:r w:rsidR="00866B64" w:rsidRPr="0082506A">
              <w:rPr>
                <w:rStyle w:val="Hyperlink"/>
                <w:i/>
                <w:noProof/>
              </w:rPr>
              <w:t>cd_garantias.gt019_report_biyr9500</w:t>
            </w:r>
            <w:r w:rsidR="00866B64">
              <w:rPr>
                <w:noProof/>
                <w:webHidden/>
              </w:rPr>
              <w:tab/>
            </w:r>
            <w:r w:rsidR="00866B64">
              <w:rPr>
                <w:noProof/>
                <w:webHidden/>
              </w:rPr>
              <w:fldChar w:fldCharType="begin"/>
            </w:r>
            <w:r w:rsidR="00866B64">
              <w:rPr>
                <w:noProof/>
                <w:webHidden/>
              </w:rPr>
              <w:instrText xml:space="preserve"> PAGEREF _Toc168671677 \h </w:instrText>
            </w:r>
            <w:r w:rsidR="00866B64">
              <w:rPr>
                <w:noProof/>
                <w:webHidden/>
              </w:rPr>
            </w:r>
            <w:r w:rsidR="00866B64">
              <w:rPr>
                <w:noProof/>
                <w:webHidden/>
              </w:rPr>
              <w:fldChar w:fldCharType="separate"/>
            </w:r>
            <w:r w:rsidR="00C8031D">
              <w:rPr>
                <w:noProof/>
                <w:webHidden/>
              </w:rPr>
              <w:t>82</w:t>
            </w:r>
            <w:r w:rsidR="00866B64">
              <w:rPr>
                <w:noProof/>
                <w:webHidden/>
              </w:rPr>
              <w:fldChar w:fldCharType="end"/>
            </w:r>
          </w:hyperlink>
        </w:p>
        <w:p w14:paraId="5A0AD201" w14:textId="453EA3AD"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8" w:history="1">
            <w:r w:rsidR="00866B64" w:rsidRPr="0082506A">
              <w:rPr>
                <w:rStyle w:val="Hyperlink"/>
                <w:noProof/>
              </w:rPr>
              <w:t>2.2.3.3.2.</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bens reais: </w:t>
            </w:r>
            <w:r w:rsidR="00866B64" w:rsidRPr="0082506A">
              <w:rPr>
                <w:rStyle w:val="Hyperlink"/>
                <w:i/>
                <w:noProof/>
              </w:rPr>
              <w:t>cd_garantias.gt020_report_biyr9510</w:t>
            </w:r>
            <w:r w:rsidR="00866B64">
              <w:rPr>
                <w:noProof/>
                <w:webHidden/>
              </w:rPr>
              <w:tab/>
            </w:r>
            <w:r w:rsidR="00866B64">
              <w:rPr>
                <w:noProof/>
                <w:webHidden/>
              </w:rPr>
              <w:fldChar w:fldCharType="begin"/>
            </w:r>
            <w:r w:rsidR="00866B64">
              <w:rPr>
                <w:noProof/>
                <w:webHidden/>
              </w:rPr>
              <w:instrText xml:space="preserve"> PAGEREF _Toc168671678 \h </w:instrText>
            </w:r>
            <w:r w:rsidR="00866B64">
              <w:rPr>
                <w:noProof/>
                <w:webHidden/>
              </w:rPr>
            </w:r>
            <w:r w:rsidR="00866B64">
              <w:rPr>
                <w:noProof/>
                <w:webHidden/>
              </w:rPr>
              <w:fldChar w:fldCharType="separate"/>
            </w:r>
            <w:r w:rsidR="00C8031D">
              <w:rPr>
                <w:noProof/>
                <w:webHidden/>
              </w:rPr>
              <w:t>93</w:t>
            </w:r>
            <w:r w:rsidR="00866B64">
              <w:rPr>
                <w:noProof/>
                <w:webHidden/>
              </w:rPr>
              <w:fldChar w:fldCharType="end"/>
            </w:r>
          </w:hyperlink>
        </w:p>
        <w:p w14:paraId="6C276194" w14:textId="7453ED07" w:rsidR="00866B64" w:rsidRDefault="00260762">
          <w:pPr>
            <w:pStyle w:val="TOC5"/>
            <w:tabs>
              <w:tab w:val="left" w:pos="1935"/>
              <w:tab w:val="right" w:leader="dot" w:pos="9016"/>
            </w:tabs>
            <w:rPr>
              <w:rFonts w:asciiTheme="minorHAnsi" w:eastAsiaTheme="minorEastAsia" w:hAnsiTheme="minorHAnsi" w:cstheme="minorBidi"/>
              <w:noProof/>
              <w:szCs w:val="22"/>
            </w:rPr>
          </w:pPr>
          <w:hyperlink w:anchor="_Toc168671679" w:history="1">
            <w:r w:rsidR="00866B64" w:rsidRPr="0082506A">
              <w:rPr>
                <w:rStyle w:val="Hyperlink"/>
                <w:noProof/>
              </w:rPr>
              <w:t>2.2.3.3.3.</w:t>
            </w:r>
            <w:r w:rsidR="00866B64">
              <w:rPr>
                <w:rFonts w:asciiTheme="minorHAnsi" w:eastAsiaTheme="minorEastAsia" w:hAnsiTheme="minorHAnsi" w:cstheme="minorBidi"/>
                <w:noProof/>
                <w:szCs w:val="22"/>
              </w:rPr>
              <w:tab/>
            </w:r>
            <w:r w:rsidR="00866B64" w:rsidRPr="0082506A">
              <w:rPr>
                <w:rStyle w:val="Hyperlink"/>
                <w:i/>
                <w:noProof/>
              </w:rPr>
              <w:t>Views</w:t>
            </w:r>
            <w:r w:rsidR="00866B64" w:rsidRPr="0082506A">
              <w:rPr>
                <w:rStyle w:val="Hyperlink"/>
                <w:noProof/>
              </w:rPr>
              <w:t xml:space="preserve"> da tabela de avaliações de bens reais: </w:t>
            </w:r>
            <w:r w:rsidR="00866B64" w:rsidRPr="0082506A">
              <w:rPr>
                <w:rStyle w:val="Hyperlink"/>
                <w:i/>
                <w:noProof/>
              </w:rPr>
              <w:t>cd_garantias.gt021_report_biyr9520</w:t>
            </w:r>
            <w:r w:rsidR="00866B64">
              <w:rPr>
                <w:noProof/>
                <w:webHidden/>
              </w:rPr>
              <w:tab/>
            </w:r>
            <w:r w:rsidR="00866B64">
              <w:rPr>
                <w:noProof/>
                <w:webHidden/>
              </w:rPr>
              <w:fldChar w:fldCharType="begin"/>
            </w:r>
            <w:r w:rsidR="00866B64">
              <w:rPr>
                <w:noProof/>
                <w:webHidden/>
              </w:rPr>
              <w:instrText xml:space="preserve"> PAGEREF _Toc168671679 \h </w:instrText>
            </w:r>
            <w:r w:rsidR="00866B64">
              <w:rPr>
                <w:noProof/>
                <w:webHidden/>
              </w:rPr>
            </w:r>
            <w:r w:rsidR="00866B64">
              <w:rPr>
                <w:noProof/>
                <w:webHidden/>
              </w:rPr>
              <w:fldChar w:fldCharType="separate"/>
            </w:r>
            <w:r w:rsidR="00C8031D">
              <w:rPr>
                <w:noProof/>
                <w:webHidden/>
              </w:rPr>
              <w:t>106</w:t>
            </w:r>
            <w:r w:rsidR="00866B64">
              <w:rPr>
                <w:noProof/>
                <w:webHidden/>
              </w:rPr>
              <w:fldChar w:fldCharType="end"/>
            </w:r>
          </w:hyperlink>
        </w:p>
        <w:p w14:paraId="3DD75637" w14:textId="223D957B" w:rsidR="00866B64" w:rsidRDefault="00260762">
          <w:pPr>
            <w:pStyle w:val="TOC1"/>
            <w:tabs>
              <w:tab w:val="left" w:pos="440"/>
              <w:tab w:val="right" w:leader="dot" w:pos="9016"/>
            </w:tabs>
            <w:rPr>
              <w:rFonts w:asciiTheme="minorHAnsi" w:eastAsiaTheme="minorEastAsia" w:hAnsiTheme="minorHAnsi" w:cstheme="minorBidi"/>
              <w:noProof/>
              <w:szCs w:val="22"/>
            </w:rPr>
          </w:pPr>
          <w:hyperlink w:anchor="_Toc168671680" w:history="1">
            <w:r w:rsidR="00866B64" w:rsidRPr="0082506A">
              <w:rPr>
                <w:rStyle w:val="Hyperlink"/>
                <w:noProof/>
              </w:rPr>
              <w:t>3.</w:t>
            </w:r>
            <w:r w:rsidR="00866B64">
              <w:rPr>
                <w:rFonts w:asciiTheme="minorHAnsi" w:eastAsiaTheme="minorEastAsia" w:hAnsiTheme="minorHAnsi" w:cstheme="minorBidi"/>
                <w:noProof/>
                <w:szCs w:val="22"/>
              </w:rPr>
              <w:tab/>
            </w:r>
            <w:r w:rsidR="00866B64" w:rsidRPr="0082506A">
              <w:rPr>
                <w:rStyle w:val="Hyperlink"/>
                <w:noProof/>
              </w:rPr>
              <w:t>Controlos no MUG – Interfaces</w:t>
            </w:r>
            <w:r w:rsidR="00866B64">
              <w:rPr>
                <w:noProof/>
                <w:webHidden/>
              </w:rPr>
              <w:tab/>
            </w:r>
            <w:r w:rsidR="00866B64">
              <w:rPr>
                <w:noProof/>
                <w:webHidden/>
              </w:rPr>
              <w:fldChar w:fldCharType="begin"/>
            </w:r>
            <w:r w:rsidR="00866B64">
              <w:rPr>
                <w:noProof/>
                <w:webHidden/>
              </w:rPr>
              <w:instrText xml:space="preserve"> PAGEREF _Toc168671680 \h </w:instrText>
            </w:r>
            <w:r w:rsidR="00866B64">
              <w:rPr>
                <w:noProof/>
                <w:webHidden/>
              </w:rPr>
            </w:r>
            <w:r w:rsidR="00866B64">
              <w:rPr>
                <w:noProof/>
                <w:webHidden/>
              </w:rPr>
              <w:fldChar w:fldCharType="separate"/>
            </w:r>
            <w:r w:rsidR="00C8031D">
              <w:rPr>
                <w:noProof/>
                <w:webHidden/>
              </w:rPr>
              <w:t>111</w:t>
            </w:r>
            <w:r w:rsidR="00866B64">
              <w:rPr>
                <w:noProof/>
                <w:webHidden/>
              </w:rPr>
              <w:fldChar w:fldCharType="end"/>
            </w:r>
          </w:hyperlink>
        </w:p>
        <w:p w14:paraId="091341BE" w14:textId="1AD755E7" w:rsidR="00866B64" w:rsidRDefault="00260762">
          <w:pPr>
            <w:pStyle w:val="TOC2"/>
            <w:tabs>
              <w:tab w:val="right" w:leader="dot" w:pos="9016"/>
            </w:tabs>
            <w:rPr>
              <w:rFonts w:asciiTheme="minorHAnsi" w:eastAsiaTheme="minorEastAsia" w:hAnsiTheme="minorHAnsi" w:cstheme="minorBidi"/>
              <w:noProof/>
              <w:szCs w:val="22"/>
            </w:rPr>
          </w:pPr>
          <w:hyperlink w:anchor="_Toc168671681" w:history="1">
            <w:r w:rsidR="00866B64" w:rsidRPr="0082506A">
              <w:rPr>
                <w:rStyle w:val="Hyperlink"/>
                <w:noProof/>
              </w:rPr>
              <w:t xml:space="preserve">3.1 </w:t>
            </w:r>
            <w:r w:rsidR="00866B64" w:rsidRPr="0082506A">
              <w:rPr>
                <w:rStyle w:val="Hyperlink"/>
                <w:i/>
                <w:noProof/>
              </w:rPr>
              <w:t>Overview</w:t>
            </w:r>
            <w:r w:rsidR="00866B64">
              <w:rPr>
                <w:noProof/>
                <w:webHidden/>
              </w:rPr>
              <w:tab/>
            </w:r>
            <w:r w:rsidR="00866B64">
              <w:rPr>
                <w:noProof/>
                <w:webHidden/>
              </w:rPr>
              <w:fldChar w:fldCharType="begin"/>
            </w:r>
            <w:r w:rsidR="00866B64">
              <w:rPr>
                <w:noProof/>
                <w:webHidden/>
              </w:rPr>
              <w:instrText xml:space="preserve"> PAGEREF _Toc168671681 \h </w:instrText>
            </w:r>
            <w:r w:rsidR="00866B64">
              <w:rPr>
                <w:noProof/>
                <w:webHidden/>
              </w:rPr>
            </w:r>
            <w:r w:rsidR="00866B64">
              <w:rPr>
                <w:noProof/>
                <w:webHidden/>
              </w:rPr>
              <w:fldChar w:fldCharType="separate"/>
            </w:r>
            <w:r w:rsidR="00C8031D">
              <w:rPr>
                <w:noProof/>
                <w:webHidden/>
              </w:rPr>
              <w:t>111</w:t>
            </w:r>
            <w:r w:rsidR="00866B64">
              <w:rPr>
                <w:noProof/>
                <w:webHidden/>
              </w:rPr>
              <w:fldChar w:fldCharType="end"/>
            </w:r>
          </w:hyperlink>
        </w:p>
        <w:p w14:paraId="42CDCD9F" w14:textId="7B0AE881" w:rsidR="00866B64" w:rsidRDefault="00260762">
          <w:pPr>
            <w:pStyle w:val="TOC2"/>
            <w:tabs>
              <w:tab w:val="right" w:leader="dot" w:pos="9016"/>
            </w:tabs>
            <w:rPr>
              <w:rFonts w:asciiTheme="minorHAnsi" w:eastAsiaTheme="minorEastAsia" w:hAnsiTheme="minorHAnsi" w:cstheme="minorBidi"/>
              <w:noProof/>
              <w:szCs w:val="22"/>
            </w:rPr>
          </w:pPr>
          <w:hyperlink w:anchor="_Toc168671682" w:history="1">
            <w:r w:rsidR="00866B64" w:rsidRPr="0082506A">
              <w:rPr>
                <w:rStyle w:val="Hyperlink"/>
                <w:noProof/>
              </w:rPr>
              <w:t xml:space="preserve">3.2 Controlos </w:t>
            </w:r>
            <w:r w:rsidR="00866B64" w:rsidRPr="0082506A">
              <w:rPr>
                <w:rStyle w:val="Hyperlink"/>
                <w:i/>
                <w:noProof/>
              </w:rPr>
              <w:t>Data Quality</w:t>
            </w:r>
            <w:r w:rsidR="00866B64">
              <w:rPr>
                <w:noProof/>
                <w:webHidden/>
              </w:rPr>
              <w:tab/>
            </w:r>
            <w:r w:rsidR="00866B64">
              <w:rPr>
                <w:noProof/>
                <w:webHidden/>
              </w:rPr>
              <w:fldChar w:fldCharType="begin"/>
            </w:r>
            <w:r w:rsidR="00866B64">
              <w:rPr>
                <w:noProof/>
                <w:webHidden/>
              </w:rPr>
              <w:instrText xml:space="preserve"> PAGEREF _Toc168671682 \h </w:instrText>
            </w:r>
            <w:r w:rsidR="00866B64">
              <w:rPr>
                <w:noProof/>
                <w:webHidden/>
              </w:rPr>
            </w:r>
            <w:r w:rsidR="00866B64">
              <w:rPr>
                <w:noProof/>
                <w:webHidden/>
              </w:rPr>
              <w:fldChar w:fldCharType="separate"/>
            </w:r>
            <w:r w:rsidR="00C8031D">
              <w:rPr>
                <w:noProof/>
                <w:webHidden/>
              </w:rPr>
              <w:t>111</w:t>
            </w:r>
            <w:r w:rsidR="00866B64">
              <w:rPr>
                <w:noProof/>
                <w:webHidden/>
              </w:rPr>
              <w:fldChar w:fldCharType="end"/>
            </w:r>
          </w:hyperlink>
        </w:p>
        <w:p w14:paraId="6C561E0E" w14:textId="025011FF" w:rsidR="00866B64" w:rsidRDefault="00260762">
          <w:pPr>
            <w:pStyle w:val="TOC3"/>
            <w:tabs>
              <w:tab w:val="right" w:leader="dot" w:pos="9016"/>
            </w:tabs>
            <w:rPr>
              <w:rFonts w:asciiTheme="minorHAnsi" w:eastAsiaTheme="minorEastAsia" w:hAnsiTheme="minorHAnsi" w:cstheme="minorBidi"/>
              <w:noProof/>
              <w:szCs w:val="22"/>
            </w:rPr>
          </w:pPr>
          <w:hyperlink w:anchor="_Toc168671683" w:history="1">
            <w:r w:rsidR="00866B64" w:rsidRPr="0082506A">
              <w:rPr>
                <w:rStyle w:val="Hyperlink"/>
                <w:noProof/>
              </w:rPr>
              <w:t>3.2.1 Seguimento regular dos Controlos de Data Quality</w:t>
            </w:r>
            <w:r w:rsidR="00866B64">
              <w:rPr>
                <w:noProof/>
                <w:webHidden/>
              </w:rPr>
              <w:tab/>
            </w:r>
            <w:r w:rsidR="00866B64">
              <w:rPr>
                <w:noProof/>
                <w:webHidden/>
              </w:rPr>
              <w:fldChar w:fldCharType="begin"/>
            </w:r>
            <w:r w:rsidR="00866B64">
              <w:rPr>
                <w:noProof/>
                <w:webHidden/>
              </w:rPr>
              <w:instrText xml:space="preserve"> PAGEREF _Toc168671683 \h </w:instrText>
            </w:r>
            <w:r w:rsidR="00866B64">
              <w:rPr>
                <w:noProof/>
                <w:webHidden/>
              </w:rPr>
            </w:r>
            <w:r w:rsidR="00866B64">
              <w:rPr>
                <w:noProof/>
                <w:webHidden/>
              </w:rPr>
              <w:fldChar w:fldCharType="separate"/>
            </w:r>
            <w:r w:rsidR="00C8031D">
              <w:rPr>
                <w:noProof/>
                <w:webHidden/>
              </w:rPr>
              <w:t>111</w:t>
            </w:r>
            <w:r w:rsidR="00866B64">
              <w:rPr>
                <w:noProof/>
                <w:webHidden/>
              </w:rPr>
              <w:fldChar w:fldCharType="end"/>
            </w:r>
          </w:hyperlink>
        </w:p>
        <w:p w14:paraId="5A6575E9" w14:textId="5A927385" w:rsidR="00B06055" w:rsidRPr="00F60054" w:rsidRDefault="00B06055">
          <w:pPr>
            <w:rPr>
              <w:rFonts w:cs="Calibri"/>
              <w:bCs/>
              <w:noProof/>
            </w:rPr>
          </w:pPr>
          <w:r w:rsidRPr="00F60054">
            <w:rPr>
              <w:rFonts w:cs="Calibri"/>
            </w:rPr>
            <w:fldChar w:fldCharType="end"/>
          </w:r>
        </w:p>
      </w:sdtContent>
    </w:sdt>
    <w:p w14:paraId="2B4299E3" w14:textId="53B7D0F1" w:rsidR="00C517E8" w:rsidRDefault="00C517E8">
      <w:pPr>
        <w:rPr>
          <w:rFonts w:cs="Calibri"/>
          <w:b/>
          <w:bCs/>
          <w:noProof/>
          <w:color w:val="000000" w:themeColor="text1"/>
        </w:rPr>
      </w:pPr>
      <w:r>
        <w:rPr>
          <w:rFonts w:cs="Calibri"/>
          <w:b/>
          <w:bCs/>
          <w:noProof/>
          <w:color w:val="000000" w:themeColor="text1"/>
        </w:rPr>
        <w:br w:type="page"/>
      </w:r>
    </w:p>
    <w:p w14:paraId="74737C92" w14:textId="2F31F9A2" w:rsidR="00475D53" w:rsidRPr="002A003E" w:rsidRDefault="00475D53">
      <w:pPr>
        <w:rPr>
          <w:rFonts w:cs="Calibri"/>
          <w:b/>
          <w:bCs/>
          <w:noProof/>
          <w:color w:val="000000" w:themeColor="text1"/>
          <w:sz w:val="28"/>
        </w:rPr>
      </w:pPr>
      <w:r w:rsidRPr="002A003E">
        <w:rPr>
          <w:rFonts w:cs="Calibri"/>
          <w:b/>
          <w:bCs/>
          <w:noProof/>
          <w:color w:val="000000" w:themeColor="text1"/>
          <w:sz w:val="28"/>
        </w:rPr>
        <w:lastRenderedPageBreak/>
        <w:t>Índice de Figuras:</w:t>
      </w:r>
    </w:p>
    <w:p w14:paraId="600E6A8C" w14:textId="53D2D5CD" w:rsidR="00A13903" w:rsidRPr="00A13903" w:rsidRDefault="00475D53">
      <w:pPr>
        <w:pStyle w:val="TableofFigures"/>
        <w:tabs>
          <w:tab w:val="right" w:leader="dot" w:pos="9016"/>
        </w:tabs>
        <w:rPr>
          <w:rFonts w:ascii="Calibri" w:eastAsiaTheme="minorEastAsia" w:hAnsi="Calibri" w:cstheme="minorBidi"/>
          <w:caps w:val="0"/>
          <w:noProof/>
          <w:sz w:val="22"/>
          <w:szCs w:val="22"/>
        </w:rPr>
      </w:pPr>
      <w:r w:rsidRPr="00ED1DBC">
        <w:rPr>
          <w:rFonts w:ascii="Calibri" w:hAnsi="Calibri" w:cs="Calibri"/>
          <w:caps w:val="0"/>
          <w:sz w:val="22"/>
          <w:szCs w:val="22"/>
          <w:lang w:val="en-US"/>
        </w:rPr>
        <w:fldChar w:fldCharType="begin"/>
      </w:r>
      <w:r w:rsidRPr="00ED1DBC">
        <w:rPr>
          <w:rFonts w:ascii="Calibri" w:hAnsi="Calibri" w:cs="Calibri"/>
          <w:caps w:val="0"/>
          <w:sz w:val="22"/>
          <w:szCs w:val="22"/>
          <w:lang w:val="en-US"/>
        </w:rPr>
        <w:instrText xml:space="preserve"> TOC \h \z \c "Figura" </w:instrText>
      </w:r>
      <w:r w:rsidRPr="00ED1DBC">
        <w:rPr>
          <w:rFonts w:ascii="Calibri" w:hAnsi="Calibri" w:cs="Calibri"/>
          <w:caps w:val="0"/>
          <w:sz w:val="22"/>
          <w:szCs w:val="22"/>
          <w:lang w:val="en-US"/>
        </w:rPr>
        <w:fldChar w:fldCharType="separate"/>
      </w:r>
      <w:hyperlink w:anchor="_Toc168414149" w:history="1">
        <w:r w:rsidR="00A13903" w:rsidRPr="00A13903">
          <w:rPr>
            <w:rStyle w:val="Hyperlink"/>
            <w:rFonts w:ascii="Calibri" w:eastAsiaTheme="majorEastAsia" w:hAnsi="Calibri" w:cs="Calibri"/>
            <w:caps w:val="0"/>
            <w:noProof/>
            <w:sz w:val="22"/>
            <w:szCs w:val="22"/>
          </w:rPr>
          <w:t>figura 1. Modelo Relacional - Interfaces Do Mug Para Casos De Uso</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_Toc168414149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C8031D">
          <w:rPr>
            <w:rFonts w:ascii="Calibri" w:hAnsi="Calibri"/>
            <w:noProof/>
            <w:webHidden/>
            <w:sz w:val="22"/>
            <w:szCs w:val="22"/>
          </w:rPr>
          <w:t>7</w:t>
        </w:r>
        <w:r w:rsidR="00A13903" w:rsidRPr="00A13903">
          <w:rPr>
            <w:rFonts w:ascii="Calibri" w:hAnsi="Calibri"/>
            <w:noProof/>
            <w:webHidden/>
            <w:sz w:val="22"/>
            <w:szCs w:val="22"/>
          </w:rPr>
          <w:fldChar w:fldCharType="end"/>
        </w:r>
      </w:hyperlink>
    </w:p>
    <w:p w14:paraId="241A6011" w14:textId="5506EE5D" w:rsidR="00A13903" w:rsidRPr="00A13903" w:rsidRDefault="00260762">
      <w:pPr>
        <w:pStyle w:val="TableofFigures"/>
        <w:tabs>
          <w:tab w:val="right" w:leader="dot" w:pos="9016"/>
        </w:tabs>
        <w:rPr>
          <w:rFonts w:ascii="Calibri" w:eastAsiaTheme="minorEastAsia" w:hAnsi="Calibri" w:cstheme="minorBidi"/>
          <w:caps w:val="0"/>
          <w:noProof/>
          <w:sz w:val="22"/>
          <w:szCs w:val="22"/>
        </w:rPr>
      </w:pPr>
      <w:hyperlink w:anchor="_Toc168414150" w:history="1">
        <w:r w:rsidR="00A13903" w:rsidRPr="00A13903">
          <w:rPr>
            <w:rStyle w:val="Hyperlink"/>
            <w:rFonts w:ascii="Calibri" w:eastAsiaTheme="majorEastAsia" w:hAnsi="Calibri"/>
            <w:caps w:val="0"/>
            <w:noProof/>
            <w:sz w:val="22"/>
            <w:szCs w:val="22"/>
          </w:rPr>
          <w:t>Figura 2. Exemplo De Controlo De Integridade</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_Toc168414150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C8031D">
          <w:rPr>
            <w:rFonts w:ascii="Calibri" w:hAnsi="Calibri"/>
            <w:noProof/>
            <w:webHidden/>
            <w:sz w:val="22"/>
            <w:szCs w:val="22"/>
          </w:rPr>
          <w:t>111</w:t>
        </w:r>
        <w:r w:rsidR="00A13903" w:rsidRPr="00A13903">
          <w:rPr>
            <w:rFonts w:ascii="Calibri" w:hAnsi="Calibri"/>
            <w:noProof/>
            <w:webHidden/>
            <w:sz w:val="22"/>
            <w:szCs w:val="22"/>
          </w:rPr>
          <w:fldChar w:fldCharType="end"/>
        </w:r>
      </w:hyperlink>
    </w:p>
    <w:p w14:paraId="22E43289" w14:textId="5F1657B8" w:rsidR="00A13903" w:rsidRDefault="00260762">
      <w:pPr>
        <w:pStyle w:val="TableofFigures"/>
        <w:tabs>
          <w:tab w:val="right" w:leader="dot" w:pos="9016"/>
        </w:tabs>
        <w:rPr>
          <w:rFonts w:eastAsiaTheme="minorEastAsia" w:cstheme="minorBidi"/>
          <w:caps w:val="0"/>
          <w:noProof/>
          <w:sz w:val="22"/>
          <w:szCs w:val="22"/>
        </w:rPr>
      </w:pPr>
      <w:hyperlink w:anchor="_Toc168414151" w:history="1">
        <w:r w:rsidR="00A13903" w:rsidRPr="00A13903">
          <w:rPr>
            <w:rStyle w:val="Hyperlink"/>
            <w:rFonts w:ascii="Calibri" w:eastAsiaTheme="majorEastAsia" w:hAnsi="Calibri"/>
            <w:caps w:val="0"/>
            <w:noProof/>
            <w:sz w:val="22"/>
            <w:szCs w:val="22"/>
          </w:rPr>
          <w:t>Figura 3. Exemplo De Evolução Dos Controlos E Kpis De Garantias No Data Lake</w:t>
        </w:r>
        <w:r w:rsidR="00A13903" w:rsidRPr="00A13903">
          <w:rPr>
            <w:rFonts w:ascii="Calibri" w:hAnsi="Calibri"/>
            <w:caps w:val="0"/>
            <w:noProof/>
            <w:webHidden/>
            <w:sz w:val="22"/>
            <w:szCs w:val="22"/>
          </w:rPr>
          <w:tab/>
        </w:r>
        <w:r w:rsidR="00A13903" w:rsidRPr="00A13903">
          <w:rPr>
            <w:rFonts w:ascii="Calibri" w:hAnsi="Calibri"/>
            <w:noProof/>
            <w:webHidden/>
            <w:sz w:val="22"/>
            <w:szCs w:val="22"/>
          </w:rPr>
          <w:fldChar w:fldCharType="begin"/>
        </w:r>
        <w:r w:rsidR="00A13903" w:rsidRPr="00A13903">
          <w:rPr>
            <w:rFonts w:ascii="Calibri" w:hAnsi="Calibri"/>
            <w:noProof/>
            <w:webHidden/>
            <w:sz w:val="22"/>
            <w:szCs w:val="22"/>
          </w:rPr>
          <w:instrText xml:space="preserve"> PAGEREF _Toc168414151 \h </w:instrText>
        </w:r>
        <w:r w:rsidR="00A13903" w:rsidRPr="00A13903">
          <w:rPr>
            <w:rFonts w:ascii="Calibri" w:hAnsi="Calibri"/>
            <w:noProof/>
            <w:webHidden/>
            <w:sz w:val="22"/>
            <w:szCs w:val="22"/>
          </w:rPr>
        </w:r>
        <w:r w:rsidR="00A13903" w:rsidRPr="00A13903">
          <w:rPr>
            <w:rFonts w:ascii="Calibri" w:hAnsi="Calibri"/>
            <w:noProof/>
            <w:webHidden/>
            <w:sz w:val="22"/>
            <w:szCs w:val="22"/>
          </w:rPr>
          <w:fldChar w:fldCharType="separate"/>
        </w:r>
        <w:r w:rsidR="00C8031D">
          <w:rPr>
            <w:rFonts w:ascii="Calibri" w:hAnsi="Calibri"/>
            <w:noProof/>
            <w:webHidden/>
            <w:sz w:val="22"/>
            <w:szCs w:val="22"/>
          </w:rPr>
          <w:t>112</w:t>
        </w:r>
        <w:r w:rsidR="00A13903" w:rsidRPr="00A13903">
          <w:rPr>
            <w:rFonts w:ascii="Calibri" w:hAnsi="Calibri"/>
            <w:noProof/>
            <w:webHidden/>
            <w:sz w:val="22"/>
            <w:szCs w:val="22"/>
          </w:rPr>
          <w:fldChar w:fldCharType="end"/>
        </w:r>
      </w:hyperlink>
    </w:p>
    <w:p w14:paraId="68E59878" w14:textId="6EE51EAE" w:rsidR="00475D53" w:rsidRPr="00F60054" w:rsidRDefault="00475D53">
      <w:pPr>
        <w:rPr>
          <w:rFonts w:cs="Calibri"/>
          <w:lang w:val="en-US"/>
        </w:rPr>
      </w:pPr>
      <w:r w:rsidRPr="00ED1DBC">
        <w:rPr>
          <w:rFonts w:cs="Calibri"/>
          <w:szCs w:val="22"/>
          <w:lang w:val="en-US"/>
        </w:rPr>
        <w:fldChar w:fldCharType="end"/>
      </w:r>
    </w:p>
    <w:p w14:paraId="7F102A53" w14:textId="618911A1" w:rsidR="00475D53" w:rsidRPr="002A003E" w:rsidRDefault="00475D53">
      <w:pPr>
        <w:rPr>
          <w:rFonts w:cs="Calibri"/>
          <w:b/>
          <w:bCs/>
          <w:noProof/>
          <w:color w:val="000000" w:themeColor="text1"/>
          <w:sz w:val="28"/>
        </w:rPr>
      </w:pPr>
      <w:r w:rsidRPr="002A003E">
        <w:rPr>
          <w:rFonts w:cs="Calibri"/>
          <w:b/>
          <w:bCs/>
          <w:noProof/>
          <w:color w:val="000000" w:themeColor="text1"/>
          <w:sz w:val="28"/>
        </w:rPr>
        <w:t>Índice de Tabelas:</w:t>
      </w:r>
    </w:p>
    <w:p w14:paraId="140DADA9" w14:textId="0AF0DBBD" w:rsidR="00296831" w:rsidRPr="00296831" w:rsidRDefault="00475D53">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sz w:val="22"/>
          <w:szCs w:val="22"/>
          <w:lang w:val="en-US"/>
        </w:rPr>
        <w:fldChar w:fldCharType="begin"/>
      </w:r>
      <w:r w:rsidRPr="00296831">
        <w:rPr>
          <w:rFonts w:ascii="Calibri" w:hAnsi="Calibri" w:cs="Calibri"/>
          <w:caps w:val="0"/>
          <w:sz w:val="22"/>
          <w:szCs w:val="22"/>
        </w:rPr>
        <w:instrText xml:space="preserve"> TOC \c "Tabela" </w:instrText>
      </w:r>
      <w:r w:rsidRPr="00296831">
        <w:rPr>
          <w:rFonts w:ascii="Calibri" w:hAnsi="Calibri" w:cs="Calibri"/>
          <w:caps w:val="0"/>
          <w:sz w:val="22"/>
          <w:szCs w:val="22"/>
          <w:lang w:val="en-US"/>
        </w:rPr>
        <w:fldChar w:fldCharType="separate"/>
      </w:r>
      <w:r w:rsidR="00ED1DBC" w:rsidRPr="00296831">
        <w:rPr>
          <w:rFonts w:ascii="Calibri" w:hAnsi="Calibri" w:cs="Calibri"/>
          <w:caps w:val="0"/>
          <w:noProof/>
          <w:color w:val="000000" w:themeColor="text1"/>
          <w:sz w:val="22"/>
          <w:szCs w:val="22"/>
        </w:rPr>
        <w:t>Tabela 1: Módulo De Interface</w:t>
      </w:r>
      <w:r w:rsidR="00ED1DBC"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_Toc168413839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8</w:t>
      </w:r>
      <w:r w:rsidR="00296831" w:rsidRPr="00296831">
        <w:rPr>
          <w:rFonts w:ascii="Calibri" w:hAnsi="Calibri"/>
          <w:noProof/>
          <w:sz w:val="22"/>
          <w:szCs w:val="22"/>
        </w:rPr>
        <w:fldChar w:fldCharType="end"/>
      </w:r>
    </w:p>
    <w:p w14:paraId="6BCBF479" w14:textId="5D7A3374"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2: Informação Das Tabelas De Aprovisionamento Da Cd.Garantias.Gt015_Report_Biyr9500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13</w:t>
      </w:r>
      <w:r w:rsidR="00296831" w:rsidRPr="00296831">
        <w:rPr>
          <w:rFonts w:ascii="Calibri" w:hAnsi="Calibri"/>
          <w:noProof/>
          <w:sz w:val="22"/>
          <w:szCs w:val="22"/>
        </w:rPr>
        <w:fldChar w:fldCharType="end"/>
      </w:r>
    </w:p>
    <w:p w14:paraId="0A6EBC1F" w14:textId="1F997A0B"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3: Detalhe Dos Campos Da Cd.Garantias.Gt015_Report_Biyr9500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14</w:t>
      </w:r>
      <w:r w:rsidR="00296831" w:rsidRPr="00296831">
        <w:rPr>
          <w:rFonts w:ascii="Calibri" w:hAnsi="Calibri"/>
          <w:noProof/>
          <w:sz w:val="22"/>
          <w:szCs w:val="22"/>
        </w:rPr>
        <w:fldChar w:fldCharType="end"/>
      </w:r>
    </w:p>
    <w:p w14:paraId="5533B5F8" w14:textId="35B38BE8"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4: Informação Das Tabelas De Aprovisionamento Da Cd_Garantias.Gt016_Report_Biyr9510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23</w:t>
      </w:r>
      <w:r w:rsidR="00296831" w:rsidRPr="00296831">
        <w:rPr>
          <w:rFonts w:ascii="Calibri" w:hAnsi="Calibri"/>
          <w:noProof/>
          <w:sz w:val="22"/>
          <w:szCs w:val="22"/>
        </w:rPr>
        <w:fldChar w:fldCharType="end"/>
      </w:r>
    </w:p>
    <w:p w14:paraId="3BD8DA96" w14:textId="75F96781"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5:Detalhe Dos Campos Da Cd_Garantias.Gt016_Report_Biyr9510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24</w:t>
      </w:r>
      <w:r w:rsidR="00296831" w:rsidRPr="00296831">
        <w:rPr>
          <w:rFonts w:ascii="Calibri" w:hAnsi="Calibri"/>
          <w:noProof/>
          <w:sz w:val="22"/>
          <w:szCs w:val="22"/>
        </w:rPr>
        <w:fldChar w:fldCharType="end"/>
      </w:r>
    </w:p>
    <w:p w14:paraId="09469120" w14:textId="5C7A273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6: Informação Das Tabelas De Aprovisionamento Da Cd_Garantias.Gt017_Report_Biyr9520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35</w:t>
      </w:r>
      <w:r w:rsidR="00296831" w:rsidRPr="00296831">
        <w:rPr>
          <w:rFonts w:ascii="Calibri" w:hAnsi="Calibri"/>
          <w:noProof/>
          <w:sz w:val="22"/>
          <w:szCs w:val="22"/>
        </w:rPr>
        <w:fldChar w:fldCharType="end"/>
      </w:r>
    </w:p>
    <w:p w14:paraId="733A29ED" w14:textId="1327FF1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s="Calibri"/>
          <w:caps w:val="0"/>
          <w:noProof/>
          <w:color w:val="000000" w:themeColor="text1"/>
          <w:sz w:val="22"/>
          <w:szCs w:val="22"/>
        </w:rPr>
        <w:t>Tabela 7: Detalhe Dos Campos Da Cd_Garantias.Gt017_Report_Biyr9520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0</w:t>
      </w:r>
      <w:r w:rsidR="00296831" w:rsidRPr="00296831">
        <w:rPr>
          <w:rFonts w:ascii="Calibri" w:hAnsi="Calibri"/>
          <w:noProof/>
          <w:sz w:val="22"/>
          <w:szCs w:val="22"/>
        </w:rPr>
        <w:fldChar w:fldCharType="end"/>
      </w:r>
    </w:p>
    <w:p w14:paraId="196756DF" w14:textId="3486970D"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8: Informação Das Tabelas De Aprovisionamento Da Cd.Garantias.Gt019_Report_Biyr9500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1</w:t>
      </w:r>
      <w:r w:rsidR="00296831" w:rsidRPr="00296831">
        <w:rPr>
          <w:rFonts w:ascii="Calibri" w:hAnsi="Calibri"/>
          <w:noProof/>
          <w:sz w:val="22"/>
          <w:szCs w:val="22"/>
        </w:rPr>
        <w:fldChar w:fldCharType="end"/>
      </w:r>
    </w:p>
    <w:p w14:paraId="2C7C6089" w14:textId="662B99E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9: Detalhe Dos Campos Da Cd.Garantias.Gt019_Report_Biyr9500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2</w:t>
      </w:r>
      <w:r w:rsidR="00296831" w:rsidRPr="00296831">
        <w:rPr>
          <w:rFonts w:ascii="Calibri" w:hAnsi="Calibri"/>
          <w:noProof/>
          <w:sz w:val="22"/>
          <w:szCs w:val="22"/>
        </w:rPr>
        <w:fldChar w:fldCharType="end"/>
      </w:r>
    </w:p>
    <w:p w14:paraId="3A903219" w14:textId="11C8C3BA"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10: Informação Das Tabelas De Aprovisionamento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17</w:t>
      </w:r>
      <w:r w:rsidR="00296831" w:rsidRPr="00296831">
        <w:rPr>
          <w:rFonts w:ascii="Calibri" w:hAnsi="Calibri"/>
          <w:noProof/>
          <w:sz w:val="22"/>
          <w:szCs w:val="22"/>
        </w:rPr>
        <w:fldChar w:fldCharType="end"/>
      </w:r>
    </w:p>
    <w:p w14:paraId="48DECA1D" w14:textId="298F678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11: Detalhe Dos Campos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_Toc168413849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19</w:t>
      </w:r>
      <w:r w:rsidR="00296831" w:rsidRPr="00296831">
        <w:rPr>
          <w:rFonts w:ascii="Calibri" w:hAnsi="Calibri"/>
          <w:noProof/>
          <w:sz w:val="22"/>
          <w:szCs w:val="22"/>
        </w:rPr>
        <w:fldChar w:fldCharType="end"/>
      </w:r>
    </w:p>
    <w:p w14:paraId="25FC9CFE" w14:textId="3FCF8213"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12: Informação Das Tabelas De Aprovisionamento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38</w:t>
      </w:r>
      <w:r w:rsidR="00296831" w:rsidRPr="00296831">
        <w:rPr>
          <w:rFonts w:ascii="Calibri" w:hAnsi="Calibri"/>
          <w:noProof/>
          <w:sz w:val="22"/>
          <w:szCs w:val="22"/>
        </w:rPr>
        <w:fldChar w:fldCharType="end"/>
      </w:r>
    </w:p>
    <w:p w14:paraId="671F89AC" w14:textId="0EF6894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13: Detalhe Dos Campos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39</w:t>
      </w:r>
      <w:r w:rsidR="00296831" w:rsidRPr="00296831">
        <w:rPr>
          <w:rFonts w:ascii="Calibri" w:hAnsi="Calibri"/>
          <w:noProof/>
          <w:sz w:val="22"/>
          <w:szCs w:val="22"/>
        </w:rPr>
        <w:fldChar w:fldCharType="end"/>
      </w:r>
    </w:p>
    <w:p w14:paraId="3FF17DAD" w14:textId="6F7B0741"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14: Informação Das Tabelas De Aprovisionamento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45</w:t>
      </w:r>
      <w:r w:rsidR="00296831" w:rsidRPr="00296831">
        <w:rPr>
          <w:rFonts w:ascii="Calibri" w:hAnsi="Calibri"/>
          <w:noProof/>
          <w:sz w:val="22"/>
          <w:szCs w:val="22"/>
        </w:rPr>
        <w:fldChar w:fldCharType="end"/>
      </w:r>
    </w:p>
    <w:p w14:paraId="2E6F28CB" w14:textId="64326ED9"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15: Detalhe Dos Campos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46</w:t>
      </w:r>
      <w:r w:rsidR="00296831" w:rsidRPr="00296831">
        <w:rPr>
          <w:rFonts w:ascii="Calibri" w:hAnsi="Calibri"/>
          <w:noProof/>
          <w:sz w:val="22"/>
          <w:szCs w:val="22"/>
        </w:rPr>
        <w:fldChar w:fldCharType="end"/>
      </w:r>
    </w:p>
    <w:p w14:paraId="797CD081" w14:textId="31A0226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16:  Informação Das Tabelas De Aprovisionamento Da Cd_Garantias.Kt_Chaves_Intrf_Grts_Biyr_Bem</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49</w:t>
      </w:r>
      <w:r w:rsidR="00296831" w:rsidRPr="00296831">
        <w:rPr>
          <w:rFonts w:ascii="Calibri" w:hAnsi="Calibri"/>
          <w:noProof/>
          <w:sz w:val="22"/>
          <w:szCs w:val="22"/>
        </w:rPr>
        <w:fldChar w:fldCharType="end"/>
      </w:r>
    </w:p>
    <w:p w14:paraId="4457E01F" w14:textId="4F8D7B2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17: Detalhe Dos Campos Da Cd_Garantias.Kt_Chaves_Intrf_Grts_Biyr_Bem</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50</w:t>
      </w:r>
      <w:r w:rsidR="00296831" w:rsidRPr="00296831">
        <w:rPr>
          <w:rFonts w:ascii="Calibri" w:hAnsi="Calibri"/>
          <w:noProof/>
          <w:sz w:val="22"/>
          <w:szCs w:val="22"/>
        </w:rPr>
        <w:fldChar w:fldCharType="end"/>
      </w:r>
    </w:p>
    <w:p w14:paraId="7A3DD774" w14:textId="0FE1FAD4"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18: Informação Das Tabelas De Aprovisionamento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52</w:t>
      </w:r>
      <w:r w:rsidR="00296831" w:rsidRPr="00296831">
        <w:rPr>
          <w:rFonts w:ascii="Calibri" w:hAnsi="Calibri"/>
          <w:noProof/>
          <w:sz w:val="22"/>
          <w:szCs w:val="22"/>
        </w:rPr>
        <w:fldChar w:fldCharType="end"/>
      </w:r>
    </w:p>
    <w:p w14:paraId="317F874F" w14:textId="66FCF91F"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19: Detalhe Dos Campos Da Cd_Garantias.Kt_Chaves_Intrf_Grts_Biyr</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53</w:t>
      </w:r>
      <w:r w:rsidR="00296831" w:rsidRPr="00296831">
        <w:rPr>
          <w:rFonts w:ascii="Calibri" w:hAnsi="Calibri"/>
          <w:noProof/>
          <w:sz w:val="22"/>
          <w:szCs w:val="22"/>
        </w:rPr>
        <w:fldChar w:fldCharType="end"/>
      </w:r>
    </w:p>
    <w:p w14:paraId="0476B972" w14:textId="7258487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20: Detalhe Dos Campos E Das Suas Transformações Da Cd_Garantias.Gt015_Report_Biyr9500_Ifrs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54</w:t>
      </w:r>
      <w:r w:rsidR="00296831" w:rsidRPr="00296831">
        <w:rPr>
          <w:rFonts w:ascii="Calibri" w:hAnsi="Calibri"/>
          <w:noProof/>
          <w:sz w:val="22"/>
          <w:szCs w:val="22"/>
        </w:rPr>
        <w:fldChar w:fldCharType="end"/>
      </w:r>
    </w:p>
    <w:p w14:paraId="59B4F26D" w14:textId="5AE26D61"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21:Detalhe Dos Campos E Das Suas Transformações Da Cd_Garantias.Gt016_Report_Biyr9510_Ifrs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_Toc168413859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56</w:t>
      </w:r>
      <w:r w:rsidR="00296831" w:rsidRPr="00296831">
        <w:rPr>
          <w:rFonts w:ascii="Calibri" w:hAnsi="Calibri"/>
          <w:noProof/>
          <w:sz w:val="22"/>
          <w:szCs w:val="22"/>
        </w:rPr>
        <w:fldChar w:fldCharType="end"/>
      </w:r>
    </w:p>
    <w:p w14:paraId="0DC5194A" w14:textId="6162157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22: Detalhe Dos Campos E Das Suas Transformações Da Cd_Garantias.Gt017_Report_Biyr9520_Ifrs</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_Toc168413860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58</w:t>
      </w:r>
      <w:r w:rsidR="00296831" w:rsidRPr="00296831">
        <w:rPr>
          <w:rFonts w:ascii="Calibri" w:hAnsi="Calibri"/>
          <w:noProof/>
          <w:sz w:val="22"/>
          <w:szCs w:val="22"/>
        </w:rPr>
        <w:fldChar w:fldCharType="end"/>
      </w:r>
    </w:p>
    <w:p w14:paraId="5D67EF9E" w14:textId="373B55D6"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23: Detalhe Dos Campos E Das Suas Transformações Da Cd_Garantias.Gt015_Report_Biyr9500_Bst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_Toc168413861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59</w:t>
      </w:r>
      <w:r w:rsidR="00296831" w:rsidRPr="00296831">
        <w:rPr>
          <w:rFonts w:ascii="Calibri" w:hAnsi="Calibri"/>
          <w:noProof/>
          <w:sz w:val="22"/>
          <w:szCs w:val="22"/>
        </w:rPr>
        <w:fldChar w:fldCharType="end"/>
      </w:r>
    </w:p>
    <w:p w14:paraId="77606207" w14:textId="3993B9F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24: Detalhe Dos Campos E Das Suas Transformações Da Cd_Garantias.Gt016_Report_Biyr9510_Bst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_Toc168413862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64</w:t>
      </w:r>
      <w:r w:rsidR="00296831" w:rsidRPr="00296831">
        <w:rPr>
          <w:rFonts w:ascii="Calibri" w:hAnsi="Calibri"/>
          <w:noProof/>
          <w:sz w:val="22"/>
          <w:szCs w:val="22"/>
        </w:rPr>
        <w:fldChar w:fldCharType="end"/>
      </w:r>
    </w:p>
    <w:p w14:paraId="479D9A62" w14:textId="4BD0EC77"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25: Detalhe Dos Campos E Das Suas Transformações Da Cd_Garantias.Gt017_Report_Biyr9520_Bst</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_Toc168413863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69</w:t>
      </w:r>
      <w:r w:rsidR="00296831" w:rsidRPr="00296831">
        <w:rPr>
          <w:rFonts w:ascii="Calibri" w:hAnsi="Calibri"/>
          <w:noProof/>
          <w:sz w:val="22"/>
          <w:szCs w:val="22"/>
        </w:rPr>
        <w:fldChar w:fldCharType="end"/>
      </w:r>
    </w:p>
    <w:p w14:paraId="0438748D" w14:textId="5AB3F762"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26: Detalhe Dos Campos E Das Suas Transformações Da Cd_Garantias.Gt015_Report_Biyr9500_Ific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_Toc168413864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70</w:t>
      </w:r>
      <w:r w:rsidR="00296831" w:rsidRPr="00296831">
        <w:rPr>
          <w:rFonts w:ascii="Calibri" w:hAnsi="Calibri"/>
          <w:noProof/>
          <w:sz w:val="22"/>
          <w:szCs w:val="22"/>
        </w:rPr>
        <w:fldChar w:fldCharType="end"/>
      </w:r>
    </w:p>
    <w:p w14:paraId="04DBFBA0" w14:textId="6C668351"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27: Detalhe Dos Campos E Das Suas Transformações Da Cd_Garantias.Gt016_Report_Biyr9510_Ific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_Toc168413865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75</w:t>
      </w:r>
      <w:r w:rsidR="00296831" w:rsidRPr="00296831">
        <w:rPr>
          <w:rFonts w:ascii="Calibri" w:hAnsi="Calibri"/>
          <w:noProof/>
          <w:sz w:val="22"/>
          <w:szCs w:val="22"/>
        </w:rPr>
        <w:fldChar w:fldCharType="end"/>
      </w:r>
    </w:p>
    <w:p w14:paraId="0650D7A9" w14:textId="36678757"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28: Detalhe Dos Campos E Das Suas Transformações Da Cd_Garantias.Gt017_Report_Biyr9520_Ific</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_Toc168413866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80</w:t>
      </w:r>
      <w:r w:rsidR="00296831" w:rsidRPr="00296831">
        <w:rPr>
          <w:rFonts w:ascii="Calibri" w:hAnsi="Calibri"/>
          <w:noProof/>
          <w:sz w:val="22"/>
          <w:szCs w:val="22"/>
        </w:rPr>
        <w:fldChar w:fldCharType="end"/>
      </w:r>
    </w:p>
    <w:p w14:paraId="666E1A27" w14:textId="28B88DC5"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29: Detalhe Dos Campos E Das Suas Transformações A Partir Da  Cd_Garantias.Gt019_Report_Biyr9500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_Toc168413867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82</w:t>
      </w:r>
      <w:r w:rsidR="00296831" w:rsidRPr="00296831">
        <w:rPr>
          <w:rFonts w:ascii="Calibri" w:hAnsi="Calibri"/>
          <w:noProof/>
          <w:sz w:val="22"/>
          <w:szCs w:val="22"/>
        </w:rPr>
        <w:fldChar w:fldCharType="end"/>
      </w:r>
    </w:p>
    <w:p w14:paraId="28EE2701" w14:textId="2EB789AC"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lastRenderedPageBreak/>
        <w:t>Tabela 30: Detalhe Dos Campos E Das Suas Transformações A Partir Da  Cd_Garantias.Gt020_Report_Biyr9510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_Toc168413868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93</w:t>
      </w:r>
      <w:r w:rsidR="00296831" w:rsidRPr="00296831">
        <w:rPr>
          <w:rFonts w:ascii="Calibri" w:hAnsi="Calibri"/>
          <w:noProof/>
          <w:sz w:val="22"/>
          <w:szCs w:val="22"/>
        </w:rPr>
        <w:fldChar w:fldCharType="end"/>
      </w:r>
    </w:p>
    <w:p w14:paraId="535B2D39" w14:textId="161BB59E" w:rsidR="00296831" w:rsidRPr="00296831" w:rsidRDefault="00ED1DBC">
      <w:pPr>
        <w:pStyle w:val="TableofFigures"/>
        <w:tabs>
          <w:tab w:val="right" w:leader="dot" w:pos="9016"/>
        </w:tabs>
        <w:rPr>
          <w:rFonts w:ascii="Calibri" w:eastAsiaTheme="minorEastAsia" w:hAnsi="Calibri" w:cstheme="minorBidi"/>
          <w:caps w:val="0"/>
          <w:noProof/>
          <w:sz w:val="22"/>
          <w:szCs w:val="22"/>
        </w:rPr>
      </w:pPr>
      <w:r w:rsidRPr="00296831">
        <w:rPr>
          <w:rFonts w:ascii="Calibri" w:hAnsi="Calibri"/>
          <w:caps w:val="0"/>
          <w:noProof/>
          <w:color w:val="000000" w:themeColor="text1"/>
          <w:sz w:val="22"/>
          <w:szCs w:val="22"/>
        </w:rPr>
        <w:t>Tabela 31: Detalhe Dos Campos E Das Suas Transformações A Partir Da  Cd_Garantias.Gt021_Report_Biyr9520</w:t>
      </w:r>
      <w:r w:rsidRPr="00296831">
        <w:rPr>
          <w:rFonts w:ascii="Calibri" w:hAnsi="Calibri"/>
          <w:caps w:val="0"/>
          <w:noProof/>
          <w:sz w:val="22"/>
          <w:szCs w:val="22"/>
        </w:rPr>
        <w:tab/>
      </w:r>
      <w:r w:rsidR="00296831" w:rsidRPr="00296831">
        <w:rPr>
          <w:rFonts w:ascii="Calibri" w:hAnsi="Calibri"/>
          <w:noProof/>
          <w:sz w:val="22"/>
          <w:szCs w:val="22"/>
        </w:rPr>
        <w:fldChar w:fldCharType="begin"/>
      </w:r>
      <w:r w:rsidR="00296831" w:rsidRPr="00296831">
        <w:rPr>
          <w:rFonts w:ascii="Calibri" w:hAnsi="Calibri"/>
          <w:noProof/>
          <w:sz w:val="22"/>
          <w:szCs w:val="22"/>
        </w:rPr>
        <w:instrText xml:space="preserve"> PAGEREF _Toc168413869 \h </w:instrText>
      </w:r>
      <w:r w:rsidR="00296831" w:rsidRPr="00296831">
        <w:rPr>
          <w:rFonts w:ascii="Calibri" w:hAnsi="Calibri"/>
          <w:noProof/>
          <w:sz w:val="22"/>
          <w:szCs w:val="22"/>
        </w:rPr>
      </w:r>
      <w:r w:rsidR="00296831" w:rsidRPr="00296831">
        <w:rPr>
          <w:rFonts w:ascii="Calibri" w:hAnsi="Calibri"/>
          <w:noProof/>
          <w:sz w:val="22"/>
          <w:szCs w:val="22"/>
        </w:rPr>
        <w:fldChar w:fldCharType="separate"/>
      </w:r>
      <w:r w:rsidR="00C8031D">
        <w:rPr>
          <w:rFonts w:ascii="Calibri" w:hAnsi="Calibri"/>
          <w:noProof/>
          <w:sz w:val="22"/>
          <w:szCs w:val="22"/>
        </w:rPr>
        <w:t>106</w:t>
      </w:r>
      <w:r w:rsidR="00296831" w:rsidRPr="00296831">
        <w:rPr>
          <w:rFonts w:ascii="Calibri" w:hAnsi="Calibri"/>
          <w:noProof/>
          <w:sz w:val="22"/>
          <w:szCs w:val="22"/>
        </w:rPr>
        <w:fldChar w:fldCharType="end"/>
      </w:r>
    </w:p>
    <w:p w14:paraId="27899603" w14:textId="2D63465F" w:rsidR="00EB05F4" w:rsidRPr="00296831" w:rsidRDefault="00475D53">
      <w:pPr>
        <w:rPr>
          <w:rFonts w:cs="Calibri"/>
          <w:szCs w:val="22"/>
        </w:rPr>
      </w:pPr>
      <w:r w:rsidRPr="00296831">
        <w:rPr>
          <w:rFonts w:cs="Calibri"/>
          <w:szCs w:val="22"/>
          <w:lang w:val="en-US"/>
        </w:rPr>
        <w:fldChar w:fldCharType="end"/>
      </w:r>
      <w:r w:rsidR="00ED1DBC" w:rsidRPr="00296831">
        <w:rPr>
          <w:rFonts w:cs="Calibri"/>
          <w:szCs w:val="22"/>
        </w:rPr>
        <w:br w:type="page"/>
      </w:r>
    </w:p>
    <w:p w14:paraId="5E3B8F39" w14:textId="757A2324" w:rsidR="005A6DB6" w:rsidRPr="00D93BA2" w:rsidRDefault="005A6DB6" w:rsidP="00D93BA2">
      <w:pPr>
        <w:pStyle w:val="Heading1"/>
      </w:pPr>
      <w:bookmarkStart w:id="1" w:name="_Toc163902237"/>
      <w:bookmarkStart w:id="2" w:name="_Toc168671606"/>
      <w:r w:rsidRPr="00D93BA2">
        <w:lastRenderedPageBreak/>
        <w:t>Visão End-to-End</w:t>
      </w:r>
      <w:bookmarkEnd w:id="1"/>
      <w:bookmarkEnd w:id="2"/>
    </w:p>
    <w:p w14:paraId="5FBFC6B8" w14:textId="71E2E887" w:rsidR="008B366C" w:rsidRPr="00E92418" w:rsidRDefault="008B366C"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Em dezembro de 2022, o Modelo Único de Garantias</w:t>
      </w:r>
      <w:r w:rsidR="006D03D6" w:rsidRPr="00E92418">
        <w:rPr>
          <w:rFonts w:eastAsiaTheme="minorHAnsi" w:cstheme="minorBidi"/>
          <w:szCs w:val="22"/>
          <w:lang w:eastAsia="en-US"/>
        </w:rPr>
        <w:t xml:space="preserve"> (MUG)</w:t>
      </w:r>
      <w:r w:rsidRPr="00E92418">
        <w:rPr>
          <w:rFonts w:eastAsiaTheme="minorHAnsi" w:cstheme="minorBidi"/>
          <w:szCs w:val="22"/>
          <w:lang w:eastAsia="en-US"/>
        </w:rPr>
        <w:t xml:space="preserve"> entrou em produção com o objetivo de concretizar um </w:t>
      </w:r>
      <w:r w:rsidR="002E2949" w:rsidRPr="00E92418">
        <w:rPr>
          <w:rFonts w:eastAsiaTheme="minorHAnsi" w:cstheme="minorBidi"/>
          <w:szCs w:val="22"/>
          <w:lang w:eastAsia="en-US"/>
        </w:rPr>
        <w:t xml:space="preserve">repositório único, normalizado e centralizador com as garantias recebidas pelo Banco Santander Totta. </w:t>
      </w:r>
      <w:r w:rsidR="006D03D6" w:rsidRPr="00E92418">
        <w:rPr>
          <w:rFonts w:eastAsiaTheme="minorHAnsi" w:cstheme="minorBidi"/>
          <w:szCs w:val="22"/>
          <w:lang w:eastAsia="en-US"/>
        </w:rPr>
        <w:t xml:space="preserve">Em dezembro de 2022 entrou em produção para alimentar os casos de uso de IFRS9 (Imparidade) e Loan Tapes BCE. A partir de abril de 2023, o BIYR 9500 e, consequentemente, a BDR – Capital e Contabilidade passaram também a apontar para este novo modelo de dados. Por fim, em junho de 2023 deu-se por concluído o projeto inicial de desenvolvimento do MUG no </w:t>
      </w:r>
      <w:r w:rsidR="006D03D6" w:rsidRPr="00C72FA2">
        <w:rPr>
          <w:rFonts w:eastAsiaTheme="minorHAnsi" w:cstheme="minorBidi"/>
          <w:i/>
          <w:szCs w:val="22"/>
          <w:lang w:eastAsia="en-US"/>
        </w:rPr>
        <w:t>Data Lake</w:t>
      </w:r>
      <w:r w:rsidR="006D03D6" w:rsidRPr="00E92418">
        <w:rPr>
          <w:rFonts w:eastAsiaTheme="minorHAnsi" w:cstheme="minorBidi"/>
          <w:szCs w:val="22"/>
          <w:lang w:eastAsia="en-US"/>
        </w:rPr>
        <w:t>, sem prejuízo de, como em muitas outras aplicações, existirem desde então novas iniciativas para introduzir melhorias, corrigir incidências e desenvolver novas funcionalidades.</w:t>
      </w:r>
    </w:p>
    <w:p w14:paraId="5959636C" w14:textId="7F4A0193" w:rsidR="006D03D6" w:rsidRPr="00E92418" w:rsidRDefault="006D03D6"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Este documento tem como objetivo apresentar as tabelas de interface criadas entre o MUG e os principais casos de uso, de forma a garantia a traçabilidade de toda a informação de uma forma simples, direta e completa. Por esse motivo, importa relevar a documentação funcional do MUG, onde são apontados os princípios funcionais e arquitetónicos deste modelo de dados, bem como qual o universo coberto. Apesar de não serem parte do MUG, os tradutores e interfaces descritos neste documento respeitam todos os princípios e regras de definição de universo detalhados ao pormenor no documento Modelo de Dados e </w:t>
      </w:r>
      <w:r w:rsidRPr="00E92418">
        <w:rPr>
          <w:rFonts w:eastAsiaTheme="minorHAnsi" w:cstheme="minorBidi"/>
          <w:i/>
          <w:szCs w:val="22"/>
          <w:lang w:eastAsia="en-US"/>
        </w:rPr>
        <w:t>Workflow</w:t>
      </w:r>
      <w:r w:rsidRPr="00E92418">
        <w:rPr>
          <w:rFonts w:eastAsiaTheme="minorHAnsi" w:cstheme="minorBidi"/>
          <w:szCs w:val="22"/>
          <w:lang w:eastAsia="en-US"/>
        </w:rPr>
        <w:t xml:space="preserve"> – Modelo Único de Garantias.</w:t>
      </w:r>
    </w:p>
    <w:p w14:paraId="17ADF6D0" w14:textId="38F22B2F" w:rsidR="001D1A78" w:rsidRPr="00E92418" w:rsidRDefault="001D1A78"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Este módulo não é um módulo do MUG, mas sim </w:t>
      </w:r>
      <w:proofErr w:type="gramStart"/>
      <w:r w:rsidRPr="00E92418">
        <w:rPr>
          <w:rFonts w:eastAsiaTheme="minorHAnsi" w:cstheme="minorBidi"/>
          <w:szCs w:val="22"/>
          <w:lang w:eastAsia="en-US"/>
        </w:rPr>
        <w:t>os interfaces</w:t>
      </w:r>
      <w:proofErr w:type="gramEnd"/>
      <w:r w:rsidRPr="00E92418">
        <w:rPr>
          <w:rFonts w:eastAsiaTheme="minorHAnsi" w:cstheme="minorBidi"/>
          <w:szCs w:val="22"/>
          <w:lang w:eastAsia="en-US"/>
        </w:rPr>
        <w:t xml:space="preserve"> de </w:t>
      </w:r>
      <w:r w:rsidRPr="00C72FA2">
        <w:rPr>
          <w:rFonts w:eastAsiaTheme="minorHAnsi" w:cstheme="minorBidi"/>
          <w:i/>
          <w:iCs/>
          <w:szCs w:val="22"/>
          <w:lang w:eastAsia="en-US"/>
        </w:rPr>
        <w:t>output</w:t>
      </w:r>
      <w:r w:rsidRPr="00E92418">
        <w:rPr>
          <w:rFonts w:eastAsiaTheme="minorHAnsi" w:cstheme="minorBidi"/>
          <w:szCs w:val="22"/>
          <w:lang w:eastAsia="en-US"/>
        </w:rPr>
        <w:t xml:space="preserve"> para cada caso de uso, neste caso para a IFRS9</w:t>
      </w:r>
      <w:r w:rsidR="00D22B39">
        <w:rPr>
          <w:rFonts w:eastAsiaTheme="minorHAnsi" w:cstheme="minorBidi"/>
          <w:szCs w:val="22"/>
          <w:lang w:eastAsia="en-US"/>
        </w:rPr>
        <w:t xml:space="preserve"> e </w:t>
      </w:r>
      <w:r w:rsidR="00D22B39" w:rsidRPr="00E92418">
        <w:rPr>
          <w:rFonts w:eastAsiaTheme="minorHAnsi" w:cstheme="minorBidi"/>
          <w:szCs w:val="22"/>
          <w:lang w:eastAsia="en-US"/>
        </w:rPr>
        <w:t>BDR</w:t>
      </w:r>
      <w:r w:rsidRPr="00E92418">
        <w:rPr>
          <w:rFonts w:eastAsiaTheme="minorHAnsi" w:cstheme="minorBidi"/>
          <w:szCs w:val="22"/>
          <w:lang w:eastAsia="en-US"/>
        </w:rPr>
        <w:t xml:space="preserve">. É atualmente composto </w:t>
      </w:r>
      <w:r w:rsidRPr="001D56D0">
        <w:rPr>
          <w:rFonts w:eastAsiaTheme="minorHAnsi" w:cstheme="minorBidi"/>
          <w:color w:val="000000" w:themeColor="text1"/>
          <w:szCs w:val="22"/>
          <w:lang w:eastAsia="en-US"/>
        </w:rPr>
        <w:t>por 3 tabelas de output</w:t>
      </w:r>
      <w:r w:rsidR="004966E0">
        <w:rPr>
          <w:rStyle w:val="FootnoteReference"/>
          <w:rFonts w:eastAsiaTheme="minorHAnsi" w:cstheme="minorBidi"/>
          <w:color w:val="000000" w:themeColor="text1"/>
          <w:szCs w:val="22"/>
          <w:lang w:eastAsia="en-US"/>
        </w:rPr>
        <w:footnoteReference w:id="2"/>
      </w:r>
      <w:r w:rsidRPr="001D56D0">
        <w:rPr>
          <w:rFonts w:eastAsiaTheme="minorHAnsi" w:cstheme="minorBidi"/>
          <w:color w:val="000000" w:themeColor="text1"/>
          <w:szCs w:val="22"/>
          <w:lang w:eastAsia="en-US"/>
        </w:rPr>
        <w:t xml:space="preserve"> que servem para adaptar os dados de responsabilidades e garantias dos outros dois </w:t>
      </w:r>
      <w:r w:rsidRPr="00E92418">
        <w:rPr>
          <w:rFonts w:eastAsiaTheme="minorHAnsi" w:cstheme="minorBidi"/>
          <w:szCs w:val="22"/>
          <w:lang w:eastAsia="en-US"/>
        </w:rPr>
        <w:t>módulos ao formato de interface necessário a ser enviado para as aplicações IFRS9</w:t>
      </w:r>
      <w:r w:rsidR="00D22B39">
        <w:rPr>
          <w:rFonts w:eastAsiaTheme="minorHAnsi" w:cstheme="minorBidi"/>
          <w:szCs w:val="22"/>
          <w:lang w:eastAsia="en-US"/>
        </w:rPr>
        <w:t xml:space="preserve"> e BDR</w:t>
      </w:r>
      <w:r w:rsidRPr="00E92418">
        <w:rPr>
          <w:rFonts w:eastAsiaTheme="minorHAnsi" w:cstheme="minorBidi"/>
          <w:szCs w:val="22"/>
          <w:lang w:eastAsia="en-US"/>
        </w:rPr>
        <w:t xml:space="preserve">. Estas tabelas geram, depois e respetivamente, 3 e 6 tabelas </w:t>
      </w:r>
      <w:r w:rsidRPr="00720567">
        <w:rPr>
          <w:rFonts w:eastAsiaTheme="minorHAnsi" w:cstheme="minorBidi"/>
          <w:i/>
          <w:szCs w:val="22"/>
          <w:lang w:eastAsia="en-US"/>
        </w:rPr>
        <w:t>views</w:t>
      </w:r>
      <w:r w:rsidRPr="00E92418">
        <w:rPr>
          <w:rFonts w:eastAsiaTheme="minorHAnsi" w:cstheme="minorBidi"/>
          <w:szCs w:val="22"/>
          <w:lang w:eastAsia="en-US"/>
        </w:rPr>
        <w:t xml:space="preserve"> com o formato exato e final para exportar para a aplicação IFRS9 e BDR. A granularidade </w:t>
      </w:r>
      <w:proofErr w:type="gramStart"/>
      <w:r w:rsidRPr="00E92418">
        <w:rPr>
          <w:rFonts w:eastAsiaTheme="minorHAnsi" w:cstheme="minorBidi"/>
          <w:szCs w:val="22"/>
          <w:lang w:eastAsia="en-US"/>
        </w:rPr>
        <w:t>dos interfaces</w:t>
      </w:r>
      <w:proofErr w:type="gramEnd"/>
      <w:r w:rsidRPr="00E92418">
        <w:rPr>
          <w:rFonts w:eastAsiaTheme="minorHAnsi" w:cstheme="minorBidi"/>
          <w:szCs w:val="22"/>
          <w:lang w:eastAsia="en-US"/>
        </w:rPr>
        <w:t xml:space="preserve"> está alinhada com a da BDR e da </w:t>
      </w:r>
      <w:r w:rsidR="0076562E" w:rsidRPr="00E92418">
        <w:rPr>
          <w:rFonts w:eastAsiaTheme="minorHAnsi" w:cstheme="minorBidi"/>
          <w:szCs w:val="22"/>
          <w:lang w:eastAsia="en-US"/>
        </w:rPr>
        <w:t>I</w:t>
      </w:r>
      <w:r w:rsidRPr="00E92418">
        <w:rPr>
          <w:rFonts w:eastAsiaTheme="minorHAnsi" w:cstheme="minorBidi"/>
          <w:szCs w:val="22"/>
          <w:lang w:eastAsia="en-US"/>
        </w:rPr>
        <w:t>FRS9 (ao nível d</w:t>
      </w:r>
      <w:r w:rsidR="00D22B39">
        <w:rPr>
          <w:rFonts w:eastAsiaTheme="minorHAnsi" w:cstheme="minorBidi"/>
          <w:szCs w:val="22"/>
          <w:lang w:eastAsia="en-US"/>
        </w:rPr>
        <w:t xml:space="preserve">a Responsabilidade - </w:t>
      </w:r>
      <w:r w:rsidR="000F630D" w:rsidRPr="00E92418">
        <w:rPr>
          <w:rFonts w:eastAsiaTheme="minorHAnsi" w:cstheme="minorBidi"/>
          <w:szCs w:val="22"/>
          <w:lang w:eastAsia="en-US"/>
        </w:rPr>
        <w:t>processo/caução</w:t>
      </w:r>
      <w:r w:rsidRPr="00E92418">
        <w:rPr>
          <w:rFonts w:eastAsiaTheme="minorHAnsi" w:cstheme="minorBidi"/>
          <w:szCs w:val="22"/>
          <w:lang w:eastAsia="en-US"/>
        </w:rPr>
        <w:t>) pelo que é mais agregad</w:t>
      </w:r>
      <w:r w:rsidR="006C204D">
        <w:rPr>
          <w:rFonts w:eastAsiaTheme="minorHAnsi" w:cstheme="minorBidi"/>
          <w:szCs w:val="22"/>
          <w:lang w:eastAsia="en-US"/>
        </w:rPr>
        <w:t>a</w:t>
      </w:r>
      <w:r w:rsidRPr="00E92418">
        <w:rPr>
          <w:rFonts w:eastAsiaTheme="minorHAnsi" w:cstheme="minorBidi"/>
          <w:szCs w:val="22"/>
          <w:lang w:eastAsia="en-US"/>
        </w:rPr>
        <w:t xml:space="preserve"> do que a granularidade máxima do MUG (ao nível do bem). Para assegurar a rastreabilidade total entre os módulos, bem como com os casos de uso </w:t>
      </w:r>
      <w:r w:rsidR="005C3487">
        <w:rPr>
          <w:rFonts w:eastAsiaTheme="minorHAnsi" w:cstheme="minorBidi"/>
          <w:szCs w:val="22"/>
          <w:lang w:eastAsia="en-US"/>
        </w:rPr>
        <w:t>–</w:t>
      </w:r>
      <w:r w:rsidR="006C204D">
        <w:rPr>
          <w:rFonts w:eastAsiaTheme="minorHAnsi" w:cstheme="minorBidi"/>
          <w:szCs w:val="22"/>
          <w:lang w:eastAsia="en-US"/>
        </w:rPr>
        <w:t xml:space="preserve"> </w:t>
      </w:r>
      <w:r w:rsidR="005C3487">
        <w:rPr>
          <w:rFonts w:eastAsiaTheme="minorHAnsi" w:cstheme="minorBidi"/>
          <w:szCs w:val="22"/>
          <w:lang w:eastAsia="en-US"/>
        </w:rPr>
        <w:t xml:space="preserve">caso o cruzamento entre </w:t>
      </w:r>
      <w:r w:rsidRPr="00E92418">
        <w:rPr>
          <w:rFonts w:eastAsiaTheme="minorHAnsi" w:cstheme="minorBidi"/>
          <w:szCs w:val="22"/>
          <w:lang w:eastAsia="en-US"/>
        </w:rPr>
        <w:t xml:space="preserve">chaves não seja </w:t>
      </w:r>
      <w:r w:rsidR="005C3487">
        <w:rPr>
          <w:rFonts w:eastAsiaTheme="minorHAnsi" w:cstheme="minorBidi"/>
          <w:szCs w:val="22"/>
          <w:lang w:eastAsia="en-US"/>
        </w:rPr>
        <w:t xml:space="preserve">realizada de forma </w:t>
      </w:r>
      <w:r w:rsidRPr="00E92418">
        <w:rPr>
          <w:rFonts w:eastAsiaTheme="minorHAnsi" w:cstheme="minorBidi"/>
          <w:szCs w:val="22"/>
          <w:lang w:eastAsia="en-US"/>
        </w:rPr>
        <w:t>direta -, inclui-se uma tabela Rosetta entre o MUG e as tabelas de interface, e ainda um Rosetta entre o MUG e a</w:t>
      </w:r>
      <w:r w:rsidR="00B67462">
        <w:rPr>
          <w:rFonts w:eastAsiaTheme="minorHAnsi" w:cstheme="minorBidi"/>
          <w:szCs w:val="22"/>
          <w:lang w:eastAsia="en-US"/>
        </w:rPr>
        <w:t xml:space="preserve">s chaves de </w:t>
      </w:r>
      <w:r w:rsidRPr="00E92418">
        <w:rPr>
          <w:rFonts w:eastAsiaTheme="minorHAnsi" w:cstheme="minorBidi"/>
          <w:szCs w:val="22"/>
          <w:lang w:eastAsia="en-US"/>
        </w:rPr>
        <w:t xml:space="preserve">garantias </w:t>
      </w:r>
      <w:r w:rsidR="00B67462">
        <w:rPr>
          <w:rFonts w:eastAsiaTheme="minorHAnsi" w:cstheme="minorBidi"/>
          <w:szCs w:val="22"/>
          <w:lang w:eastAsia="en-US"/>
        </w:rPr>
        <w:t>refletida na</w:t>
      </w:r>
      <w:r w:rsidRPr="00E92418">
        <w:rPr>
          <w:rFonts w:eastAsiaTheme="minorHAnsi" w:cstheme="minorBidi"/>
          <w:szCs w:val="22"/>
          <w:lang w:eastAsia="en-US"/>
        </w:rPr>
        <w:t xml:space="preserve"> BDR.</w:t>
      </w:r>
    </w:p>
    <w:p w14:paraId="7A3866EA" w14:textId="77777777" w:rsidR="004966E0" w:rsidRDefault="005A6DB6" w:rsidP="004966E0">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O fluxo </w:t>
      </w:r>
      <w:r w:rsidR="00990D74" w:rsidRPr="00E92418">
        <w:rPr>
          <w:rFonts w:eastAsiaTheme="minorHAnsi" w:cstheme="minorBidi"/>
          <w:szCs w:val="22"/>
          <w:lang w:eastAsia="en-US"/>
        </w:rPr>
        <w:t xml:space="preserve">de informação </w:t>
      </w:r>
      <w:r w:rsidR="00B12AF5" w:rsidRPr="00E92418">
        <w:rPr>
          <w:rFonts w:eastAsiaTheme="minorHAnsi" w:cstheme="minorBidi"/>
          <w:szCs w:val="22"/>
          <w:lang w:eastAsia="en-US"/>
        </w:rPr>
        <w:t xml:space="preserve">e a arquitetura de dados do </w:t>
      </w:r>
      <w:r w:rsidR="001D1A78" w:rsidRPr="00E92418">
        <w:rPr>
          <w:rFonts w:eastAsiaTheme="minorHAnsi" w:cstheme="minorBidi"/>
          <w:szCs w:val="22"/>
          <w:lang w:eastAsia="en-US"/>
        </w:rPr>
        <w:t xml:space="preserve">MUG e dos </w:t>
      </w:r>
      <w:proofErr w:type="gramStart"/>
      <w:r w:rsidR="001D1A78" w:rsidRPr="00E92418">
        <w:rPr>
          <w:rFonts w:eastAsiaTheme="minorHAnsi" w:cstheme="minorBidi"/>
          <w:szCs w:val="22"/>
          <w:lang w:eastAsia="en-US"/>
        </w:rPr>
        <w:t>seus interfaces</w:t>
      </w:r>
      <w:proofErr w:type="gramEnd"/>
      <w:r w:rsidR="00B12AF5" w:rsidRPr="00E92418">
        <w:rPr>
          <w:rFonts w:eastAsiaTheme="minorHAnsi" w:cstheme="minorBidi"/>
          <w:szCs w:val="22"/>
          <w:lang w:eastAsia="en-US"/>
        </w:rPr>
        <w:t xml:space="preserve"> está esquematizado no diagrama seguinte</w:t>
      </w:r>
      <w:r w:rsidR="000321F7" w:rsidRPr="00E92418">
        <w:rPr>
          <w:rFonts w:eastAsiaTheme="minorHAnsi" w:cstheme="minorBidi"/>
          <w:szCs w:val="22"/>
          <w:lang w:eastAsia="en-US"/>
        </w:rPr>
        <w:t>:</w:t>
      </w:r>
    </w:p>
    <w:p w14:paraId="65D9537F" w14:textId="00E0D6A3" w:rsidR="002B5487" w:rsidRPr="004966E0" w:rsidRDefault="000E3CE7" w:rsidP="004966E0">
      <w:pPr>
        <w:spacing w:after="160" w:line="259" w:lineRule="auto"/>
        <w:jc w:val="center"/>
        <w:rPr>
          <w:rFonts w:eastAsiaTheme="minorHAnsi" w:cstheme="minorBidi"/>
          <w:szCs w:val="22"/>
          <w:lang w:eastAsia="en-US"/>
        </w:rPr>
      </w:pPr>
      <w:bookmarkStart w:id="3" w:name="_Toc168414149"/>
      <w:r w:rsidRPr="000E3CE7">
        <w:rPr>
          <w:rFonts w:cs="Calibri"/>
          <w:b/>
          <w:noProof/>
          <w:color w:val="000000" w:themeColor="text1"/>
          <w:szCs w:val="22"/>
        </w:rPr>
        <w:drawing>
          <wp:anchor distT="0" distB="0" distL="114300" distR="114300" simplePos="0" relativeHeight="251658243" behindDoc="0" locked="0" layoutInCell="1" allowOverlap="1" wp14:anchorId="18038A00" wp14:editId="1CFF49D8">
            <wp:simplePos x="0" y="0"/>
            <wp:positionH relativeFrom="margin">
              <wp:align>center</wp:align>
            </wp:positionH>
            <wp:positionV relativeFrom="paragraph">
              <wp:posOffset>219709</wp:posOffset>
            </wp:positionV>
            <wp:extent cx="4358640" cy="1981079"/>
            <wp:effectExtent l="0" t="0" r="381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8640" cy="1981079"/>
                    </a:xfrm>
                    <a:prstGeom prst="rect">
                      <a:avLst/>
                    </a:prstGeom>
                  </pic:spPr>
                </pic:pic>
              </a:graphicData>
            </a:graphic>
            <wp14:sizeRelH relativeFrom="margin">
              <wp14:pctWidth>0</wp14:pctWidth>
            </wp14:sizeRelH>
            <wp14:sizeRelV relativeFrom="margin">
              <wp14:pctHeight>0</wp14:pctHeight>
            </wp14:sizeRelV>
          </wp:anchor>
        </w:drawing>
      </w:r>
      <w:r w:rsidR="002B5487" w:rsidRPr="002B5487">
        <w:rPr>
          <w:rFonts w:cs="Calibri"/>
          <w:b/>
          <w:color w:val="000000" w:themeColor="text1"/>
          <w:szCs w:val="22"/>
        </w:rPr>
        <w:t xml:space="preserve">Figura </w:t>
      </w:r>
      <w:r w:rsidR="002B5487" w:rsidRPr="002B5487">
        <w:rPr>
          <w:rFonts w:cs="Calibri"/>
          <w:b/>
          <w:color w:val="000000" w:themeColor="text1"/>
          <w:szCs w:val="22"/>
        </w:rPr>
        <w:fldChar w:fldCharType="begin"/>
      </w:r>
      <w:r w:rsidR="002B5487" w:rsidRPr="002B5487">
        <w:rPr>
          <w:rFonts w:cs="Calibri"/>
          <w:b/>
          <w:color w:val="000000" w:themeColor="text1"/>
          <w:szCs w:val="22"/>
        </w:rPr>
        <w:instrText xml:space="preserve"> SEQ Figura \* ARABIC </w:instrText>
      </w:r>
      <w:r w:rsidR="002B5487" w:rsidRPr="002B5487">
        <w:rPr>
          <w:rFonts w:cs="Calibri"/>
          <w:b/>
          <w:color w:val="000000" w:themeColor="text1"/>
          <w:szCs w:val="22"/>
        </w:rPr>
        <w:fldChar w:fldCharType="separate"/>
      </w:r>
      <w:r w:rsidR="00C8031D">
        <w:rPr>
          <w:rFonts w:cs="Calibri"/>
          <w:b/>
          <w:noProof/>
          <w:color w:val="000000" w:themeColor="text1"/>
          <w:szCs w:val="22"/>
        </w:rPr>
        <w:t>1</w:t>
      </w:r>
      <w:r w:rsidR="002B5487" w:rsidRPr="002B5487">
        <w:rPr>
          <w:rFonts w:cs="Calibri"/>
          <w:b/>
          <w:color w:val="000000" w:themeColor="text1"/>
          <w:szCs w:val="22"/>
        </w:rPr>
        <w:fldChar w:fldCharType="end"/>
      </w:r>
      <w:r w:rsidR="002B5487" w:rsidRPr="002B5487">
        <w:rPr>
          <w:rFonts w:cs="Calibri"/>
          <w:b/>
          <w:color w:val="000000" w:themeColor="text1"/>
          <w:szCs w:val="22"/>
        </w:rPr>
        <w:t>. Modelo Relacional - Interfaces do MUG para Casos de Uso</w:t>
      </w:r>
      <w:bookmarkEnd w:id="3"/>
    </w:p>
    <w:p w14:paraId="20AFF75D" w14:textId="2A516D76" w:rsidR="001D1A78" w:rsidRDefault="001D1A78" w:rsidP="001D1A78">
      <w:pPr>
        <w:jc w:val="both"/>
      </w:pPr>
    </w:p>
    <w:p w14:paraId="7927EF4E" w14:textId="70524F0F" w:rsidR="00F95102" w:rsidRDefault="005A6DB6" w:rsidP="00D93BA2">
      <w:pPr>
        <w:pStyle w:val="Heading1"/>
      </w:pPr>
      <w:bookmarkStart w:id="4" w:name="_Toc163902238"/>
      <w:bookmarkStart w:id="5" w:name="_Toc168671607"/>
      <w:r w:rsidRPr="00366E75">
        <w:lastRenderedPageBreak/>
        <w:t>Modelo de Dados e Funcional no Data Lake</w:t>
      </w:r>
      <w:bookmarkEnd w:id="4"/>
      <w:bookmarkEnd w:id="5"/>
      <w:r w:rsidRPr="00366E75">
        <w:t xml:space="preserve"> </w:t>
      </w:r>
    </w:p>
    <w:p w14:paraId="106FAF8E" w14:textId="179A0663" w:rsidR="005A6DB6" w:rsidRPr="00D93BA2" w:rsidRDefault="00F95102" w:rsidP="00D93BA2">
      <w:pPr>
        <w:pStyle w:val="Heading2"/>
      </w:pPr>
      <w:bookmarkStart w:id="6" w:name="_Toc163902239"/>
      <w:bookmarkStart w:id="7" w:name="_Toc168671608"/>
      <w:r w:rsidRPr="00D93BA2">
        <w:t>V</w:t>
      </w:r>
      <w:r w:rsidR="005A6DB6" w:rsidRPr="00D93BA2">
        <w:t>isão Geral</w:t>
      </w:r>
      <w:bookmarkEnd w:id="6"/>
      <w:bookmarkEnd w:id="7"/>
    </w:p>
    <w:p w14:paraId="4BABDF04" w14:textId="27C53636" w:rsidR="007B7B11" w:rsidRPr="00CE24BD" w:rsidRDefault="00211555" w:rsidP="00D93BA2">
      <w:pPr>
        <w:pStyle w:val="Heading3"/>
        <w:rPr>
          <w:i/>
        </w:rPr>
      </w:pPr>
      <w:bookmarkStart w:id="8" w:name="_Toc163902241"/>
      <w:bookmarkStart w:id="9" w:name="_Toc168671609"/>
      <w:r w:rsidRPr="00CE24BD">
        <w:rPr>
          <w:i/>
        </w:rPr>
        <w:t>Overview</w:t>
      </w:r>
      <w:bookmarkEnd w:id="8"/>
      <w:bookmarkEnd w:id="9"/>
    </w:p>
    <w:p w14:paraId="14385969" w14:textId="68D5ED7E" w:rsidR="00903ADE" w:rsidRDefault="0029335D"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Este módulo é composto por 3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9 </w:t>
      </w:r>
      <w:r w:rsidRPr="00720567">
        <w:rPr>
          <w:rFonts w:eastAsiaTheme="minorHAnsi" w:cstheme="minorBidi"/>
          <w:i/>
          <w:szCs w:val="22"/>
          <w:lang w:eastAsia="en-US"/>
        </w:rPr>
        <w:t>views</w:t>
      </w:r>
      <w:r w:rsidRPr="00720567">
        <w:rPr>
          <w:rFonts w:eastAsiaTheme="minorHAnsi" w:cstheme="minorBidi"/>
          <w:szCs w:val="22"/>
          <w:lang w:eastAsia="en-US"/>
        </w:rPr>
        <w:t xml:space="preserve"> e 2 tradutores de chave Rosetta. As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são </w:t>
      </w:r>
      <w:proofErr w:type="gramStart"/>
      <w:r w:rsidRPr="00720567">
        <w:rPr>
          <w:rFonts w:eastAsiaTheme="minorHAnsi" w:cstheme="minorBidi"/>
          <w:szCs w:val="22"/>
          <w:lang w:eastAsia="en-US"/>
        </w:rPr>
        <w:t>os interfaces</w:t>
      </w:r>
      <w:proofErr w:type="gramEnd"/>
      <w:r w:rsidRPr="00720567">
        <w:rPr>
          <w:rFonts w:eastAsiaTheme="minorHAnsi" w:cstheme="minorBidi"/>
          <w:szCs w:val="22"/>
          <w:lang w:eastAsia="en-US"/>
        </w:rPr>
        <w:t xml:space="preserve"> entre o MUG e os seus casos de uso, assegurando que a informação do MUG é transformada e adaptada ao formato necessário a ser enviado para as aplicações da </w:t>
      </w:r>
      <w:r w:rsidR="00C72FA2">
        <w:rPr>
          <w:rFonts w:eastAsiaTheme="minorHAnsi" w:cstheme="minorBidi"/>
          <w:szCs w:val="22"/>
          <w:lang w:eastAsia="en-US"/>
        </w:rPr>
        <w:t xml:space="preserve">IFRS9 </w:t>
      </w:r>
      <w:r w:rsidRPr="00720567">
        <w:rPr>
          <w:rFonts w:eastAsiaTheme="minorHAnsi" w:cstheme="minorBidi"/>
          <w:szCs w:val="22"/>
          <w:lang w:eastAsia="en-US"/>
        </w:rPr>
        <w:t>e</w:t>
      </w:r>
      <w:r w:rsidR="00C72FA2">
        <w:rPr>
          <w:rFonts w:eastAsiaTheme="minorHAnsi" w:cstheme="minorBidi"/>
          <w:szCs w:val="22"/>
          <w:lang w:eastAsia="en-US"/>
        </w:rPr>
        <w:t xml:space="preserve"> BDR</w:t>
      </w:r>
      <w:r w:rsidRPr="00720567">
        <w:rPr>
          <w:rFonts w:eastAsiaTheme="minorHAnsi" w:cstheme="minorBidi"/>
          <w:szCs w:val="22"/>
          <w:lang w:eastAsia="en-US"/>
        </w:rPr>
        <w:t xml:space="preserve">. São também geradas tabelas </w:t>
      </w:r>
      <w:r w:rsidRPr="00720567">
        <w:rPr>
          <w:rFonts w:eastAsiaTheme="minorHAnsi" w:cstheme="minorBidi"/>
          <w:i/>
          <w:szCs w:val="22"/>
          <w:lang w:eastAsia="en-US"/>
        </w:rPr>
        <w:t>views</w:t>
      </w:r>
      <w:r w:rsidRPr="00720567">
        <w:rPr>
          <w:rFonts w:eastAsiaTheme="minorHAnsi" w:cstheme="minorBidi"/>
          <w:szCs w:val="22"/>
          <w:lang w:eastAsia="en-US"/>
        </w:rPr>
        <w:t xml:space="preserve"> com o formato exato e final a ser enviado para os casos de uso. Neste momento, </w:t>
      </w:r>
      <w:r w:rsidR="00486849" w:rsidRPr="00720567">
        <w:rPr>
          <w:rFonts w:eastAsiaTheme="minorHAnsi" w:cstheme="minorBidi"/>
          <w:szCs w:val="22"/>
          <w:lang w:eastAsia="en-US"/>
        </w:rPr>
        <w:t>existem 6</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com a informação e formato enviado para a BDR </w:t>
      </w:r>
      <w:r w:rsidR="00486849" w:rsidRPr="00720567">
        <w:rPr>
          <w:rFonts w:eastAsiaTheme="minorHAnsi" w:cstheme="minorBidi"/>
          <w:szCs w:val="22"/>
          <w:lang w:eastAsia="en-US"/>
        </w:rPr>
        <w:t>e 3</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a exportar para a </w:t>
      </w:r>
      <w:r w:rsidR="00C54447">
        <w:rPr>
          <w:rFonts w:eastAsiaTheme="minorHAnsi" w:cstheme="minorBidi"/>
          <w:szCs w:val="22"/>
          <w:lang w:eastAsia="en-US"/>
        </w:rPr>
        <w:t>IFRS</w:t>
      </w:r>
      <w:r w:rsidRPr="00720567">
        <w:rPr>
          <w:rFonts w:eastAsiaTheme="minorHAnsi" w:cstheme="minorBidi"/>
          <w:szCs w:val="22"/>
          <w:lang w:eastAsia="en-US"/>
        </w:rPr>
        <w:t xml:space="preserve">. De forma a assegurar a traçabilidade completa entre o MUG e este módulo, foram criados 2 tradutores </w:t>
      </w:r>
      <w:r w:rsidR="00F143F4" w:rsidRPr="00720567">
        <w:rPr>
          <w:rFonts w:eastAsiaTheme="minorHAnsi" w:cstheme="minorBidi"/>
          <w:szCs w:val="22"/>
          <w:lang w:eastAsia="en-US"/>
        </w:rPr>
        <w:t xml:space="preserve">de chave. Ambos os tradutores partem do módulo consolidado do MUG, assegurando a sua rastreabilidade das chaves entre o módulo de interfaces e a tabela de garantias da BDR, respetivamente. </w:t>
      </w:r>
    </w:p>
    <w:p w14:paraId="45A767B6" w14:textId="5574E862" w:rsidR="00167279" w:rsidRDefault="00167279" w:rsidP="00720567">
      <w:pPr>
        <w:spacing w:after="160" w:line="259" w:lineRule="auto"/>
        <w:jc w:val="both"/>
        <w:rPr>
          <w:rFonts w:eastAsiaTheme="minorHAnsi" w:cstheme="minorBidi"/>
          <w:szCs w:val="22"/>
          <w:lang w:eastAsia="en-US"/>
        </w:rPr>
      </w:pPr>
      <w:r>
        <w:rPr>
          <w:rFonts w:eastAsiaTheme="minorHAnsi" w:cstheme="minorBidi"/>
          <w:szCs w:val="22"/>
          <w:lang w:eastAsia="en-US"/>
        </w:rPr>
        <w:t xml:space="preserve">A </w:t>
      </w:r>
      <w:r w:rsidR="009D42BC">
        <w:rPr>
          <w:rFonts w:eastAsiaTheme="minorHAnsi" w:cstheme="minorBidi"/>
          <w:szCs w:val="22"/>
          <w:lang w:eastAsia="en-US"/>
        </w:rPr>
        <w:t xml:space="preserve">granularidade das </w:t>
      </w:r>
      <w:r w:rsidR="00903ADE">
        <w:rPr>
          <w:rFonts w:eastAsiaTheme="minorHAnsi" w:cstheme="minorBidi"/>
          <w:szCs w:val="22"/>
          <w:lang w:eastAsia="en-US"/>
        </w:rPr>
        <w:t xml:space="preserve">3 tabelas de </w:t>
      </w:r>
      <w:r w:rsidR="00903ADE" w:rsidRPr="00C72FA2">
        <w:rPr>
          <w:rFonts w:eastAsiaTheme="minorHAnsi" w:cstheme="minorBidi"/>
          <w:i/>
          <w:iCs/>
          <w:szCs w:val="22"/>
          <w:lang w:eastAsia="en-US"/>
        </w:rPr>
        <w:t>output</w:t>
      </w:r>
      <w:r w:rsidR="00903ADE">
        <w:rPr>
          <w:rFonts w:eastAsiaTheme="minorHAnsi" w:cstheme="minorBidi"/>
          <w:szCs w:val="22"/>
          <w:lang w:eastAsia="en-US"/>
        </w:rPr>
        <w:t xml:space="preserve"> elegíveis</w:t>
      </w:r>
      <w:r>
        <w:rPr>
          <w:rFonts w:eastAsiaTheme="minorHAnsi" w:cstheme="minorBidi"/>
          <w:szCs w:val="22"/>
          <w:lang w:eastAsia="en-US"/>
        </w:rPr>
        <w:t xml:space="preserve"> para o período entre 31 de dezembro de 2022 a 29 de abril de 2024, inclusive, </w:t>
      </w:r>
      <w:r w:rsidR="00D747FD">
        <w:rPr>
          <w:rFonts w:eastAsiaTheme="minorHAnsi" w:cstheme="minorBidi"/>
          <w:szCs w:val="22"/>
          <w:lang w:eastAsia="en-US"/>
        </w:rPr>
        <w:t>estava representada a</w:t>
      </w:r>
      <w:r w:rsidR="00903ADE">
        <w:rPr>
          <w:rFonts w:eastAsiaTheme="minorHAnsi" w:cstheme="minorBidi"/>
          <w:szCs w:val="22"/>
          <w:lang w:eastAsia="en-US"/>
        </w:rPr>
        <w:t xml:space="preserve"> nivel de Resp</w:t>
      </w:r>
      <w:r>
        <w:rPr>
          <w:rFonts w:eastAsiaTheme="minorHAnsi" w:cstheme="minorBidi"/>
          <w:szCs w:val="22"/>
          <w:lang w:eastAsia="en-US"/>
        </w:rPr>
        <w:t xml:space="preserve">onsabilidade - </w:t>
      </w:r>
      <w:r w:rsidR="009D42BC">
        <w:rPr>
          <w:rFonts w:eastAsiaTheme="minorHAnsi" w:cstheme="minorBidi"/>
          <w:szCs w:val="22"/>
          <w:lang w:eastAsia="en-US"/>
        </w:rPr>
        <w:t>Processo</w:t>
      </w:r>
      <w:r>
        <w:rPr>
          <w:rFonts w:eastAsiaTheme="minorHAnsi" w:cstheme="minorBidi"/>
          <w:szCs w:val="22"/>
          <w:lang w:eastAsia="en-US"/>
        </w:rPr>
        <w:t xml:space="preserve">/Caução. </w:t>
      </w:r>
      <w:r w:rsidR="00D747FD">
        <w:rPr>
          <w:rFonts w:eastAsiaTheme="minorHAnsi" w:cstheme="minorBidi"/>
          <w:szCs w:val="22"/>
          <w:lang w:eastAsia="en-US"/>
        </w:rPr>
        <w:t xml:space="preserve">Foi identificada </w:t>
      </w:r>
      <w:r>
        <w:rPr>
          <w:rFonts w:eastAsiaTheme="minorHAnsi" w:cstheme="minorBidi"/>
          <w:szCs w:val="22"/>
          <w:lang w:eastAsia="en-US"/>
        </w:rPr>
        <w:t xml:space="preserve">a necessidade de </w:t>
      </w:r>
      <w:r w:rsidR="002602CB">
        <w:rPr>
          <w:rFonts w:eastAsiaTheme="minorHAnsi" w:cstheme="minorBidi"/>
          <w:szCs w:val="22"/>
          <w:lang w:eastAsia="en-US"/>
        </w:rPr>
        <w:t>descer</w:t>
      </w:r>
      <w:r>
        <w:rPr>
          <w:rFonts w:eastAsiaTheme="minorHAnsi" w:cstheme="minorBidi"/>
          <w:szCs w:val="22"/>
          <w:lang w:eastAsia="en-US"/>
        </w:rPr>
        <w:t xml:space="preserve"> a granularidade das tabelas ao nível </w:t>
      </w:r>
      <w:r w:rsidR="003C0307">
        <w:rPr>
          <w:rFonts w:eastAsiaTheme="minorHAnsi" w:cstheme="minorBidi"/>
          <w:szCs w:val="22"/>
          <w:lang w:eastAsia="en-US"/>
        </w:rPr>
        <w:t xml:space="preserve">da Responsabilidade - </w:t>
      </w:r>
      <w:r>
        <w:rPr>
          <w:rFonts w:eastAsiaTheme="minorHAnsi" w:cstheme="minorBidi"/>
          <w:szCs w:val="22"/>
          <w:lang w:eastAsia="en-US"/>
        </w:rPr>
        <w:t xml:space="preserve">Bem, pelo que a partir de 30 de abril de 2024 foram adicionadas 3 novas tabelas de </w:t>
      </w:r>
      <w:r w:rsidRPr="00C72FA2">
        <w:rPr>
          <w:rFonts w:eastAsiaTheme="minorHAnsi" w:cstheme="minorBidi"/>
          <w:i/>
          <w:iCs/>
          <w:szCs w:val="22"/>
          <w:lang w:eastAsia="en-US"/>
        </w:rPr>
        <w:t>output</w:t>
      </w:r>
      <w:r>
        <w:rPr>
          <w:rFonts w:eastAsiaTheme="minorHAnsi" w:cstheme="minorBidi"/>
          <w:szCs w:val="22"/>
          <w:lang w:eastAsia="en-US"/>
        </w:rPr>
        <w:t xml:space="preserve">, que </w:t>
      </w:r>
      <w:r w:rsidR="003C0307">
        <w:rPr>
          <w:rFonts w:eastAsiaTheme="minorHAnsi" w:cstheme="minorBidi"/>
          <w:szCs w:val="22"/>
          <w:lang w:eastAsia="en-US"/>
        </w:rPr>
        <w:t xml:space="preserve">devem </w:t>
      </w:r>
      <w:r w:rsidR="00136DE8">
        <w:rPr>
          <w:rFonts w:eastAsiaTheme="minorHAnsi" w:cstheme="minorBidi"/>
          <w:szCs w:val="22"/>
          <w:lang w:eastAsia="en-US"/>
        </w:rPr>
        <w:t>substituir as anteriormente mencionadas.</w:t>
      </w:r>
      <w:r>
        <w:rPr>
          <w:rFonts w:eastAsiaTheme="minorHAnsi" w:cstheme="minorBidi"/>
          <w:szCs w:val="22"/>
          <w:lang w:eastAsia="en-US"/>
        </w:rPr>
        <w:t xml:space="preserve"> </w:t>
      </w:r>
    </w:p>
    <w:p w14:paraId="637CB3C8" w14:textId="4E00ACCC" w:rsidR="003D6E63" w:rsidRPr="003D6E63" w:rsidRDefault="003D6E63" w:rsidP="003D6E63">
      <w:pPr>
        <w:pStyle w:val="Caption"/>
        <w:keepNext/>
        <w:jc w:val="center"/>
        <w:rPr>
          <w:rFonts w:cs="Calibri"/>
          <w:b/>
          <w:color w:val="000000" w:themeColor="text1"/>
          <w:sz w:val="22"/>
          <w:szCs w:val="22"/>
        </w:rPr>
      </w:pPr>
      <w:bookmarkStart w:id="10" w:name="_Toc168413839"/>
      <w:r w:rsidRPr="003D6E63">
        <w:rPr>
          <w:rFonts w:cs="Calibri"/>
          <w:b/>
          <w:color w:val="000000" w:themeColor="text1"/>
          <w:sz w:val="22"/>
          <w:szCs w:val="22"/>
        </w:rPr>
        <w:t xml:space="preserve">Tabela </w:t>
      </w:r>
      <w:r w:rsidRPr="003D6E63">
        <w:rPr>
          <w:rFonts w:cs="Calibri"/>
          <w:b/>
          <w:color w:val="000000" w:themeColor="text1"/>
          <w:sz w:val="22"/>
          <w:szCs w:val="22"/>
        </w:rPr>
        <w:fldChar w:fldCharType="begin"/>
      </w:r>
      <w:r w:rsidRPr="003D6E63">
        <w:rPr>
          <w:rFonts w:cs="Calibri"/>
          <w:b/>
          <w:color w:val="000000" w:themeColor="text1"/>
          <w:sz w:val="22"/>
          <w:szCs w:val="22"/>
        </w:rPr>
        <w:instrText xml:space="preserve"> SEQ Tabela \* ARABIC </w:instrText>
      </w:r>
      <w:r w:rsidRPr="003D6E63">
        <w:rPr>
          <w:rFonts w:cs="Calibri"/>
          <w:b/>
          <w:color w:val="000000" w:themeColor="text1"/>
          <w:sz w:val="22"/>
          <w:szCs w:val="22"/>
        </w:rPr>
        <w:fldChar w:fldCharType="separate"/>
      </w:r>
      <w:r w:rsidR="00C8031D">
        <w:rPr>
          <w:rFonts w:cs="Calibri"/>
          <w:b/>
          <w:noProof/>
          <w:color w:val="000000" w:themeColor="text1"/>
          <w:sz w:val="22"/>
          <w:szCs w:val="22"/>
        </w:rPr>
        <w:t>1</w:t>
      </w:r>
      <w:r w:rsidRPr="003D6E63">
        <w:rPr>
          <w:rFonts w:cs="Calibri"/>
          <w:b/>
          <w:color w:val="000000" w:themeColor="text1"/>
          <w:sz w:val="22"/>
          <w:szCs w:val="22"/>
        </w:rPr>
        <w:fldChar w:fldCharType="end"/>
      </w:r>
      <w:r w:rsidR="000305A8">
        <w:rPr>
          <w:rFonts w:cs="Calibri"/>
          <w:b/>
          <w:color w:val="000000" w:themeColor="text1"/>
          <w:sz w:val="22"/>
          <w:szCs w:val="22"/>
        </w:rPr>
        <w:t>:</w:t>
      </w:r>
      <w:r w:rsidRPr="003D6E63">
        <w:rPr>
          <w:rFonts w:cs="Calibri"/>
          <w:b/>
          <w:color w:val="000000" w:themeColor="text1"/>
          <w:sz w:val="22"/>
          <w:szCs w:val="22"/>
        </w:rPr>
        <w:t xml:space="preserve"> Módulo de Interface</w:t>
      </w:r>
      <w:bookmarkEnd w:id="10"/>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4"/>
        <w:gridCol w:w="2683"/>
        <w:gridCol w:w="2529"/>
        <w:gridCol w:w="1279"/>
        <w:gridCol w:w="959"/>
        <w:gridCol w:w="2241"/>
      </w:tblGrid>
      <w:tr w:rsidR="00420153" w:rsidRPr="00B06055" w14:paraId="6E891120" w14:textId="1D471230" w:rsidTr="004B586C">
        <w:trPr>
          <w:trHeight w:val="301"/>
          <w:tblHeader/>
          <w:jc w:val="center"/>
        </w:trPr>
        <w:tc>
          <w:tcPr>
            <w:tcW w:w="0" w:type="auto"/>
            <w:shd w:val="clear" w:color="auto" w:fill="FF0000"/>
            <w:vAlign w:val="center"/>
          </w:tcPr>
          <w:p w14:paraId="032138BB" w14:textId="5900A975" w:rsidR="00420153" w:rsidRPr="00B06055" w:rsidRDefault="00420153" w:rsidP="00F143F4">
            <w:pPr>
              <w:rPr>
                <w:rFonts w:cs="Calibri"/>
                <w:color w:val="000000"/>
                <w:sz w:val="20"/>
              </w:rPr>
            </w:pPr>
            <w:r w:rsidRPr="00B06055">
              <w:rPr>
                <w:rFonts w:cs="Calibri"/>
                <w:b/>
                <w:bCs/>
                <w:color w:val="FFFFFF"/>
                <w:sz w:val="20"/>
              </w:rPr>
              <w:t>Módulo</w:t>
            </w:r>
          </w:p>
        </w:tc>
        <w:tc>
          <w:tcPr>
            <w:tcW w:w="0" w:type="auto"/>
            <w:shd w:val="clear" w:color="auto" w:fill="FF0000"/>
            <w:noWrap/>
            <w:vAlign w:val="center"/>
          </w:tcPr>
          <w:p w14:paraId="2C89FE61" w14:textId="0971DB0D" w:rsidR="00420153" w:rsidRPr="00B06055" w:rsidRDefault="00420153" w:rsidP="00F143F4">
            <w:pPr>
              <w:rPr>
                <w:rFonts w:cs="Calibri"/>
                <w:color w:val="0D0D0D"/>
                <w:sz w:val="20"/>
                <w:lang w:val="en-US"/>
              </w:rPr>
            </w:pPr>
            <w:r w:rsidRPr="00B06055">
              <w:rPr>
                <w:rFonts w:cs="Calibri"/>
                <w:b/>
                <w:bCs/>
                <w:color w:val="FFFFFF"/>
                <w:sz w:val="20"/>
              </w:rPr>
              <w:t>Tabelas</w:t>
            </w:r>
          </w:p>
        </w:tc>
        <w:tc>
          <w:tcPr>
            <w:tcW w:w="0" w:type="auto"/>
            <w:shd w:val="clear" w:color="auto" w:fill="FF0000"/>
            <w:vAlign w:val="center"/>
          </w:tcPr>
          <w:p w14:paraId="44F09BAB" w14:textId="6FED4AA0" w:rsidR="00420153" w:rsidRPr="00B06055" w:rsidRDefault="00420153" w:rsidP="00F143F4">
            <w:pPr>
              <w:rPr>
                <w:rFonts w:cs="Calibri"/>
                <w:color w:val="0D0D0D"/>
                <w:sz w:val="20"/>
              </w:rPr>
            </w:pPr>
            <w:r w:rsidRPr="00B06055">
              <w:rPr>
                <w:rFonts w:cs="Calibri"/>
                <w:b/>
                <w:bCs/>
                <w:color w:val="FFFFFF"/>
                <w:sz w:val="20"/>
              </w:rPr>
              <w:t>Descritivo</w:t>
            </w:r>
          </w:p>
        </w:tc>
        <w:tc>
          <w:tcPr>
            <w:tcW w:w="0" w:type="auto"/>
            <w:shd w:val="clear" w:color="auto" w:fill="FF0000"/>
            <w:vAlign w:val="center"/>
          </w:tcPr>
          <w:p w14:paraId="5D90C417" w14:textId="7D54D235" w:rsidR="00420153" w:rsidRPr="00B06055" w:rsidRDefault="00420153" w:rsidP="00F143F4">
            <w:pPr>
              <w:rPr>
                <w:rFonts w:cs="Calibri"/>
                <w:color w:val="0D0D0D"/>
                <w:sz w:val="20"/>
              </w:rPr>
            </w:pPr>
            <w:r w:rsidRPr="00B06055">
              <w:rPr>
                <w:rFonts w:cs="Calibri"/>
                <w:b/>
                <w:bCs/>
                <w:color w:val="FFFFFF"/>
                <w:sz w:val="20"/>
              </w:rPr>
              <w:t>Periodicidade</w:t>
            </w:r>
          </w:p>
        </w:tc>
        <w:tc>
          <w:tcPr>
            <w:tcW w:w="0" w:type="auto"/>
            <w:shd w:val="clear" w:color="auto" w:fill="FF0000"/>
            <w:vAlign w:val="center"/>
          </w:tcPr>
          <w:p w14:paraId="15BF7F73" w14:textId="3A1145A6" w:rsidR="00420153" w:rsidRPr="00B06055" w:rsidRDefault="00420153" w:rsidP="00F143F4">
            <w:pPr>
              <w:rPr>
                <w:rFonts w:cs="Calibri"/>
                <w:color w:val="0D0D0D"/>
                <w:sz w:val="20"/>
              </w:rPr>
            </w:pPr>
            <w:r w:rsidRPr="00B06055">
              <w:rPr>
                <w:rFonts w:cs="Calibri"/>
                <w:b/>
                <w:bCs/>
                <w:color w:val="FFFFFF"/>
                <w:sz w:val="20"/>
              </w:rPr>
              <w:t>Tipologia</w:t>
            </w:r>
          </w:p>
        </w:tc>
        <w:tc>
          <w:tcPr>
            <w:tcW w:w="2241" w:type="dxa"/>
            <w:shd w:val="clear" w:color="auto" w:fill="FF0000"/>
          </w:tcPr>
          <w:p w14:paraId="4A916B9E" w14:textId="17398070" w:rsidR="00420153" w:rsidRPr="00B06055" w:rsidRDefault="004D10B5" w:rsidP="00F143F4">
            <w:pPr>
              <w:rPr>
                <w:rFonts w:cs="Calibri"/>
                <w:b/>
                <w:bCs/>
                <w:color w:val="FFFFFF"/>
                <w:sz w:val="20"/>
              </w:rPr>
            </w:pPr>
            <w:r>
              <w:rPr>
                <w:rFonts w:cs="Calibri"/>
                <w:b/>
                <w:bCs/>
                <w:color w:val="FFFFFF"/>
                <w:sz w:val="20"/>
              </w:rPr>
              <w:t>Período de E</w:t>
            </w:r>
            <w:r w:rsidR="00420153">
              <w:rPr>
                <w:rFonts w:cs="Calibri"/>
                <w:b/>
                <w:bCs/>
                <w:color w:val="FFFFFF"/>
                <w:sz w:val="20"/>
              </w:rPr>
              <w:t xml:space="preserve">legibilidade </w:t>
            </w:r>
          </w:p>
        </w:tc>
      </w:tr>
      <w:tr w:rsidR="00420153" w:rsidRPr="00B06055" w14:paraId="61965F20" w14:textId="47DA5E5F" w:rsidTr="004B586C">
        <w:trPr>
          <w:trHeight w:val="992"/>
          <w:jc w:val="center"/>
        </w:trPr>
        <w:tc>
          <w:tcPr>
            <w:tcW w:w="0" w:type="auto"/>
            <w:vMerge w:val="restart"/>
            <w:shd w:val="clear" w:color="auto" w:fill="E7E6E6" w:themeFill="background2"/>
            <w:textDirection w:val="btLr"/>
            <w:vAlign w:val="center"/>
            <w:hideMark/>
          </w:tcPr>
          <w:p w14:paraId="126617A2" w14:textId="37812389" w:rsidR="00420153" w:rsidRPr="00B06055" w:rsidRDefault="00420153" w:rsidP="00DE667E">
            <w:pPr>
              <w:ind w:left="113" w:right="113"/>
              <w:jc w:val="center"/>
              <w:rPr>
                <w:rFonts w:cs="Calibri"/>
                <w:color w:val="000000"/>
                <w:sz w:val="20"/>
              </w:rPr>
            </w:pPr>
            <w:r w:rsidRPr="00DE667E">
              <w:rPr>
                <w:rFonts w:cs="Calibri"/>
                <w:color w:val="000000"/>
                <w:sz w:val="28"/>
              </w:rPr>
              <w:t>Interface para Casos de Uso</w:t>
            </w:r>
          </w:p>
        </w:tc>
        <w:tc>
          <w:tcPr>
            <w:tcW w:w="0" w:type="auto"/>
            <w:shd w:val="clear" w:color="auto" w:fill="auto"/>
            <w:noWrap/>
            <w:vAlign w:val="center"/>
          </w:tcPr>
          <w:p w14:paraId="71A55074" w14:textId="32921CA1" w:rsidR="00420153" w:rsidRPr="00B06055" w:rsidRDefault="00420153" w:rsidP="00091922">
            <w:pPr>
              <w:jc w:val="center"/>
              <w:rPr>
                <w:rFonts w:cs="Calibri"/>
                <w:color w:val="0D0D0D"/>
                <w:sz w:val="20"/>
                <w:lang w:val="en-US"/>
              </w:rPr>
            </w:pPr>
            <w:r w:rsidRPr="00B06055">
              <w:rPr>
                <w:rFonts w:cs="Calibri"/>
                <w:color w:val="0D0D0D"/>
                <w:sz w:val="20"/>
              </w:rPr>
              <w:t>gt015_report_biyr9500</w:t>
            </w:r>
          </w:p>
        </w:tc>
        <w:tc>
          <w:tcPr>
            <w:tcW w:w="0" w:type="auto"/>
            <w:shd w:val="clear" w:color="auto" w:fill="auto"/>
            <w:vAlign w:val="center"/>
          </w:tcPr>
          <w:p w14:paraId="6E0C7197" w14:textId="3D9B9855" w:rsidR="00420153" w:rsidRPr="00B06055" w:rsidRDefault="00420153" w:rsidP="00D17FC3">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w:t>
            </w:r>
            <w:r w:rsidR="00C72FA2">
              <w:rPr>
                <w:rFonts w:cs="Calibri"/>
                <w:color w:val="0D0D0D"/>
                <w:sz w:val="20"/>
              </w:rPr>
              <w:t>om a relação entre as chaves da responsabilidade</w:t>
            </w:r>
            <w:r w:rsidRPr="00B06055">
              <w:rPr>
                <w:rFonts w:cs="Calibri"/>
                <w:color w:val="0D0D0D"/>
                <w:sz w:val="20"/>
              </w:rPr>
              <w:t xml:space="preserve"> e a chave dos processos/</w:t>
            </w:r>
            <w:r>
              <w:rPr>
                <w:rFonts w:cs="Calibri"/>
                <w:color w:val="0D0D0D"/>
                <w:sz w:val="20"/>
              </w:rPr>
              <w:t xml:space="preserve"> caução - </w:t>
            </w:r>
            <w:r w:rsidRPr="00B06055">
              <w:rPr>
                <w:rFonts w:cs="Calibri"/>
                <w:color w:val="0D0D0D"/>
                <w:sz w:val="20"/>
              </w:rPr>
              <w:t>bens bem como os respetivos atributos desta relação.</w:t>
            </w:r>
          </w:p>
        </w:tc>
        <w:tc>
          <w:tcPr>
            <w:tcW w:w="0" w:type="auto"/>
            <w:vAlign w:val="center"/>
          </w:tcPr>
          <w:p w14:paraId="6E6EAD02" w14:textId="69E8EEA1"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26F00902" w14:textId="28177B7E"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1F63316A" w14:textId="3CBE24AE"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09C9BFC5" w14:textId="3B6B6D40" w:rsidTr="004B586C">
        <w:trPr>
          <w:trHeight w:val="992"/>
          <w:jc w:val="center"/>
        </w:trPr>
        <w:tc>
          <w:tcPr>
            <w:tcW w:w="0" w:type="auto"/>
            <w:vMerge/>
            <w:shd w:val="clear" w:color="auto" w:fill="E7E6E6" w:themeFill="background2"/>
            <w:vAlign w:val="center"/>
            <w:hideMark/>
          </w:tcPr>
          <w:p w14:paraId="60CC40D0" w14:textId="1B208368" w:rsidR="00420153" w:rsidRPr="00B06055" w:rsidRDefault="00420153" w:rsidP="00DE667E">
            <w:pPr>
              <w:jc w:val="center"/>
              <w:rPr>
                <w:rFonts w:cs="Calibri"/>
                <w:color w:val="000000"/>
                <w:sz w:val="20"/>
              </w:rPr>
            </w:pPr>
          </w:p>
        </w:tc>
        <w:tc>
          <w:tcPr>
            <w:tcW w:w="0" w:type="auto"/>
            <w:shd w:val="clear" w:color="auto" w:fill="auto"/>
            <w:noWrap/>
            <w:vAlign w:val="center"/>
          </w:tcPr>
          <w:p w14:paraId="16DF64E0" w14:textId="27E964EB" w:rsidR="00420153" w:rsidRPr="00B06055" w:rsidRDefault="00420153" w:rsidP="00091922">
            <w:pPr>
              <w:jc w:val="center"/>
              <w:rPr>
                <w:rFonts w:cs="Calibri"/>
                <w:color w:val="0D0D0D"/>
                <w:sz w:val="20"/>
              </w:rPr>
            </w:pPr>
            <w:r w:rsidRPr="00B06055">
              <w:rPr>
                <w:rFonts w:cs="Calibri"/>
                <w:color w:val="0D0D0D"/>
                <w:sz w:val="20"/>
              </w:rPr>
              <w:t>gt016_report_biyr9510</w:t>
            </w:r>
          </w:p>
        </w:tc>
        <w:tc>
          <w:tcPr>
            <w:tcW w:w="0" w:type="auto"/>
            <w:shd w:val="clear" w:color="auto" w:fill="auto"/>
            <w:vAlign w:val="center"/>
          </w:tcPr>
          <w:p w14:paraId="132D9BC7" w14:textId="3423CA88" w:rsidR="00420153" w:rsidRPr="00B06055" w:rsidRDefault="00420153"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atributos sobre os </w:t>
            </w:r>
            <w:r>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57BDCFD3" w14:textId="5F0ABB74"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27DAA3C7" w14:textId="39C62942"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234AFD81" w14:textId="311C99C6"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53806D88" w14:textId="0EEBFBC2" w:rsidTr="004B586C">
        <w:trPr>
          <w:trHeight w:val="992"/>
          <w:jc w:val="center"/>
        </w:trPr>
        <w:tc>
          <w:tcPr>
            <w:tcW w:w="0" w:type="auto"/>
            <w:vMerge/>
            <w:shd w:val="clear" w:color="auto" w:fill="E7E6E6" w:themeFill="background2"/>
            <w:vAlign w:val="center"/>
            <w:hideMark/>
          </w:tcPr>
          <w:p w14:paraId="1BCE9E11" w14:textId="3B22E8B4" w:rsidR="00420153" w:rsidRPr="00B06055" w:rsidRDefault="00420153" w:rsidP="00DE667E">
            <w:pPr>
              <w:jc w:val="center"/>
              <w:rPr>
                <w:rFonts w:cs="Calibri"/>
                <w:color w:val="000000"/>
                <w:sz w:val="20"/>
              </w:rPr>
            </w:pPr>
          </w:p>
        </w:tc>
        <w:tc>
          <w:tcPr>
            <w:tcW w:w="0" w:type="auto"/>
            <w:shd w:val="clear" w:color="auto" w:fill="auto"/>
            <w:noWrap/>
            <w:vAlign w:val="center"/>
            <w:hideMark/>
          </w:tcPr>
          <w:p w14:paraId="6092C02D" w14:textId="10191777" w:rsidR="00420153" w:rsidRPr="00B06055" w:rsidRDefault="00420153" w:rsidP="00091922">
            <w:pPr>
              <w:jc w:val="center"/>
              <w:rPr>
                <w:rFonts w:cs="Calibri"/>
                <w:color w:val="0D0D0D"/>
                <w:sz w:val="20"/>
              </w:rPr>
            </w:pPr>
            <w:r w:rsidRPr="00B06055">
              <w:rPr>
                <w:rFonts w:cs="Calibri"/>
                <w:color w:val="0D0D0D"/>
                <w:sz w:val="20"/>
              </w:rPr>
              <w:t>gt017_report_biyr9520</w:t>
            </w:r>
          </w:p>
        </w:tc>
        <w:tc>
          <w:tcPr>
            <w:tcW w:w="0" w:type="auto"/>
            <w:shd w:val="clear" w:color="auto" w:fill="auto"/>
            <w:vAlign w:val="center"/>
            <w:hideMark/>
          </w:tcPr>
          <w:p w14:paraId="78E35B8E" w14:textId="7532220F" w:rsidR="00420153" w:rsidRPr="00B06055" w:rsidRDefault="00420153"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o detalhe da avaliação mais recente dos </w:t>
            </w:r>
            <w:r>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453C554A" w14:textId="5B13E3A3" w:rsidR="00420153" w:rsidRPr="00B06055" w:rsidRDefault="00420153" w:rsidP="00091922">
            <w:pPr>
              <w:jc w:val="center"/>
              <w:rPr>
                <w:rFonts w:cs="Calibri"/>
                <w:color w:val="0D0D0D"/>
                <w:sz w:val="20"/>
              </w:rPr>
            </w:pPr>
            <w:r w:rsidRPr="00B06055">
              <w:rPr>
                <w:rFonts w:cs="Calibri"/>
                <w:color w:val="0D0D0D"/>
                <w:sz w:val="20"/>
              </w:rPr>
              <w:t>Mensal</w:t>
            </w:r>
          </w:p>
        </w:tc>
        <w:tc>
          <w:tcPr>
            <w:tcW w:w="0" w:type="auto"/>
            <w:vAlign w:val="center"/>
          </w:tcPr>
          <w:p w14:paraId="36A0D7B8" w14:textId="10BC3537" w:rsidR="00420153" w:rsidRPr="00B06055" w:rsidRDefault="00420153" w:rsidP="00091922">
            <w:pPr>
              <w:jc w:val="center"/>
              <w:rPr>
                <w:rFonts w:cs="Calibri"/>
                <w:color w:val="0D0D0D"/>
                <w:sz w:val="20"/>
              </w:rPr>
            </w:pPr>
            <w:r w:rsidRPr="00B06055">
              <w:rPr>
                <w:rFonts w:cs="Calibri"/>
                <w:color w:val="0D0D0D"/>
                <w:sz w:val="20"/>
              </w:rPr>
              <w:t>Interface</w:t>
            </w:r>
          </w:p>
        </w:tc>
        <w:tc>
          <w:tcPr>
            <w:tcW w:w="2241" w:type="dxa"/>
            <w:vAlign w:val="center"/>
          </w:tcPr>
          <w:p w14:paraId="0E25F64E" w14:textId="1A174611" w:rsidR="00420153" w:rsidRPr="00B06055" w:rsidRDefault="004D10B5" w:rsidP="004D10B5">
            <w:pPr>
              <w:jc w:val="center"/>
              <w:rPr>
                <w:rFonts w:cs="Calibri"/>
                <w:color w:val="0D0D0D"/>
                <w:sz w:val="20"/>
              </w:rPr>
            </w:pPr>
            <w:r>
              <w:rPr>
                <w:rFonts w:cs="Calibri"/>
                <w:color w:val="0D0D0D"/>
                <w:sz w:val="20"/>
              </w:rPr>
              <w:t>31 de dezembro de 2022 a 29 de abril de 2024</w:t>
            </w:r>
          </w:p>
        </w:tc>
      </w:tr>
      <w:tr w:rsidR="00420153" w:rsidRPr="00B06055" w14:paraId="07797096" w14:textId="6166C3FC" w:rsidTr="004B586C">
        <w:trPr>
          <w:trHeight w:val="992"/>
          <w:jc w:val="center"/>
        </w:trPr>
        <w:tc>
          <w:tcPr>
            <w:tcW w:w="0" w:type="auto"/>
            <w:vMerge/>
            <w:shd w:val="clear" w:color="auto" w:fill="E7E6E6" w:themeFill="background2"/>
            <w:vAlign w:val="center"/>
            <w:hideMark/>
          </w:tcPr>
          <w:p w14:paraId="00F6E363" w14:textId="6041B3F8" w:rsidR="00420153" w:rsidRPr="00B06055" w:rsidRDefault="00420153" w:rsidP="00DE667E">
            <w:pPr>
              <w:jc w:val="center"/>
              <w:rPr>
                <w:rFonts w:cs="Calibri"/>
                <w:color w:val="000000"/>
                <w:sz w:val="20"/>
              </w:rPr>
            </w:pPr>
          </w:p>
        </w:tc>
        <w:tc>
          <w:tcPr>
            <w:tcW w:w="0" w:type="auto"/>
            <w:shd w:val="clear" w:color="auto" w:fill="auto"/>
            <w:noWrap/>
            <w:vAlign w:val="center"/>
          </w:tcPr>
          <w:p w14:paraId="1A7DEC70" w14:textId="206FD887" w:rsidR="00420153" w:rsidRPr="00A84B21" w:rsidRDefault="00420153" w:rsidP="00DD6B17">
            <w:pPr>
              <w:jc w:val="center"/>
              <w:rPr>
                <w:rFonts w:cs="Calibri"/>
                <w:color w:val="0D0D0D"/>
                <w:sz w:val="20"/>
                <w:lang w:val="en-US"/>
              </w:rPr>
            </w:pPr>
            <w:r>
              <w:rPr>
                <w:rFonts w:cs="Calibri"/>
                <w:color w:val="0D0D0D"/>
                <w:sz w:val="20"/>
              </w:rPr>
              <w:t>gt019</w:t>
            </w:r>
            <w:r w:rsidRPr="00B06055">
              <w:rPr>
                <w:rFonts w:cs="Calibri"/>
                <w:color w:val="0D0D0D"/>
                <w:sz w:val="20"/>
              </w:rPr>
              <w:t>_report_biyr9500</w:t>
            </w:r>
          </w:p>
        </w:tc>
        <w:tc>
          <w:tcPr>
            <w:tcW w:w="0" w:type="auto"/>
            <w:shd w:val="clear" w:color="auto" w:fill="auto"/>
            <w:vAlign w:val="center"/>
          </w:tcPr>
          <w:p w14:paraId="6BE44340" w14:textId="2A5D6661" w:rsidR="00420153" w:rsidRPr="00B06055" w:rsidRDefault="00420153" w:rsidP="00316A98">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Pr>
                <w:rFonts w:cs="Calibri"/>
                <w:color w:val="0D0D0D"/>
                <w:sz w:val="20"/>
              </w:rPr>
              <w:t xml:space="preserve">com a relação entre </w:t>
            </w:r>
            <w:r w:rsidRPr="00B06055">
              <w:rPr>
                <w:rFonts w:cs="Calibri"/>
                <w:color w:val="0D0D0D"/>
                <w:sz w:val="20"/>
              </w:rPr>
              <w:t xml:space="preserve">a chave </w:t>
            </w:r>
            <w:r w:rsidR="00316A98">
              <w:rPr>
                <w:rFonts w:cs="Calibri"/>
                <w:color w:val="0D0D0D"/>
                <w:sz w:val="20"/>
              </w:rPr>
              <w:t>da responsabilidade</w:t>
            </w:r>
            <w:r>
              <w:rPr>
                <w:rFonts w:cs="Calibri"/>
                <w:color w:val="0D0D0D"/>
                <w:sz w:val="20"/>
              </w:rPr>
              <w:t xml:space="preserve"> - </w:t>
            </w:r>
            <w:r w:rsidRPr="00B06055">
              <w:rPr>
                <w:rFonts w:cs="Calibri"/>
                <w:color w:val="0D0D0D"/>
                <w:sz w:val="20"/>
              </w:rPr>
              <w:t>bens bem como os respetivos atributos desta relação.</w:t>
            </w:r>
          </w:p>
        </w:tc>
        <w:tc>
          <w:tcPr>
            <w:tcW w:w="0" w:type="auto"/>
            <w:vAlign w:val="center"/>
          </w:tcPr>
          <w:p w14:paraId="2EF4ED4B" w14:textId="60DB9A1B" w:rsidR="00420153" w:rsidRPr="00B06055" w:rsidRDefault="00420153" w:rsidP="00DD6B17">
            <w:pPr>
              <w:jc w:val="center"/>
              <w:rPr>
                <w:rFonts w:cs="Calibri"/>
                <w:color w:val="0D0D0D"/>
                <w:sz w:val="20"/>
              </w:rPr>
            </w:pPr>
            <w:r>
              <w:rPr>
                <w:rFonts w:cs="Calibri"/>
                <w:color w:val="0D0D0D"/>
                <w:sz w:val="20"/>
              </w:rPr>
              <w:t xml:space="preserve">Mensal </w:t>
            </w:r>
          </w:p>
        </w:tc>
        <w:tc>
          <w:tcPr>
            <w:tcW w:w="0" w:type="auto"/>
            <w:vAlign w:val="center"/>
          </w:tcPr>
          <w:p w14:paraId="05401BDC" w14:textId="0E0019DE" w:rsidR="00420153" w:rsidRPr="00B06055" w:rsidRDefault="00420153" w:rsidP="00DD6B17">
            <w:pPr>
              <w:jc w:val="center"/>
              <w:rPr>
                <w:rFonts w:cs="Calibri"/>
                <w:color w:val="0D0D0D"/>
                <w:sz w:val="20"/>
              </w:rPr>
            </w:pPr>
            <w:r>
              <w:rPr>
                <w:rFonts w:cs="Calibri"/>
                <w:color w:val="0D0D0D"/>
                <w:sz w:val="20"/>
              </w:rPr>
              <w:t xml:space="preserve">Interface </w:t>
            </w:r>
          </w:p>
        </w:tc>
        <w:tc>
          <w:tcPr>
            <w:tcW w:w="2241" w:type="dxa"/>
            <w:vAlign w:val="center"/>
          </w:tcPr>
          <w:p w14:paraId="3E79767C" w14:textId="62B60DEF" w:rsidR="00420153"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7D8287F8" w14:textId="54C34804" w:rsidTr="004B586C">
        <w:trPr>
          <w:trHeight w:val="992"/>
          <w:jc w:val="center"/>
        </w:trPr>
        <w:tc>
          <w:tcPr>
            <w:tcW w:w="0" w:type="auto"/>
            <w:vMerge/>
            <w:shd w:val="clear" w:color="auto" w:fill="E7E6E6" w:themeFill="background2"/>
            <w:vAlign w:val="center"/>
            <w:hideMark/>
          </w:tcPr>
          <w:p w14:paraId="58E0DDAB" w14:textId="7FC803FD" w:rsidR="004D10B5" w:rsidRPr="00B06055" w:rsidRDefault="004D10B5" w:rsidP="004D10B5">
            <w:pPr>
              <w:jc w:val="center"/>
              <w:rPr>
                <w:rFonts w:cs="Calibri"/>
                <w:color w:val="000000"/>
                <w:sz w:val="20"/>
              </w:rPr>
            </w:pPr>
          </w:p>
        </w:tc>
        <w:tc>
          <w:tcPr>
            <w:tcW w:w="0" w:type="auto"/>
            <w:shd w:val="clear" w:color="auto" w:fill="auto"/>
            <w:noWrap/>
            <w:vAlign w:val="center"/>
          </w:tcPr>
          <w:p w14:paraId="45A4C548" w14:textId="6B4FE0AD" w:rsidR="004D10B5" w:rsidRPr="00B06055" w:rsidRDefault="004D10B5" w:rsidP="004D10B5">
            <w:pPr>
              <w:jc w:val="center"/>
              <w:rPr>
                <w:rFonts w:cs="Calibri"/>
                <w:color w:val="0D0D0D"/>
                <w:sz w:val="20"/>
              </w:rPr>
            </w:pPr>
            <w:r>
              <w:rPr>
                <w:rFonts w:cs="Calibri"/>
                <w:color w:val="0D0D0D"/>
                <w:sz w:val="20"/>
              </w:rPr>
              <w:t>gt020</w:t>
            </w:r>
            <w:r w:rsidRPr="00B06055">
              <w:rPr>
                <w:rFonts w:cs="Calibri"/>
                <w:color w:val="0D0D0D"/>
                <w:sz w:val="20"/>
              </w:rPr>
              <w:t>_report_biyr9510</w:t>
            </w:r>
          </w:p>
        </w:tc>
        <w:tc>
          <w:tcPr>
            <w:tcW w:w="0" w:type="auto"/>
            <w:shd w:val="clear" w:color="auto" w:fill="auto"/>
            <w:vAlign w:val="center"/>
          </w:tcPr>
          <w:p w14:paraId="5D314507" w14:textId="6EFE7AA2" w:rsidR="004D10B5" w:rsidRPr="00B06055" w:rsidRDefault="004D10B5" w:rsidP="004D10B5">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atributos sobre os bens reais, i.e., financeiros e imóveis.</w:t>
            </w:r>
          </w:p>
        </w:tc>
        <w:tc>
          <w:tcPr>
            <w:tcW w:w="0" w:type="auto"/>
            <w:vAlign w:val="center"/>
          </w:tcPr>
          <w:p w14:paraId="463210A2" w14:textId="54148C24" w:rsidR="004D10B5" w:rsidRPr="00B06055" w:rsidRDefault="004D10B5" w:rsidP="004D10B5">
            <w:pPr>
              <w:jc w:val="center"/>
              <w:rPr>
                <w:rFonts w:cs="Calibri"/>
                <w:color w:val="0D0D0D"/>
                <w:sz w:val="20"/>
              </w:rPr>
            </w:pPr>
            <w:r>
              <w:rPr>
                <w:rFonts w:cs="Calibri"/>
                <w:color w:val="0D0D0D"/>
                <w:sz w:val="20"/>
              </w:rPr>
              <w:t xml:space="preserve">Mensal </w:t>
            </w:r>
          </w:p>
        </w:tc>
        <w:tc>
          <w:tcPr>
            <w:tcW w:w="0" w:type="auto"/>
            <w:vAlign w:val="center"/>
          </w:tcPr>
          <w:p w14:paraId="09B4F0B2" w14:textId="33512509" w:rsidR="004D10B5" w:rsidRPr="00B06055" w:rsidRDefault="004D10B5" w:rsidP="004D10B5">
            <w:pPr>
              <w:jc w:val="center"/>
              <w:rPr>
                <w:rFonts w:cs="Calibri"/>
                <w:color w:val="0D0D0D"/>
                <w:sz w:val="20"/>
              </w:rPr>
            </w:pPr>
            <w:r>
              <w:rPr>
                <w:rFonts w:cs="Calibri"/>
                <w:color w:val="0D0D0D"/>
                <w:sz w:val="20"/>
              </w:rPr>
              <w:t xml:space="preserve">Interface </w:t>
            </w:r>
          </w:p>
        </w:tc>
        <w:tc>
          <w:tcPr>
            <w:tcW w:w="2241" w:type="dxa"/>
            <w:vAlign w:val="center"/>
          </w:tcPr>
          <w:p w14:paraId="62AE9A8B" w14:textId="0B9F1B3A" w:rsidR="004D10B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10D0D995" w14:textId="5F6B9F36" w:rsidTr="004B586C">
        <w:trPr>
          <w:trHeight w:val="992"/>
          <w:jc w:val="center"/>
        </w:trPr>
        <w:tc>
          <w:tcPr>
            <w:tcW w:w="0" w:type="auto"/>
            <w:vMerge/>
            <w:shd w:val="clear" w:color="auto" w:fill="E7E6E6" w:themeFill="background2"/>
            <w:vAlign w:val="center"/>
          </w:tcPr>
          <w:p w14:paraId="7B159A2D" w14:textId="1C32CF22" w:rsidR="004D10B5" w:rsidRPr="00B06055" w:rsidRDefault="004D10B5" w:rsidP="004D10B5">
            <w:pPr>
              <w:jc w:val="center"/>
              <w:rPr>
                <w:rFonts w:cs="Calibri"/>
                <w:color w:val="000000"/>
                <w:sz w:val="20"/>
              </w:rPr>
            </w:pPr>
          </w:p>
        </w:tc>
        <w:tc>
          <w:tcPr>
            <w:tcW w:w="0" w:type="auto"/>
            <w:shd w:val="clear" w:color="auto" w:fill="auto"/>
            <w:noWrap/>
            <w:vAlign w:val="center"/>
          </w:tcPr>
          <w:p w14:paraId="06C89DF9" w14:textId="2C6B0340" w:rsidR="004D10B5" w:rsidRPr="00B06055" w:rsidRDefault="004D10B5" w:rsidP="004D10B5">
            <w:pPr>
              <w:jc w:val="center"/>
              <w:rPr>
                <w:rFonts w:cs="Calibri"/>
                <w:color w:val="0D0D0D"/>
                <w:sz w:val="20"/>
                <w:lang w:val="en-US"/>
              </w:rPr>
            </w:pPr>
            <w:r>
              <w:rPr>
                <w:rFonts w:cs="Calibri"/>
                <w:color w:val="0D0D0D"/>
                <w:sz w:val="20"/>
              </w:rPr>
              <w:t>gt021</w:t>
            </w:r>
            <w:r w:rsidRPr="00B06055">
              <w:rPr>
                <w:rFonts w:cs="Calibri"/>
                <w:color w:val="0D0D0D"/>
                <w:sz w:val="20"/>
              </w:rPr>
              <w:t>_report_biyr9520</w:t>
            </w:r>
          </w:p>
        </w:tc>
        <w:tc>
          <w:tcPr>
            <w:tcW w:w="0" w:type="auto"/>
            <w:shd w:val="clear" w:color="auto" w:fill="auto"/>
            <w:vAlign w:val="center"/>
          </w:tcPr>
          <w:p w14:paraId="5961030A" w14:textId="53DF21DE" w:rsidR="004D10B5" w:rsidRPr="00B06055" w:rsidRDefault="004D10B5" w:rsidP="004D10B5">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o detalhe da avaliação mais recente dos bens reais, i.e., financeiros e imóveis.</w:t>
            </w:r>
          </w:p>
        </w:tc>
        <w:tc>
          <w:tcPr>
            <w:tcW w:w="0" w:type="auto"/>
            <w:vAlign w:val="center"/>
          </w:tcPr>
          <w:p w14:paraId="79BE8F90" w14:textId="3A6B91CE" w:rsidR="004D10B5" w:rsidRPr="00B06055" w:rsidRDefault="004D10B5" w:rsidP="004D10B5">
            <w:pPr>
              <w:jc w:val="center"/>
              <w:rPr>
                <w:rFonts w:cs="Calibri"/>
                <w:color w:val="0D0D0D"/>
                <w:sz w:val="20"/>
              </w:rPr>
            </w:pPr>
            <w:r>
              <w:rPr>
                <w:rFonts w:cs="Calibri"/>
                <w:color w:val="0D0D0D"/>
                <w:sz w:val="20"/>
              </w:rPr>
              <w:t xml:space="preserve">Mensal </w:t>
            </w:r>
          </w:p>
        </w:tc>
        <w:tc>
          <w:tcPr>
            <w:tcW w:w="0" w:type="auto"/>
            <w:vAlign w:val="center"/>
          </w:tcPr>
          <w:p w14:paraId="1E968DF6" w14:textId="4BC56872" w:rsidR="004D10B5" w:rsidRPr="00B06055" w:rsidRDefault="004D10B5" w:rsidP="004D10B5">
            <w:pPr>
              <w:jc w:val="center"/>
              <w:rPr>
                <w:rFonts w:cs="Calibri"/>
                <w:color w:val="0D0D0D"/>
                <w:sz w:val="20"/>
              </w:rPr>
            </w:pPr>
            <w:r>
              <w:rPr>
                <w:rFonts w:cs="Calibri"/>
                <w:color w:val="0D0D0D"/>
                <w:sz w:val="20"/>
              </w:rPr>
              <w:t xml:space="preserve">Interface </w:t>
            </w:r>
          </w:p>
        </w:tc>
        <w:tc>
          <w:tcPr>
            <w:tcW w:w="2241" w:type="dxa"/>
            <w:vAlign w:val="center"/>
          </w:tcPr>
          <w:p w14:paraId="3EC7B6DB" w14:textId="5247ED64" w:rsidR="004D10B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510DA71D" w14:textId="0EBEBA0A" w:rsidTr="004B586C">
        <w:trPr>
          <w:trHeight w:val="992"/>
          <w:jc w:val="center"/>
        </w:trPr>
        <w:tc>
          <w:tcPr>
            <w:tcW w:w="0" w:type="auto"/>
            <w:vMerge/>
            <w:shd w:val="clear" w:color="auto" w:fill="E7E6E6" w:themeFill="background2"/>
            <w:vAlign w:val="center"/>
          </w:tcPr>
          <w:p w14:paraId="4715D299" w14:textId="127C9314" w:rsidR="004D10B5" w:rsidRPr="00B06055" w:rsidRDefault="004D10B5" w:rsidP="004D10B5">
            <w:pPr>
              <w:jc w:val="center"/>
              <w:rPr>
                <w:rFonts w:cs="Calibri"/>
                <w:color w:val="000000"/>
                <w:sz w:val="20"/>
              </w:rPr>
            </w:pPr>
          </w:p>
        </w:tc>
        <w:tc>
          <w:tcPr>
            <w:tcW w:w="0" w:type="auto"/>
            <w:shd w:val="clear" w:color="auto" w:fill="auto"/>
            <w:noWrap/>
            <w:vAlign w:val="center"/>
          </w:tcPr>
          <w:p w14:paraId="2B3D1C70" w14:textId="0A1B3EE1" w:rsidR="004D10B5" w:rsidRPr="00DD6B17" w:rsidRDefault="004D10B5" w:rsidP="004D10B5">
            <w:pPr>
              <w:jc w:val="center"/>
              <w:rPr>
                <w:rFonts w:cs="Calibri"/>
                <w:color w:val="0D0D0D"/>
                <w:sz w:val="20"/>
                <w:lang w:val="en-US"/>
              </w:rPr>
            </w:pPr>
            <w:r w:rsidRPr="00A84B21">
              <w:rPr>
                <w:rFonts w:cs="Calibri"/>
                <w:color w:val="0D0D0D"/>
                <w:sz w:val="20"/>
                <w:lang w:val="en-US"/>
              </w:rPr>
              <w:t>kt_chaves_intrf_grts_biyr</w:t>
            </w:r>
          </w:p>
        </w:tc>
        <w:tc>
          <w:tcPr>
            <w:tcW w:w="0" w:type="auto"/>
            <w:shd w:val="clear" w:color="auto" w:fill="auto"/>
            <w:vAlign w:val="center"/>
          </w:tcPr>
          <w:p w14:paraId="6278BAE5" w14:textId="477A52E4" w:rsidR="004D10B5" w:rsidRPr="00B06055" w:rsidRDefault="00D17FC3" w:rsidP="00D17FC3">
            <w:pPr>
              <w:rPr>
                <w:rFonts w:cs="Calibri"/>
                <w:color w:val="0D0D0D"/>
                <w:sz w:val="20"/>
              </w:rPr>
            </w:pPr>
            <w:r>
              <w:rPr>
                <w:rFonts w:cs="Calibri"/>
                <w:color w:val="0D0D0D"/>
                <w:sz w:val="20"/>
              </w:rPr>
              <w:t xml:space="preserve">Rosetta entre as chaves da Responsabilidade </w:t>
            </w:r>
            <w:r w:rsidR="004D10B5">
              <w:rPr>
                <w:rFonts w:cs="Calibri"/>
                <w:color w:val="0D0D0D"/>
                <w:sz w:val="20"/>
              </w:rPr>
              <w:t xml:space="preserve">- processos/cauções - </w:t>
            </w:r>
            <w:r w:rsidR="004D10B5" w:rsidRPr="00B06055">
              <w:rPr>
                <w:rFonts w:cs="Calibri"/>
                <w:color w:val="0D0D0D"/>
                <w:sz w:val="20"/>
              </w:rPr>
              <w:t xml:space="preserve">bens provenientes do modelo único de garantias e as chaves de reporte nos </w:t>
            </w:r>
            <w:r w:rsidR="004D10B5" w:rsidRPr="00B06055">
              <w:rPr>
                <w:rFonts w:cs="Calibri"/>
                <w:i/>
                <w:iCs/>
                <w:color w:val="0D0D0D"/>
                <w:sz w:val="20"/>
              </w:rPr>
              <w:t>outputs</w:t>
            </w:r>
            <w:r w:rsidR="004D10B5" w:rsidRPr="00B06055">
              <w:rPr>
                <w:rFonts w:cs="Calibri"/>
                <w:color w:val="0D0D0D"/>
                <w:sz w:val="20"/>
              </w:rPr>
              <w:t xml:space="preserve"> a enviar para IFRS e BDR.</w:t>
            </w:r>
          </w:p>
        </w:tc>
        <w:tc>
          <w:tcPr>
            <w:tcW w:w="0" w:type="auto"/>
            <w:vAlign w:val="center"/>
          </w:tcPr>
          <w:p w14:paraId="4CA6C499" w14:textId="04AC0BBE"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4D10084" w14:textId="574B3982" w:rsidR="004D10B5" w:rsidRPr="00B06055" w:rsidRDefault="004D10B5" w:rsidP="004D10B5">
            <w:pPr>
              <w:jc w:val="center"/>
              <w:rPr>
                <w:rFonts w:cs="Calibri"/>
                <w:color w:val="0D0D0D"/>
                <w:sz w:val="20"/>
              </w:rPr>
            </w:pPr>
            <w:r w:rsidRPr="00B06055">
              <w:rPr>
                <w:rFonts w:cs="Calibri"/>
                <w:color w:val="0D0D0D"/>
                <w:sz w:val="20"/>
              </w:rPr>
              <w:t>Tradutor “Rosetta”</w:t>
            </w:r>
          </w:p>
        </w:tc>
        <w:tc>
          <w:tcPr>
            <w:tcW w:w="2241" w:type="dxa"/>
            <w:vAlign w:val="center"/>
          </w:tcPr>
          <w:p w14:paraId="45F3DA3D" w14:textId="3D099CCE" w:rsidR="004D10B5" w:rsidRPr="00B06055" w:rsidRDefault="004D10B5" w:rsidP="004D10B5">
            <w:pPr>
              <w:jc w:val="center"/>
              <w:rPr>
                <w:rFonts w:cs="Calibri"/>
                <w:color w:val="0D0D0D"/>
                <w:sz w:val="20"/>
              </w:rPr>
            </w:pPr>
            <w:r>
              <w:rPr>
                <w:rFonts w:cs="Calibri"/>
                <w:color w:val="0D0D0D"/>
                <w:sz w:val="20"/>
              </w:rPr>
              <w:t>31 de dezembro de 2022 a 29 de abril de 2024</w:t>
            </w:r>
          </w:p>
        </w:tc>
      </w:tr>
      <w:tr w:rsidR="004D10B5" w:rsidRPr="00B06055" w14:paraId="3A33B2EF" w14:textId="37083060" w:rsidTr="004B586C">
        <w:trPr>
          <w:trHeight w:val="992"/>
          <w:jc w:val="center"/>
        </w:trPr>
        <w:tc>
          <w:tcPr>
            <w:tcW w:w="0" w:type="auto"/>
            <w:vMerge/>
            <w:shd w:val="clear" w:color="auto" w:fill="E7E6E6" w:themeFill="background2"/>
            <w:vAlign w:val="center"/>
          </w:tcPr>
          <w:p w14:paraId="4E26F1C5" w14:textId="79794DA4" w:rsidR="004D10B5" w:rsidRPr="00B06055" w:rsidRDefault="004D10B5" w:rsidP="004D10B5">
            <w:pPr>
              <w:jc w:val="center"/>
              <w:rPr>
                <w:rFonts w:cs="Calibri"/>
                <w:color w:val="000000"/>
                <w:sz w:val="20"/>
              </w:rPr>
            </w:pPr>
          </w:p>
        </w:tc>
        <w:tc>
          <w:tcPr>
            <w:tcW w:w="0" w:type="auto"/>
            <w:shd w:val="clear" w:color="auto" w:fill="auto"/>
            <w:noWrap/>
            <w:vAlign w:val="center"/>
          </w:tcPr>
          <w:p w14:paraId="471602CF" w14:textId="3F68939C" w:rsidR="004D10B5" w:rsidRPr="00DE667E" w:rsidRDefault="004D10B5" w:rsidP="004D10B5">
            <w:pPr>
              <w:jc w:val="center"/>
              <w:rPr>
                <w:rFonts w:cs="Calibri"/>
                <w:color w:val="0D0D0D"/>
                <w:sz w:val="20"/>
                <w:lang w:val="en-US"/>
              </w:rPr>
            </w:pPr>
            <w:r w:rsidRPr="00A84B21">
              <w:rPr>
                <w:rFonts w:cs="Calibri"/>
                <w:color w:val="0D0D0D"/>
                <w:sz w:val="20"/>
                <w:lang w:val="en-US"/>
              </w:rPr>
              <w:t>kt_chaves_intrf_grts_biyr</w:t>
            </w:r>
            <w:r>
              <w:rPr>
                <w:rFonts w:cs="Calibri"/>
                <w:color w:val="0D0D0D"/>
                <w:sz w:val="20"/>
                <w:lang w:val="en-US"/>
              </w:rPr>
              <w:t>_bem</w:t>
            </w:r>
          </w:p>
        </w:tc>
        <w:tc>
          <w:tcPr>
            <w:tcW w:w="0" w:type="auto"/>
            <w:shd w:val="clear" w:color="auto" w:fill="auto"/>
            <w:vAlign w:val="center"/>
          </w:tcPr>
          <w:p w14:paraId="32769CC9" w14:textId="64C43798" w:rsidR="004D10B5" w:rsidRPr="00DE667E" w:rsidRDefault="004D10B5" w:rsidP="00D17FC3">
            <w:pPr>
              <w:rPr>
                <w:rFonts w:cs="Calibri"/>
                <w:color w:val="0D0D0D"/>
                <w:sz w:val="20"/>
              </w:rPr>
            </w:pPr>
            <w:r w:rsidRPr="00B06055">
              <w:rPr>
                <w:rFonts w:cs="Calibri"/>
                <w:color w:val="0D0D0D"/>
                <w:sz w:val="20"/>
              </w:rPr>
              <w:t>Rosetta entre as chaves d</w:t>
            </w:r>
            <w:r w:rsidR="00D17FC3">
              <w:rPr>
                <w:rFonts w:cs="Calibri"/>
                <w:color w:val="0D0D0D"/>
                <w:sz w:val="20"/>
              </w:rPr>
              <w:t>a responsabilidade</w:t>
            </w:r>
            <w:r>
              <w:rPr>
                <w:rFonts w:cs="Calibri"/>
                <w:color w:val="0D0D0D"/>
                <w:sz w:val="20"/>
              </w:rPr>
              <w:t xml:space="preserve"> -  </w:t>
            </w:r>
            <w:r w:rsidRPr="00B06055">
              <w:rPr>
                <w:rFonts w:cs="Calibri"/>
                <w:color w:val="0D0D0D"/>
                <w:sz w:val="20"/>
              </w:rPr>
              <w:t xml:space="preserve">bens </w:t>
            </w:r>
            <w:r w:rsidR="00316A98">
              <w:rPr>
                <w:rFonts w:cs="Calibri"/>
                <w:color w:val="0D0D0D"/>
                <w:sz w:val="20"/>
              </w:rPr>
              <w:t>prov</w:t>
            </w:r>
            <w:r w:rsidRPr="00B06055">
              <w:rPr>
                <w:rFonts w:cs="Calibri"/>
                <w:color w:val="0D0D0D"/>
                <w:sz w:val="20"/>
              </w:rPr>
              <w:t xml:space="preserve">enientes do modelo único de garantias e as chaves de reporte nos </w:t>
            </w:r>
            <w:r w:rsidRPr="00B06055">
              <w:rPr>
                <w:rFonts w:cs="Calibri"/>
                <w:i/>
                <w:iCs/>
                <w:color w:val="0D0D0D"/>
                <w:sz w:val="20"/>
              </w:rPr>
              <w:t>outputs</w:t>
            </w:r>
            <w:r w:rsidRPr="00B06055">
              <w:rPr>
                <w:rFonts w:cs="Calibri"/>
                <w:color w:val="0D0D0D"/>
                <w:sz w:val="20"/>
              </w:rPr>
              <w:t xml:space="preserve"> a enviar para IFRS e BDR.</w:t>
            </w:r>
          </w:p>
        </w:tc>
        <w:tc>
          <w:tcPr>
            <w:tcW w:w="0" w:type="auto"/>
            <w:vAlign w:val="center"/>
          </w:tcPr>
          <w:p w14:paraId="0B699FD8" w14:textId="1D9CDC6F" w:rsidR="004D10B5" w:rsidRPr="00DE667E" w:rsidRDefault="004D10B5" w:rsidP="004D10B5">
            <w:pPr>
              <w:jc w:val="center"/>
              <w:rPr>
                <w:rFonts w:cs="Calibri"/>
                <w:color w:val="0D0D0D"/>
                <w:sz w:val="20"/>
                <w:lang w:val="en-US"/>
              </w:rPr>
            </w:pPr>
            <w:r w:rsidRPr="00B06055">
              <w:rPr>
                <w:rFonts w:cs="Calibri"/>
                <w:color w:val="0D0D0D"/>
                <w:sz w:val="20"/>
              </w:rPr>
              <w:t>Mensal</w:t>
            </w:r>
          </w:p>
        </w:tc>
        <w:tc>
          <w:tcPr>
            <w:tcW w:w="0" w:type="auto"/>
            <w:vAlign w:val="center"/>
          </w:tcPr>
          <w:p w14:paraId="6E25C642" w14:textId="2AB0A434" w:rsidR="004D10B5" w:rsidRPr="00B06055" w:rsidRDefault="004D10B5" w:rsidP="004D10B5">
            <w:pPr>
              <w:jc w:val="center"/>
              <w:rPr>
                <w:rFonts w:cs="Calibri"/>
                <w:i/>
                <w:color w:val="0D0D0D"/>
                <w:sz w:val="20"/>
              </w:rPr>
            </w:pPr>
            <w:r w:rsidRPr="00B06055">
              <w:rPr>
                <w:rFonts w:cs="Calibri"/>
                <w:color w:val="0D0D0D"/>
                <w:sz w:val="20"/>
              </w:rPr>
              <w:t>Tradutor “Rosetta”</w:t>
            </w:r>
          </w:p>
        </w:tc>
        <w:tc>
          <w:tcPr>
            <w:tcW w:w="2241" w:type="dxa"/>
            <w:vAlign w:val="center"/>
          </w:tcPr>
          <w:p w14:paraId="5034A106" w14:textId="4EAC348B" w:rsidR="004D10B5" w:rsidRPr="00B06055" w:rsidRDefault="004D10B5" w:rsidP="004D10B5">
            <w:pPr>
              <w:jc w:val="center"/>
              <w:rPr>
                <w:rFonts w:cs="Calibri"/>
                <w:color w:val="0D0D0D"/>
                <w:sz w:val="20"/>
              </w:rPr>
            </w:pPr>
            <w:r>
              <w:rPr>
                <w:rFonts w:cs="Calibri"/>
                <w:color w:val="0D0D0D"/>
                <w:sz w:val="20"/>
              </w:rPr>
              <w:t xml:space="preserve">A partir de 30 de abril de 2024 </w:t>
            </w:r>
          </w:p>
        </w:tc>
      </w:tr>
      <w:tr w:rsidR="004D10B5" w:rsidRPr="00B06055" w14:paraId="26FECFA0" w14:textId="0E124E55" w:rsidTr="004B586C">
        <w:trPr>
          <w:trHeight w:val="992"/>
          <w:jc w:val="center"/>
        </w:trPr>
        <w:tc>
          <w:tcPr>
            <w:tcW w:w="0" w:type="auto"/>
            <w:vMerge/>
            <w:shd w:val="clear" w:color="auto" w:fill="E7E6E6" w:themeFill="background2"/>
            <w:vAlign w:val="center"/>
          </w:tcPr>
          <w:p w14:paraId="3106B66B" w14:textId="7C862C8F" w:rsidR="004D10B5" w:rsidRPr="00B06055" w:rsidRDefault="004D10B5" w:rsidP="004D10B5">
            <w:pPr>
              <w:jc w:val="center"/>
              <w:rPr>
                <w:rFonts w:cs="Calibri"/>
                <w:color w:val="000000"/>
                <w:sz w:val="20"/>
              </w:rPr>
            </w:pPr>
          </w:p>
        </w:tc>
        <w:tc>
          <w:tcPr>
            <w:tcW w:w="0" w:type="auto"/>
            <w:shd w:val="clear" w:color="auto" w:fill="auto"/>
            <w:noWrap/>
            <w:vAlign w:val="center"/>
          </w:tcPr>
          <w:p w14:paraId="6990EF53" w14:textId="5BA7C7E3" w:rsidR="004D10B5" w:rsidRPr="00B06055" w:rsidRDefault="004D10B5" w:rsidP="004D10B5">
            <w:pPr>
              <w:jc w:val="center"/>
              <w:rPr>
                <w:rFonts w:cs="Calibri"/>
                <w:color w:val="0D0D0D"/>
                <w:sz w:val="20"/>
              </w:rPr>
            </w:pPr>
            <w:r w:rsidRPr="00B06055">
              <w:rPr>
                <w:rFonts w:cs="Calibri"/>
                <w:color w:val="0D0D0D"/>
                <w:sz w:val="20"/>
              </w:rPr>
              <w:t>kt_chaves_bdr_biengar</w:t>
            </w:r>
          </w:p>
        </w:tc>
        <w:tc>
          <w:tcPr>
            <w:tcW w:w="0" w:type="auto"/>
            <w:shd w:val="clear" w:color="auto" w:fill="auto"/>
            <w:vAlign w:val="center"/>
          </w:tcPr>
          <w:p w14:paraId="783A35CA" w14:textId="6D5BD0CE" w:rsidR="004D10B5" w:rsidRPr="00B06055" w:rsidRDefault="004D10B5" w:rsidP="00D17FC3">
            <w:pPr>
              <w:rPr>
                <w:rFonts w:cs="Calibri"/>
                <w:color w:val="0D0D0D"/>
                <w:sz w:val="20"/>
              </w:rPr>
            </w:pPr>
            <w:r w:rsidRPr="00B06055">
              <w:rPr>
                <w:rFonts w:cs="Calibri"/>
                <w:color w:val="0D0D0D"/>
                <w:sz w:val="20"/>
              </w:rPr>
              <w:t>Rose</w:t>
            </w:r>
            <w:r>
              <w:rPr>
                <w:rFonts w:cs="Calibri"/>
                <w:color w:val="0D0D0D"/>
                <w:sz w:val="20"/>
              </w:rPr>
              <w:t xml:space="preserve">tta entre as chaves de </w:t>
            </w:r>
            <w:r w:rsidR="00D17FC3">
              <w:rPr>
                <w:rFonts w:cs="Calibri"/>
                <w:color w:val="0D0D0D"/>
                <w:sz w:val="20"/>
              </w:rPr>
              <w:t>responsabilidade</w:t>
            </w:r>
            <w:r>
              <w:rPr>
                <w:rFonts w:cs="Calibri"/>
                <w:color w:val="0D0D0D"/>
                <w:sz w:val="20"/>
              </w:rPr>
              <w:t xml:space="preserve"> – processos/cauções</w:t>
            </w:r>
            <w:r w:rsidRPr="00B06055">
              <w:rPr>
                <w:rFonts w:cs="Calibri"/>
                <w:color w:val="0D0D0D"/>
                <w:sz w:val="20"/>
              </w:rPr>
              <w:t xml:space="preserve"> no MUG e diretamente as da BDR (tabela jm_garant_cto).</w:t>
            </w:r>
          </w:p>
        </w:tc>
        <w:tc>
          <w:tcPr>
            <w:tcW w:w="0" w:type="auto"/>
            <w:vAlign w:val="center"/>
          </w:tcPr>
          <w:p w14:paraId="6C2E8323" w14:textId="583C9E6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F69C030" w14:textId="717FDF47" w:rsidR="004D10B5" w:rsidRPr="00B06055" w:rsidRDefault="004D10B5" w:rsidP="004D10B5">
            <w:pPr>
              <w:jc w:val="center"/>
              <w:rPr>
                <w:rFonts w:cs="Calibri"/>
                <w:color w:val="0D0D0D"/>
                <w:sz w:val="20"/>
              </w:rPr>
            </w:pPr>
            <w:r w:rsidRPr="00B06055">
              <w:rPr>
                <w:rFonts w:cs="Calibri"/>
                <w:color w:val="0D0D0D"/>
                <w:sz w:val="20"/>
              </w:rPr>
              <w:t>Tradutor “Rosetta”</w:t>
            </w:r>
          </w:p>
        </w:tc>
        <w:tc>
          <w:tcPr>
            <w:tcW w:w="2241" w:type="dxa"/>
            <w:vAlign w:val="center"/>
          </w:tcPr>
          <w:p w14:paraId="6F53BC9D" w14:textId="0E4D812E" w:rsidR="004D10B5" w:rsidRPr="00B06055" w:rsidRDefault="004D10B5" w:rsidP="004D10B5">
            <w:pPr>
              <w:jc w:val="center"/>
              <w:rPr>
                <w:rFonts w:cs="Calibri"/>
                <w:color w:val="0D0D0D"/>
                <w:sz w:val="20"/>
              </w:rPr>
            </w:pPr>
            <w:r>
              <w:rPr>
                <w:rFonts w:cs="Calibri"/>
                <w:color w:val="0D0D0D"/>
                <w:sz w:val="20"/>
              </w:rPr>
              <w:t>A partir de 31 de dezembro de 2022</w:t>
            </w:r>
          </w:p>
        </w:tc>
      </w:tr>
      <w:tr w:rsidR="004D10B5" w:rsidRPr="00B06055" w14:paraId="22AF97F8" w14:textId="7A77B38A" w:rsidTr="004B586C">
        <w:trPr>
          <w:trHeight w:val="992"/>
          <w:jc w:val="center"/>
        </w:trPr>
        <w:tc>
          <w:tcPr>
            <w:tcW w:w="0" w:type="auto"/>
            <w:vMerge/>
            <w:shd w:val="clear" w:color="auto" w:fill="E7E6E6" w:themeFill="background2"/>
            <w:vAlign w:val="center"/>
          </w:tcPr>
          <w:p w14:paraId="6FAC1F10" w14:textId="6F735EE2" w:rsidR="004D10B5" w:rsidRPr="00B06055" w:rsidRDefault="004D10B5" w:rsidP="004D10B5">
            <w:pPr>
              <w:jc w:val="center"/>
              <w:rPr>
                <w:rFonts w:cs="Calibri"/>
                <w:color w:val="000000"/>
                <w:sz w:val="20"/>
              </w:rPr>
            </w:pPr>
          </w:p>
        </w:tc>
        <w:tc>
          <w:tcPr>
            <w:tcW w:w="0" w:type="auto"/>
            <w:shd w:val="clear" w:color="auto" w:fill="auto"/>
            <w:noWrap/>
            <w:vAlign w:val="center"/>
          </w:tcPr>
          <w:p w14:paraId="393099BB" w14:textId="5D273248" w:rsidR="004D10B5" w:rsidRPr="00B06055" w:rsidRDefault="004D10B5" w:rsidP="004D10B5">
            <w:pPr>
              <w:jc w:val="center"/>
              <w:rPr>
                <w:rFonts w:cs="Calibri"/>
                <w:color w:val="0D0D0D"/>
                <w:sz w:val="20"/>
              </w:rPr>
            </w:pPr>
            <w:r w:rsidRPr="00B06055">
              <w:rPr>
                <w:rFonts w:cs="Calibri"/>
                <w:sz w:val="20"/>
              </w:rPr>
              <w:t>gt015_report_biyr9500_ifrs</w:t>
            </w:r>
          </w:p>
        </w:tc>
        <w:tc>
          <w:tcPr>
            <w:tcW w:w="0" w:type="auto"/>
            <w:shd w:val="clear" w:color="auto" w:fill="auto"/>
            <w:vAlign w:val="center"/>
          </w:tcPr>
          <w:p w14:paraId="18866A96" w14:textId="7BBA02C3"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77B3B330" w14:textId="2A08E92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3EE2934" w14:textId="72539758"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5D2FB389" w14:textId="7FAA0F4F"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14584F18" w14:textId="0A077919" w:rsidTr="004B586C">
        <w:trPr>
          <w:trHeight w:val="992"/>
          <w:jc w:val="center"/>
        </w:trPr>
        <w:tc>
          <w:tcPr>
            <w:tcW w:w="0" w:type="auto"/>
            <w:vMerge/>
            <w:shd w:val="clear" w:color="auto" w:fill="E7E6E6" w:themeFill="background2"/>
            <w:vAlign w:val="center"/>
          </w:tcPr>
          <w:p w14:paraId="3B465BD4" w14:textId="37E2FD2F" w:rsidR="004D10B5" w:rsidRPr="00B06055" w:rsidRDefault="004D10B5" w:rsidP="004D10B5">
            <w:pPr>
              <w:jc w:val="center"/>
              <w:rPr>
                <w:rFonts w:cs="Calibri"/>
                <w:color w:val="000000"/>
                <w:sz w:val="20"/>
              </w:rPr>
            </w:pPr>
          </w:p>
        </w:tc>
        <w:tc>
          <w:tcPr>
            <w:tcW w:w="0" w:type="auto"/>
            <w:shd w:val="clear" w:color="auto" w:fill="auto"/>
            <w:noWrap/>
            <w:vAlign w:val="center"/>
          </w:tcPr>
          <w:p w14:paraId="153D9B5A" w14:textId="5C0C0DCF" w:rsidR="004D10B5" w:rsidRPr="00B06055" w:rsidRDefault="004D10B5" w:rsidP="004D10B5">
            <w:pPr>
              <w:jc w:val="center"/>
              <w:rPr>
                <w:rFonts w:cs="Calibri"/>
                <w:color w:val="0D0D0D"/>
                <w:sz w:val="20"/>
              </w:rPr>
            </w:pPr>
            <w:r w:rsidRPr="00B06055">
              <w:rPr>
                <w:rFonts w:cs="Calibri"/>
                <w:sz w:val="20"/>
              </w:rPr>
              <w:t>gt01</w:t>
            </w:r>
            <w:r>
              <w:rPr>
                <w:rFonts w:cs="Calibri"/>
                <w:sz w:val="20"/>
              </w:rPr>
              <w:t>6</w:t>
            </w:r>
            <w:r w:rsidRPr="00B06055">
              <w:rPr>
                <w:rFonts w:cs="Calibri"/>
                <w:sz w:val="20"/>
              </w:rPr>
              <w:t>_report_biyr9510_ifrs</w:t>
            </w:r>
          </w:p>
        </w:tc>
        <w:tc>
          <w:tcPr>
            <w:tcW w:w="0" w:type="auto"/>
            <w:shd w:val="clear" w:color="auto" w:fill="auto"/>
            <w:vAlign w:val="center"/>
          </w:tcPr>
          <w:p w14:paraId="777D7C2C" w14:textId="2233C5D1"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241191D5" w14:textId="3738A1F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511456F1" w14:textId="437E2699"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5BBD5DE4" w14:textId="6978BFA1"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379802FF" w14:textId="0AC7DB4F" w:rsidTr="004B586C">
        <w:trPr>
          <w:trHeight w:val="992"/>
          <w:jc w:val="center"/>
        </w:trPr>
        <w:tc>
          <w:tcPr>
            <w:tcW w:w="0" w:type="auto"/>
            <w:vMerge/>
            <w:shd w:val="clear" w:color="auto" w:fill="E7E6E6" w:themeFill="background2"/>
            <w:vAlign w:val="center"/>
          </w:tcPr>
          <w:p w14:paraId="4D449909" w14:textId="62F52BC8" w:rsidR="004D10B5" w:rsidRPr="00B06055" w:rsidRDefault="004D10B5" w:rsidP="004D10B5">
            <w:pPr>
              <w:jc w:val="center"/>
              <w:rPr>
                <w:rFonts w:cs="Calibri"/>
                <w:color w:val="000000"/>
                <w:sz w:val="20"/>
              </w:rPr>
            </w:pPr>
          </w:p>
        </w:tc>
        <w:tc>
          <w:tcPr>
            <w:tcW w:w="0" w:type="auto"/>
            <w:shd w:val="clear" w:color="auto" w:fill="auto"/>
            <w:noWrap/>
            <w:vAlign w:val="center"/>
          </w:tcPr>
          <w:p w14:paraId="5BAFDEBC" w14:textId="35DD47C4" w:rsidR="004D10B5" w:rsidRPr="00B06055" w:rsidRDefault="004D10B5" w:rsidP="004D10B5">
            <w:pPr>
              <w:jc w:val="center"/>
              <w:rPr>
                <w:rFonts w:cs="Calibri"/>
                <w:color w:val="0D0D0D"/>
                <w:sz w:val="20"/>
              </w:rPr>
            </w:pPr>
            <w:r>
              <w:rPr>
                <w:rFonts w:cs="Calibri"/>
                <w:sz w:val="20"/>
              </w:rPr>
              <w:t>gt017</w:t>
            </w:r>
            <w:r w:rsidRPr="00B06055">
              <w:rPr>
                <w:rFonts w:cs="Calibri"/>
                <w:sz w:val="20"/>
              </w:rPr>
              <w:t>_report_biyr9520_ifrs</w:t>
            </w:r>
          </w:p>
        </w:tc>
        <w:tc>
          <w:tcPr>
            <w:tcW w:w="0" w:type="auto"/>
            <w:shd w:val="clear" w:color="auto" w:fill="auto"/>
            <w:vAlign w:val="center"/>
          </w:tcPr>
          <w:p w14:paraId="0500C4CB" w14:textId="088161E9"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sidRPr="009F0EE9">
              <w:rPr>
                <w:rFonts w:cs="Calibri"/>
                <w:color w:val="0D0D0D"/>
                <w:sz w:val="20"/>
              </w:rPr>
              <w:t>IFRS</w:t>
            </w:r>
            <w:r>
              <w:rPr>
                <w:rFonts w:cs="Calibri"/>
                <w:color w:val="0D0D0D"/>
                <w:sz w:val="20"/>
              </w:rPr>
              <w:t>.</w:t>
            </w:r>
          </w:p>
        </w:tc>
        <w:tc>
          <w:tcPr>
            <w:tcW w:w="0" w:type="auto"/>
            <w:vAlign w:val="center"/>
          </w:tcPr>
          <w:p w14:paraId="098A41D8" w14:textId="6695E2D6"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180CA163" w14:textId="37F0844C"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30351342" w14:textId="5F5F8AD6"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5E2D592F" w14:textId="7F308F3C" w:rsidTr="004B586C">
        <w:trPr>
          <w:trHeight w:val="992"/>
          <w:jc w:val="center"/>
        </w:trPr>
        <w:tc>
          <w:tcPr>
            <w:tcW w:w="0" w:type="auto"/>
            <w:vMerge/>
            <w:shd w:val="clear" w:color="auto" w:fill="E7E6E6" w:themeFill="background2"/>
            <w:vAlign w:val="center"/>
          </w:tcPr>
          <w:p w14:paraId="486CDE5C" w14:textId="67721A37" w:rsidR="004D10B5" w:rsidRPr="00B06055" w:rsidRDefault="004D10B5" w:rsidP="004D10B5">
            <w:pPr>
              <w:jc w:val="center"/>
              <w:rPr>
                <w:rFonts w:cs="Calibri"/>
                <w:color w:val="000000"/>
                <w:sz w:val="20"/>
              </w:rPr>
            </w:pPr>
          </w:p>
        </w:tc>
        <w:tc>
          <w:tcPr>
            <w:tcW w:w="0" w:type="auto"/>
            <w:shd w:val="clear" w:color="auto" w:fill="auto"/>
            <w:noWrap/>
            <w:vAlign w:val="center"/>
          </w:tcPr>
          <w:p w14:paraId="139B56D3" w14:textId="14682F80" w:rsidR="004D10B5" w:rsidRPr="00B06055" w:rsidRDefault="004D10B5" w:rsidP="004D10B5">
            <w:pPr>
              <w:jc w:val="center"/>
              <w:rPr>
                <w:rFonts w:cs="Calibri"/>
                <w:color w:val="0D0D0D"/>
                <w:sz w:val="20"/>
              </w:rPr>
            </w:pPr>
            <w:r>
              <w:rPr>
                <w:rFonts w:cs="Calibri"/>
                <w:color w:val="0D0D0D"/>
                <w:sz w:val="20"/>
              </w:rPr>
              <w:t>gt019</w:t>
            </w:r>
            <w:r w:rsidRPr="00B06055">
              <w:rPr>
                <w:rFonts w:cs="Calibri"/>
                <w:color w:val="0D0D0D"/>
                <w:sz w:val="20"/>
              </w:rPr>
              <w:t>_report_biyr9500</w:t>
            </w:r>
            <w:r>
              <w:rPr>
                <w:rFonts w:cs="Calibri"/>
                <w:color w:val="0D0D0D"/>
                <w:sz w:val="20"/>
              </w:rPr>
              <w:t>_ifrs</w:t>
            </w:r>
          </w:p>
        </w:tc>
        <w:tc>
          <w:tcPr>
            <w:tcW w:w="0" w:type="auto"/>
            <w:shd w:val="clear" w:color="auto" w:fill="auto"/>
            <w:vAlign w:val="center"/>
          </w:tcPr>
          <w:p w14:paraId="495EA99A" w14:textId="1D141614"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DE667E">
              <w:rPr>
                <w:rFonts w:cs="Calibri"/>
                <w:i/>
                <w:color w:val="0D0D0D"/>
                <w:sz w:val="20"/>
              </w:rPr>
              <w:t xml:space="preserve">gt019_report_biyr9500 </w:t>
            </w:r>
            <w:r w:rsidRPr="00B06055">
              <w:rPr>
                <w:rFonts w:cs="Calibri"/>
                <w:color w:val="0D0D0D"/>
                <w:sz w:val="20"/>
              </w:rPr>
              <w:t>com o formato a exportar para IFRS</w:t>
            </w:r>
            <w:r>
              <w:rPr>
                <w:rFonts w:cs="Calibri"/>
                <w:color w:val="0D0D0D"/>
                <w:sz w:val="20"/>
              </w:rPr>
              <w:t>.</w:t>
            </w:r>
          </w:p>
        </w:tc>
        <w:tc>
          <w:tcPr>
            <w:tcW w:w="0" w:type="auto"/>
            <w:vAlign w:val="center"/>
          </w:tcPr>
          <w:p w14:paraId="4F9D67B0" w14:textId="46114A1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649FB69C" w14:textId="20533A01"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04F3DCD9" w14:textId="79B38B1D"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6C53685F" w14:textId="1A6C219D" w:rsidTr="004B586C">
        <w:trPr>
          <w:trHeight w:val="992"/>
          <w:jc w:val="center"/>
        </w:trPr>
        <w:tc>
          <w:tcPr>
            <w:tcW w:w="0" w:type="auto"/>
            <w:vMerge/>
            <w:shd w:val="clear" w:color="auto" w:fill="E7E6E6" w:themeFill="background2"/>
            <w:vAlign w:val="center"/>
          </w:tcPr>
          <w:p w14:paraId="1931E9DD" w14:textId="36A7E5D6" w:rsidR="004D10B5" w:rsidRPr="00B06055" w:rsidRDefault="004D10B5" w:rsidP="004D10B5">
            <w:pPr>
              <w:jc w:val="center"/>
              <w:rPr>
                <w:rFonts w:cs="Calibri"/>
                <w:color w:val="000000"/>
                <w:sz w:val="20"/>
              </w:rPr>
            </w:pPr>
          </w:p>
        </w:tc>
        <w:tc>
          <w:tcPr>
            <w:tcW w:w="0" w:type="auto"/>
            <w:shd w:val="clear" w:color="auto" w:fill="auto"/>
            <w:noWrap/>
            <w:vAlign w:val="center"/>
          </w:tcPr>
          <w:p w14:paraId="2AE58513" w14:textId="1D9006E9" w:rsidR="004D10B5" w:rsidRPr="00B06055" w:rsidRDefault="004D10B5" w:rsidP="004D10B5">
            <w:pPr>
              <w:jc w:val="center"/>
              <w:rPr>
                <w:rFonts w:cs="Calibri"/>
                <w:color w:val="0D0D0D"/>
                <w:sz w:val="20"/>
              </w:rPr>
            </w:pPr>
            <w:r>
              <w:rPr>
                <w:rFonts w:cs="Calibri"/>
                <w:color w:val="0D0D0D"/>
                <w:sz w:val="20"/>
              </w:rPr>
              <w:t>gt020</w:t>
            </w:r>
            <w:r w:rsidRPr="00B06055">
              <w:rPr>
                <w:rFonts w:cs="Calibri"/>
                <w:color w:val="0D0D0D"/>
                <w:sz w:val="20"/>
              </w:rPr>
              <w:t>_report_biyr9510</w:t>
            </w:r>
            <w:r>
              <w:rPr>
                <w:rFonts w:cs="Calibri"/>
                <w:color w:val="0D0D0D"/>
                <w:sz w:val="20"/>
              </w:rPr>
              <w:t>_ifrs</w:t>
            </w:r>
          </w:p>
        </w:tc>
        <w:tc>
          <w:tcPr>
            <w:tcW w:w="0" w:type="auto"/>
            <w:shd w:val="clear" w:color="auto" w:fill="auto"/>
            <w:vAlign w:val="center"/>
          </w:tcPr>
          <w:p w14:paraId="422EEFD0" w14:textId="3ECD7642"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IFRS</w:t>
            </w:r>
            <w:r>
              <w:rPr>
                <w:rFonts w:cs="Calibri"/>
                <w:color w:val="0D0D0D"/>
                <w:sz w:val="20"/>
              </w:rPr>
              <w:t>.</w:t>
            </w:r>
          </w:p>
        </w:tc>
        <w:tc>
          <w:tcPr>
            <w:tcW w:w="0" w:type="auto"/>
            <w:vAlign w:val="center"/>
          </w:tcPr>
          <w:p w14:paraId="1DB2C419" w14:textId="74EFB275"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6E19BC22" w14:textId="2A9E2DC3" w:rsidR="004D10B5" w:rsidRPr="00B06055" w:rsidRDefault="004D10B5" w:rsidP="004D10B5">
            <w:pPr>
              <w:jc w:val="center"/>
              <w:rPr>
                <w:rFonts w:cs="Calibri"/>
                <w:color w:val="0D0D0D"/>
                <w:sz w:val="20"/>
              </w:rPr>
            </w:pPr>
            <w:r w:rsidRPr="00B06055">
              <w:rPr>
                <w:rFonts w:cs="Calibri"/>
                <w:i/>
                <w:color w:val="0D0D0D"/>
                <w:sz w:val="20"/>
              </w:rPr>
              <w:t>View</w:t>
            </w:r>
          </w:p>
        </w:tc>
        <w:tc>
          <w:tcPr>
            <w:tcW w:w="2241" w:type="dxa"/>
            <w:vAlign w:val="center"/>
          </w:tcPr>
          <w:p w14:paraId="41524107" w14:textId="3E524920"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07FF6F3B" w14:textId="0B957DD7" w:rsidTr="004B586C">
        <w:trPr>
          <w:trHeight w:val="992"/>
          <w:jc w:val="center"/>
        </w:trPr>
        <w:tc>
          <w:tcPr>
            <w:tcW w:w="0" w:type="auto"/>
            <w:vMerge/>
            <w:shd w:val="clear" w:color="auto" w:fill="E7E6E6" w:themeFill="background2"/>
            <w:vAlign w:val="center"/>
          </w:tcPr>
          <w:p w14:paraId="5F716CBC" w14:textId="252BF290" w:rsidR="004D10B5" w:rsidRPr="00B06055" w:rsidRDefault="004D10B5" w:rsidP="004D10B5">
            <w:pPr>
              <w:jc w:val="center"/>
              <w:rPr>
                <w:rFonts w:cs="Calibri"/>
                <w:color w:val="000000"/>
                <w:sz w:val="20"/>
              </w:rPr>
            </w:pPr>
          </w:p>
        </w:tc>
        <w:tc>
          <w:tcPr>
            <w:tcW w:w="0" w:type="auto"/>
            <w:shd w:val="clear" w:color="auto" w:fill="auto"/>
            <w:noWrap/>
            <w:vAlign w:val="center"/>
          </w:tcPr>
          <w:p w14:paraId="1D6550C0" w14:textId="37C01CEB"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_ifrs</w:t>
            </w:r>
          </w:p>
        </w:tc>
        <w:tc>
          <w:tcPr>
            <w:tcW w:w="0" w:type="auto"/>
            <w:shd w:val="clear" w:color="auto" w:fill="auto"/>
            <w:vAlign w:val="center"/>
          </w:tcPr>
          <w:p w14:paraId="52D7912B" w14:textId="7A295DD9"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sidRPr="009F0EE9">
              <w:rPr>
                <w:rFonts w:cs="Calibri"/>
                <w:color w:val="0D0D0D"/>
                <w:sz w:val="20"/>
              </w:rPr>
              <w:t>IFRS</w:t>
            </w:r>
            <w:r>
              <w:rPr>
                <w:rFonts w:cs="Calibri"/>
                <w:color w:val="0D0D0D"/>
                <w:sz w:val="20"/>
              </w:rPr>
              <w:t>.</w:t>
            </w:r>
          </w:p>
        </w:tc>
        <w:tc>
          <w:tcPr>
            <w:tcW w:w="0" w:type="auto"/>
            <w:vAlign w:val="center"/>
          </w:tcPr>
          <w:p w14:paraId="32E8FA09" w14:textId="07609114"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2ECCF5D3" w14:textId="1EAA5DA5"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10961D9" w14:textId="439863F1"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2ED77064" w14:textId="5FFB72E9" w:rsidTr="004B586C">
        <w:trPr>
          <w:trHeight w:val="992"/>
          <w:jc w:val="center"/>
        </w:trPr>
        <w:tc>
          <w:tcPr>
            <w:tcW w:w="0" w:type="auto"/>
            <w:vMerge/>
            <w:shd w:val="clear" w:color="auto" w:fill="E7E6E6" w:themeFill="background2"/>
            <w:vAlign w:val="center"/>
          </w:tcPr>
          <w:p w14:paraId="6D5ADA29"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51704BC8" w14:textId="24698704" w:rsidR="004D10B5" w:rsidRDefault="004D10B5" w:rsidP="004D10B5">
            <w:pPr>
              <w:jc w:val="center"/>
              <w:rPr>
                <w:rFonts w:cs="Calibri"/>
                <w:sz w:val="20"/>
              </w:rPr>
            </w:pPr>
            <w:r w:rsidRPr="00B06055">
              <w:rPr>
                <w:rFonts w:cs="Calibri"/>
                <w:sz w:val="20"/>
              </w:rPr>
              <w:t>gt015_report_biyr9500_bst</w:t>
            </w:r>
          </w:p>
        </w:tc>
        <w:tc>
          <w:tcPr>
            <w:tcW w:w="0" w:type="auto"/>
            <w:shd w:val="clear" w:color="auto" w:fill="auto"/>
            <w:vAlign w:val="center"/>
          </w:tcPr>
          <w:p w14:paraId="5C181F48" w14:textId="782D3A54"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2474EF04" w14:textId="7A23A771"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5022879" w14:textId="44DB8EDD"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4C742D83" w14:textId="49FA5A5D"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4B3B88ED" w14:textId="2002C9DE" w:rsidTr="004B586C">
        <w:trPr>
          <w:trHeight w:val="992"/>
          <w:jc w:val="center"/>
        </w:trPr>
        <w:tc>
          <w:tcPr>
            <w:tcW w:w="0" w:type="auto"/>
            <w:vMerge/>
            <w:shd w:val="clear" w:color="auto" w:fill="E7E6E6" w:themeFill="background2"/>
            <w:vAlign w:val="center"/>
          </w:tcPr>
          <w:p w14:paraId="19FF7C47"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794F825C" w14:textId="62D9E235" w:rsidR="004D10B5" w:rsidRDefault="004D10B5" w:rsidP="004D10B5">
            <w:pPr>
              <w:jc w:val="center"/>
              <w:rPr>
                <w:rFonts w:cs="Calibri"/>
                <w:sz w:val="20"/>
              </w:rPr>
            </w:pPr>
            <w:r>
              <w:rPr>
                <w:rFonts w:cs="Calibri"/>
                <w:sz w:val="20"/>
              </w:rPr>
              <w:t>gt016</w:t>
            </w:r>
            <w:r w:rsidRPr="00B06055">
              <w:rPr>
                <w:rFonts w:cs="Calibri"/>
                <w:sz w:val="20"/>
              </w:rPr>
              <w:t>_report_biyr9510_bst</w:t>
            </w:r>
          </w:p>
        </w:tc>
        <w:tc>
          <w:tcPr>
            <w:tcW w:w="0" w:type="auto"/>
            <w:shd w:val="clear" w:color="auto" w:fill="auto"/>
            <w:vAlign w:val="center"/>
          </w:tcPr>
          <w:p w14:paraId="7A490A11" w14:textId="68D5A766"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5F1417C0" w14:textId="6783D1F0"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20DFF80B" w14:textId="4719D4E1"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260703DF" w14:textId="04A5AC91"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D0F5D69" w14:textId="762C3AA8" w:rsidTr="004B586C">
        <w:trPr>
          <w:trHeight w:val="992"/>
          <w:jc w:val="center"/>
        </w:trPr>
        <w:tc>
          <w:tcPr>
            <w:tcW w:w="0" w:type="auto"/>
            <w:vMerge/>
            <w:shd w:val="clear" w:color="auto" w:fill="E7E6E6" w:themeFill="background2"/>
            <w:vAlign w:val="center"/>
          </w:tcPr>
          <w:p w14:paraId="4600B826"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24A571A8" w14:textId="3521ABD1" w:rsidR="004D10B5" w:rsidRDefault="004D10B5" w:rsidP="004D10B5">
            <w:pPr>
              <w:jc w:val="center"/>
              <w:rPr>
                <w:rFonts w:cs="Calibri"/>
                <w:sz w:val="20"/>
              </w:rPr>
            </w:pPr>
            <w:r>
              <w:rPr>
                <w:rFonts w:cs="Calibri"/>
                <w:sz w:val="20"/>
              </w:rPr>
              <w:t>gt017</w:t>
            </w:r>
            <w:r w:rsidRPr="00B06055">
              <w:rPr>
                <w:rFonts w:cs="Calibri"/>
                <w:sz w:val="20"/>
              </w:rPr>
              <w:t>_report_biyr9520_bst</w:t>
            </w:r>
          </w:p>
        </w:tc>
        <w:tc>
          <w:tcPr>
            <w:tcW w:w="0" w:type="auto"/>
            <w:shd w:val="clear" w:color="auto" w:fill="auto"/>
            <w:vAlign w:val="center"/>
          </w:tcPr>
          <w:p w14:paraId="7A060A6D" w14:textId="76731405"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54CAF3FA" w14:textId="37D3F795"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8FEABBE" w14:textId="59CDDB08"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19D32529" w14:textId="7BBA4CCF"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18E8C7B" w14:textId="54455F8C" w:rsidTr="004B586C">
        <w:trPr>
          <w:trHeight w:val="992"/>
          <w:jc w:val="center"/>
        </w:trPr>
        <w:tc>
          <w:tcPr>
            <w:tcW w:w="0" w:type="auto"/>
            <w:vMerge/>
            <w:shd w:val="clear" w:color="auto" w:fill="E7E6E6" w:themeFill="background2"/>
            <w:vAlign w:val="center"/>
          </w:tcPr>
          <w:p w14:paraId="417F4043"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9D1303E" w14:textId="1ABA64D0" w:rsidR="004D10B5" w:rsidRDefault="004D10B5" w:rsidP="004D10B5">
            <w:pPr>
              <w:jc w:val="center"/>
              <w:rPr>
                <w:rFonts w:cs="Calibri"/>
                <w:sz w:val="20"/>
              </w:rPr>
            </w:pPr>
            <w:r>
              <w:rPr>
                <w:rFonts w:cs="Calibri"/>
                <w:color w:val="0D0D0D"/>
                <w:sz w:val="20"/>
              </w:rPr>
              <w:t>gt019</w:t>
            </w:r>
            <w:r w:rsidRPr="00B06055">
              <w:rPr>
                <w:rFonts w:cs="Calibri"/>
                <w:color w:val="0D0D0D"/>
                <w:sz w:val="20"/>
              </w:rPr>
              <w:t>_report_biyr9500</w:t>
            </w:r>
            <w:r>
              <w:rPr>
                <w:rFonts w:cs="Calibri"/>
                <w:color w:val="0D0D0D"/>
                <w:sz w:val="20"/>
              </w:rPr>
              <w:t>_bst</w:t>
            </w:r>
          </w:p>
        </w:tc>
        <w:tc>
          <w:tcPr>
            <w:tcW w:w="0" w:type="auto"/>
            <w:shd w:val="clear" w:color="auto" w:fill="auto"/>
            <w:vAlign w:val="center"/>
          </w:tcPr>
          <w:p w14:paraId="7934958F" w14:textId="6CE24E4F"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w:t>
            </w:r>
            <w:r>
              <w:rPr>
                <w:rFonts w:cs="Calibri"/>
                <w:i/>
                <w:color w:val="0D0D0D"/>
                <w:sz w:val="20"/>
              </w:rPr>
              <w:t>9</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715A8363" w14:textId="47D486B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86F514B" w14:textId="3F406821"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46F6CE8" w14:textId="473D6E39"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41DE2FE5" w14:textId="41B1BB1A" w:rsidTr="004B586C">
        <w:trPr>
          <w:trHeight w:val="992"/>
          <w:jc w:val="center"/>
        </w:trPr>
        <w:tc>
          <w:tcPr>
            <w:tcW w:w="0" w:type="auto"/>
            <w:vMerge/>
            <w:shd w:val="clear" w:color="auto" w:fill="E7E6E6" w:themeFill="background2"/>
            <w:vAlign w:val="center"/>
          </w:tcPr>
          <w:p w14:paraId="74B0032D"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1F76D3E7" w14:textId="3506216F" w:rsidR="004D10B5" w:rsidRDefault="004D10B5" w:rsidP="004D10B5">
            <w:pPr>
              <w:jc w:val="center"/>
              <w:rPr>
                <w:rFonts w:cs="Calibri"/>
                <w:sz w:val="20"/>
              </w:rPr>
            </w:pPr>
            <w:r>
              <w:rPr>
                <w:rFonts w:cs="Calibri"/>
                <w:color w:val="0D0D0D"/>
                <w:sz w:val="20"/>
              </w:rPr>
              <w:t>gt020</w:t>
            </w:r>
            <w:r w:rsidRPr="00B06055">
              <w:rPr>
                <w:rFonts w:cs="Calibri"/>
                <w:color w:val="0D0D0D"/>
                <w:sz w:val="20"/>
              </w:rPr>
              <w:t>_report_biyr9510</w:t>
            </w:r>
            <w:r>
              <w:rPr>
                <w:rFonts w:cs="Calibri"/>
                <w:color w:val="0D0D0D"/>
                <w:sz w:val="20"/>
              </w:rPr>
              <w:t>_bst</w:t>
            </w:r>
          </w:p>
        </w:tc>
        <w:tc>
          <w:tcPr>
            <w:tcW w:w="0" w:type="auto"/>
            <w:shd w:val="clear" w:color="auto" w:fill="auto"/>
            <w:vAlign w:val="center"/>
          </w:tcPr>
          <w:p w14:paraId="2CAC16D1" w14:textId="577EFA8E"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60F417DB" w14:textId="62C301D3"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F4414CA" w14:textId="6E29E5D3"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A639E79" w14:textId="2DE7E9EE"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6D459EC0" w14:textId="3AC3737B" w:rsidTr="004B586C">
        <w:trPr>
          <w:trHeight w:val="992"/>
          <w:jc w:val="center"/>
        </w:trPr>
        <w:tc>
          <w:tcPr>
            <w:tcW w:w="0" w:type="auto"/>
            <w:vMerge/>
            <w:shd w:val="clear" w:color="auto" w:fill="E7E6E6" w:themeFill="background2"/>
            <w:vAlign w:val="center"/>
          </w:tcPr>
          <w:p w14:paraId="03E04BF9"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ECF3286" w14:textId="4E6904BF"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_bst</w:t>
            </w:r>
          </w:p>
        </w:tc>
        <w:tc>
          <w:tcPr>
            <w:tcW w:w="0" w:type="auto"/>
            <w:shd w:val="clear" w:color="auto" w:fill="auto"/>
            <w:vAlign w:val="center"/>
          </w:tcPr>
          <w:p w14:paraId="7DD218D1" w14:textId="70B1D04C"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Pr>
                <w:rFonts w:cs="Calibri"/>
                <w:color w:val="0D0D0D"/>
                <w:sz w:val="20"/>
              </w:rPr>
              <w:t>a BDR com universo de garantias excluindo factoring e leasing.</w:t>
            </w:r>
          </w:p>
        </w:tc>
        <w:tc>
          <w:tcPr>
            <w:tcW w:w="0" w:type="auto"/>
            <w:vAlign w:val="center"/>
          </w:tcPr>
          <w:p w14:paraId="000EF77A" w14:textId="5E435EF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5938A603" w14:textId="599F2343"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77320242" w14:textId="70A393C6"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0F9D39B6" w14:textId="548D903E" w:rsidTr="004B586C">
        <w:trPr>
          <w:trHeight w:val="992"/>
          <w:jc w:val="center"/>
        </w:trPr>
        <w:tc>
          <w:tcPr>
            <w:tcW w:w="0" w:type="auto"/>
            <w:vMerge/>
            <w:shd w:val="clear" w:color="auto" w:fill="E7E6E6" w:themeFill="background2"/>
            <w:vAlign w:val="center"/>
          </w:tcPr>
          <w:p w14:paraId="22E8152D"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3C8128B4" w14:textId="5D1B0534" w:rsidR="004D10B5" w:rsidRDefault="004D10B5" w:rsidP="004D10B5">
            <w:pPr>
              <w:jc w:val="center"/>
              <w:rPr>
                <w:rFonts w:cs="Calibri"/>
                <w:sz w:val="20"/>
              </w:rPr>
            </w:pPr>
            <w:r w:rsidRPr="00B06055">
              <w:rPr>
                <w:rFonts w:cs="Calibri"/>
                <w:sz w:val="20"/>
              </w:rPr>
              <w:t>gt015_report_biyr9500_ific</w:t>
            </w:r>
          </w:p>
        </w:tc>
        <w:tc>
          <w:tcPr>
            <w:tcW w:w="0" w:type="auto"/>
            <w:shd w:val="clear" w:color="auto" w:fill="auto"/>
            <w:vAlign w:val="center"/>
          </w:tcPr>
          <w:p w14:paraId="42035490" w14:textId="25B72D7C"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gt015</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14CFE39E" w14:textId="00BB7E30"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65BECEF" w14:textId="33E49BEE"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5E37483" w14:textId="5F063207"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6B4EB20B" w14:textId="11F9A534" w:rsidTr="004B586C">
        <w:trPr>
          <w:trHeight w:val="992"/>
          <w:jc w:val="center"/>
        </w:trPr>
        <w:tc>
          <w:tcPr>
            <w:tcW w:w="0" w:type="auto"/>
            <w:vMerge/>
            <w:shd w:val="clear" w:color="auto" w:fill="E7E6E6" w:themeFill="background2"/>
            <w:vAlign w:val="center"/>
          </w:tcPr>
          <w:p w14:paraId="1DBBA707"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43037BF4" w14:textId="63FB8C7F" w:rsidR="004D10B5" w:rsidRDefault="004D10B5" w:rsidP="004D10B5">
            <w:pPr>
              <w:jc w:val="center"/>
              <w:rPr>
                <w:rFonts w:cs="Calibri"/>
                <w:sz w:val="20"/>
              </w:rPr>
            </w:pPr>
            <w:r>
              <w:rPr>
                <w:rFonts w:cs="Calibri"/>
                <w:sz w:val="20"/>
              </w:rPr>
              <w:t>gt016</w:t>
            </w:r>
            <w:r w:rsidRPr="00B06055">
              <w:rPr>
                <w:rFonts w:cs="Calibri"/>
                <w:sz w:val="20"/>
              </w:rPr>
              <w:t>_report_biyr9510_ific</w:t>
            </w:r>
          </w:p>
        </w:tc>
        <w:tc>
          <w:tcPr>
            <w:tcW w:w="0" w:type="auto"/>
            <w:shd w:val="clear" w:color="auto" w:fill="auto"/>
            <w:vAlign w:val="center"/>
          </w:tcPr>
          <w:p w14:paraId="77B71342" w14:textId="5620D1F8"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w:t>
            </w:r>
            <w:r>
              <w:rPr>
                <w:rFonts w:cs="Calibri"/>
                <w:color w:val="0D0D0D"/>
                <w:sz w:val="20"/>
              </w:rPr>
              <w:t xml:space="preserve">a BDR com universo de </w:t>
            </w:r>
            <w:r>
              <w:rPr>
                <w:rFonts w:cs="Calibri"/>
                <w:color w:val="0D0D0D"/>
                <w:sz w:val="20"/>
              </w:rPr>
              <w:lastRenderedPageBreak/>
              <w:t>garantias de origem leasing e factoring.</w:t>
            </w:r>
          </w:p>
        </w:tc>
        <w:tc>
          <w:tcPr>
            <w:tcW w:w="0" w:type="auto"/>
            <w:vAlign w:val="center"/>
          </w:tcPr>
          <w:p w14:paraId="456AC017" w14:textId="4423F5CE" w:rsidR="004D10B5" w:rsidRPr="00B06055" w:rsidRDefault="004D10B5" w:rsidP="004D10B5">
            <w:pPr>
              <w:jc w:val="center"/>
              <w:rPr>
                <w:rFonts w:cs="Calibri"/>
                <w:color w:val="0D0D0D"/>
                <w:sz w:val="20"/>
              </w:rPr>
            </w:pPr>
            <w:r w:rsidRPr="00B06055">
              <w:rPr>
                <w:rFonts w:cs="Calibri"/>
                <w:color w:val="0D0D0D"/>
                <w:sz w:val="20"/>
              </w:rPr>
              <w:lastRenderedPageBreak/>
              <w:t>Mensal</w:t>
            </w:r>
          </w:p>
        </w:tc>
        <w:tc>
          <w:tcPr>
            <w:tcW w:w="0" w:type="auto"/>
            <w:vAlign w:val="center"/>
          </w:tcPr>
          <w:p w14:paraId="2B580899" w14:textId="3299AA17"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314366AD" w14:textId="46503532"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229D121C" w14:textId="01C6C9D4" w:rsidTr="004B586C">
        <w:trPr>
          <w:trHeight w:val="992"/>
          <w:jc w:val="center"/>
        </w:trPr>
        <w:tc>
          <w:tcPr>
            <w:tcW w:w="0" w:type="auto"/>
            <w:vMerge/>
            <w:shd w:val="clear" w:color="auto" w:fill="E7E6E6" w:themeFill="background2"/>
            <w:vAlign w:val="center"/>
          </w:tcPr>
          <w:p w14:paraId="45112F61"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3F537EEB" w14:textId="04738B9F" w:rsidR="004D10B5" w:rsidRDefault="004D10B5" w:rsidP="004D10B5">
            <w:pPr>
              <w:jc w:val="center"/>
              <w:rPr>
                <w:rFonts w:cs="Calibri"/>
                <w:sz w:val="20"/>
              </w:rPr>
            </w:pPr>
            <w:r>
              <w:rPr>
                <w:rFonts w:cs="Calibri"/>
                <w:sz w:val="20"/>
              </w:rPr>
              <w:t>gt017</w:t>
            </w:r>
            <w:r w:rsidRPr="00B06055">
              <w:rPr>
                <w:rFonts w:cs="Calibri"/>
                <w:sz w:val="20"/>
              </w:rPr>
              <w:t>_report_biyr9520_ific</w:t>
            </w:r>
          </w:p>
        </w:tc>
        <w:tc>
          <w:tcPr>
            <w:tcW w:w="0" w:type="auto"/>
            <w:shd w:val="clear" w:color="auto" w:fill="auto"/>
            <w:vAlign w:val="center"/>
          </w:tcPr>
          <w:p w14:paraId="0138DFAE" w14:textId="5E790572"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7DE9D5AC" w14:textId="63D2D9CD"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0EB721EC" w14:textId="162F550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4239685D" w14:textId="6EFC4AD7" w:rsidR="004D10B5" w:rsidRPr="00B06055" w:rsidRDefault="004D10B5" w:rsidP="004D10B5">
            <w:pPr>
              <w:jc w:val="center"/>
              <w:rPr>
                <w:rFonts w:cs="Calibri"/>
                <w:i/>
                <w:color w:val="0D0D0D"/>
                <w:sz w:val="20"/>
              </w:rPr>
            </w:pPr>
            <w:r>
              <w:rPr>
                <w:rFonts w:cs="Calibri"/>
                <w:color w:val="0D0D0D"/>
                <w:sz w:val="20"/>
              </w:rPr>
              <w:t>31 de dezembro de 2022 a 29 de abril de 2024</w:t>
            </w:r>
          </w:p>
        </w:tc>
      </w:tr>
      <w:tr w:rsidR="004D10B5" w:rsidRPr="00B06055" w14:paraId="1646A3C2" w14:textId="2F6580EB" w:rsidTr="004B586C">
        <w:trPr>
          <w:trHeight w:val="992"/>
          <w:jc w:val="center"/>
        </w:trPr>
        <w:tc>
          <w:tcPr>
            <w:tcW w:w="0" w:type="auto"/>
            <w:vMerge/>
            <w:shd w:val="clear" w:color="auto" w:fill="E7E6E6" w:themeFill="background2"/>
            <w:vAlign w:val="center"/>
          </w:tcPr>
          <w:p w14:paraId="7ECC7890"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053A1597" w14:textId="0F823073" w:rsidR="004D10B5" w:rsidRDefault="004D10B5" w:rsidP="004D10B5">
            <w:pPr>
              <w:jc w:val="center"/>
              <w:rPr>
                <w:rFonts w:cs="Calibri"/>
                <w:sz w:val="20"/>
              </w:rPr>
            </w:pPr>
            <w:r>
              <w:rPr>
                <w:rFonts w:cs="Calibri"/>
                <w:color w:val="0D0D0D"/>
                <w:sz w:val="20"/>
              </w:rPr>
              <w:t>gt019</w:t>
            </w:r>
            <w:r w:rsidRPr="00B06055">
              <w:rPr>
                <w:rFonts w:cs="Calibri"/>
                <w:color w:val="0D0D0D"/>
                <w:sz w:val="20"/>
              </w:rPr>
              <w:t>_report_biyr9500</w:t>
            </w:r>
            <w:r>
              <w:rPr>
                <w:rFonts w:cs="Calibri"/>
                <w:color w:val="0D0D0D"/>
                <w:sz w:val="20"/>
              </w:rPr>
              <w:t>_ific</w:t>
            </w:r>
          </w:p>
        </w:tc>
        <w:tc>
          <w:tcPr>
            <w:tcW w:w="0" w:type="auto"/>
            <w:shd w:val="clear" w:color="auto" w:fill="auto"/>
            <w:vAlign w:val="center"/>
          </w:tcPr>
          <w:p w14:paraId="205AFD47" w14:textId="165E2386"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gt019</w:t>
            </w:r>
            <w:r w:rsidRPr="00B06055">
              <w:rPr>
                <w:rFonts w:cs="Calibri"/>
                <w:i/>
                <w:color w:val="0D0D0D"/>
                <w:sz w:val="20"/>
              </w:rPr>
              <w:t>_report_biyr9500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5DB341D7" w14:textId="359D451A"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40F1C606" w14:textId="6D70C6C4"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640F8CA3" w14:textId="1CEA8932"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3AE2AB9D" w14:textId="43933E2E" w:rsidTr="004B586C">
        <w:trPr>
          <w:trHeight w:val="992"/>
          <w:jc w:val="center"/>
        </w:trPr>
        <w:tc>
          <w:tcPr>
            <w:tcW w:w="0" w:type="auto"/>
            <w:vMerge/>
            <w:shd w:val="clear" w:color="auto" w:fill="E7E6E6" w:themeFill="background2"/>
            <w:vAlign w:val="center"/>
          </w:tcPr>
          <w:p w14:paraId="2F04F935"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6CD934C7" w14:textId="313DC7B1" w:rsidR="004D10B5" w:rsidRDefault="004D10B5" w:rsidP="004D10B5">
            <w:pPr>
              <w:jc w:val="center"/>
              <w:rPr>
                <w:rFonts w:cs="Calibri"/>
                <w:sz w:val="20"/>
              </w:rPr>
            </w:pPr>
            <w:r>
              <w:rPr>
                <w:rFonts w:cs="Calibri"/>
                <w:color w:val="0D0D0D"/>
                <w:sz w:val="20"/>
              </w:rPr>
              <w:t>gt020</w:t>
            </w:r>
            <w:r w:rsidRPr="00B06055">
              <w:rPr>
                <w:rFonts w:cs="Calibri"/>
                <w:color w:val="0D0D0D"/>
                <w:sz w:val="20"/>
              </w:rPr>
              <w:t>_report_biyr9510</w:t>
            </w:r>
            <w:r>
              <w:rPr>
                <w:rFonts w:cs="Calibri"/>
                <w:color w:val="0D0D0D"/>
                <w:sz w:val="20"/>
              </w:rPr>
              <w:t>_ific</w:t>
            </w:r>
          </w:p>
        </w:tc>
        <w:tc>
          <w:tcPr>
            <w:tcW w:w="0" w:type="auto"/>
            <w:shd w:val="clear" w:color="auto" w:fill="auto"/>
            <w:vAlign w:val="center"/>
          </w:tcPr>
          <w:p w14:paraId="63CA9DEB" w14:textId="5E4E414B"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gt020</w:t>
            </w:r>
            <w:r w:rsidRPr="00B06055">
              <w:rPr>
                <w:rFonts w:cs="Calibri"/>
                <w:i/>
                <w:color w:val="0D0D0D"/>
                <w:sz w:val="20"/>
              </w:rPr>
              <w:t>_report_biyr9510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6F19224D" w14:textId="2BB67327"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245CD53" w14:textId="116C6B2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02C532F2" w14:textId="3E2782D1" w:rsidR="004D10B5" w:rsidRPr="00B06055" w:rsidRDefault="004D10B5" w:rsidP="004D10B5">
            <w:pPr>
              <w:jc w:val="center"/>
              <w:rPr>
                <w:rFonts w:cs="Calibri"/>
                <w:i/>
                <w:color w:val="0D0D0D"/>
                <w:sz w:val="20"/>
              </w:rPr>
            </w:pPr>
            <w:r>
              <w:rPr>
                <w:rFonts w:cs="Calibri"/>
                <w:color w:val="0D0D0D"/>
                <w:sz w:val="20"/>
              </w:rPr>
              <w:t>A partir de 30 de abril de 2024</w:t>
            </w:r>
          </w:p>
        </w:tc>
      </w:tr>
      <w:tr w:rsidR="004D10B5" w:rsidRPr="00B06055" w14:paraId="5F1242DC" w14:textId="62402549" w:rsidTr="004B586C">
        <w:trPr>
          <w:trHeight w:val="992"/>
          <w:jc w:val="center"/>
        </w:trPr>
        <w:tc>
          <w:tcPr>
            <w:tcW w:w="0" w:type="auto"/>
            <w:vMerge/>
            <w:shd w:val="clear" w:color="auto" w:fill="E7E6E6" w:themeFill="background2"/>
            <w:vAlign w:val="center"/>
          </w:tcPr>
          <w:p w14:paraId="24DE844C" w14:textId="77777777" w:rsidR="004D10B5" w:rsidRPr="00B06055" w:rsidRDefault="004D10B5" w:rsidP="004D10B5">
            <w:pPr>
              <w:jc w:val="center"/>
              <w:rPr>
                <w:rFonts w:cs="Calibri"/>
                <w:color w:val="000000"/>
                <w:sz w:val="20"/>
              </w:rPr>
            </w:pPr>
          </w:p>
        </w:tc>
        <w:tc>
          <w:tcPr>
            <w:tcW w:w="0" w:type="auto"/>
            <w:shd w:val="clear" w:color="auto" w:fill="auto"/>
            <w:noWrap/>
            <w:vAlign w:val="center"/>
          </w:tcPr>
          <w:p w14:paraId="07861E6C" w14:textId="5367C74F" w:rsidR="004D10B5" w:rsidRDefault="004D10B5" w:rsidP="004D10B5">
            <w:pPr>
              <w:jc w:val="center"/>
              <w:rPr>
                <w:rFonts w:cs="Calibri"/>
                <w:sz w:val="20"/>
              </w:rPr>
            </w:pPr>
            <w:r>
              <w:rPr>
                <w:rFonts w:cs="Calibri"/>
                <w:color w:val="0D0D0D"/>
                <w:sz w:val="20"/>
              </w:rPr>
              <w:t>gt021</w:t>
            </w:r>
            <w:r w:rsidRPr="00B06055">
              <w:rPr>
                <w:rFonts w:cs="Calibri"/>
                <w:color w:val="0D0D0D"/>
                <w:sz w:val="20"/>
              </w:rPr>
              <w:t>_report_biyr9520</w:t>
            </w:r>
            <w:r>
              <w:rPr>
                <w:rFonts w:cs="Calibri"/>
                <w:color w:val="0D0D0D"/>
                <w:sz w:val="20"/>
              </w:rPr>
              <w:t>_ific</w:t>
            </w:r>
          </w:p>
        </w:tc>
        <w:tc>
          <w:tcPr>
            <w:tcW w:w="0" w:type="auto"/>
            <w:shd w:val="clear" w:color="auto" w:fill="auto"/>
            <w:vAlign w:val="center"/>
          </w:tcPr>
          <w:p w14:paraId="3F49BB4C" w14:textId="1B510B2F" w:rsidR="004D10B5" w:rsidRPr="00B06055" w:rsidRDefault="004D10B5" w:rsidP="004D10B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Pr>
                <w:rFonts w:cs="Calibri"/>
                <w:i/>
                <w:color w:val="0D0D0D"/>
                <w:sz w:val="20"/>
              </w:rPr>
              <w:t>gt021</w:t>
            </w:r>
            <w:r w:rsidRPr="00B06055">
              <w:rPr>
                <w:rFonts w:cs="Calibri"/>
                <w:i/>
                <w:color w:val="0D0D0D"/>
                <w:sz w:val="20"/>
              </w:rPr>
              <w:t>_report_biyr9520</w:t>
            </w:r>
            <w:r w:rsidRPr="00B06055">
              <w:rPr>
                <w:rFonts w:cs="Calibri"/>
                <w:color w:val="0D0D0D"/>
                <w:sz w:val="20"/>
              </w:rPr>
              <w:t xml:space="preserve"> com o formato a exportar para </w:t>
            </w:r>
            <w:r>
              <w:rPr>
                <w:rFonts w:cs="Calibri"/>
                <w:color w:val="0D0D0D"/>
                <w:sz w:val="20"/>
              </w:rPr>
              <w:t>a BDR com universo de garantias de origem leasing e factoring.</w:t>
            </w:r>
          </w:p>
        </w:tc>
        <w:tc>
          <w:tcPr>
            <w:tcW w:w="0" w:type="auto"/>
            <w:vAlign w:val="center"/>
          </w:tcPr>
          <w:p w14:paraId="0AA336F1" w14:textId="3AF183AC" w:rsidR="004D10B5" w:rsidRPr="00B06055" w:rsidRDefault="004D10B5" w:rsidP="004D10B5">
            <w:pPr>
              <w:jc w:val="center"/>
              <w:rPr>
                <w:rFonts w:cs="Calibri"/>
                <w:color w:val="0D0D0D"/>
                <w:sz w:val="20"/>
              </w:rPr>
            </w:pPr>
            <w:r w:rsidRPr="00B06055">
              <w:rPr>
                <w:rFonts w:cs="Calibri"/>
                <w:color w:val="0D0D0D"/>
                <w:sz w:val="20"/>
              </w:rPr>
              <w:t>Mensal</w:t>
            </w:r>
          </w:p>
        </w:tc>
        <w:tc>
          <w:tcPr>
            <w:tcW w:w="0" w:type="auto"/>
            <w:vAlign w:val="center"/>
          </w:tcPr>
          <w:p w14:paraId="327F7758" w14:textId="43910B76" w:rsidR="004D10B5" w:rsidRPr="00B06055" w:rsidRDefault="004D10B5" w:rsidP="004D10B5">
            <w:pPr>
              <w:jc w:val="center"/>
              <w:rPr>
                <w:rFonts w:cs="Calibri"/>
                <w:i/>
                <w:color w:val="0D0D0D"/>
                <w:sz w:val="20"/>
              </w:rPr>
            </w:pPr>
            <w:r w:rsidRPr="00B06055">
              <w:rPr>
                <w:rFonts w:cs="Calibri"/>
                <w:i/>
                <w:color w:val="0D0D0D"/>
                <w:sz w:val="20"/>
              </w:rPr>
              <w:t>View</w:t>
            </w:r>
          </w:p>
        </w:tc>
        <w:tc>
          <w:tcPr>
            <w:tcW w:w="2241" w:type="dxa"/>
            <w:vAlign w:val="center"/>
          </w:tcPr>
          <w:p w14:paraId="51E34447" w14:textId="75E94209" w:rsidR="004D10B5" w:rsidRPr="00B06055" w:rsidRDefault="004D10B5" w:rsidP="004D10B5">
            <w:pPr>
              <w:jc w:val="center"/>
              <w:rPr>
                <w:rFonts w:cs="Calibri"/>
                <w:i/>
                <w:color w:val="0D0D0D"/>
                <w:sz w:val="20"/>
              </w:rPr>
            </w:pPr>
            <w:r>
              <w:rPr>
                <w:rFonts w:cs="Calibri"/>
                <w:color w:val="0D0D0D"/>
                <w:sz w:val="20"/>
              </w:rPr>
              <w:t>A partir de 30 de abril de 2024</w:t>
            </w:r>
          </w:p>
        </w:tc>
      </w:tr>
    </w:tbl>
    <w:p w14:paraId="74371B56" w14:textId="4D508223" w:rsidR="00CE24BD" w:rsidRDefault="00CE24BD"/>
    <w:p w14:paraId="249D5FBE" w14:textId="77777777" w:rsidR="00CE24BD" w:rsidRDefault="00CE24BD">
      <w:r>
        <w:br w:type="page"/>
      </w:r>
    </w:p>
    <w:p w14:paraId="48782F2F" w14:textId="00D5B091" w:rsidR="00720567" w:rsidRDefault="00720567" w:rsidP="00720567">
      <w:pPr>
        <w:pStyle w:val="Heading2"/>
      </w:pPr>
      <w:bookmarkStart w:id="11" w:name="_Toc163902240"/>
      <w:bookmarkStart w:id="12" w:name="_Toc168671610"/>
      <w:bookmarkStart w:id="13" w:name="_Toc163902242"/>
      <w:r w:rsidRPr="00D761F5">
        <w:lastRenderedPageBreak/>
        <w:t>Tabelas do Modelo e Funções</w:t>
      </w:r>
      <w:bookmarkEnd w:id="11"/>
      <w:bookmarkEnd w:id="12"/>
    </w:p>
    <w:p w14:paraId="7BBC1C0F" w14:textId="3875BEF2" w:rsidR="006548F1" w:rsidRPr="006548F1" w:rsidRDefault="00861997" w:rsidP="00720567">
      <w:pPr>
        <w:pStyle w:val="Heading3"/>
      </w:pPr>
      <w:bookmarkStart w:id="14" w:name="_Toc163902243"/>
      <w:bookmarkStart w:id="15" w:name="_Toc168671611"/>
      <w:bookmarkEnd w:id="13"/>
      <w:r>
        <w:t xml:space="preserve">Tabelas de </w:t>
      </w:r>
      <w:r w:rsidRPr="00A84B21">
        <w:rPr>
          <w:i/>
        </w:rPr>
        <w:t>Output</w:t>
      </w:r>
      <w:bookmarkEnd w:id="14"/>
      <w:bookmarkEnd w:id="15"/>
    </w:p>
    <w:p w14:paraId="2706C699" w14:textId="49E9D719" w:rsidR="002A02A9" w:rsidRPr="002A02A9" w:rsidRDefault="00211555" w:rsidP="00720567">
      <w:pPr>
        <w:pStyle w:val="Heading4"/>
      </w:pPr>
      <w:bookmarkStart w:id="16" w:name="_Toc163902244"/>
      <w:bookmarkStart w:id="17" w:name="_Toc168671612"/>
      <w:r w:rsidRPr="001E69C3">
        <w:t>T</w:t>
      </w:r>
      <w:r w:rsidR="006548F1" w:rsidRPr="001E69C3">
        <w:t xml:space="preserve">abela de </w:t>
      </w:r>
      <w:r w:rsidR="00EA0E4B">
        <w:t>interface do universo de garantias do MUG</w:t>
      </w:r>
      <w:r w:rsidRPr="001E69C3">
        <w:t xml:space="preserve">: </w:t>
      </w:r>
      <w:r w:rsidRPr="00666790">
        <w:rPr>
          <w:i/>
        </w:rPr>
        <w:t>cd_garantias.</w:t>
      </w:r>
      <w:r w:rsidR="00F23A21" w:rsidRPr="00666790">
        <w:rPr>
          <w:i/>
        </w:rPr>
        <w:t>gt015_report_biyr9500</w:t>
      </w:r>
      <w:bookmarkEnd w:id="16"/>
      <w:bookmarkEnd w:id="17"/>
    </w:p>
    <w:p w14:paraId="6B0F3BB4" w14:textId="673A1997" w:rsidR="006548F1" w:rsidRDefault="008532AF" w:rsidP="00720567">
      <w:pPr>
        <w:pStyle w:val="Heading5"/>
      </w:pPr>
      <w:bookmarkStart w:id="18" w:name="_Toc163902245"/>
      <w:bookmarkStart w:id="19" w:name="_Toc168671613"/>
      <w:r w:rsidRPr="005F1378">
        <w:t>Visão Geral</w:t>
      </w:r>
      <w:bookmarkEnd w:id="18"/>
      <w:bookmarkEnd w:id="19"/>
    </w:p>
    <w:p w14:paraId="285E996D" w14:textId="6C924E95" w:rsidR="001B242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w:t>
      </w:r>
      <w:r w:rsidR="001B2427">
        <w:rPr>
          <w:rFonts w:eastAsiaTheme="minorHAnsi" w:cstheme="minorBidi"/>
          <w:szCs w:val="22"/>
          <w:lang w:eastAsia="en-US"/>
        </w:rPr>
        <w:t xml:space="preserve">esteve vigente até 29 abril de 2024, inclusive, tendo sido substituída, a partir dessa data, pela </w:t>
      </w:r>
      <w:r w:rsidR="001B2427">
        <w:rPr>
          <w:rFonts w:eastAsiaTheme="minorHAnsi" w:cstheme="minorBidi"/>
          <w:i/>
          <w:szCs w:val="22"/>
          <w:lang w:eastAsia="en-US"/>
        </w:rPr>
        <w:t>cd_</w:t>
      </w:r>
      <w:r w:rsidR="001B2427" w:rsidRPr="001B2427">
        <w:rPr>
          <w:rFonts w:eastAsiaTheme="minorHAnsi" w:cstheme="minorBidi"/>
          <w:i/>
          <w:szCs w:val="22"/>
          <w:lang w:eastAsia="en-US"/>
        </w:rPr>
        <w:t>garantias.gt019_report_biyr9500</w:t>
      </w:r>
      <w:r w:rsidR="001B2427">
        <w:rPr>
          <w:rFonts w:eastAsiaTheme="minorHAnsi" w:cstheme="minorBidi"/>
          <w:szCs w:val="22"/>
          <w:lang w:eastAsia="en-US"/>
        </w:rPr>
        <w:t>.</w:t>
      </w:r>
    </w:p>
    <w:p w14:paraId="3AF49D68" w14:textId="01191439" w:rsidR="002A02A9" w:rsidRPr="00720567" w:rsidRDefault="001B242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Pr>
          <w:rFonts w:eastAsiaTheme="minorHAnsi" w:cstheme="minorBidi"/>
          <w:szCs w:val="22"/>
          <w:lang w:eastAsia="en-US"/>
        </w:rPr>
        <w:t xml:space="preserve"> </w:t>
      </w:r>
      <w:r w:rsidR="002A02A9" w:rsidRPr="00720567">
        <w:rPr>
          <w:rFonts w:eastAsiaTheme="minorHAnsi" w:cstheme="minorBidi"/>
          <w:szCs w:val="22"/>
          <w:lang w:eastAsia="en-US"/>
        </w:rPr>
        <w:t xml:space="preserve">é uma tabela de interface entre o MUG e os seus casos de uso e apresenta a informação de todas as responsabilidades e </w:t>
      </w:r>
      <w:r w:rsidR="000F630D" w:rsidRPr="00720567">
        <w:rPr>
          <w:rFonts w:eastAsiaTheme="minorHAnsi" w:cstheme="minorBidi"/>
          <w:szCs w:val="22"/>
          <w:lang w:eastAsia="en-US"/>
        </w:rPr>
        <w:t>processos/cauções</w:t>
      </w:r>
      <w:r w:rsidR="002A02A9" w:rsidRPr="00720567">
        <w:rPr>
          <w:rFonts w:eastAsiaTheme="minorHAnsi" w:cstheme="minorBidi"/>
          <w:szCs w:val="22"/>
          <w:lang w:eastAsia="en-US"/>
        </w:rPr>
        <w:t xml:space="preserve"> do MUG. Assim, todas as chaves destes pilares devem ser representadas nesta tabela, bem com</w:t>
      </w:r>
      <w:r w:rsidR="009F0EE9" w:rsidRPr="00720567">
        <w:rPr>
          <w:rFonts w:eastAsiaTheme="minorHAnsi" w:cstheme="minorBidi"/>
          <w:szCs w:val="22"/>
          <w:lang w:eastAsia="en-US"/>
        </w:rPr>
        <w:t xml:space="preserve">o os atributos desta relação e </w:t>
      </w:r>
      <w:r w:rsidR="002A02A9" w:rsidRPr="00720567">
        <w:rPr>
          <w:rFonts w:eastAsiaTheme="minorHAnsi" w:cstheme="minorBidi"/>
          <w:szCs w:val="22"/>
          <w:lang w:eastAsia="en-US"/>
        </w:rPr>
        <w:t>as</w:t>
      </w:r>
      <w:r w:rsidR="009F0EE9" w:rsidRPr="00720567">
        <w:rPr>
          <w:rFonts w:eastAsiaTheme="minorHAnsi" w:cstheme="minorBidi"/>
          <w:szCs w:val="22"/>
          <w:lang w:eastAsia="en-US"/>
        </w:rPr>
        <w:t xml:space="preserve"> suas</w:t>
      </w:r>
      <w:r w:rsidR="002A02A9" w:rsidRPr="00720567">
        <w:rPr>
          <w:rFonts w:eastAsiaTheme="minorHAnsi" w:cstheme="minorBidi"/>
          <w:szCs w:val="22"/>
          <w:lang w:eastAsia="en-US"/>
        </w:rPr>
        <w:t xml:space="preserve"> garantias associadas. Apesar da informação provir </w:t>
      </w:r>
      <w:r w:rsidR="001B3B4E" w:rsidRPr="00720567">
        <w:rPr>
          <w:rFonts w:eastAsiaTheme="minorHAnsi" w:cstheme="minorBidi"/>
          <w:szCs w:val="22"/>
          <w:lang w:eastAsia="en-US"/>
        </w:rPr>
        <w:t>do módulo base e do módulo consolidado do MUG</w:t>
      </w:r>
      <w:r w:rsidR="002A02A9" w:rsidRPr="00720567">
        <w:rPr>
          <w:rFonts w:eastAsiaTheme="minorHAnsi" w:cstheme="minorBidi"/>
          <w:szCs w:val="22"/>
          <w:lang w:eastAsia="en-US"/>
        </w:rPr>
        <w:t>, as chaves são transformadas e existe uma tabela de tradução que garante a sua traçabilidade (</w:t>
      </w:r>
      <w:r w:rsidR="002A02A9" w:rsidRPr="00720567">
        <w:rPr>
          <w:rFonts w:eastAsiaTheme="minorHAnsi" w:cstheme="minorBidi"/>
          <w:i/>
          <w:szCs w:val="22"/>
          <w:lang w:eastAsia="en-US"/>
        </w:rPr>
        <w:t>cd_</w:t>
      </w:r>
      <w:proofErr w:type="gramStart"/>
      <w:r w:rsidR="002A02A9" w:rsidRPr="00720567">
        <w:rPr>
          <w:rFonts w:eastAsiaTheme="minorHAnsi" w:cstheme="minorBidi"/>
          <w:i/>
          <w:szCs w:val="22"/>
          <w:lang w:eastAsia="en-US"/>
        </w:rPr>
        <w:t>garantias.kt</w:t>
      </w:r>
      <w:proofErr w:type="gramEnd"/>
      <w:r w:rsidR="002A02A9" w:rsidRPr="00720567">
        <w:rPr>
          <w:rFonts w:eastAsiaTheme="minorHAnsi" w:cstheme="minorBidi"/>
          <w:i/>
          <w:szCs w:val="22"/>
          <w:lang w:eastAsia="en-US"/>
        </w:rPr>
        <w:t>_chaves_intrf_grts_biyr</w:t>
      </w:r>
      <w:r w:rsidR="002A02A9" w:rsidRPr="00720567">
        <w:rPr>
          <w:rFonts w:eastAsiaTheme="minorHAnsi" w:cstheme="minorBidi"/>
          <w:szCs w:val="22"/>
          <w:lang w:eastAsia="en-US"/>
        </w:rPr>
        <w:t>).</w:t>
      </w:r>
      <w:r w:rsidR="00CE24BD"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sidR="00720567">
        <w:rPr>
          <w:rFonts w:eastAsiaTheme="minorHAnsi" w:cstheme="minorBidi"/>
          <w:szCs w:val="22"/>
          <w:lang w:eastAsia="en-US"/>
        </w:rPr>
        <w:t>e IFRS9 para o MUG em a</w:t>
      </w:r>
      <w:r w:rsidR="00CE24BD" w:rsidRPr="00720567">
        <w:rPr>
          <w:rFonts w:eastAsiaTheme="minorHAnsi" w:cstheme="minorBidi"/>
          <w:szCs w:val="22"/>
          <w:lang w:eastAsia="en-US"/>
        </w:rPr>
        <w:t>bril 2023, bem como para garantir a boa ligação das garantias provindas do MUG com as chaves contratuais aprovisionadas pela BDR e IFRS9.</w:t>
      </w:r>
    </w:p>
    <w:p w14:paraId="6B9B4376" w14:textId="236AD9BC" w:rsidR="009F0EE9" w:rsidRPr="0072056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Os campos desta tabela são aprovisionados pelo MUG</w:t>
      </w:r>
      <w:r w:rsidR="00CE24BD" w:rsidRPr="00720567">
        <w:rPr>
          <w:rFonts w:eastAsiaTheme="minorHAnsi" w:cstheme="minorBidi"/>
          <w:szCs w:val="22"/>
          <w:lang w:eastAsia="en-US"/>
        </w:rPr>
        <w:t xml:space="preserve"> com o intuito de enviar para os casos de uso. </w:t>
      </w:r>
      <w:r w:rsidRPr="00720567">
        <w:rPr>
          <w:rFonts w:eastAsiaTheme="minorHAnsi" w:cstheme="minorBidi"/>
          <w:szCs w:val="22"/>
          <w:lang w:eastAsia="en-US"/>
        </w:rPr>
        <w:t>Desta forma, a estrutura da tabela está preparada para respeitar os formatos apropriados aos diferentes casos de uso</w:t>
      </w:r>
      <w:r w:rsidR="00D41EF3" w:rsidRPr="00720567">
        <w:rPr>
          <w:rFonts w:eastAsiaTheme="minorHAnsi" w:cstheme="minorBidi"/>
          <w:szCs w:val="22"/>
          <w:lang w:eastAsia="en-US"/>
        </w:rPr>
        <w:t xml:space="preserve">, contendo campos que não são preenchidos pelo MUG e são responsabilidade dos respetivos casos de uso. É possível encontrar campos com nomes muito semelhantes em que a única alteração está no seu sufixo.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bl</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são geralmente associados a baremos locais, contendo informação do Ba</w:t>
      </w:r>
      <w:r w:rsidR="009F0EE9" w:rsidRPr="00720567">
        <w:rPr>
          <w:rFonts w:eastAsiaTheme="minorHAnsi" w:cstheme="minorBidi"/>
          <w:szCs w:val="22"/>
          <w:lang w:eastAsia="en-US"/>
        </w:rPr>
        <w:t xml:space="preserve">nco Santander Totta em Portugal, </w:t>
      </w:r>
      <w:r w:rsidR="00D41EF3" w:rsidRPr="00720567">
        <w:rPr>
          <w:rFonts w:eastAsiaTheme="minorHAnsi" w:cstheme="minorBidi"/>
          <w:szCs w:val="22"/>
          <w:lang w:eastAsia="en-US"/>
        </w:rPr>
        <w:t xml:space="preserve">preenchidos de forma automática pelo MUG. Por outro lado,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bg</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50839D96" w14:textId="6A3276E2" w:rsidR="008532AF" w:rsidRPr="00E07147" w:rsidRDefault="008532AF" w:rsidP="00720567">
      <w:pPr>
        <w:pStyle w:val="Heading5"/>
      </w:pPr>
      <w:bookmarkStart w:id="20" w:name="_Toc163902246"/>
      <w:bookmarkStart w:id="21" w:name="_Toc168671614"/>
      <w:r w:rsidRPr="00E07147">
        <w:t>Granularidade e chave</w:t>
      </w:r>
      <w:bookmarkEnd w:id="20"/>
      <w:bookmarkEnd w:id="21"/>
    </w:p>
    <w:p w14:paraId="45553F97" w14:textId="33F4767A" w:rsidR="00EA0E4B" w:rsidRPr="00720567" w:rsidRDefault="009F0EE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cd_garantias.gt015_report_biyr9500</w:t>
      </w:r>
      <w:r w:rsidR="00EA0E4B" w:rsidRPr="00720567">
        <w:rPr>
          <w:rFonts w:eastAsiaTheme="minorHAnsi" w:cstheme="minorBidi"/>
          <w:szCs w:val="22"/>
          <w:lang w:eastAsia="en-US"/>
        </w:rPr>
        <w:t xml:space="preserve"> é variável consoante a tipologia da garantia apresentada. </w:t>
      </w:r>
    </w:p>
    <w:p w14:paraId="4471FA51" w14:textId="0C6DB673" w:rsidR="00EA0E4B" w:rsidRPr="00720567" w:rsidRDefault="00EA0E4B"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w:t>
      </w:r>
      <w:r w:rsidR="00091922" w:rsidRPr="00720567">
        <w:rPr>
          <w:rFonts w:eastAsiaTheme="minorHAnsi" w:cstheme="minorBidi"/>
          <w:szCs w:val="22"/>
          <w:lang w:eastAsia="en-US"/>
        </w:rPr>
        <w:t xml:space="preserve"> </w:t>
      </w:r>
      <w:r w:rsidRPr="00720567">
        <w:rPr>
          <w:rFonts w:eastAsiaTheme="minorHAnsi" w:cstheme="minorBidi"/>
          <w:szCs w:val="22"/>
          <w:lang w:eastAsia="en-US"/>
        </w:rPr>
        <w:t>’ckbalcao’,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’cknumcta’,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 xml:space="preserve">’zdeposit’)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‘zcaucao’)</w:t>
      </w:r>
      <w:r w:rsidR="00091922" w:rsidRPr="00720567">
        <w:rPr>
          <w:rFonts w:eastAsiaTheme="minorHAnsi" w:cstheme="minorBidi"/>
          <w:szCs w:val="22"/>
          <w:lang w:eastAsia="en-US"/>
        </w:rPr>
        <w:t>.</w:t>
      </w:r>
    </w:p>
    <w:p w14:paraId="2D788210" w14:textId="70237D1B"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FC9EB70" w14:textId="38CEE527"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lastRenderedPageBreak/>
        <w:t>Por fim, no caso das garantias pessoais, a chave completa da tabela é visível pelos campos identificadores da responsabilidade (‘cempresa’, ’ckbalcao’, ’cknumcta’, ’zdeposit’), processo/caução (‘cbalcao’, ‘cnumcta’, ‘zcaucao’) e cliente garante (‘zcliente’). Esta é a única tipologia de garantia que se encontra na granularidade máxima, uma vez que está ao nível dos três pilares do MUG: responsabilidade, processo/caução e bem.</w:t>
      </w:r>
    </w:p>
    <w:p w14:paraId="232B907A" w14:textId="18A58E07" w:rsidR="008532AF" w:rsidRPr="00E07147" w:rsidRDefault="008532AF" w:rsidP="00720567">
      <w:pPr>
        <w:pStyle w:val="Heading5"/>
      </w:pPr>
      <w:bookmarkStart w:id="22" w:name="_Toc163902247"/>
      <w:bookmarkStart w:id="23" w:name="_Toc168671615"/>
      <w:r w:rsidRPr="00E07147">
        <w:t>Periodicidade</w:t>
      </w:r>
      <w:bookmarkEnd w:id="22"/>
      <w:bookmarkEnd w:id="23"/>
    </w:p>
    <w:p w14:paraId="575F65B4" w14:textId="681B67BF"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00737428" w:rsidRPr="00720567">
        <w:rPr>
          <w:rFonts w:eastAsiaTheme="minorHAnsi" w:cstheme="minorBidi"/>
          <w:szCs w:val="22"/>
          <w:lang w:eastAsia="en-US"/>
        </w:rPr>
        <w:t xml:space="preserve"> </w:t>
      </w:r>
      <w:r w:rsidRPr="00720567">
        <w:rPr>
          <w:rFonts w:eastAsiaTheme="minorHAnsi" w:cstheme="minorBidi"/>
          <w:szCs w:val="22"/>
          <w:lang w:eastAsia="en-US"/>
        </w:rPr>
        <w:t xml:space="preserve">é </w:t>
      </w:r>
      <w:r w:rsidR="00737428" w:rsidRPr="00720567">
        <w:rPr>
          <w:rFonts w:eastAsiaTheme="minorHAnsi" w:cstheme="minorBidi"/>
          <w:szCs w:val="22"/>
          <w:lang w:eastAsia="en-US"/>
        </w:rPr>
        <w:t>mensal</w:t>
      </w:r>
      <w:r w:rsidRPr="00720567">
        <w:rPr>
          <w:rFonts w:eastAsiaTheme="minorHAnsi" w:cstheme="minorBidi"/>
          <w:szCs w:val="22"/>
          <w:lang w:eastAsia="en-US"/>
        </w:rPr>
        <w:t xml:space="preserve"> e gerada automaticamente </w:t>
      </w:r>
      <w:r w:rsidR="00737428" w:rsidRPr="00720567">
        <w:rPr>
          <w:rFonts w:eastAsiaTheme="minorHAnsi" w:cstheme="minorBidi"/>
          <w:szCs w:val="22"/>
          <w:lang w:eastAsia="en-US"/>
        </w:rPr>
        <w:t>no último dia útil de cada mês</w:t>
      </w:r>
      <w:r w:rsidRPr="00720567">
        <w:rPr>
          <w:rFonts w:eastAsiaTheme="minorHAnsi" w:cstheme="minorBidi"/>
          <w:szCs w:val="22"/>
          <w:lang w:eastAsia="en-US"/>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22466EF9" w14:textId="000157D9"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dezembro </w:t>
      </w:r>
      <w:r w:rsidR="00242296">
        <w:rPr>
          <w:rFonts w:eastAsiaTheme="minorHAnsi" w:cstheme="minorBidi"/>
          <w:szCs w:val="22"/>
          <w:lang w:eastAsia="en-US"/>
        </w:rPr>
        <w:t>2022 até 29 de</w:t>
      </w:r>
      <w:r w:rsidR="00902D46">
        <w:rPr>
          <w:rFonts w:eastAsiaTheme="minorHAnsi" w:cstheme="minorBidi"/>
          <w:szCs w:val="22"/>
          <w:lang w:eastAsia="en-US"/>
        </w:rPr>
        <w:t xml:space="preserve"> abril </w:t>
      </w:r>
      <w:r w:rsidR="00242296">
        <w:rPr>
          <w:rFonts w:eastAsiaTheme="minorHAnsi" w:cstheme="minorBidi"/>
          <w:szCs w:val="22"/>
          <w:lang w:eastAsia="en-US"/>
        </w:rPr>
        <w:t xml:space="preserve">de </w:t>
      </w:r>
      <w:r w:rsidR="00902D46">
        <w:rPr>
          <w:rFonts w:eastAsiaTheme="minorHAnsi" w:cstheme="minorBidi"/>
          <w:szCs w:val="22"/>
          <w:lang w:eastAsia="en-US"/>
        </w:rPr>
        <w:t xml:space="preserve">2024. </w:t>
      </w:r>
      <w:r w:rsidR="001B2427">
        <w:rPr>
          <w:rFonts w:eastAsiaTheme="minorHAnsi" w:cstheme="minorBidi"/>
          <w:szCs w:val="22"/>
          <w:lang w:eastAsia="en-US"/>
        </w:rPr>
        <w:t xml:space="preserve">A partir dessa data passa a estar em vigor a </w:t>
      </w:r>
      <w:r w:rsidR="001B2427">
        <w:rPr>
          <w:rFonts w:eastAsiaTheme="minorHAnsi" w:cstheme="minorBidi"/>
          <w:i/>
          <w:szCs w:val="22"/>
          <w:lang w:eastAsia="en-US"/>
        </w:rPr>
        <w:t>cd_</w:t>
      </w:r>
      <w:r w:rsidR="001B2427" w:rsidRPr="001B2427">
        <w:rPr>
          <w:rFonts w:eastAsiaTheme="minorHAnsi" w:cstheme="minorBidi"/>
          <w:i/>
          <w:szCs w:val="22"/>
          <w:lang w:eastAsia="en-US"/>
        </w:rPr>
        <w:t>garantias.gt019_report_biyr9500</w:t>
      </w:r>
      <w:r w:rsidR="001B2427">
        <w:rPr>
          <w:rFonts w:eastAsiaTheme="minorHAnsi" w:cstheme="minorBidi"/>
          <w:szCs w:val="22"/>
          <w:lang w:eastAsia="en-US"/>
        </w:rPr>
        <w:t>.</w:t>
      </w:r>
    </w:p>
    <w:p w14:paraId="460C6888" w14:textId="306D27CA" w:rsidR="00737428" w:rsidRPr="00E07147" w:rsidRDefault="008532AF" w:rsidP="00720567">
      <w:pPr>
        <w:pStyle w:val="Heading5"/>
      </w:pPr>
      <w:bookmarkStart w:id="24" w:name="_Toc163902248"/>
      <w:bookmarkStart w:id="25" w:name="_Toc168671616"/>
      <w:r w:rsidRPr="00E07147">
        <w:t>Aprovisionamento</w:t>
      </w:r>
      <w:bookmarkEnd w:id="24"/>
      <w:bookmarkEnd w:id="25"/>
    </w:p>
    <w:p w14:paraId="768D671E" w14:textId="6422868C" w:rsidR="00720567" w:rsidRPr="00E07147" w:rsidRDefault="001B3B4E" w:rsidP="00720567">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w:t>
      </w:r>
      <w:r w:rsidR="00971409" w:rsidRPr="00720567">
        <w:rPr>
          <w:rFonts w:eastAsiaTheme="minorHAnsi" w:cstheme="minorBidi"/>
          <w:szCs w:val="22"/>
          <w:lang w:eastAsia="en-US"/>
        </w:rPr>
        <w:t>, sendo esta informação completada com recurso a tabelas externas ao modelo. Desta forma, o aprovisionamento é realizado exclusivamente a partir das seguintes tabelas:</w:t>
      </w:r>
      <w:r w:rsidR="000305A8" w:rsidRPr="00720567">
        <w:rPr>
          <w:rFonts w:eastAsiaTheme="minorHAnsi" w:cstheme="minorBidi"/>
          <w:szCs w:val="22"/>
          <w:lang w:eastAsia="en-US"/>
        </w:rPr>
        <w:t xml:space="preserve"> </w:t>
      </w:r>
    </w:p>
    <w:p w14:paraId="4A30EAAD" w14:textId="31186FA4" w:rsidR="000305A8" w:rsidRPr="000305A8" w:rsidRDefault="000305A8" w:rsidP="000305A8">
      <w:pPr>
        <w:pStyle w:val="Caption"/>
        <w:keepNext/>
        <w:jc w:val="center"/>
        <w:rPr>
          <w:rFonts w:cs="Calibri"/>
          <w:b/>
          <w:color w:val="000000" w:themeColor="text1"/>
          <w:sz w:val="22"/>
          <w:szCs w:val="22"/>
        </w:rPr>
      </w:pPr>
      <w:bookmarkStart w:id="26" w:name="_Toc168413840"/>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C8031D">
        <w:rPr>
          <w:rFonts w:cs="Calibri"/>
          <w:b/>
          <w:noProof/>
          <w:color w:val="000000" w:themeColor="text1"/>
          <w:sz w:val="22"/>
          <w:szCs w:val="22"/>
        </w:rPr>
        <w:t>2</w:t>
      </w:r>
      <w:r w:rsidRPr="000305A8">
        <w:rPr>
          <w:rFonts w:cs="Calibri"/>
          <w:b/>
          <w:color w:val="000000" w:themeColor="text1"/>
          <w:sz w:val="22"/>
          <w:szCs w:val="22"/>
        </w:rPr>
        <w:fldChar w:fldCharType="end"/>
      </w:r>
      <w:r>
        <w:rPr>
          <w:rFonts w:cs="Calibri"/>
          <w:b/>
          <w:color w:val="000000" w:themeColor="text1"/>
          <w:sz w:val="22"/>
          <w:szCs w:val="22"/>
        </w:rPr>
        <w:t>:</w:t>
      </w:r>
      <w:r w:rsidRPr="000305A8">
        <w:rPr>
          <w:rFonts w:cs="Calibri"/>
          <w:b/>
          <w:color w:val="000000" w:themeColor="text1"/>
          <w:sz w:val="22"/>
          <w:szCs w:val="22"/>
        </w:rPr>
        <w:t xml:space="preserve"> Informação das tabelas de aprovisionamento da cd</w:t>
      </w:r>
      <w:r w:rsidR="005D3C09">
        <w:rPr>
          <w:rFonts w:cs="Calibri"/>
          <w:b/>
          <w:color w:val="000000" w:themeColor="text1"/>
          <w:sz w:val="22"/>
          <w:szCs w:val="22"/>
        </w:rPr>
        <w:t>_</w:t>
      </w:r>
      <w:r w:rsidRPr="000305A8">
        <w:rPr>
          <w:rFonts w:cs="Calibri"/>
          <w:b/>
          <w:color w:val="000000" w:themeColor="text1"/>
          <w:sz w:val="22"/>
          <w:szCs w:val="22"/>
        </w:rPr>
        <w:t>garantias.gt015_report_biyr9500</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737428" w:rsidRPr="00E07147" w14:paraId="23083089" w14:textId="77777777" w:rsidTr="00C57547">
        <w:trPr>
          <w:trHeight w:val="290"/>
        </w:trPr>
        <w:tc>
          <w:tcPr>
            <w:tcW w:w="1701" w:type="dxa"/>
            <w:shd w:val="clear" w:color="000000" w:fill="FF0000"/>
          </w:tcPr>
          <w:p w14:paraId="7F4E5527" w14:textId="77777777" w:rsidR="00737428" w:rsidRPr="00E07147" w:rsidRDefault="00737428"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7B25B505"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709E8AC2" w14:textId="77777777" w:rsidR="00737428" w:rsidRPr="00E07147" w:rsidRDefault="00737428"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0D3E1DC1"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no Data Lake</w:t>
            </w:r>
          </w:p>
        </w:tc>
      </w:tr>
      <w:tr w:rsidR="00737428" w:rsidRPr="00E07147" w14:paraId="31B220E2" w14:textId="77777777" w:rsidTr="00C57547">
        <w:trPr>
          <w:trHeight w:val="290"/>
        </w:trPr>
        <w:tc>
          <w:tcPr>
            <w:tcW w:w="1701" w:type="dxa"/>
          </w:tcPr>
          <w:p w14:paraId="0C3AACD2" w14:textId="77777777" w:rsidR="00737428" w:rsidRPr="00E07147" w:rsidRDefault="00737428"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204BED8" w14:textId="571A6447" w:rsidR="00737428" w:rsidRPr="00E07147" w:rsidRDefault="006C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4B1A340B" w14:textId="77777777" w:rsidR="00737428" w:rsidRPr="00E07147" w:rsidRDefault="00737428"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74B6017" w14:textId="68DB66B8" w:rsidR="00737428" w:rsidRPr="00E07147" w:rsidRDefault="006C592D" w:rsidP="00C57547">
            <w:pPr>
              <w:rPr>
                <w:rFonts w:cs="Calibri"/>
                <w:color w:val="000000"/>
                <w:sz w:val="18"/>
                <w:szCs w:val="18"/>
              </w:rPr>
            </w:pPr>
            <w:r w:rsidRPr="00E07147">
              <w:rPr>
                <w:rFonts w:cs="Calibri"/>
                <w:color w:val="000000"/>
                <w:sz w:val="18"/>
                <w:szCs w:val="18"/>
              </w:rPr>
              <w:t>gt018_rateio_aval</w:t>
            </w:r>
          </w:p>
        </w:tc>
      </w:tr>
      <w:tr w:rsidR="006C592D" w:rsidRPr="00E07147" w14:paraId="3F6E206C" w14:textId="77777777" w:rsidTr="00327F77">
        <w:trPr>
          <w:trHeight w:val="290"/>
        </w:trPr>
        <w:tc>
          <w:tcPr>
            <w:tcW w:w="1701" w:type="dxa"/>
          </w:tcPr>
          <w:p w14:paraId="19A43F5E" w14:textId="3F66BB64" w:rsidR="006C592D" w:rsidRPr="00E07147" w:rsidRDefault="006C592D" w:rsidP="006C592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D1FB4A4" w14:textId="4CF40334" w:rsidR="006C592D" w:rsidRPr="00E07147" w:rsidRDefault="006C592D" w:rsidP="006C592D">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5461D9F5" w14:textId="029DABDE" w:rsidR="006C592D" w:rsidRPr="00E07147" w:rsidRDefault="006C592D" w:rsidP="006C592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8F378CD" w14:textId="00D298E7" w:rsidR="006C592D" w:rsidRPr="00E07147" w:rsidRDefault="006C592D" w:rsidP="006C592D">
            <w:pPr>
              <w:rPr>
                <w:rFonts w:cs="Calibri"/>
                <w:color w:val="000000"/>
                <w:sz w:val="18"/>
                <w:szCs w:val="18"/>
              </w:rPr>
            </w:pPr>
            <w:r w:rsidRPr="00E07147">
              <w:rPr>
                <w:rFonts w:cs="Calibri"/>
                <w:color w:val="000000"/>
                <w:sz w:val="18"/>
                <w:szCs w:val="18"/>
              </w:rPr>
              <w:t>gt001_trz_rsp_gt</w:t>
            </w:r>
          </w:p>
        </w:tc>
      </w:tr>
      <w:tr w:rsidR="006E2635" w:rsidRPr="00E07147" w14:paraId="2957CB4F" w14:textId="77777777" w:rsidTr="00327F77">
        <w:trPr>
          <w:trHeight w:val="290"/>
        </w:trPr>
        <w:tc>
          <w:tcPr>
            <w:tcW w:w="1701" w:type="dxa"/>
          </w:tcPr>
          <w:p w14:paraId="7EDEA1CD" w14:textId="0A4F0E0E"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DF23C1F" w14:textId="185B703D" w:rsidR="006E2635" w:rsidRPr="00E07147" w:rsidRDefault="006E2635" w:rsidP="006E263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10F9347A" w14:textId="2273EA47"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35EDD2C" w14:textId="3427690D" w:rsidR="006E2635" w:rsidRPr="00E07147" w:rsidRDefault="006E2635" w:rsidP="006E2635">
            <w:pPr>
              <w:rPr>
                <w:rFonts w:cs="Calibri"/>
                <w:color w:val="000000"/>
                <w:sz w:val="18"/>
                <w:szCs w:val="18"/>
              </w:rPr>
            </w:pPr>
            <w:r w:rsidRPr="00E07147">
              <w:rPr>
                <w:rFonts w:cs="Calibri"/>
                <w:color w:val="000000"/>
                <w:sz w:val="18"/>
                <w:szCs w:val="18"/>
              </w:rPr>
              <w:t>gt002_grnt_prc</w:t>
            </w:r>
          </w:p>
        </w:tc>
      </w:tr>
      <w:tr w:rsidR="006E2635" w:rsidRPr="00E07147" w14:paraId="57125DC3" w14:textId="77777777" w:rsidTr="00327F77">
        <w:trPr>
          <w:trHeight w:val="290"/>
        </w:trPr>
        <w:tc>
          <w:tcPr>
            <w:tcW w:w="1701" w:type="dxa"/>
          </w:tcPr>
          <w:p w14:paraId="281F65E0" w14:textId="77E2A770" w:rsidR="006E2635" w:rsidRPr="00E07147" w:rsidRDefault="006E2635" w:rsidP="006E263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794037D" w14:textId="764058AD" w:rsidR="006E2635" w:rsidRPr="00E07147" w:rsidRDefault="006E2635" w:rsidP="006E263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6456A654" w14:textId="752A4C1B" w:rsidR="006E2635" w:rsidRPr="00E07147" w:rsidRDefault="006E2635" w:rsidP="006E263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B37CF23" w14:textId="320E53D3" w:rsidR="006E2635" w:rsidRPr="00E07147" w:rsidRDefault="006E2635" w:rsidP="006E2635">
            <w:pPr>
              <w:jc w:val="both"/>
              <w:rPr>
                <w:rFonts w:cs="Calibri"/>
                <w:sz w:val="18"/>
                <w:szCs w:val="18"/>
              </w:rPr>
            </w:pPr>
            <w:r w:rsidRPr="00E07147">
              <w:rPr>
                <w:rFonts w:cs="Calibri"/>
                <w:sz w:val="18"/>
                <w:szCs w:val="18"/>
              </w:rPr>
              <w:t>gt003_trz_gt_fin</w:t>
            </w:r>
          </w:p>
        </w:tc>
      </w:tr>
      <w:tr w:rsidR="006E2635" w:rsidRPr="00E07147" w14:paraId="742C343F" w14:textId="77777777" w:rsidTr="00327F77">
        <w:trPr>
          <w:trHeight w:val="290"/>
        </w:trPr>
        <w:tc>
          <w:tcPr>
            <w:tcW w:w="1701" w:type="dxa"/>
          </w:tcPr>
          <w:p w14:paraId="76A3D8FA" w14:textId="69C57E1A"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6C7F88B" w14:textId="74EDBCC7" w:rsidR="006E2635" w:rsidRPr="00E07147" w:rsidRDefault="006E2635" w:rsidP="006E263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0969A94" w14:textId="14E15CCA"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B4EE70" w14:textId="253699A5" w:rsidR="006E2635" w:rsidRPr="00E07147" w:rsidRDefault="006E2635" w:rsidP="006E2635">
            <w:pPr>
              <w:rPr>
                <w:rFonts w:cs="Calibri"/>
                <w:color w:val="000000"/>
                <w:sz w:val="18"/>
                <w:szCs w:val="18"/>
              </w:rPr>
            </w:pPr>
            <w:r>
              <w:rPr>
                <w:rFonts w:cs="Calibri"/>
                <w:color w:val="000000"/>
                <w:sz w:val="18"/>
                <w:szCs w:val="18"/>
              </w:rPr>
              <w:t>gt007_trz_gt_pes</w:t>
            </w:r>
          </w:p>
        </w:tc>
      </w:tr>
      <w:tr w:rsidR="006E2635" w:rsidRPr="00E07147" w14:paraId="2EA6DABC" w14:textId="77777777" w:rsidTr="00327F77">
        <w:trPr>
          <w:trHeight w:val="290"/>
        </w:trPr>
        <w:tc>
          <w:tcPr>
            <w:tcW w:w="1701" w:type="dxa"/>
          </w:tcPr>
          <w:p w14:paraId="2F4C3684" w14:textId="34365FFF"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9D42532" w14:textId="250D9188" w:rsidR="006E2635" w:rsidRPr="00E07147" w:rsidRDefault="006E2635" w:rsidP="006E2635">
            <w:pPr>
              <w:rPr>
                <w:rFonts w:cs="Calibri"/>
                <w:color w:val="000000"/>
                <w:sz w:val="18"/>
                <w:szCs w:val="18"/>
              </w:rPr>
            </w:pPr>
            <w:r>
              <w:rPr>
                <w:rFonts w:cs="Calibri"/>
                <w:color w:val="000000"/>
                <w:sz w:val="18"/>
                <w:szCs w:val="18"/>
              </w:rPr>
              <w:t>kt_chaves_gt</w:t>
            </w:r>
          </w:p>
        </w:tc>
        <w:tc>
          <w:tcPr>
            <w:tcW w:w="2041" w:type="dxa"/>
            <w:shd w:val="clear" w:color="auto" w:fill="auto"/>
            <w:noWrap/>
          </w:tcPr>
          <w:p w14:paraId="7AA3AE53" w14:textId="1494C45C"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463AB13" w14:textId="2A3DA882" w:rsidR="006E2635" w:rsidRPr="00E07147" w:rsidRDefault="006E2635" w:rsidP="006E2635">
            <w:pPr>
              <w:rPr>
                <w:rFonts w:cs="Calibri"/>
                <w:color w:val="000000"/>
                <w:sz w:val="18"/>
                <w:szCs w:val="18"/>
              </w:rPr>
            </w:pPr>
            <w:r>
              <w:rPr>
                <w:rFonts w:cs="Calibri"/>
                <w:color w:val="000000"/>
                <w:sz w:val="18"/>
                <w:szCs w:val="18"/>
              </w:rPr>
              <w:t>kt_chaves_gt</w:t>
            </w:r>
          </w:p>
        </w:tc>
      </w:tr>
      <w:tr w:rsidR="00316A98" w:rsidRPr="00E07147" w14:paraId="6CADA8F0" w14:textId="77777777" w:rsidTr="00327F77">
        <w:trPr>
          <w:trHeight w:val="290"/>
        </w:trPr>
        <w:tc>
          <w:tcPr>
            <w:tcW w:w="1701" w:type="dxa"/>
          </w:tcPr>
          <w:p w14:paraId="5EDD54F0" w14:textId="3761BB8C" w:rsidR="00316A98" w:rsidRPr="00E07147" w:rsidRDefault="00316A98" w:rsidP="00316A98">
            <w:pPr>
              <w:rPr>
                <w:rFonts w:cs="Calibri"/>
                <w:color w:val="000000"/>
                <w:sz w:val="18"/>
                <w:szCs w:val="18"/>
              </w:rPr>
            </w:pPr>
            <w:r w:rsidRPr="00316A98">
              <w:rPr>
                <w:rFonts w:cs="Calibri"/>
                <w:color w:val="000000"/>
                <w:sz w:val="18"/>
                <w:szCs w:val="18"/>
              </w:rPr>
              <w:t>Estruturais (APMT0100050994)</w:t>
            </w:r>
          </w:p>
        </w:tc>
        <w:tc>
          <w:tcPr>
            <w:tcW w:w="3288" w:type="dxa"/>
            <w:shd w:val="clear" w:color="auto" w:fill="auto"/>
            <w:noWrap/>
          </w:tcPr>
          <w:p w14:paraId="6C10655C" w14:textId="49929345" w:rsidR="00316A98" w:rsidRPr="00E07147" w:rsidRDefault="00316A98" w:rsidP="00316A98">
            <w:pPr>
              <w:rPr>
                <w:rFonts w:cs="Calibri"/>
                <w:color w:val="000000"/>
                <w:sz w:val="18"/>
                <w:szCs w:val="18"/>
              </w:rPr>
            </w:pPr>
            <w:r>
              <w:rPr>
                <w:rFonts w:cs="Calibri"/>
                <w:color w:val="000000"/>
                <w:sz w:val="18"/>
                <w:szCs w:val="18"/>
              </w:rPr>
              <w:t>tat91_tabelas</w:t>
            </w:r>
          </w:p>
        </w:tc>
        <w:tc>
          <w:tcPr>
            <w:tcW w:w="2041" w:type="dxa"/>
            <w:shd w:val="clear" w:color="auto" w:fill="auto"/>
            <w:noWrap/>
          </w:tcPr>
          <w:p w14:paraId="4C0D6305" w14:textId="0B7B4A7C" w:rsidR="00316A98" w:rsidRPr="00E07147" w:rsidRDefault="00316A98" w:rsidP="00316A98">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389CA689" w14:textId="576C1C56" w:rsidR="00316A98" w:rsidRPr="00E07147" w:rsidRDefault="00316A98" w:rsidP="00316A98">
            <w:pPr>
              <w:rPr>
                <w:rFonts w:cs="Calibri"/>
                <w:color w:val="000000"/>
                <w:sz w:val="18"/>
                <w:szCs w:val="18"/>
              </w:rPr>
            </w:pPr>
            <w:r>
              <w:rPr>
                <w:rFonts w:cs="Calibri"/>
                <w:color w:val="000000"/>
                <w:sz w:val="18"/>
                <w:szCs w:val="18"/>
              </w:rPr>
              <w:t>tat91_tabelas</w:t>
            </w:r>
          </w:p>
        </w:tc>
      </w:tr>
      <w:tr w:rsidR="00316A98" w:rsidRPr="00E07147" w14:paraId="56E525F4" w14:textId="77777777" w:rsidTr="00327F77">
        <w:trPr>
          <w:trHeight w:val="290"/>
        </w:trPr>
        <w:tc>
          <w:tcPr>
            <w:tcW w:w="1701" w:type="dxa"/>
          </w:tcPr>
          <w:p w14:paraId="5D36F0DA" w14:textId="0000A519" w:rsidR="00316A98" w:rsidRPr="00E07147" w:rsidRDefault="00316A98" w:rsidP="00316A98">
            <w:pPr>
              <w:rPr>
                <w:rFonts w:cs="Calibri"/>
                <w:color w:val="000000"/>
                <w:sz w:val="18"/>
                <w:szCs w:val="18"/>
              </w:rPr>
            </w:pPr>
            <w:r w:rsidRPr="00316A98">
              <w:rPr>
                <w:rFonts w:cs="Calibri"/>
                <w:color w:val="000000"/>
                <w:sz w:val="18"/>
                <w:szCs w:val="18"/>
              </w:rPr>
              <w:t>BDP (APMT0100020556)</w:t>
            </w:r>
          </w:p>
        </w:tc>
        <w:tc>
          <w:tcPr>
            <w:tcW w:w="3288" w:type="dxa"/>
            <w:shd w:val="clear" w:color="auto" w:fill="auto"/>
            <w:noWrap/>
          </w:tcPr>
          <w:p w14:paraId="1FC2CA2B" w14:textId="469B5D68" w:rsidR="00316A98" w:rsidRPr="00E07147" w:rsidRDefault="00316A98" w:rsidP="00316A98">
            <w:pPr>
              <w:rPr>
                <w:rFonts w:cs="Calibri"/>
                <w:color w:val="000000"/>
                <w:sz w:val="18"/>
                <w:szCs w:val="18"/>
              </w:rPr>
            </w:pPr>
            <w:r w:rsidRPr="00E07147">
              <w:rPr>
                <w:rFonts w:cs="Calibri"/>
                <w:color w:val="000000"/>
                <w:sz w:val="18"/>
                <w:szCs w:val="18"/>
              </w:rPr>
              <w:t>clt18_ctacli</w:t>
            </w:r>
          </w:p>
        </w:tc>
        <w:tc>
          <w:tcPr>
            <w:tcW w:w="2041" w:type="dxa"/>
            <w:shd w:val="clear" w:color="auto" w:fill="auto"/>
            <w:noWrap/>
          </w:tcPr>
          <w:p w14:paraId="0ED2877A" w14:textId="2341EE9D" w:rsidR="00316A98" w:rsidRPr="00E07147" w:rsidRDefault="00316A98" w:rsidP="00316A98">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3DA3FB1C" w14:textId="2DDA9515" w:rsidR="00316A98" w:rsidRPr="00E07147" w:rsidRDefault="00316A98" w:rsidP="00316A98">
            <w:pPr>
              <w:rPr>
                <w:rFonts w:cs="Calibri"/>
                <w:color w:val="000000"/>
                <w:sz w:val="18"/>
                <w:szCs w:val="18"/>
              </w:rPr>
            </w:pPr>
            <w:r w:rsidRPr="00E07147">
              <w:rPr>
                <w:rFonts w:cs="Calibri"/>
                <w:color w:val="000000"/>
                <w:sz w:val="18"/>
                <w:szCs w:val="18"/>
              </w:rPr>
              <w:t>clt18_ctacli</w:t>
            </w:r>
          </w:p>
        </w:tc>
      </w:tr>
      <w:tr w:rsidR="00316A98" w:rsidRPr="00E07147" w14:paraId="0DB45A13" w14:textId="77777777" w:rsidTr="00327F77">
        <w:trPr>
          <w:trHeight w:val="290"/>
        </w:trPr>
        <w:tc>
          <w:tcPr>
            <w:tcW w:w="1701" w:type="dxa"/>
          </w:tcPr>
          <w:p w14:paraId="2FEDF81B" w14:textId="2443209A" w:rsidR="00316A98" w:rsidRPr="00E07147" w:rsidRDefault="00316A98" w:rsidP="00316A98">
            <w:pPr>
              <w:rPr>
                <w:rFonts w:cs="Calibri"/>
                <w:color w:val="000000"/>
                <w:sz w:val="18"/>
                <w:szCs w:val="18"/>
              </w:rPr>
            </w:pPr>
            <w:r w:rsidRPr="00316A98">
              <w:rPr>
                <w:rFonts w:cs="Calibri"/>
                <w:color w:val="000000"/>
                <w:sz w:val="18"/>
                <w:szCs w:val="18"/>
              </w:rPr>
              <w:t>Títulos (APMT0100022484)</w:t>
            </w:r>
          </w:p>
        </w:tc>
        <w:tc>
          <w:tcPr>
            <w:tcW w:w="3288" w:type="dxa"/>
            <w:shd w:val="clear" w:color="auto" w:fill="auto"/>
            <w:noWrap/>
          </w:tcPr>
          <w:p w14:paraId="5753DDF4" w14:textId="526A1CC6" w:rsidR="00316A98" w:rsidRPr="00E07147" w:rsidRDefault="00316A98" w:rsidP="00316A98">
            <w:pPr>
              <w:rPr>
                <w:rFonts w:cs="Calibri"/>
                <w:color w:val="000000"/>
                <w:sz w:val="18"/>
                <w:szCs w:val="18"/>
              </w:rPr>
            </w:pPr>
            <w:r w:rsidRPr="00E07147">
              <w:rPr>
                <w:rFonts w:cs="Calibri"/>
                <w:sz w:val="18"/>
                <w:szCs w:val="18"/>
              </w:rPr>
              <w:t>ttt35_titlgru</w:t>
            </w:r>
          </w:p>
        </w:tc>
        <w:tc>
          <w:tcPr>
            <w:tcW w:w="2041" w:type="dxa"/>
            <w:shd w:val="clear" w:color="auto" w:fill="auto"/>
            <w:noWrap/>
          </w:tcPr>
          <w:p w14:paraId="4776B1AE" w14:textId="111B1572" w:rsidR="00316A98" w:rsidRPr="00E07147" w:rsidRDefault="00316A98" w:rsidP="00316A98">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2F8B4A76" w14:textId="5E5C2DED" w:rsidR="00316A98" w:rsidRPr="00E07147" w:rsidRDefault="00316A98" w:rsidP="00316A98">
            <w:pPr>
              <w:rPr>
                <w:rFonts w:cs="Calibri"/>
                <w:sz w:val="18"/>
                <w:szCs w:val="18"/>
              </w:rPr>
            </w:pPr>
            <w:r w:rsidRPr="00E07147">
              <w:rPr>
                <w:rFonts w:cs="Calibri"/>
                <w:sz w:val="18"/>
                <w:szCs w:val="18"/>
              </w:rPr>
              <w:t>ttt35_titlgru</w:t>
            </w:r>
          </w:p>
        </w:tc>
      </w:tr>
      <w:tr w:rsidR="00316A98" w:rsidRPr="00E07147" w14:paraId="3F17A557" w14:textId="77777777" w:rsidTr="00327F77">
        <w:trPr>
          <w:trHeight w:val="290"/>
        </w:trPr>
        <w:tc>
          <w:tcPr>
            <w:tcW w:w="1701" w:type="dxa"/>
          </w:tcPr>
          <w:p w14:paraId="5AF05023" w14:textId="2217ECDC" w:rsidR="00316A98" w:rsidRPr="00E07147" w:rsidRDefault="00316A98" w:rsidP="00316A98">
            <w:pPr>
              <w:rPr>
                <w:rFonts w:cs="Calibri"/>
                <w:color w:val="000000"/>
                <w:sz w:val="18"/>
                <w:szCs w:val="18"/>
              </w:rPr>
            </w:pPr>
            <w:r w:rsidRPr="00316A98">
              <w:rPr>
                <w:rFonts w:cs="Calibri"/>
                <w:color w:val="000000"/>
                <w:sz w:val="18"/>
                <w:szCs w:val="18"/>
              </w:rPr>
              <w:t>Fundos (APMT0100021345)</w:t>
            </w:r>
          </w:p>
        </w:tc>
        <w:tc>
          <w:tcPr>
            <w:tcW w:w="3288" w:type="dxa"/>
            <w:shd w:val="clear" w:color="auto" w:fill="auto"/>
            <w:noWrap/>
          </w:tcPr>
          <w:p w14:paraId="503F2242" w14:textId="4BDEC3FA" w:rsidR="00316A98" w:rsidRPr="00E07147" w:rsidRDefault="00316A98" w:rsidP="00316A98">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21122C20" w14:textId="7D48E8FC" w:rsidR="00316A98" w:rsidRPr="00E07147" w:rsidRDefault="00316A98" w:rsidP="00316A98">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1337B8D" w14:textId="25087F0F" w:rsidR="00316A98" w:rsidRPr="00E07147" w:rsidRDefault="00316A98" w:rsidP="00316A98">
            <w:pPr>
              <w:rPr>
                <w:rFonts w:cs="Calibri"/>
                <w:color w:val="000000"/>
                <w:sz w:val="18"/>
                <w:szCs w:val="18"/>
              </w:rPr>
            </w:pPr>
            <w:r w:rsidRPr="00E07147">
              <w:rPr>
                <w:rFonts w:cs="Calibri"/>
                <w:color w:val="000000"/>
                <w:sz w:val="18"/>
                <w:szCs w:val="18"/>
              </w:rPr>
              <w:t>fut02_contasfu</w:t>
            </w:r>
          </w:p>
        </w:tc>
      </w:tr>
      <w:tr w:rsidR="00316A98" w:rsidRPr="00E07147" w14:paraId="64E308E3" w14:textId="77777777" w:rsidTr="00327F77">
        <w:trPr>
          <w:trHeight w:val="290"/>
        </w:trPr>
        <w:tc>
          <w:tcPr>
            <w:tcW w:w="1701" w:type="dxa"/>
          </w:tcPr>
          <w:p w14:paraId="5BA1926C" w14:textId="437BF5A9" w:rsidR="00316A98" w:rsidRPr="00E07147" w:rsidRDefault="00316A98" w:rsidP="00316A98">
            <w:pPr>
              <w:rPr>
                <w:rFonts w:cs="Calibri"/>
                <w:color w:val="000000"/>
                <w:sz w:val="18"/>
                <w:szCs w:val="18"/>
              </w:rPr>
            </w:pPr>
            <w:r w:rsidRPr="00316A98">
              <w:rPr>
                <w:rFonts w:cs="Calibri"/>
                <w:color w:val="000000"/>
                <w:sz w:val="18"/>
                <w:szCs w:val="18"/>
              </w:rPr>
              <w:t>Estruturais (APMT0100050994)</w:t>
            </w:r>
          </w:p>
        </w:tc>
        <w:tc>
          <w:tcPr>
            <w:tcW w:w="3288" w:type="dxa"/>
            <w:shd w:val="clear" w:color="auto" w:fill="auto"/>
            <w:noWrap/>
          </w:tcPr>
          <w:p w14:paraId="607B2115" w14:textId="3C1124D0" w:rsidR="00316A98" w:rsidRPr="00E07147" w:rsidRDefault="00316A98" w:rsidP="00316A98">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6EB11963" w14:textId="10E27D26" w:rsidR="00316A98" w:rsidRPr="00E07147" w:rsidRDefault="00316A98" w:rsidP="00316A98">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B27E759" w14:textId="43A85DA5" w:rsidR="00316A98" w:rsidRPr="00E07147" w:rsidRDefault="00316A98" w:rsidP="00316A98">
            <w:pPr>
              <w:rPr>
                <w:rFonts w:cs="Calibri"/>
                <w:color w:val="000000"/>
                <w:sz w:val="18"/>
                <w:szCs w:val="18"/>
              </w:rPr>
            </w:pPr>
            <w:r w:rsidRPr="00E07147">
              <w:rPr>
                <w:rFonts w:cs="Calibri"/>
                <w:color w:val="000000"/>
                <w:sz w:val="18"/>
                <w:szCs w:val="18"/>
              </w:rPr>
              <w:t>cat34_fuparam</w:t>
            </w:r>
          </w:p>
        </w:tc>
      </w:tr>
    </w:tbl>
    <w:p w14:paraId="272B553F" w14:textId="77777777" w:rsidR="00737428" w:rsidRPr="00E07147" w:rsidRDefault="00737428">
      <w:pPr>
        <w:rPr>
          <w:rFonts w:cs="Calibri"/>
        </w:rPr>
        <w:sectPr w:rsidR="00737428" w:rsidRPr="00E07147" w:rsidSect="00B060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pPr>
    </w:p>
    <w:p w14:paraId="56B38A26" w14:textId="7D384B60" w:rsidR="000305A8" w:rsidRPr="000305A8" w:rsidRDefault="008532AF" w:rsidP="00720567">
      <w:pPr>
        <w:pStyle w:val="Heading5"/>
      </w:pPr>
      <w:bookmarkStart w:id="27" w:name="_Toc163902249"/>
      <w:bookmarkStart w:id="28" w:name="_Toc168671617"/>
      <w:r w:rsidRPr="00E07147">
        <w:lastRenderedPageBreak/>
        <w:t>Detalhe dos Campos</w:t>
      </w:r>
      <w:bookmarkEnd w:id="27"/>
      <w:bookmarkEnd w:id="28"/>
    </w:p>
    <w:p w14:paraId="01ED2E97" w14:textId="31252470" w:rsidR="000305A8" w:rsidRPr="000305A8" w:rsidRDefault="000305A8" w:rsidP="000305A8">
      <w:pPr>
        <w:pStyle w:val="Caption"/>
        <w:keepNext/>
        <w:jc w:val="center"/>
        <w:rPr>
          <w:rFonts w:cs="Calibri"/>
          <w:b/>
          <w:color w:val="000000" w:themeColor="text1"/>
          <w:sz w:val="22"/>
          <w:szCs w:val="22"/>
        </w:rPr>
      </w:pPr>
      <w:bookmarkStart w:id="29" w:name="_Toc168413841"/>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C8031D">
        <w:rPr>
          <w:rFonts w:cs="Calibri"/>
          <w:b/>
          <w:noProof/>
          <w:color w:val="000000" w:themeColor="text1"/>
          <w:sz w:val="22"/>
          <w:szCs w:val="22"/>
        </w:rPr>
        <w:t>3</w:t>
      </w:r>
      <w:r w:rsidRPr="000305A8">
        <w:rPr>
          <w:rFonts w:cs="Calibri"/>
          <w:b/>
          <w:color w:val="000000" w:themeColor="text1"/>
          <w:sz w:val="22"/>
          <w:szCs w:val="22"/>
        </w:rPr>
        <w:fldChar w:fldCharType="end"/>
      </w:r>
      <w:r w:rsidRPr="000305A8">
        <w:rPr>
          <w:rFonts w:cs="Calibri"/>
          <w:b/>
          <w:color w:val="000000" w:themeColor="text1"/>
          <w:sz w:val="22"/>
          <w:szCs w:val="22"/>
        </w:rPr>
        <w:t>: Detalhe dos campos da cd.garantias.gt015_report_biyr9500</w:t>
      </w:r>
      <w:bookmarkEnd w:id="29"/>
    </w:p>
    <w:tbl>
      <w:tblPr>
        <w:tblW w:w="14031" w:type="dxa"/>
        <w:tblInd w:w="-75" w:type="dxa"/>
        <w:tblLayout w:type="fixed"/>
        <w:tblCellMar>
          <w:left w:w="70" w:type="dxa"/>
          <w:right w:w="70" w:type="dxa"/>
        </w:tblCellMar>
        <w:tblLook w:val="04A0" w:firstRow="1" w:lastRow="0" w:firstColumn="1" w:lastColumn="0" w:noHBand="0" w:noVBand="1"/>
      </w:tblPr>
      <w:tblGrid>
        <w:gridCol w:w="1984"/>
        <w:gridCol w:w="10630"/>
        <w:gridCol w:w="1417"/>
      </w:tblGrid>
      <w:tr w:rsidR="00EC50E7" w:rsidRPr="00335137" w14:paraId="6F6D1982" w14:textId="310A6D51" w:rsidTr="00EC50E7">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64CBCAE4" w14:textId="384EAE08" w:rsidR="00EC50E7" w:rsidRPr="00335137" w:rsidRDefault="00D17FC3" w:rsidP="00083AA4">
            <w:pPr>
              <w:rPr>
                <w:rFonts w:cs="Calibri"/>
                <w:b/>
                <w:bCs/>
                <w:color w:val="FFFFFF"/>
                <w:sz w:val="18"/>
                <w:szCs w:val="18"/>
              </w:rPr>
            </w:pPr>
            <w:r>
              <w:rPr>
                <w:rFonts w:cs="Calibri"/>
                <w:b/>
                <w:bCs/>
                <w:color w:val="FFFFFF"/>
                <w:sz w:val="18"/>
                <w:szCs w:val="18"/>
              </w:rPr>
              <w:t>Campos</w:t>
            </w:r>
            <w:r w:rsidR="00EC50E7" w:rsidRPr="00335137">
              <w:rPr>
                <w:rFonts w:cs="Calibri"/>
                <w:b/>
                <w:bCs/>
                <w:color w:val="FFFFFF"/>
                <w:sz w:val="18"/>
                <w:szCs w:val="18"/>
              </w:rPr>
              <w:t xml:space="preserve"> da tabela</w:t>
            </w:r>
          </w:p>
          <w:p w14:paraId="2786B2D6" w14:textId="1081F61F" w:rsidR="00EC50E7" w:rsidRPr="00335137" w:rsidRDefault="00EC50E7" w:rsidP="00083AA4">
            <w:pPr>
              <w:rPr>
                <w:rFonts w:cs="Calibri"/>
                <w:b/>
                <w:bCs/>
                <w:color w:val="FFFFFF"/>
                <w:sz w:val="18"/>
                <w:szCs w:val="18"/>
              </w:rPr>
            </w:pPr>
            <w:r w:rsidRPr="00335137">
              <w:rPr>
                <w:rFonts w:cs="Calibri"/>
                <w:b/>
                <w:bCs/>
                <w:color w:val="FFFFFF"/>
                <w:sz w:val="18"/>
                <w:szCs w:val="18"/>
              </w:rPr>
              <w:t>gt015_report_biyr9500</w:t>
            </w:r>
          </w:p>
        </w:tc>
        <w:tc>
          <w:tcPr>
            <w:tcW w:w="10630" w:type="dxa"/>
            <w:tcBorders>
              <w:top w:val="single" w:sz="4" w:space="0" w:color="auto"/>
              <w:left w:val="nil"/>
              <w:bottom w:val="single" w:sz="4" w:space="0" w:color="auto"/>
              <w:right w:val="single" w:sz="4" w:space="0" w:color="auto"/>
            </w:tcBorders>
            <w:shd w:val="clear" w:color="000000" w:fill="FF0000"/>
            <w:noWrap/>
            <w:hideMark/>
          </w:tcPr>
          <w:p w14:paraId="758786BE" w14:textId="77777777" w:rsidR="00EC50E7" w:rsidRPr="00335137" w:rsidRDefault="00EC50E7" w:rsidP="00083AA4">
            <w:pPr>
              <w:rPr>
                <w:rFonts w:cs="Calibri"/>
                <w:b/>
                <w:bCs/>
                <w:color w:val="FFFFFF"/>
                <w:sz w:val="18"/>
                <w:szCs w:val="18"/>
              </w:rPr>
            </w:pPr>
            <w:r w:rsidRPr="00335137">
              <w:rPr>
                <w:rFonts w:cs="Calibri"/>
                <w:b/>
                <w:bCs/>
                <w:color w:val="FFFFFF"/>
                <w:sz w:val="18"/>
                <w:szCs w:val="18"/>
              </w:rPr>
              <w:t>Significado do campo</w:t>
            </w:r>
          </w:p>
        </w:tc>
        <w:tc>
          <w:tcPr>
            <w:tcW w:w="1417" w:type="dxa"/>
            <w:tcBorders>
              <w:top w:val="single" w:sz="4" w:space="0" w:color="auto"/>
              <w:left w:val="nil"/>
              <w:bottom w:val="single" w:sz="4" w:space="0" w:color="auto"/>
              <w:right w:val="single" w:sz="4" w:space="0" w:color="auto"/>
            </w:tcBorders>
            <w:shd w:val="clear" w:color="000000" w:fill="FF0000"/>
            <w:noWrap/>
            <w:hideMark/>
          </w:tcPr>
          <w:p w14:paraId="6B492068" w14:textId="77777777" w:rsidR="00EC50E7" w:rsidRPr="00335137" w:rsidRDefault="00EC50E7" w:rsidP="00083AA4">
            <w:pPr>
              <w:rPr>
                <w:rFonts w:cs="Calibri"/>
                <w:b/>
                <w:bCs/>
                <w:color w:val="FFFFFF"/>
                <w:sz w:val="18"/>
                <w:szCs w:val="18"/>
              </w:rPr>
            </w:pPr>
            <w:r w:rsidRPr="00335137">
              <w:rPr>
                <w:rFonts w:cs="Calibri"/>
                <w:b/>
                <w:bCs/>
                <w:color w:val="FFFFFF"/>
                <w:sz w:val="18"/>
                <w:szCs w:val="18"/>
              </w:rPr>
              <w:t>Formato</w:t>
            </w:r>
          </w:p>
        </w:tc>
      </w:tr>
      <w:tr w:rsidR="00EC50E7" w:rsidRPr="00542255" w14:paraId="0188CF76" w14:textId="181E6933"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7788770" w14:textId="77777777" w:rsidR="00EC50E7" w:rsidRPr="00335137" w:rsidRDefault="00EC50E7" w:rsidP="00083AA4">
            <w:pPr>
              <w:rPr>
                <w:rFonts w:cs="Calibri"/>
                <w:color w:val="000000"/>
                <w:sz w:val="18"/>
                <w:szCs w:val="18"/>
              </w:rPr>
            </w:pPr>
            <w:r w:rsidRPr="00335137">
              <w:rPr>
                <w:rFonts w:cs="Calibri"/>
                <w:color w:val="000000"/>
                <w:sz w:val="18"/>
                <w:szCs w:val="18"/>
              </w:rPr>
              <w:t>tipologia</w:t>
            </w:r>
          </w:p>
        </w:tc>
        <w:tc>
          <w:tcPr>
            <w:tcW w:w="10630" w:type="dxa"/>
            <w:tcBorders>
              <w:top w:val="nil"/>
              <w:left w:val="nil"/>
              <w:bottom w:val="single" w:sz="4" w:space="0" w:color="auto"/>
              <w:right w:val="single" w:sz="4" w:space="0" w:color="auto"/>
            </w:tcBorders>
            <w:shd w:val="clear" w:color="auto" w:fill="auto"/>
            <w:noWrap/>
            <w:hideMark/>
          </w:tcPr>
          <w:p w14:paraId="5047416C" w14:textId="57D26B11" w:rsidR="00EC50E7" w:rsidRPr="00CD3F80" w:rsidRDefault="00EC50E7" w:rsidP="00083AA4">
            <w:pPr>
              <w:rPr>
                <w:rFonts w:cs="Calibri"/>
                <w:color w:val="000000"/>
                <w:sz w:val="18"/>
                <w:szCs w:val="18"/>
              </w:rPr>
            </w:pPr>
            <w:r w:rsidRPr="00CD3F80">
              <w:rPr>
                <w:rFonts w:cs="Calibri"/>
                <w:color w:val="000000"/>
                <w:sz w:val="18"/>
                <w:szCs w:val="18"/>
              </w:rPr>
              <w:t>Código que identifica a tipologia de garantia:</w:t>
            </w:r>
          </w:p>
          <w:p w14:paraId="72FE1464" w14:textId="09271423" w:rsidR="00EC50E7" w:rsidRDefault="00EC50E7" w:rsidP="007B2A63">
            <w:pPr>
              <w:pStyle w:val="ListParagraph"/>
              <w:numPr>
                <w:ilvl w:val="0"/>
                <w:numId w:val="17"/>
              </w:numPr>
              <w:rPr>
                <w:rFonts w:cs="Calibri"/>
                <w:color w:val="000000"/>
                <w:sz w:val="18"/>
                <w:szCs w:val="18"/>
              </w:rPr>
            </w:pPr>
            <w:r>
              <w:rPr>
                <w:rFonts w:cs="Calibri"/>
                <w:color w:val="000000"/>
                <w:sz w:val="18"/>
                <w:szCs w:val="18"/>
              </w:rPr>
              <w:t>Esta tabela de interface inc</w:t>
            </w:r>
            <w:r w:rsidRPr="00335137">
              <w:rPr>
                <w:rFonts w:cs="Calibri"/>
                <w:color w:val="000000"/>
                <w:sz w:val="18"/>
                <w:szCs w:val="18"/>
              </w:rPr>
              <w:t xml:space="preserve">lui </w:t>
            </w:r>
            <w:r>
              <w:rPr>
                <w:rFonts w:cs="Calibri"/>
                <w:color w:val="000000"/>
                <w:sz w:val="18"/>
                <w:szCs w:val="18"/>
              </w:rPr>
              <w:t xml:space="preserve">processos/cauções de </w:t>
            </w:r>
            <w:r w:rsidRPr="00335137">
              <w:rPr>
                <w:rFonts w:cs="Calibri"/>
                <w:color w:val="000000"/>
                <w:sz w:val="18"/>
                <w:szCs w:val="18"/>
              </w:rPr>
              <w:t>garantias reais e pessoais. As garantias reais podem ser financeiras ou imobiliárias e são identificadas pelo código ‘FIN’ e ‘IMO’, respetivamente. Por sua vez, as garantias pessoais são identificadas pelo código ‘PES’.</w:t>
            </w:r>
          </w:p>
          <w:p w14:paraId="75F0AD39" w14:textId="15D36BAD" w:rsidR="00EC50E7" w:rsidRPr="00335137" w:rsidRDefault="00EC50E7" w:rsidP="007B2A63">
            <w:pPr>
              <w:pStyle w:val="ListParagraph"/>
              <w:numPr>
                <w:ilvl w:val="0"/>
                <w:numId w:val="17"/>
              </w:numPr>
              <w:rPr>
                <w:rFonts w:cs="Calibri"/>
                <w:color w:val="000000"/>
                <w:sz w:val="18"/>
                <w:szCs w:val="18"/>
              </w:rPr>
            </w:pPr>
            <w:r>
              <w:rPr>
                <w:rFonts w:cs="Calibri"/>
                <w:color w:val="000000"/>
                <w:sz w:val="18"/>
                <w:szCs w:val="18"/>
              </w:rPr>
              <w:t xml:space="preserve">Este campo é diretamente aprovisionado através do campo ‘tipologia’ da tabela </w:t>
            </w: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D32663C" w14:textId="3BE5BD76" w:rsidR="00EC50E7" w:rsidRPr="00335137" w:rsidRDefault="00EC50E7" w:rsidP="00083AA4">
            <w:pPr>
              <w:rPr>
                <w:rFonts w:cs="Calibri"/>
                <w:color w:val="000000"/>
                <w:sz w:val="18"/>
                <w:szCs w:val="18"/>
              </w:rPr>
            </w:pPr>
            <w:r w:rsidRPr="00CD3F80">
              <w:rPr>
                <w:rFonts w:cs="Calibri"/>
                <w:color w:val="000000"/>
                <w:sz w:val="18"/>
                <w:szCs w:val="18"/>
              </w:rPr>
              <w:t>String</w:t>
            </w:r>
          </w:p>
        </w:tc>
      </w:tr>
      <w:tr w:rsidR="00EC50E7" w:rsidRPr="00335137" w14:paraId="1B20E482" w14:textId="716AB56E"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88B962A" w14:textId="77777777" w:rsidR="00EC50E7" w:rsidRPr="00335137" w:rsidRDefault="00EC50E7" w:rsidP="00083AA4">
            <w:pPr>
              <w:rPr>
                <w:rFonts w:cs="Calibri"/>
                <w:color w:val="000000"/>
                <w:sz w:val="18"/>
                <w:szCs w:val="18"/>
              </w:rPr>
            </w:pPr>
            <w:r w:rsidRPr="00335137">
              <w:rPr>
                <w:rFonts w:cs="Calibri"/>
                <w:color w:val="000000"/>
                <w:sz w:val="18"/>
                <w:szCs w:val="18"/>
              </w:rPr>
              <w:t>origem</w:t>
            </w:r>
          </w:p>
        </w:tc>
        <w:tc>
          <w:tcPr>
            <w:tcW w:w="10630" w:type="dxa"/>
            <w:tcBorders>
              <w:top w:val="nil"/>
              <w:left w:val="nil"/>
              <w:bottom w:val="single" w:sz="4" w:space="0" w:color="auto"/>
              <w:right w:val="single" w:sz="4" w:space="0" w:color="auto"/>
            </w:tcBorders>
            <w:shd w:val="clear" w:color="auto" w:fill="auto"/>
            <w:noWrap/>
            <w:hideMark/>
          </w:tcPr>
          <w:p w14:paraId="58D5F4E6" w14:textId="77777777" w:rsidR="00EC50E7" w:rsidRPr="00CD3F80" w:rsidRDefault="00EC50E7" w:rsidP="00083AA4">
            <w:pPr>
              <w:rPr>
                <w:color w:val="000000"/>
                <w:sz w:val="18"/>
                <w:szCs w:val="18"/>
              </w:rPr>
            </w:pPr>
            <w:r w:rsidRPr="00CD3F80">
              <w:rPr>
                <w:color w:val="000000"/>
                <w:sz w:val="18"/>
                <w:szCs w:val="18"/>
              </w:rPr>
              <w:t>Código ID sistema origem da garantia:</w:t>
            </w:r>
          </w:p>
          <w:p w14:paraId="232113D1" w14:textId="77777777" w:rsidR="00EC50E7" w:rsidRPr="00CD3F80" w:rsidRDefault="00EC50E7" w:rsidP="007B2A63">
            <w:pPr>
              <w:pStyle w:val="ListParagraph"/>
              <w:numPr>
                <w:ilvl w:val="0"/>
                <w:numId w:val="8"/>
              </w:numPr>
              <w:rPr>
                <w:color w:val="000000"/>
                <w:sz w:val="18"/>
                <w:szCs w:val="18"/>
              </w:rPr>
            </w:pPr>
            <w:r w:rsidRPr="00CD3F80">
              <w:rPr>
                <w:color w:val="000000"/>
                <w:sz w:val="18"/>
                <w:szCs w:val="18"/>
              </w:rPr>
              <w:t xml:space="preserve">Campo que indica a aplicação de origem do registo. </w:t>
            </w:r>
          </w:p>
          <w:p w14:paraId="1457C2F9" w14:textId="77777777" w:rsidR="00EC50E7" w:rsidRPr="007D3B0E" w:rsidRDefault="00EC50E7" w:rsidP="007B2A63">
            <w:pPr>
              <w:pStyle w:val="ListParagraph"/>
              <w:numPr>
                <w:ilvl w:val="0"/>
                <w:numId w:val="8"/>
              </w:numPr>
              <w:rPr>
                <w:rFonts w:cs="Calibri"/>
                <w:color w:val="000000"/>
                <w:sz w:val="18"/>
                <w:szCs w:val="18"/>
              </w:rPr>
            </w:pPr>
            <w:r>
              <w:rPr>
                <w:color w:val="000000"/>
                <w:sz w:val="18"/>
                <w:szCs w:val="18"/>
              </w:rPr>
              <w:t>Tal como o universo do MUG, esta tabela de interface</w:t>
            </w:r>
            <w:r w:rsidRPr="00335137">
              <w:rPr>
                <w:color w:val="000000"/>
                <w:sz w:val="18"/>
                <w:szCs w:val="18"/>
              </w:rPr>
              <w:t xml:space="preserve"> contempla registos das origens: CS, GP, Leasing (provenientes da aplicação Lease</w:t>
            </w:r>
            <w:r>
              <w:rPr>
                <w:color w:val="000000"/>
                <w:sz w:val="18"/>
                <w:szCs w:val="18"/>
              </w:rPr>
              <w:t xml:space="preserve"> e identificados com ‘LEA’</w:t>
            </w:r>
            <w:r w:rsidRPr="00335137">
              <w:rPr>
                <w:color w:val="000000"/>
                <w:sz w:val="18"/>
                <w:szCs w:val="18"/>
              </w:rPr>
              <w:t>), Factoring (provenientes da aplicação EuroFac</w:t>
            </w:r>
            <w:r>
              <w:rPr>
                <w:color w:val="000000"/>
                <w:sz w:val="18"/>
                <w:szCs w:val="18"/>
              </w:rPr>
              <w:t xml:space="preserve"> e identificados com ‘FAC’</w:t>
            </w:r>
            <w:r w:rsidRPr="00335137">
              <w:rPr>
                <w:color w:val="000000"/>
                <w:sz w:val="18"/>
                <w:szCs w:val="18"/>
              </w:rPr>
              <w:t>), Efeitos, EP (provenientes da aplicação de Contratos/Intervenientes) e Partenon (provenientes da aplicação de Contratos/Intervenientes).</w:t>
            </w:r>
          </w:p>
          <w:p w14:paraId="1E0CC139" w14:textId="0535AAB4" w:rsidR="00EC50E7" w:rsidRPr="00335137" w:rsidRDefault="00EC50E7" w:rsidP="007B2A63">
            <w:pPr>
              <w:pStyle w:val="ListParagraph"/>
              <w:numPr>
                <w:ilvl w:val="0"/>
                <w:numId w:val="8"/>
              </w:numPr>
              <w:rPr>
                <w:rFonts w:cs="Calibri"/>
                <w:color w:val="000000"/>
                <w:sz w:val="18"/>
                <w:szCs w:val="18"/>
              </w:rPr>
            </w:pPr>
            <w:r>
              <w:rPr>
                <w:rFonts w:cs="Calibri"/>
                <w:color w:val="000000"/>
                <w:sz w:val="18"/>
                <w:szCs w:val="18"/>
              </w:rPr>
              <w:t xml:space="preserve">Este campo é diretamente aprovisionado através do campo ‘origem’ da tabela </w:t>
            </w: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6A5D5F60" w14:textId="7ECF20E4" w:rsidR="00EC50E7" w:rsidRPr="00335137" w:rsidRDefault="00EC50E7" w:rsidP="00083AA4">
            <w:pPr>
              <w:rPr>
                <w:rFonts w:cs="Calibri"/>
                <w:color w:val="000000"/>
                <w:sz w:val="18"/>
                <w:szCs w:val="18"/>
              </w:rPr>
            </w:pPr>
            <w:r w:rsidRPr="00CD3F80">
              <w:rPr>
                <w:color w:val="000000"/>
                <w:sz w:val="18"/>
                <w:szCs w:val="18"/>
              </w:rPr>
              <w:t>String</w:t>
            </w:r>
          </w:p>
        </w:tc>
      </w:tr>
      <w:tr w:rsidR="00EC50E7" w:rsidRPr="00335137" w14:paraId="2410865B" w14:textId="7280DB11"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7EB01A7" w14:textId="77777777" w:rsidR="00EC50E7" w:rsidRPr="00335137" w:rsidRDefault="00EC50E7" w:rsidP="00083AA4">
            <w:pPr>
              <w:rPr>
                <w:rFonts w:cs="Calibri"/>
                <w:color w:val="000000"/>
                <w:sz w:val="18"/>
                <w:szCs w:val="18"/>
              </w:rPr>
            </w:pPr>
            <w:r w:rsidRPr="00335137">
              <w:rPr>
                <w:rFonts w:cs="Calibri"/>
                <w:color w:val="000000"/>
                <w:sz w:val="18"/>
                <w:szCs w:val="18"/>
              </w:rPr>
              <w:t>datdados</w:t>
            </w:r>
          </w:p>
        </w:tc>
        <w:tc>
          <w:tcPr>
            <w:tcW w:w="10630" w:type="dxa"/>
            <w:tcBorders>
              <w:top w:val="nil"/>
              <w:left w:val="nil"/>
              <w:bottom w:val="single" w:sz="4" w:space="0" w:color="auto"/>
              <w:right w:val="single" w:sz="4" w:space="0" w:color="auto"/>
            </w:tcBorders>
            <w:shd w:val="clear" w:color="auto" w:fill="auto"/>
            <w:noWrap/>
            <w:hideMark/>
          </w:tcPr>
          <w:p w14:paraId="2EFF6B1D" w14:textId="1AA601AA" w:rsidR="00EC50E7" w:rsidRDefault="00EC50E7" w:rsidP="00083AA4">
            <w:pPr>
              <w:rPr>
                <w:rFonts w:cs="Calibri"/>
                <w:color w:val="000000"/>
                <w:sz w:val="18"/>
                <w:szCs w:val="18"/>
              </w:rPr>
            </w:pPr>
            <w:r w:rsidRPr="00335137">
              <w:rPr>
                <w:rFonts w:cs="Calibri"/>
                <w:color w:val="000000"/>
                <w:sz w:val="18"/>
                <w:szCs w:val="18"/>
              </w:rPr>
              <w:t>Data dos dados</w:t>
            </w:r>
            <w:r>
              <w:rPr>
                <w:rFonts w:cs="Calibri"/>
                <w:color w:val="000000"/>
                <w:sz w:val="18"/>
                <w:szCs w:val="18"/>
              </w:rPr>
              <w:t>:</w:t>
            </w:r>
          </w:p>
          <w:p w14:paraId="6DAB46DF" w14:textId="77C0DCF9" w:rsidR="00EC50E7" w:rsidRPr="00335137" w:rsidRDefault="00EC50E7" w:rsidP="007B2A63">
            <w:pPr>
              <w:pStyle w:val="ListParagraph"/>
              <w:numPr>
                <w:ilvl w:val="0"/>
                <w:numId w:val="18"/>
              </w:numPr>
              <w:rPr>
                <w:rFonts w:cs="Calibri"/>
                <w:color w:val="000000"/>
                <w:sz w:val="18"/>
                <w:szCs w:val="18"/>
              </w:rPr>
            </w:pPr>
            <w:r>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952B10">
              <w:rPr>
                <w:rFonts w:cs="Calibri"/>
                <w:i/>
                <w:color w:val="000000"/>
                <w:sz w:val="18"/>
                <w:szCs w:val="18"/>
              </w:rPr>
              <w:t>cd_garantias.gt015_report_biyr9500</w:t>
            </w:r>
            <w:r>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1417" w:type="dxa"/>
            <w:tcBorders>
              <w:top w:val="nil"/>
              <w:left w:val="nil"/>
              <w:bottom w:val="single" w:sz="4" w:space="0" w:color="auto"/>
              <w:right w:val="single" w:sz="4" w:space="0" w:color="auto"/>
            </w:tcBorders>
            <w:shd w:val="clear" w:color="auto" w:fill="auto"/>
            <w:noWrap/>
            <w:hideMark/>
          </w:tcPr>
          <w:p w14:paraId="5ECAC5BB"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2FD2549E" w14:textId="018EECEC"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8FF085B" w14:textId="77777777" w:rsidR="00EC50E7" w:rsidRPr="00335137" w:rsidRDefault="00EC50E7" w:rsidP="00083AA4">
            <w:pPr>
              <w:rPr>
                <w:rFonts w:cs="Calibri"/>
                <w:color w:val="000000"/>
                <w:sz w:val="18"/>
                <w:szCs w:val="18"/>
              </w:rPr>
            </w:pPr>
            <w:r w:rsidRPr="00335137">
              <w:rPr>
                <w:rFonts w:cs="Calibri"/>
                <w:color w:val="000000"/>
                <w:sz w:val="18"/>
                <w:szCs w:val="18"/>
              </w:rPr>
              <w:t>cempresabg</w:t>
            </w:r>
          </w:p>
        </w:tc>
        <w:tc>
          <w:tcPr>
            <w:tcW w:w="10630" w:type="dxa"/>
            <w:tcBorders>
              <w:top w:val="nil"/>
              <w:left w:val="nil"/>
              <w:bottom w:val="single" w:sz="4" w:space="0" w:color="auto"/>
              <w:right w:val="single" w:sz="4" w:space="0" w:color="auto"/>
            </w:tcBorders>
            <w:shd w:val="clear" w:color="auto" w:fill="auto"/>
            <w:noWrap/>
            <w:hideMark/>
          </w:tcPr>
          <w:p w14:paraId="70018B60" w14:textId="67FA9BFB" w:rsidR="00EC50E7" w:rsidRDefault="00EC50E7" w:rsidP="00083AA4">
            <w:pPr>
              <w:rPr>
                <w:rFonts w:cs="Calibri"/>
                <w:color w:val="000000"/>
                <w:sz w:val="18"/>
                <w:szCs w:val="18"/>
              </w:rPr>
            </w:pPr>
            <w:r w:rsidRPr="00335137">
              <w:rPr>
                <w:rFonts w:cs="Calibri"/>
                <w:color w:val="000000"/>
                <w:sz w:val="18"/>
                <w:szCs w:val="18"/>
              </w:rPr>
              <w:t>Empresa BG</w:t>
            </w:r>
            <w:r>
              <w:rPr>
                <w:rFonts w:cs="Calibri"/>
                <w:color w:val="000000"/>
                <w:sz w:val="18"/>
                <w:szCs w:val="18"/>
              </w:rPr>
              <w:t>:</w:t>
            </w:r>
          </w:p>
          <w:p w14:paraId="5AF066D8" w14:textId="43D876F2" w:rsidR="00EC50E7" w:rsidRPr="00F70C88" w:rsidRDefault="00EC50E7" w:rsidP="007B2A63">
            <w:pPr>
              <w:pStyle w:val="ListParagraph"/>
              <w:numPr>
                <w:ilvl w:val="0"/>
                <w:numId w:val="18"/>
              </w:numPr>
              <w:rPr>
                <w:rFonts w:cs="Calibri"/>
                <w:color w:val="000000"/>
                <w:sz w:val="18"/>
                <w:szCs w:val="18"/>
              </w:rPr>
            </w:pPr>
            <w:r>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1417" w:type="dxa"/>
            <w:tcBorders>
              <w:top w:val="nil"/>
              <w:left w:val="nil"/>
              <w:bottom w:val="single" w:sz="4" w:space="0" w:color="auto"/>
              <w:right w:val="single" w:sz="4" w:space="0" w:color="auto"/>
            </w:tcBorders>
            <w:shd w:val="clear" w:color="auto" w:fill="auto"/>
            <w:noWrap/>
            <w:hideMark/>
          </w:tcPr>
          <w:p w14:paraId="53A659DD"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12E146BA" w14:textId="3BD42E8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05095E" w14:textId="77777777" w:rsidR="00EC50E7" w:rsidRPr="00335137" w:rsidRDefault="00EC50E7" w:rsidP="00083AA4">
            <w:pPr>
              <w:rPr>
                <w:rFonts w:cs="Calibri"/>
                <w:color w:val="000000"/>
                <w:sz w:val="18"/>
                <w:szCs w:val="18"/>
              </w:rPr>
            </w:pPr>
            <w:r w:rsidRPr="00335137">
              <w:rPr>
                <w:rFonts w:cs="Calibri"/>
                <w:color w:val="000000"/>
                <w:sz w:val="18"/>
                <w:szCs w:val="18"/>
              </w:rPr>
              <w:t>ccontrglb</w:t>
            </w:r>
          </w:p>
        </w:tc>
        <w:tc>
          <w:tcPr>
            <w:tcW w:w="10630" w:type="dxa"/>
            <w:tcBorders>
              <w:top w:val="nil"/>
              <w:left w:val="nil"/>
              <w:bottom w:val="single" w:sz="4" w:space="0" w:color="auto"/>
              <w:right w:val="single" w:sz="4" w:space="0" w:color="auto"/>
            </w:tcBorders>
            <w:shd w:val="clear" w:color="auto" w:fill="auto"/>
            <w:noWrap/>
            <w:hideMark/>
          </w:tcPr>
          <w:p w14:paraId="564D351F" w14:textId="587B0A64" w:rsidR="00EC50E7" w:rsidRDefault="00EC50E7" w:rsidP="00083AA4">
            <w:pPr>
              <w:rPr>
                <w:rFonts w:cs="Calibri"/>
                <w:color w:val="000000"/>
                <w:sz w:val="18"/>
                <w:szCs w:val="18"/>
              </w:rPr>
            </w:pPr>
            <w:r w:rsidRPr="00335137">
              <w:rPr>
                <w:rFonts w:cs="Calibri"/>
                <w:color w:val="000000"/>
                <w:sz w:val="18"/>
                <w:szCs w:val="18"/>
              </w:rPr>
              <w:t>Contrato BDR</w:t>
            </w:r>
            <w:r>
              <w:rPr>
                <w:rFonts w:cs="Calibri"/>
                <w:color w:val="000000"/>
                <w:sz w:val="18"/>
                <w:szCs w:val="18"/>
              </w:rPr>
              <w:t>:</w:t>
            </w:r>
          </w:p>
          <w:p w14:paraId="63451810" w14:textId="64E6700C"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sempre preenchido com o valor ‘0’.</w:t>
            </w:r>
          </w:p>
        </w:tc>
        <w:tc>
          <w:tcPr>
            <w:tcW w:w="1417" w:type="dxa"/>
            <w:tcBorders>
              <w:top w:val="nil"/>
              <w:left w:val="nil"/>
              <w:bottom w:val="single" w:sz="4" w:space="0" w:color="auto"/>
              <w:right w:val="single" w:sz="4" w:space="0" w:color="auto"/>
            </w:tcBorders>
            <w:shd w:val="clear" w:color="auto" w:fill="auto"/>
            <w:noWrap/>
            <w:hideMark/>
          </w:tcPr>
          <w:p w14:paraId="6CB91180"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2A165989" w14:textId="76908FA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62FE59" w14:textId="77777777" w:rsidR="00EC50E7" w:rsidRPr="00335137" w:rsidRDefault="00EC50E7" w:rsidP="00083AA4">
            <w:pPr>
              <w:rPr>
                <w:rFonts w:cs="Calibri"/>
                <w:color w:val="000000"/>
                <w:sz w:val="18"/>
                <w:szCs w:val="18"/>
              </w:rPr>
            </w:pPr>
            <w:r w:rsidRPr="00335137">
              <w:rPr>
                <w:rFonts w:cs="Calibri"/>
                <w:color w:val="000000"/>
                <w:sz w:val="18"/>
                <w:szCs w:val="18"/>
              </w:rPr>
              <w:t>tipgargblbg</w:t>
            </w:r>
          </w:p>
        </w:tc>
        <w:tc>
          <w:tcPr>
            <w:tcW w:w="10630" w:type="dxa"/>
            <w:tcBorders>
              <w:top w:val="nil"/>
              <w:left w:val="nil"/>
              <w:bottom w:val="single" w:sz="4" w:space="0" w:color="auto"/>
              <w:right w:val="single" w:sz="4" w:space="0" w:color="auto"/>
            </w:tcBorders>
            <w:shd w:val="clear" w:color="auto" w:fill="auto"/>
            <w:noWrap/>
            <w:hideMark/>
          </w:tcPr>
          <w:p w14:paraId="479D234A" w14:textId="61EA2328" w:rsidR="00EC50E7" w:rsidRDefault="00EC50E7" w:rsidP="00083AA4">
            <w:pPr>
              <w:rPr>
                <w:rFonts w:cs="Calibri"/>
                <w:color w:val="000000"/>
                <w:sz w:val="18"/>
                <w:szCs w:val="18"/>
              </w:rPr>
            </w:pPr>
            <w:r w:rsidRPr="00335137">
              <w:rPr>
                <w:rFonts w:cs="Calibri"/>
                <w:color w:val="000000"/>
                <w:sz w:val="18"/>
                <w:szCs w:val="18"/>
              </w:rPr>
              <w:t>Tipo de Garantia BLBG</w:t>
            </w:r>
            <w:r>
              <w:rPr>
                <w:rFonts w:cs="Calibri"/>
                <w:color w:val="000000"/>
                <w:sz w:val="18"/>
                <w:szCs w:val="18"/>
              </w:rPr>
              <w:t>:</w:t>
            </w:r>
          </w:p>
          <w:p w14:paraId="3510486E" w14:textId="77777777" w:rsidR="00EC50E7" w:rsidRDefault="00EC50E7" w:rsidP="007B2A63">
            <w:pPr>
              <w:pStyle w:val="ListParagraph"/>
              <w:numPr>
                <w:ilvl w:val="0"/>
                <w:numId w:val="18"/>
              </w:numPr>
              <w:rPr>
                <w:rFonts w:cs="Calibri"/>
                <w:color w:val="000000"/>
                <w:sz w:val="18"/>
                <w:szCs w:val="18"/>
              </w:rPr>
            </w:pPr>
            <w:r>
              <w:rPr>
                <w:rFonts w:cs="Calibri"/>
                <w:color w:val="000000"/>
                <w:sz w:val="18"/>
                <w:szCs w:val="18"/>
              </w:rPr>
              <w:t>Identifica se a garantia associada é uma garantia pessoal ou uma garantia real (imobiliária ou financeira).</w:t>
            </w:r>
          </w:p>
          <w:p w14:paraId="5BC47FB0" w14:textId="71B22F9E" w:rsidR="00EC50E7" w:rsidRPr="005159EC" w:rsidRDefault="00EC50E7" w:rsidP="007B2A63">
            <w:pPr>
              <w:pStyle w:val="ListParagraph"/>
              <w:numPr>
                <w:ilvl w:val="0"/>
                <w:numId w:val="18"/>
              </w:numPr>
              <w:rPr>
                <w:rFonts w:cs="Calibri"/>
                <w:color w:val="000000"/>
                <w:sz w:val="18"/>
                <w:szCs w:val="18"/>
              </w:rPr>
            </w:pPr>
            <w:r>
              <w:rPr>
                <w:rFonts w:cs="Calibri"/>
                <w:color w:val="000000"/>
                <w:sz w:val="18"/>
                <w:szCs w:val="18"/>
              </w:rPr>
              <w:t>Está preenchido com ‘00001’ para garantias pessoais e ‘00002’ para garantias reais.</w:t>
            </w:r>
          </w:p>
        </w:tc>
        <w:tc>
          <w:tcPr>
            <w:tcW w:w="1417" w:type="dxa"/>
            <w:tcBorders>
              <w:top w:val="nil"/>
              <w:left w:val="nil"/>
              <w:bottom w:val="single" w:sz="4" w:space="0" w:color="auto"/>
              <w:right w:val="single" w:sz="4" w:space="0" w:color="auto"/>
            </w:tcBorders>
            <w:shd w:val="clear" w:color="auto" w:fill="auto"/>
            <w:noWrap/>
            <w:hideMark/>
          </w:tcPr>
          <w:p w14:paraId="1C63573C"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462DA629" w14:textId="3DCD0D09"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75B436" w14:textId="77777777" w:rsidR="00EC50E7" w:rsidRPr="00335137" w:rsidRDefault="00EC50E7" w:rsidP="00083AA4">
            <w:pPr>
              <w:rPr>
                <w:rFonts w:cs="Calibri"/>
                <w:color w:val="000000"/>
                <w:sz w:val="18"/>
                <w:szCs w:val="18"/>
              </w:rPr>
            </w:pPr>
            <w:r w:rsidRPr="00335137">
              <w:rPr>
                <w:rFonts w:cs="Calibri"/>
                <w:color w:val="000000"/>
                <w:sz w:val="18"/>
                <w:szCs w:val="18"/>
              </w:rPr>
              <w:t>cgarglb</w:t>
            </w:r>
          </w:p>
        </w:tc>
        <w:tc>
          <w:tcPr>
            <w:tcW w:w="10630" w:type="dxa"/>
            <w:tcBorders>
              <w:top w:val="nil"/>
              <w:left w:val="nil"/>
              <w:bottom w:val="single" w:sz="4" w:space="0" w:color="auto"/>
              <w:right w:val="single" w:sz="4" w:space="0" w:color="auto"/>
            </w:tcBorders>
            <w:shd w:val="clear" w:color="auto" w:fill="auto"/>
            <w:noWrap/>
            <w:hideMark/>
          </w:tcPr>
          <w:p w14:paraId="329B0E89" w14:textId="77777777" w:rsidR="00EC50E7" w:rsidRDefault="00EC50E7" w:rsidP="00083AA4">
            <w:pPr>
              <w:rPr>
                <w:rFonts w:cs="Calibri"/>
                <w:color w:val="000000"/>
                <w:sz w:val="18"/>
                <w:szCs w:val="18"/>
              </w:rPr>
            </w:pPr>
            <w:r w:rsidRPr="00335137">
              <w:rPr>
                <w:rFonts w:cs="Calibri"/>
                <w:color w:val="000000"/>
                <w:sz w:val="18"/>
                <w:szCs w:val="18"/>
              </w:rPr>
              <w:t>Código de Garantia</w:t>
            </w:r>
            <w:r>
              <w:rPr>
                <w:rFonts w:cs="Calibri"/>
                <w:color w:val="000000"/>
                <w:sz w:val="18"/>
                <w:szCs w:val="18"/>
              </w:rPr>
              <w:t>:</w:t>
            </w:r>
          </w:p>
          <w:p w14:paraId="5C8F547B" w14:textId="7EFF215F" w:rsidR="00EC50E7" w:rsidRPr="00952B10" w:rsidRDefault="00EC50E7" w:rsidP="00627E4A">
            <w:pPr>
              <w:pStyle w:val="ListParagraph"/>
              <w:numPr>
                <w:ilvl w:val="0"/>
                <w:numId w:val="34"/>
              </w:numPr>
              <w:rPr>
                <w:rFonts w:cs="Calibri"/>
                <w:color w:val="000000"/>
                <w:sz w:val="18"/>
                <w:szCs w:val="18"/>
              </w:rPr>
            </w:pPr>
            <w:r w:rsidRPr="00952B10">
              <w:rPr>
                <w:rFonts w:cs="Calibri"/>
                <w:color w:val="000000"/>
                <w:sz w:val="18"/>
                <w:szCs w:val="18"/>
              </w:rPr>
              <w:t>Este campo encontra-se sempre preenchido com o valor ‘0’.</w:t>
            </w:r>
          </w:p>
        </w:tc>
        <w:tc>
          <w:tcPr>
            <w:tcW w:w="1417" w:type="dxa"/>
            <w:tcBorders>
              <w:top w:val="nil"/>
              <w:left w:val="nil"/>
              <w:bottom w:val="single" w:sz="4" w:space="0" w:color="auto"/>
              <w:right w:val="single" w:sz="4" w:space="0" w:color="auto"/>
            </w:tcBorders>
            <w:shd w:val="clear" w:color="auto" w:fill="auto"/>
            <w:noWrap/>
            <w:hideMark/>
          </w:tcPr>
          <w:p w14:paraId="01A8DCDC"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511F7EF" w14:textId="2CD4BAE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4C3C40" w14:textId="77777777" w:rsidR="00EC50E7" w:rsidRPr="00335137" w:rsidRDefault="00EC50E7" w:rsidP="00083AA4">
            <w:pPr>
              <w:rPr>
                <w:rFonts w:cs="Calibri"/>
                <w:color w:val="000000"/>
                <w:sz w:val="18"/>
                <w:szCs w:val="18"/>
              </w:rPr>
            </w:pPr>
            <w:r w:rsidRPr="00335137">
              <w:rPr>
                <w:rFonts w:cs="Calibri"/>
                <w:color w:val="000000"/>
                <w:sz w:val="18"/>
                <w:szCs w:val="18"/>
              </w:rPr>
              <w:t>dabertur</w:t>
            </w:r>
          </w:p>
        </w:tc>
        <w:tc>
          <w:tcPr>
            <w:tcW w:w="10630" w:type="dxa"/>
            <w:tcBorders>
              <w:top w:val="nil"/>
              <w:left w:val="nil"/>
              <w:bottom w:val="single" w:sz="4" w:space="0" w:color="auto"/>
              <w:right w:val="single" w:sz="4" w:space="0" w:color="auto"/>
            </w:tcBorders>
            <w:shd w:val="clear" w:color="auto" w:fill="auto"/>
            <w:noWrap/>
            <w:hideMark/>
          </w:tcPr>
          <w:p w14:paraId="3F5811A5" w14:textId="0BB9D55C" w:rsidR="00EC50E7" w:rsidRDefault="00EC50E7" w:rsidP="00083AA4">
            <w:pPr>
              <w:rPr>
                <w:rFonts w:cs="Calibri"/>
                <w:color w:val="000000"/>
                <w:sz w:val="18"/>
                <w:szCs w:val="18"/>
              </w:rPr>
            </w:pPr>
            <w:r w:rsidRPr="005159EC">
              <w:rPr>
                <w:rFonts w:cs="Calibri"/>
                <w:color w:val="000000"/>
                <w:sz w:val="18"/>
                <w:szCs w:val="18"/>
              </w:rPr>
              <w:t>Data de abert</w:t>
            </w:r>
            <w:r>
              <w:rPr>
                <w:rFonts w:cs="Calibri"/>
                <w:color w:val="000000"/>
                <w:sz w:val="18"/>
                <w:szCs w:val="18"/>
              </w:rPr>
              <w:t>ura da relação responsabilidade – processo/caução:</w:t>
            </w:r>
          </w:p>
          <w:p w14:paraId="67B041E2" w14:textId="350C0A78" w:rsidR="00EC50E7" w:rsidRPr="005159EC" w:rsidRDefault="00EC50E7" w:rsidP="007B2A63">
            <w:pPr>
              <w:pStyle w:val="ListParagraph"/>
              <w:numPr>
                <w:ilvl w:val="0"/>
                <w:numId w:val="18"/>
              </w:numPr>
              <w:rPr>
                <w:rFonts w:cs="Calibri"/>
                <w:color w:val="000000"/>
                <w:sz w:val="18"/>
                <w:szCs w:val="18"/>
              </w:rPr>
            </w:pPr>
            <w:r>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Pr>
                <w:rFonts w:cs="Calibri"/>
                <w:color w:val="000000"/>
                <w:sz w:val="18"/>
                <w:szCs w:val="18"/>
              </w:rPr>
              <w:t>, do campo ‘dini_rel’, e corresponde ao início da relação entre a responsabilidade e o processo/caução.</w:t>
            </w:r>
          </w:p>
        </w:tc>
        <w:tc>
          <w:tcPr>
            <w:tcW w:w="1417" w:type="dxa"/>
            <w:tcBorders>
              <w:top w:val="nil"/>
              <w:left w:val="nil"/>
              <w:bottom w:val="single" w:sz="4" w:space="0" w:color="auto"/>
              <w:right w:val="single" w:sz="4" w:space="0" w:color="auto"/>
            </w:tcBorders>
            <w:shd w:val="clear" w:color="auto" w:fill="auto"/>
            <w:noWrap/>
            <w:hideMark/>
          </w:tcPr>
          <w:p w14:paraId="6FDC64BF"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017397" w14:paraId="45617378" w14:textId="7783A49A"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D61721A" w14:textId="77777777" w:rsidR="00EC50E7" w:rsidRPr="00335137" w:rsidRDefault="00EC50E7" w:rsidP="00083AA4">
            <w:pPr>
              <w:rPr>
                <w:rFonts w:cs="Calibri"/>
                <w:color w:val="000000"/>
                <w:sz w:val="18"/>
                <w:szCs w:val="18"/>
              </w:rPr>
            </w:pPr>
            <w:r w:rsidRPr="00335137">
              <w:rPr>
                <w:rFonts w:cs="Calibri"/>
                <w:color w:val="000000"/>
                <w:sz w:val="18"/>
                <w:szCs w:val="18"/>
              </w:rPr>
              <w:t>dvencime</w:t>
            </w:r>
          </w:p>
        </w:tc>
        <w:tc>
          <w:tcPr>
            <w:tcW w:w="10630" w:type="dxa"/>
            <w:tcBorders>
              <w:top w:val="nil"/>
              <w:left w:val="nil"/>
              <w:bottom w:val="single" w:sz="4" w:space="0" w:color="auto"/>
              <w:right w:val="single" w:sz="4" w:space="0" w:color="auto"/>
            </w:tcBorders>
            <w:shd w:val="clear" w:color="auto" w:fill="auto"/>
            <w:noWrap/>
            <w:hideMark/>
          </w:tcPr>
          <w:p w14:paraId="586196E9" w14:textId="0629CD01" w:rsidR="00EC50E7" w:rsidRPr="00C51B32" w:rsidRDefault="00EC50E7" w:rsidP="00083AA4">
            <w:pPr>
              <w:rPr>
                <w:rFonts w:cs="Calibri"/>
                <w:color w:val="000000"/>
                <w:sz w:val="18"/>
                <w:szCs w:val="18"/>
              </w:rPr>
            </w:pPr>
            <w:r w:rsidRPr="00C51B32">
              <w:rPr>
                <w:rFonts w:cs="Calibri"/>
                <w:color w:val="000000"/>
                <w:sz w:val="18"/>
                <w:szCs w:val="18"/>
              </w:rPr>
              <w:t>Data de vencime</w:t>
            </w:r>
            <w:r>
              <w:rPr>
                <w:rFonts w:cs="Calibri"/>
                <w:color w:val="000000"/>
                <w:sz w:val="18"/>
                <w:szCs w:val="18"/>
              </w:rPr>
              <w:t>nto da relação responsabilidade – processo/caução</w:t>
            </w:r>
            <w:r w:rsidRPr="00C51B32">
              <w:rPr>
                <w:rFonts w:cs="Calibri"/>
                <w:color w:val="000000"/>
                <w:sz w:val="18"/>
                <w:szCs w:val="18"/>
              </w:rPr>
              <w:t xml:space="preserve"> (efetiva)</w:t>
            </w:r>
            <w:r>
              <w:rPr>
                <w:rFonts w:cs="Calibri"/>
                <w:color w:val="000000"/>
                <w:sz w:val="18"/>
                <w:szCs w:val="18"/>
              </w:rPr>
              <w:t>:</w:t>
            </w:r>
          </w:p>
          <w:p w14:paraId="2E63270A" w14:textId="7CB499B9" w:rsidR="00EC50E7" w:rsidRPr="00C51B32" w:rsidRDefault="00EC50E7" w:rsidP="007B2A63">
            <w:pPr>
              <w:pStyle w:val="ListParagraph"/>
              <w:numPr>
                <w:ilvl w:val="0"/>
                <w:numId w:val="18"/>
              </w:numPr>
              <w:rPr>
                <w:rFonts w:cs="Calibri"/>
                <w:color w:val="000000"/>
                <w:sz w:val="18"/>
                <w:szCs w:val="18"/>
              </w:rPr>
            </w:pPr>
            <w:r w:rsidRPr="00C51B32">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sidRPr="00C51B32">
              <w:rPr>
                <w:rFonts w:cs="Calibri"/>
                <w:color w:val="000000"/>
                <w:sz w:val="18"/>
                <w:szCs w:val="18"/>
              </w:rPr>
              <w:t>, do campo ‘</w:t>
            </w:r>
            <w:r>
              <w:rPr>
                <w:rFonts w:cs="Calibri"/>
                <w:color w:val="000000"/>
                <w:sz w:val="18"/>
                <w:szCs w:val="18"/>
              </w:rPr>
              <w:t>dfim</w:t>
            </w:r>
            <w:r w:rsidRPr="00C51B32">
              <w:rPr>
                <w:rFonts w:cs="Calibri"/>
                <w:color w:val="000000"/>
                <w:sz w:val="18"/>
                <w:szCs w:val="18"/>
              </w:rPr>
              <w:t>_rel</w:t>
            </w:r>
            <w:r>
              <w:rPr>
                <w:rFonts w:cs="Calibri"/>
                <w:color w:val="000000"/>
                <w:sz w:val="18"/>
                <w:szCs w:val="18"/>
              </w:rPr>
              <w:t>_efec</w:t>
            </w:r>
            <w:r w:rsidRPr="00C51B32">
              <w:rPr>
                <w:rFonts w:cs="Calibri"/>
                <w:color w:val="000000"/>
                <w:sz w:val="18"/>
                <w:szCs w:val="18"/>
              </w:rPr>
              <w:t>’</w:t>
            </w:r>
            <w:r>
              <w:rPr>
                <w:rFonts w:cs="Calibri"/>
                <w:color w:val="000000"/>
                <w:sz w:val="18"/>
                <w:szCs w:val="18"/>
              </w:rPr>
              <w:t>, e corresponde à data efetiva do vencimento</w:t>
            </w:r>
            <w:r w:rsidRPr="00C51B32">
              <w:rPr>
                <w:rFonts w:cs="Calibri"/>
                <w:color w:val="000000"/>
                <w:sz w:val="18"/>
                <w:szCs w:val="18"/>
              </w:rPr>
              <w:t xml:space="preserve"> da relação entre a responsabilidade e o </w:t>
            </w:r>
            <w:r>
              <w:rPr>
                <w:rFonts w:cs="Calibri"/>
                <w:color w:val="000000"/>
                <w:sz w:val="18"/>
                <w:szCs w:val="18"/>
              </w:rPr>
              <w:t>processo/caução</w:t>
            </w:r>
            <w:r w:rsidRPr="00C51B32">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2CDD6B13"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78BDBBD" w14:textId="7DE227E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697ABF1" w14:textId="77777777" w:rsidR="00EC50E7" w:rsidRPr="00335137" w:rsidRDefault="00EC50E7" w:rsidP="00083AA4">
            <w:pPr>
              <w:rPr>
                <w:rFonts w:cs="Calibri"/>
                <w:color w:val="000000"/>
                <w:sz w:val="18"/>
                <w:szCs w:val="18"/>
              </w:rPr>
            </w:pPr>
            <w:r w:rsidRPr="00335137">
              <w:rPr>
                <w:rFonts w:cs="Calibri"/>
                <w:color w:val="000000"/>
                <w:sz w:val="18"/>
                <w:szCs w:val="18"/>
              </w:rPr>
              <w:t>dvencimp</w:t>
            </w:r>
          </w:p>
        </w:tc>
        <w:tc>
          <w:tcPr>
            <w:tcW w:w="10630" w:type="dxa"/>
            <w:tcBorders>
              <w:top w:val="nil"/>
              <w:left w:val="nil"/>
              <w:bottom w:val="single" w:sz="4" w:space="0" w:color="auto"/>
              <w:right w:val="single" w:sz="4" w:space="0" w:color="auto"/>
            </w:tcBorders>
            <w:shd w:val="clear" w:color="auto" w:fill="auto"/>
            <w:noWrap/>
            <w:hideMark/>
          </w:tcPr>
          <w:p w14:paraId="28E7D701" w14:textId="69B7688B" w:rsidR="00EC50E7" w:rsidRPr="00C51B32" w:rsidRDefault="00EC50E7" w:rsidP="00083AA4">
            <w:pPr>
              <w:rPr>
                <w:rFonts w:cs="Calibri"/>
                <w:color w:val="000000"/>
                <w:sz w:val="18"/>
                <w:szCs w:val="18"/>
              </w:rPr>
            </w:pPr>
            <w:r w:rsidRPr="00C51B32">
              <w:rPr>
                <w:rFonts w:cs="Calibri"/>
                <w:color w:val="000000"/>
                <w:sz w:val="18"/>
                <w:szCs w:val="18"/>
              </w:rPr>
              <w:t>Data de vencimento da relação re</w:t>
            </w:r>
            <w:r>
              <w:rPr>
                <w:rFonts w:cs="Calibri"/>
                <w:color w:val="000000"/>
                <w:sz w:val="18"/>
                <w:szCs w:val="18"/>
              </w:rPr>
              <w:t>sponsabilidade – processo/caução (prevista</w:t>
            </w:r>
            <w:r w:rsidRPr="00C51B32">
              <w:rPr>
                <w:rFonts w:cs="Calibri"/>
                <w:color w:val="000000"/>
                <w:sz w:val="18"/>
                <w:szCs w:val="18"/>
              </w:rPr>
              <w:t>)</w:t>
            </w:r>
            <w:r>
              <w:rPr>
                <w:rFonts w:cs="Calibri"/>
                <w:color w:val="000000"/>
                <w:sz w:val="18"/>
                <w:szCs w:val="18"/>
              </w:rPr>
              <w:t>:</w:t>
            </w:r>
          </w:p>
          <w:p w14:paraId="43AC253A" w14:textId="7CE8EE3D" w:rsidR="00EC50E7" w:rsidRPr="00C51B32" w:rsidRDefault="00EC50E7" w:rsidP="007B2A63">
            <w:pPr>
              <w:pStyle w:val="ListParagraph"/>
              <w:numPr>
                <w:ilvl w:val="0"/>
                <w:numId w:val="18"/>
              </w:numPr>
              <w:rPr>
                <w:rFonts w:cs="Calibri"/>
                <w:color w:val="000000"/>
                <w:sz w:val="18"/>
                <w:szCs w:val="18"/>
              </w:rPr>
            </w:pPr>
            <w:r w:rsidRPr="00C51B32">
              <w:rPr>
                <w:rFonts w:cs="Calibri"/>
                <w:color w:val="000000"/>
                <w:sz w:val="18"/>
                <w:szCs w:val="18"/>
              </w:rPr>
              <w:lastRenderedPageBreak/>
              <w:t xml:space="preserve">O aprovisionamento deste campo é direto da tabela </w:t>
            </w:r>
            <w:r w:rsidRPr="002A71A8">
              <w:rPr>
                <w:rFonts w:cs="Calibri"/>
                <w:i/>
                <w:color w:val="000000"/>
                <w:sz w:val="18"/>
                <w:szCs w:val="18"/>
              </w:rPr>
              <w:t>cd_garantias.gt001_trz_rsp_gt</w:t>
            </w:r>
            <w:r w:rsidRPr="00C51B32">
              <w:rPr>
                <w:rFonts w:cs="Calibri"/>
                <w:color w:val="000000"/>
                <w:sz w:val="18"/>
                <w:szCs w:val="18"/>
              </w:rPr>
              <w:t>, do campo ‘dfim_rel_</w:t>
            </w:r>
            <w:r>
              <w:rPr>
                <w:rFonts w:cs="Calibri"/>
                <w:color w:val="000000"/>
                <w:sz w:val="18"/>
                <w:szCs w:val="18"/>
              </w:rPr>
              <w:t>prev</w:t>
            </w:r>
            <w:r w:rsidRPr="00C51B32">
              <w:rPr>
                <w:rFonts w:cs="Calibri"/>
                <w:color w:val="000000"/>
                <w:sz w:val="18"/>
                <w:szCs w:val="18"/>
              </w:rPr>
              <w:t>’, e corresponde à</w:t>
            </w:r>
            <w:r>
              <w:rPr>
                <w:rFonts w:cs="Calibri"/>
                <w:color w:val="000000"/>
                <w:sz w:val="18"/>
                <w:szCs w:val="18"/>
              </w:rPr>
              <w:t xml:space="preserve"> data prevista</w:t>
            </w:r>
            <w:r w:rsidRPr="00C51B32">
              <w:rPr>
                <w:rFonts w:cs="Calibri"/>
                <w:color w:val="000000"/>
                <w:sz w:val="18"/>
                <w:szCs w:val="18"/>
              </w:rPr>
              <w:t xml:space="preserve"> do vencimento da relação entre a responsabilidade e o </w:t>
            </w:r>
            <w:r>
              <w:rPr>
                <w:rFonts w:cs="Calibri"/>
                <w:color w:val="000000"/>
                <w:sz w:val="18"/>
                <w:szCs w:val="18"/>
              </w:rPr>
              <w:t>processo/caução</w:t>
            </w:r>
            <w:r w:rsidRPr="00C51B32">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E1CF265" w14:textId="77777777" w:rsidR="00EC50E7" w:rsidRPr="00335137" w:rsidRDefault="00EC50E7" w:rsidP="00083AA4">
            <w:pPr>
              <w:rPr>
                <w:rFonts w:cs="Calibri"/>
                <w:color w:val="000000"/>
                <w:sz w:val="18"/>
                <w:szCs w:val="18"/>
              </w:rPr>
            </w:pPr>
            <w:r w:rsidRPr="00335137">
              <w:rPr>
                <w:rFonts w:cs="Calibri"/>
                <w:color w:val="000000"/>
                <w:sz w:val="18"/>
                <w:szCs w:val="18"/>
              </w:rPr>
              <w:lastRenderedPageBreak/>
              <w:t>String</w:t>
            </w:r>
          </w:p>
        </w:tc>
      </w:tr>
      <w:tr w:rsidR="00EC50E7" w:rsidRPr="00335137" w14:paraId="7A5FEA5F" w14:textId="362CF8E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B79D3B3" w14:textId="77777777" w:rsidR="00EC50E7" w:rsidRPr="00A24375" w:rsidRDefault="00EC50E7" w:rsidP="00083AA4">
            <w:pPr>
              <w:rPr>
                <w:rFonts w:cs="Calibri"/>
                <w:color w:val="000000"/>
                <w:sz w:val="18"/>
                <w:szCs w:val="18"/>
              </w:rPr>
            </w:pPr>
            <w:r w:rsidRPr="00A24375">
              <w:rPr>
                <w:rFonts w:cs="Calibri"/>
                <w:color w:val="000000"/>
                <w:sz w:val="18"/>
                <w:szCs w:val="18"/>
              </w:rPr>
              <w:t>tipgarbg</w:t>
            </w:r>
          </w:p>
        </w:tc>
        <w:tc>
          <w:tcPr>
            <w:tcW w:w="10630" w:type="dxa"/>
            <w:tcBorders>
              <w:top w:val="nil"/>
              <w:left w:val="nil"/>
              <w:bottom w:val="single" w:sz="4" w:space="0" w:color="auto"/>
              <w:right w:val="single" w:sz="4" w:space="0" w:color="auto"/>
            </w:tcBorders>
            <w:shd w:val="clear" w:color="auto" w:fill="auto"/>
            <w:noWrap/>
            <w:hideMark/>
          </w:tcPr>
          <w:p w14:paraId="2B7D2158" w14:textId="47102EA5" w:rsidR="00EC50E7" w:rsidRPr="00A24375" w:rsidRDefault="00EC50E7" w:rsidP="00083AA4">
            <w:pPr>
              <w:rPr>
                <w:rFonts w:cs="Calibri"/>
                <w:color w:val="000000"/>
                <w:sz w:val="18"/>
                <w:szCs w:val="18"/>
              </w:rPr>
            </w:pPr>
            <w:r w:rsidRPr="00A24375">
              <w:rPr>
                <w:rFonts w:cs="Calibri"/>
                <w:color w:val="000000"/>
                <w:sz w:val="18"/>
                <w:szCs w:val="18"/>
              </w:rPr>
              <w:t>Tipologia garantia (Hierarquia Completa):</w:t>
            </w:r>
          </w:p>
          <w:p w14:paraId="1BBB658D" w14:textId="0ED7AE63" w:rsidR="00EC50E7" w:rsidRPr="00A24375" w:rsidRDefault="00EC50E7" w:rsidP="00952B10">
            <w:pPr>
              <w:pStyle w:val="ListParagraph"/>
              <w:numPr>
                <w:ilvl w:val="0"/>
                <w:numId w:val="18"/>
              </w:numPr>
              <w:rPr>
                <w:rFonts w:cs="Calibri"/>
                <w:color w:val="000000"/>
                <w:sz w:val="18"/>
                <w:szCs w:val="18"/>
              </w:rPr>
            </w:pPr>
            <w:r w:rsidRPr="00A24375">
              <w:rPr>
                <w:rFonts w:cs="Calibri"/>
                <w:color w:val="000000"/>
                <w:sz w:val="18"/>
                <w:szCs w:val="18"/>
              </w:rPr>
              <w:t xml:space="preserve">Este campo equivale ao código das garantias (‘cgarant’), no entanto, é aprovisionado em concordância com os baremos globais. </w:t>
            </w:r>
          </w:p>
        </w:tc>
        <w:tc>
          <w:tcPr>
            <w:tcW w:w="1417" w:type="dxa"/>
            <w:tcBorders>
              <w:top w:val="nil"/>
              <w:left w:val="nil"/>
              <w:bottom w:val="single" w:sz="4" w:space="0" w:color="auto"/>
              <w:right w:val="single" w:sz="4" w:space="0" w:color="auto"/>
            </w:tcBorders>
            <w:shd w:val="clear" w:color="auto" w:fill="auto"/>
            <w:noWrap/>
            <w:hideMark/>
          </w:tcPr>
          <w:p w14:paraId="7F339ECC"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84C7778" w14:textId="0B68DB22"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CAF3EDD" w14:textId="77777777" w:rsidR="00EC50E7" w:rsidRPr="00A24375" w:rsidRDefault="00EC50E7" w:rsidP="00083AA4">
            <w:pPr>
              <w:rPr>
                <w:rFonts w:cs="Calibri"/>
                <w:color w:val="000000"/>
                <w:sz w:val="18"/>
                <w:szCs w:val="18"/>
              </w:rPr>
            </w:pPr>
            <w:r w:rsidRPr="00A24375">
              <w:rPr>
                <w:rFonts w:cs="Calibri"/>
                <w:color w:val="000000"/>
                <w:sz w:val="18"/>
                <w:szCs w:val="18"/>
              </w:rPr>
              <w:t>cgarantbl</w:t>
            </w:r>
          </w:p>
        </w:tc>
        <w:tc>
          <w:tcPr>
            <w:tcW w:w="10630" w:type="dxa"/>
            <w:tcBorders>
              <w:top w:val="nil"/>
              <w:left w:val="nil"/>
              <w:bottom w:val="single" w:sz="4" w:space="0" w:color="auto"/>
              <w:right w:val="single" w:sz="4" w:space="0" w:color="auto"/>
            </w:tcBorders>
            <w:shd w:val="clear" w:color="auto" w:fill="auto"/>
            <w:noWrap/>
            <w:hideMark/>
          </w:tcPr>
          <w:p w14:paraId="2BCF8870" w14:textId="7F5A1EB2" w:rsidR="00EC50E7" w:rsidRPr="00A24375" w:rsidRDefault="00EC50E7" w:rsidP="00083AA4">
            <w:pPr>
              <w:rPr>
                <w:rFonts w:cs="Calibri"/>
                <w:color w:val="000000"/>
                <w:sz w:val="18"/>
                <w:szCs w:val="18"/>
              </w:rPr>
            </w:pPr>
            <w:r w:rsidRPr="00A24375">
              <w:rPr>
                <w:rFonts w:cs="Calibri"/>
                <w:color w:val="000000"/>
                <w:sz w:val="18"/>
                <w:szCs w:val="18"/>
              </w:rPr>
              <w:t>Tipologia garantia (local):</w:t>
            </w:r>
          </w:p>
          <w:p w14:paraId="31F9B738" w14:textId="6BB5F90B" w:rsidR="00EC50E7" w:rsidRPr="00A24375" w:rsidRDefault="00EC50E7" w:rsidP="007B2A63">
            <w:pPr>
              <w:pStyle w:val="ListParagraph"/>
              <w:numPr>
                <w:ilvl w:val="0"/>
                <w:numId w:val="11"/>
              </w:numPr>
              <w:jc w:val="both"/>
              <w:rPr>
                <w:rFonts w:cs="Calibri"/>
                <w:color w:val="000000"/>
                <w:sz w:val="18"/>
                <w:szCs w:val="18"/>
              </w:rPr>
            </w:pPr>
            <w:r w:rsidRPr="00A24375">
              <w:rPr>
                <w:rFonts w:cs="Calibri"/>
                <w:color w:val="000000"/>
                <w:sz w:val="18"/>
                <w:szCs w:val="18"/>
              </w:rPr>
              <w:t>O código da garantia pode ser indicado diretamente na origem do registo ou criado através de uma combinação do produto e subproduto da garantia, como no caso das CS.</w:t>
            </w:r>
          </w:p>
          <w:p w14:paraId="1EFB6DA7" w14:textId="77777777" w:rsidR="00EC50E7" w:rsidRPr="00A24375" w:rsidRDefault="00EC50E7" w:rsidP="007B2A63">
            <w:pPr>
              <w:pStyle w:val="ListParagraph"/>
              <w:numPr>
                <w:ilvl w:val="0"/>
                <w:numId w:val="11"/>
              </w:numPr>
              <w:rPr>
                <w:rFonts w:cs="Calibri"/>
                <w:color w:val="000000"/>
                <w:sz w:val="18"/>
                <w:szCs w:val="18"/>
              </w:rPr>
            </w:pPr>
            <w:r w:rsidRPr="00A24375">
              <w:rPr>
                <w:rFonts w:cs="Calibri"/>
                <w:color w:val="000000"/>
                <w:sz w:val="18"/>
                <w:szCs w:val="18"/>
              </w:rPr>
              <w:t>Este campo permite obter mais detalhe acerca da garantia.</w:t>
            </w:r>
          </w:p>
          <w:p w14:paraId="7A0B83F7" w14:textId="04F6EA97" w:rsidR="00EC50E7" w:rsidRPr="00A24375" w:rsidRDefault="00EC50E7" w:rsidP="007B2A63">
            <w:pPr>
              <w:pStyle w:val="ListParagraph"/>
              <w:numPr>
                <w:ilvl w:val="0"/>
                <w:numId w:val="11"/>
              </w:numPr>
              <w:rPr>
                <w:rFonts w:cs="Calibri"/>
                <w:color w:val="000000"/>
                <w:sz w:val="18"/>
                <w:szCs w:val="18"/>
              </w:rPr>
            </w:pPr>
            <w:r w:rsidRPr="00A24375">
              <w:rPr>
                <w:sz w:val="18"/>
              </w:rPr>
              <w:t xml:space="preserve">O significado dos códigos do campo ‘cgarant’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24375">
              <w:rPr>
                <w:sz w:val="18"/>
              </w:rPr>
              <w:t xml:space="preserve">, em que o campo </w:t>
            </w:r>
            <w:r>
              <w:rPr>
                <w:sz w:val="18"/>
              </w:rPr>
              <w:t>‘</w:t>
            </w:r>
            <w:r w:rsidRPr="00A24375">
              <w:rPr>
                <w:sz w:val="18"/>
              </w:rPr>
              <w:t>tayd91c0_celemtab</w:t>
            </w:r>
            <w:r>
              <w:rPr>
                <w:sz w:val="18"/>
              </w:rPr>
              <w:t>’</w:t>
            </w:r>
            <w:r w:rsidRPr="00A24375">
              <w:rPr>
                <w:sz w:val="18"/>
              </w:rPr>
              <w:t xml:space="preserve"> corresponde ao código da garantia, e o </w:t>
            </w:r>
            <w:r>
              <w:rPr>
                <w:sz w:val="18"/>
              </w:rPr>
              <w:t>‘</w:t>
            </w:r>
            <w:r w:rsidRPr="00A24375">
              <w:rPr>
                <w:sz w:val="18"/>
              </w:rPr>
              <w:t>tayd91c0_gelemtab</w:t>
            </w:r>
            <w:r>
              <w:rPr>
                <w:sz w:val="18"/>
              </w:rPr>
              <w:t>’</w:t>
            </w:r>
            <w:r w:rsidRPr="00A24375">
              <w:rPr>
                <w:sz w:val="18"/>
              </w:rPr>
              <w:t xml:space="preserve"> indica a designação do código da garantia respetiva. Ao atacar esta tabela, tem que se filtrar por 'tayd91c0_ctabela' = '251'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6D29936"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50EBB933" w14:textId="5DC68633" w:rsidTr="00EC50E7">
        <w:trPr>
          <w:trHeight w:val="800"/>
        </w:trPr>
        <w:tc>
          <w:tcPr>
            <w:tcW w:w="1984" w:type="dxa"/>
            <w:tcBorders>
              <w:top w:val="nil"/>
              <w:left w:val="single" w:sz="4" w:space="0" w:color="auto"/>
              <w:bottom w:val="single" w:sz="4" w:space="0" w:color="auto"/>
              <w:right w:val="single" w:sz="4" w:space="0" w:color="auto"/>
            </w:tcBorders>
            <w:shd w:val="clear" w:color="000000" w:fill="F2F2F2"/>
            <w:hideMark/>
          </w:tcPr>
          <w:p w14:paraId="2890220B" w14:textId="77777777" w:rsidR="00EC50E7" w:rsidRPr="00335137" w:rsidRDefault="00EC50E7" w:rsidP="00083AA4">
            <w:pPr>
              <w:rPr>
                <w:rFonts w:cs="Calibri"/>
                <w:color w:val="000000"/>
                <w:sz w:val="18"/>
                <w:szCs w:val="18"/>
              </w:rPr>
            </w:pPr>
            <w:r w:rsidRPr="00335137">
              <w:rPr>
                <w:rFonts w:cs="Calibri"/>
                <w:color w:val="000000"/>
                <w:sz w:val="18"/>
                <w:szCs w:val="18"/>
              </w:rPr>
              <w:t>ctipoinstbl</w:t>
            </w:r>
          </w:p>
        </w:tc>
        <w:tc>
          <w:tcPr>
            <w:tcW w:w="10630" w:type="dxa"/>
            <w:tcBorders>
              <w:top w:val="nil"/>
              <w:left w:val="nil"/>
              <w:bottom w:val="single" w:sz="4" w:space="0" w:color="auto"/>
              <w:right w:val="single" w:sz="4" w:space="0" w:color="auto"/>
            </w:tcBorders>
            <w:shd w:val="clear" w:color="auto" w:fill="auto"/>
            <w:noWrap/>
            <w:hideMark/>
          </w:tcPr>
          <w:p w14:paraId="3DEFE0B2" w14:textId="1305F2B3" w:rsidR="00EC50E7" w:rsidRDefault="00EC50E7" w:rsidP="00083AA4">
            <w:pPr>
              <w:rPr>
                <w:rFonts w:cs="Calibri"/>
                <w:color w:val="000000"/>
                <w:sz w:val="18"/>
                <w:szCs w:val="18"/>
              </w:rPr>
            </w:pPr>
            <w:r w:rsidRPr="00335137">
              <w:rPr>
                <w:rFonts w:cs="Calibri"/>
                <w:color w:val="000000"/>
                <w:sz w:val="18"/>
                <w:szCs w:val="18"/>
              </w:rPr>
              <w:t>Tipo instrumentação</w:t>
            </w:r>
            <w:r>
              <w:rPr>
                <w:rFonts w:cs="Calibri"/>
                <w:color w:val="000000"/>
                <w:sz w:val="18"/>
                <w:szCs w:val="18"/>
              </w:rPr>
              <w:t>:</w:t>
            </w:r>
          </w:p>
          <w:p w14:paraId="3C76C5C1" w14:textId="577C42C5" w:rsidR="00EC50E7" w:rsidRPr="00881FF1" w:rsidRDefault="00EC50E7" w:rsidP="00A276A4">
            <w:pPr>
              <w:pStyle w:val="ListParagraph"/>
              <w:numPr>
                <w:ilvl w:val="0"/>
                <w:numId w:val="18"/>
              </w:numPr>
              <w:rPr>
                <w:rFonts w:cs="Calibri"/>
                <w:color w:val="000000"/>
                <w:sz w:val="18"/>
                <w:szCs w:val="18"/>
              </w:rPr>
            </w:pPr>
            <w:r>
              <w:rPr>
                <w:rFonts w:cs="Calibri"/>
                <w:color w:val="000000"/>
                <w:sz w:val="18"/>
                <w:szCs w:val="18"/>
              </w:rPr>
              <w:t>Está preenchido com o valor ‘00001’ para garantias de tipologia financeira e com ‘00000’ para garantias pessoais e imóveis</w:t>
            </w:r>
          </w:p>
        </w:tc>
        <w:tc>
          <w:tcPr>
            <w:tcW w:w="1417" w:type="dxa"/>
            <w:tcBorders>
              <w:top w:val="nil"/>
              <w:left w:val="nil"/>
              <w:bottom w:val="single" w:sz="4" w:space="0" w:color="auto"/>
              <w:right w:val="single" w:sz="4" w:space="0" w:color="auto"/>
            </w:tcBorders>
            <w:shd w:val="clear" w:color="auto" w:fill="auto"/>
            <w:noWrap/>
            <w:hideMark/>
          </w:tcPr>
          <w:p w14:paraId="338D5B13"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EE3E49E" w14:textId="2A5EE91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E2CB66F" w14:textId="77777777" w:rsidR="00EC50E7" w:rsidRPr="00335137" w:rsidRDefault="00EC50E7" w:rsidP="00083AA4">
            <w:pPr>
              <w:rPr>
                <w:rFonts w:cs="Calibri"/>
                <w:color w:val="000000"/>
                <w:sz w:val="18"/>
                <w:szCs w:val="18"/>
              </w:rPr>
            </w:pPr>
            <w:r w:rsidRPr="00335137">
              <w:rPr>
                <w:rFonts w:cs="Calibri"/>
                <w:color w:val="000000"/>
                <w:sz w:val="18"/>
                <w:szCs w:val="18"/>
              </w:rPr>
              <w:t>cpigreg</w:t>
            </w:r>
          </w:p>
        </w:tc>
        <w:tc>
          <w:tcPr>
            <w:tcW w:w="10630" w:type="dxa"/>
            <w:tcBorders>
              <w:top w:val="nil"/>
              <w:left w:val="nil"/>
              <w:bottom w:val="single" w:sz="4" w:space="0" w:color="auto"/>
              <w:right w:val="single" w:sz="4" w:space="0" w:color="auto"/>
            </w:tcBorders>
            <w:shd w:val="clear" w:color="auto" w:fill="auto"/>
            <w:noWrap/>
            <w:hideMark/>
          </w:tcPr>
          <w:p w14:paraId="3B6BC94D" w14:textId="38D7BFE3" w:rsidR="00EC50E7" w:rsidRDefault="00EC50E7" w:rsidP="00083AA4">
            <w:pPr>
              <w:rPr>
                <w:rFonts w:cs="Calibri"/>
                <w:color w:val="000000"/>
                <w:sz w:val="18"/>
                <w:szCs w:val="18"/>
              </w:rPr>
            </w:pPr>
            <w:r>
              <w:rPr>
                <w:rFonts w:cs="Calibri"/>
                <w:color w:val="000000"/>
                <w:sz w:val="18"/>
                <w:szCs w:val="18"/>
              </w:rPr>
              <w:t>Regra</w:t>
            </w:r>
            <w:r w:rsidRPr="00335137">
              <w:rPr>
                <w:rFonts w:cs="Calibri"/>
                <w:color w:val="000000"/>
                <w:sz w:val="18"/>
                <w:szCs w:val="18"/>
              </w:rPr>
              <w:t xml:space="preserve"> de penhor</w:t>
            </w:r>
            <w:r>
              <w:rPr>
                <w:rFonts w:cs="Calibri"/>
                <w:color w:val="000000"/>
                <w:sz w:val="18"/>
                <w:szCs w:val="18"/>
              </w:rPr>
              <w:t>:</w:t>
            </w:r>
          </w:p>
          <w:p w14:paraId="145FC985" w14:textId="319D7F6E" w:rsidR="00EC50E7" w:rsidRPr="00881FF1" w:rsidRDefault="00EC50E7" w:rsidP="007B2A63">
            <w:pPr>
              <w:pStyle w:val="ListParagraph"/>
              <w:numPr>
                <w:ilvl w:val="0"/>
                <w:numId w:val="18"/>
              </w:numPr>
              <w:rPr>
                <w:rFonts w:cs="Calibri"/>
                <w:color w:val="000000"/>
                <w:sz w:val="18"/>
                <w:szCs w:val="18"/>
              </w:rPr>
            </w:pPr>
            <w:r>
              <w:rPr>
                <w:rFonts w:cs="Calibri"/>
                <w:color w:val="000000"/>
                <w:sz w:val="18"/>
                <w:szCs w:val="18"/>
              </w:rPr>
              <w:t>Está preenchido com o valor ‘S’ para garantias de tipologia financeira e com ‘N’ para garantias pessoais e imóveis, sendo, por isso, aprovisionado tendo em consideração o campo ‘tipologia’..</w:t>
            </w:r>
          </w:p>
        </w:tc>
        <w:tc>
          <w:tcPr>
            <w:tcW w:w="1417" w:type="dxa"/>
            <w:tcBorders>
              <w:top w:val="nil"/>
              <w:left w:val="nil"/>
              <w:bottom w:val="single" w:sz="4" w:space="0" w:color="auto"/>
              <w:right w:val="single" w:sz="4" w:space="0" w:color="auto"/>
            </w:tcBorders>
            <w:shd w:val="clear" w:color="auto" w:fill="auto"/>
            <w:noWrap/>
            <w:hideMark/>
          </w:tcPr>
          <w:p w14:paraId="39C2BD45"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782444C2" w14:textId="4B5A8D6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7C67877" w14:textId="77777777" w:rsidR="00EC50E7" w:rsidRPr="00335137" w:rsidRDefault="00EC50E7" w:rsidP="00083AA4">
            <w:pPr>
              <w:rPr>
                <w:rFonts w:cs="Calibri"/>
                <w:color w:val="000000"/>
                <w:sz w:val="18"/>
                <w:szCs w:val="18"/>
              </w:rPr>
            </w:pPr>
            <w:r w:rsidRPr="00335137">
              <w:rPr>
                <w:rFonts w:cs="Calibri"/>
                <w:color w:val="000000"/>
                <w:sz w:val="18"/>
                <w:szCs w:val="18"/>
              </w:rPr>
              <w:t>ctipoavalbg</w:t>
            </w:r>
          </w:p>
        </w:tc>
        <w:tc>
          <w:tcPr>
            <w:tcW w:w="10630" w:type="dxa"/>
            <w:tcBorders>
              <w:top w:val="nil"/>
              <w:left w:val="nil"/>
              <w:bottom w:val="single" w:sz="4" w:space="0" w:color="auto"/>
              <w:right w:val="single" w:sz="4" w:space="0" w:color="auto"/>
            </w:tcBorders>
            <w:shd w:val="clear" w:color="auto" w:fill="auto"/>
            <w:noWrap/>
            <w:hideMark/>
          </w:tcPr>
          <w:p w14:paraId="4B1F324A" w14:textId="77777777" w:rsidR="00EC50E7" w:rsidRDefault="00EC50E7" w:rsidP="00083AA4">
            <w:pPr>
              <w:rPr>
                <w:rFonts w:cs="Calibri"/>
                <w:color w:val="000000"/>
                <w:sz w:val="18"/>
                <w:szCs w:val="18"/>
              </w:rPr>
            </w:pPr>
            <w:r w:rsidRPr="00335137">
              <w:rPr>
                <w:rFonts w:cs="Calibri"/>
                <w:color w:val="000000"/>
                <w:sz w:val="18"/>
                <w:szCs w:val="18"/>
              </w:rPr>
              <w:t>Tipo aval</w:t>
            </w:r>
            <w:r>
              <w:rPr>
                <w:rFonts w:cs="Calibri"/>
                <w:color w:val="000000"/>
                <w:sz w:val="18"/>
                <w:szCs w:val="18"/>
              </w:rPr>
              <w:t>:</w:t>
            </w:r>
          </w:p>
          <w:p w14:paraId="64081278" w14:textId="512D2E2C"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24B96A00"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4860805B" w14:textId="479EAE2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26EC09D" w14:textId="77777777" w:rsidR="00EC50E7" w:rsidRPr="00335137" w:rsidRDefault="00EC50E7" w:rsidP="00083AA4">
            <w:pPr>
              <w:rPr>
                <w:rFonts w:cs="Calibri"/>
                <w:color w:val="000000"/>
                <w:sz w:val="18"/>
                <w:szCs w:val="18"/>
              </w:rPr>
            </w:pPr>
            <w:r w:rsidRPr="00335137">
              <w:rPr>
                <w:rFonts w:cs="Calibri"/>
                <w:color w:val="000000"/>
                <w:sz w:val="18"/>
                <w:szCs w:val="18"/>
              </w:rPr>
              <w:t>ctipocsbg</w:t>
            </w:r>
          </w:p>
        </w:tc>
        <w:tc>
          <w:tcPr>
            <w:tcW w:w="10630" w:type="dxa"/>
            <w:tcBorders>
              <w:top w:val="nil"/>
              <w:left w:val="nil"/>
              <w:bottom w:val="single" w:sz="4" w:space="0" w:color="auto"/>
              <w:right w:val="single" w:sz="4" w:space="0" w:color="auto"/>
            </w:tcBorders>
            <w:shd w:val="clear" w:color="auto" w:fill="auto"/>
            <w:noWrap/>
            <w:hideMark/>
          </w:tcPr>
          <w:p w14:paraId="4CB3BBA6" w14:textId="77777777" w:rsidR="00EC50E7" w:rsidRDefault="00EC50E7" w:rsidP="00083AA4">
            <w:pPr>
              <w:rPr>
                <w:rFonts w:cs="Calibri"/>
                <w:color w:val="000000"/>
                <w:sz w:val="18"/>
                <w:szCs w:val="18"/>
              </w:rPr>
            </w:pPr>
            <w:r w:rsidRPr="00335137">
              <w:rPr>
                <w:rFonts w:cs="Calibri"/>
                <w:color w:val="000000"/>
                <w:sz w:val="18"/>
                <w:szCs w:val="18"/>
              </w:rPr>
              <w:t>Tipo cobertura</w:t>
            </w:r>
            <w:r>
              <w:rPr>
                <w:rFonts w:cs="Calibri"/>
                <w:color w:val="000000"/>
                <w:sz w:val="18"/>
                <w:szCs w:val="18"/>
              </w:rPr>
              <w:t>:</w:t>
            </w:r>
          </w:p>
          <w:p w14:paraId="0DDFFD83" w14:textId="2F772893"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50D4016"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4789F55E" w14:textId="6015D6B2"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9290045" w14:textId="77777777" w:rsidR="00EC50E7" w:rsidRPr="00335137" w:rsidRDefault="00EC50E7" w:rsidP="00083AA4">
            <w:pPr>
              <w:rPr>
                <w:rFonts w:cs="Calibri"/>
                <w:color w:val="000000"/>
                <w:sz w:val="18"/>
                <w:szCs w:val="18"/>
              </w:rPr>
            </w:pPr>
            <w:r w:rsidRPr="00335137">
              <w:rPr>
                <w:rFonts w:cs="Calibri"/>
                <w:color w:val="000000"/>
                <w:sz w:val="18"/>
                <w:szCs w:val="18"/>
              </w:rPr>
              <w:t>cestgarbg</w:t>
            </w:r>
          </w:p>
        </w:tc>
        <w:tc>
          <w:tcPr>
            <w:tcW w:w="10630" w:type="dxa"/>
            <w:tcBorders>
              <w:top w:val="nil"/>
              <w:left w:val="nil"/>
              <w:bottom w:val="single" w:sz="4" w:space="0" w:color="auto"/>
              <w:right w:val="single" w:sz="4" w:space="0" w:color="auto"/>
            </w:tcBorders>
            <w:shd w:val="clear" w:color="auto" w:fill="auto"/>
            <w:noWrap/>
            <w:hideMark/>
          </w:tcPr>
          <w:p w14:paraId="06DC74C1" w14:textId="77777777" w:rsidR="00EC50E7" w:rsidRDefault="00EC50E7" w:rsidP="00083AA4">
            <w:pPr>
              <w:rPr>
                <w:rFonts w:cs="Calibri"/>
                <w:color w:val="000000"/>
                <w:sz w:val="18"/>
                <w:szCs w:val="18"/>
              </w:rPr>
            </w:pPr>
            <w:r w:rsidRPr="00335137">
              <w:rPr>
                <w:rFonts w:cs="Calibri"/>
                <w:color w:val="000000"/>
                <w:sz w:val="18"/>
                <w:szCs w:val="18"/>
              </w:rPr>
              <w:t>Estado garantia</w:t>
            </w:r>
            <w:r>
              <w:rPr>
                <w:rFonts w:cs="Calibri"/>
                <w:color w:val="000000"/>
                <w:sz w:val="18"/>
                <w:szCs w:val="18"/>
              </w:rPr>
              <w:t>:</w:t>
            </w:r>
          </w:p>
          <w:p w14:paraId="74FC2F67" w14:textId="30FC2B09" w:rsidR="00EC50E7" w:rsidRPr="00952B10" w:rsidRDefault="00EC50E7"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09B3888B" w14:textId="77777777" w:rsidR="00EC50E7" w:rsidRPr="00335137" w:rsidRDefault="00EC50E7" w:rsidP="00083AA4">
            <w:pPr>
              <w:rPr>
                <w:rFonts w:cs="Calibri"/>
                <w:color w:val="000000"/>
                <w:sz w:val="18"/>
                <w:szCs w:val="18"/>
              </w:rPr>
            </w:pPr>
            <w:r w:rsidRPr="00335137">
              <w:rPr>
                <w:rFonts w:cs="Calibri"/>
                <w:color w:val="000000"/>
                <w:sz w:val="18"/>
                <w:szCs w:val="18"/>
              </w:rPr>
              <w:t>String</w:t>
            </w:r>
          </w:p>
        </w:tc>
      </w:tr>
      <w:tr w:rsidR="00EC50E7" w:rsidRPr="00335137" w14:paraId="385AFA8D" w14:textId="249E011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296EBD2" w14:textId="77777777" w:rsidR="00EC50E7" w:rsidRPr="00335137" w:rsidRDefault="00EC50E7" w:rsidP="00083AA4">
            <w:pPr>
              <w:rPr>
                <w:rFonts w:cs="Calibri"/>
                <w:color w:val="000000"/>
                <w:sz w:val="18"/>
                <w:szCs w:val="18"/>
              </w:rPr>
            </w:pPr>
            <w:r w:rsidRPr="00335137">
              <w:rPr>
                <w:rFonts w:cs="Calibri"/>
                <w:color w:val="000000"/>
                <w:sz w:val="18"/>
                <w:szCs w:val="18"/>
              </w:rPr>
              <w:t>pcobact</w:t>
            </w:r>
          </w:p>
        </w:tc>
        <w:tc>
          <w:tcPr>
            <w:tcW w:w="10630" w:type="dxa"/>
            <w:tcBorders>
              <w:top w:val="nil"/>
              <w:left w:val="nil"/>
              <w:bottom w:val="single" w:sz="4" w:space="0" w:color="auto"/>
              <w:right w:val="single" w:sz="4" w:space="0" w:color="auto"/>
            </w:tcBorders>
            <w:shd w:val="clear" w:color="auto" w:fill="auto"/>
            <w:noWrap/>
            <w:hideMark/>
          </w:tcPr>
          <w:p w14:paraId="6F3DAE07" w14:textId="52CBF993" w:rsidR="00EC50E7" w:rsidRDefault="00EC50E7" w:rsidP="00083AA4">
            <w:pPr>
              <w:rPr>
                <w:rFonts w:cs="Calibri"/>
                <w:color w:val="000000"/>
                <w:sz w:val="18"/>
                <w:szCs w:val="18"/>
              </w:rPr>
            </w:pPr>
            <w:r w:rsidRPr="00335137">
              <w:rPr>
                <w:rFonts w:cs="Calibri"/>
                <w:color w:val="000000"/>
                <w:sz w:val="18"/>
                <w:szCs w:val="18"/>
              </w:rPr>
              <w:t xml:space="preserve">Percentagem cobertura </w:t>
            </w:r>
            <w:r>
              <w:rPr>
                <w:rFonts w:cs="Calibri"/>
                <w:color w:val="000000"/>
                <w:sz w:val="18"/>
                <w:szCs w:val="18"/>
              </w:rPr>
              <w:t>atual:</w:t>
            </w:r>
          </w:p>
          <w:p w14:paraId="42E19481" w14:textId="01D9BE68" w:rsidR="00EC50E7" w:rsidRPr="00854285" w:rsidRDefault="00EC50E7" w:rsidP="00A276A4">
            <w:pPr>
              <w:pStyle w:val="ListParagraph"/>
              <w:numPr>
                <w:ilvl w:val="0"/>
                <w:numId w:val="18"/>
              </w:numPr>
              <w:rPr>
                <w:rFonts w:cs="Calibri"/>
                <w:color w:val="000000"/>
                <w:sz w:val="18"/>
                <w:szCs w:val="18"/>
              </w:rPr>
            </w:pPr>
            <w:r w:rsidRPr="00854285">
              <w:rPr>
                <w:rFonts w:cs="Calibri"/>
                <w:color w:val="000000"/>
                <w:sz w:val="18"/>
                <w:szCs w:val="18"/>
              </w:rPr>
              <w:t>Representa a percentagem de cobertura da garantia para determinada responsabilidade, sendo calculada através da divisão do montante de avaliação rateado (‘mavaliaa’) pelo saldo re</w:t>
            </w:r>
            <w:r>
              <w:rPr>
                <w:rFonts w:cs="Calibri"/>
                <w:color w:val="000000"/>
                <w:sz w:val="18"/>
                <w:szCs w:val="18"/>
              </w:rPr>
              <w:t>al da responsabilidade (‘msldreal</w:t>
            </w:r>
            <w:r w:rsidRPr="00854285">
              <w:rPr>
                <w:rFonts w:cs="Calibri"/>
                <w:color w:val="000000"/>
                <w:sz w:val="18"/>
                <w:szCs w:val="18"/>
              </w:rPr>
              <w:t>’)</w:t>
            </w:r>
            <w:r>
              <w:rPr>
                <w:rFonts w:cs="Calibri"/>
                <w:color w:val="000000"/>
                <w:sz w:val="18"/>
                <w:szCs w:val="18"/>
              </w:rPr>
              <w:t>, agregado por responsabilidade</w:t>
            </w:r>
            <w:r w:rsidRPr="00854285">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630B0210" w14:textId="77777777" w:rsidR="00EC50E7" w:rsidRPr="00335137" w:rsidRDefault="00EC50E7" w:rsidP="00083AA4">
            <w:pPr>
              <w:rPr>
                <w:rFonts w:cs="Calibri"/>
                <w:color w:val="000000"/>
                <w:sz w:val="18"/>
                <w:szCs w:val="18"/>
              </w:rPr>
            </w:pPr>
            <w:r w:rsidRPr="00335137">
              <w:rPr>
                <w:rFonts w:cs="Calibri"/>
                <w:color w:val="000000"/>
                <w:sz w:val="18"/>
                <w:szCs w:val="18"/>
              </w:rPr>
              <w:t>Decimal</w:t>
            </w:r>
          </w:p>
        </w:tc>
      </w:tr>
      <w:tr w:rsidR="00EC50E7" w:rsidRPr="00335137" w14:paraId="3CF66977" w14:textId="0FEA062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54ACBCA" w14:textId="77777777" w:rsidR="00EC50E7" w:rsidRPr="00335137" w:rsidRDefault="00EC50E7" w:rsidP="00083AA4">
            <w:pPr>
              <w:rPr>
                <w:rFonts w:cs="Calibri"/>
                <w:color w:val="000000"/>
                <w:sz w:val="18"/>
                <w:szCs w:val="18"/>
              </w:rPr>
            </w:pPr>
            <w:r w:rsidRPr="00335137">
              <w:rPr>
                <w:rFonts w:cs="Calibri"/>
                <w:color w:val="000000"/>
                <w:sz w:val="18"/>
                <w:szCs w:val="18"/>
              </w:rPr>
              <w:t>pcobini</w:t>
            </w:r>
          </w:p>
        </w:tc>
        <w:tc>
          <w:tcPr>
            <w:tcW w:w="10630" w:type="dxa"/>
            <w:tcBorders>
              <w:top w:val="nil"/>
              <w:left w:val="nil"/>
              <w:bottom w:val="single" w:sz="4" w:space="0" w:color="auto"/>
              <w:right w:val="single" w:sz="4" w:space="0" w:color="auto"/>
            </w:tcBorders>
            <w:shd w:val="clear" w:color="auto" w:fill="auto"/>
            <w:noWrap/>
            <w:hideMark/>
          </w:tcPr>
          <w:p w14:paraId="24AA4BAA" w14:textId="57C916F3" w:rsidR="00EC50E7" w:rsidRDefault="00EC50E7" w:rsidP="00854285">
            <w:pPr>
              <w:jc w:val="both"/>
              <w:rPr>
                <w:rStyle w:val="ui-provider"/>
                <w:sz w:val="18"/>
              </w:rPr>
            </w:pPr>
            <w:r>
              <w:rPr>
                <w:rStyle w:val="ui-provider"/>
                <w:sz w:val="18"/>
              </w:rPr>
              <w:t>Percentagem de cobertura inicial do processo/caução:</w:t>
            </w:r>
          </w:p>
          <w:p w14:paraId="10F4ADC0" w14:textId="7F1C1AA0" w:rsidR="00EC50E7" w:rsidRPr="00EC4C2A" w:rsidRDefault="00EC50E7" w:rsidP="007B2A63">
            <w:pPr>
              <w:pStyle w:val="ListParagraph"/>
              <w:numPr>
                <w:ilvl w:val="0"/>
                <w:numId w:val="18"/>
              </w:numPr>
              <w:rPr>
                <w:rStyle w:val="ui-provider"/>
                <w:rFonts w:cs="Calibri"/>
                <w:color w:val="000000"/>
                <w:sz w:val="18"/>
                <w:szCs w:val="18"/>
              </w:rPr>
            </w:pPr>
            <w:r w:rsidRPr="00854285">
              <w:rPr>
                <w:rStyle w:val="ui-provider"/>
                <w:sz w:val="18"/>
              </w:rPr>
              <w:t xml:space="preserve">Percentagem de cobertura da responsabilidade pelo </w:t>
            </w:r>
            <w:r>
              <w:rPr>
                <w:rStyle w:val="ui-provider"/>
                <w:sz w:val="18"/>
              </w:rPr>
              <w:t>processo/caução</w:t>
            </w:r>
            <w:r w:rsidRPr="00854285">
              <w:rPr>
                <w:rStyle w:val="ui-provider"/>
                <w:sz w:val="18"/>
              </w:rPr>
              <w:t xml:space="preserve">, no momento de associação do </w:t>
            </w:r>
            <w:r>
              <w:rPr>
                <w:rStyle w:val="ui-provider"/>
                <w:sz w:val="18"/>
              </w:rPr>
              <w:t>processo/caução</w:t>
            </w:r>
            <w:r w:rsidRPr="00854285">
              <w:rPr>
                <w:rStyle w:val="ui-provider"/>
                <w:sz w:val="18"/>
              </w:rPr>
              <w:t xml:space="preserve"> à responsabilidade.</w:t>
            </w:r>
          </w:p>
          <w:p w14:paraId="7178D2AE" w14:textId="1F0D3A58" w:rsidR="00EC50E7" w:rsidRPr="00854285" w:rsidRDefault="00EC50E7" w:rsidP="007B2A63">
            <w:pPr>
              <w:pStyle w:val="ListParagraph"/>
              <w:numPr>
                <w:ilvl w:val="0"/>
                <w:numId w:val="18"/>
              </w:numPr>
              <w:rPr>
                <w:rFonts w:cs="Calibri"/>
                <w:color w:val="000000"/>
                <w:sz w:val="18"/>
                <w:szCs w:val="18"/>
              </w:rPr>
            </w:pPr>
            <w:r>
              <w:rPr>
                <w:rStyle w:val="ui-provider"/>
                <w:sz w:val="18"/>
              </w:rPr>
              <w:t xml:space="preserve">Este valor é </w:t>
            </w:r>
            <w:r w:rsidRPr="00EC4C2A">
              <w:rPr>
                <w:rStyle w:val="ui-provider"/>
                <w:sz w:val="18"/>
              </w:rPr>
              <w:t>100.000000</w:t>
            </w:r>
            <w:r>
              <w:rPr>
                <w:rStyle w:val="ui-provider"/>
                <w:sz w:val="18"/>
              </w:rPr>
              <w:t xml:space="preserve"> por definição.</w:t>
            </w:r>
          </w:p>
        </w:tc>
        <w:tc>
          <w:tcPr>
            <w:tcW w:w="1417" w:type="dxa"/>
            <w:tcBorders>
              <w:top w:val="nil"/>
              <w:left w:val="nil"/>
              <w:bottom w:val="single" w:sz="4" w:space="0" w:color="auto"/>
              <w:right w:val="single" w:sz="4" w:space="0" w:color="auto"/>
            </w:tcBorders>
            <w:shd w:val="clear" w:color="auto" w:fill="auto"/>
            <w:noWrap/>
            <w:hideMark/>
          </w:tcPr>
          <w:p w14:paraId="4337564C" w14:textId="77777777" w:rsidR="00EC50E7" w:rsidRPr="00335137" w:rsidRDefault="00EC50E7" w:rsidP="00083AA4">
            <w:pPr>
              <w:rPr>
                <w:rFonts w:cs="Calibri"/>
                <w:color w:val="000000"/>
                <w:sz w:val="18"/>
                <w:szCs w:val="18"/>
              </w:rPr>
            </w:pPr>
            <w:r w:rsidRPr="00335137">
              <w:rPr>
                <w:rFonts w:cs="Calibri"/>
                <w:color w:val="000000"/>
                <w:sz w:val="18"/>
                <w:szCs w:val="18"/>
              </w:rPr>
              <w:t>Decimal</w:t>
            </w:r>
          </w:p>
        </w:tc>
      </w:tr>
      <w:tr w:rsidR="00EC50E7" w:rsidRPr="00335137" w14:paraId="4A507406" w14:textId="3184BDE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38DB7D" w14:textId="77777777" w:rsidR="00EC50E7" w:rsidRPr="00335137" w:rsidRDefault="00EC50E7" w:rsidP="00083AA4">
            <w:pPr>
              <w:rPr>
                <w:rFonts w:cs="Calibri"/>
                <w:color w:val="000000"/>
                <w:sz w:val="18"/>
                <w:szCs w:val="18"/>
              </w:rPr>
            </w:pPr>
            <w:r w:rsidRPr="00335137">
              <w:rPr>
                <w:rFonts w:cs="Calibri"/>
                <w:color w:val="000000"/>
                <w:sz w:val="18"/>
                <w:szCs w:val="18"/>
              </w:rPr>
              <w:t>mavaliai</w:t>
            </w:r>
          </w:p>
        </w:tc>
        <w:tc>
          <w:tcPr>
            <w:tcW w:w="10630" w:type="dxa"/>
            <w:tcBorders>
              <w:top w:val="nil"/>
              <w:left w:val="nil"/>
              <w:bottom w:val="single" w:sz="4" w:space="0" w:color="auto"/>
              <w:right w:val="single" w:sz="4" w:space="0" w:color="auto"/>
            </w:tcBorders>
            <w:shd w:val="clear" w:color="auto" w:fill="auto"/>
            <w:noWrap/>
            <w:hideMark/>
          </w:tcPr>
          <w:p w14:paraId="78F122A7" w14:textId="66204D42" w:rsidR="00EC50E7" w:rsidRPr="00CD3F80" w:rsidRDefault="00EC50E7" w:rsidP="00854285">
            <w:pPr>
              <w:jc w:val="both"/>
              <w:rPr>
                <w:rFonts w:cs="Calibri"/>
                <w:color w:val="000000"/>
                <w:sz w:val="18"/>
                <w:szCs w:val="18"/>
              </w:rPr>
            </w:pPr>
            <w:r w:rsidRPr="00CD3F80">
              <w:rPr>
                <w:rFonts w:cs="Calibri"/>
                <w:color w:val="000000"/>
                <w:sz w:val="18"/>
                <w:szCs w:val="18"/>
              </w:rPr>
              <w:t xml:space="preserve">Montante da avaliação inicial do </w:t>
            </w:r>
            <w:r>
              <w:rPr>
                <w:rFonts w:cs="Calibri"/>
                <w:color w:val="000000"/>
                <w:sz w:val="18"/>
                <w:szCs w:val="18"/>
              </w:rPr>
              <w:t>processo/caução</w:t>
            </w:r>
            <w:r w:rsidRPr="00CD3F80">
              <w:rPr>
                <w:rFonts w:cs="Calibri"/>
                <w:color w:val="000000"/>
                <w:sz w:val="18"/>
                <w:szCs w:val="18"/>
              </w:rPr>
              <w:t>:</w:t>
            </w:r>
          </w:p>
          <w:p w14:paraId="6A1248CB" w14:textId="52190EE7" w:rsidR="00EC50E7" w:rsidRDefault="00EC50E7" w:rsidP="007B2A63">
            <w:pPr>
              <w:pStyle w:val="ListParagraph"/>
              <w:numPr>
                <w:ilvl w:val="0"/>
                <w:numId w:val="18"/>
              </w:numPr>
              <w:rPr>
                <w:rFonts w:cs="Calibri"/>
                <w:color w:val="000000"/>
                <w:sz w:val="18"/>
                <w:szCs w:val="18"/>
              </w:rPr>
            </w:pPr>
            <w:r w:rsidRPr="00854285">
              <w:rPr>
                <w:rFonts w:cs="Calibri"/>
                <w:color w:val="000000"/>
                <w:sz w:val="18"/>
                <w:szCs w:val="18"/>
              </w:rPr>
              <w:t xml:space="preserve">Montante de avaliação inicial do </w:t>
            </w:r>
            <w:r>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p w14:paraId="24491B69" w14:textId="6D61F38D" w:rsidR="00EC50E7" w:rsidRPr="00854285" w:rsidRDefault="00EC50E7" w:rsidP="00A276A4">
            <w:pPr>
              <w:pStyle w:val="ListParagraph"/>
              <w:numPr>
                <w:ilvl w:val="0"/>
                <w:numId w:val="18"/>
              </w:numPr>
              <w:rPr>
                <w:rFonts w:cs="Calibri"/>
                <w:color w:val="000000"/>
                <w:sz w:val="18"/>
                <w:szCs w:val="18"/>
              </w:rPr>
            </w:pPr>
            <w:r w:rsidRPr="00C51B32">
              <w:rPr>
                <w:rFonts w:cs="Calibri"/>
                <w:color w:val="000000"/>
                <w:sz w:val="18"/>
                <w:szCs w:val="18"/>
              </w:rPr>
              <w:lastRenderedPageBreak/>
              <w:t xml:space="preserve">O aprovisionamento deste campo é </w:t>
            </w:r>
            <w:r>
              <w:rPr>
                <w:rFonts w:cs="Calibri"/>
                <w:color w:val="000000"/>
                <w:sz w:val="18"/>
                <w:szCs w:val="18"/>
              </w:rPr>
              <w:t>direto</w:t>
            </w:r>
            <w:r w:rsidRPr="00C51B32">
              <w:rPr>
                <w:rFonts w:cs="Calibri"/>
                <w:color w:val="000000"/>
                <w:sz w:val="18"/>
                <w:szCs w:val="18"/>
              </w:rPr>
              <w:t xml:space="preserve"> da tabela </w:t>
            </w:r>
            <w:r w:rsidRPr="00952B10">
              <w:rPr>
                <w:rFonts w:cs="Calibri"/>
                <w:i/>
                <w:color w:val="000000"/>
                <w:sz w:val="18"/>
                <w:szCs w:val="18"/>
              </w:rPr>
              <w:t>cd_garantias.</w:t>
            </w:r>
            <w:r w:rsidRPr="00A276A4">
              <w:rPr>
                <w:rFonts w:cs="Calibri"/>
                <w:i/>
                <w:color w:val="000000"/>
                <w:sz w:val="18"/>
                <w:szCs w:val="18"/>
              </w:rPr>
              <w:t>g</w:t>
            </w:r>
            <w:r>
              <w:rPr>
                <w:rFonts w:cs="Calibri"/>
                <w:i/>
                <w:color w:val="000000"/>
                <w:sz w:val="18"/>
                <w:szCs w:val="18"/>
              </w:rPr>
              <w:t>t018_rateio_aval</w:t>
            </w:r>
            <w:r w:rsidRPr="00C51B32">
              <w:rPr>
                <w:rFonts w:cs="Calibri"/>
                <w:color w:val="000000"/>
                <w:sz w:val="18"/>
                <w:szCs w:val="18"/>
              </w:rPr>
              <w:t>, do campo ‘</w:t>
            </w:r>
            <w:r>
              <w:rPr>
                <w:rFonts w:cs="Calibri"/>
                <w:color w:val="000000"/>
                <w:sz w:val="18"/>
                <w:szCs w:val="18"/>
              </w:rPr>
              <w:t>mavaliai_proc</w:t>
            </w:r>
            <w:r w:rsidRPr="00C51B32">
              <w:rPr>
                <w:rFonts w:cs="Calibri"/>
                <w:color w:val="000000"/>
                <w:sz w:val="18"/>
                <w:szCs w:val="18"/>
              </w:rPr>
              <w:t xml:space="preserve">’, e corresponde </w:t>
            </w:r>
            <w:r>
              <w:rPr>
                <w:rFonts w:cs="Calibri"/>
                <w:color w:val="000000"/>
                <w:sz w:val="18"/>
                <w:szCs w:val="18"/>
              </w:rPr>
              <w:t>ao m</w:t>
            </w:r>
            <w:r w:rsidRPr="00854285">
              <w:rPr>
                <w:rFonts w:cs="Calibri"/>
                <w:color w:val="000000"/>
                <w:sz w:val="18"/>
                <w:szCs w:val="18"/>
              </w:rPr>
              <w:t xml:space="preserve">ontante de avaliação inicial do </w:t>
            </w:r>
            <w:r>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tc>
        <w:tc>
          <w:tcPr>
            <w:tcW w:w="1417" w:type="dxa"/>
            <w:tcBorders>
              <w:top w:val="nil"/>
              <w:left w:val="nil"/>
              <w:bottom w:val="single" w:sz="4" w:space="0" w:color="auto"/>
              <w:right w:val="single" w:sz="4" w:space="0" w:color="auto"/>
            </w:tcBorders>
            <w:shd w:val="clear" w:color="auto" w:fill="auto"/>
            <w:noWrap/>
            <w:hideMark/>
          </w:tcPr>
          <w:p w14:paraId="23AD4C2F" w14:textId="77777777" w:rsidR="00EC50E7" w:rsidRPr="00335137" w:rsidRDefault="00EC50E7" w:rsidP="00083AA4">
            <w:pPr>
              <w:rPr>
                <w:rFonts w:cs="Calibri"/>
                <w:color w:val="000000"/>
                <w:sz w:val="18"/>
                <w:szCs w:val="18"/>
              </w:rPr>
            </w:pPr>
            <w:r w:rsidRPr="00335137">
              <w:rPr>
                <w:rFonts w:cs="Calibri"/>
                <w:color w:val="000000"/>
                <w:sz w:val="18"/>
                <w:szCs w:val="18"/>
              </w:rPr>
              <w:lastRenderedPageBreak/>
              <w:t>Decimal</w:t>
            </w:r>
          </w:p>
        </w:tc>
      </w:tr>
      <w:tr w:rsidR="00EC50E7" w:rsidRPr="00335137" w14:paraId="3E1B0045" w14:textId="5DE8DB93"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7FF8ED" w14:textId="77777777" w:rsidR="00EC50E7" w:rsidRPr="00335137" w:rsidRDefault="00EC50E7" w:rsidP="007909EA">
            <w:pPr>
              <w:rPr>
                <w:rFonts w:cs="Calibri"/>
                <w:color w:val="000000"/>
                <w:sz w:val="18"/>
                <w:szCs w:val="18"/>
              </w:rPr>
            </w:pPr>
            <w:r w:rsidRPr="00335137">
              <w:rPr>
                <w:rFonts w:cs="Calibri"/>
                <w:color w:val="000000"/>
                <w:sz w:val="18"/>
                <w:szCs w:val="18"/>
              </w:rPr>
              <w:t>mavaliaa</w:t>
            </w:r>
          </w:p>
        </w:tc>
        <w:tc>
          <w:tcPr>
            <w:tcW w:w="10630" w:type="dxa"/>
            <w:tcBorders>
              <w:top w:val="nil"/>
              <w:left w:val="nil"/>
              <w:bottom w:val="single" w:sz="4" w:space="0" w:color="auto"/>
              <w:right w:val="single" w:sz="4" w:space="0" w:color="auto"/>
            </w:tcBorders>
            <w:shd w:val="clear" w:color="auto" w:fill="auto"/>
            <w:noWrap/>
            <w:hideMark/>
          </w:tcPr>
          <w:p w14:paraId="67B91EF4" w14:textId="03FA8EE7" w:rsidR="00EC50E7" w:rsidRDefault="00EC50E7" w:rsidP="007909EA">
            <w:pPr>
              <w:rPr>
                <w:rFonts w:cs="Calibri"/>
                <w:color w:val="000000"/>
                <w:sz w:val="18"/>
                <w:szCs w:val="18"/>
              </w:rPr>
            </w:pPr>
            <w:r w:rsidRPr="00335137">
              <w:rPr>
                <w:rFonts w:cs="Calibri"/>
                <w:color w:val="000000"/>
                <w:sz w:val="18"/>
                <w:szCs w:val="18"/>
              </w:rPr>
              <w:t>Montante</w:t>
            </w:r>
            <w:r>
              <w:rPr>
                <w:rFonts w:cs="Calibri"/>
                <w:color w:val="000000"/>
                <w:sz w:val="18"/>
                <w:szCs w:val="18"/>
              </w:rPr>
              <w:t xml:space="preserve"> atual</w:t>
            </w:r>
            <w:r w:rsidRPr="00335137">
              <w:rPr>
                <w:rFonts w:cs="Calibri"/>
                <w:color w:val="000000"/>
                <w:sz w:val="18"/>
                <w:szCs w:val="18"/>
              </w:rPr>
              <w:t xml:space="preserve"> </w:t>
            </w:r>
            <w:r>
              <w:rPr>
                <w:rFonts w:cs="Calibri"/>
                <w:color w:val="000000"/>
                <w:sz w:val="18"/>
                <w:szCs w:val="18"/>
              </w:rPr>
              <w:t>da avaliação do processo/caução:</w:t>
            </w:r>
          </w:p>
          <w:p w14:paraId="3FF92D18" w14:textId="10126626" w:rsidR="00EC50E7" w:rsidRDefault="00EC50E7" w:rsidP="007909EA">
            <w:pPr>
              <w:pStyle w:val="ListParagraph"/>
              <w:numPr>
                <w:ilvl w:val="0"/>
                <w:numId w:val="18"/>
              </w:numPr>
              <w:rPr>
                <w:rFonts w:cs="Calibri"/>
                <w:color w:val="000000"/>
                <w:sz w:val="18"/>
                <w:szCs w:val="18"/>
              </w:rPr>
            </w:pPr>
            <w:r w:rsidRPr="00854285">
              <w:rPr>
                <w:rFonts w:cs="Calibri"/>
                <w:color w:val="000000"/>
                <w:sz w:val="18"/>
                <w:szCs w:val="18"/>
              </w:rPr>
              <w:t xml:space="preserve">Montante de avaliação </w:t>
            </w:r>
            <w:r>
              <w:rPr>
                <w:rFonts w:cs="Calibri"/>
                <w:color w:val="000000"/>
                <w:sz w:val="18"/>
                <w:szCs w:val="18"/>
              </w:rPr>
              <w:t>atual</w:t>
            </w:r>
            <w:r w:rsidRPr="00854285">
              <w:rPr>
                <w:rFonts w:cs="Calibri"/>
                <w:color w:val="000000"/>
                <w:sz w:val="18"/>
                <w:szCs w:val="18"/>
              </w:rPr>
              <w:t xml:space="preserve"> do </w:t>
            </w:r>
            <w:r>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p w14:paraId="477D6168" w14:textId="2253506B" w:rsidR="00EC50E7" w:rsidRPr="00854285" w:rsidRDefault="00EC50E7" w:rsidP="007909EA">
            <w:pPr>
              <w:pStyle w:val="ListParagraph"/>
              <w:numPr>
                <w:ilvl w:val="0"/>
                <w:numId w:val="18"/>
              </w:numPr>
              <w:rPr>
                <w:rFonts w:cs="Calibri"/>
                <w:color w:val="000000"/>
                <w:sz w:val="18"/>
                <w:szCs w:val="18"/>
              </w:rPr>
            </w:pPr>
            <w:r>
              <w:rPr>
                <w:rFonts w:cs="Calibri"/>
                <w:color w:val="000000"/>
                <w:sz w:val="18"/>
                <w:szCs w:val="18"/>
              </w:rPr>
              <w:t xml:space="preserve">Equivale ao somatório do campo ‘mavaliaa’ da tabela </w:t>
            </w:r>
            <w:r w:rsidRPr="00952B10">
              <w:rPr>
                <w:rFonts w:cs="Calibri"/>
                <w:i/>
                <w:color w:val="000000"/>
                <w:sz w:val="18"/>
                <w:szCs w:val="18"/>
              </w:rPr>
              <w:t>cd_garantias.gt018_rateio_aval</w:t>
            </w:r>
            <w:r>
              <w:rPr>
                <w:rFonts w:cs="Calibri"/>
                <w:color w:val="000000"/>
                <w:sz w:val="18"/>
                <w:szCs w:val="18"/>
              </w:rPr>
              <w:t xml:space="preserve"> do MUG por processo/caução, ou seja, soma o valor do montante de avaliação dos bens associados ao mesmo processo/caução.</w:t>
            </w:r>
          </w:p>
        </w:tc>
        <w:tc>
          <w:tcPr>
            <w:tcW w:w="1417" w:type="dxa"/>
            <w:tcBorders>
              <w:top w:val="nil"/>
              <w:left w:val="nil"/>
              <w:bottom w:val="single" w:sz="4" w:space="0" w:color="auto"/>
              <w:right w:val="single" w:sz="4" w:space="0" w:color="auto"/>
            </w:tcBorders>
            <w:shd w:val="clear" w:color="auto" w:fill="auto"/>
            <w:noWrap/>
            <w:hideMark/>
          </w:tcPr>
          <w:p w14:paraId="300EAD4C" w14:textId="77777777" w:rsidR="00EC50E7" w:rsidRPr="00335137" w:rsidRDefault="00EC50E7" w:rsidP="007909EA">
            <w:pPr>
              <w:rPr>
                <w:rFonts w:cs="Calibri"/>
                <w:color w:val="000000"/>
                <w:sz w:val="18"/>
                <w:szCs w:val="18"/>
              </w:rPr>
            </w:pPr>
            <w:r w:rsidRPr="00335137">
              <w:rPr>
                <w:rFonts w:cs="Calibri"/>
                <w:color w:val="000000"/>
                <w:sz w:val="18"/>
                <w:szCs w:val="18"/>
              </w:rPr>
              <w:t>Decimal</w:t>
            </w:r>
          </w:p>
        </w:tc>
      </w:tr>
      <w:tr w:rsidR="00EC50E7" w:rsidRPr="00335137" w14:paraId="6060E25C" w14:textId="4DD89257" w:rsidTr="00EC50E7">
        <w:trPr>
          <w:trHeight w:val="600"/>
        </w:trPr>
        <w:tc>
          <w:tcPr>
            <w:tcW w:w="1984" w:type="dxa"/>
            <w:tcBorders>
              <w:top w:val="nil"/>
              <w:left w:val="single" w:sz="4" w:space="0" w:color="auto"/>
              <w:bottom w:val="single" w:sz="4" w:space="0" w:color="auto"/>
              <w:right w:val="single" w:sz="4" w:space="0" w:color="auto"/>
            </w:tcBorders>
            <w:shd w:val="clear" w:color="000000" w:fill="F2F2F2"/>
            <w:hideMark/>
          </w:tcPr>
          <w:p w14:paraId="2CE631BB" w14:textId="77777777" w:rsidR="00EC50E7" w:rsidRPr="00335137" w:rsidRDefault="00EC50E7" w:rsidP="007909EA">
            <w:pPr>
              <w:rPr>
                <w:rFonts w:cs="Calibri"/>
                <w:color w:val="000000"/>
                <w:sz w:val="18"/>
                <w:szCs w:val="18"/>
              </w:rPr>
            </w:pPr>
            <w:r w:rsidRPr="00335137">
              <w:rPr>
                <w:rFonts w:cs="Calibri"/>
                <w:color w:val="000000"/>
                <w:sz w:val="18"/>
                <w:szCs w:val="18"/>
              </w:rPr>
              <w:t>ctipcfletbg</w:t>
            </w:r>
          </w:p>
        </w:tc>
        <w:tc>
          <w:tcPr>
            <w:tcW w:w="10630" w:type="dxa"/>
            <w:tcBorders>
              <w:top w:val="nil"/>
              <w:left w:val="nil"/>
              <w:bottom w:val="single" w:sz="4" w:space="0" w:color="auto"/>
              <w:right w:val="single" w:sz="4" w:space="0" w:color="auto"/>
            </w:tcBorders>
            <w:shd w:val="clear" w:color="auto" w:fill="auto"/>
            <w:noWrap/>
            <w:hideMark/>
          </w:tcPr>
          <w:p w14:paraId="4E759328" w14:textId="0B705B6D" w:rsidR="00EC50E7" w:rsidRPr="005F2985" w:rsidRDefault="00EC50E7" w:rsidP="007909EA">
            <w:pPr>
              <w:jc w:val="both"/>
              <w:rPr>
                <w:rFonts w:cs="Calibri"/>
                <w:color w:val="000000"/>
                <w:sz w:val="18"/>
                <w:szCs w:val="18"/>
              </w:rPr>
            </w:pPr>
            <w:r>
              <w:rPr>
                <w:rFonts w:cs="Calibri"/>
                <w:color w:val="000000"/>
                <w:sz w:val="18"/>
                <w:szCs w:val="18"/>
              </w:rPr>
              <w:t>Código</w:t>
            </w:r>
            <w:r w:rsidRPr="005F2985">
              <w:rPr>
                <w:rFonts w:cs="Calibri"/>
                <w:color w:val="000000"/>
                <w:sz w:val="18"/>
                <w:szCs w:val="18"/>
              </w:rPr>
              <w:t xml:space="preserve"> ID </w:t>
            </w:r>
            <w:r w:rsidRPr="005F2985">
              <w:rPr>
                <w:rFonts w:cs="Calibri"/>
                <w:i/>
                <w:color w:val="000000"/>
                <w:sz w:val="18"/>
                <w:szCs w:val="18"/>
              </w:rPr>
              <w:t>confort letter</w:t>
            </w:r>
            <w:r w:rsidRPr="005F2985">
              <w:rPr>
                <w:rFonts w:cs="Calibri"/>
                <w:color w:val="000000"/>
                <w:sz w:val="18"/>
                <w:szCs w:val="18"/>
              </w:rPr>
              <w:t>:</w:t>
            </w:r>
          </w:p>
          <w:p w14:paraId="160EA489" w14:textId="58E5FDFB" w:rsidR="00EC50E7" w:rsidRPr="000C4F04" w:rsidRDefault="00EC50E7" w:rsidP="007909EA">
            <w:pPr>
              <w:pStyle w:val="ListParagraph"/>
              <w:numPr>
                <w:ilvl w:val="0"/>
                <w:numId w:val="19"/>
              </w:numPr>
              <w:rPr>
                <w:rFonts w:cs="Calibri"/>
                <w:color w:val="000000"/>
                <w:sz w:val="18"/>
                <w:szCs w:val="18"/>
              </w:rPr>
            </w:pPr>
            <w:r w:rsidRPr="000C4F04">
              <w:rPr>
                <w:rFonts w:cs="Calibri"/>
                <w:color w:val="000000"/>
                <w:sz w:val="18"/>
                <w:szCs w:val="18"/>
              </w:rPr>
              <w:t>Grau de confiança de uma carta de conforto</w:t>
            </w:r>
            <w:r>
              <w:rPr>
                <w:rFonts w:cs="Calibri"/>
                <w:color w:val="000000"/>
                <w:sz w:val="18"/>
                <w:szCs w:val="18"/>
              </w:rPr>
              <w:t>, sendo preenchido com ‘</w:t>
            </w:r>
            <w:r w:rsidRPr="000C4F04">
              <w:rPr>
                <w:rFonts w:cs="Calibri"/>
                <w:color w:val="000000"/>
                <w:sz w:val="18"/>
                <w:szCs w:val="18"/>
              </w:rPr>
              <w:t>00001</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00002</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00003</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00004</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99999</w:t>
            </w:r>
            <w:r>
              <w:rPr>
                <w:rFonts w:cs="Calibri"/>
                <w:color w:val="000000"/>
                <w:sz w:val="18"/>
                <w:szCs w:val="18"/>
              </w:rPr>
              <w:t>’, de acordo com os códigos corporativos.</w:t>
            </w:r>
          </w:p>
        </w:tc>
        <w:tc>
          <w:tcPr>
            <w:tcW w:w="1417" w:type="dxa"/>
            <w:tcBorders>
              <w:top w:val="nil"/>
              <w:left w:val="nil"/>
              <w:bottom w:val="single" w:sz="4" w:space="0" w:color="auto"/>
              <w:right w:val="single" w:sz="4" w:space="0" w:color="auto"/>
            </w:tcBorders>
            <w:shd w:val="clear" w:color="auto" w:fill="auto"/>
            <w:noWrap/>
            <w:hideMark/>
          </w:tcPr>
          <w:p w14:paraId="4ACAC7D4"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67991676" w14:textId="77B2D83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FD8D529" w14:textId="77777777" w:rsidR="00EC50E7" w:rsidRPr="00335137" w:rsidRDefault="00EC50E7" w:rsidP="007909EA">
            <w:pPr>
              <w:rPr>
                <w:rFonts w:cs="Calibri"/>
                <w:color w:val="000000"/>
                <w:sz w:val="18"/>
                <w:szCs w:val="18"/>
              </w:rPr>
            </w:pPr>
            <w:r w:rsidRPr="00335137">
              <w:rPr>
                <w:rFonts w:cs="Calibri"/>
                <w:color w:val="000000"/>
                <w:sz w:val="18"/>
                <w:szCs w:val="18"/>
              </w:rPr>
              <w:t>dultmod</w:t>
            </w:r>
          </w:p>
        </w:tc>
        <w:tc>
          <w:tcPr>
            <w:tcW w:w="10630" w:type="dxa"/>
            <w:tcBorders>
              <w:top w:val="nil"/>
              <w:left w:val="nil"/>
              <w:bottom w:val="single" w:sz="4" w:space="0" w:color="auto"/>
              <w:right w:val="single" w:sz="4" w:space="0" w:color="auto"/>
            </w:tcBorders>
            <w:shd w:val="clear" w:color="auto" w:fill="auto"/>
            <w:noWrap/>
            <w:hideMark/>
          </w:tcPr>
          <w:p w14:paraId="1D6736E2" w14:textId="1E6F5287" w:rsidR="00EC50E7" w:rsidRDefault="00EC50E7" w:rsidP="007909EA">
            <w:pPr>
              <w:rPr>
                <w:rFonts w:cs="Calibri"/>
                <w:color w:val="000000"/>
                <w:sz w:val="18"/>
                <w:szCs w:val="18"/>
              </w:rPr>
            </w:pPr>
            <w:r w:rsidRPr="00335137">
              <w:rPr>
                <w:rFonts w:cs="Calibri"/>
                <w:color w:val="000000"/>
                <w:sz w:val="18"/>
                <w:szCs w:val="18"/>
              </w:rPr>
              <w:t>Data modificação</w:t>
            </w:r>
            <w:r>
              <w:rPr>
                <w:rFonts w:cs="Calibri"/>
                <w:color w:val="000000"/>
                <w:sz w:val="18"/>
                <w:szCs w:val="18"/>
              </w:rPr>
              <w:t>:</w:t>
            </w:r>
          </w:p>
          <w:p w14:paraId="3F28D2F5" w14:textId="77777777" w:rsidR="00EC50E7" w:rsidRDefault="00EC50E7" w:rsidP="007909EA">
            <w:pPr>
              <w:pStyle w:val="ListParagraph"/>
              <w:numPr>
                <w:ilvl w:val="0"/>
                <w:numId w:val="19"/>
              </w:numPr>
              <w:rPr>
                <w:rFonts w:cs="Calibri"/>
                <w:color w:val="000000"/>
                <w:sz w:val="18"/>
                <w:szCs w:val="18"/>
              </w:rPr>
            </w:pPr>
            <w:r>
              <w:rPr>
                <w:rFonts w:cs="Calibri"/>
                <w:color w:val="000000"/>
                <w:sz w:val="18"/>
                <w:szCs w:val="18"/>
              </w:rPr>
              <w:t>Este campo diz respeito à última data de modificação dos dados.</w:t>
            </w:r>
          </w:p>
          <w:p w14:paraId="3C767BC2" w14:textId="5CA332BB" w:rsidR="00EC50E7" w:rsidRPr="00A01606" w:rsidRDefault="00EC50E7" w:rsidP="007909EA">
            <w:pPr>
              <w:pStyle w:val="ListParagraph"/>
              <w:numPr>
                <w:ilvl w:val="0"/>
                <w:numId w:val="19"/>
              </w:numPr>
              <w:rPr>
                <w:rFonts w:cs="Calibri"/>
                <w:color w:val="000000"/>
                <w:sz w:val="18"/>
                <w:szCs w:val="18"/>
              </w:rPr>
            </w:pPr>
            <w:r>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1417" w:type="dxa"/>
            <w:tcBorders>
              <w:top w:val="nil"/>
              <w:left w:val="nil"/>
              <w:bottom w:val="single" w:sz="4" w:space="0" w:color="auto"/>
              <w:right w:val="single" w:sz="4" w:space="0" w:color="auto"/>
            </w:tcBorders>
            <w:shd w:val="clear" w:color="auto" w:fill="auto"/>
            <w:noWrap/>
            <w:hideMark/>
          </w:tcPr>
          <w:p w14:paraId="287690AD"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6693DE05" w14:textId="3C680BF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F8FFF" w14:textId="77777777" w:rsidR="00EC50E7" w:rsidRPr="00335137" w:rsidRDefault="00EC50E7" w:rsidP="007909EA">
            <w:pPr>
              <w:rPr>
                <w:rFonts w:cs="Calibri"/>
                <w:color w:val="000000"/>
                <w:sz w:val="18"/>
                <w:szCs w:val="18"/>
              </w:rPr>
            </w:pPr>
            <w:r w:rsidRPr="00335137">
              <w:rPr>
                <w:rFonts w:cs="Calibri"/>
                <w:color w:val="000000"/>
                <w:sz w:val="18"/>
                <w:szCs w:val="18"/>
              </w:rPr>
              <w:t>cempresa</w:t>
            </w:r>
          </w:p>
        </w:tc>
        <w:tc>
          <w:tcPr>
            <w:tcW w:w="10630" w:type="dxa"/>
            <w:tcBorders>
              <w:top w:val="nil"/>
              <w:left w:val="nil"/>
              <w:bottom w:val="single" w:sz="4" w:space="0" w:color="auto"/>
              <w:right w:val="single" w:sz="4" w:space="0" w:color="auto"/>
            </w:tcBorders>
            <w:shd w:val="clear" w:color="auto" w:fill="auto"/>
            <w:noWrap/>
            <w:hideMark/>
          </w:tcPr>
          <w:p w14:paraId="346F079F" w14:textId="77777777" w:rsidR="00EC50E7" w:rsidRPr="00CD3F80" w:rsidRDefault="00EC50E7" w:rsidP="007909EA">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228434A2" w14:textId="053CF1A7" w:rsidR="00EC50E7" w:rsidRPr="00CD3F80" w:rsidRDefault="00EC50E7" w:rsidP="007909EA">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4E3E479" w14:textId="77777777" w:rsidR="00EC50E7" w:rsidRPr="00CD3F80" w:rsidRDefault="00EC50E7" w:rsidP="007909EA">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7B2425A3" w14:textId="77777777" w:rsidR="00EC50E7" w:rsidRDefault="00EC50E7" w:rsidP="007909EA">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45440F64" w14:textId="20576F3D" w:rsidR="00EC50E7" w:rsidRPr="006F6382" w:rsidRDefault="00EC50E7" w:rsidP="007909EA">
            <w:pPr>
              <w:pStyle w:val="ListParagraph"/>
              <w:numPr>
                <w:ilvl w:val="0"/>
                <w:numId w:val="1"/>
              </w:numPr>
              <w:jc w:val="both"/>
              <w:rPr>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5F0F3C94"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3B5C5D88" w14:textId="11CAE79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B94101" w14:textId="77777777" w:rsidR="00EC50E7" w:rsidRPr="00335137" w:rsidRDefault="00EC50E7" w:rsidP="007909EA">
            <w:pPr>
              <w:rPr>
                <w:rFonts w:cs="Calibri"/>
                <w:color w:val="000000"/>
                <w:sz w:val="18"/>
                <w:szCs w:val="18"/>
              </w:rPr>
            </w:pPr>
            <w:r w:rsidRPr="00335137">
              <w:rPr>
                <w:rFonts w:cs="Calibri"/>
                <w:color w:val="000000"/>
                <w:sz w:val="18"/>
                <w:szCs w:val="18"/>
              </w:rPr>
              <w:t>ckbalcao</w:t>
            </w:r>
          </w:p>
        </w:tc>
        <w:tc>
          <w:tcPr>
            <w:tcW w:w="10630" w:type="dxa"/>
            <w:tcBorders>
              <w:top w:val="nil"/>
              <w:left w:val="nil"/>
              <w:bottom w:val="single" w:sz="4" w:space="0" w:color="auto"/>
              <w:right w:val="single" w:sz="4" w:space="0" w:color="auto"/>
            </w:tcBorders>
            <w:shd w:val="clear" w:color="auto" w:fill="auto"/>
            <w:noWrap/>
            <w:hideMark/>
          </w:tcPr>
          <w:p w14:paraId="5AD6DB15" w14:textId="77777777" w:rsidR="00EC50E7" w:rsidRPr="00CD3F80" w:rsidRDefault="00EC50E7" w:rsidP="007909EA">
            <w:pPr>
              <w:jc w:val="both"/>
              <w:rPr>
                <w:color w:val="000000"/>
                <w:sz w:val="18"/>
                <w:szCs w:val="18"/>
              </w:rPr>
            </w:pPr>
            <w:r w:rsidRPr="00CD3F80">
              <w:rPr>
                <w:color w:val="000000"/>
                <w:sz w:val="18"/>
                <w:szCs w:val="18"/>
              </w:rPr>
              <w:t xml:space="preserve">Código do balcão da </w:t>
            </w:r>
            <w:r w:rsidRPr="00952B10">
              <w:rPr>
                <w:color w:val="000000"/>
                <w:sz w:val="18"/>
                <w:szCs w:val="18"/>
              </w:rPr>
              <w:t>responsabilidade</w:t>
            </w:r>
            <w:r w:rsidRPr="00CD3F80">
              <w:rPr>
                <w:color w:val="000000"/>
                <w:sz w:val="18"/>
                <w:szCs w:val="18"/>
              </w:rPr>
              <w:t>:</w:t>
            </w:r>
          </w:p>
          <w:p w14:paraId="7F9F9C8D" w14:textId="40A8B223" w:rsidR="00EC50E7" w:rsidRPr="00CD3F80" w:rsidRDefault="00EC50E7" w:rsidP="007909EA">
            <w:pPr>
              <w:pStyle w:val="ListParagraph"/>
              <w:numPr>
                <w:ilvl w:val="0"/>
                <w:numId w:val="2"/>
              </w:numPr>
              <w:jc w:val="both"/>
              <w:rPr>
                <w:color w:val="000000"/>
                <w:sz w:val="18"/>
                <w:szCs w:val="18"/>
              </w:rPr>
            </w:pPr>
            <w:r w:rsidRPr="00CD3F80">
              <w:rPr>
                <w:color w:val="000000"/>
                <w:sz w:val="18"/>
                <w:szCs w:val="18"/>
              </w:rPr>
              <w:t xml:space="preserve">Este campo, juntamente com o </w:t>
            </w:r>
            <w:r>
              <w:rPr>
                <w:color w:val="000000"/>
                <w:sz w:val="18"/>
                <w:szCs w:val="18"/>
              </w:rPr>
              <w:t>‘cempresa’</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 correspondem à chave única de cada responsabilidade de crédito no banco.</w:t>
            </w:r>
          </w:p>
          <w:p w14:paraId="58933133" w14:textId="77777777" w:rsidR="00EC50E7" w:rsidRDefault="00EC50E7" w:rsidP="007909EA">
            <w:pPr>
              <w:pStyle w:val="ListParagraph"/>
              <w:numPr>
                <w:ilvl w:val="0"/>
                <w:numId w:val="2"/>
              </w:numPr>
              <w:jc w:val="both"/>
              <w:rPr>
                <w:color w:val="000000"/>
                <w:sz w:val="18"/>
                <w:szCs w:val="18"/>
              </w:rPr>
            </w:pPr>
            <w:r w:rsidRPr="00CD3F80">
              <w:rPr>
                <w:color w:val="000000"/>
                <w:sz w:val="18"/>
                <w:szCs w:val="18"/>
              </w:rPr>
              <w:t>A chave é normalizada de acordo com as chaves contratuais da aplicação ICs d</w:t>
            </w:r>
            <w:r>
              <w:rPr>
                <w:color w:val="000000"/>
                <w:sz w:val="18"/>
                <w:szCs w:val="18"/>
              </w:rPr>
              <w:t>a Contabilidade, com o ‘ckbalcao</w:t>
            </w:r>
            <w:r w:rsidRPr="00CD3F80">
              <w:rPr>
                <w:color w:val="000000"/>
                <w:sz w:val="18"/>
                <w:szCs w:val="18"/>
              </w:rPr>
              <w:t>’ a corresponder nesse modelo ao campo ‘cbalcao’.</w:t>
            </w:r>
          </w:p>
          <w:p w14:paraId="4AFF9F60" w14:textId="5C49630F" w:rsidR="00EC50E7" w:rsidRPr="00BA6898" w:rsidRDefault="00EC50E7" w:rsidP="007909EA">
            <w:pPr>
              <w:pStyle w:val="ListParagraph"/>
              <w:numPr>
                <w:ilvl w:val="0"/>
                <w:numId w:val="2"/>
              </w:numPr>
              <w:jc w:val="both"/>
              <w:rPr>
                <w:color w:val="000000"/>
                <w:sz w:val="18"/>
                <w:szCs w:val="18"/>
              </w:rPr>
            </w:pPr>
            <w:r w:rsidRPr="00CD3F80">
              <w:rPr>
                <w:color w:val="000000"/>
                <w:sz w:val="18"/>
                <w:szCs w:val="18"/>
              </w:rPr>
              <w:t>Existem outros modelos de dados para além das ICs, em que este campo da responsabilidade corresponde ao campo ‘cbalcao’ ou ao campo ‘ckbal</w:t>
            </w:r>
            <w:r>
              <w:rPr>
                <w:color w:val="000000"/>
                <w:sz w:val="18"/>
                <w:szCs w:val="18"/>
              </w:rPr>
              <w:t>res</w:t>
            </w:r>
            <w:r w:rsidRPr="00CD3F80">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4B9201D0"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3BE166CE" w14:textId="3AB2A0BD"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7D037F" w14:textId="77777777" w:rsidR="00EC50E7" w:rsidRPr="00335137" w:rsidRDefault="00EC50E7" w:rsidP="007909EA">
            <w:pPr>
              <w:rPr>
                <w:rFonts w:cs="Calibri"/>
                <w:color w:val="000000"/>
                <w:sz w:val="18"/>
                <w:szCs w:val="18"/>
              </w:rPr>
            </w:pPr>
            <w:r w:rsidRPr="00335137">
              <w:rPr>
                <w:rFonts w:cs="Calibri"/>
                <w:color w:val="000000"/>
                <w:sz w:val="18"/>
                <w:szCs w:val="18"/>
              </w:rPr>
              <w:t>cknumcta</w:t>
            </w:r>
          </w:p>
        </w:tc>
        <w:tc>
          <w:tcPr>
            <w:tcW w:w="10630" w:type="dxa"/>
            <w:tcBorders>
              <w:top w:val="nil"/>
              <w:left w:val="nil"/>
              <w:bottom w:val="single" w:sz="4" w:space="0" w:color="auto"/>
              <w:right w:val="single" w:sz="4" w:space="0" w:color="auto"/>
            </w:tcBorders>
            <w:shd w:val="clear" w:color="auto" w:fill="auto"/>
            <w:noWrap/>
            <w:hideMark/>
          </w:tcPr>
          <w:p w14:paraId="67315330" w14:textId="77777777" w:rsidR="00EC50E7" w:rsidRPr="00CD3F80" w:rsidRDefault="00EC50E7" w:rsidP="007909EA">
            <w:pPr>
              <w:jc w:val="both"/>
              <w:rPr>
                <w:color w:val="000000"/>
                <w:sz w:val="18"/>
                <w:szCs w:val="18"/>
              </w:rPr>
            </w:pPr>
            <w:r w:rsidRPr="00CD3F80">
              <w:rPr>
                <w:color w:val="000000"/>
                <w:sz w:val="18"/>
                <w:szCs w:val="18"/>
              </w:rPr>
              <w:t xml:space="preserve">Número de conta da </w:t>
            </w:r>
            <w:r w:rsidRPr="00952B10">
              <w:rPr>
                <w:color w:val="000000"/>
                <w:sz w:val="18"/>
                <w:szCs w:val="18"/>
              </w:rPr>
              <w:t>responsabilidade</w:t>
            </w:r>
            <w:r w:rsidRPr="00CD3F80">
              <w:rPr>
                <w:color w:val="000000"/>
                <w:sz w:val="18"/>
                <w:szCs w:val="18"/>
              </w:rPr>
              <w:t>:</w:t>
            </w:r>
          </w:p>
          <w:p w14:paraId="6A51551E" w14:textId="766C8BA7" w:rsidR="00EC50E7" w:rsidRPr="00CD3F80" w:rsidRDefault="00EC50E7" w:rsidP="007909EA">
            <w:pPr>
              <w:pStyle w:val="ListParagraph"/>
              <w:numPr>
                <w:ilvl w:val="0"/>
                <w:numId w:val="4"/>
              </w:numPr>
              <w:jc w:val="both"/>
              <w:rPr>
                <w:color w:val="000000"/>
                <w:sz w:val="18"/>
                <w:szCs w:val="18"/>
              </w:rPr>
            </w:pPr>
            <w:r w:rsidRPr="00CD3F80">
              <w:rPr>
                <w:color w:val="000000"/>
                <w:sz w:val="18"/>
                <w:szCs w:val="18"/>
              </w:rPr>
              <w:t xml:space="preserve">Este campo, juntamente com o </w:t>
            </w:r>
            <w:r>
              <w:rPr>
                <w:color w:val="000000"/>
                <w:sz w:val="18"/>
                <w:szCs w:val="18"/>
              </w:rPr>
              <w:t>‘cempresa’</w:t>
            </w:r>
            <w:r w:rsidRPr="00CD3F80">
              <w:rPr>
                <w:color w:val="000000"/>
                <w:sz w:val="18"/>
                <w:szCs w:val="18"/>
              </w:rPr>
              <w:t xml:space="preserve">, </w:t>
            </w:r>
            <w:r>
              <w:rPr>
                <w:color w:val="000000"/>
                <w:sz w:val="18"/>
                <w:szCs w:val="18"/>
              </w:rPr>
              <w:t>‘ckbalcao’</w:t>
            </w:r>
            <w:r w:rsidRPr="00CD3F80">
              <w:rPr>
                <w:color w:val="000000"/>
                <w:sz w:val="18"/>
                <w:szCs w:val="18"/>
              </w:rPr>
              <w:t xml:space="preserve"> e </w:t>
            </w:r>
            <w:r>
              <w:rPr>
                <w:color w:val="000000"/>
                <w:sz w:val="18"/>
                <w:szCs w:val="18"/>
              </w:rPr>
              <w:t>‘zdeposit’</w:t>
            </w:r>
            <w:r w:rsidRPr="00CD3F80">
              <w:rPr>
                <w:color w:val="000000"/>
                <w:sz w:val="18"/>
                <w:szCs w:val="18"/>
              </w:rPr>
              <w:t>, correspondem à chave única de cada responsabilidade de crédito no banco.</w:t>
            </w:r>
          </w:p>
          <w:p w14:paraId="4C93C6EA" w14:textId="77777777" w:rsidR="00EC50E7" w:rsidRDefault="00EC50E7" w:rsidP="007909EA">
            <w:pPr>
              <w:pStyle w:val="ListParagraph"/>
              <w:numPr>
                <w:ilvl w:val="0"/>
                <w:numId w:val="4"/>
              </w:numPr>
              <w:jc w:val="both"/>
              <w:rPr>
                <w:color w:val="000000"/>
                <w:sz w:val="18"/>
                <w:szCs w:val="18"/>
              </w:rPr>
            </w:pPr>
            <w:r w:rsidRPr="00CD3F80">
              <w:rPr>
                <w:color w:val="000000"/>
                <w:sz w:val="18"/>
                <w:szCs w:val="18"/>
              </w:rPr>
              <w:t>A chave é normalizada de acordo com as chaves contratuais da aplicação ICs da Contabilidade, com o ‘ck</w:t>
            </w:r>
            <w:r>
              <w:rPr>
                <w:color w:val="000000"/>
                <w:sz w:val="18"/>
                <w:szCs w:val="18"/>
              </w:rPr>
              <w:t>numcta</w:t>
            </w:r>
            <w:r w:rsidRPr="00CD3F80">
              <w:rPr>
                <w:color w:val="000000"/>
                <w:sz w:val="18"/>
                <w:szCs w:val="18"/>
              </w:rPr>
              <w:t xml:space="preserve">’ a corresponder nesse modelo ao campo ‘cnumecta’.  </w:t>
            </w:r>
          </w:p>
          <w:p w14:paraId="13FBF7DB" w14:textId="3D9BD6EE" w:rsidR="00EC50E7" w:rsidRPr="00486054" w:rsidRDefault="00EC50E7" w:rsidP="007909EA">
            <w:pPr>
              <w:pStyle w:val="ListParagraph"/>
              <w:numPr>
                <w:ilvl w:val="0"/>
                <w:numId w:val="4"/>
              </w:numPr>
              <w:jc w:val="both"/>
              <w:rPr>
                <w:color w:val="000000"/>
                <w:sz w:val="18"/>
                <w:szCs w:val="18"/>
              </w:rPr>
            </w:pPr>
            <w:r w:rsidRPr="00C76B3C">
              <w:rPr>
                <w:color w:val="000000"/>
                <w:sz w:val="18"/>
                <w:szCs w:val="18"/>
              </w:rPr>
              <w:t>Existem outros modelos de dados para além das ICs, em que este campo da responsabilidade corresponde ao campo ‘cnumecta’ ou ao campo ‘</w:t>
            </w:r>
            <w:r>
              <w:rPr>
                <w:color w:val="000000"/>
                <w:sz w:val="18"/>
                <w:szCs w:val="18"/>
              </w:rPr>
              <w:t>ckctares</w:t>
            </w:r>
            <w:r w:rsidRPr="00C76B3C">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4460426F"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3564366B" w14:textId="300BC57F"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31B571" w14:textId="77777777" w:rsidR="00EC50E7" w:rsidRPr="00335137" w:rsidRDefault="00EC50E7" w:rsidP="007909EA">
            <w:pPr>
              <w:rPr>
                <w:rFonts w:cs="Calibri"/>
                <w:color w:val="000000"/>
                <w:sz w:val="18"/>
                <w:szCs w:val="18"/>
              </w:rPr>
            </w:pPr>
            <w:r w:rsidRPr="00335137">
              <w:rPr>
                <w:rFonts w:cs="Calibri"/>
                <w:color w:val="000000"/>
                <w:sz w:val="18"/>
                <w:szCs w:val="18"/>
              </w:rPr>
              <w:t>zdeposit</w:t>
            </w:r>
          </w:p>
        </w:tc>
        <w:tc>
          <w:tcPr>
            <w:tcW w:w="10630" w:type="dxa"/>
            <w:tcBorders>
              <w:top w:val="nil"/>
              <w:left w:val="nil"/>
              <w:bottom w:val="single" w:sz="4" w:space="0" w:color="auto"/>
              <w:right w:val="single" w:sz="4" w:space="0" w:color="auto"/>
            </w:tcBorders>
            <w:shd w:val="clear" w:color="auto" w:fill="auto"/>
            <w:noWrap/>
            <w:hideMark/>
          </w:tcPr>
          <w:p w14:paraId="14D48141" w14:textId="117B80BC" w:rsidR="00EC50E7" w:rsidRDefault="00EC50E7" w:rsidP="007909EA">
            <w:pPr>
              <w:rPr>
                <w:rFonts w:cs="Calibri"/>
                <w:color w:val="000000"/>
                <w:sz w:val="18"/>
                <w:szCs w:val="18"/>
              </w:rPr>
            </w:pPr>
            <w:r w:rsidRPr="00335137">
              <w:rPr>
                <w:rFonts w:cs="Calibri"/>
                <w:color w:val="000000"/>
                <w:sz w:val="18"/>
                <w:szCs w:val="18"/>
              </w:rPr>
              <w:t>Número de contrato</w:t>
            </w:r>
            <w:r>
              <w:rPr>
                <w:rFonts w:cs="Calibri"/>
                <w:color w:val="000000"/>
                <w:sz w:val="18"/>
                <w:szCs w:val="18"/>
              </w:rPr>
              <w:t xml:space="preserve"> da </w:t>
            </w:r>
            <w:r w:rsidRPr="00952B10">
              <w:rPr>
                <w:rFonts w:cs="Calibri"/>
                <w:color w:val="000000"/>
                <w:sz w:val="18"/>
                <w:szCs w:val="18"/>
              </w:rPr>
              <w:t>responsabilidade</w:t>
            </w:r>
            <w:r>
              <w:rPr>
                <w:rFonts w:cs="Calibri"/>
                <w:color w:val="000000"/>
                <w:sz w:val="18"/>
                <w:szCs w:val="18"/>
              </w:rPr>
              <w:t>:</w:t>
            </w:r>
          </w:p>
          <w:p w14:paraId="535C069F" w14:textId="14B2D66E" w:rsidR="00EC50E7" w:rsidRPr="00CD3F80" w:rsidRDefault="00EC50E7" w:rsidP="007909EA">
            <w:pPr>
              <w:pStyle w:val="ListParagraph"/>
              <w:numPr>
                <w:ilvl w:val="0"/>
                <w:numId w:val="3"/>
              </w:numPr>
              <w:jc w:val="both"/>
              <w:rPr>
                <w:color w:val="000000"/>
                <w:sz w:val="18"/>
                <w:szCs w:val="18"/>
              </w:rPr>
            </w:pPr>
            <w:r w:rsidRPr="00CD3F80">
              <w:rPr>
                <w:color w:val="000000"/>
                <w:sz w:val="18"/>
                <w:szCs w:val="18"/>
              </w:rPr>
              <w:t xml:space="preserve">Estes campos, juntamente com o </w:t>
            </w:r>
            <w:r>
              <w:rPr>
                <w:color w:val="000000"/>
                <w:sz w:val="18"/>
                <w:szCs w:val="18"/>
              </w:rPr>
              <w:t>‘cempresa’</w:t>
            </w:r>
            <w:r w:rsidRPr="00CD3F80">
              <w:rPr>
                <w:color w:val="000000"/>
                <w:sz w:val="18"/>
                <w:szCs w:val="18"/>
              </w:rPr>
              <w:t xml:space="preserve">, </w:t>
            </w:r>
            <w:r>
              <w:rPr>
                <w:color w:val="000000"/>
                <w:sz w:val="18"/>
                <w:szCs w:val="18"/>
              </w:rPr>
              <w:t>‘ckbalcao’</w:t>
            </w:r>
            <w:r w:rsidRPr="00CD3F80">
              <w:rPr>
                <w:color w:val="000000"/>
                <w:sz w:val="18"/>
                <w:szCs w:val="18"/>
              </w:rPr>
              <w:t xml:space="preserve"> e </w:t>
            </w:r>
            <w:r>
              <w:rPr>
                <w:color w:val="000000"/>
                <w:sz w:val="18"/>
                <w:szCs w:val="18"/>
              </w:rPr>
              <w:t>‘cknumcta’</w:t>
            </w:r>
            <w:r w:rsidRPr="00CD3F80">
              <w:rPr>
                <w:color w:val="000000"/>
                <w:sz w:val="18"/>
                <w:szCs w:val="18"/>
              </w:rPr>
              <w:t>, correspondem à chave única de cada responsabilidade de crédito no banco.</w:t>
            </w:r>
          </w:p>
          <w:p w14:paraId="0C76EB44" w14:textId="742CE925" w:rsidR="00EC50E7" w:rsidRPr="00CD3F80" w:rsidRDefault="00EC50E7" w:rsidP="007909EA">
            <w:pPr>
              <w:pStyle w:val="ListParagraph"/>
              <w:numPr>
                <w:ilvl w:val="0"/>
                <w:numId w:val="3"/>
              </w:numPr>
              <w:jc w:val="both"/>
              <w:rPr>
                <w:color w:val="000000"/>
                <w:sz w:val="18"/>
                <w:szCs w:val="18"/>
              </w:rPr>
            </w:pPr>
            <w:r w:rsidRPr="00CD3F80">
              <w:rPr>
                <w:color w:val="000000"/>
                <w:sz w:val="18"/>
                <w:szCs w:val="18"/>
              </w:rPr>
              <w:lastRenderedPageBreak/>
              <w:t>A chave é normalizada de acordo com as chaves contratuais da aplicação ICs da Contabilidade, com o ‘</w:t>
            </w:r>
            <w:r>
              <w:rPr>
                <w:color w:val="000000"/>
                <w:sz w:val="18"/>
                <w:szCs w:val="18"/>
              </w:rPr>
              <w:t>zdeposit</w:t>
            </w:r>
            <w:r w:rsidRPr="00CD3F80">
              <w:rPr>
                <w:color w:val="000000"/>
                <w:sz w:val="18"/>
                <w:szCs w:val="18"/>
              </w:rPr>
              <w:t>’ a corresponder nesse modelo ao campo ‘zdeposit’.</w:t>
            </w:r>
          </w:p>
          <w:p w14:paraId="7B0A8A43" w14:textId="5C93B752" w:rsidR="00EC50E7" w:rsidRPr="00486054" w:rsidRDefault="00EC50E7" w:rsidP="007909EA">
            <w:pPr>
              <w:pStyle w:val="ListParagraph"/>
              <w:numPr>
                <w:ilvl w:val="0"/>
                <w:numId w:val="3"/>
              </w:numPr>
              <w:rPr>
                <w:rFonts w:cs="Calibri"/>
                <w:color w:val="000000"/>
                <w:sz w:val="18"/>
                <w:szCs w:val="18"/>
              </w:rPr>
            </w:pPr>
            <w:r w:rsidRPr="00486054">
              <w:rPr>
                <w:color w:val="000000"/>
                <w:sz w:val="18"/>
                <w:szCs w:val="18"/>
              </w:rPr>
              <w:t>Existem outros modelos de dados para além das ICs, em que este campo da responsabilidade corresponde ao campo ‘creferencia’ ou ao campo ‘</w:t>
            </w:r>
            <w:r>
              <w:rPr>
                <w:color w:val="000000"/>
                <w:sz w:val="18"/>
                <w:szCs w:val="18"/>
              </w:rPr>
              <w:t>ckrefresp</w:t>
            </w:r>
            <w:r w:rsidRPr="00486054">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5E6720DA" w14:textId="77777777" w:rsidR="00EC50E7" w:rsidRPr="00335137" w:rsidRDefault="00EC50E7" w:rsidP="007909EA">
            <w:pPr>
              <w:rPr>
                <w:rFonts w:cs="Calibri"/>
                <w:color w:val="000000"/>
                <w:sz w:val="18"/>
                <w:szCs w:val="18"/>
              </w:rPr>
            </w:pPr>
            <w:r w:rsidRPr="00335137">
              <w:rPr>
                <w:rFonts w:cs="Calibri"/>
                <w:color w:val="000000"/>
                <w:sz w:val="18"/>
                <w:szCs w:val="18"/>
              </w:rPr>
              <w:lastRenderedPageBreak/>
              <w:t>String</w:t>
            </w:r>
          </w:p>
        </w:tc>
      </w:tr>
      <w:tr w:rsidR="00EC50E7" w:rsidRPr="00335137" w14:paraId="016057A8" w14:textId="68C4E51E"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887DF0" w14:textId="77777777" w:rsidR="00EC50E7" w:rsidRPr="00335137" w:rsidRDefault="00EC50E7" w:rsidP="007909EA">
            <w:pPr>
              <w:rPr>
                <w:rFonts w:cs="Calibri"/>
                <w:color w:val="000000"/>
                <w:sz w:val="18"/>
                <w:szCs w:val="18"/>
              </w:rPr>
            </w:pPr>
            <w:r w:rsidRPr="00335137">
              <w:rPr>
                <w:rFonts w:cs="Calibri"/>
                <w:color w:val="000000"/>
                <w:sz w:val="18"/>
                <w:szCs w:val="18"/>
              </w:rPr>
              <w:t>cbalcao</w:t>
            </w:r>
          </w:p>
        </w:tc>
        <w:tc>
          <w:tcPr>
            <w:tcW w:w="10630" w:type="dxa"/>
            <w:tcBorders>
              <w:top w:val="nil"/>
              <w:left w:val="nil"/>
              <w:bottom w:val="single" w:sz="4" w:space="0" w:color="auto"/>
              <w:right w:val="single" w:sz="4" w:space="0" w:color="auto"/>
            </w:tcBorders>
            <w:shd w:val="clear" w:color="auto" w:fill="auto"/>
            <w:noWrap/>
            <w:hideMark/>
          </w:tcPr>
          <w:p w14:paraId="715808AB" w14:textId="77777777" w:rsidR="00EC50E7" w:rsidRPr="00CD3F80" w:rsidRDefault="00EC50E7" w:rsidP="007909EA">
            <w:pPr>
              <w:jc w:val="both"/>
              <w:rPr>
                <w:color w:val="000000"/>
                <w:sz w:val="18"/>
                <w:szCs w:val="18"/>
              </w:rPr>
            </w:pPr>
            <w:r w:rsidRPr="00CD3F80">
              <w:rPr>
                <w:color w:val="000000"/>
                <w:sz w:val="18"/>
                <w:szCs w:val="18"/>
              </w:rPr>
              <w:t>Código da empresa da conta:</w:t>
            </w:r>
          </w:p>
          <w:p w14:paraId="595172BE" w14:textId="10F4BC18" w:rsidR="00EC50E7" w:rsidRPr="00952B10" w:rsidRDefault="00EC50E7" w:rsidP="007909EA">
            <w:pPr>
              <w:pStyle w:val="ListParagraph"/>
              <w:numPr>
                <w:ilvl w:val="0"/>
                <w:numId w:val="5"/>
              </w:numPr>
              <w:jc w:val="both"/>
              <w:rPr>
                <w:color w:val="000000"/>
                <w:sz w:val="18"/>
                <w:szCs w:val="18"/>
              </w:rPr>
            </w:pPr>
            <w:r>
              <w:rPr>
                <w:color w:val="000000"/>
                <w:sz w:val="18"/>
                <w:szCs w:val="18"/>
              </w:rPr>
              <w:t>Este campo, juntamente com o</w:t>
            </w:r>
            <w:r w:rsidRPr="00CD3F80">
              <w:rPr>
                <w:color w:val="000000"/>
                <w:sz w:val="18"/>
                <w:szCs w:val="18"/>
              </w:rPr>
              <w:t xml:space="preserve"> </w:t>
            </w:r>
            <w:r>
              <w:rPr>
                <w:color w:val="000000"/>
                <w:sz w:val="18"/>
                <w:szCs w:val="18"/>
              </w:rPr>
              <w:t>‘</w:t>
            </w:r>
            <w:r w:rsidRPr="00CD3F80">
              <w:rPr>
                <w:color w:val="000000"/>
                <w:sz w:val="18"/>
                <w:szCs w:val="18"/>
              </w:rPr>
              <w:t>cnumcta</w:t>
            </w:r>
            <w:r>
              <w:rPr>
                <w:color w:val="000000"/>
                <w:sz w:val="18"/>
                <w:szCs w:val="18"/>
              </w:rPr>
              <w:t>’</w:t>
            </w:r>
            <w:r w:rsidRPr="00CD3F80">
              <w:rPr>
                <w:color w:val="000000"/>
                <w:sz w:val="18"/>
                <w:szCs w:val="18"/>
              </w:rPr>
              <w:t xml:space="preserve"> e </w:t>
            </w:r>
            <w:r>
              <w:rPr>
                <w:color w:val="000000"/>
                <w:sz w:val="18"/>
                <w:szCs w:val="18"/>
              </w:rPr>
              <w:t>‘zcaucao’</w:t>
            </w:r>
            <w:r w:rsidRPr="00CD3F80">
              <w:rPr>
                <w:color w:val="000000"/>
                <w:sz w:val="18"/>
                <w:szCs w:val="18"/>
              </w:rPr>
              <w:t>, constituem a chave única do segundo pilar do MUG</w:t>
            </w:r>
            <w:r>
              <w:rPr>
                <w:color w:val="000000"/>
                <w:sz w:val="18"/>
                <w:szCs w:val="18"/>
              </w:rPr>
              <w:t xml:space="preserve"> e dos </w:t>
            </w:r>
            <w:proofErr w:type="gramStart"/>
            <w:r>
              <w:rPr>
                <w:color w:val="000000"/>
                <w:sz w:val="18"/>
                <w:szCs w:val="18"/>
              </w:rPr>
              <w:t>seus interfaces</w:t>
            </w:r>
            <w:proofErr w:type="gramEnd"/>
            <w:r w:rsidRPr="00CD3F80">
              <w:rPr>
                <w:color w:val="000000"/>
                <w:sz w:val="18"/>
                <w:szCs w:val="18"/>
              </w:rPr>
              <w:t xml:space="preserve">, ou seja, os </w:t>
            </w:r>
            <w:r>
              <w:rPr>
                <w:color w:val="000000"/>
                <w:sz w:val="18"/>
                <w:szCs w:val="18"/>
              </w:rPr>
              <w:t>processos/cauções</w:t>
            </w:r>
            <w:r w:rsidRPr="00952B10">
              <w:rPr>
                <w:color w:val="000000"/>
                <w:sz w:val="18"/>
                <w:szCs w:val="18"/>
              </w:rPr>
              <w:t>.</w:t>
            </w:r>
          </w:p>
          <w:p w14:paraId="6F543C92" w14:textId="5E53BF59" w:rsidR="00EC50E7" w:rsidRPr="007C18CD" w:rsidRDefault="00EC50E7" w:rsidP="007909EA">
            <w:pPr>
              <w:pStyle w:val="ListParagraph"/>
              <w:numPr>
                <w:ilvl w:val="0"/>
                <w:numId w:val="5"/>
              </w:numPr>
              <w:rPr>
                <w:rFonts w:cs="Calibri"/>
                <w:color w:val="000000"/>
                <w:sz w:val="18"/>
                <w:szCs w:val="18"/>
              </w:rPr>
            </w:pPr>
            <w:r w:rsidRPr="007C18CD">
              <w:rPr>
                <w:color w:val="000000"/>
                <w:sz w:val="18"/>
                <w:szCs w:val="18"/>
              </w:rPr>
              <w:t xml:space="preserve">O conceito de </w:t>
            </w:r>
            <w:r>
              <w:rPr>
                <w:color w:val="000000"/>
                <w:sz w:val="18"/>
                <w:szCs w:val="18"/>
              </w:rPr>
              <w:t>processo/caução</w:t>
            </w:r>
            <w:r w:rsidRPr="007C18CD">
              <w:rPr>
                <w:color w:val="000000"/>
                <w:sz w:val="18"/>
                <w:szCs w:val="18"/>
              </w:rPr>
              <w:t xml:space="preserve"> está apenas presente nas aplicações CS e GP, sendo, por uma questão de homogeneidade, criado pelo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0DA4ABD2"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0E4EB466" w14:textId="2321614A"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0F7CA1" w14:textId="77777777" w:rsidR="00EC50E7" w:rsidRPr="00335137" w:rsidRDefault="00EC50E7" w:rsidP="007909EA">
            <w:pPr>
              <w:rPr>
                <w:rFonts w:cs="Calibri"/>
                <w:color w:val="000000"/>
                <w:sz w:val="18"/>
                <w:szCs w:val="18"/>
              </w:rPr>
            </w:pPr>
            <w:r w:rsidRPr="00335137">
              <w:rPr>
                <w:rFonts w:cs="Calibri"/>
                <w:color w:val="000000"/>
                <w:sz w:val="18"/>
                <w:szCs w:val="18"/>
              </w:rPr>
              <w:t>cnumcta</w:t>
            </w:r>
          </w:p>
        </w:tc>
        <w:tc>
          <w:tcPr>
            <w:tcW w:w="10630" w:type="dxa"/>
            <w:tcBorders>
              <w:top w:val="nil"/>
              <w:left w:val="nil"/>
              <w:bottom w:val="single" w:sz="4" w:space="0" w:color="auto"/>
              <w:right w:val="single" w:sz="4" w:space="0" w:color="auto"/>
            </w:tcBorders>
            <w:shd w:val="clear" w:color="auto" w:fill="auto"/>
            <w:noWrap/>
            <w:hideMark/>
          </w:tcPr>
          <w:p w14:paraId="1471D7E8" w14:textId="77777777" w:rsidR="00EC50E7" w:rsidRPr="00CD3F80" w:rsidRDefault="00EC50E7" w:rsidP="007909EA">
            <w:pPr>
              <w:jc w:val="both"/>
              <w:rPr>
                <w:color w:val="000000"/>
                <w:sz w:val="18"/>
                <w:szCs w:val="18"/>
              </w:rPr>
            </w:pPr>
            <w:r w:rsidRPr="00CD3F80">
              <w:rPr>
                <w:color w:val="000000"/>
                <w:sz w:val="18"/>
                <w:szCs w:val="18"/>
              </w:rPr>
              <w:t>Código do balcão da conta ID da garantia:</w:t>
            </w:r>
          </w:p>
          <w:p w14:paraId="6E74A69C" w14:textId="214F2467" w:rsidR="00EC50E7" w:rsidRPr="00952B10" w:rsidRDefault="00EC50E7" w:rsidP="007909EA">
            <w:pPr>
              <w:pStyle w:val="ListParagraph"/>
              <w:numPr>
                <w:ilvl w:val="0"/>
                <w:numId w:val="5"/>
              </w:numPr>
              <w:jc w:val="both"/>
              <w:rPr>
                <w:color w:val="000000"/>
                <w:sz w:val="18"/>
                <w:szCs w:val="18"/>
              </w:rPr>
            </w:pPr>
            <w:r w:rsidRPr="00CD3F80">
              <w:rPr>
                <w:color w:val="000000"/>
                <w:sz w:val="18"/>
                <w:szCs w:val="18"/>
              </w:rPr>
              <w:t xml:space="preserve">Este campo, juntamente com o </w:t>
            </w:r>
            <w:r>
              <w:rPr>
                <w:color w:val="000000"/>
                <w:sz w:val="18"/>
                <w:szCs w:val="18"/>
              </w:rPr>
              <w:t>‘cbalcao’</w:t>
            </w:r>
            <w:r w:rsidRPr="00CD3F80">
              <w:rPr>
                <w:color w:val="000000"/>
                <w:sz w:val="18"/>
                <w:szCs w:val="18"/>
              </w:rPr>
              <w:t xml:space="preserve"> e </w:t>
            </w:r>
            <w:r>
              <w:rPr>
                <w:color w:val="000000"/>
                <w:sz w:val="18"/>
                <w:szCs w:val="18"/>
              </w:rPr>
              <w:t>‘zcaucao’</w:t>
            </w:r>
            <w:r w:rsidRPr="00CD3F80">
              <w:rPr>
                <w:color w:val="000000"/>
                <w:sz w:val="18"/>
                <w:szCs w:val="18"/>
              </w:rPr>
              <w:t>, constituem a chave única do segundo pilar do MUG</w:t>
            </w:r>
            <w:r>
              <w:rPr>
                <w:color w:val="000000"/>
                <w:sz w:val="18"/>
                <w:szCs w:val="18"/>
              </w:rPr>
              <w:t xml:space="preserve"> e dos </w:t>
            </w:r>
            <w:proofErr w:type="gramStart"/>
            <w:r>
              <w:rPr>
                <w:color w:val="000000"/>
                <w:sz w:val="18"/>
                <w:szCs w:val="18"/>
              </w:rPr>
              <w:t>seus interfaces</w:t>
            </w:r>
            <w:proofErr w:type="gramEnd"/>
            <w:r w:rsidRPr="00CD3F80">
              <w:rPr>
                <w:color w:val="000000"/>
                <w:sz w:val="18"/>
                <w:szCs w:val="18"/>
              </w:rPr>
              <w:t xml:space="preserve">, ou seja, </w:t>
            </w:r>
            <w:r w:rsidRPr="00952B10">
              <w:rPr>
                <w:color w:val="000000"/>
                <w:sz w:val="18"/>
                <w:szCs w:val="18"/>
              </w:rPr>
              <w:t xml:space="preserve">os </w:t>
            </w:r>
            <w:r>
              <w:rPr>
                <w:color w:val="000000"/>
                <w:sz w:val="18"/>
                <w:szCs w:val="18"/>
              </w:rPr>
              <w:t>processos/cauções</w:t>
            </w:r>
            <w:r w:rsidRPr="00952B10">
              <w:rPr>
                <w:color w:val="000000"/>
                <w:sz w:val="18"/>
                <w:szCs w:val="18"/>
              </w:rPr>
              <w:t>.</w:t>
            </w:r>
          </w:p>
          <w:p w14:paraId="352D19F6" w14:textId="3C32C861" w:rsidR="00EC50E7" w:rsidRPr="00154056" w:rsidRDefault="00EC50E7" w:rsidP="007909EA">
            <w:pPr>
              <w:pStyle w:val="ListParagraph"/>
              <w:numPr>
                <w:ilvl w:val="0"/>
                <w:numId w:val="5"/>
              </w:numPr>
              <w:jc w:val="both"/>
              <w:rPr>
                <w:color w:val="000000"/>
                <w:sz w:val="18"/>
                <w:szCs w:val="18"/>
              </w:rPr>
            </w:pPr>
            <w:r w:rsidRPr="00CD3F80">
              <w:rPr>
                <w:color w:val="000000"/>
                <w:sz w:val="18"/>
                <w:szCs w:val="18"/>
              </w:rPr>
              <w:t xml:space="preserve">O conceito de </w:t>
            </w:r>
            <w:r>
              <w:rPr>
                <w:color w:val="000000"/>
                <w:sz w:val="18"/>
                <w:szCs w:val="18"/>
              </w:rPr>
              <w:t>processo/caução</w:t>
            </w:r>
            <w:r w:rsidRPr="00CD3F80">
              <w:rPr>
                <w:color w:val="000000"/>
                <w:sz w:val="18"/>
                <w:szCs w:val="18"/>
              </w:rPr>
              <w:t xml:space="preserve"> está apenas presente nas aplicações CS e GP, sendo, por uma questão de homogeneidade, criado pelo próprio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1E49BFC5"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68614B57" w14:textId="5E7D6158" w:rsidTr="00EC50E7">
        <w:trPr>
          <w:trHeight w:val="600"/>
        </w:trPr>
        <w:tc>
          <w:tcPr>
            <w:tcW w:w="1984" w:type="dxa"/>
            <w:tcBorders>
              <w:top w:val="nil"/>
              <w:left w:val="single" w:sz="4" w:space="0" w:color="auto"/>
              <w:bottom w:val="single" w:sz="4" w:space="0" w:color="auto"/>
              <w:right w:val="single" w:sz="4" w:space="0" w:color="auto"/>
            </w:tcBorders>
            <w:shd w:val="clear" w:color="000000" w:fill="F2F2F2"/>
            <w:hideMark/>
          </w:tcPr>
          <w:p w14:paraId="7C6B59A2" w14:textId="77777777" w:rsidR="00EC50E7" w:rsidRPr="00335137" w:rsidRDefault="00EC50E7" w:rsidP="007909EA">
            <w:pPr>
              <w:rPr>
                <w:rFonts w:cs="Calibri"/>
                <w:color w:val="000000"/>
                <w:sz w:val="18"/>
                <w:szCs w:val="18"/>
              </w:rPr>
            </w:pPr>
            <w:r w:rsidRPr="00335137">
              <w:rPr>
                <w:rFonts w:cs="Calibri"/>
                <w:color w:val="000000"/>
                <w:sz w:val="18"/>
                <w:szCs w:val="18"/>
              </w:rPr>
              <w:t>zcaucao</w:t>
            </w:r>
          </w:p>
        </w:tc>
        <w:tc>
          <w:tcPr>
            <w:tcW w:w="10630" w:type="dxa"/>
            <w:tcBorders>
              <w:top w:val="nil"/>
              <w:left w:val="nil"/>
              <w:bottom w:val="single" w:sz="4" w:space="0" w:color="auto"/>
              <w:right w:val="single" w:sz="4" w:space="0" w:color="auto"/>
            </w:tcBorders>
            <w:shd w:val="clear" w:color="auto" w:fill="auto"/>
            <w:noWrap/>
            <w:hideMark/>
          </w:tcPr>
          <w:p w14:paraId="689187C1" w14:textId="27CA6129" w:rsidR="00EC50E7" w:rsidRPr="00CD3F80" w:rsidRDefault="00EC50E7" w:rsidP="007909EA">
            <w:pPr>
              <w:jc w:val="both"/>
              <w:rPr>
                <w:color w:val="000000"/>
                <w:sz w:val="18"/>
                <w:szCs w:val="18"/>
              </w:rPr>
            </w:pPr>
            <w:r w:rsidRPr="00CD3F80">
              <w:rPr>
                <w:color w:val="000000"/>
                <w:sz w:val="18"/>
                <w:szCs w:val="18"/>
              </w:rPr>
              <w:t xml:space="preserve">Número de conta ID da </w:t>
            </w:r>
            <w:r>
              <w:rPr>
                <w:color w:val="000000"/>
                <w:sz w:val="18"/>
                <w:szCs w:val="18"/>
              </w:rPr>
              <w:t>caução</w:t>
            </w:r>
            <w:r w:rsidRPr="00CD3F80">
              <w:rPr>
                <w:color w:val="000000"/>
                <w:sz w:val="18"/>
                <w:szCs w:val="18"/>
              </w:rPr>
              <w:t>:</w:t>
            </w:r>
          </w:p>
          <w:p w14:paraId="3211DD04" w14:textId="155B1C23" w:rsidR="00EC50E7" w:rsidRPr="00952B10" w:rsidRDefault="00EC50E7" w:rsidP="007909EA">
            <w:pPr>
              <w:pStyle w:val="ListParagraph"/>
              <w:numPr>
                <w:ilvl w:val="0"/>
                <w:numId w:val="5"/>
              </w:numPr>
              <w:jc w:val="both"/>
              <w:rPr>
                <w:color w:val="000000"/>
                <w:sz w:val="18"/>
                <w:szCs w:val="18"/>
              </w:rPr>
            </w:pPr>
            <w:r>
              <w:rPr>
                <w:color w:val="000000"/>
                <w:sz w:val="18"/>
                <w:szCs w:val="18"/>
              </w:rPr>
              <w:t>Este campo, juntamente com o ‘c</w:t>
            </w:r>
            <w:r w:rsidRPr="00CD3F80">
              <w:rPr>
                <w:color w:val="000000"/>
                <w:sz w:val="18"/>
                <w:szCs w:val="18"/>
              </w:rPr>
              <w:t>balcao</w:t>
            </w:r>
            <w:r>
              <w:rPr>
                <w:color w:val="000000"/>
                <w:sz w:val="18"/>
                <w:szCs w:val="18"/>
              </w:rPr>
              <w:t>’</w:t>
            </w:r>
            <w:r w:rsidRPr="00CD3F80">
              <w:rPr>
                <w:color w:val="000000"/>
                <w:sz w:val="18"/>
                <w:szCs w:val="18"/>
              </w:rPr>
              <w:t xml:space="preserve"> e </w:t>
            </w:r>
            <w:r>
              <w:rPr>
                <w:color w:val="000000"/>
                <w:sz w:val="18"/>
                <w:szCs w:val="18"/>
              </w:rPr>
              <w:t>‘cnumcta’</w:t>
            </w:r>
            <w:r w:rsidRPr="00CD3F80">
              <w:rPr>
                <w:color w:val="000000"/>
                <w:sz w:val="18"/>
                <w:szCs w:val="18"/>
              </w:rPr>
              <w:t>, constituem a chave única do segundo pilar do MUG</w:t>
            </w:r>
            <w:r>
              <w:rPr>
                <w:color w:val="000000"/>
                <w:sz w:val="18"/>
                <w:szCs w:val="18"/>
              </w:rPr>
              <w:t xml:space="preserve"> e dos </w:t>
            </w:r>
            <w:proofErr w:type="gramStart"/>
            <w:r>
              <w:rPr>
                <w:color w:val="000000"/>
                <w:sz w:val="18"/>
                <w:szCs w:val="18"/>
              </w:rPr>
              <w:t>seus interfaces</w:t>
            </w:r>
            <w:proofErr w:type="gramEnd"/>
            <w:r w:rsidRPr="00CD3F80">
              <w:rPr>
                <w:color w:val="000000"/>
                <w:sz w:val="18"/>
                <w:szCs w:val="18"/>
              </w:rPr>
              <w:t xml:space="preserve">, ou seja, </w:t>
            </w:r>
            <w:r w:rsidRPr="00952B10">
              <w:rPr>
                <w:color w:val="000000"/>
                <w:sz w:val="18"/>
                <w:szCs w:val="18"/>
              </w:rPr>
              <w:t xml:space="preserve">os </w:t>
            </w:r>
            <w:r>
              <w:rPr>
                <w:color w:val="000000"/>
                <w:sz w:val="18"/>
                <w:szCs w:val="18"/>
              </w:rPr>
              <w:t>processos/cauções</w:t>
            </w:r>
            <w:r w:rsidRPr="00952B10">
              <w:rPr>
                <w:color w:val="000000"/>
                <w:sz w:val="18"/>
                <w:szCs w:val="18"/>
              </w:rPr>
              <w:t>.</w:t>
            </w:r>
          </w:p>
          <w:p w14:paraId="3D5A9EFA" w14:textId="7EE2886F" w:rsidR="00EC50E7" w:rsidRPr="00154056" w:rsidRDefault="00EC50E7" w:rsidP="007909EA">
            <w:pPr>
              <w:pStyle w:val="ListParagraph"/>
              <w:numPr>
                <w:ilvl w:val="0"/>
                <w:numId w:val="5"/>
              </w:numPr>
              <w:rPr>
                <w:rFonts w:cs="Calibri"/>
                <w:color w:val="000000"/>
                <w:sz w:val="18"/>
                <w:szCs w:val="18"/>
              </w:rPr>
            </w:pPr>
            <w:r w:rsidRPr="00154056">
              <w:rPr>
                <w:color w:val="000000"/>
                <w:sz w:val="18"/>
                <w:szCs w:val="18"/>
              </w:rPr>
              <w:t xml:space="preserve">O conceito de </w:t>
            </w:r>
            <w:r>
              <w:rPr>
                <w:color w:val="000000"/>
                <w:sz w:val="18"/>
                <w:szCs w:val="18"/>
              </w:rPr>
              <w:t>processo/caução</w:t>
            </w:r>
            <w:r w:rsidRPr="00154056">
              <w:rPr>
                <w:color w:val="000000"/>
                <w:sz w:val="18"/>
                <w:szCs w:val="18"/>
              </w:rPr>
              <w:t xml:space="preserve"> está apenas presente nas aplicações CS e GP, sendo, por uma questão de homogeneidade, criado pelo próprio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5891B1DD"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54B37173" w14:textId="59EA8E8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794438F" w14:textId="77777777" w:rsidR="00EC50E7" w:rsidRPr="00335137" w:rsidRDefault="00EC50E7" w:rsidP="007909EA">
            <w:pPr>
              <w:rPr>
                <w:rFonts w:cs="Calibri"/>
                <w:color w:val="000000"/>
                <w:sz w:val="18"/>
                <w:szCs w:val="18"/>
              </w:rPr>
            </w:pPr>
            <w:r w:rsidRPr="00335137">
              <w:rPr>
                <w:rFonts w:cs="Calibri"/>
                <w:color w:val="000000"/>
                <w:sz w:val="18"/>
                <w:szCs w:val="18"/>
              </w:rPr>
              <w:t>tipgargbl</w:t>
            </w:r>
          </w:p>
        </w:tc>
        <w:tc>
          <w:tcPr>
            <w:tcW w:w="10630" w:type="dxa"/>
            <w:tcBorders>
              <w:top w:val="nil"/>
              <w:left w:val="nil"/>
              <w:bottom w:val="single" w:sz="4" w:space="0" w:color="auto"/>
              <w:right w:val="single" w:sz="4" w:space="0" w:color="auto"/>
            </w:tcBorders>
            <w:shd w:val="clear" w:color="auto" w:fill="auto"/>
            <w:noWrap/>
            <w:hideMark/>
          </w:tcPr>
          <w:p w14:paraId="3F230E34" w14:textId="791FBA2B" w:rsidR="00EC50E7" w:rsidRDefault="00EC50E7" w:rsidP="007909EA">
            <w:pPr>
              <w:rPr>
                <w:rFonts w:cs="Calibri"/>
                <w:color w:val="000000"/>
                <w:sz w:val="18"/>
                <w:szCs w:val="18"/>
              </w:rPr>
            </w:pPr>
            <w:r w:rsidRPr="00335137">
              <w:rPr>
                <w:rFonts w:cs="Calibri"/>
                <w:color w:val="000000"/>
                <w:sz w:val="18"/>
                <w:szCs w:val="18"/>
              </w:rPr>
              <w:t>Tipo Garantia</w:t>
            </w:r>
            <w:r>
              <w:rPr>
                <w:rFonts w:cs="Calibri"/>
                <w:color w:val="000000"/>
                <w:sz w:val="18"/>
                <w:szCs w:val="18"/>
              </w:rPr>
              <w:t>:</w:t>
            </w:r>
          </w:p>
          <w:p w14:paraId="1DE544D2" w14:textId="77777777" w:rsidR="00EC50E7" w:rsidRDefault="00EC50E7" w:rsidP="007909EA">
            <w:pPr>
              <w:pStyle w:val="ListParagraph"/>
              <w:numPr>
                <w:ilvl w:val="0"/>
                <w:numId w:val="18"/>
              </w:numPr>
              <w:rPr>
                <w:rFonts w:cs="Calibri"/>
                <w:color w:val="000000"/>
                <w:sz w:val="18"/>
                <w:szCs w:val="18"/>
              </w:rPr>
            </w:pPr>
            <w:r>
              <w:rPr>
                <w:rFonts w:cs="Calibri"/>
                <w:color w:val="000000"/>
                <w:sz w:val="18"/>
                <w:szCs w:val="18"/>
              </w:rPr>
              <w:t>Identifica se a garantia associada é uma garantia pessoal ou uma garantia real (imobiliária ou financeira).</w:t>
            </w:r>
          </w:p>
          <w:p w14:paraId="0DF0C7ED" w14:textId="7F8DF890" w:rsidR="00EC50E7" w:rsidRPr="00154056" w:rsidRDefault="00EC50E7" w:rsidP="007909EA">
            <w:pPr>
              <w:pStyle w:val="ListParagraph"/>
              <w:numPr>
                <w:ilvl w:val="0"/>
                <w:numId w:val="18"/>
              </w:numPr>
              <w:rPr>
                <w:rFonts w:cs="Calibri"/>
                <w:color w:val="000000"/>
                <w:sz w:val="18"/>
                <w:szCs w:val="18"/>
              </w:rPr>
            </w:pPr>
            <w:r w:rsidRPr="00154056">
              <w:rPr>
                <w:rFonts w:cs="Calibri"/>
                <w:color w:val="000000"/>
                <w:sz w:val="18"/>
                <w:szCs w:val="18"/>
              </w:rPr>
              <w:t>Está preenchido com ‘00001’ para garantias pessoais e ‘00002’ para garantias reais.</w:t>
            </w:r>
          </w:p>
        </w:tc>
        <w:tc>
          <w:tcPr>
            <w:tcW w:w="1417" w:type="dxa"/>
            <w:tcBorders>
              <w:top w:val="nil"/>
              <w:left w:val="nil"/>
              <w:bottom w:val="single" w:sz="4" w:space="0" w:color="auto"/>
              <w:right w:val="single" w:sz="4" w:space="0" w:color="auto"/>
            </w:tcBorders>
            <w:shd w:val="clear" w:color="auto" w:fill="auto"/>
            <w:noWrap/>
            <w:hideMark/>
          </w:tcPr>
          <w:p w14:paraId="6932960D" w14:textId="77777777" w:rsidR="00EC50E7" w:rsidRPr="00335137" w:rsidRDefault="00EC50E7" w:rsidP="007909EA">
            <w:pPr>
              <w:rPr>
                <w:rFonts w:cs="Calibri"/>
                <w:color w:val="000000"/>
                <w:sz w:val="18"/>
                <w:szCs w:val="18"/>
              </w:rPr>
            </w:pPr>
            <w:r w:rsidRPr="00335137">
              <w:rPr>
                <w:rFonts w:cs="Calibri"/>
                <w:color w:val="000000"/>
                <w:sz w:val="18"/>
                <w:szCs w:val="18"/>
              </w:rPr>
              <w:t>String</w:t>
            </w:r>
          </w:p>
        </w:tc>
      </w:tr>
      <w:tr w:rsidR="00EC50E7" w:rsidRPr="00335137" w14:paraId="73C8D5C5" w14:textId="0DBE911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31424DE" w14:textId="77777777" w:rsidR="00EC50E7" w:rsidRPr="00335137" w:rsidRDefault="00EC50E7" w:rsidP="00017397">
            <w:pPr>
              <w:rPr>
                <w:rFonts w:cs="Calibri"/>
                <w:color w:val="000000"/>
                <w:sz w:val="18"/>
                <w:szCs w:val="18"/>
              </w:rPr>
            </w:pPr>
            <w:r w:rsidRPr="00335137">
              <w:rPr>
                <w:rFonts w:cs="Calibri"/>
                <w:color w:val="000000"/>
                <w:sz w:val="18"/>
                <w:szCs w:val="18"/>
              </w:rPr>
              <w:t>ckprodut</w:t>
            </w:r>
          </w:p>
        </w:tc>
        <w:tc>
          <w:tcPr>
            <w:tcW w:w="10630" w:type="dxa"/>
            <w:tcBorders>
              <w:top w:val="nil"/>
              <w:left w:val="nil"/>
              <w:bottom w:val="single" w:sz="4" w:space="0" w:color="auto"/>
              <w:right w:val="single" w:sz="4" w:space="0" w:color="auto"/>
            </w:tcBorders>
            <w:shd w:val="clear" w:color="auto" w:fill="auto"/>
            <w:noWrap/>
            <w:hideMark/>
          </w:tcPr>
          <w:p w14:paraId="73D90F66" w14:textId="77777777" w:rsidR="00EC50E7" w:rsidRDefault="00EC50E7" w:rsidP="00017397">
            <w:pPr>
              <w:rPr>
                <w:color w:val="000000"/>
                <w:sz w:val="18"/>
                <w:szCs w:val="18"/>
              </w:rPr>
            </w:pPr>
            <w:r w:rsidRPr="00373436">
              <w:rPr>
                <w:color w:val="000000"/>
                <w:sz w:val="18"/>
                <w:szCs w:val="18"/>
              </w:rPr>
              <w:t>Código produto responsabilidade</w:t>
            </w:r>
            <w:r>
              <w:rPr>
                <w:color w:val="000000"/>
                <w:sz w:val="18"/>
                <w:szCs w:val="18"/>
              </w:rPr>
              <w:t>:</w:t>
            </w:r>
          </w:p>
          <w:p w14:paraId="6930C1F3" w14:textId="2E62DEAD" w:rsidR="00EC50E7" w:rsidRDefault="00EC50E7" w:rsidP="00017397">
            <w:pPr>
              <w:pStyle w:val="ListParagraph"/>
              <w:numPr>
                <w:ilvl w:val="0"/>
                <w:numId w:val="6"/>
              </w:numPr>
              <w:rPr>
                <w:color w:val="000000"/>
                <w:sz w:val="18"/>
                <w:szCs w:val="18"/>
              </w:rPr>
            </w:pPr>
            <w:r>
              <w:rPr>
                <w:color w:val="000000"/>
                <w:sz w:val="18"/>
                <w:szCs w:val="18"/>
              </w:rPr>
              <w:t>Este campo representa o produto da responsabilidade através de um código de 3 dígitos. Em complemento com o campo ‘cksubpresp’ (subproduto da responsabilidade), é possível obter mais detalhe acerca da operação de crédito.</w:t>
            </w:r>
          </w:p>
          <w:p w14:paraId="22054DAB" w14:textId="7BB604E4" w:rsidR="00EC50E7" w:rsidRDefault="00EC50E7" w:rsidP="00017397">
            <w:pPr>
              <w:pStyle w:val="ListParagraph"/>
              <w:numPr>
                <w:ilvl w:val="0"/>
                <w:numId w:val="6"/>
              </w:numPr>
              <w:rPr>
                <w:color w:val="000000"/>
                <w:sz w:val="18"/>
                <w:szCs w:val="18"/>
              </w:rPr>
            </w:pPr>
            <w:r>
              <w:rPr>
                <w:color w:val="000000"/>
                <w:sz w:val="18"/>
                <w:szCs w:val="18"/>
              </w:rPr>
              <w:t xml:space="preserve">O aprovisionamento deste campo é direto do campo ‘ckprdresp’ da tabela </w:t>
            </w:r>
            <w:r w:rsidRPr="00984DB3">
              <w:rPr>
                <w:i/>
                <w:color w:val="000000"/>
                <w:sz w:val="18"/>
                <w:szCs w:val="18"/>
              </w:rPr>
              <w:t>cd_garantias.gt001_trz_rsp_gt</w:t>
            </w:r>
            <w:r>
              <w:rPr>
                <w:color w:val="000000"/>
                <w:sz w:val="18"/>
                <w:szCs w:val="18"/>
              </w:rPr>
              <w:t xml:space="preserve"> do MUG.</w:t>
            </w:r>
          </w:p>
          <w:p w14:paraId="36D71531" w14:textId="3C8CE1D8" w:rsidR="00EC50E7" w:rsidRPr="00154056" w:rsidRDefault="00EC50E7" w:rsidP="00017397">
            <w:pPr>
              <w:pStyle w:val="ListParagraph"/>
              <w:numPr>
                <w:ilvl w:val="0"/>
                <w:numId w:val="6"/>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7454C9A6"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1E93EA4F" w14:textId="6E77030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BDD921" w14:textId="1AFA885B" w:rsidR="00EC50E7" w:rsidRPr="00335137" w:rsidRDefault="00EC50E7" w:rsidP="00017397">
            <w:pPr>
              <w:rPr>
                <w:rFonts w:cs="Calibri"/>
                <w:color w:val="000000"/>
                <w:sz w:val="18"/>
                <w:szCs w:val="18"/>
              </w:rPr>
            </w:pPr>
            <w:r w:rsidRPr="00335137">
              <w:rPr>
                <w:rFonts w:cs="Calibri"/>
                <w:color w:val="000000"/>
                <w:sz w:val="18"/>
                <w:szCs w:val="18"/>
              </w:rPr>
              <w:t>cksubpro</w:t>
            </w:r>
          </w:p>
        </w:tc>
        <w:tc>
          <w:tcPr>
            <w:tcW w:w="10630" w:type="dxa"/>
            <w:tcBorders>
              <w:top w:val="nil"/>
              <w:left w:val="nil"/>
              <w:bottom w:val="single" w:sz="4" w:space="0" w:color="auto"/>
              <w:right w:val="single" w:sz="4" w:space="0" w:color="auto"/>
            </w:tcBorders>
            <w:shd w:val="clear" w:color="auto" w:fill="auto"/>
            <w:noWrap/>
            <w:hideMark/>
          </w:tcPr>
          <w:p w14:paraId="2288B231" w14:textId="77777777" w:rsidR="00EC50E7" w:rsidRDefault="00EC50E7" w:rsidP="00017397">
            <w:pPr>
              <w:rPr>
                <w:color w:val="000000"/>
                <w:sz w:val="18"/>
                <w:szCs w:val="18"/>
              </w:rPr>
            </w:pPr>
            <w:r>
              <w:rPr>
                <w:color w:val="000000"/>
                <w:sz w:val="18"/>
                <w:szCs w:val="18"/>
              </w:rPr>
              <w:t>Código sub</w:t>
            </w:r>
            <w:r w:rsidRPr="00373436">
              <w:rPr>
                <w:color w:val="000000"/>
                <w:sz w:val="18"/>
                <w:szCs w:val="18"/>
              </w:rPr>
              <w:t>produto responsabilidade</w:t>
            </w:r>
            <w:r>
              <w:rPr>
                <w:color w:val="000000"/>
                <w:sz w:val="18"/>
                <w:szCs w:val="18"/>
              </w:rPr>
              <w:t>:</w:t>
            </w:r>
          </w:p>
          <w:p w14:paraId="01C62512" w14:textId="05BBEF2F" w:rsidR="00EC50E7" w:rsidRPr="00984DB3" w:rsidRDefault="00EC50E7" w:rsidP="00017397">
            <w:pPr>
              <w:pStyle w:val="ListParagraph"/>
              <w:numPr>
                <w:ilvl w:val="0"/>
                <w:numId w:val="20"/>
              </w:numPr>
              <w:rPr>
                <w:rFonts w:cs="Calibri"/>
                <w:color w:val="000000"/>
                <w:sz w:val="18"/>
                <w:szCs w:val="18"/>
              </w:rPr>
            </w:pPr>
            <w:r w:rsidRPr="00154056">
              <w:rPr>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15D38F9B" w14:textId="0AA2B5E4" w:rsidR="00EC50E7" w:rsidRPr="00984DB3" w:rsidRDefault="00EC50E7" w:rsidP="00017397">
            <w:pPr>
              <w:pStyle w:val="ListParagraph"/>
              <w:numPr>
                <w:ilvl w:val="0"/>
                <w:numId w:val="20"/>
              </w:numPr>
              <w:rPr>
                <w:color w:val="000000"/>
                <w:sz w:val="18"/>
                <w:szCs w:val="18"/>
              </w:rPr>
            </w:pPr>
            <w:r>
              <w:rPr>
                <w:color w:val="000000"/>
                <w:sz w:val="18"/>
                <w:szCs w:val="18"/>
              </w:rPr>
              <w:t xml:space="preserve">O aprovisionamento deste campo é direto do campo ‘cksubpresp’ da tabela </w:t>
            </w:r>
            <w:r w:rsidRPr="00984DB3">
              <w:rPr>
                <w:i/>
                <w:color w:val="000000"/>
                <w:sz w:val="18"/>
                <w:szCs w:val="18"/>
              </w:rPr>
              <w:t>cd_garantias.gt001_trz_rsp_gt</w:t>
            </w:r>
            <w:r>
              <w:rPr>
                <w:color w:val="000000"/>
                <w:sz w:val="18"/>
                <w:szCs w:val="18"/>
              </w:rPr>
              <w:t xml:space="preserve"> do MUG.</w:t>
            </w:r>
          </w:p>
          <w:p w14:paraId="603FBCD9" w14:textId="55FCD114" w:rsidR="00EC50E7" w:rsidRPr="00154056" w:rsidRDefault="00EC50E7" w:rsidP="00017397">
            <w:pPr>
              <w:pStyle w:val="ListParagraph"/>
              <w:numPr>
                <w:ilvl w:val="0"/>
                <w:numId w:val="20"/>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w:t>
            </w:r>
            <w:r w:rsidRPr="00084607">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083CC666" w14:textId="77777777" w:rsidR="00EC50E7" w:rsidRPr="00335137" w:rsidRDefault="00EC50E7" w:rsidP="00017397">
            <w:pPr>
              <w:rPr>
                <w:rFonts w:cs="Calibri"/>
                <w:color w:val="000000"/>
                <w:sz w:val="18"/>
                <w:szCs w:val="18"/>
              </w:rPr>
            </w:pPr>
            <w:r w:rsidRPr="00335137">
              <w:rPr>
                <w:rFonts w:cs="Calibri"/>
                <w:color w:val="000000"/>
                <w:sz w:val="18"/>
                <w:szCs w:val="18"/>
              </w:rPr>
              <w:lastRenderedPageBreak/>
              <w:t>String</w:t>
            </w:r>
          </w:p>
        </w:tc>
      </w:tr>
      <w:tr w:rsidR="00EC50E7" w:rsidRPr="00335137" w14:paraId="5B90F99F" w14:textId="1CC86FC8"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B909578" w14:textId="31C01B8E" w:rsidR="00EC50E7" w:rsidRPr="00335137" w:rsidRDefault="00EC50E7" w:rsidP="00017397">
            <w:pPr>
              <w:rPr>
                <w:rFonts w:cs="Calibri"/>
                <w:color w:val="000000"/>
                <w:sz w:val="18"/>
                <w:szCs w:val="18"/>
              </w:rPr>
            </w:pPr>
            <w:r w:rsidRPr="00335137">
              <w:rPr>
                <w:rFonts w:cs="Calibri"/>
                <w:color w:val="000000"/>
                <w:sz w:val="18"/>
                <w:szCs w:val="18"/>
              </w:rPr>
              <w:t>cproduto</w:t>
            </w:r>
          </w:p>
        </w:tc>
        <w:tc>
          <w:tcPr>
            <w:tcW w:w="10630" w:type="dxa"/>
            <w:tcBorders>
              <w:top w:val="nil"/>
              <w:left w:val="nil"/>
              <w:bottom w:val="single" w:sz="4" w:space="0" w:color="auto"/>
              <w:right w:val="single" w:sz="4" w:space="0" w:color="auto"/>
            </w:tcBorders>
            <w:shd w:val="clear" w:color="auto" w:fill="auto"/>
            <w:noWrap/>
            <w:hideMark/>
          </w:tcPr>
          <w:p w14:paraId="567B9852" w14:textId="1B026D48" w:rsidR="00EC50E7" w:rsidRPr="005F1378" w:rsidRDefault="00EC50E7" w:rsidP="00017397">
            <w:pPr>
              <w:jc w:val="both"/>
              <w:rPr>
                <w:color w:val="000000"/>
                <w:sz w:val="18"/>
                <w:szCs w:val="18"/>
              </w:rPr>
            </w:pPr>
            <w:r w:rsidRPr="005F1378">
              <w:rPr>
                <w:color w:val="000000"/>
                <w:sz w:val="18"/>
                <w:szCs w:val="18"/>
              </w:rPr>
              <w:t xml:space="preserve">Código produto </w:t>
            </w:r>
            <w:r>
              <w:rPr>
                <w:color w:val="000000"/>
                <w:sz w:val="18"/>
                <w:szCs w:val="18"/>
              </w:rPr>
              <w:t>do processo/caução</w:t>
            </w:r>
            <w:r w:rsidRPr="005F1378">
              <w:rPr>
                <w:color w:val="000000"/>
                <w:sz w:val="18"/>
                <w:szCs w:val="18"/>
              </w:rPr>
              <w:t>:</w:t>
            </w:r>
          </w:p>
          <w:p w14:paraId="22657CD7" w14:textId="641F2E3E" w:rsidR="00EC50E7" w:rsidRPr="006D61E1" w:rsidRDefault="00EC50E7" w:rsidP="00017397">
            <w:pPr>
              <w:pStyle w:val="ListParagraph"/>
              <w:numPr>
                <w:ilvl w:val="0"/>
                <w:numId w:val="3"/>
              </w:numPr>
              <w:rPr>
                <w:rFonts w:cs="Calibri"/>
                <w:color w:val="000000"/>
                <w:sz w:val="18"/>
                <w:szCs w:val="18"/>
              </w:rPr>
            </w:pPr>
            <w:r w:rsidRPr="00154056">
              <w:rPr>
                <w:color w:val="000000"/>
                <w:sz w:val="18"/>
                <w:szCs w:val="18"/>
              </w:rPr>
              <w:t>Este campo do produto (‘ckprodut’) em complemento com o campo do subproduto (‘cksubpro’) informa o tipo de garantia, nomeadamente se é imobiliária, financeira ou pessoal.</w:t>
            </w:r>
          </w:p>
          <w:p w14:paraId="1B3DF9C3" w14:textId="4A6B992E" w:rsidR="00EC50E7" w:rsidRPr="006D61E1" w:rsidRDefault="00EC50E7" w:rsidP="00017397">
            <w:pPr>
              <w:pStyle w:val="ListParagraph"/>
              <w:numPr>
                <w:ilvl w:val="0"/>
                <w:numId w:val="3"/>
              </w:numPr>
              <w:rPr>
                <w:color w:val="000000"/>
                <w:sz w:val="18"/>
                <w:szCs w:val="18"/>
              </w:rPr>
            </w:pPr>
            <w:r>
              <w:rPr>
                <w:color w:val="000000"/>
                <w:sz w:val="18"/>
                <w:szCs w:val="18"/>
              </w:rPr>
              <w:t xml:space="preserve">O aprovisionamento deste campo é direto do campo ‘ckprodut’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64C2DBFB" w14:textId="1B3FA73B" w:rsidR="00EC50E7" w:rsidRPr="00154056" w:rsidRDefault="00EC50E7" w:rsidP="00017397">
            <w:pPr>
              <w:pStyle w:val="ListParagraph"/>
              <w:numPr>
                <w:ilvl w:val="0"/>
                <w:numId w:val="3"/>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27E1FA6"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F255290" w14:textId="5E2FB988"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C52C31" w14:textId="6F213E5A" w:rsidR="00EC50E7" w:rsidRPr="00335137" w:rsidRDefault="00EC50E7" w:rsidP="00017397">
            <w:pPr>
              <w:rPr>
                <w:rFonts w:cs="Calibri"/>
                <w:color w:val="000000"/>
                <w:sz w:val="18"/>
                <w:szCs w:val="18"/>
              </w:rPr>
            </w:pPr>
            <w:r w:rsidRPr="00335137">
              <w:rPr>
                <w:rFonts w:cs="Calibri"/>
                <w:color w:val="000000"/>
                <w:sz w:val="18"/>
                <w:szCs w:val="18"/>
              </w:rPr>
              <w:t>csubprod</w:t>
            </w:r>
          </w:p>
        </w:tc>
        <w:tc>
          <w:tcPr>
            <w:tcW w:w="10630" w:type="dxa"/>
            <w:tcBorders>
              <w:top w:val="nil"/>
              <w:left w:val="nil"/>
              <w:bottom w:val="single" w:sz="4" w:space="0" w:color="auto"/>
              <w:right w:val="single" w:sz="4" w:space="0" w:color="auto"/>
            </w:tcBorders>
            <w:shd w:val="clear" w:color="auto" w:fill="auto"/>
            <w:noWrap/>
            <w:hideMark/>
          </w:tcPr>
          <w:p w14:paraId="516096AA" w14:textId="73E089CE" w:rsidR="00EC50E7" w:rsidRPr="005F1378" w:rsidRDefault="00EC50E7" w:rsidP="00017397">
            <w:pPr>
              <w:jc w:val="both"/>
              <w:rPr>
                <w:rFonts w:cs="Calibri"/>
                <w:color w:val="000000"/>
                <w:sz w:val="18"/>
                <w:szCs w:val="18"/>
              </w:rPr>
            </w:pPr>
            <w:r w:rsidRPr="005F1378">
              <w:rPr>
                <w:rFonts w:cs="Calibri"/>
                <w:color w:val="000000"/>
                <w:sz w:val="18"/>
                <w:szCs w:val="18"/>
              </w:rPr>
              <w:t xml:space="preserve">Código subproduto </w:t>
            </w:r>
            <w:r>
              <w:rPr>
                <w:rFonts w:cs="Calibri"/>
                <w:color w:val="000000"/>
                <w:sz w:val="18"/>
                <w:szCs w:val="18"/>
              </w:rPr>
              <w:t>do processo/caução</w:t>
            </w:r>
            <w:r w:rsidRPr="005F1378">
              <w:rPr>
                <w:rFonts w:cs="Calibri"/>
                <w:color w:val="000000"/>
                <w:sz w:val="18"/>
                <w:szCs w:val="18"/>
              </w:rPr>
              <w:t>:</w:t>
            </w:r>
          </w:p>
          <w:p w14:paraId="06CD0643" w14:textId="2AF26F7D" w:rsidR="00EC50E7" w:rsidRDefault="00EC50E7" w:rsidP="00017397">
            <w:pPr>
              <w:pStyle w:val="ListParagraph"/>
              <w:numPr>
                <w:ilvl w:val="0"/>
                <w:numId w:val="9"/>
              </w:numPr>
              <w:rPr>
                <w:rFonts w:cs="Calibri"/>
                <w:color w:val="000000"/>
                <w:sz w:val="18"/>
                <w:szCs w:val="18"/>
              </w:rPr>
            </w:pPr>
            <w:r w:rsidRPr="00154056">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31ABCB2E" w14:textId="2A1A4963" w:rsidR="00EC50E7" w:rsidRPr="006D61E1" w:rsidRDefault="00EC50E7" w:rsidP="00017397">
            <w:pPr>
              <w:pStyle w:val="ListParagraph"/>
              <w:numPr>
                <w:ilvl w:val="0"/>
                <w:numId w:val="9"/>
              </w:numPr>
              <w:rPr>
                <w:color w:val="000000"/>
                <w:sz w:val="18"/>
                <w:szCs w:val="18"/>
              </w:rPr>
            </w:pPr>
            <w:r>
              <w:rPr>
                <w:color w:val="000000"/>
                <w:sz w:val="18"/>
                <w:szCs w:val="18"/>
              </w:rPr>
              <w:t xml:space="preserve">O aprovisionamento deste campo é direto do campo ‘cksubpro’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1E3D2F11" w14:textId="70D02674" w:rsidR="00EC50E7" w:rsidRPr="00154056" w:rsidRDefault="00EC50E7" w:rsidP="00017397">
            <w:pPr>
              <w:pStyle w:val="ListParagraph"/>
              <w:numPr>
                <w:ilvl w:val="0"/>
                <w:numId w:val="9"/>
              </w:numPr>
              <w:rPr>
                <w:rFonts w:cs="Calibri"/>
                <w:color w:val="000000"/>
                <w:sz w:val="18"/>
                <w:szCs w:val="18"/>
              </w:rPr>
            </w:pPr>
            <w:r w:rsidRPr="00084607">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084607">
              <w:rPr>
                <w:sz w:val="18"/>
              </w:rPr>
              <w:t xml:space="preserve">, em que o campo </w:t>
            </w:r>
            <w:r>
              <w:rPr>
                <w:sz w:val="18"/>
              </w:rPr>
              <w:t>‘</w:t>
            </w:r>
            <w:r w:rsidRPr="00084607">
              <w:rPr>
                <w:sz w:val="18"/>
              </w:rPr>
              <w:t>tayd91c0_celemtab</w:t>
            </w:r>
            <w:r>
              <w:rPr>
                <w:sz w:val="18"/>
              </w:rPr>
              <w:t>’</w:t>
            </w:r>
            <w:r w:rsidRPr="00084607">
              <w:rPr>
                <w:sz w:val="18"/>
              </w:rPr>
              <w:t xml:space="preserve"> corresponde à concatenação do produto e subproduto, e o </w:t>
            </w:r>
            <w:r>
              <w:rPr>
                <w:sz w:val="18"/>
              </w:rPr>
              <w:t>‘</w:t>
            </w:r>
            <w:r w:rsidRPr="00084607">
              <w:rPr>
                <w:sz w:val="18"/>
              </w:rPr>
              <w:t>tayd91c0_gelemtab</w:t>
            </w:r>
            <w:r>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C435BCB"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DA00032" w14:textId="1E9DC13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DD33A8" w14:textId="7032237F" w:rsidR="00EC50E7" w:rsidRPr="00335137" w:rsidRDefault="00EC50E7" w:rsidP="00017397">
            <w:pPr>
              <w:rPr>
                <w:rFonts w:cs="Calibri"/>
                <w:color w:val="000000"/>
                <w:sz w:val="18"/>
                <w:szCs w:val="18"/>
              </w:rPr>
            </w:pPr>
            <w:r w:rsidRPr="00335137">
              <w:rPr>
                <w:rFonts w:cs="Calibri"/>
                <w:color w:val="000000"/>
                <w:sz w:val="18"/>
                <w:szCs w:val="18"/>
              </w:rPr>
              <w:t>cgarant</w:t>
            </w:r>
          </w:p>
        </w:tc>
        <w:tc>
          <w:tcPr>
            <w:tcW w:w="10630" w:type="dxa"/>
            <w:tcBorders>
              <w:top w:val="nil"/>
              <w:left w:val="nil"/>
              <w:bottom w:val="single" w:sz="4" w:space="0" w:color="auto"/>
              <w:right w:val="single" w:sz="4" w:space="0" w:color="auto"/>
            </w:tcBorders>
            <w:shd w:val="clear" w:color="auto" w:fill="auto"/>
            <w:noWrap/>
            <w:hideMark/>
          </w:tcPr>
          <w:p w14:paraId="1CE105A1" w14:textId="77777777" w:rsidR="00EC50E7" w:rsidRDefault="00EC50E7" w:rsidP="00017397">
            <w:pPr>
              <w:rPr>
                <w:rFonts w:cs="Calibri"/>
                <w:color w:val="000000"/>
                <w:sz w:val="18"/>
                <w:szCs w:val="18"/>
              </w:rPr>
            </w:pPr>
            <w:r w:rsidRPr="00335137">
              <w:rPr>
                <w:rFonts w:cs="Calibri"/>
                <w:color w:val="000000"/>
                <w:sz w:val="18"/>
                <w:szCs w:val="18"/>
              </w:rPr>
              <w:t>Tipologia garantia - local (nativo)</w:t>
            </w:r>
            <w:r>
              <w:rPr>
                <w:rFonts w:cs="Calibri"/>
                <w:color w:val="000000"/>
                <w:sz w:val="18"/>
                <w:szCs w:val="18"/>
              </w:rPr>
              <w:t>:</w:t>
            </w:r>
          </w:p>
          <w:p w14:paraId="3A30270B" w14:textId="77777777" w:rsidR="00EC50E7" w:rsidRPr="005F1378" w:rsidRDefault="00EC50E7" w:rsidP="00017397">
            <w:pPr>
              <w:pStyle w:val="ListParagraph"/>
              <w:numPr>
                <w:ilvl w:val="0"/>
                <w:numId w:val="11"/>
              </w:numPr>
              <w:jc w:val="both"/>
              <w:rPr>
                <w:rFonts w:cs="Calibri"/>
                <w:color w:val="000000"/>
                <w:sz w:val="18"/>
                <w:szCs w:val="18"/>
              </w:rPr>
            </w:pPr>
            <w:r w:rsidRPr="005F1378">
              <w:rPr>
                <w:rFonts w:cs="Calibri"/>
                <w:color w:val="000000"/>
                <w:sz w:val="18"/>
                <w:szCs w:val="18"/>
              </w:rPr>
              <w:t>O código da garantia pode ser dado diretamente pela origem do registo ou criado através de uma combinação do produto e subproduto da garantia, como no caso das CS.</w:t>
            </w:r>
          </w:p>
          <w:p w14:paraId="52138999" w14:textId="3B0172B0" w:rsidR="00EC50E7" w:rsidRPr="00212B9D" w:rsidRDefault="00EC50E7" w:rsidP="00017397">
            <w:pPr>
              <w:pStyle w:val="ListParagraph"/>
              <w:numPr>
                <w:ilvl w:val="0"/>
                <w:numId w:val="11"/>
              </w:numPr>
              <w:jc w:val="both"/>
              <w:rPr>
                <w:rFonts w:cs="Calibri"/>
                <w:color w:val="000000"/>
                <w:sz w:val="18"/>
                <w:szCs w:val="18"/>
              </w:rPr>
            </w:pPr>
            <w:r w:rsidRPr="005F1378">
              <w:rPr>
                <w:rFonts w:cs="Calibri"/>
                <w:color w:val="000000"/>
                <w:sz w:val="18"/>
                <w:szCs w:val="18"/>
              </w:rPr>
              <w:t>Este campo permite obter mais detalhe acerca da garantia.</w:t>
            </w:r>
          </w:p>
        </w:tc>
        <w:tc>
          <w:tcPr>
            <w:tcW w:w="1417" w:type="dxa"/>
            <w:tcBorders>
              <w:top w:val="nil"/>
              <w:left w:val="nil"/>
              <w:bottom w:val="single" w:sz="4" w:space="0" w:color="auto"/>
              <w:right w:val="single" w:sz="4" w:space="0" w:color="auto"/>
            </w:tcBorders>
            <w:shd w:val="clear" w:color="auto" w:fill="auto"/>
            <w:noWrap/>
            <w:hideMark/>
          </w:tcPr>
          <w:p w14:paraId="52929D0E"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143D4A39" w14:textId="42965829"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5E345D65" w14:textId="2D9E5837" w:rsidR="00EC50E7" w:rsidRPr="00335137" w:rsidRDefault="00EC50E7" w:rsidP="00017397">
            <w:pPr>
              <w:rPr>
                <w:rFonts w:cs="Calibri"/>
                <w:color w:val="000000"/>
                <w:sz w:val="18"/>
                <w:szCs w:val="18"/>
              </w:rPr>
            </w:pPr>
            <w:r w:rsidRPr="00335137">
              <w:rPr>
                <w:rFonts w:cs="Calibri"/>
                <w:color w:val="000000"/>
                <w:sz w:val="18"/>
                <w:szCs w:val="18"/>
              </w:rPr>
              <w:t>ctipoinst</w:t>
            </w:r>
          </w:p>
        </w:tc>
        <w:tc>
          <w:tcPr>
            <w:tcW w:w="10630" w:type="dxa"/>
            <w:tcBorders>
              <w:top w:val="nil"/>
              <w:left w:val="nil"/>
              <w:bottom w:val="single" w:sz="4" w:space="0" w:color="auto"/>
              <w:right w:val="single" w:sz="4" w:space="0" w:color="auto"/>
            </w:tcBorders>
            <w:shd w:val="clear" w:color="auto" w:fill="auto"/>
            <w:noWrap/>
            <w:hideMark/>
          </w:tcPr>
          <w:p w14:paraId="65125975" w14:textId="77777777" w:rsidR="00EC50E7" w:rsidRDefault="00EC50E7" w:rsidP="00017397">
            <w:pPr>
              <w:rPr>
                <w:rFonts w:cs="Calibri"/>
                <w:color w:val="000000"/>
                <w:sz w:val="18"/>
                <w:szCs w:val="18"/>
              </w:rPr>
            </w:pPr>
            <w:r w:rsidRPr="00335137">
              <w:rPr>
                <w:rFonts w:cs="Calibri"/>
                <w:color w:val="000000"/>
                <w:sz w:val="18"/>
                <w:szCs w:val="18"/>
              </w:rPr>
              <w:t>Tipo instrumentação (nativo)</w:t>
            </w:r>
            <w:r>
              <w:rPr>
                <w:rFonts w:cs="Calibri"/>
                <w:color w:val="000000"/>
                <w:sz w:val="18"/>
                <w:szCs w:val="18"/>
              </w:rPr>
              <w:t>:</w:t>
            </w:r>
          </w:p>
          <w:p w14:paraId="19EFE6BA" w14:textId="1929ED3F" w:rsidR="00EC50E7" w:rsidRPr="00212B9D" w:rsidRDefault="00EC50E7" w:rsidP="00017397">
            <w:pPr>
              <w:pStyle w:val="ListParagraph"/>
              <w:numPr>
                <w:ilvl w:val="0"/>
                <w:numId w:val="21"/>
              </w:numPr>
              <w:rPr>
                <w:rFonts w:cs="Calibri"/>
                <w:color w:val="000000"/>
                <w:sz w:val="18"/>
                <w:szCs w:val="18"/>
              </w:rPr>
            </w:pPr>
            <w:r w:rsidRPr="00212B9D">
              <w:rPr>
                <w:rFonts w:cs="Calibri"/>
                <w:color w:val="000000"/>
                <w:sz w:val="18"/>
                <w:szCs w:val="18"/>
              </w:rPr>
              <w:t>E</w:t>
            </w:r>
            <w:r>
              <w:rPr>
                <w:rFonts w:cs="Calibri"/>
                <w:color w:val="000000"/>
                <w:sz w:val="18"/>
                <w:szCs w:val="18"/>
              </w:rPr>
              <w:t>stá preenchido com o valor ‘</w:t>
            </w:r>
            <w:r w:rsidRPr="00212B9D">
              <w:rPr>
                <w:rFonts w:cs="Calibri"/>
                <w:color w:val="000000"/>
                <w:sz w:val="18"/>
                <w:szCs w:val="18"/>
              </w:rPr>
              <w:t xml:space="preserve">1’ para garantias de tipologia financeira e </w:t>
            </w:r>
            <w:r>
              <w:rPr>
                <w:rFonts w:cs="Calibri"/>
                <w:color w:val="000000"/>
                <w:sz w:val="18"/>
                <w:szCs w:val="18"/>
              </w:rPr>
              <w:t>vazio</w:t>
            </w:r>
            <w:r w:rsidRPr="00212B9D">
              <w:rPr>
                <w:rFonts w:cs="Calibri"/>
                <w:color w:val="000000"/>
                <w:sz w:val="18"/>
                <w:szCs w:val="18"/>
              </w:rPr>
              <w:t xml:space="preserve"> para garantias pessoais e imóveis.</w:t>
            </w:r>
          </w:p>
        </w:tc>
        <w:tc>
          <w:tcPr>
            <w:tcW w:w="1417" w:type="dxa"/>
            <w:tcBorders>
              <w:top w:val="nil"/>
              <w:left w:val="nil"/>
              <w:bottom w:val="single" w:sz="4" w:space="0" w:color="auto"/>
              <w:right w:val="single" w:sz="4" w:space="0" w:color="auto"/>
            </w:tcBorders>
            <w:shd w:val="clear" w:color="auto" w:fill="auto"/>
            <w:noWrap/>
            <w:hideMark/>
          </w:tcPr>
          <w:p w14:paraId="23732ACA"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014C5708" w14:textId="6566EE1A"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0E552116" w14:textId="7281CCAD" w:rsidR="00EC50E7" w:rsidRPr="00335137" w:rsidRDefault="00EC50E7" w:rsidP="00017397">
            <w:pPr>
              <w:rPr>
                <w:rFonts w:cs="Calibri"/>
                <w:color w:val="000000"/>
                <w:sz w:val="18"/>
                <w:szCs w:val="18"/>
              </w:rPr>
            </w:pPr>
            <w:r w:rsidRPr="00335137">
              <w:rPr>
                <w:rFonts w:cs="Calibri"/>
                <w:color w:val="000000"/>
                <w:sz w:val="18"/>
                <w:szCs w:val="18"/>
              </w:rPr>
              <w:t>ctipoaval</w:t>
            </w:r>
          </w:p>
        </w:tc>
        <w:tc>
          <w:tcPr>
            <w:tcW w:w="10630" w:type="dxa"/>
            <w:tcBorders>
              <w:top w:val="nil"/>
              <w:left w:val="nil"/>
              <w:bottom w:val="single" w:sz="4" w:space="0" w:color="auto"/>
              <w:right w:val="single" w:sz="4" w:space="0" w:color="auto"/>
            </w:tcBorders>
            <w:shd w:val="clear" w:color="auto" w:fill="auto"/>
            <w:noWrap/>
            <w:hideMark/>
          </w:tcPr>
          <w:p w14:paraId="5EB915F7" w14:textId="12771D7C" w:rsidR="00EC50E7" w:rsidRDefault="00EC50E7" w:rsidP="00017397">
            <w:pPr>
              <w:rPr>
                <w:rFonts w:cs="Calibri"/>
                <w:color w:val="000000"/>
                <w:sz w:val="18"/>
                <w:szCs w:val="18"/>
              </w:rPr>
            </w:pPr>
            <w:r>
              <w:rPr>
                <w:rFonts w:cs="Calibri"/>
                <w:color w:val="000000"/>
                <w:sz w:val="18"/>
                <w:szCs w:val="18"/>
              </w:rPr>
              <w:t>Código</w:t>
            </w:r>
            <w:r w:rsidRPr="005F2985">
              <w:rPr>
                <w:rFonts w:cs="Calibri"/>
                <w:color w:val="000000"/>
                <w:sz w:val="18"/>
                <w:szCs w:val="18"/>
              </w:rPr>
              <w:t xml:space="preserve"> ID tipo de aval subjacente á garantia</w:t>
            </w:r>
            <w:r>
              <w:rPr>
                <w:rFonts w:cs="Calibri"/>
                <w:color w:val="000000"/>
                <w:sz w:val="18"/>
                <w:szCs w:val="18"/>
              </w:rPr>
              <w:t xml:space="preserve"> (nativo):</w:t>
            </w:r>
          </w:p>
          <w:p w14:paraId="09FB2C08" w14:textId="7436E93D" w:rsidR="00EC50E7" w:rsidRDefault="00EC50E7" w:rsidP="00017397">
            <w:pPr>
              <w:pStyle w:val="ListParagraph"/>
              <w:numPr>
                <w:ilvl w:val="0"/>
                <w:numId w:val="21"/>
              </w:numPr>
              <w:rPr>
                <w:rFonts w:cs="Calibri"/>
                <w:color w:val="000000"/>
                <w:sz w:val="18"/>
                <w:szCs w:val="18"/>
              </w:rPr>
            </w:pPr>
            <w:r>
              <w:rPr>
                <w:rFonts w:cs="Calibri"/>
                <w:color w:val="000000"/>
                <w:sz w:val="18"/>
                <w:szCs w:val="18"/>
              </w:rPr>
              <w:t>Equivale ao campo ‘ctipaval’ do MUG em código corporativo, estando preenchido com:</w:t>
            </w:r>
          </w:p>
          <w:p w14:paraId="01408277" w14:textId="0D1D0523"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0</w:t>
            </w:r>
            <w:r>
              <w:rPr>
                <w:rFonts w:cs="Calibri"/>
                <w:color w:val="000000"/>
                <w:sz w:val="18"/>
                <w:szCs w:val="18"/>
              </w:rPr>
              <w:t>’</w:t>
            </w:r>
            <w:r w:rsidRPr="00004CE7">
              <w:rPr>
                <w:rFonts w:cs="Calibri"/>
                <w:color w:val="000000"/>
                <w:sz w:val="18"/>
                <w:szCs w:val="18"/>
              </w:rPr>
              <w:t>: Não informado</w:t>
            </w:r>
          </w:p>
          <w:p w14:paraId="22D9B3F3" w14:textId="335C7E25"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1</w:t>
            </w:r>
            <w:r>
              <w:rPr>
                <w:rFonts w:cs="Calibri"/>
                <w:color w:val="000000"/>
                <w:sz w:val="18"/>
                <w:szCs w:val="18"/>
              </w:rPr>
              <w:t>’</w:t>
            </w:r>
            <w:r w:rsidRPr="00004CE7">
              <w:rPr>
                <w:rFonts w:cs="Calibri"/>
                <w:color w:val="000000"/>
                <w:sz w:val="18"/>
                <w:szCs w:val="18"/>
              </w:rPr>
              <w:t>: Pleno</w:t>
            </w:r>
          </w:p>
          <w:p w14:paraId="14D924E8" w14:textId="25517906"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2</w:t>
            </w:r>
            <w:r>
              <w:rPr>
                <w:rFonts w:cs="Calibri"/>
                <w:color w:val="000000"/>
                <w:sz w:val="18"/>
                <w:szCs w:val="18"/>
              </w:rPr>
              <w:t>’</w:t>
            </w:r>
            <w:proofErr w:type="gramStart"/>
            <w:r>
              <w:rPr>
                <w:rFonts w:cs="Calibri"/>
                <w:color w:val="000000"/>
                <w:sz w:val="18"/>
                <w:szCs w:val="18"/>
              </w:rPr>
              <w:t xml:space="preserve">: </w:t>
            </w:r>
            <w:r w:rsidRPr="00004CE7">
              <w:rPr>
                <w:rFonts w:cs="Calibri"/>
                <w:color w:val="000000"/>
                <w:sz w:val="18"/>
                <w:szCs w:val="18"/>
              </w:rPr>
              <w:t>Condicionado</w:t>
            </w:r>
            <w:proofErr w:type="gramEnd"/>
          </w:p>
          <w:p w14:paraId="72E2FB31" w14:textId="32AAAEB6" w:rsidR="00EC50E7" w:rsidRPr="00004CE7" w:rsidRDefault="00EC50E7" w:rsidP="00017397">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9</w:t>
            </w:r>
            <w:r>
              <w:rPr>
                <w:rFonts w:cs="Calibri"/>
                <w:color w:val="000000"/>
                <w:sz w:val="18"/>
                <w:szCs w:val="18"/>
              </w:rPr>
              <w:t>’</w:t>
            </w:r>
            <w:r w:rsidRPr="00004CE7">
              <w:rPr>
                <w:rFonts w:cs="Calibri"/>
                <w:color w:val="000000"/>
                <w:sz w:val="18"/>
                <w:szCs w:val="18"/>
              </w:rPr>
              <w:t>: Não aplicável</w:t>
            </w:r>
          </w:p>
        </w:tc>
        <w:tc>
          <w:tcPr>
            <w:tcW w:w="1417" w:type="dxa"/>
            <w:tcBorders>
              <w:top w:val="nil"/>
              <w:left w:val="nil"/>
              <w:bottom w:val="single" w:sz="4" w:space="0" w:color="auto"/>
              <w:right w:val="single" w:sz="4" w:space="0" w:color="auto"/>
            </w:tcBorders>
            <w:shd w:val="clear" w:color="auto" w:fill="auto"/>
            <w:noWrap/>
            <w:hideMark/>
          </w:tcPr>
          <w:p w14:paraId="08CB7B78"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776F10EB" w14:textId="11FD7F73"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68B3765E" w14:textId="312F2AD8" w:rsidR="00EC50E7" w:rsidRPr="00335137" w:rsidRDefault="00EC50E7" w:rsidP="00017397">
            <w:pPr>
              <w:rPr>
                <w:rFonts w:cs="Calibri"/>
                <w:color w:val="000000"/>
                <w:sz w:val="18"/>
                <w:szCs w:val="18"/>
              </w:rPr>
            </w:pPr>
            <w:r w:rsidRPr="00335137">
              <w:rPr>
                <w:rFonts w:cs="Calibri"/>
                <w:color w:val="000000"/>
                <w:sz w:val="18"/>
                <w:szCs w:val="18"/>
              </w:rPr>
              <w:t>ctipocs</w:t>
            </w:r>
          </w:p>
        </w:tc>
        <w:tc>
          <w:tcPr>
            <w:tcW w:w="10630" w:type="dxa"/>
            <w:tcBorders>
              <w:top w:val="nil"/>
              <w:left w:val="nil"/>
              <w:bottom w:val="single" w:sz="4" w:space="0" w:color="auto"/>
              <w:right w:val="single" w:sz="4" w:space="0" w:color="auto"/>
            </w:tcBorders>
            <w:shd w:val="clear" w:color="auto" w:fill="auto"/>
            <w:noWrap/>
            <w:hideMark/>
          </w:tcPr>
          <w:p w14:paraId="1A7A35F0" w14:textId="4155EC85" w:rsidR="00EC50E7" w:rsidRDefault="00EC50E7" w:rsidP="00017397">
            <w:pPr>
              <w:rPr>
                <w:rFonts w:cs="Calibri"/>
                <w:color w:val="000000"/>
                <w:sz w:val="18"/>
                <w:szCs w:val="18"/>
              </w:rPr>
            </w:pPr>
            <w:r w:rsidRPr="00335137">
              <w:rPr>
                <w:rFonts w:cs="Calibri"/>
                <w:color w:val="000000"/>
                <w:sz w:val="18"/>
                <w:szCs w:val="18"/>
              </w:rPr>
              <w:t>Tipo cobertura</w:t>
            </w:r>
            <w:r>
              <w:rPr>
                <w:rFonts w:cs="Calibri"/>
                <w:color w:val="000000"/>
                <w:sz w:val="18"/>
                <w:szCs w:val="18"/>
              </w:rPr>
              <w:t>:</w:t>
            </w:r>
          </w:p>
          <w:p w14:paraId="185F7459" w14:textId="4A427084" w:rsidR="00EC50E7" w:rsidRPr="00412EA0" w:rsidRDefault="00EC50E7" w:rsidP="00017397">
            <w:pPr>
              <w:pStyle w:val="ListParagraph"/>
              <w:numPr>
                <w:ilvl w:val="0"/>
                <w:numId w:val="21"/>
              </w:numPr>
              <w:rPr>
                <w:rFonts w:cs="Calibri"/>
                <w:color w:val="000000"/>
                <w:sz w:val="18"/>
                <w:szCs w:val="18"/>
              </w:rPr>
            </w:pPr>
            <w:r>
              <w:rPr>
                <w:rFonts w:cs="Calibri"/>
                <w:color w:val="000000"/>
                <w:sz w:val="18"/>
                <w:szCs w:val="18"/>
              </w:rPr>
              <w:t xml:space="preserve">O tipo de cobertura está preenchido com o código ‘B’ para todas as garantias de tipologia pessoal e com ‘F’ para todas as garantias reais imobiliárias. Para as garantias reais financeiras, o campo é aprovisionado pelo campo ‘ctipocs’ da tabela </w:t>
            </w:r>
            <w:r w:rsidRPr="006D61E1">
              <w:rPr>
                <w:rFonts w:cs="Calibri"/>
                <w:i/>
                <w:color w:val="000000"/>
                <w:sz w:val="18"/>
                <w:szCs w:val="18"/>
              </w:rPr>
              <w:t>cd_garantias.gt002_grnt_prc</w:t>
            </w:r>
            <w:r>
              <w:rPr>
                <w:rFonts w:cs="Calibri"/>
                <w:color w:val="000000"/>
                <w:sz w:val="18"/>
                <w:szCs w:val="18"/>
              </w:rPr>
              <w:t xml:space="preserve"> do MUG.</w:t>
            </w:r>
          </w:p>
          <w:p w14:paraId="47D0D149" w14:textId="091D01C6" w:rsidR="00EC50E7" w:rsidRPr="00412EA0" w:rsidRDefault="00EC50E7" w:rsidP="00017397">
            <w:pPr>
              <w:pStyle w:val="ListParagraph"/>
              <w:numPr>
                <w:ilvl w:val="0"/>
                <w:numId w:val="10"/>
              </w:numPr>
              <w:jc w:val="both"/>
              <w:rPr>
                <w:rFonts w:cs="Calibri"/>
                <w:color w:val="000000"/>
                <w:sz w:val="18"/>
                <w:szCs w:val="18"/>
              </w:rPr>
            </w:pPr>
            <w:r w:rsidRPr="005F1378">
              <w:rPr>
                <w:rFonts w:cs="Calibri"/>
                <w:color w:val="000000"/>
                <w:sz w:val="18"/>
                <w:szCs w:val="18"/>
              </w:rPr>
              <w:t xml:space="preserve">O </w:t>
            </w:r>
            <w:r>
              <w:rPr>
                <w:rFonts w:cs="Calibri"/>
                <w:color w:val="000000"/>
                <w:sz w:val="18"/>
                <w:szCs w:val="18"/>
              </w:rPr>
              <w:t xml:space="preserve">campo ‘ctipocs’ no MUG indica </w:t>
            </w:r>
            <w:r w:rsidRPr="005F1378">
              <w:rPr>
                <w:rFonts w:cs="Calibri"/>
                <w:color w:val="000000"/>
                <w:sz w:val="18"/>
                <w:szCs w:val="18"/>
              </w:rPr>
              <w:t xml:space="preserve">se uma caução pode ou não ser associada a mais do que uma responsabilidade. As cauções específicas </w:t>
            </w:r>
            <w:r>
              <w:rPr>
                <w:rFonts w:cs="Calibri"/>
                <w:color w:val="000000"/>
                <w:sz w:val="18"/>
                <w:szCs w:val="18"/>
              </w:rPr>
              <w:t xml:space="preserve">(‘E’) </w:t>
            </w:r>
            <w:r w:rsidRPr="005F1378">
              <w:rPr>
                <w:rFonts w:cs="Calibri"/>
                <w:color w:val="000000"/>
                <w:sz w:val="18"/>
                <w:szCs w:val="18"/>
              </w:rPr>
              <w:t>apenas podem ser associadas a uma responsabilidade. Por outro lado, as cauções genéricas</w:t>
            </w:r>
            <w:r>
              <w:rPr>
                <w:rFonts w:cs="Calibri"/>
                <w:color w:val="000000"/>
                <w:sz w:val="18"/>
                <w:szCs w:val="18"/>
              </w:rPr>
              <w:t xml:space="preserve"> (‘G’)</w:t>
            </w:r>
            <w:r w:rsidRPr="005F1378">
              <w:rPr>
                <w:rFonts w:cs="Calibri"/>
                <w:color w:val="000000"/>
                <w:sz w:val="18"/>
                <w:szCs w:val="18"/>
              </w:rPr>
              <w:t xml:space="preserve"> podem estar associadas a uma ou múltiplas responsabilidades simultaneamente.</w:t>
            </w:r>
          </w:p>
        </w:tc>
        <w:tc>
          <w:tcPr>
            <w:tcW w:w="1417" w:type="dxa"/>
            <w:tcBorders>
              <w:top w:val="nil"/>
              <w:left w:val="nil"/>
              <w:bottom w:val="single" w:sz="4" w:space="0" w:color="auto"/>
              <w:right w:val="single" w:sz="4" w:space="0" w:color="auto"/>
            </w:tcBorders>
            <w:shd w:val="clear" w:color="auto" w:fill="auto"/>
            <w:noWrap/>
            <w:hideMark/>
          </w:tcPr>
          <w:p w14:paraId="30F9BA5B"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1FE0332" w14:textId="7CD0CDDA"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E8FBBB" w14:textId="79521A46" w:rsidR="00EC50E7" w:rsidRPr="00335137" w:rsidRDefault="00EC50E7" w:rsidP="00017397">
            <w:pPr>
              <w:rPr>
                <w:rFonts w:cs="Calibri"/>
                <w:color w:val="000000"/>
                <w:sz w:val="18"/>
                <w:szCs w:val="18"/>
              </w:rPr>
            </w:pPr>
            <w:r w:rsidRPr="00335137">
              <w:rPr>
                <w:rFonts w:cs="Calibri"/>
                <w:color w:val="000000"/>
                <w:sz w:val="18"/>
                <w:szCs w:val="18"/>
              </w:rPr>
              <w:lastRenderedPageBreak/>
              <w:t>cestgar</w:t>
            </w:r>
          </w:p>
        </w:tc>
        <w:tc>
          <w:tcPr>
            <w:tcW w:w="10630" w:type="dxa"/>
            <w:tcBorders>
              <w:top w:val="nil"/>
              <w:left w:val="nil"/>
              <w:bottom w:val="single" w:sz="4" w:space="0" w:color="auto"/>
              <w:right w:val="single" w:sz="4" w:space="0" w:color="auto"/>
            </w:tcBorders>
            <w:shd w:val="clear" w:color="auto" w:fill="auto"/>
            <w:noWrap/>
            <w:hideMark/>
          </w:tcPr>
          <w:p w14:paraId="2DAEC5B9" w14:textId="11201ACF" w:rsidR="00EC50E7" w:rsidRDefault="00EC50E7" w:rsidP="00017397">
            <w:pPr>
              <w:rPr>
                <w:rFonts w:cs="Calibri"/>
                <w:color w:val="000000"/>
                <w:sz w:val="18"/>
                <w:szCs w:val="18"/>
              </w:rPr>
            </w:pPr>
            <w:r w:rsidRPr="00335137">
              <w:rPr>
                <w:rFonts w:cs="Calibri"/>
                <w:color w:val="000000"/>
                <w:sz w:val="18"/>
                <w:szCs w:val="18"/>
              </w:rPr>
              <w:t>Estado garantia</w:t>
            </w:r>
            <w:r>
              <w:rPr>
                <w:rFonts w:cs="Calibri"/>
                <w:color w:val="000000"/>
                <w:sz w:val="18"/>
                <w:szCs w:val="18"/>
              </w:rPr>
              <w:t>:</w:t>
            </w:r>
          </w:p>
          <w:p w14:paraId="570E3895" w14:textId="1ADE2D9E" w:rsidR="00EC50E7" w:rsidRPr="00E57AFA" w:rsidRDefault="00EC50E7" w:rsidP="00017397">
            <w:pPr>
              <w:pStyle w:val="ListParagraph"/>
              <w:numPr>
                <w:ilvl w:val="0"/>
                <w:numId w:val="10"/>
              </w:numPr>
              <w:rPr>
                <w:rFonts w:cs="Calibri"/>
                <w:color w:val="000000"/>
                <w:sz w:val="18"/>
                <w:szCs w:val="18"/>
              </w:rPr>
            </w:pPr>
            <w:r>
              <w:rPr>
                <w:rFonts w:cs="Calibri"/>
                <w:color w:val="000000"/>
                <w:sz w:val="18"/>
                <w:szCs w:val="18"/>
              </w:rPr>
              <w:t>O campo do estado da garantia está preenchido com o código ‘00001’ para todos os registos, indicando que a garantia está em vigor.</w:t>
            </w:r>
          </w:p>
        </w:tc>
        <w:tc>
          <w:tcPr>
            <w:tcW w:w="1417" w:type="dxa"/>
            <w:tcBorders>
              <w:top w:val="nil"/>
              <w:left w:val="nil"/>
              <w:bottom w:val="single" w:sz="4" w:space="0" w:color="auto"/>
              <w:right w:val="single" w:sz="4" w:space="0" w:color="auto"/>
            </w:tcBorders>
            <w:shd w:val="clear" w:color="auto" w:fill="auto"/>
            <w:noWrap/>
            <w:hideMark/>
          </w:tcPr>
          <w:p w14:paraId="579D8B83"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09598B" w14:paraId="1CB272AD" w14:textId="2E95F51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8CD7081" w14:textId="7A636218" w:rsidR="00EC50E7" w:rsidRPr="00335137" w:rsidRDefault="00EC50E7" w:rsidP="00017397">
            <w:pPr>
              <w:rPr>
                <w:rFonts w:cs="Calibri"/>
                <w:color w:val="000000"/>
                <w:sz w:val="18"/>
                <w:szCs w:val="18"/>
              </w:rPr>
            </w:pPr>
            <w:r w:rsidRPr="00335137">
              <w:rPr>
                <w:rFonts w:cs="Calibri"/>
                <w:color w:val="000000"/>
                <w:sz w:val="18"/>
                <w:szCs w:val="18"/>
              </w:rPr>
              <w:t>ctipcflet</w:t>
            </w:r>
          </w:p>
        </w:tc>
        <w:tc>
          <w:tcPr>
            <w:tcW w:w="10630" w:type="dxa"/>
            <w:tcBorders>
              <w:top w:val="nil"/>
              <w:left w:val="nil"/>
              <w:bottom w:val="single" w:sz="4" w:space="0" w:color="auto"/>
              <w:right w:val="single" w:sz="4" w:space="0" w:color="auto"/>
            </w:tcBorders>
            <w:shd w:val="clear" w:color="auto" w:fill="auto"/>
            <w:noWrap/>
            <w:hideMark/>
          </w:tcPr>
          <w:p w14:paraId="2D5D9F51" w14:textId="77777777" w:rsidR="00EC50E7" w:rsidRPr="005F2985" w:rsidRDefault="00EC50E7" w:rsidP="00017397">
            <w:pPr>
              <w:jc w:val="both"/>
              <w:rPr>
                <w:rFonts w:cs="Calibri"/>
                <w:color w:val="000000"/>
                <w:sz w:val="18"/>
                <w:szCs w:val="18"/>
              </w:rPr>
            </w:pPr>
            <w:r w:rsidRPr="005F2985">
              <w:rPr>
                <w:rFonts w:cs="Calibri"/>
                <w:color w:val="000000"/>
                <w:sz w:val="18"/>
                <w:szCs w:val="18"/>
              </w:rPr>
              <w:t xml:space="preserve">Cod. ID </w:t>
            </w:r>
            <w:r w:rsidRPr="005F2985">
              <w:rPr>
                <w:rFonts w:cs="Calibri"/>
                <w:i/>
                <w:color w:val="000000"/>
                <w:sz w:val="18"/>
                <w:szCs w:val="18"/>
              </w:rPr>
              <w:t>confort letter</w:t>
            </w:r>
            <w:r w:rsidRPr="005F2985">
              <w:rPr>
                <w:rFonts w:cs="Calibri"/>
                <w:color w:val="000000"/>
                <w:sz w:val="18"/>
                <w:szCs w:val="18"/>
              </w:rPr>
              <w:t>:</w:t>
            </w:r>
          </w:p>
          <w:p w14:paraId="1C61C873" w14:textId="7BB5C4E8" w:rsidR="00EC50E7" w:rsidRPr="00A84B21" w:rsidRDefault="00EC50E7" w:rsidP="00017397">
            <w:pPr>
              <w:pStyle w:val="ListParagraph"/>
              <w:numPr>
                <w:ilvl w:val="0"/>
                <w:numId w:val="10"/>
              </w:numPr>
              <w:rPr>
                <w:rFonts w:cs="Calibri"/>
                <w:color w:val="000000"/>
                <w:sz w:val="18"/>
                <w:szCs w:val="18"/>
              </w:rPr>
            </w:pPr>
            <w:r w:rsidRPr="00A84B21">
              <w:rPr>
                <w:rFonts w:cs="Calibri"/>
                <w:color w:val="000000"/>
                <w:sz w:val="18"/>
                <w:szCs w:val="18"/>
              </w:rPr>
              <w:t>Grau de confiança de uma carta de conforto, sendo classificada de ‘01’ - fraco - até ‘04’ - muito forte.</w:t>
            </w:r>
          </w:p>
        </w:tc>
        <w:tc>
          <w:tcPr>
            <w:tcW w:w="1417" w:type="dxa"/>
            <w:tcBorders>
              <w:top w:val="nil"/>
              <w:left w:val="nil"/>
              <w:bottom w:val="single" w:sz="4" w:space="0" w:color="auto"/>
              <w:right w:val="single" w:sz="4" w:space="0" w:color="auto"/>
            </w:tcBorders>
            <w:shd w:val="clear" w:color="auto" w:fill="auto"/>
            <w:noWrap/>
            <w:hideMark/>
          </w:tcPr>
          <w:p w14:paraId="6E53B778"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4EC519F3" w14:textId="03E0B3A1"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E628E6" w14:textId="14C12CAE" w:rsidR="00EC50E7" w:rsidRPr="00335137" w:rsidRDefault="00EC50E7" w:rsidP="00017397">
            <w:pPr>
              <w:rPr>
                <w:rFonts w:cs="Calibri"/>
                <w:color w:val="000000"/>
                <w:sz w:val="18"/>
                <w:szCs w:val="18"/>
              </w:rPr>
            </w:pPr>
            <w:r w:rsidRPr="00335137">
              <w:rPr>
                <w:rFonts w:cs="Calibri"/>
                <w:color w:val="000000"/>
                <w:sz w:val="18"/>
                <w:szCs w:val="18"/>
              </w:rPr>
              <w:t>zcliente</w:t>
            </w:r>
          </w:p>
        </w:tc>
        <w:tc>
          <w:tcPr>
            <w:tcW w:w="10630" w:type="dxa"/>
            <w:tcBorders>
              <w:top w:val="nil"/>
              <w:left w:val="nil"/>
              <w:bottom w:val="single" w:sz="4" w:space="0" w:color="auto"/>
              <w:right w:val="single" w:sz="4" w:space="0" w:color="auto"/>
            </w:tcBorders>
            <w:shd w:val="clear" w:color="auto" w:fill="auto"/>
            <w:noWrap/>
            <w:hideMark/>
          </w:tcPr>
          <w:p w14:paraId="3271B88F" w14:textId="77777777" w:rsidR="00EC50E7" w:rsidRPr="005F2985" w:rsidRDefault="00EC50E7" w:rsidP="00017397">
            <w:pPr>
              <w:jc w:val="both"/>
              <w:rPr>
                <w:rFonts w:cs="Calibri"/>
                <w:color w:val="000000"/>
                <w:sz w:val="18"/>
                <w:szCs w:val="18"/>
              </w:rPr>
            </w:pPr>
            <w:r w:rsidRPr="005F2985">
              <w:rPr>
                <w:rFonts w:cs="Calibri"/>
                <w:color w:val="000000"/>
                <w:sz w:val="18"/>
                <w:szCs w:val="18"/>
              </w:rPr>
              <w:t>Cliente garante</w:t>
            </w:r>
            <w:r>
              <w:rPr>
                <w:rFonts w:cs="Calibri"/>
                <w:color w:val="000000"/>
                <w:sz w:val="18"/>
                <w:szCs w:val="18"/>
              </w:rPr>
              <w:t>:</w:t>
            </w:r>
          </w:p>
          <w:p w14:paraId="4FC21AEB" w14:textId="18F12433" w:rsidR="00EC50E7" w:rsidRDefault="00EC50E7" w:rsidP="00017397">
            <w:pPr>
              <w:pStyle w:val="ListParagraph"/>
              <w:numPr>
                <w:ilvl w:val="0"/>
                <w:numId w:val="14"/>
              </w:numPr>
              <w:jc w:val="both"/>
              <w:rPr>
                <w:rFonts w:cs="Calibri"/>
                <w:color w:val="000000"/>
                <w:sz w:val="18"/>
                <w:szCs w:val="18"/>
              </w:rPr>
            </w:pPr>
            <w:r w:rsidRPr="005F2985">
              <w:rPr>
                <w:rFonts w:cs="Calibri"/>
                <w:color w:val="000000"/>
                <w:sz w:val="18"/>
                <w:szCs w:val="18"/>
              </w:rPr>
              <w:t>Este campo reflete o código do cliente garante, ou seja, o avalista/</w:t>
            </w:r>
            <w:r>
              <w:rPr>
                <w:rFonts w:cs="Calibri"/>
                <w:color w:val="000000"/>
                <w:sz w:val="18"/>
                <w:szCs w:val="18"/>
              </w:rPr>
              <w:t xml:space="preserve"> fiador, no caso das garantias pessoais.</w:t>
            </w:r>
          </w:p>
          <w:p w14:paraId="760669FA" w14:textId="0FDF3826" w:rsidR="00EC50E7" w:rsidRPr="005F2985" w:rsidRDefault="00EC50E7" w:rsidP="00017397">
            <w:pPr>
              <w:pStyle w:val="ListParagraph"/>
              <w:numPr>
                <w:ilvl w:val="0"/>
                <w:numId w:val="14"/>
              </w:numPr>
              <w:jc w:val="both"/>
              <w:rPr>
                <w:rFonts w:cs="Calibri"/>
                <w:color w:val="000000"/>
                <w:sz w:val="18"/>
                <w:szCs w:val="18"/>
              </w:rPr>
            </w:pPr>
            <w:r>
              <w:rPr>
                <w:rFonts w:cs="Calibri"/>
                <w:color w:val="000000"/>
                <w:sz w:val="18"/>
                <w:szCs w:val="18"/>
              </w:rPr>
              <w:t>Para garantias reais, o código indicado é do cliente titular da responsabilidade.</w:t>
            </w:r>
          </w:p>
          <w:p w14:paraId="648F8275" w14:textId="77777777" w:rsidR="00EC50E7" w:rsidRPr="005F2985" w:rsidRDefault="00EC50E7" w:rsidP="00017397">
            <w:pPr>
              <w:pStyle w:val="ListParagraph"/>
              <w:numPr>
                <w:ilvl w:val="0"/>
                <w:numId w:val="14"/>
              </w:numPr>
              <w:jc w:val="both"/>
              <w:rPr>
                <w:rFonts w:cs="Calibri"/>
                <w:color w:val="000000"/>
                <w:sz w:val="18"/>
                <w:szCs w:val="18"/>
              </w:rPr>
            </w:pPr>
            <w:r w:rsidRPr="005F2985">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08CC194" w14:textId="77777777" w:rsidR="00EC50E7" w:rsidRPr="005F2985" w:rsidRDefault="00EC50E7" w:rsidP="00017397">
            <w:pPr>
              <w:pStyle w:val="ListParagraph"/>
              <w:numPr>
                <w:ilvl w:val="0"/>
                <w:numId w:val="14"/>
              </w:numPr>
              <w:jc w:val="both"/>
              <w:rPr>
                <w:rFonts w:cs="Calibri"/>
                <w:color w:val="000000"/>
                <w:sz w:val="18"/>
                <w:szCs w:val="18"/>
              </w:rPr>
            </w:pPr>
            <w:r w:rsidRPr="005F2985">
              <w:rPr>
                <w:rFonts w:cs="Calibri"/>
                <w:color w:val="000000"/>
                <w:sz w:val="18"/>
                <w:szCs w:val="18"/>
              </w:rPr>
              <w:t xml:space="preserve">Este campo pode ser cruzado com o campo ‘zcliente’ da tabela </w:t>
            </w:r>
            <w:r w:rsidRPr="008E4853">
              <w:rPr>
                <w:rFonts w:cs="Calibri"/>
                <w:i/>
                <w:color w:val="000000"/>
                <w:sz w:val="18"/>
                <w:szCs w:val="18"/>
              </w:rPr>
              <w:t>cd_</w:t>
            </w:r>
            <w:proofErr w:type="gramStart"/>
            <w:r w:rsidRPr="008E4853">
              <w:rPr>
                <w:rFonts w:cs="Calibri"/>
                <w:i/>
                <w:color w:val="000000"/>
                <w:sz w:val="18"/>
                <w:szCs w:val="18"/>
              </w:rPr>
              <w:t>captools.ct</w:t>
            </w:r>
            <w:proofErr w:type="gramEnd"/>
            <w:r w:rsidRPr="008E4853">
              <w:rPr>
                <w:rFonts w:cs="Calibri"/>
                <w:i/>
                <w:color w:val="000000"/>
                <w:sz w:val="18"/>
                <w:szCs w:val="18"/>
              </w:rPr>
              <w:t>003_univ_cli</w:t>
            </w:r>
            <w:r w:rsidRPr="005F2985">
              <w:rPr>
                <w:rFonts w:cs="Calibri"/>
                <w:color w:val="000000"/>
                <w:sz w:val="18"/>
                <w:szCs w:val="18"/>
              </w:rPr>
              <w:t xml:space="preserve"> para obter uma variedade significativo de dados de clientes.</w:t>
            </w:r>
          </w:p>
          <w:p w14:paraId="0CBBAF10" w14:textId="62EB4D5D" w:rsidR="00EC50E7" w:rsidRPr="0042443B" w:rsidRDefault="00EC50E7" w:rsidP="00017397">
            <w:pPr>
              <w:pStyle w:val="ListParagraph"/>
              <w:numPr>
                <w:ilvl w:val="0"/>
                <w:numId w:val="14"/>
              </w:numPr>
              <w:rPr>
                <w:rFonts w:cs="Calibri"/>
                <w:color w:val="000000"/>
                <w:sz w:val="18"/>
                <w:szCs w:val="18"/>
              </w:rPr>
            </w:pPr>
            <w:r w:rsidRPr="0042443B">
              <w:rPr>
                <w:rFonts w:cs="Calibri"/>
                <w:color w:val="000000"/>
                <w:sz w:val="18"/>
                <w:szCs w:val="18"/>
              </w:rPr>
              <w:t>No caso de registos de origem Factoring, este campo indica o cliente devedor das faturas associadas ao contrato de Factoring.</w:t>
            </w:r>
          </w:p>
        </w:tc>
        <w:tc>
          <w:tcPr>
            <w:tcW w:w="1417" w:type="dxa"/>
            <w:tcBorders>
              <w:top w:val="nil"/>
              <w:left w:val="nil"/>
              <w:bottom w:val="single" w:sz="4" w:space="0" w:color="auto"/>
              <w:right w:val="single" w:sz="4" w:space="0" w:color="auto"/>
            </w:tcBorders>
            <w:shd w:val="clear" w:color="auto" w:fill="auto"/>
            <w:noWrap/>
            <w:hideMark/>
          </w:tcPr>
          <w:p w14:paraId="1737B26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37FFB95" w14:textId="0C41DE0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816002" w14:textId="50158BBD" w:rsidR="00EC50E7" w:rsidRPr="00335137" w:rsidRDefault="00EC50E7" w:rsidP="00017397">
            <w:pPr>
              <w:rPr>
                <w:rFonts w:cs="Calibri"/>
                <w:color w:val="000000"/>
                <w:sz w:val="18"/>
                <w:szCs w:val="18"/>
              </w:rPr>
            </w:pPr>
            <w:r w:rsidRPr="00335137">
              <w:rPr>
                <w:rFonts w:cs="Calibri"/>
                <w:color w:val="000000"/>
                <w:sz w:val="18"/>
                <w:szCs w:val="18"/>
              </w:rPr>
              <w:t>centidad</w:t>
            </w:r>
          </w:p>
        </w:tc>
        <w:tc>
          <w:tcPr>
            <w:tcW w:w="10630" w:type="dxa"/>
            <w:tcBorders>
              <w:top w:val="nil"/>
              <w:left w:val="nil"/>
              <w:bottom w:val="single" w:sz="4" w:space="0" w:color="auto"/>
              <w:right w:val="single" w:sz="4" w:space="0" w:color="auto"/>
            </w:tcBorders>
            <w:shd w:val="clear" w:color="auto" w:fill="auto"/>
            <w:noWrap/>
            <w:hideMark/>
          </w:tcPr>
          <w:p w14:paraId="5231E48A" w14:textId="62F48F73" w:rsidR="00EC50E7" w:rsidRDefault="00EC50E7" w:rsidP="00017397">
            <w:pPr>
              <w:rPr>
                <w:rFonts w:cs="Calibri"/>
                <w:color w:val="000000"/>
                <w:sz w:val="18"/>
                <w:szCs w:val="18"/>
              </w:rPr>
            </w:pPr>
            <w:r w:rsidRPr="00335137">
              <w:rPr>
                <w:rFonts w:cs="Calibri"/>
                <w:color w:val="000000"/>
                <w:sz w:val="18"/>
                <w:szCs w:val="18"/>
              </w:rPr>
              <w:t>Entidade a que respeita a informação</w:t>
            </w:r>
            <w:r>
              <w:rPr>
                <w:rFonts w:cs="Calibri"/>
                <w:color w:val="000000"/>
                <w:sz w:val="18"/>
                <w:szCs w:val="18"/>
              </w:rPr>
              <w:t>:</w:t>
            </w:r>
          </w:p>
          <w:p w14:paraId="504D19AC" w14:textId="3A6AD088" w:rsidR="00EC50E7" w:rsidRPr="00DA4C8D" w:rsidRDefault="00EC50E7" w:rsidP="00017397">
            <w:pPr>
              <w:pStyle w:val="ListParagraph"/>
              <w:numPr>
                <w:ilvl w:val="0"/>
                <w:numId w:val="22"/>
              </w:numPr>
              <w:rPr>
                <w:rFonts w:cs="Calibri"/>
                <w:color w:val="000000"/>
                <w:sz w:val="18"/>
                <w:szCs w:val="18"/>
              </w:rPr>
            </w:pPr>
            <w:r>
              <w:rPr>
                <w:rFonts w:cs="Calibri"/>
                <w:color w:val="000000"/>
                <w:sz w:val="18"/>
                <w:szCs w:val="18"/>
              </w:rPr>
              <w:t>Todos os registos dizem respeito à entidade Banco Santander Totta, estando, por esse motivo, uniformemente preenchidos com o código ‘BST’.</w:t>
            </w:r>
          </w:p>
        </w:tc>
        <w:tc>
          <w:tcPr>
            <w:tcW w:w="1417" w:type="dxa"/>
            <w:tcBorders>
              <w:top w:val="nil"/>
              <w:left w:val="nil"/>
              <w:bottom w:val="single" w:sz="4" w:space="0" w:color="auto"/>
              <w:right w:val="single" w:sz="4" w:space="0" w:color="auto"/>
            </w:tcBorders>
            <w:shd w:val="clear" w:color="auto" w:fill="auto"/>
            <w:noWrap/>
            <w:hideMark/>
          </w:tcPr>
          <w:p w14:paraId="38DEB985"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4D64A4" w14:paraId="387B699B" w14:textId="00F0EFB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E35BEB" w14:textId="7EACFC38" w:rsidR="00EC50E7" w:rsidRPr="00335137" w:rsidRDefault="00EC50E7" w:rsidP="00017397">
            <w:pPr>
              <w:rPr>
                <w:rFonts w:cs="Calibri"/>
                <w:color w:val="000000"/>
                <w:sz w:val="18"/>
                <w:szCs w:val="18"/>
              </w:rPr>
            </w:pPr>
            <w:r w:rsidRPr="00335137">
              <w:rPr>
                <w:rFonts w:cs="Calibri"/>
                <w:color w:val="000000"/>
                <w:sz w:val="18"/>
                <w:szCs w:val="18"/>
              </w:rPr>
              <w:t>caplic</w:t>
            </w:r>
          </w:p>
        </w:tc>
        <w:tc>
          <w:tcPr>
            <w:tcW w:w="10630" w:type="dxa"/>
            <w:tcBorders>
              <w:top w:val="nil"/>
              <w:left w:val="nil"/>
              <w:bottom w:val="single" w:sz="4" w:space="0" w:color="auto"/>
              <w:right w:val="single" w:sz="4" w:space="0" w:color="auto"/>
            </w:tcBorders>
            <w:shd w:val="clear" w:color="auto" w:fill="auto"/>
            <w:noWrap/>
            <w:hideMark/>
          </w:tcPr>
          <w:p w14:paraId="53F7AA21" w14:textId="5F2823CF" w:rsidR="00EC50E7" w:rsidRDefault="00EC50E7" w:rsidP="00017397">
            <w:pPr>
              <w:rPr>
                <w:rFonts w:cs="Calibri"/>
                <w:color w:val="000000"/>
                <w:sz w:val="18"/>
                <w:szCs w:val="18"/>
              </w:rPr>
            </w:pPr>
            <w:r w:rsidRPr="00335137">
              <w:rPr>
                <w:rFonts w:cs="Calibri"/>
                <w:color w:val="000000"/>
                <w:sz w:val="18"/>
                <w:szCs w:val="18"/>
              </w:rPr>
              <w:t>Aplicação fonte da informação</w:t>
            </w:r>
            <w:r>
              <w:rPr>
                <w:rFonts w:cs="Calibri"/>
                <w:color w:val="000000"/>
                <w:sz w:val="18"/>
                <w:szCs w:val="18"/>
              </w:rPr>
              <w:t>:</w:t>
            </w:r>
          </w:p>
          <w:p w14:paraId="3C52E65F" w14:textId="77777777" w:rsidR="00EC50E7" w:rsidRDefault="00EC50E7" w:rsidP="00017397">
            <w:pPr>
              <w:pStyle w:val="ListParagraph"/>
              <w:numPr>
                <w:ilvl w:val="0"/>
                <w:numId w:val="22"/>
              </w:numPr>
              <w:rPr>
                <w:rFonts w:cs="Calibri"/>
                <w:color w:val="000000"/>
                <w:sz w:val="18"/>
                <w:szCs w:val="18"/>
              </w:rPr>
            </w:pPr>
            <w:r>
              <w:rPr>
                <w:rFonts w:cs="Calibri"/>
                <w:color w:val="000000"/>
                <w:sz w:val="18"/>
                <w:szCs w:val="18"/>
              </w:rPr>
              <w:t>Este campo indica a fonte de informação e está preenchido com o código:</w:t>
            </w:r>
          </w:p>
          <w:p w14:paraId="2EA49180"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‘TT’ para os títulos</w:t>
            </w:r>
          </w:p>
          <w:p w14:paraId="7A2D20AE"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SG</w:t>
            </w:r>
            <w:r>
              <w:rPr>
                <w:rFonts w:cs="Calibri"/>
                <w:color w:val="000000"/>
                <w:sz w:val="18"/>
                <w:szCs w:val="18"/>
              </w:rPr>
              <w:t xml:space="preserve">’ para </w:t>
            </w:r>
            <w:r w:rsidRPr="00DF7C7A">
              <w:rPr>
                <w:rFonts w:cs="Calibri"/>
                <w:color w:val="000000"/>
                <w:sz w:val="18"/>
                <w:szCs w:val="18"/>
              </w:rPr>
              <w:t>seguros</w:t>
            </w:r>
          </w:p>
          <w:p w14:paraId="58C5C344"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FU</w:t>
            </w:r>
            <w:r>
              <w:rPr>
                <w:rFonts w:cs="Calibri"/>
                <w:color w:val="000000"/>
                <w:sz w:val="18"/>
                <w:szCs w:val="18"/>
              </w:rPr>
              <w:t>’ para</w:t>
            </w:r>
            <w:r w:rsidRPr="00DF7C7A">
              <w:rPr>
                <w:rFonts w:cs="Calibri"/>
                <w:color w:val="000000"/>
                <w:sz w:val="18"/>
                <w:szCs w:val="18"/>
              </w:rPr>
              <w:t xml:space="preserve"> fundos</w:t>
            </w:r>
          </w:p>
          <w:p w14:paraId="03752504"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DP</w:t>
            </w:r>
            <w:r>
              <w:rPr>
                <w:rFonts w:cs="Calibri"/>
                <w:color w:val="000000"/>
                <w:sz w:val="18"/>
                <w:szCs w:val="18"/>
              </w:rPr>
              <w:t>’ para depósitos a prazo</w:t>
            </w:r>
          </w:p>
          <w:p w14:paraId="471B37A0"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DC</w:t>
            </w:r>
            <w:r>
              <w:rPr>
                <w:rFonts w:cs="Calibri"/>
                <w:color w:val="000000"/>
                <w:sz w:val="18"/>
                <w:szCs w:val="18"/>
              </w:rPr>
              <w:t>’</w:t>
            </w:r>
            <w:r w:rsidRPr="00DF7C7A">
              <w:rPr>
                <w:rFonts w:cs="Calibri"/>
                <w:color w:val="000000"/>
                <w:sz w:val="18"/>
                <w:szCs w:val="18"/>
              </w:rPr>
              <w:t xml:space="preserve"> </w:t>
            </w:r>
            <w:r>
              <w:rPr>
                <w:rFonts w:cs="Calibri"/>
                <w:color w:val="000000"/>
                <w:sz w:val="18"/>
                <w:szCs w:val="18"/>
              </w:rPr>
              <w:t>para</w:t>
            </w:r>
            <w:r w:rsidRPr="00DF7C7A">
              <w:rPr>
                <w:rFonts w:cs="Calibri"/>
                <w:color w:val="000000"/>
                <w:sz w:val="18"/>
                <w:szCs w:val="18"/>
              </w:rPr>
              <w:t xml:space="preserve"> contas de depósito à ordem</w:t>
            </w:r>
          </w:p>
          <w:p w14:paraId="023C0CBE"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CLI</w:t>
            </w:r>
            <w:r>
              <w:rPr>
                <w:rFonts w:cs="Calibri"/>
                <w:color w:val="000000"/>
                <w:sz w:val="18"/>
                <w:szCs w:val="18"/>
              </w:rPr>
              <w:t>’</w:t>
            </w:r>
            <w:r w:rsidRPr="00DF7C7A">
              <w:rPr>
                <w:rFonts w:cs="Calibri"/>
                <w:color w:val="000000"/>
                <w:sz w:val="18"/>
                <w:szCs w:val="18"/>
              </w:rPr>
              <w:t xml:space="preserve"> </w:t>
            </w:r>
            <w:r>
              <w:rPr>
                <w:rFonts w:cs="Calibri"/>
                <w:color w:val="000000"/>
                <w:sz w:val="18"/>
                <w:szCs w:val="18"/>
              </w:rPr>
              <w:t xml:space="preserve">para </w:t>
            </w:r>
            <w:r w:rsidRPr="00DF7C7A">
              <w:rPr>
                <w:rFonts w:cs="Calibri"/>
                <w:color w:val="000000"/>
                <w:sz w:val="18"/>
                <w:szCs w:val="18"/>
              </w:rPr>
              <w:t>garantias pessoa</w:t>
            </w:r>
            <w:r>
              <w:rPr>
                <w:rFonts w:cs="Calibri"/>
                <w:color w:val="000000"/>
                <w:sz w:val="18"/>
                <w:szCs w:val="18"/>
              </w:rPr>
              <w:t>i</w:t>
            </w:r>
            <w:r w:rsidRPr="00DF7C7A">
              <w:rPr>
                <w:rFonts w:cs="Calibri"/>
                <w:color w:val="000000"/>
                <w:sz w:val="18"/>
                <w:szCs w:val="18"/>
              </w:rPr>
              <w:t>s com origem</w:t>
            </w:r>
            <w:r>
              <w:rPr>
                <w:rFonts w:cs="Calibri"/>
                <w:color w:val="000000"/>
                <w:sz w:val="18"/>
                <w:szCs w:val="18"/>
              </w:rPr>
              <w:t xml:space="preserve"> nas aplicações Efeitos, Partenon, EP e GP</w:t>
            </w:r>
          </w:p>
          <w:p w14:paraId="2D73491C"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LEA</w:t>
            </w:r>
            <w:r>
              <w:rPr>
                <w:rFonts w:cs="Calibri"/>
                <w:color w:val="000000"/>
                <w:sz w:val="18"/>
                <w:szCs w:val="18"/>
              </w:rPr>
              <w:t>’ para</w:t>
            </w:r>
            <w:r w:rsidRPr="00DF7C7A">
              <w:rPr>
                <w:rFonts w:cs="Calibri"/>
                <w:color w:val="000000"/>
                <w:sz w:val="18"/>
                <w:szCs w:val="18"/>
              </w:rPr>
              <w:t xml:space="preserve"> garantias </w:t>
            </w:r>
            <w:r>
              <w:rPr>
                <w:rFonts w:cs="Calibri"/>
                <w:color w:val="000000"/>
                <w:sz w:val="18"/>
                <w:szCs w:val="18"/>
              </w:rPr>
              <w:t>pessoais e garantias reais imobiliárias de origem Leasing</w:t>
            </w:r>
          </w:p>
          <w:p w14:paraId="7D13B5F8"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FAC</w:t>
            </w:r>
            <w:r>
              <w:rPr>
                <w:rFonts w:cs="Calibri"/>
                <w:color w:val="000000"/>
                <w:sz w:val="18"/>
                <w:szCs w:val="18"/>
              </w:rPr>
              <w:t>’ para garantias pessoais de origem Factoring</w:t>
            </w:r>
          </w:p>
          <w:p w14:paraId="3C9F60DC"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GP</w:t>
            </w:r>
            <w:r>
              <w:rPr>
                <w:rFonts w:cs="Calibri"/>
                <w:color w:val="000000"/>
                <w:sz w:val="18"/>
                <w:szCs w:val="18"/>
              </w:rPr>
              <w:t>’ para garantias imóveis de origem GP</w:t>
            </w:r>
          </w:p>
          <w:p w14:paraId="381B105B" w14:textId="77777777" w:rsidR="00EC50E7"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CS</w:t>
            </w:r>
            <w:r>
              <w:rPr>
                <w:rFonts w:cs="Calibri"/>
                <w:color w:val="000000"/>
                <w:sz w:val="18"/>
                <w:szCs w:val="18"/>
              </w:rPr>
              <w:t>’ para garantias</w:t>
            </w:r>
            <w:r w:rsidRPr="00DF7C7A">
              <w:rPr>
                <w:rFonts w:cs="Calibri"/>
                <w:color w:val="000000"/>
                <w:sz w:val="18"/>
                <w:szCs w:val="18"/>
              </w:rPr>
              <w:t xml:space="preserve"> im</w:t>
            </w:r>
            <w:r>
              <w:rPr>
                <w:rFonts w:cs="Calibri"/>
                <w:color w:val="000000"/>
                <w:sz w:val="18"/>
                <w:szCs w:val="18"/>
              </w:rPr>
              <w:t>óveis de origem CS</w:t>
            </w:r>
          </w:p>
          <w:p w14:paraId="004A2995" w14:textId="0E6CE2B7" w:rsidR="00EC50E7" w:rsidRPr="00DF7C7A" w:rsidRDefault="00EC50E7" w:rsidP="00017397">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CSA</w:t>
            </w:r>
            <w:r>
              <w:rPr>
                <w:rFonts w:cs="Calibri"/>
                <w:color w:val="000000"/>
                <w:sz w:val="18"/>
                <w:szCs w:val="18"/>
              </w:rPr>
              <w:t>’ para garantias pessoais de ori</w:t>
            </w:r>
            <w:r w:rsidRPr="00DF7C7A">
              <w:rPr>
                <w:rFonts w:cs="Calibri"/>
                <w:color w:val="000000"/>
                <w:sz w:val="18"/>
                <w:szCs w:val="18"/>
              </w:rPr>
              <w:t>gem CS</w:t>
            </w:r>
            <w:r>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829D920"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43A807C2" w14:textId="46C8B9B8"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718F4462" w14:textId="6F0AC639" w:rsidR="00EC50E7" w:rsidRPr="00335137" w:rsidRDefault="00EC50E7" w:rsidP="00017397">
            <w:pPr>
              <w:rPr>
                <w:rFonts w:cs="Calibri"/>
                <w:color w:val="000000"/>
                <w:sz w:val="18"/>
                <w:szCs w:val="18"/>
              </w:rPr>
            </w:pPr>
            <w:r w:rsidRPr="00335137">
              <w:rPr>
                <w:rFonts w:cs="Calibri"/>
                <w:color w:val="000000"/>
                <w:sz w:val="18"/>
                <w:szCs w:val="18"/>
              </w:rPr>
              <w:t>cisin</w:t>
            </w:r>
          </w:p>
        </w:tc>
        <w:tc>
          <w:tcPr>
            <w:tcW w:w="10630" w:type="dxa"/>
            <w:tcBorders>
              <w:top w:val="nil"/>
              <w:left w:val="nil"/>
              <w:bottom w:val="single" w:sz="4" w:space="0" w:color="auto"/>
              <w:right w:val="single" w:sz="4" w:space="0" w:color="auto"/>
            </w:tcBorders>
            <w:shd w:val="clear" w:color="auto" w:fill="auto"/>
            <w:noWrap/>
            <w:hideMark/>
          </w:tcPr>
          <w:p w14:paraId="30B09A25" w14:textId="328D4E33" w:rsidR="00EC50E7" w:rsidRPr="00A6404B" w:rsidRDefault="00EC50E7" w:rsidP="00017397">
            <w:pPr>
              <w:rPr>
                <w:rFonts w:cs="Calibri"/>
                <w:color w:val="000000"/>
                <w:sz w:val="18"/>
                <w:szCs w:val="18"/>
              </w:rPr>
            </w:pPr>
            <w:r w:rsidRPr="00A6404B">
              <w:rPr>
                <w:rFonts w:cs="Calibri"/>
                <w:color w:val="000000"/>
                <w:sz w:val="18"/>
                <w:szCs w:val="18"/>
              </w:rPr>
              <w:t>Código de Emissão (ISIN, ISINREF</w:t>
            </w:r>
            <w:r>
              <w:rPr>
                <w:rFonts w:cs="Calibri"/>
                <w:color w:val="000000"/>
                <w:sz w:val="18"/>
                <w:szCs w:val="18"/>
              </w:rPr>
              <w:t>):</w:t>
            </w:r>
          </w:p>
          <w:p w14:paraId="5FC6E920" w14:textId="77777777" w:rsidR="00EC50E7" w:rsidRDefault="00EC50E7" w:rsidP="00017397">
            <w:pPr>
              <w:pStyle w:val="ListParagraph"/>
              <w:numPr>
                <w:ilvl w:val="0"/>
                <w:numId w:val="22"/>
              </w:numPr>
              <w:rPr>
                <w:rFonts w:cs="Calibri"/>
                <w:color w:val="000000"/>
                <w:sz w:val="18"/>
                <w:szCs w:val="18"/>
              </w:rPr>
            </w:pPr>
            <w:r w:rsidRPr="00B42B5C">
              <w:rPr>
                <w:rFonts w:cs="Calibri"/>
                <w:color w:val="000000"/>
                <w:sz w:val="18"/>
                <w:szCs w:val="18"/>
                <w:lang w:val="en-US"/>
              </w:rPr>
              <w:t>ISIN significa “</w:t>
            </w:r>
            <w:r w:rsidRPr="00B42B5C">
              <w:rPr>
                <w:rFonts w:cs="Calibri"/>
                <w:i/>
                <w:color w:val="000000"/>
                <w:sz w:val="18"/>
                <w:szCs w:val="18"/>
                <w:lang w:val="en-US"/>
              </w:rPr>
              <w:t>International Securities Identification Number”</w:t>
            </w:r>
            <w:r w:rsidRPr="00B42B5C">
              <w:rPr>
                <w:rFonts w:cs="Calibri"/>
                <w:color w:val="000000"/>
                <w:sz w:val="18"/>
                <w:szCs w:val="18"/>
                <w:lang w:val="en-US"/>
              </w:rPr>
              <w:t xml:space="preserve">. </w:t>
            </w:r>
            <w:r w:rsidRPr="00A6404B">
              <w:rPr>
                <w:rFonts w:cs="Calibri"/>
                <w:color w:val="000000"/>
                <w:sz w:val="18"/>
                <w:szCs w:val="18"/>
              </w:rPr>
              <w:t>E</w:t>
            </w:r>
            <w:r>
              <w:rPr>
                <w:rFonts w:cs="Calibri"/>
                <w:color w:val="000000"/>
                <w:sz w:val="18"/>
                <w:szCs w:val="18"/>
              </w:rPr>
              <w:t xml:space="preserve">ste código é o </w:t>
            </w:r>
            <w:r w:rsidRPr="00A6404B">
              <w:rPr>
                <w:rFonts w:cs="Calibri"/>
                <w:color w:val="000000"/>
                <w:sz w:val="18"/>
                <w:szCs w:val="18"/>
              </w:rPr>
              <w:t>número de identific</w:t>
            </w:r>
            <w:r>
              <w:rPr>
                <w:rFonts w:cs="Calibri"/>
                <w:color w:val="000000"/>
                <w:sz w:val="18"/>
                <w:szCs w:val="18"/>
              </w:rPr>
              <w:t>ação internacional atribuído a títulos e fundos, de acordo com a</w:t>
            </w:r>
            <w:r w:rsidRPr="00A6404B">
              <w:rPr>
                <w:rFonts w:cs="Calibri"/>
                <w:color w:val="000000"/>
                <w:sz w:val="18"/>
                <w:szCs w:val="18"/>
              </w:rPr>
              <w:t xml:space="preserve"> norma ISO 6166</w:t>
            </w:r>
            <w:r>
              <w:rPr>
                <w:rFonts w:cs="Calibri"/>
                <w:color w:val="000000"/>
                <w:sz w:val="18"/>
                <w:szCs w:val="18"/>
              </w:rPr>
              <w:t>.</w:t>
            </w:r>
          </w:p>
          <w:p w14:paraId="203F6514" w14:textId="4F354E94" w:rsidR="00EC50E7" w:rsidRPr="00335137" w:rsidRDefault="00EC50E7" w:rsidP="00017397">
            <w:pPr>
              <w:pStyle w:val="ListParagraph"/>
              <w:numPr>
                <w:ilvl w:val="0"/>
                <w:numId w:val="22"/>
              </w:numPr>
              <w:rPr>
                <w:rFonts w:cs="Calibri"/>
                <w:color w:val="000000"/>
                <w:sz w:val="18"/>
                <w:szCs w:val="18"/>
              </w:rPr>
            </w:pPr>
            <w:r>
              <w:rPr>
                <w:rFonts w:cs="Calibri"/>
                <w:color w:val="000000"/>
                <w:sz w:val="18"/>
                <w:szCs w:val="18"/>
              </w:rPr>
              <w:t>Este código está apenas preenchido para garantias reais financeiras do tipo fundos e títulos.</w:t>
            </w:r>
          </w:p>
        </w:tc>
        <w:tc>
          <w:tcPr>
            <w:tcW w:w="1417" w:type="dxa"/>
            <w:tcBorders>
              <w:top w:val="nil"/>
              <w:left w:val="nil"/>
              <w:bottom w:val="single" w:sz="4" w:space="0" w:color="auto"/>
              <w:right w:val="single" w:sz="4" w:space="0" w:color="auto"/>
            </w:tcBorders>
            <w:shd w:val="clear" w:color="auto" w:fill="auto"/>
            <w:noWrap/>
            <w:hideMark/>
          </w:tcPr>
          <w:p w14:paraId="3B15854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0181E9FE" w14:textId="1A4F778B"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03E7213" w14:textId="04C0FA6A" w:rsidR="00EC50E7" w:rsidRPr="00335137" w:rsidRDefault="00EC50E7" w:rsidP="00017397">
            <w:pPr>
              <w:rPr>
                <w:rFonts w:cs="Calibri"/>
                <w:color w:val="000000"/>
                <w:sz w:val="18"/>
                <w:szCs w:val="18"/>
              </w:rPr>
            </w:pPr>
            <w:r w:rsidRPr="00335137">
              <w:rPr>
                <w:rFonts w:cs="Calibri"/>
                <w:color w:val="000000"/>
                <w:sz w:val="18"/>
                <w:szCs w:val="18"/>
              </w:rPr>
              <w:t>zcliant</w:t>
            </w:r>
          </w:p>
        </w:tc>
        <w:tc>
          <w:tcPr>
            <w:tcW w:w="10630" w:type="dxa"/>
            <w:tcBorders>
              <w:top w:val="nil"/>
              <w:left w:val="nil"/>
              <w:bottom w:val="single" w:sz="4" w:space="0" w:color="auto"/>
              <w:right w:val="single" w:sz="4" w:space="0" w:color="auto"/>
            </w:tcBorders>
            <w:shd w:val="clear" w:color="auto" w:fill="auto"/>
            <w:noWrap/>
            <w:hideMark/>
          </w:tcPr>
          <w:p w14:paraId="7918141A" w14:textId="4E1F2CC5" w:rsidR="00EC50E7" w:rsidRDefault="00EC50E7" w:rsidP="00017397">
            <w:pPr>
              <w:rPr>
                <w:rFonts w:cs="Calibri"/>
                <w:color w:val="000000"/>
                <w:sz w:val="18"/>
                <w:szCs w:val="18"/>
              </w:rPr>
            </w:pPr>
            <w:r w:rsidRPr="00335137">
              <w:rPr>
                <w:rFonts w:cs="Calibri"/>
                <w:color w:val="000000"/>
                <w:sz w:val="18"/>
                <w:szCs w:val="18"/>
              </w:rPr>
              <w:t>Número cliente antigo</w:t>
            </w:r>
            <w:r>
              <w:rPr>
                <w:rFonts w:cs="Calibri"/>
                <w:color w:val="000000"/>
                <w:sz w:val="18"/>
                <w:szCs w:val="18"/>
              </w:rPr>
              <w:t>:</w:t>
            </w:r>
          </w:p>
          <w:p w14:paraId="16AAF927" w14:textId="135E8C6E" w:rsidR="00EC50E7" w:rsidRPr="00952B10" w:rsidRDefault="00EC50E7" w:rsidP="00017397">
            <w:pPr>
              <w:pStyle w:val="ListParagraph"/>
              <w:numPr>
                <w:ilvl w:val="0"/>
                <w:numId w:val="35"/>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8251420"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62D35997" w14:textId="0073186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FA6AFF" w14:textId="2C14CA2D" w:rsidR="00EC50E7" w:rsidRPr="00335137" w:rsidRDefault="00EC50E7" w:rsidP="00017397">
            <w:pPr>
              <w:rPr>
                <w:rFonts w:cs="Calibri"/>
                <w:color w:val="000000"/>
                <w:sz w:val="18"/>
                <w:szCs w:val="18"/>
              </w:rPr>
            </w:pPr>
            <w:r w:rsidRPr="00335137">
              <w:rPr>
                <w:rFonts w:cs="Calibri"/>
                <w:color w:val="000000"/>
                <w:sz w:val="18"/>
                <w:szCs w:val="18"/>
              </w:rPr>
              <w:t>zcligrupo</w:t>
            </w:r>
          </w:p>
        </w:tc>
        <w:tc>
          <w:tcPr>
            <w:tcW w:w="10630" w:type="dxa"/>
            <w:tcBorders>
              <w:top w:val="nil"/>
              <w:left w:val="nil"/>
              <w:bottom w:val="single" w:sz="4" w:space="0" w:color="auto"/>
              <w:right w:val="single" w:sz="4" w:space="0" w:color="auto"/>
            </w:tcBorders>
            <w:shd w:val="clear" w:color="auto" w:fill="auto"/>
            <w:noWrap/>
            <w:hideMark/>
          </w:tcPr>
          <w:p w14:paraId="74943B88" w14:textId="77777777" w:rsidR="00EC50E7" w:rsidRDefault="00EC50E7" w:rsidP="00017397">
            <w:pPr>
              <w:rPr>
                <w:rFonts w:cs="Calibri"/>
                <w:color w:val="000000"/>
                <w:sz w:val="18"/>
                <w:szCs w:val="18"/>
              </w:rPr>
            </w:pPr>
            <w:r w:rsidRPr="00335137">
              <w:rPr>
                <w:rFonts w:cs="Calibri"/>
                <w:color w:val="000000"/>
                <w:sz w:val="18"/>
                <w:szCs w:val="18"/>
              </w:rPr>
              <w:t>Número cliente no grupo</w:t>
            </w:r>
            <w:r>
              <w:rPr>
                <w:rFonts w:cs="Calibri"/>
                <w:color w:val="000000"/>
                <w:sz w:val="18"/>
                <w:szCs w:val="18"/>
              </w:rPr>
              <w:t>:</w:t>
            </w:r>
          </w:p>
          <w:p w14:paraId="74E79B8A" w14:textId="16D379E5" w:rsidR="00EC50E7" w:rsidRPr="00952B10" w:rsidRDefault="00EC50E7" w:rsidP="00017397">
            <w:pPr>
              <w:pStyle w:val="ListParagraph"/>
              <w:numPr>
                <w:ilvl w:val="0"/>
                <w:numId w:val="35"/>
              </w:numPr>
              <w:rPr>
                <w:rFonts w:cs="Calibri"/>
                <w:color w:val="000000"/>
                <w:sz w:val="18"/>
                <w:szCs w:val="18"/>
              </w:rPr>
            </w:pPr>
            <w:r>
              <w:rPr>
                <w:rFonts w:cs="Calibri"/>
                <w:color w:val="000000"/>
                <w:sz w:val="18"/>
                <w:szCs w:val="18"/>
              </w:rPr>
              <w:lastRenderedPageBreak/>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446FFE1" w14:textId="77777777" w:rsidR="00EC50E7" w:rsidRPr="00335137" w:rsidRDefault="00EC50E7" w:rsidP="00017397">
            <w:pPr>
              <w:rPr>
                <w:rFonts w:cs="Calibri"/>
                <w:color w:val="000000"/>
                <w:sz w:val="18"/>
                <w:szCs w:val="18"/>
              </w:rPr>
            </w:pPr>
            <w:r w:rsidRPr="00335137">
              <w:rPr>
                <w:rFonts w:cs="Calibri"/>
                <w:color w:val="000000"/>
                <w:sz w:val="18"/>
                <w:szCs w:val="18"/>
              </w:rPr>
              <w:lastRenderedPageBreak/>
              <w:t>String</w:t>
            </w:r>
          </w:p>
        </w:tc>
      </w:tr>
      <w:tr w:rsidR="00EC50E7" w:rsidRPr="00335137" w14:paraId="5315B003" w14:textId="2DA5F8B8"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20E3A0" w14:textId="6E06F40B" w:rsidR="00EC50E7" w:rsidRPr="00335137" w:rsidRDefault="00EC50E7" w:rsidP="00017397">
            <w:pPr>
              <w:rPr>
                <w:rFonts w:cs="Calibri"/>
                <w:color w:val="000000"/>
                <w:sz w:val="18"/>
                <w:szCs w:val="18"/>
              </w:rPr>
            </w:pPr>
            <w:r w:rsidRPr="00335137">
              <w:rPr>
                <w:rFonts w:cs="Calibri"/>
                <w:color w:val="000000"/>
                <w:sz w:val="18"/>
                <w:szCs w:val="18"/>
              </w:rPr>
              <w:t>msldact</w:t>
            </w:r>
          </w:p>
        </w:tc>
        <w:tc>
          <w:tcPr>
            <w:tcW w:w="10630" w:type="dxa"/>
            <w:tcBorders>
              <w:top w:val="nil"/>
              <w:left w:val="nil"/>
              <w:bottom w:val="single" w:sz="4" w:space="0" w:color="auto"/>
              <w:right w:val="single" w:sz="4" w:space="0" w:color="auto"/>
            </w:tcBorders>
            <w:shd w:val="clear" w:color="auto" w:fill="auto"/>
            <w:noWrap/>
            <w:hideMark/>
          </w:tcPr>
          <w:p w14:paraId="42C049F8" w14:textId="33355394" w:rsidR="00EC50E7" w:rsidRDefault="00EC50E7" w:rsidP="00017397">
            <w:pPr>
              <w:rPr>
                <w:rFonts w:cs="Calibri"/>
                <w:color w:val="000000"/>
                <w:sz w:val="18"/>
                <w:szCs w:val="18"/>
              </w:rPr>
            </w:pPr>
            <w:r w:rsidRPr="00335137">
              <w:rPr>
                <w:rFonts w:cs="Calibri"/>
                <w:color w:val="000000"/>
                <w:sz w:val="18"/>
                <w:szCs w:val="18"/>
              </w:rPr>
              <w:t>Saldo conta Responsabilidade</w:t>
            </w:r>
            <w:r>
              <w:rPr>
                <w:rFonts w:cs="Calibri"/>
                <w:color w:val="000000"/>
                <w:sz w:val="18"/>
                <w:szCs w:val="18"/>
              </w:rPr>
              <w:t>:</w:t>
            </w:r>
          </w:p>
          <w:p w14:paraId="64E0531F" w14:textId="0D994A6C" w:rsidR="00EC50E7" w:rsidRPr="002918BF" w:rsidRDefault="00EC50E7" w:rsidP="00017397">
            <w:pPr>
              <w:pStyle w:val="ListParagraph"/>
              <w:numPr>
                <w:ilvl w:val="0"/>
                <w:numId w:val="15"/>
              </w:numPr>
              <w:jc w:val="both"/>
              <w:rPr>
                <w:rFonts w:cs="Calibri"/>
                <w:color w:val="000000"/>
                <w:sz w:val="18"/>
                <w:szCs w:val="18"/>
              </w:rPr>
            </w:pPr>
            <w:r w:rsidRPr="002918BF">
              <w:rPr>
                <w:rFonts w:cs="Calibri"/>
                <w:color w:val="000000"/>
                <w:sz w:val="18"/>
                <w:szCs w:val="18"/>
              </w:rPr>
              <w:t>Este campo corresponde ao valor da responsabilidade do cliente perante o Banco</w:t>
            </w:r>
            <w:r>
              <w:rPr>
                <w:rFonts w:cs="Calibri"/>
                <w:color w:val="000000"/>
                <w:sz w:val="18"/>
                <w:szCs w:val="18"/>
              </w:rPr>
              <w:t xml:space="preserve">, ou seja, </w:t>
            </w:r>
            <w:r w:rsidRPr="002918BF">
              <w:rPr>
                <w:rFonts w:cs="Calibri"/>
                <w:color w:val="000000"/>
                <w:sz w:val="18"/>
                <w:szCs w:val="18"/>
              </w:rPr>
              <w:t>ao saldo real da responsabilidade, herdado a partir do saldo do universo contabilístico.</w:t>
            </w:r>
          </w:p>
          <w:p w14:paraId="5072D569" w14:textId="77777777" w:rsidR="00EC50E7" w:rsidRDefault="00EC50E7" w:rsidP="00017397">
            <w:pPr>
              <w:pStyle w:val="ListParagraph"/>
              <w:numPr>
                <w:ilvl w:val="0"/>
                <w:numId w:val="15"/>
              </w:numPr>
              <w:rPr>
                <w:rFonts w:cs="Calibri"/>
                <w:color w:val="000000"/>
                <w:sz w:val="18"/>
                <w:szCs w:val="18"/>
              </w:rPr>
            </w:pPr>
            <w:r w:rsidRPr="002918BF">
              <w:rPr>
                <w:rFonts w:cs="Calibri"/>
                <w:color w:val="000000"/>
                <w:sz w:val="18"/>
                <w:szCs w:val="18"/>
              </w:rPr>
              <w:t>Este saldo é calculado através do somatório do saldo associado às contas contabilísticas de capital, juros e extrapatrimonial.</w:t>
            </w:r>
          </w:p>
          <w:p w14:paraId="45C94EEF" w14:textId="3CD06608" w:rsidR="00EC50E7" w:rsidRPr="006D61E1" w:rsidRDefault="00EC50E7" w:rsidP="00017397">
            <w:pPr>
              <w:pStyle w:val="ListParagraph"/>
              <w:numPr>
                <w:ilvl w:val="0"/>
                <w:numId w:val="15"/>
              </w:numPr>
              <w:rPr>
                <w:color w:val="000000"/>
                <w:sz w:val="18"/>
                <w:szCs w:val="18"/>
              </w:rPr>
            </w:pPr>
            <w:r>
              <w:rPr>
                <w:color w:val="000000"/>
                <w:sz w:val="18"/>
                <w:szCs w:val="18"/>
              </w:rPr>
              <w:t xml:space="preserve">O aprovisionamento deste campo é direto do campo ‘msldreal’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56E6108C" w14:textId="77777777" w:rsidR="00EC50E7" w:rsidRPr="00335137" w:rsidRDefault="00EC50E7" w:rsidP="00017397">
            <w:pPr>
              <w:rPr>
                <w:rFonts w:cs="Calibri"/>
                <w:color w:val="000000"/>
                <w:sz w:val="18"/>
                <w:szCs w:val="18"/>
              </w:rPr>
            </w:pPr>
            <w:r w:rsidRPr="00335137">
              <w:rPr>
                <w:rFonts w:cs="Calibri"/>
                <w:color w:val="000000"/>
                <w:sz w:val="18"/>
                <w:szCs w:val="18"/>
              </w:rPr>
              <w:t>Decimal</w:t>
            </w:r>
          </w:p>
        </w:tc>
      </w:tr>
      <w:tr w:rsidR="00EC50E7" w:rsidRPr="00335137" w14:paraId="4B02E98E" w14:textId="67FFE4F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20E452D" w14:textId="78763A40" w:rsidR="00EC50E7" w:rsidRPr="00335137" w:rsidRDefault="00EC50E7" w:rsidP="00017397">
            <w:pPr>
              <w:rPr>
                <w:rFonts w:cs="Calibri"/>
                <w:color w:val="000000"/>
                <w:sz w:val="18"/>
                <w:szCs w:val="18"/>
              </w:rPr>
            </w:pPr>
            <w:r w:rsidRPr="00335137">
              <w:rPr>
                <w:rFonts w:cs="Calibri"/>
                <w:color w:val="000000"/>
                <w:sz w:val="18"/>
                <w:szCs w:val="18"/>
              </w:rPr>
              <w:t>nrsegur</w:t>
            </w:r>
          </w:p>
        </w:tc>
        <w:tc>
          <w:tcPr>
            <w:tcW w:w="10630" w:type="dxa"/>
            <w:tcBorders>
              <w:top w:val="nil"/>
              <w:left w:val="nil"/>
              <w:bottom w:val="single" w:sz="4" w:space="0" w:color="auto"/>
              <w:right w:val="single" w:sz="4" w:space="0" w:color="auto"/>
            </w:tcBorders>
            <w:shd w:val="clear" w:color="auto" w:fill="auto"/>
            <w:noWrap/>
            <w:hideMark/>
          </w:tcPr>
          <w:p w14:paraId="6D683E73" w14:textId="77777777" w:rsidR="00EC50E7" w:rsidRDefault="00EC50E7" w:rsidP="00017397">
            <w:pPr>
              <w:rPr>
                <w:rFonts w:cs="Calibri"/>
                <w:color w:val="000000"/>
                <w:sz w:val="18"/>
                <w:szCs w:val="18"/>
              </w:rPr>
            </w:pPr>
            <w:r w:rsidRPr="00335137">
              <w:rPr>
                <w:rFonts w:cs="Calibri"/>
                <w:color w:val="000000"/>
                <w:sz w:val="18"/>
                <w:szCs w:val="18"/>
              </w:rPr>
              <w:t>Número de Assegurados</w:t>
            </w:r>
            <w:r>
              <w:rPr>
                <w:rFonts w:cs="Calibri"/>
                <w:color w:val="000000"/>
                <w:sz w:val="18"/>
                <w:szCs w:val="18"/>
              </w:rPr>
              <w:t>:</w:t>
            </w:r>
          </w:p>
          <w:p w14:paraId="788079E7" w14:textId="5A9E7311" w:rsidR="00EC50E7" w:rsidRPr="00952B10" w:rsidRDefault="00EC50E7" w:rsidP="00017397">
            <w:pPr>
              <w:pStyle w:val="ListParagraph"/>
              <w:numPr>
                <w:ilvl w:val="0"/>
                <w:numId w:val="36"/>
              </w:numPr>
              <w:rPr>
                <w:rFonts w:cs="Calibri"/>
                <w:color w:val="000000"/>
                <w:sz w:val="18"/>
                <w:szCs w:val="18"/>
              </w:rPr>
            </w:pPr>
            <w:r>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3D199B7"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35D38308" w14:textId="40EC29FF"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9C6D1F7" w14:textId="2FB6FA72" w:rsidR="00EC50E7" w:rsidRPr="00335137" w:rsidRDefault="00EC50E7" w:rsidP="00017397">
            <w:pPr>
              <w:rPr>
                <w:rFonts w:cs="Calibri"/>
                <w:color w:val="000000"/>
                <w:sz w:val="18"/>
                <w:szCs w:val="18"/>
              </w:rPr>
            </w:pPr>
            <w:r w:rsidRPr="00335137">
              <w:rPr>
                <w:rFonts w:cs="Calibri"/>
                <w:color w:val="000000"/>
                <w:sz w:val="18"/>
                <w:szCs w:val="18"/>
              </w:rPr>
              <w:t>cmoeda</w:t>
            </w:r>
          </w:p>
        </w:tc>
        <w:tc>
          <w:tcPr>
            <w:tcW w:w="10630" w:type="dxa"/>
            <w:tcBorders>
              <w:top w:val="nil"/>
              <w:left w:val="nil"/>
              <w:bottom w:val="single" w:sz="4" w:space="0" w:color="auto"/>
              <w:right w:val="single" w:sz="4" w:space="0" w:color="auto"/>
            </w:tcBorders>
            <w:shd w:val="clear" w:color="auto" w:fill="auto"/>
            <w:noWrap/>
            <w:hideMark/>
          </w:tcPr>
          <w:p w14:paraId="23905AE1" w14:textId="77777777" w:rsidR="00EC50E7" w:rsidRPr="005F1378" w:rsidRDefault="00EC50E7" w:rsidP="00017397">
            <w:pPr>
              <w:jc w:val="both"/>
              <w:rPr>
                <w:rFonts w:cs="Calibri"/>
                <w:color w:val="000000"/>
                <w:sz w:val="18"/>
                <w:szCs w:val="18"/>
              </w:rPr>
            </w:pPr>
            <w:r w:rsidRPr="005F1378">
              <w:rPr>
                <w:rFonts w:cs="Calibri"/>
                <w:color w:val="000000"/>
                <w:sz w:val="18"/>
                <w:szCs w:val="18"/>
              </w:rPr>
              <w:t>Código de moeda:</w:t>
            </w:r>
          </w:p>
          <w:p w14:paraId="73FB1CD6" w14:textId="77777777" w:rsidR="00EC50E7" w:rsidRDefault="00EC50E7" w:rsidP="00017397">
            <w:pPr>
              <w:pStyle w:val="ListParagraph"/>
              <w:numPr>
                <w:ilvl w:val="0"/>
                <w:numId w:val="11"/>
              </w:numPr>
              <w:jc w:val="both"/>
              <w:rPr>
                <w:rFonts w:cs="Calibri"/>
                <w:color w:val="000000"/>
                <w:sz w:val="18"/>
                <w:szCs w:val="18"/>
              </w:rPr>
            </w:pPr>
            <w:r>
              <w:rPr>
                <w:rFonts w:cs="Calibri"/>
                <w:color w:val="000000"/>
                <w:sz w:val="18"/>
                <w:szCs w:val="18"/>
              </w:rPr>
              <w:t>Corresponde ao</w:t>
            </w:r>
            <w:r w:rsidRPr="005F1378">
              <w:rPr>
                <w:rFonts w:cs="Calibri"/>
                <w:color w:val="000000"/>
                <w:sz w:val="18"/>
                <w:szCs w:val="18"/>
              </w:rPr>
              <w:t xml:space="preserve"> código da mo</w:t>
            </w:r>
            <w:r>
              <w:rPr>
                <w:rFonts w:cs="Calibri"/>
                <w:color w:val="000000"/>
                <w:sz w:val="18"/>
                <w:szCs w:val="18"/>
              </w:rPr>
              <w:t>eda de denominação do contrato.</w:t>
            </w:r>
          </w:p>
          <w:p w14:paraId="6B71C15A" w14:textId="038E394E" w:rsidR="00EC50E7" w:rsidRPr="002E5EA8" w:rsidRDefault="00EC50E7" w:rsidP="00017397">
            <w:pPr>
              <w:pStyle w:val="ListParagraph"/>
              <w:numPr>
                <w:ilvl w:val="0"/>
                <w:numId w:val="11"/>
              </w:numPr>
              <w:rPr>
                <w:rFonts w:cs="Calibri"/>
                <w:color w:val="000000"/>
                <w:sz w:val="18"/>
                <w:szCs w:val="18"/>
              </w:rPr>
            </w:pPr>
            <w:r w:rsidRPr="002E5EA8">
              <w:rPr>
                <w:rFonts w:cs="Calibri"/>
                <w:color w:val="000000"/>
                <w:sz w:val="18"/>
                <w:szCs w:val="18"/>
              </w:rPr>
              <w:t>Neste caso, todos os registos estão preenchido com ‘EUR’, indicando que a divisa associada ao contrato é o Euro.</w:t>
            </w:r>
          </w:p>
        </w:tc>
        <w:tc>
          <w:tcPr>
            <w:tcW w:w="1417" w:type="dxa"/>
            <w:tcBorders>
              <w:top w:val="nil"/>
              <w:left w:val="nil"/>
              <w:bottom w:val="single" w:sz="4" w:space="0" w:color="auto"/>
              <w:right w:val="single" w:sz="4" w:space="0" w:color="auto"/>
            </w:tcBorders>
            <w:shd w:val="clear" w:color="auto" w:fill="auto"/>
            <w:noWrap/>
            <w:hideMark/>
          </w:tcPr>
          <w:p w14:paraId="0613849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1808F4E0" w14:textId="09660C8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E569763" w14:textId="215C3FCB" w:rsidR="00EC50E7" w:rsidRPr="00335137" w:rsidRDefault="00EC50E7" w:rsidP="00017397">
            <w:pPr>
              <w:rPr>
                <w:rFonts w:cs="Calibri"/>
                <w:color w:val="000000"/>
                <w:sz w:val="18"/>
                <w:szCs w:val="18"/>
              </w:rPr>
            </w:pPr>
            <w:r w:rsidRPr="00335137">
              <w:rPr>
                <w:rFonts w:cs="Calibri"/>
                <w:color w:val="000000"/>
                <w:sz w:val="18"/>
                <w:szCs w:val="18"/>
              </w:rPr>
              <w:t>idcliente</w:t>
            </w:r>
          </w:p>
        </w:tc>
        <w:tc>
          <w:tcPr>
            <w:tcW w:w="10630" w:type="dxa"/>
            <w:tcBorders>
              <w:top w:val="nil"/>
              <w:left w:val="nil"/>
              <w:bottom w:val="single" w:sz="4" w:space="0" w:color="auto"/>
              <w:right w:val="single" w:sz="4" w:space="0" w:color="auto"/>
            </w:tcBorders>
            <w:shd w:val="clear" w:color="auto" w:fill="auto"/>
            <w:noWrap/>
            <w:hideMark/>
          </w:tcPr>
          <w:p w14:paraId="269CE449" w14:textId="77777777" w:rsidR="00EC50E7" w:rsidRDefault="00EC50E7" w:rsidP="00017397">
            <w:pPr>
              <w:rPr>
                <w:rFonts w:cs="Calibri"/>
                <w:color w:val="000000"/>
                <w:sz w:val="18"/>
                <w:szCs w:val="18"/>
              </w:rPr>
            </w:pPr>
            <w:r w:rsidRPr="00335137">
              <w:rPr>
                <w:rFonts w:cs="Calibri"/>
                <w:color w:val="000000"/>
                <w:sz w:val="18"/>
                <w:szCs w:val="18"/>
              </w:rPr>
              <w:t>Identificador cliente</w:t>
            </w:r>
            <w:r>
              <w:rPr>
                <w:rFonts w:cs="Calibri"/>
                <w:color w:val="000000"/>
                <w:sz w:val="18"/>
                <w:szCs w:val="18"/>
              </w:rPr>
              <w:t>:</w:t>
            </w:r>
          </w:p>
          <w:p w14:paraId="2AFA5D66" w14:textId="74589087" w:rsidR="00EC50E7" w:rsidRPr="00952B10" w:rsidRDefault="00EC50E7" w:rsidP="00017397">
            <w:pPr>
              <w:pStyle w:val="ListParagraph"/>
              <w:numPr>
                <w:ilvl w:val="0"/>
                <w:numId w:val="37"/>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1DDE0E1"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8F918C3" w14:textId="3DC5ADEE" w:rsidTr="00EC50E7">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2AA706C0" w14:textId="361D4AF4" w:rsidR="00EC50E7" w:rsidRPr="00335137" w:rsidRDefault="00EC50E7" w:rsidP="00017397">
            <w:pPr>
              <w:rPr>
                <w:rFonts w:cs="Calibri"/>
                <w:color w:val="000000"/>
                <w:sz w:val="18"/>
                <w:szCs w:val="18"/>
              </w:rPr>
            </w:pPr>
            <w:r w:rsidRPr="00335137">
              <w:rPr>
                <w:rFonts w:cs="Calibri"/>
                <w:color w:val="000000"/>
                <w:sz w:val="18"/>
                <w:szCs w:val="18"/>
              </w:rPr>
              <w:t>idbloqueio</w:t>
            </w:r>
          </w:p>
        </w:tc>
        <w:tc>
          <w:tcPr>
            <w:tcW w:w="10630" w:type="dxa"/>
            <w:tcBorders>
              <w:top w:val="nil"/>
              <w:left w:val="nil"/>
              <w:bottom w:val="single" w:sz="4" w:space="0" w:color="auto"/>
              <w:right w:val="single" w:sz="4" w:space="0" w:color="auto"/>
            </w:tcBorders>
            <w:shd w:val="clear" w:color="auto" w:fill="auto"/>
            <w:noWrap/>
            <w:hideMark/>
          </w:tcPr>
          <w:p w14:paraId="5D00D68D" w14:textId="12F0F5F0" w:rsidR="00EC50E7" w:rsidRDefault="00EC50E7" w:rsidP="00017397">
            <w:pPr>
              <w:rPr>
                <w:rFonts w:cs="Calibri"/>
                <w:color w:val="000000"/>
                <w:sz w:val="18"/>
                <w:szCs w:val="18"/>
              </w:rPr>
            </w:pPr>
            <w:r w:rsidRPr="00335137">
              <w:rPr>
                <w:rFonts w:cs="Calibri"/>
                <w:color w:val="000000"/>
                <w:sz w:val="18"/>
                <w:szCs w:val="18"/>
              </w:rPr>
              <w:t>Identificador bloqueio</w:t>
            </w:r>
            <w:r>
              <w:rPr>
                <w:rFonts w:cs="Calibri"/>
                <w:color w:val="000000"/>
                <w:sz w:val="18"/>
                <w:szCs w:val="18"/>
              </w:rPr>
              <w:t>:</w:t>
            </w:r>
          </w:p>
          <w:p w14:paraId="4AAA3775" w14:textId="77777777" w:rsidR="00EC50E7" w:rsidRDefault="00EC50E7" w:rsidP="00017397">
            <w:pPr>
              <w:pStyle w:val="ListParagraph"/>
              <w:numPr>
                <w:ilvl w:val="0"/>
                <w:numId w:val="23"/>
              </w:numPr>
              <w:rPr>
                <w:rFonts w:cs="Calibri"/>
                <w:color w:val="000000"/>
                <w:sz w:val="18"/>
                <w:szCs w:val="18"/>
              </w:rPr>
            </w:pPr>
            <w:r>
              <w:rPr>
                <w:rFonts w:cs="Calibri"/>
                <w:color w:val="000000"/>
                <w:sz w:val="18"/>
                <w:szCs w:val="18"/>
              </w:rPr>
              <w:t>Identifica se existe algum valor cativo associado ao contrato.</w:t>
            </w:r>
          </w:p>
          <w:p w14:paraId="64BAB144" w14:textId="131A1A22" w:rsidR="00EC50E7" w:rsidRPr="002E5EA8" w:rsidRDefault="00EC50E7" w:rsidP="00017397">
            <w:pPr>
              <w:pStyle w:val="ListParagraph"/>
              <w:numPr>
                <w:ilvl w:val="0"/>
                <w:numId w:val="23"/>
              </w:numPr>
              <w:rPr>
                <w:rFonts w:cs="Calibri"/>
                <w:color w:val="000000"/>
                <w:sz w:val="18"/>
                <w:szCs w:val="18"/>
              </w:rPr>
            </w:pPr>
            <w:r>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1417" w:type="dxa"/>
            <w:tcBorders>
              <w:top w:val="nil"/>
              <w:left w:val="nil"/>
              <w:bottom w:val="single" w:sz="4" w:space="0" w:color="auto"/>
              <w:right w:val="single" w:sz="4" w:space="0" w:color="auto"/>
            </w:tcBorders>
            <w:shd w:val="clear" w:color="auto" w:fill="auto"/>
            <w:noWrap/>
            <w:hideMark/>
          </w:tcPr>
          <w:p w14:paraId="692F5C69"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FEB119C" w14:textId="6CAECC0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37CAE7" w14:textId="155D857E" w:rsidR="00EC50E7" w:rsidRPr="00335137" w:rsidRDefault="00EC50E7" w:rsidP="00017397">
            <w:pPr>
              <w:rPr>
                <w:rFonts w:cs="Calibri"/>
                <w:color w:val="000000"/>
                <w:sz w:val="18"/>
                <w:szCs w:val="18"/>
              </w:rPr>
            </w:pPr>
            <w:r w:rsidRPr="00335137">
              <w:rPr>
                <w:rFonts w:cs="Calibri"/>
                <w:color w:val="000000"/>
                <w:sz w:val="18"/>
                <w:szCs w:val="18"/>
              </w:rPr>
              <w:t>idriesgsobe</w:t>
            </w:r>
          </w:p>
        </w:tc>
        <w:tc>
          <w:tcPr>
            <w:tcW w:w="10630" w:type="dxa"/>
            <w:tcBorders>
              <w:top w:val="nil"/>
              <w:left w:val="nil"/>
              <w:bottom w:val="single" w:sz="4" w:space="0" w:color="auto"/>
              <w:right w:val="single" w:sz="4" w:space="0" w:color="auto"/>
            </w:tcBorders>
            <w:shd w:val="clear" w:color="auto" w:fill="auto"/>
            <w:noWrap/>
            <w:hideMark/>
          </w:tcPr>
          <w:p w14:paraId="221D2A4A" w14:textId="300D8F65" w:rsidR="00EC50E7" w:rsidRDefault="00EC50E7" w:rsidP="00017397">
            <w:pPr>
              <w:rPr>
                <w:rFonts w:cs="Calibri"/>
                <w:color w:val="000000"/>
                <w:sz w:val="18"/>
                <w:szCs w:val="18"/>
              </w:rPr>
            </w:pPr>
            <w:r w:rsidRPr="00335137">
              <w:rPr>
                <w:rFonts w:cs="Calibri"/>
                <w:color w:val="000000"/>
                <w:sz w:val="18"/>
                <w:szCs w:val="18"/>
              </w:rPr>
              <w:t>Identificador de risco soberano</w:t>
            </w:r>
            <w:r>
              <w:rPr>
                <w:rFonts w:cs="Calibri"/>
                <w:color w:val="000000"/>
                <w:sz w:val="18"/>
                <w:szCs w:val="18"/>
              </w:rPr>
              <w:t>:</w:t>
            </w:r>
          </w:p>
          <w:p w14:paraId="626FE67E" w14:textId="47F4F6F3" w:rsidR="00EC50E7" w:rsidRPr="007C46E3" w:rsidRDefault="00EC50E7" w:rsidP="00017397">
            <w:pPr>
              <w:pStyle w:val="ListParagraph"/>
              <w:numPr>
                <w:ilvl w:val="0"/>
                <w:numId w:val="24"/>
              </w:numPr>
              <w:rPr>
                <w:rFonts w:cs="Calibri"/>
                <w:color w:val="000000"/>
                <w:sz w:val="18"/>
                <w:szCs w:val="18"/>
              </w:rPr>
            </w:pPr>
            <w:r>
              <w:rPr>
                <w:rFonts w:cs="Calibri"/>
                <w:color w:val="000000"/>
                <w:sz w:val="18"/>
                <w:szCs w:val="18"/>
              </w:rPr>
              <w:t>Todos os registos são preenchidos com ‘N’, identificando a ausência de risco soberano.</w:t>
            </w:r>
          </w:p>
        </w:tc>
        <w:tc>
          <w:tcPr>
            <w:tcW w:w="1417" w:type="dxa"/>
            <w:tcBorders>
              <w:top w:val="nil"/>
              <w:left w:val="nil"/>
              <w:bottom w:val="single" w:sz="4" w:space="0" w:color="auto"/>
              <w:right w:val="single" w:sz="4" w:space="0" w:color="auto"/>
            </w:tcBorders>
            <w:shd w:val="clear" w:color="auto" w:fill="auto"/>
            <w:noWrap/>
            <w:hideMark/>
          </w:tcPr>
          <w:p w14:paraId="79EA6329"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28AD6A7" w14:textId="178EA270"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0F4EEF" w14:textId="405EC5D4" w:rsidR="00EC50E7" w:rsidRPr="00335137" w:rsidRDefault="00EC50E7" w:rsidP="00017397">
            <w:pPr>
              <w:rPr>
                <w:rFonts w:cs="Calibri"/>
                <w:color w:val="000000"/>
                <w:sz w:val="18"/>
                <w:szCs w:val="18"/>
              </w:rPr>
            </w:pPr>
            <w:r w:rsidRPr="00335137">
              <w:rPr>
                <w:rFonts w:cs="Calibri"/>
                <w:color w:val="000000"/>
                <w:sz w:val="18"/>
                <w:szCs w:val="18"/>
              </w:rPr>
              <w:t>idcoberperf</w:t>
            </w:r>
          </w:p>
        </w:tc>
        <w:tc>
          <w:tcPr>
            <w:tcW w:w="10630" w:type="dxa"/>
            <w:tcBorders>
              <w:top w:val="nil"/>
              <w:left w:val="nil"/>
              <w:bottom w:val="single" w:sz="4" w:space="0" w:color="auto"/>
              <w:right w:val="single" w:sz="4" w:space="0" w:color="auto"/>
            </w:tcBorders>
            <w:shd w:val="clear" w:color="auto" w:fill="auto"/>
            <w:noWrap/>
            <w:hideMark/>
          </w:tcPr>
          <w:p w14:paraId="024D34B0" w14:textId="77777777" w:rsidR="00EC50E7" w:rsidRDefault="00EC50E7" w:rsidP="00017397">
            <w:pPr>
              <w:rPr>
                <w:rFonts w:cs="Calibri"/>
                <w:color w:val="000000"/>
                <w:sz w:val="18"/>
                <w:szCs w:val="18"/>
              </w:rPr>
            </w:pPr>
            <w:r w:rsidRPr="00335137">
              <w:rPr>
                <w:rFonts w:cs="Calibri"/>
                <w:color w:val="000000"/>
                <w:sz w:val="18"/>
                <w:szCs w:val="18"/>
              </w:rPr>
              <w:t>Identificador de cobertura perfeita</w:t>
            </w:r>
            <w:r>
              <w:rPr>
                <w:rFonts w:cs="Calibri"/>
                <w:color w:val="000000"/>
                <w:sz w:val="18"/>
                <w:szCs w:val="18"/>
              </w:rPr>
              <w:t>:</w:t>
            </w:r>
          </w:p>
          <w:p w14:paraId="2E5408AF" w14:textId="13A7A7BE" w:rsidR="00EC50E7" w:rsidRPr="00952B10" w:rsidRDefault="00EC50E7" w:rsidP="00017397">
            <w:pPr>
              <w:pStyle w:val="ListParagraph"/>
              <w:numPr>
                <w:ilvl w:val="0"/>
                <w:numId w:val="24"/>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8DDDD97"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348F8960" w14:textId="1C4DC9E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359949E" w14:textId="43014D6B" w:rsidR="00EC50E7" w:rsidRPr="00335137" w:rsidRDefault="00EC50E7" w:rsidP="00017397">
            <w:pPr>
              <w:rPr>
                <w:rFonts w:cs="Calibri"/>
                <w:color w:val="000000"/>
                <w:sz w:val="18"/>
                <w:szCs w:val="18"/>
              </w:rPr>
            </w:pPr>
            <w:r w:rsidRPr="00335137">
              <w:rPr>
                <w:rFonts w:cs="Calibri"/>
                <w:color w:val="000000"/>
                <w:sz w:val="18"/>
                <w:szCs w:val="18"/>
              </w:rPr>
              <w:t>valasesojur</w:t>
            </w:r>
          </w:p>
        </w:tc>
        <w:tc>
          <w:tcPr>
            <w:tcW w:w="10630" w:type="dxa"/>
            <w:tcBorders>
              <w:top w:val="nil"/>
              <w:left w:val="nil"/>
              <w:bottom w:val="single" w:sz="4" w:space="0" w:color="auto"/>
              <w:right w:val="single" w:sz="4" w:space="0" w:color="auto"/>
            </w:tcBorders>
            <w:shd w:val="clear" w:color="auto" w:fill="auto"/>
            <w:noWrap/>
            <w:hideMark/>
          </w:tcPr>
          <w:p w14:paraId="062FF528" w14:textId="77777777" w:rsidR="00EC50E7" w:rsidRDefault="00EC50E7" w:rsidP="00017397">
            <w:pPr>
              <w:rPr>
                <w:rFonts w:cs="Calibri"/>
                <w:color w:val="000000"/>
                <w:sz w:val="18"/>
                <w:szCs w:val="18"/>
              </w:rPr>
            </w:pPr>
            <w:r w:rsidRPr="00335137">
              <w:rPr>
                <w:rFonts w:cs="Calibri"/>
                <w:color w:val="000000"/>
                <w:sz w:val="18"/>
                <w:szCs w:val="18"/>
              </w:rPr>
              <w:t>Validação de assessoria jurídica</w:t>
            </w:r>
            <w:r>
              <w:rPr>
                <w:rFonts w:cs="Calibri"/>
                <w:color w:val="000000"/>
                <w:sz w:val="18"/>
                <w:szCs w:val="18"/>
              </w:rPr>
              <w:t>:</w:t>
            </w:r>
          </w:p>
          <w:p w14:paraId="5EA743F8" w14:textId="37ED3366" w:rsidR="00EC50E7" w:rsidRPr="00DD0D0B" w:rsidRDefault="00EC50E7" w:rsidP="00017397">
            <w:pPr>
              <w:pStyle w:val="ListParagraph"/>
              <w:numPr>
                <w:ilvl w:val="0"/>
                <w:numId w:val="24"/>
              </w:numPr>
              <w:rPr>
                <w:rFonts w:cs="Calibri"/>
                <w:b/>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1E76160"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671F2DD5" w14:textId="31C48FC6"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95F821" w14:textId="5DB72D70" w:rsidR="00EC50E7" w:rsidRPr="00335137" w:rsidRDefault="00EC50E7" w:rsidP="00017397">
            <w:pPr>
              <w:rPr>
                <w:rFonts w:cs="Calibri"/>
                <w:color w:val="000000"/>
                <w:sz w:val="18"/>
                <w:szCs w:val="18"/>
              </w:rPr>
            </w:pPr>
            <w:r w:rsidRPr="00335137">
              <w:rPr>
                <w:rFonts w:cs="Calibri"/>
                <w:color w:val="000000"/>
                <w:sz w:val="18"/>
                <w:szCs w:val="18"/>
              </w:rPr>
              <w:t>perreparto</w:t>
            </w:r>
          </w:p>
        </w:tc>
        <w:tc>
          <w:tcPr>
            <w:tcW w:w="10630" w:type="dxa"/>
            <w:tcBorders>
              <w:top w:val="nil"/>
              <w:left w:val="nil"/>
              <w:bottom w:val="single" w:sz="4" w:space="0" w:color="auto"/>
              <w:right w:val="single" w:sz="4" w:space="0" w:color="auto"/>
            </w:tcBorders>
            <w:shd w:val="clear" w:color="auto" w:fill="auto"/>
            <w:noWrap/>
            <w:hideMark/>
          </w:tcPr>
          <w:p w14:paraId="21364B36" w14:textId="4FBFBCA1" w:rsidR="00EC50E7" w:rsidRDefault="00EC50E7" w:rsidP="00017397">
            <w:pPr>
              <w:rPr>
                <w:rFonts w:cs="Calibri"/>
                <w:color w:val="000000"/>
                <w:sz w:val="18"/>
                <w:szCs w:val="18"/>
              </w:rPr>
            </w:pPr>
            <w:r w:rsidRPr="00335137">
              <w:rPr>
                <w:rFonts w:cs="Calibri"/>
                <w:color w:val="000000"/>
                <w:sz w:val="18"/>
                <w:szCs w:val="18"/>
              </w:rPr>
              <w:t>Percentagem de distribuição</w:t>
            </w:r>
            <w:r>
              <w:rPr>
                <w:rFonts w:cs="Calibri"/>
                <w:color w:val="000000"/>
                <w:sz w:val="18"/>
                <w:szCs w:val="18"/>
              </w:rPr>
              <w:t>:</w:t>
            </w:r>
          </w:p>
          <w:p w14:paraId="2530B8AE" w14:textId="364391EF" w:rsidR="00EC50E7" w:rsidRDefault="00EC50E7" w:rsidP="00017397">
            <w:pPr>
              <w:pStyle w:val="ListParagraph"/>
              <w:numPr>
                <w:ilvl w:val="0"/>
                <w:numId w:val="16"/>
              </w:numPr>
              <w:jc w:val="both"/>
              <w:rPr>
                <w:rFonts w:cs="Calibri"/>
                <w:color w:val="000000"/>
                <w:sz w:val="18"/>
                <w:szCs w:val="18"/>
              </w:rPr>
            </w:pPr>
            <w:r>
              <w:rPr>
                <w:rFonts w:cs="Calibri"/>
                <w:color w:val="000000"/>
                <w:sz w:val="18"/>
                <w:szCs w:val="18"/>
              </w:rPr>
              <w:t>Este campo é aprovisionado de forma direta pelo campo ‘</w:t>
            </w:r>
            <w:r w:rsidRPr="007C46E3">
              <w:rPr>
                <w:rFonts w:cs="Calibri"/>
                <w:color w:val="000000"/>
                <w:sz w:val="18"/>
                <w:szCs w:val="18"/>
              </w:rPr>
              <w:t>per_cobert</w:t>
            </w:r>
            <w:r>
              <w:rPr>
                <w:rFonts w:cs="Calibri"/>
                <w:color w:val="000000"/>
                <w:sz w:val="18"/>
                <w:szCs w:val="18"/>
              </w:rPr>
              <w:t xml:space="preserve">’ da tabela </w:t>
            </w:r>
            <w:r w:rsidRPr="007C46E3">
              <w:rPr>
                <w:rFonts w:cs="Calibri"/>
                <w:i/>
                <w:color w:val="000000"/>
                <w:sz w:val="18"/>
                <w:szCs w:val="18"/>
              </w:rPr>
              <w:t>cd_garantias.gt018_rateio_aval</w:t>
            </w:r>
            <w:r>
              <w:rPr>
                <w:rFonts w:cs="Calibri"/>
                <w:color w:val="000000"/>
                <w:sz w:val="18"/>
                <w:szCs w:val="18"/>
              </w:rPr>
              <w:t>.</w:t>
            </w:r>
          </w:p>
          <w:p w14:paraId="59424EE5" w14:textId="4C76C3D6" w:rsidR="00EC50E7" w:rsidRDefault="00EC50E7" w:rsidP="00017397">
            <w:pPr>
              <w:pStyle w:val="ListParagraph"/>
              <w:numPr>
                <w:ilvl w:val="0"/>
                <w:numId w:val="16"/>
              </w:numPr>
              <w:jc w:val="both"/>
              <w:rPr>
                <w:rFonts w:cs="Calibri"/>
                <w:color w:val="000000"/>
                <w:sz w:val="18"/>
                <w:szCs w:val="18"/>
              </w:rPr>
            </w:pPr>
            <w:r>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715CABB4" w14:textId="0B8C2538" w:rsidR="00EC50E7" w:rsidRPr="007C46E3" w:rsidRDefault="00EC50E7" w:rsidP="00017397">
            <w:pPr>
              <w:pStyle w:val="ListParagraph"/>
              <w:numPr>
                <w:ilvl w:val="0"/>
                <w:numId w:val="16"/>
              </w:numPr>
              <w:rPr>
                <w:rFonts w:cs="Calibri"/>
                <w:color w:val="000000"/>
                <w:sz w:val="18"/>
                <w:szCs w:val="18"/>
              </w:rPr>
            </w:pPr>
            <w:r w:rsidRPr="007C46E3">
              <w:rPr>
                <w:rFonts w:cs="Calibri"/>
                <w:color w:val="000000"/>
                <w:sz w:val="18"/>
                <w:szCs w:val="18"/>
              </w:rPr>
              <w:t>No caso de garantias pessoais, esta percentagem é sempre 100%.</w:t>
            </w:r>
          </w:p>
        </w:tc>
        <w:tc>
          <w:tcPr>
            <w:tcW w:w="1417" w:type="dxa"/>
            <w:tcBorders>
              <w:top w:val="nil"/>
              <w:left w:val="nil"/>
              <w:bottom w:val="single" w:sz="4" w:space="0" w:color="auto"/>
              <w:right w:val="single" w:sz="4" w:space="0" w:color="auto"/>
            </w:tcBorders>
            <w:shd w:val="clear" w:color="auto" w:fill="auto"/>
            <w:noWrap/>
            <w:hideMark/>
          </w:tcPr>
          <w:p w14:paraId="0B340E8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6BD1BA74" w14:textId="26F7F757"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2E32D3" w14:textId="44411DFF" w:rsidR="00EC50E7" w:rsidRPr="00335137" w:rsidRDefault="00EC50E7" w:rsidP="00017397">
            <w:pPr>
              <w:rPr>
                <w:rFonts w:cs="Calibri"/>
                <w:color w:val="000000"/>
                <w:sz w:val="18"/>
                <w:szCs w:val="18"/>
              </w:rPr>
            </w:pPr>
            <w:r w:rsidRPr="00335137">
              <w:rPr>
                <w:rFonts w:cs="Calibri"/>
                <w:color w:val="000000"/>
                <w:sz w:val="18"/>
                <w:szCs w:val="18"/>
              </w:rPr>
              <w:t>ordenprelgar</w:t>
            </w:r>
          </w:p>
        </w:tc>
        <w:tc>
          <w:tcPr>
            <w:tcW w:w="10630" w:type="dxa"/>
            <w:tcBorders>
              <w:top w:val="nil"/>
              <w:left w:val="nil"/>
              <w:bottom w:val="single" w:sz="4" w:space="0" w:color="auto"/>
              <w:right w:val="single" w:sz="4" w:space="0" w:color="auto"/>
            </w:tcBorders>
            <w:shd w:val="clear" w:color="auto" w:fill="auto"/>
            <w:noWrap/>
            <w:hideMark/>
          </w:tcPr>
          <w:p w14:paraId="292074EA" w14:textId="77777777" w:rsidR="00EC50E7" w:rsidRDefault="00EC50E7" w:rsidP="00017397">
            <w:pPr>
              <w:rPr>
                <w:rFonts w:cs="Calibri"/>
                <w:color w:val="000000"/>
                <w:sz w:val="18"/>
                <w:szCs w:val="18"/>
              </w:rPr>
            </w:pPr>
            <w:r w:rsidRPr="00335137">
              <w:rPr>
                <w:rFonts w:cs="Calibri"/>
                <w:color w:val="000000"/>
                <w:sz w:val="18"/>
                <w:szCs w:val="18"/>
              </w:rPr>
              <w:t>Ordem prioridade garantia</w:t>
            </w:r>
            <w:r>
              <w:rPr>
                <w:rFonts w:cs="Calibri"/>
                <w:color w:val="000000"/>
                <w:sz w:val="18"/>
                <w:szCs w:val="18"/>
              </w:rPr>
              <w:t>:</w:t>
            </w:r>
          </w:p>
          <w:p w14:paraId="31609874" w14:textId="0FF47A13" w:rsidR="00EC50E7" w:rsidRPr="00952B10"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1C55EC6"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456F85A2" w14:textId="4507DBA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EADCE3" w14:textId="063073C9" w:rsidR="00EC50E7" w:rsidRPr="00335137" w:rsidRDefault="00EC50E7" w:rsidP="00017397">
            <w:pPr>
              <w:rPr>
                <w:rFonts w:cs="Calibri"/>
                <w:color w:val="000000"/>
                <w:sz w:val="18"/>
                <w:szCs w:val="18"/>
              </w:rPr>
            </w:pPr>
            <w:r w:rsidRPr="00335137">
              <w:rPr>
                <w:rFonts w:cs="Calibri"/>
                <w:color w:val="000000"/>
                <w:sz w:val="18"/>
                <w:szCs w:val="18"/>
              </w:rPr>
              <w:lastRenderedPageBreak/>
              <w:t>tangohipotec</w:t>
            </w:r>
          </w:p>
        </w:tc>
        <w:tc>
          <w:tcPr>
            <w:tcW w:w="10630" w:type="dxa"/>
            <w:tcBorders>
              <w:top w:val="nil"/>
              <w:left w:val="nil"/>
              <w:bottom w:val="single" w:sz="4" w:space="0" w:color="auto"/>
              <w:right w:val="single" w:sz="4" w:space="0" w:color="auto"/>
            </w:tcBorders>
            <w:shd w:val="clear" w:color="auto" w:fill="auto"/>
            <w:noWrap/>
            <w:hideMark/>
          </w:tcPr>
          <w:p w14:paraId="4CF15D2A" w14:textId="77777777" w:rsidR="00EC50E7" w:rsidRDefault="00EC50E7" w:rsidP="00017397">
            <w:pPr>
              <w:rPr>
                <w:rFonts w:cs="Calibri"/>
                <w:color w:val="000000"/>
                <w:sz w:val="18"/>
                <w:szCs w:val="18"/>
              </w:rPr>
            </w:pPr>
            <w:r w:rsidRPr="00335137">
              <w:rPr>
                <w:rFonts w:cs="Calibri"/>
                <w:color w:val="000000"/>
                <w:sz w:val="18"/>
                <w:szCs w:val="18"/>
              </w:rPr>
              <w:t>Rango hipotecário</w:t>
            </w:r>
            <w:r>
              <w:rPr>
                <w:rFonts w:cs="Calibri"/>
                <w:color w:val="000000"/>
                <w:sz w:val="18"/>
                <w:szCs w:val="18"/>
              </w:rPr>
              <w:t>:</w:t>
            </w:r>
          </w:p>
          <w:p w14:paraId="3828EE45" w14:textId="5E672061" w:rsidR="00EC50E7" w:rsidRPr="00DD0D0B"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1549A5EF"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559C7400" w14:textId="42CDE235"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2668073" w14:textId="06B2804A" w:rsidR="00EC50E7" w:rsidRPr="00335137" w:rsidRDefault="00EC50E7" w:rsidP="00017397">
            <w:pPr>
              <w:rPr>
                <w:rFonts w:cs="Calibri"/>
                <w:color w:val="000000"/>
                <w:sz w:val="18"/>
                <w:szCs w:val="18"/>
              </w:rPr>
            </w:pPr>
            <w:r w:rsidRPr="00335137">
              <w:rPr>
                <w:rFonts w:cs="Calibri"/>
                <w:color w:val="000000"/>
                <w:sz w:val="18"/>
                <w:szCs w:val="18"/>
              </w:rPr>
              <w:t>nimpago</w:t>
            </w:r>
          </w:p>
        </w:tc>
        <w:tc>
          <w:tcPr>
            <w:tcW w:w="10630" w:type="dxa"/>
            <w:tcBorders>
              <w:top w:val="nil"/>
              <w:left w:val="nil"/>
              <w:bottom w:val="single" w:sz="4" w:space="0" w:color="auto"/>
              <w:right w:val="single" w:sz="4" w:space="0" w:color="auto"/>
            </w:tcBorders>
            <w:shd w:val="clear" w:color="auto" w:fill="auto"/>
            <w:noWrap/>
            <w:hideMark/>
          </w:tcPr>
          <w:p w14:paraId="5AA178FF" w14:textId="77777777" w:rsidR="00EC50E7" w:rsidRDefault="00EC50E7" w:rsidP="00017397">
            <w:pPr>
              <w:rPr>
                <w:rFonts w:cs="Calibri"/>
                <w:color w:val="000000"/>
                <w:sz w:val="18"/>
                <w:szCs w:val="18"/>
              </w:rPr>
            </w:pPr>
            <w:r w:rsidRPr="00335137">
              <w:rPr>
                <w:rFonts w:cs="Calibri"/>
                <w:color w:val="000000"/>
                <w:sz w:val="18"/>
                <w:szCs w:val="18"/>
              </w:rPr>
              <w:t>N-ésimo impago</w:t>
            </w:r>
            <w:r>
              <w:rPr>
                <w:rFonts w:cs="Calibri"/>
                <w:color w:val="000000"/>
                <w:sz w:val="18"/>
                <w:szCs w:val="18"/>
              </w:rPr>
              <w:t>:</w:t>
            </w:r>
          </w:p>
          <w:p w14:paraId="115AAB80" w14:textId="502C1396" w:rsidR="00EC50E7" w:rsidRPr="00DD0D0B"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E71FA4E" w14:textId="77777777" w:rsidR="00EC50E7" w:rsidRPr="00335137" w:rsidRDefault="00EC50E7" w:rsidP="00017397">
            <w:pPr>
              <w:rPr>
                <w:rFonts w:cs="Calibri"/>
                <w:color w:val="000000"/>
                <w:sz w:val="18"/>
                <w:szCs w:val="18"/>
              </w:rPr>
            </w:pPr>
            <w:r w:rsidRPr="00335137">
              <w:rPr>
                <w:rFonts w:cs="Calibri"/>
                <w:color w:val="000000"/>
                <w:sz w:val="18"/>
                <w:szCs w:val="18"/>
              </w:rPr>
              <w:t>Decimal</w:t>
            </w:r>
          </w:p>
        </w:tc>
      </w:tr>
      <w:tr w:rsidR="00EC50E7" w:rsidRPr="00335137" w14:paraId="7E0011A5" w14:textId="1AB82274"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E1B12E4" w14:textId="2D3D4879" w:rsidR="00EC50E7" w:rsidRPr="00335137" w:rsidRDefault="00EC50E7" w:rsidP="00017397">
            <w:pPr>
              <w:rPr>
                <w:rFonts w:cs="Calibri"/>
                <w:color w:val="000000"/>
                <w:sz w:val="18"/>
                <w:szCs w:val="18"/>
              </w:rPr>
            </w:pPr>
            <w:r w:rsidRPr="00335137">
              <w:rPr>
                <w:rFonts w:cs="Calibri"/>
                <w:color w:val="000000"/>
                <w:sz w:val="18"/>
                <w:szCs w:val="18"/>
              </w:rPr>
              <w:t>iact_gp</w:t>
            </w:r>
          </w:p>
        </w:tc>
        <w:tc>
          <w:tcPr>
            <w:tcW w:w="10630" w:type="dxa"/>
            <w:tcBorders>
              <w:top w:val="nil"/>
              <w:left w:val="nil"/>
              <w:bottom w:val="single" w:sz="4" w:space="0" w:color="auto"/>
              <w:right w:val="single" w:sz="4" w:space="0" w:color="auto"/>
            </w:tcBorders>
            <w:shd w:val="clear" w:color="auto" w:fill="auto"/>
            <w:noWrap/>
            <w:hideMark/>
          </w:tcPr>
          <w:p w14:paraId="0C497774" w14:textId="77777777" w:rsidR="00EC50E7" w:rsidRDefault="00EC50E7" w:rsidP="00017397">
            <w:pPr>
              <w:rPr>
                <w:rFonts w:cs="Calibri"/>
                <w:color w:val="000000"/>
                <w:sz w:val="18"/>
                <w:szCs w:val="18"/>
              </w:rPr>
            </w:pPr>
            <w:r w:rsidRPr="00335137">
              <w:rPr>
                <w:rFonts w:cs="Calibri"/>
                <w:color w:val="000000"/>
                <w:sz w:val="18"/>
                <w:szCs w:val="18"/>
              </w:rPr>
              <w:t>Indicador dos dados avaliação</w:t>
            </w:r>
            <w:r>
              <w:rPr>
                <w:rFonts w:cs="Calibri"/>
                <w:color w:val="000000"/>
                <w:sz w:val="18"/>
                <w:szCs w:val="18"/>
              </w:rPr>
              <w:t>:</w:t>
            </w:r>
          </w:p>
          <w:p w14:paraId="1FB0AE70" w14:textId="5D8CE769" w:rsidR="00EC50E7" w:rsidRPr="00DD0D0B" w:rsidRDefault="00EC50E7" w:rsidP="00017397">
            <w:pPr>
              <w:pStyle w:val="ListParagraph"/>
              <w:numPr>
                <w:ilvl w:val="0"/>
                <w:numId w:val="38"/>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820D108" w14:textId="77777777" w:rsidR="00EC50E7" w:rsidRPr="00335137" w:rsidRDefault="00EC50E7" w:rsidP="00017397">
            <w:pPr>
              <w:rPr>
                <w:rFonts w:cs="Calibri"/>
                <w:color w:val="000000"/>
                <w:sz w:val="18"/>
                <w:szCs w:val="18"/>
              </w:rPr>
            </w:pPr>
            <w:r w:rsidRPr="00335137">
              <w:rPr>
                <w:rFonts w:cs="Calibri"/>
                <w:color w:val="000000"/>
                <w:sz w:val="18"/>
                <w:szCs w:val="18"/>
              </w:rPr>
              <w:t>String</w:t>
            </w:r>
          </w:p>
        </w:tc>
      </w:tr>
      <w:tr w:rsidR="00EC50E7" w:rsidRPr="00335137" w14:paraId="2BDDD53C" w14:textId="0786F54E" w:rsidTr="00EC50E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B1DCCD" w14:textId="65189080" w:rsidR="00EC50E7" w:rsidRPr="00335137" w:rsidRDefault="00EC50E7" w:rsidP="00017397">
            <w:pPr>
              <w:rPr>
                <w:rFonts w:cs="Calibri"/>
                <w:color w:val="000000"/>
                <w:sz w:val="18"/>
                <w:szCs w:val="18"/>
              </w:rPr>
            </w:pPr>
            <w:r w:rsidRPr="00335137">
              <w:rPr>
                <w:rFonts w:cs="Calibri"/>
                <w:color w:val="000000"/>
                <w:sz w:val="18"/>
                <w:szCs w:val="18"/>
              </w:rPr>
              <w:t>ref_date</w:t>
            </w:r>
          </w:p>
        </w:tc>
        <w:tc>
          <w:tcPr>
            <w:tcW w:w="10630" w:type="dxa"/>
            <w:tcBorders>
              <w:top w:val="nil"/>
              <w:left w:val="nil"/>
              <w:bottom w:val="single" w:sz="4" w:space="0" w:color="auto"/>
              <w:right w:val="single" w:sz="4" w:space="0" w:color="auto"/>
            </w:tcBorders>
            <w:shd w:val="clear" w:color="auto" w:fill="auto"/>
            <w:noWrap/>
            <w:hideMark/>
          </w:tcPr>
          <w:p w14:paraId="523B6E8C" w14:textId="77777777" w:rsidR="00EC50E7" w:rsidRPr="00CD3F80" w:rsidRDefault="00EC50E7" w:rsidP="00017397">
            <w:pPr>
              <w:jc w:val="both"/>
              <w:rPr>
                <w:color w:val="000000"/>
                <w:sz w:val="18"/>
                <w:szCs w:val="18"/>
              </w:rPr>
            </w:pPr>
            <w:r w:rsidRPr="00CD3F80">
              <w:rPr>
                <w:color w:val="000000"/>
                <w:sz w:val="18"/>
                <w:szCs w:val="18"/>
              </w:rPr>
              <w:t>Data de referência dos dados:</w:t>
            </w:r>
          </w:p>
          <w:p w14:paraId="4D0CCFDE" w14:textId="77777777" w:rsidR="00EC50E7" w:rsidRPr="00CD3F80" w:rsidRDefault="00EC50E7" w:rsidP="00017397">
            <w:pPr>
              <w:pStyle w:val="ListParagraph"/>
              <w:numPr>
                <w:ilvl w:val="0"/>
                <w:numId w:val="7"/>
              </w:numPr>
              <w:jc w:val="both"/>
              <w:rPr>
                <w:color w:val="000000"/>
                <w:sz w:val="18"/>
                <w:szCs w:val="18"/>
              </w:rPr>
            </w:pPr>
            <w:r w:rsidRPr="00CD3F80">
              <w:rPr>
                <w:color w:val="000000"/>
                <w:sz w:val="18"/>
                <w:szCs w:val="18"/>
              </w:rPr>
              <w:t xml:space="preserve">Todas as tabelas de output dos motores incluem sempre o campo ‘ref_date’ que reflete a data de referência dos dados. </w:t>
            </w:r>
          </w:p>
          <w:p w14:paraId="7F8F5DC6" w14:textId="3AC89325" w:rsidR="00EC50E7" w:rsidRPr="00CD3F80" w:rsidRDefault="00EC50E7" w:rsidP="00017397">
            <w:pPr>
              <w:pStyle w:val="ListParagraph"/>
              <w:numPr>
                <w:ilvl w:val="0"/>
                <w:numId w:val="7"/>
              </w:numPr>
              <w:jc w:val="both"/>
              <w:rPr>
                <w:color w:val="000000"/>
                <w:sz w:val="18"/>
                <w:szCs w:val="18"/>
              </w:rPr>
            </w:pPr>
            <w:r w:rsidRPr="00CD3F80">
              <w:rPr>
                <w:color w:val="000000"/>
                <w:sz w:val="18"/>
                <w:szCs w:val="18"/>
              </w:rPr>
              <w:t xml:space="preserve">Dado que </w:t>
            </w:r>
            <w:r>
              <w:rPr>
                <w:color w:val="000000"/>
                <w:sz w:val="18"/>
                <w:szCs w:val="18"/>
              </w:rPr>
              <w:t>as tabelas de interface do MUG são mensais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 xml:space="preserve">que respeitam todos os dados dessa partição temporal. Note-se que, no caso do último dia de calendário do mês não ser um dia útil, o </w:t>
            </w:r>
            <w:r>
              <w:rPr>
                <w:color w:val="000000"/>
                <w:sz w:val="18"/>
                <w:szCs w:val="18"/>
              </w:rPr>
              <w:t>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 de calendário do mês, e preencherá essa partição com os dados registados no último dia útil desse mês.</w:t>
            </w:r>
          </w:p>
          <w:p w14:paraId="39709A09" w14:textId="3A0D64E0" w:rsidR="00EC50E7" w:rsidRPr="006D556A" w:rsidRDefault="00EC50E7" w:rsidP="00017397">
            <w:pPr>
              <w:pStyle w:val="ListParagraph"/>
              <w:numPr>
                <w:ilvl w:val="0"/>
                <w:numId w:val="7"/>
              </w:numPr>
              <w:rPr>
                <w:rFonts w:cs="Calibri"/>
                <w:color w:val="000000"/>
                <w:sz w:val="18"/>
                <w:szCs w:val="18"/>
              </w:rPr>
            </w:pPr>
            <w:r w:rsidRPr="006D556A">
              <w:rPr>
                <w:color w:val="000000"/>
                <w:sz w:val="18"/>
                <w:szCs w:val="18"/>
              </w:rPr>
              <w:t>Todas as datas no modelo respeitam o formato  ‘aaaa-mm-dd’.</w:t>
            </w:r>
          </w:p>
        </w:tc>
        <w:tc>
          <w:tcPr>
            <w:tcW w:w="1417" w:type="dxa"/>
            <w:tcBorders>
              <w:top w:val="nil"/>
              <w:left w:val="nil"/>
              <w:bottom w:val="single" w:sz="4" w:space="0" w:color="auto"/>
              <w:right w:val="single" w:sz="4" w:space="0" w:color="auto"/>
            </w:tcBorders>
            <w:shd w:val="clear" w:color="auto" w:fill="auto"/>
            <w:noWrap/>
            <w:hideMark/>
          </w:tcPr>
          <w:p w14:paraId="2FD224E3" w14:textId="7D774280" w:rsidR="00EC50E7" w:rsidRPr="00335137" w:rsidRDefault="00EC50E7" w:rsidP="00017397">
            <w:pPr>
              <w:rPr>
                <w:rFonts w:cs="Calibri"/>
                <w:color w:val="000000"/>
                <w:sz w:val="18"/>
                <w:szCs w:val="18"/>
              </w:rPr>
            </w:pPr>
            <w:r w:rsidRPr="00335137">
              <w:rPr>
                <w:rFonts w:cs="Calibri"/>
                <w:color w:val="000000"/>
                <w:sz w:val="18"/>
                <w:szCs w:val="18"/>
              </w:rPr>
              <w:t>String</w:t>
            </w:r>
          </w:p>
        </w:tc>
      </w:tr>
    </w:tbl>
    <w:p w14:paraId="43DE794E" w14:textId="77777777" w:rsidR="00657EF8" w:rsidRDefault="00657EF8" w:rsidP="00854A49">
      <w:pPr>
        <w:rPr>
          <w:rFonts w:cs="Calibri"/>
        </w:rPr>
      </w:pPr>
    </w:p>
    <w:p w14:paraId="4199AD2B" w14:textId="77777777" w:rsidR="00657EF8" w:rsidRDefault="00657EF8" w:rsidP="00854A49">
      <w:pPr>
        <w:rPr>
          <w:rFonts w:cs="Calibri"/>
        </w:rPr>
      </w:pPr>
    </w:p>
    <w:p w14:paraId="70B9383F" w14:textId="77777777" w:rsidR="00657EF8" w:rsidRDefault="00657EF8" w:rsidP="00854A49">
      <w:pPr>
        <w:rPr>
          <w:rFonts w:cs="Calibri"/>
        </w:rPr>
      </w:pPr>
    </w:p>
    <w:p w14:paraId="78AAA444" w14:textId="77777777" w:rsidR="00657EF8" w:rsidRDefault="00657EF8" w:rsidP="00854A49">
      <w:pPr>
        <w:rPr>
          <w:rFonts w:cs="Calibri"/>
        </w:rPr>
      </w:pPr>
    </w:p>
    <w:p w14:paraId="19012754" w14:textId="77777777" w:rsidR="00657EF8" w:rsidRDefault="00657EF8" w:rsidP="00854A49">
      <w:pPr>
        <w:rPr>
          <w:rFonts w:cs="Calibri"/>
        </w:rPr>
      </w:pPr>
    </w:p>
    <w:p w14:paraId="05AB8373" w14:textId="77777777" w:rsidR="00657EF8" w:rsidRDefault="00657EF8" w:rsidP="00854A49">
      <w:pPr>
        <w:rPr>
          <w:rFonts w:cs="Calibri"/>
        </w:rPr>
      </w:pPr>
    </w:p>
    <w:p w14:paraId="19E5D42E" w14:textId="77777777" w:rsidR="00657EF8" w:rsidRDefault="00657EF8" w:rsidP="00854A49">
      <w:pPr>
        <w:rPr>
          <w:rFonts w:cs="Calibri"/>
        </w:rPr>
      </w:pPr>
    </w:p>
    <w:p w14:paraId="0D760FE8" w14:textId="606B92A6" w:rsidR="002E643E" w:rsidRPr="00E07147" w:rsidRDefault="002E643E" w:rsidP="00854A49">
      <w:pPr>
        <w:rPr>
          <w:rFonts w:cs="Calibri"/>
        </w:rPr>
        <w:sectPr w:rsidR="002E643E" w:rsidRPr="00E07147" w:rsidSect="002E643E">
          <w:pgSz w:w="16838" w:h="11906" w:orient="landscape"/>
          <w:pgMar w:top="1440" w:right="1440" w:bottom="1440" w:left="1440" w:header="709" w:footer="709" w:gutter="0"/>
          <w:cols w:space="708"/>
          <w:docGrid w:linePitch="360"/>
        </w:sectPr>
      </w:pPr>
      <w:r w:rsidRPr="00E07147">
        <w:rPr>
          <w:rFonts w:cs="Calibri"/>
        </w:rPr>
        <w:br w:type="page"/>
      </w:r>
    </w:p>
    <w:p w14:paraId="70E4F604" w14:textId="0982EF67" w:rsidR="006548F1" w:rsidRPr="00666790" w:rsidRDefault="006548F1" w:rsidP="00666790">
      <w:pPr>
        <w:pStyle w:val="Heading4"/>
      </w:pPr>
      <w:bookmarkStart w:id="30" w:name="_Toc163902250"/>
      <w:bookmarkStart w:id="31" w:name="_Toc168671618"/>
      <w:r w:rsidRPr="00E07147">
        <w:lastRenderedPageBreak/>
        <w:t xml:space="preserve">Tabela de </w:t>
      </w:r>
      <w:r w:rsidR="000F630D">
        <w:t>processos/cauções</w:t>
      </w:r>
      <w:r w:rsidR="00F23A21" w:rsidRPr="00E07147">
        <w:t xml:space="preserve"> de bens reais</w:t>
      </w:r>
      <w:r w:rsidRPr="00E07147">
        <w:t xml:space="preserve">: </w:t>
      </w:r>
      <w:r w:rsidRPr="00AA4469">
        <w:rPr>
          <w:i/>
        </w:rPr>
        <w:t>cd_garantias.</w:t>
      </w:r>
      <w:r w:rsidR="00F23A21" w:rsidRPr="00AA4469">
        <w:rPr>
          <w:i/>
        </w:rPr>
        <w:t xml:space="preserve"> gt016_report_biyr9510</w:t>
      </w:r>
      <w:bookmarkEnd w:id="30"/>
      <w:bookmarkEnd w:id="31"/>
    </w:p>
    <w:p w14:paraId="0EFAFF92" w14:textId="26D45AC1" w:rsidR="006548F1" w:rsidRPr="00E07147" w:rsidRDefault="006548F1" w:rsidP="00666790">
      <w:pPr>
        <w:pStyle w:val="Heading5"/>
      </w:pPr>
      <w:bookmarkStart w:id="32" w:name="_Toc163902251"/>
      <w:bookmarkStart w:id="33" w:name="_Toc168671619"/>
      <w:r w:rsidRPr="00E07147">
        <w:t>Visão Geral</w:t>
      </w:r>
      <w:bookmarkEnd w:id="32"/>
      <w:bookmarkEnd w:id="33"/>
    </w:p>
    <w:p w14:paraId="724C2795" w14:textId="6C34C544" w:rsidR="00103140" w:rsidRDefault="0010314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w:t>
      </w:r>
      <w:r>
        <w:rPr>
          <w:rFonts w:eastAsiaTheme="minorHAnsi" w:cstheme="minorBidi"/>
          <w:szCs w:val="22"/>
          <w:lang w:eastAsia="en-US"/>
        </w:rPr>
        <w:t xml:space="preserve">esteve vigente até 29 abril de 2024, inclusive, tendo sido substituída, a partir dessa data, pela </w:t>
      </w:r>
      <w:r>
        <w:rPr>
          <w:rFonts w:eastAsiaTheme="minorHAnsi" w:cstheme="minorBidi"/>
          <w:i/>
          <w:szCs w:val="22"/>
          <w:lang w:eastAsia="en-US"/>
        </w:rPr>
        <w:t>cd_garantias.gt020</w:t>
      </w:r>
      <w:r w:rsidRPr="00720567">
        <w:rPr>
          <w:rFonts w:eastAsiaTheme="minorHAnsi" w:cstheme="minorBidi"/>
          <w:i/>
          <w:szCs w:val="22"/>
          <w:lang w:eastAsia="en-US"/>
        </w:rPr>
        <w:t>_report_biyr9510</w:t>
      </w:r>
      <w:r>
        <w:rPr>
          <w:rFonts w:eastAsiaTheme="minorHAnsi" w:cstheme="minorBidi"/>
          <w:szCs w:val="22"/>
          <w:lang w:eastAsia="en-US"/>
        </w:rPr>
        <w:t>.</w:t>
      </w:r>
    </w:p>
    <w:p w14:paraId="29C5592E" w14:textId="42810DBF" w:rsidR="00EE661F" w:rsidRPr="00720567" w:rsidRDefault="00103140" w:rsidP="00720567">
      <w:pPr>
        <w:spacing w:after="160" w:line="259" w:lineRule="auto"/>
        <w:jc w:val="both"/>
        <w:rPr>
          <w:rFonts w:eastAsiaTheme="minorHAnsi" w:cstheme="minorBidi"/>
          <w:szCs w:val="22"/>
          <w:lang w:eastAsia="en-US"/>
        </w:rPr>
      </w:pPr>
      <w:r>
        <w:rPr>
          <w:rFonts w:eastAsiaTheme="minorHAnsi" w:cstheme="minorBidi"/>
          <w:szCs w:val="22"/>
          <w:lang w:eastAsia="en-US"/>
        </w:rPr>
        <w:t>A</w:t>
      </w:r>
      <w:r w:rsidR="00EE661F" w:rsidRPr="00720567">
        <w:rPr>
          <w:rFonts w:eastAsiaTheme="minorHAnsi" w:cstheme="minorBidi"/>
          <w:szCs w:val="22"/>
          <w:lang w:eastAsia="en-US"/>
        </w:rPr>
        <w:t xml:space="preserve"> tabela </w:t>
      </w:r>
      <w:r w:rsidR="00EE661F" w:rsidRPr="00720567">
        <w:rPr>
          <w:rFonts w:eastAsiaTheme="minorHAnsi" w:cstheme="minorBidi"/>
          <w:i/>
          <w:szCs w:val="22"/>
          <w:lang w:eastAsia="en-US"/>
        </w:rPr>
        <w:t>cd_garantias.gt016_report_biyr9510</w:t>
      </w:r>
      <w:r w:rsidR="00EE661F" w:rsidRPr="00720567">
        <w:rPr>
          <w:rFonts w:eastAsiaTheme="minorHAnsi" w:cstheme="minorBidi"/>
          <w:szCs w:val="22"/>
          <w:lang w:eastAsia="en-US"/>
        </w:rPr>
        <w:t xml:space="preserve"> é uma tabela de interface entre o MUG e os seus casos de uso. Apesar </w:t>
      </w:r>
      <w:r w:rsidR="005D0B23" w:rsidRPr="00720567">
        <w:rPr>
          <w:rFonts w:eastAsiaTheme="minorHAnsi" w:cstheme="minorBidi"/>
          <w:szCs w:val="22"/>
          <w:lang w:eastAsia="en-US"/>
        </w:rPr>
        <w:t xml:space="preserve">de respeitar as mesmas condições da </w:t>
      </w:r>
      <w:r w:rsidR="005D0B23" w:rsidRPr="00720567">
        <w:rPr>
          <w:rFonts w:eastAsiaTheme="minorHAnsi" w:cstheme="minorBidi"/>
          <w:i/>
          <w:szCs w:val="22"/>
          <w:lang w:eastAsia="en-US"/>
        </w:rPr>
        <w:t>cd_garantias.gt015_report_biyr9500</w:t>
      </w:r>
      <w:r w:rsidR="005D0B23" w:rsidRPr="00720567">
        <w:rPr>
          <w:rFonts w:eastAsiaTheme="minorHAnsi" w:cstheme="minorBidi"/>
          <w:szCs w:val="22"/>
          <w:lang w:eastAsia="en-US"/>
        </w:rPr>
        <w:t>,</w:t>
      </w:r>
      <w:r w:rsidR="00E07147" w:rsidRPr="00720567">
        <w:rPr>
          <w:rFonts w:eastAsiaTheme="minorHAnsi" w:cstheme="minorBidi"/>
          <w:szCs w:val="22"/>
          <w:lang w:eastAsia="en-US"/>
        </w:rPr>
        <w:t xml:space="preserve"> descritas no capítulo 2.2.2.1.1.1.,</w:t>
      </w:r>
      <w:r w:rsidR="005D0B23" w:rsidRPr="00720567">
        <w:rPr>
          <w:rFonts w:eastAsiaTheme="minorHAnsi" w:cstheme="minorBidi"/>
          <w:szCs w:val="22"/>
          <w:lang w:eastAsia="en-US"/>
        </w:rPr>
        <w:t xml:space="preserve"> </w:t>
      </w:r>
      <w:r w:rsidR="00E07147" w:rsidRPr="00720567">
        <w:rPr>
          <w:rFonts w:eastAsiaTheme="minorHAnsi" w:cstheme="minorBidi"/>
          <w:szCs w:val="22"/>
          <w:lang w:eastAsia="en-US"/>
        </w:rPr>
        <w:t>esta tabela tem como objetivo apresentar os atributos dos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reais. Assim, a </w:t>
      </w:r>
      <w:r w:rsidR="00E07147" w:rsidRPr="00720567">
        <w:rPr>
          <w:rFonts w:eastAsiaTheme="minorHAnsi" w:cstheme="minorBidi"/>
          <w:i/>
          <w:szCs w:val="22"/>
          <w:lang w:eastAsia="en-US"/>
        </w:rPr>
        <w:t>cd_garantias.gt01</w:t>
      </w:r>
      <w:r w:rsidR="00943A64" w:rsidRPr="00720567">
        <w:rPr>
          <w:rFonts w:eastAsiaTheme="minorHAnsi" w:cstheme="minorBidi"/>
          <w:i/>
          <w:szCs w:val="22"/>
          <w:lang w:eastAsia="en-US"/>
        </w:rPr>
        <w:t>6</w:t>
      </w:r>
      <w:r w:rsidR="00E07147" w:rsidRPr="00720567">
        <w:rPr>
          <w:rFonts w:eastAsiaTheme="minorHAnsi" w:cstheme="minorBidi"/>
          <w:i/>
          <w:szCs w:val="22"/>
          <w:lang w:eastAsia="en-US"/>
        </w:rPr>
        <w:t>_report_biyr</w:t>
      </w:r>
      <w:r w:rsidR="00943A64" w:rsidRPr="00720567">
        <w:rPr>
          <w:rFonts w:eastAsiaTheme="minorHAnsi" w:cstheme="minorBidi"/>
          <w:i/>
          <w:szCs w:val="22"/>
          <w:lang w:eastAsia="en-US"/>
        </w:rPr>
        <w:t>951</w:t>
      </w:r>
      <w:r w:rsidR="00E07147" w:rsidRPr="00720567">
        <w:rPr>
          <w:rFonts w:eastAsiaTheme="minorHAnsi" w:cstheme="minorBidi"/>
          <w:i/>
          <w:szCs w:val="22"/>
          <w:lang w:eastAsia="en-US"/>
        </w:rPr>
        <w:t>0</w:t>
      </w:r>
      <w:r w:rsidR="00E07147" w:rsidRPr="00720567">
        <w:rPr>
          <w:rFonts w:eastAsiaTheme="minorHAnsi" w:cstheme="minorBidi"/>
          <w:szCs w:val="22"/>
          <w:lang w:eastAsia="en-US"/>
        </w:rPr>
        <w:t xml:space="preserve"> contém todas as responsabilidades e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imobiliárias e financeiras, sendo excluídos deste universo todos os registos de garantias pessoais.</w:t>
      </w:r>
    </w:p>
    <w:p w14:paraId="312FAC4E" w14:textId="1DB02303"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Pr="00720567">
        <w:rPr>
          <w:rFonts w:eastAsiaTheme="minorHAnsi" w:cstheme="minorBidi"/>
          <w:szCs w:val="22"/>
          <w:lang w:eastAsia="en-US"/>
        </w:rPr>
        <w:t>.</w:t>
      </w:r>
    </w:p>
    <w:p w14:paraId="4E2B490C" w14:textId="269A2BD4" w:rsidR="006548F1" w:rsidRDefault="006548F1" w:rsidP="00666790">
      <w:pPr>
        <w:pStyle w:val="Heading5"/>
      </w:pPr>
      <w:bookmarkStart w:id="34" w:name="_Toc163902252"/>
      <w:bookmarkStart w:id="35" w:name="_Toc168671620"/>
      <w:r w:rsidRPr="00E07147">
        <w:t>Granularidade e chave</w:t>
      </w:r>
      <w:bookmarkEnd w:id="34"/>
      <w:bookmarkEnd w:id="35"/>
    </w:p>
    <w:p w14:paraId="51F3AF9B" w14:textId="21D21148"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0CA4B58A" w14:textId="2FD155C1"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pelos campos identificativos da responsabilidade (‘cempresa’, ’ckbalcao’, ’cknumcta’, ’zdeposit’)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w:t>
      </w:r>
    </w:p>
    <w:p w14:paraId="03902788" w14:textId="2F230B87"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ECBBD1B" w14:textId="21553E55" w:rsidR="001E7842" w:rsidRPr="00E07147" w:rsidRDefault="006548F1" w:rsidP="00666790">
      <w:pPr>
        <w:pStyle w:val="Heading5"/>
      </w:pPr>
      <w:bookmarkStart w:id="36" w:name="_Toc163902253"/>
      <w:bookmarkStart w:id="37" w:name="_Toc168671621"/>
      <w:r w:rsidRPr="00E07147">
        <w:t>Periodicidade</w:t>
      </w:r>
      <w:bookmarkEnd w:id="36"/>
      <w:bookmarkEnd w:id="37"/>
    </w:p>
    <w:p w14:paraId="4D26DF02" w14:textId="07BDBA2B" w:rsidR="00971409"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E07147" w:rsidRPr="00720567">
        <w:rPr>
          <w:rFonts w:eastAsiaTheme="minorHAnsi" w:cstheme="minorBidi"/>
          <w:i/>
          <w:szCs w:val="22"/>
          <w:lang w:eastAsia="en-US"/>
        </w:rPr>
        <w:t>cd_garantias.gt016_report_biyr951</w:t>
      </w:r>
      <w:r w:rsidRPr="00720567">
        <w:rPr>
          <w:rFonts w:eastAsiaTheme="minorHAnsi" w:cstheme="minorBidi"/>
          <w:i/>
          <w:szCs w:val="22"/>
          <w:lang w:eastAsia="en-US"/>
        </w:rPr>
        <w:t>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779BB156" w14:textId="047C1871" w:rsidR="00103140" w:rsidRPr="00720567" w:rsidRDefault="00971409" w:rsidP="00103140">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sidR="00902D46">
        <w:rPr>
          <w:rFonts w:eastAsiaTheme="minorHAnsi" w:cstheme="minorBidi"/>
          <w:szCs w:val="22"/>
          <w:lang w:eastAsia="en-US"/>
        </w:rPr>
        <w:t>, e incluind</w:t>
      </w:r>
      <w:r w:rsidR="00EB2EEA">
        <w:rPr>
          <w:rFonts w:eastAsiaTheme="minorHAnsi" w:cstheme="minorBidi"/>
          <w:szCs w:val="22"/>
          <w:lang w:eastAsia="en-US"/>
        </w:rPr>
        <w:t>o, 31 dezembro 2022 até 29</w:t>
      </w:r>
      <w:r w:rsidR="00902D46">
        <w:rPr>
          <w:rFonts w:eastAsiaTheme="minorHAnsi" w:cstheme="minorBidi"/>
          <w:szCs w:val="22"/>
          <w:lang w:eastAsia="en-US"/>
        </w:rPr>
        <w:t xml:space="preserve"> de abril de 2024.</w:t>
      </w:r>
      <w:r w:rsidR="00103140">
        <w:rPr>
          <w:rFonts w:eastAsiaTheme="minorHAnsi" w:cstheme="minorBidi"/>
          <w:szCs w:val="22"/>
          <w:lang w:eastAsia="en-US"/>
        </w:rPr>
        <w:t xml:space="preserve"> A partir dessa data passa a estar em vigor a </w:t>
      </w:r>
      <w:r w:rsidR="00103140">
        <w:rPr>
          <w:rFonts w:eastAsiaTheme="minorHAnsi" w:cstheme="minorBidi"/>
          <w:i/>
          <w:szCs w:val="22"/>
          <w:lang w:eastAsia="en-US"/>
        </w:rPr>
        <w:t>cd_garantias.gt020</w:t>
      </w:r>
      <w:r w:rsidR="00103140" w:rsidRPr="001B2427">
        <w:rPr>
          <w:rFonts w:eastAsiaTheme="minorHAnsi" w:cstheme="minorBidi"/>
          <w:i/>
          <w:szCs w:val="22"/>
          <w:lang w:eastAsia="en-US"/>
        </w:rPr>
        <w:t>_report_b</w:t>
      </w:r>
      <w:r w:rsidR="00103140">
        <w:rPr>
          <w:rFonts w:eastAsiaTheme="minorHAnsi" w:cstheme="minorBidi"/>
          <w:i/>
          <w:szCs w:val="22"/>
          <w:lang w:eastAsia="en-US"/>
        </w:rPr>
        <w:t>iyr951</w:t>
      </w:r>
      <w:r w:rsidR="00103140" w:rsidRPr="001B2427">
        <w:rPr>
          <w:rFonts w:eastAsiaTheme="minorHAnsi" w:cstheme="minorBidi"/>
          <w:i/>
          <w:szCs w:val="22"/>
          <w:lang w:eastAsia="en-US"/>
        </w:rPr>
        <w:t>0</w:t>
      </w:r>
      <w:r w:rsidR="00103140">
        <w:rPr>
          <w:rFonts w:eastAsiaTheme="minorHAnsi" w:cstheme="minorBidi"/>
          <w:szCs w:val="22"/>
          <w:lang w:eastAsia="en-US"/>
        </w:rPr>
        <w:t>.</w:t>
      </w:r>
    </w:p>
    <w:p w14:paraId="28FB1953" w14:textId="77777777" w:rsidR="00103140" w:rsidRPr="00720567" w:rsidRDefault="00103140" w:rsidP="00720567">
      <w:pPr>
        <w:spacing w:after="160" w:line="259" w:lineRule="auto"/>
        <w:jc w:val="both"/>
        <w:rPr>
          <w:rFonts w:eastAsiaTheme="minorHAnsi" w:cstheme="minorBidi"/>
          <w:szCs w:val="22"/>
          <w:lang w:eastAsia="en-US"/>
        </w:rPr>
      </w:pPr>
    </w:p>
    <w:p w14:paraId="699861ED" w14:textId="2F50EDCA" w:rsidR="006548F1" w:rsidRPr="00E07147" w:rsidRDefault="006548F1" w:rsidP="00666790">
      <w:pPr>
        <w:pStyle w:val="Heading5"/>
      </w:pPr>
      <w:bookmarkStart w:id="38" w:name="_Toc163902254"/>
      <w:bookmarkStart w:id="39" w:name="_Toc168671622"/>
      <w:r w:rsidRPr="00E07147">
        <w:lastRenderedPageBreak/>
        <w:t>Aprovisionamento</w:t>
      </w:r>
      <w:bookmarkEnd w:id="38"/>
      <w:bookmarkEnd w:id="39"/>
    </w:p>
    <w:p w14:paraId="6A63CC6F" w14:textId="0A00FAA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r w:rsidR="00BC1FC6" w:rsidRPr="00720567">
        <w:rPr>
          <w:rFonts w:eastAsiaTheme="minorHAnsi" w:cstheme="minorBidi"/>
          <w:szCs w:val="22"/>
          <w:lang w:eastAsia="en-US"/>
        </w:rPr>
        <w:t xml:space="preserve"> </w:t>
      </w:r>
    </w:p>
    <w:p w14:paraId="25D93AC7" w14:textId="3ECFA37C" w:rsidR="00BC1FC6" w:rsidRPr="00BC1FC6" w:rsidRDefault="00BC1FC6" w:rsidP="00BC1FC6">
      <w:pPr>
        <w:pStyle w:val="Caption"/>
        <w:keepNext/>
        <w:jc w:val="center"/>
        <w:rPr>
          <w:rFonts w:cs="Calibri"/>
          <w:b/>
          <w:color w:val="000000" w:themeColor="text1"/>
          <w:sz w:val="22"/>
          <w:szCs w:val="22"/>
        </w:rPr>
      </w:pPr>
      <w:bookmarkStart w:id="40" w:name="_Toc168413842"/>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C8031D">
        <w:rPr>
          <w:rFonts w:cs="Calibri"/>
          <w:b/>
          <w:noProof/>
          <w:color w:val="000000" w:themeColor="text1"/>
          <w:sz w:val="22"/>
          <w:szCs w:val="22"/>
        </w:rPr>
        <w:t>4</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cd_garantias.gt016_report_biyr9510</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E07147" w14:paraId="098614A6" w14:textId="77777777" w:rsidTr="00C57547">
        <w:trPr>
          <w:trHeight w:val="290"/>
        </w:trPr>
        <w:tc>
          <w:tcPr>
            <w:tcW w:w="1701" w:type="dxa"/>
            <w:shd w:val="clear" w:color="000000" w:fill="FF0000"/>
          </w:tcPr>
          <w:p w14:paraId="5B3C3FAA" w14:textId="77777777" w:rsidR="009B592D" w:rsidRPr="00E07147" w:rsidRDefault="009B592D"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3163485B"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48DB9E9A" w14:textId="77777777" w:rsidR="009B592D" w:rsidRPr="00E07147" w:rsidRDefault="009B592D"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2C606817"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no Data Lake</w:t>
            </w:r>
          </w:p>
        </w:tc>
      </w:tr>
      <w:tr w:rsidR="009B592D" w:rsidRPr="00E07147" w14:paraId="31FC3A7F" w14:textId="77777777" w:rsidTr="00C57547">
        <w:trPr>
          <w:trHeight w:val="290"/>
        </w:trPr>
        <w:tc>
          <w:tcPr>
            <w:tcW w:w="1701" w:type="dxa"/>
          </w:tcPr>
          <w:p w14:paraId="77D2D30F"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DF7CD79"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569291DE"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FF2D5AD"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r>
      <w:tr w:rsidR="009B592D" w:rsidRPr="00E07147" w14:paraId="76D58C75" w14:textId="77777777" w:rsidTr="00C57547">
        <w:trPr>
          <w:trHeight w:val="290"/>
        </w:trPr>
        <w:tc>
          <w:tcPr>
            <w:tcW w:w="1701" w:type="dxa"/>
          </w:tcPr>
          <w:p w14:paraId="345CDC26"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976789E"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0FE24F0"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0DBAF01"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r>
      <w:tr w:rsidR="009B592D" w:rsidRPr="00E07147" w14:paraId="2FF19BB3" w14:textId="77777777" w:rsidTr="00C57547">
        <w:trPr>
          <w:trHeight w:val="290"/>
        </w:trPr>
        <w:tc>
          <w:tcPr>
            <w:tcW w:w="1701" w:type="dxa"/>
          </w:tcPr>
          <w:p w14:paraId="797A5AB3"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5F686BA"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D9B7798"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1047DCE3"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r>
      <w:tr w:rsidR="009B592D" w:rsidRPr="00E07147" w14:paraId="3752F769" w14:textId="77777777" w:rsidTr="00C57547">
        <w:trPr>
          <w:trHeight w:val="290"/>
        </w:trPr>
        <w:tc>
          <w:tcPr>
            <w:tcW w:w="1701" w:type="dxa"/>
          </w:tcPr>
          <w:p w14:paraId="62EEF472" w14:textId="77777777" w:rsidR="009B592D" w:rsidRPr="00E07147" w:rsidRDefault="009B592D" w:rsidP="00C57547">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424B221" w14:textId="77777777" w:rsidR="009B592D" w:rsidRPr="00E07147" w:rsidRDefault="009B592D" w:rsidP="00C57547">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0ED24102" w14:textId="77777777" w:rsidR="009B592D" w:rsidRPr="00E07147" w:rsidRDefault="009B592D" w:rsidP="00C57547">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31492DD" w14:textId="77777777" w:rsidR="009B592D" w:rsidRPr="00E07147" w:rsidRDefault="009B592D" w:rsidP="00C57547">
            <w:pPr>
              <w:jc w:val="both"/>
              <w:rPr>
                <w:rFonts w:cs="Calibri"/>
                <w:sz w:val="18"/>
                <w:szCs w:val="18"/>
              </w:rPr>
            </w:pPr>
            <w:r w:rsidRPr="00E07147">
              <w:rPr>
                <w:rFonts w:cs="Calibri"/>
                <w:sz w:val="18"/>
                <w:szCs w:val="18"/>
              </w:rPr>
              <w:t>gt003_trz_gt_fin</w:t>
            </w:r>
          </w:p>
        </w:tc>
      </w:tr>
      <w:tr w:rsidR="00EB3B01" w:rsidRPr="00E07147" w14:paraId="47C66DD2" w14:textId="77777777" w:rsidTr="00C57547">
        <w:trPr>
          <w:trHeight w:val="290"/>
        </w:trPr>
        <w:tc>
          <w:tcPr>
            <w:tcW w:w="1701" w:type="dxa"/>
          </w:tcPr>
          <w:p w14:paraId="43BB3CED" w14:textId="5E8B7618" w:rsidR="00EB3B01" w:rsidRPr="00E07147" w:rsidRDefault="00EB3B01" w:rsidP="00EB3B01">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11D2BD0" w14:textId="0E39E42F" w:rsidR="00EB3B01" w:rsidRPr="00E07147" w:rsidRDefault="00EB3B01" w:rsidP="00EB3B01">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7268AA0" w14:textId="3147DAA4" w:rsidR="00EB3B01" w:rsidRPr="00E07147" w:rsidRDefault="00EB3B01" w:rsidP="00EB3B01">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CA10193" w14:textId="60B87F3E" w:rsidR="00EB3B01" w:rsidRPr="00E07147" w:rsidRDefault="00EB3B01" w:rsidP="00EB3B01">
            <w:pPr>
              <w:jc w:val="both"/>
              <w:rPr>
                <w:rFonts w:cs="Calibri"/>
                <w:sz w:val="18"/>
                <w:szCs w:val="18"/>
              </w:rPr>
            </w:pPr>
            <w:r>
              <w:rPr>
                <w:rFonts w:cs="Calibri"/>
                <w:color w:val="000000"/>
                <w:sz w:val="18"/>
                <w:szCs w:val="18"/>
                <w:lang w:val="en-US"/>
              </w:rPr>
              <w:t>kt_chaves_gt</w:t>
            </w:r>
          </w:p>
        </w:tc>
      </w:tr>
      <w:tr w:rsidR="000E5989" w:rsidRPr="00E07147" w14:paraId="68173D5B" w14:textId="77777777" w:rsidTr="00C57547">
        <w:trPr>
          <w:trHeight w:val="290"/>
        </w:trPr>
        <w:tc>
          <w:tcPr>
            <w:tcW w:w="1701" w:type="dxa"/>
          </w:tcPr>
          <w:p w14:paraId="0AA6C99A" w14:textId="3D0A9A1C" w:rsidR="000E5989" w:rsidRPr="00E07147" w:rsidRDefault="000E5989" w:rsidP="000E5989">
            <w:pPr>
              <w:jc w:val="both"/>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3B90CDC5" w14:textId="757BD227" w:rsidR="000E5989" w:rsidRPr="00E07147" w:rsidRDefault="000E5989" w:rsidP="000E5989">
            <w:pPr>
              <w:jc w:val="both"/>
              <w:rPr>
                <w:rFonts w:cs="Calibri"/>
                <w:color w:val="000000"/>
                <w:sz w:val="18"/>
                <w:szCs w:val="18"/>
                <w:lang w:val="en-US"/>
              </w:rPr>
            </w:pPr>
            <w:r>
              <w:rPr>
                <w:rFonts w:cs="Calibri"/>
                <w:color w:val="000000"/>
                <w:sz w:val="18"/>
                <w:szCs w:val="18"/>
              </w:rPr>
              <w:t>tat91_tabelas</w:t>
            </w:r>
          </w:p>
        </w:tc>
        <w:tc>
          <w:tcPr>
            <w:tcW w:w="2041" w:type="dxa"/>
            <w:shd w:val="clear" w:color="auto" w:fill="auto"/>
            <w:noWrap/>
          </w:tcPr>
          <w:p w14:paraId="3D32DA94" w14:textId="59B31710" w:rsidR="000E5989" w:rsidRPr="00E07147" w:rsidRDefault="000E5989" w:rsidP="000E5989">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62F83BB3" w14:textId="4688AB23" w:rsidR="000E5989" w:rsidRPr="00E07147" w:rsidRDefault="000E5989" w:rsidP="000E5989">
            <w:pPr>
              <w:jc w:val="both"/>
              <w:rPr>
                <w:rFonts w:cs="Calibri"/>
                <w:sz w:val="18"/>
                <w:szCs w:val="18"/>
              </w:rPr>
            </w:pPr>
            <w:r>
              <w:rPr>
                <w:rFonts w:cs="Calibri"/>
                <w:color w:val="000000"/>
                <w:sz w:val="18"/>
                <w:szCs w:val="18"/>
              </w:rPr>
              <w:t>tat91_tabelas</w:t>
            </w:r>
          </w:p>
        </w:tc>
      </w:tr>
      <w:tr w:rsidR="000E5989" w:rsidRPr="00E07147" w14:paraId="2D2CD94A" w14:textId="77777777" w:rsidTr="00C57547">
        <w:trPr>
          <w:trHeight w:val="290"/>
        </w:trPr>
        <w:tc>
          <w:tcPr>
            <w:tcW w:w="1701" w:type="dxa"/>
          </w:tcPr>
          <w:p w14:paraId="42266FF1" w14:textId="2AF0239E" w:rsidR="000E5989" w:rsidRPr="00E07147" w:rsidRDefault="000E5989" w:rsidP="000E5989">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57A14DFC" w14:textId="2A3A121D" w:rsidR="000E5989" w:rsidRPr="00E07147" w:rsidRDefault="000E5989" w:rsidP="000E5989">
            <w:pPr>
              <w:rPr>
                <w:rFonts w:cs="Calibri"/>
                <w:color w:val="000000"/>
                <w:sz w:val="18"/>
                <w:szCs w:val="18"/>
              </w:rPr>
            </w:pPr>
            <w:r w:rsidRPr="00E07147">
              <w:rPr>
                <w:rFonts w:cs="Calibri"/>
                <w:sz w:val="18"/>
                <w:szCs w:val="18"/>
              </w:rPr>
              <w:t>ttt35_titlgru</w:t>
            </w:r>
          </w:p>
        </w:tc>
        <w:tc>
          <w:tcPr>
            <w:tcW w:w="2041" w:type="dxa"/>
            <w:shd w:val="clear" w:color="auto" w:fill="auto"/>
            <w:noWrap/>
          </w:tcPr>
          <w:p w14:paraId="6239A9CA" w14:textId="77777777" w:rsidR="000E5989" w:rsidRPr="00E07147" w:rsidRDefault="000E5989" w:rsidP="000E5989">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933A424" w14:textId="77777777" w:rsidR="000E5989" w:rsidRPr="00E07147" w:rsidRDefault="000E5989" w:rsidP="000E5989">
            <w:pPr>
              <w:rPr>
                <w:rFonts w:cs="Calibri"/>
                <w:sz w:val="18"/>
                <w:szCs w:val="18"/>
              </w:rPr>
            </w:pPr>
            <w:r w:rsidRPr="00E07147">
              <w:rPr>
                <w:rFonts w:cs="Calibri"/>
                <w:sz w:val="18"/>
                <w:szCs w:val="18"/>
              </w:rPr>
              <w:t>ttt35_titlgru</w:t>
            </w:r>
          </w:p>
        </w:tc>
      </w:tr>
      <w:tr w:rsidR="000E5989" w:rsidRPr="00E07147" w14:paraId="2B70E37C" w14:textId="77777777" w:rsidTr="00C57547">
        <w:trPr>
          <w:trHeight w:val="290"/>
        </w:trPr>
        <w:tc>
          <w:tcPr>
            <w:tcW w:w="1701" w:type="dxa"/>
          </w:tcPr>
          <w:p w14:paraId="2C98A80D" w14:textId="19AEDBF9" w:rsidR="000E5989" w:rsidRPr="00E07147" w:rsidRDefault="000E5989" w:rsidP="000E5989">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7773CF17" w14:textId="10D5A466" w:rsidR="000E5989" w:rsidRPr="00E07147" w:rsidRDefault="000E5989" w:rsidP="000E5989">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30DC936D" w14:textId="77777777" w:rsidR="000E5989" w:rsidRPr="00E07147" w:rsidRDefault="000E5989" w:rsidP="000E5989">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19108FFF" w14:textId="77777777" w:rsidR="000E5989" w:rsidRPr="00E07147" w:rsidRDefault="000E5989" w:rsidP="000E5989">
            <w:pPr>
              <w:rPr>
                <w:rFonts w:cs="Calibri"/>
                <w:color w:val="000000"/>
                <w:sz w:val="18"/>
                <w:szCs w:val="18"/>
              </w:rPr>
            </w:pPr>
            <w:r w:rsidRPr="00E07147">
              <w:rPr>
                <w:rFonts w:cs="Calibri"/>
                <w:color w:val="000000"/>
                <w:sz w:val="18"/>
                <w:szCs w:val="18"/>
              </w:rPr>
              <w:t>fut02_contasfu</w:t>
            </w:r>
          </w:p>
        </w:tc>
      </w:tr>
      <w:tr w:rsidR="000E5989" w:rsidRPr="00E07147" w14:paraId="27E70BC6" w14:textId="77777777" w:rsidTr="00C57547">
        <w:trPr>
          <w:trHeight w:val="290"/>
        </w:trPr>
        <w:tc>
          <w:tcPr>
            <w:tcW w:w="1701" w:type="dxa"/>
          </w:tcPr>
          <w:p w14:paraId="24D3C837" w14:textId="04FA2AB7" w:rsidR="000E5989" w:rsidRPr="00E07147" w:rsidRDefault="000E5989" w:rsidP="000E5989">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6BB4BA59" w14:textId="6F10A9EE" w:rsidR="000E5989" w:rsidRPr="00E07147" w:rsidRDefault="000E5989" w:rsidP="000E5989">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0F5DD668" w14:textId="77777777" w:rsidR="000E5989" w:rsidRPr="00E07147" w:rsidRDefault="000E5989" w:rsidP="000E5989">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DF700D1" w14:textId="77777777" w:rsidR="000E5989" w:rsidRPr="00E07147" w:rsidRDefault="000E5989" w:rsidP="000E5989">
            <w:pPr>
              <w:rPr>
                <w:rFonts w:cs="Calibri"/>
                <w:color w:val="000000"/>
                <w:sz w:val="18"/>
                <w:szCs w:val="18"/>
              </w:rPr>
            </w:pPr>
            <w:r w:rsidRPr="00E07147">
              <w:rPr>
                <w:rFonts w:cs="Calibri"/>
                <w:color w:val="000000"/>
                <w:sz w:val="18"/>
                <w:szCs w:val="18"/>
              </w:rPr>
              <w:t>cat34_fuparam</w:t>
            </w:r>
          </w:p>
        </w:tc>
      </w:tr>
    </w:tbl>
    <w:p w14:paraId="0368777F" w14:textId="77777777" w:rsidR="001A1C05" w:rsidRPr="00E07147" w:rsidRDefault="001A1C05" w:rsidP="001E7842">
      <w:pPr>
        <w:rPr>
          <w:rFonts w:cs="Calibri"/>
        </w:rPr>
      </w:pPr>
    </w:p>
    <w:p w14:paraId="6C6553EA" w14:textId="79FC8921" w:rsidR="002600F3" w:rsidRPr="00E07147" w:rsidRDefault="002600F3">
      <w:pPr>
        <w:rPr>
          <w:rFonts w:cs="Calibri"/>
        </w:rPr>
      </w:pPr>
      <w:r w:rsidRPr="00E07147">
        <w:rPr>
          <w:rFonts w:cs="Calibri"/>
        </w:rPr>
        <w:br w:type="page"/>
      </w:r>
    </w:p>
    <w:p w14:paraId="314A7CDD" w14:textId="77777777" w:rsidR="002600F3" w:rsidRPr="00E07147" w:rsidRDefault="002600F3" w:rsidP="007B2A63">
      <w:pPr>
        <w:pStyle w:val="Heading5"/>
        <w:numPr>
          <w:ilvl w:val="4"/>
          <w:numId w:val="12"/>
        </w:numPr>
        <w:rPr>
          <w:rFonts w:cs="Calibri"/>
        </w:rPr>
        <w:sectPr w:rsidR="002600F3" w:rsidRPr="00E07147" w:rsidSect="002E643E">
          <w:pgSz w:w="11906" w:h="16838"/>
          <w:pgMar w:top="1440" w:right="1440" w:bottom="1440" w:left="1440" w:header="709" w:footer="709" w:gutter="0"/>
          <w:cols w:space="708"/>
          <w:docGrid w:linePitch="360"/>
        </w:sectPr>
      </w:pPr>
    </w:p>
    <w:p w14:paraId="1F9D0174" w14:textId="0C05923E" w:rsidR="00C54D3D" w:rsidRPr="00E07147" w:rsidRDefault="006548F1" w:rsidP="00666790">
      <w:pPr>
        <w:pStyle w:val="Heading5"/>
      </w:pPr>
      <w:bookmarkStart w:id="41" w:name="_Toc163902255"/>
      <w:bookmarkStart w:id="42" w:name="_Toc168671623"/>
      <w:r w:rsidRPr="00E07147">
        <w:lastRenderedPageBreak/>
        <w:t>Detalhe dos Campos</w:t>
      </w:r>
      <w:bookmarkEnd w:id="41"/>
      <w:bookmarkEnd w:id="42"/>
    </w:p>
    <w:p w14:paraId="63B6E615" w14:textId="7085B9A8" w:rsidR="00BC1FC6" w:rsidRPr="00720567" w:rsidRDefault="00C63F21"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w:t>
      </w:r>
      <w:r w:rsidR="00EC765A" w:rsidRPr="00720567">
        <w:rPr>
          <w:rFonts w:eastAsiaTheme="minorHAnsi" w:cstheme="minorBidi"/>
          <w:szCs w:val="22"/>
          <w:lang w:eastAsia="en-US"/>
        </w:rPr>
        <w:t>apresentam</w:t>
      </w:r>
      <w:r w:rsidRPr="00720567">
        <w:rPr>
          <w:rFonts w:eastAsiaTheme="minorHAnsi" w:cstheme="minorBidi"/>
          <w:szCs w:val="22"/>
          <w:lang w:eastAsia="en-US"/>
        </w:rPr>
        <w:t xml:space="preserve">-se todos os campos da </w:t>
      </w:r>
      <w:r w:rsidR="0005199D" w:rsidRPr="00720567">
        <w:rPr>
          <w:rFonts w:eastAsiaTheme="minorHAnsi" w:cstheme="minorBidi"/>
          <w:i/>
          <w:szCs w:val="22"/>
          <w:lang w:eastAsia="en-US"/>
        </w:rPr>
        <w:t>cd_garantias.</w:t>
      </w:r>
      <w:r w:rsidRPr="00720567">
        <w:rPr>
          <w:rFonts w:eastAsiaTheme="minorHAnsi" w:cstheme="minorBidi"/>
          <w:i/>
          <w:szCs w:val="22"/>
          <w:lang w:eastAsia="en-US"/>
        </w:rPr>
        <w:t>gt002_grnt_prc</w:t>
      </w:r>
      <w:r w:rsidR="0005199D" w:rsidRPr="00720567">
        <w:rPr>
          <w:rFonts w:eastAsiaTheme="minorHAnsi" w:cstheme="minorBidi"/>
          <w:szCs w:val="22"/>
          <w:lang w:eastAsia="en-US"/>
        </w:rPr>
        <w:t>, tabela</w:t>
      </w:r>
      <w:r w:rsidR="00EC765A" w:rsidRPr="00720567">
        <w:rPr>
          <w:rFonts w:eastAsiaTheme="minorHAnsi" w:cstheme="minorBidi"/>
          <w:szCs w:val="22"/>
          <w:lang w:eastAsia="en-US"/>
        </w:rPr>
        <w:t xml:space="preserve"> re</w:t>
      </w:r>
      <w:r w:rsidR="0005199D" w:rsidRPr="00720567">
        <w:rPr>
          <w:rFonts w:eastAsiaTheme="minorHAnsi" w:cstheme="minorBidi"/>
          <w:szCs w:val="22"/>
          <w:lang w:eastAsia="en-US"/>
        </w:rPr>
        <w:t>lativa ao detalhe de informação</w:t>
      </w:r>
      <w:r w:rsidR="000836DD" w:rsidRPr="00720567">
        <w:rPr>
          <w:rFonts w:eastAsiaTheme="minorHAnsi" w:cstheme="minorBidi"/>
          <w:szCs w:val="22"/>
          <w:lang w:eastAsia="en-US"/>
        </w:rPr>
        <w:t xml:space="preserve"> dos </w:t>
      </w:r>
      <w:r w:rsidR="000F630D" w:rsidRPr="00720567">
        <w:rPr>
          <w:rFonts w:eastAsiaTheme="minorHAnsi" w:cstheme="minorBidi"/>
          <w:szCs w:val="22"/>
          <w:lang w:eastAsia="en-US"/>
        </w:rPr>
        <w:t>processos/cauções</w:t>
      </w:r>
      <w:r w:rsidR="0005199D"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p>
    <w:p w14:paraId="562BD6E8" w14:textId="6738BC44" w:rsidR="00BC1FC6" w:rsidRPr="00BC1FC6" w:rsidRDefault="00BC1FC6" w:rsidP="00BC1FC6">
      <w:pPr>
        <w:pStyle w:val="Caption"/>
        <w:keepNext/>
        <w:jc w:val="center"/>
        <w:rPr>
          <w:rFonts w:cs="Calibri"/>
          <w:b/>
          <w:color w:val="000000" w:themeColor="text1"/>
          <w:sz w:val="22"/>
          <w:szCs w:val="22"/>
        </w:rPr>
      </w:pPr>
      <w:bookmarkStart w:id="43" w:name="_Toc168413843"/>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C8031D">
        <w:rPr>
          <w:rFonts w:cs="Calibri"/>
          <w:b/>
          <w:noProof/>
          <w:color w:val="000000" w:themeColor="text1"/>
          <w:sz w:val="22"/>
          <w:szCs w:val="22"/>
        </w:rPr>
        <w:t>5</w:t>
      </w:r>
      <w:r w:rsidRPr="00BC1FC6">
        <w:rPr>
          <w:rFonts w:cs="Calibri"/>
          <w:b/>
          <w:color w:val="000000" w:themeColor="text1"/>
          <w:sz w:val="22"/>
          <w:szCs w:val="22"/>
        </w:rPr>
        <w:fldChar w:fldCharType="end"/>
      </w:r>
      <w:r w:rsidRPr="00BC1FC6">
        <w:rPr>
          <w:rFonts w:cs="Calibri"/>
          <w:b/>
          <w:color w:val="000000" w:themeColor="text1"/>
          <w:sz w:val="22"/>
          <w:szCs w:val="22"/>
        </w:rPr>
        <w:t>:Detalhe dos campos da cd_garantias.gt016_report_biyr9510</w:t>
      </w:r>
      <w:bookmarkEnd w:id="43"/>
    </w:p>
    <w:tbl>
      <w:tblPr>
        <w:tblW w:w="14029" w:type="dxa"/>
        <w:tblCellMar>
          <w:left w:w="70" w:type="dxa"/>
          <w:right w:w="70" w:type="dxa"/>
        </w:tblCellMar>
        <w:tblLook w:val="04A0" w:firstRow="1" w:lastRow="0" w:firstColumn="1" w:lastColumn="0" w:noHBand="0" w:noVBand="1"/>
      </w:tblPr>
      <w:tblGrid>
        <w:gridCol w:w="1984"/>
        <w:gridCol w:w="10627"/>
        <w:gridCol w:w="1418"/>
      </w:tblGrid>
      <w:tr w:rsidR="005A1253" w:rsidRPr="00212559" w14:paraId="7F494029" w14:textId="77777777" w:rsidTr="005A1253">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4AB61E82" w14:textId="4B31ABAE" w:rsidR="005A1253" w:rsidRPr="00212559" w:rsidRDefault="00D17FC3" w:rsidP="00212559">
            <w:pPr>
              <w:rPr>
                <w:rFonts w:cs="Calibri"/>
                <w:b/>
                <w:bCs/>
                <w:color w:val="FFFFFF"/>
                <w:sz w:val="18"/>
                <w:szCs w:val="18"/>
              </w:rPr>
            </w:pPr>
            <w:r>
              <w:rPr>
                <w:rFonts w:cs="Calibri"/>
                <w:b/>
                <w:bCs/>
                <w:color w:val="FFFFFF"/>
                <w:sz w:val="18"/>
                <w:szCs w:val="18"/>
              </w:rPr>
              <w:t>Campos</w:t>
            </w:r>
            <w:r w:rsidR="005A1253" w:rsidRPr="00212559">
              <w:rPr>
                <w:rFonts w:cs="Calibri"/>
                <w:b/>
                <w:bCs/>
                <w:color w:val="FFFFFF"/>
                <w:sz w:val="18"/>
                <w:szCs w:val="18"/>
              </w:rPr>
              <w:t xml:space="preserve"> da tabela</w:t>
            </w:r>
          </w:p>
          <w:p w14:paraId="3E06E944" w14:textId="6DA0BE6C" w:rsidR="005A1253" w:rsidRPr="00212559" w:rsidRDefault="005A1253" w:rsidP="00212559">
            <w:pPr>
              <w:rPr>
                <w:rFonts w:cs="Calibri"/>
                <w:b/>
                <w:bCs/>
                <w:color w:val="FFFFFF"/>
                <w:sz w:val="18"/>
                <w:szCs w:val="18"/>
              </w:rPr>
            </w:pPr>
            <w:r w:rsidRPr="00212559">
              <w:rPr>
                <w:rFonts w:cs="Calibri"/>
                <w:b/>
                <w:bCs/>
                <w:color w:val="FFFFFF"/>
                <w:sz w:val="18"/>
                <w:szCs w:val="18"/>
              </w:rPr>
              <w:t>gt016_report_biyr9510</w:t>
            </w:r>
          </w:p>
        </w:tc>
        <w:tc>
          <w:tcPr>
            <w:tcW w:w="10627" w:type="dxa"/>
            <w:tcBorders>
              <w:top w:val="single" w:sz="4" w:space="0" w:color="auto"/>
              <w:left w:val="nil"/>
              <w:bottom w:val="single" w:sz="4" w:space="0" w:color="auto"/>
              <w:right w:val="single" w:sz="4" w:space="0" w:color="auto"/>
            </w:tcBorders>
            <w:shd w:val="clear" w:color="000000" w:fill="FF0000"/>
            <w:noWrap/>
            <w:hideMark/>
          </w:tcPr>
          <w:p w14:paraId="2A2FAA87" w14:textId="77777777" w:rsidR="005A1253" w:rsidRPr="00212559" w:rsidRDefault="005A1253" w:rsidP="00212559">
            <w:pPr>
              <w:rPr>
                <w:rFonts w:cs="Calibri"/>
                <w:b/>
                <w:bCs/>
                <w:color w:val="FFFFFF"/>
                <w:sz w:val="18"/>
                <w:szCs w:val="18"/>
              </w:rPr>
            </w:pPr>
            <w:r w:rsidRPr="00212559">
              <w:rPr>
                <w:rFonts w:cs="Calibri"/>
                <w:b/>
                <w:bCs/>
                <w:color w:val="FFFFFF"/>
                <w:sz w:val="18"/>
                <w:szCs w:val="18"/>
              </w:rPr>
              <w:t>Significado do campo</w:t>
            </w:r>
          </w:p>
        </w:tc>
        <w:tc>
          <w:tcPr>
            <w:tcW w:w="1418" w:type="dxa"/>
            <w:tcBorders>
              <w:top w:val="single" w:sz="4" w:space="0" w:color="auto"/>
              <w:left w:val="nil"/>
              <w:bottom w:val="single" w:sz="4" w:space="0" w:color="auto"/>
              <w:right w:val="single" w:sz="4" w:space="0" w:color="auto"/>
            </w:tcBorders>
            <w:shd w:val="clear" w:color="000000" w:fill="FF0000"/>
            <w:noWrap/>
            <w:hideMark/>
          </w:tcPr>
          <w:p w14:paraId="01ADB8D7" w14:textId="77777777" w:rsidR="005A1253" w:rsidRPr="00212559" w:rsidRDefault="005A1253" w:rsidP="00212559">
            <w:pPr>
              <w:rPr>
                <w:rFonts w:cs="Calibri"/>
                <w:b/>
                <w:bCs/>
                <w:color w:val="FFFFFF"/>
                <w:sz w:val="18"/>
                <w:szCs w:val="18"/>
              </w:rPr>
            </w:pPr>
            <w:r w:rsidRPr="00212559">
              <w:rPr>
                <w:rFonts w:cs="Calibri"/>
                <w:b/>
                <w:bCs/>
                <w:color w:val="FFFFFF"/>
                <w:sz w:val="18"/>
                <w:szCs w:val="18"/>
              </w:rPr>
              <w:t>Formato</w:t>
            </w:r>
          </w:p>
        </w:tc>
      </w:tr>
      <w:tr w:rsidR="005A1253" w:rsidRPr="00212559" w14:paraId="467EF8B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82F73B4" w14:textId="77777777" w:rsidR="005A1253" w:rsidRPr="00212559" w:rsidRDefault="005A1253" w:rsidP="00212559">
            <w:pPr>
              <w:rPr>
                <w:rFonts w:cs="Calibri"/>
                <w:color w:val="000000"/>
                <w:sz w:val="18"/>
                <w:szCs w:val="18"/>
              </w:rPr>
            </w:pPr>
            <w:r w:rsidRPr="00212559">
              <w:rPr>
                <w:rFonts w:cs="Calibri"/>
                <w:color w:val="000000"/>
                <w:sz w:val="18"/>
                <w:szCs w:val="18"/>
              </w:rPr>
              <w:t>tipologia</w:t>
            </w:r>
          </w:p>
        </w:tc>
        <w:tc>
          <w:tcPr>
            <w:tcW w:w="10627" w:type="dxa"/>
            <w:tcBorders>
              <w:top w:val="nil"/>
              <w:left w:val="nil"/>
              <w:bottom w:val="single" w:sz="4" w:space="0" w:color="auto"/>
              <w:right w:val="single" w:sz="4" w:space="0" w:color="auto"/>
            </w:tcBorders>
            <w:shd w:val="clear" w:color="auto" w:fill="auto"/>
            <w:noWrap/>
            <w:hideMark/>
          </w:tcPr>
          <w:p w14:paraId="3322D62B" w14:textId="14EC31AD" w:rsidR="005A1253" w:rsidRPr="00212559" w:rsidRDefault="005A1253" w:rsidP="00212559">
            <w:pPr>
              <w:rPr>
                <w:rFonts w:cs="Calibri"/>
                <w:color w:val="000000"/>
                <w:sz w:val="18"/>
                <w:szCs w:val="18"/>
              </w:rPr>
            </w:pPr>
            <w:r w:rsidRPr="00212559">
              <w:rPr>
                <w:rFonts w:cs="Calibri"/>
                <w:color w:val="000000"/>
                <w:sz w:val="18"/>
                <w:szCs w:val="18"/>
              </w:rPr>
              <w:t>Código que identifica a tipologia de garantia:</w:t>
            </w:r>
          </w:p>
          <w:p w14:paraId="3857A3B0" w14:textId="3C18AAD6" w:rsidR="005A1253" w:rsidRDefault="005A1253" w:rsidP="00212559">
            <w:pPr>
              <w:pStyle w:val="ListParagraph"/>
              <w:numPr>
                <w:ilvl w:val="0"/>
                <w:numId w:val="26"/>
              </w:numPr>
              <w:rPr>
                <w:rFonts w:cs="Calibri"/>
                <w:color w:val="000000"/>
                <w:sz w:val="18"/>
                <w:szCs w:val="18"/>
              </w:rPr>
            </w:pPr>
            <w:r w:rsidRPr="00212559">
              <w:rPr>
                <w:rFonts w:cs="Calibri"/>
                <w:color w:val="000000"/>
                <w:sz w:val="18"/>
                <w:szCs w:val="18"/>
              </w:rPr>
              <w:t xml:space="preserve">Esta tabela de interface inclui </w:t>
            </w:r>
            <w:r w:rsidR="000F630D">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w:t>
            </w:r>
          </w:p>
          <w:p w14:paraId="0F768F25" w14:textId="46E80FB6" w:rsidR="006D61E1" w:rsidRPr="00212559" w:rsidRDefault="006D61E1" w:rsidP="006D61E1">
            <w:pPr>
              <w:pStyle w:val="ListParagraph"/>
              <w:numPr>
                <w:ilvl w:val="0"/>
                <w:numId w:val="26"/>
              </w:numPr>
              <w:rPr>
                <w:rFonts w:cs="Calibri"/>
                <w:color w:val="000000"/>
                <w:sz w:val="18"/>
                <w:szCs w:val="18"/>
              </w:rPr>
            </w:pPr>
            <w:r>
              <w:rPr>
                <w:color w:val="000000"/>
                <w:sz w:val="18"/>
                <w:szCs w:val="18"/>
              </w:rPr>
              <w:t xml:space="preserve">O aprovisionamento deste campo é direto do campo ‘tipologia’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525E2E3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C15DFB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0197343" w14:textId="77777777" w:rsidR="005A1253" w:rsidRPr="00212559" w:rsidRDefault="005A1253" w:rsidP="00212559">
            <w:pPr>
              <w:rPr>
                <w:rFonts w:cs="Calibri"/>
                <w:color w:val="000000"/>
                <w:sz w:val="18"/>
                <w:szCs w:val="18"/>
              </w:rPr>
            </w:pPr>
            <w:r w:rsidRPr="00212559">
              <w:rPr>
                <w:rFonts w:cs="Calibri"/>
                <w:color w:val="000000"/>
                <w:sz w:val="18"/>
                <w:szCs w:val="18"/>
              </w:rPr>
              <w:t>origem</w:t>
            </w:r>
          </w:p>
        </w:tc>
        <w:tc>
          <w:tcPr>
            <w:tcW w:w="10627" w:type="dxa"/>
            <w:tcBorders>
              <w:top w:val="nil"/>
              <w:left w:val="nil"/>
              <w:bottom w:val="single" w:sz="4" w:space="0" w:color="auto"/>
              <w:right w:val="single" w:sz="4" w:space="0" w:color="auto"/>
            </w:tcBorders>
            <w:shd w:val="clear" w:color="auto" w:fill="auto"/>
            <w:noWrap/>
            <w:hideMark/>
          </w:tcPr>
          <w:p w14:paraId="639F7052" w14:textId="1EFB5413" w:rsidR="005A1253" w:rsidRPr="00212559" w:rsidRDefault="005A1253" w:rsidP="00212559">
            <w:pPr>
              <w:rPr>
                <w:rFonts w:cs="Calibri"/>
                <w:color w:val="000000"/>
                <w:sz w:val="18"/>
                <w:szCs w:val="18"/>
              </w:rPr>
            </w:pPr>
            <w:r w:rsidRPr="00212559">
              <w:rPr>
                <w:rFonts w:cs="Calibri"/>
                <w:color w:val="000000"/>
                <w:sz w:val="18"/>
                <w:szCs w:val="18"/>
              </w:rPr>
              <w:t>Código ID sistema origem da garantia (CS, GP, Lease):</w:t>
            </w:r>
          </w:p>
          <w:p w14:paraId="76A4E9E1" w14:textId="77777777"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65752C80" w14:textId="77777777" w:rsidR="005A1253"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Esta tabela de interface contempla registos das origens: CS, GP, Leasing (provenientes da aplicação Lease e identificados com ‘LEA’).</w:t>
            </w:r>
          </w:p>
          <w:p w14:paraId="3B677A7A" w14:textId="144C829D" w:rsidR="006D61E1" w:rsidRPr="00212559" w:rsidRDefault="006D61E1" w:rsidP="006D61E1">
            <w:pPr>
              <w:pStyle w:val="ListParagraph"/>
              <w:numPr>
                <w:ilvl w:val="0"/>
                <w:numId w:val="8"/>
              </w:numPr>
              <w:rPr>
                <w:rFonts w:cs="Calibri"/>
                <w:color w:val="000000"/>
                <w:sz w:val="18"/>
                <w:szCs w:val="18"/>
              </w:rPr>
            </w:pPr>
            <w:r>
              <w:rPr>
                <w:color w:val="000000"/>
                <w:sz w:val="18"/>
                <w:szCs w:val="18"/>
              </w:rPr>
              <w:t xml:space="preserve">O aprovisionamento deste campo é direto do campo ‘origem’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0BD2697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BCAC3C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E33BB68" w14:textId="77777777" w:rsidR="005A1253" w:rsidRPr="00212559" w:rsidRDefault="005A1253" w:rsidP="00212559">
            <w:pPr>
              <w:rPr>
                <w:rFonts w:cs="Calibri"/>
                <w:color w:val="000000"/>
                <w:sz w:val="18"/>
                <w:szCs w:val="18"/>
              </w:rPr>
            </w:pPr>
            <w:r w:rsidRPr="00212559">
              <w:rPr>
                <w:rFonts w:cs="Calibri"/>
                <w:color w:val="000000"/>
                <w:sz w:val="18"/>
                <w:szCs w:val="18"/>
              </w:rPr>
              <w:t>datdados</w:t>
            </w:r>
          </w:p>
        </w:tc>
        <w:tc>
          <w:tcPr>
            <w:tcW w:w="10627" w:type="dxa"/>
            <w:tcBorders>
              <w:top w:val="nil"/>
              <w:left w:val="nil"/>
              <w:bottom w:val="single" w:sz="4" w:space="0" w:color="auto"/>
              <w:right w:val="single" w:sz="4" w:space="0" w:color="auto"/>
            </w:tcBorders>
            <w:shd w:val="clear" w:color="auto" w:fill="auto"/>
            <w:noWrap/>
            <w:hideMark/>
          </w:tcPr>
          <w:p w14:paraId="2F52D65F" w14:textId="2791E296" w:rsidR="005A1253" w:rsidRPr="00212559" w:rsidRDefault="005A1253" w:rsidP="00212559">
            <w:pPr>
              <w:rPr>
                <w:rFonts w:cs="Calibri"/>
                <w:color w:val="000000"/>
                <w:sz w:val="18"/>
                <w:szCs w:val="18"/>
              </w:rPr>
            </w:pPr>
            <w:r w:rsidRPr="00212559">
              <w:rPr>
                <w:rFonts w:cs="Calibri"/>
                <w:color w:val="000000"/>
                <w:sz w:val="18"/>
                <w:szCs w:val="18"/>
              </w:rPr>
              <w:t>Data dos dados:</w:t>
            </w:r>
          </w:p>
          <w:p w14:paraId="31A95568" w14:textId="1FD87D01"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6101D0">
              <w:rPr>
                <w:rFonts w:cs="Calibri"/>
                <w:i/>
                <w:color w:val="000000"/>
                <w:sz w:val="18"/>
                <w:szCs w:val="18"/>
              </w:rPr>
              <w:t>cd_garantias.</w:t>
            </w:r>
            <w:r w:rsidRPr="006101D0">
              <w:rPr>
                <w:rFonts w:cs="Calibri"/>
                <w:i/>
                <w:sz w:val="18"/>
                <w:szCs w:val="18"/>
              </w:rPr>
              <w:t>gt016_report_biyr9510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483E3B5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30A054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CC50D1F" w14:textId="77777777" w:rsidR="005A1253" w:rsidRPr="00212559" w:rsidRDefault="005A1253" w:rsidP="00212559">
            <w:pPr>
              <w:rPr>
                <w:rFonts w:cs="Calibri"/>
                <w:color w:val="000000"/>
                <w:sz w:val="18"/>
                <w:szCs w:val="18"/>
              </w:rPr>
            </w:pPr>
            <w:r w:rsidRPr="00212559">
              <w:rPr>
                <w:rFonts w:cs="Calibri"/>
                <w:color w:val="000000"/>
                <w:sz w:val="18"/>
                <w:szCs w:val="18"/>
              </w:rPr>
              <w:t>empresabg</w:t>
            </w:r>
          </w:p>
        </w:tc>
        <w:tc>
          <w:tcPr>
            <w:tcW w:w="10627" w:type="dxa"/>
            <w:tcBorders>
              <w:top w:val="nil"/>
              <w:left w:val="nil"/>
              <w:bottom w:val="single" w:sz="4" w:space="0" w:color="auto"/>
              <w:right w:val="single" w:sz="4" w:space="0" w:color="auto"/>
            </w:tcBorders>
            <w:shd w:val="clear" w:color="auto" w:fill="auto"/>
            <w:noWrap/>
            <w:hideMark/>
          </w:tcPr>
          <w:p w14:paraId="29DABCC4" w14:textId="28C3C590" w:rsidR="005A1253" w:rsidRPr="00212559" w:rsidRDefault="005A1253" w:rsidP="00212559">
            <w:pPr>
              <w:rPr>
                <w:rFonts w:cs="Calibri"/>
                <w:color w:val="000000"/>
                <w:sz w:val="18"/>
                <w:szCs w:val="18"/>
              </w:rPr>
            </w:pPr>
            <w:r w:rsidRPr="00212559">
              <w:rPr>
                <w:rFonts w:cs="Calibri"/>
                <w:color w:val="000000"/>
                <w:sz w:val="18"/>
                <w:szCs w:val="18"/>
              </w:rPr>
              <w:t>Empresa BG:</w:t>
            </w:r>
          </w:p>
          <w:p w14:paraId="1E952CB7" w14:textId="58DA8E9A"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BE122C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F8B937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79B1D7" w14:textId="77777777" w:rsidR="005A1253" w:rsidRPr="00212559" w:rsidRDefault="005A1253" w:rsidP="00212559">
            <w:pPr>
              <w:rPr>
                <w:rFonts w:cs="Calibri"/>
                <w:color w:val="000000"/>
                <w:sz w:val="18"/>
                <w:szCs w:val="18"/>
              </w:rPr>
            </w:pPr>
            <w:r w:rsidRPr="00212559">
              <w:rPr>
                <w:rFonts w:cs="Calibri"/>
                <w:color w:val="000000"/>
                <w:sz w:val="18"/>
                <w:szCs w:val="18"/>
              </w:rPr>
              <w:t>cglobgar</w:t>
            </w:r>
          </w:p>
        </w:tc>
        <w:tc>
          <w:tcPr>
            <w:tcW w:w="10627" w:type="dxa"/>
            <w:tcBorders>
              <w:top w:val="nil"/>
              <w:left w:val="nil"/>
              <w:bottom w:val="single" w:sz="4" w:space="0" w:color="auto"/>
              <w:right w:val="single" w:sz="4" w:space="0" w:color="auto"/>
            </w:tcBorders>
            <w:shd w:val="clear" w:color="auto" w:fill="auto"/>
            <w:noWrap/>
            <w:hideMark/>
          </w:tcPr>
          <w:p w14:paraId="520301CF" w14:textId="7AD828C0" w:rsidR="005A1253" w:rsidRPr="00212559" w:rsidRDefault="005A1253" w:rsidP="00212559">
            <w:pPr>
              <w:rPr>
                <w:rFonts w:cs="Calibri"/>
                <w:color w:val="000000"/>
                <w:sz w:val="18"/>
                <w:szCs w:val="18"/>
              </w:rPr>
            </w:pPr>
            <w:r w:rsidRPr="00212559">
              <w:rPr>
                <w:rFonts w:cs="Calibri"/>
                <w:color w:val="000000"/>
                <w:sz w:val="18"/>
                <w:szCs w:val="18"/>
              </w:rPr>
              <w:t>Código global garantia:</w:t>
            </w:r>
          </w:p>
          <w:p w14:paraId="01A8434D" w14:textId="1B57808D"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F2AA25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D55652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8A42B82" w14:textId="77777777" w:rsidR="005A1253" w:rsidRPr="00212559" w:rsidRDefault="005A1253" w:rsidP="00212559">
            <w:pPr>
              <w:rPr>
                <w:rFonts w:cs="Calibri"/>
                <w:color w:val="000000"/>
                <w:sz w:val="18"/>
                <w:szCs w:val="18"/>
              </w:rPr>
            </w:pPr>
            <w:r w:rsidRPr="00212559">
              <w:rPr>
                <w:rFonts w:cs="Calibri"/>
                <w:color w:val="000000"/>
                <w:sz w:val="18"/>
                <w:szCs w:val="18"/>
              </w:rPr>
              <w:t>codcontr</w:t>
            </w:r>
          </w:p>
        </w:tc>
        <w:tc>
          <w:tcPr>
            <w:tcW w:w="10627" w:type="dxa"/>
            <w:tcBorders>
              <w:top w:val="nil"/>
              <w:left w:val="nil"/>
              <w:bottom w:val="single" w:sz="4" w:space="0" w:color="auto"/>
              <w:right w:val="single" w:sz="4" w:space="0" w:color="auto"/>
            </w:tcBorders>
            <w:shd w:val="clear" w:color="auto" w:fill="auto"/>
            <w:noWrap/>
            <w:hideMark/>
          </w:tcPr>
          <w:p w14:paraId="5B6C9A0E" w14:textId="5A3668AB" w:rsidR="005A1253" w:rsidRPr="00212559" w:rsidRDefault="005A1253" w:rsidP="00212559">
            <w:pPr>
              <w:rPr>
                <w:rFonts w:cs="Calibri"/>
                <w:color w:val="000000"/>
                <w:sz w:val="18"/>
                <w:szCs w:val="18"/>
              </w:rPr>
            </w:pPr>
            <w:r w:rsidRPr="00212559">
              <w:rPr>
                <w:rFonts w:cs="Calibri"/>
                <w:color w:val="000000"/>
                <w:sz w:val="18"/>
                <w:szCs w:val="18"/>
              </w:rPr>
              <w:t>Código contrato:</w:t>
            </w:r>
          </w:p>
          <w:p w14:paraId="3D25E72E" w14:textId="7E841404"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222981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DC7A14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1593FC" w14:textId="77777777" w:rsidR="005A1253" w:rsidRPr="00212559" w:rsidRDefault="005A1253" w:rsidP="00212559">
            <w:pPr>
              <w:rPr>
                <w:rFonts w:cs="Calibri"/>
                <w:color w:val="000000"/>
                <w:sz w:val="18"/>
                <w:szCs w:val="18"/>
              </w:rPr>
            </w:pPr>
            <w:r w:rsidRPr="00212559">
              <w:rPr>
                <w:rFonts w:cs="Calibri"/>
                <w:color w:val="000000"/>
                <w:sz w:val="18"/>
                <w:szCs w:val="18"/>
              </w:rPr>
              <w:t>produtobg</w:t>
            </w:r>
          </w:p>
        </w:tc>
        <w:tc>
          <w:tcPr>
            <w:tcW w:w="10627" w:type="dxa"/>
            <w:tcBorders>
              <w:top w:val="nil"/>
              <w:left w:val="nil"/>
              <w:bottom w:val="single" w:sz="4" w:space="0" w:color="auto"/>
              <w:right w:val="single" w:sz="4" w:space="0" w:color="auto"/>
            </w:tcBorders>
            <w:shd w:val="clear" w:color="auto" w:fill="auto"/>
            <w:noWrap/>
            <w:hideMark/>
          </w:tcPr>
          <w:p w14:paraId="06BF2AEF" w14:textId="4B9B61A3" w:rsidR="005A1253" w:rsidRPr="00212559" w:rsidRDefault="005A1253" w:rsidP="00212559">
            <w:pPr>
              <w:rPr>
                <w:rFonts w:cs="Calibri"/>
                <w:color w:val="000000"/>
                <w:sz w:val="18"/>
                <w:szCs w:val="18"/>
              </w:rPr>
            </w:pPr>
            <w:r w:rsidRPr="00212559">
              <w:rPr>
                <w:rFonts w:cs="Calibri"/>
                <w:color w:val="000000"/>
                <w:sz w:val="18"/>
                <w:szCs w:val="18"/>
              </w:rPr>
              <w:t>Produto do contrato:</w:t>
            </w:r>
          </w:p>
          <w:p w14:paraId="56DADABA" w14:textId="4DAA9BDD"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505E38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12641F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823F9D" w14:textId="77777777" w:rsidR="005A1253" w:rsidRPr="00212559" w:rsidRDefault="005A1253" w:rsidP="00212559">
            <w:pPr>
              <w:rPr>
                <w:rFonts w:cs="Calibri"/>
                <w:color w:val="000000"/>
                <w:sz w:val="18"/>
                <w:szCs w:val="18"/>
              </w:rPr>
            </w:pPr>
            <w:r w:rsidRPr="00212559">
              <w:rPr>
                <w:rFonts w:cs="Calibri"/>
                <w:color w:val="000000"/>
                <w:sz w:val="18"/>
                <w:szCs w:val="18"/>
              </w:rPr>
              <w:t>tipobembl</w:t>
            </w:r>
          </w:p>
        </w:tc>
        <w:tc>
          <w:tcPr>
            <w:tcW w:w="10627" w:type="dxa"/>
            <w:tcBorders>
              <w:top w:val="nil"/>
              <w:left w:val="nil"/>
              <w:bottom w:val="single" w:sz="4" w:space="0" w:color="auto"/>
              <w:right w:val="single" w:sz="4" w:space="0" w:color="auto"/>
            </w:tcBorders>
            <w:shd w:val="clear" w:color="auto" w:fill="auto"/>
            <w:noWrap/>
            <w:hideMark/>
          </w:tcPr>
          <w:p w14:paraId="615019B9" w14:textId="7F4215A3" w:rsidR="005A1253" w:rsidRPr="009B603B" w:rsidRDefault="005A1253" w:rsidP="00212559">
            <w:pPr>
              <w:rPr>
                <w:rFonts w:cs="Calibri"/>
                <w:color w:val="000000"/>
                <w:sz w:val="18"/>
                <w:szCs w:val="18"/>
              </w:rPr>
            </w:pPr>
            <w:r w:rsidRPr="009B603B">
              <w:rPr>
                <w:rFonts w:cs="Calibri"/>
                <w:color w:val="000000"/>
                <w:sz w:val="18"/>
                <w:szCs w:val="18"/>
              </w:rPr>
              <w:t>Código indicador de tipo de bem:</w:t>
            </w:r>
          </w:p>
          <w:p w14:paraId="58F7B468" w14:textId="77777777" w:rsidR="005A1253" w:rsidRPr="009B603B" w:rsidRDefault="005A1253" w:rsidP="00212559">
            <w:pPr>
              <w:pStyle w:val="ListParagraph"/>
              <w:numPr>
                <w:ilvl w:val="0"/>
                <w:numId w:val="25"/>
              </w:numPr>
              <w:rPr>
                <w:rFonts w:cs="Calibri"/>
                <w:color w:val="000000"/>
                <w:sz w:val="18"/>
                <w:szCs w:val="18"/>
              </w:rPr>
            </w:pPr>
            <w:r w:rsidRPr="009B603B">
              <w:rPr>
                <w:rFonts w:cs="Calibri"/>
                <w:color w:val="000000"/>
                <w:sz w:val="18"/>
                <w:szCs w:val="18"/>
              </w:rPr>
              <w:t>Indica o tipo de bem imóvel, como por exemplo: fracionável, moradia, terreno, fração, etc.</w:t>
            </w:r>
          </w:p>
          <w:p w14:paraId="28E707EB" w14:textId="77777777" w:rsidR="005A1253" w:rsidRDefault="005A1253" w:rsidP="009B603B">
            <w:pPr>
              <w:pStyle w:val="ListParagraph"/>
              <w:numPr>
                <w:ilvl w:val="0"/>
                <w:numId w:val="25"/>
              </w:numPr>
              <w:rPr>
                <w:rFonts w:cs="Calibri"/>
                <w:color w:val="000000"/>
                <w:sz w:val="18"/>
                <w:szCs w:val="18"/>
              </w:rPr>
            </w:pPr>
            <w:r w:rsidRPr="009B603B">
              <w:rPr>
                <w:rFonts w:cs="Calibri"/>
                <w:color w:val="000000"/>
                <w:sz w:val="18"/>
                <w:szCs w:val="18"/>
              </w:rPr>
              <w:t>Apenas aplicável a garantias reais do tipo ‘IMO’</w:t>
            </w:r>
            <w:r>
              <w:rPr>
                <w:rFonts w:cs="Calibri"/>
                <w:color w:val="000000"/>
                <w:sz w:val="18"/>
                <w:szCs w:val="18"/>
              </w:rPr>
              <w:t>, estando refletida através dos códigos locais de acordo com a aplicação BDR:</w:t>
            </w:r>
          </w:p>
          <w:p w14:paraId="0F2D0BF0" w14:textId="03AED6F6"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‘00001’ – Moradia</w:t>
            </w:r>
          </w:p>
          <w:p w14:paraId="069F0F1D" w14:textId="77777777"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‘00002’ – Prédio/ fração</w:t>
            </w:r>
          </w:p>
          <w:p w14:paraId="2B7E49CA" w14:textId="6501DC05" w:rsidR="005A1253" w:rsidRDefault="005A1253" w:rsidP="009B603B">
            <w:pPr>
              <w:pStyle w:val="ListParagraph"/>
              <w:numPr>
                <w:ilvl w:val="1"/>
                <w:numId w:val="25"/>
              </w:numPr>
              <w:rPr>
                <w:rFonts w:cs="Calibri"/>
                <w:color w:val="000000"/>
                <w:sz w:val="18"/>
                <w:szCs w:val="18"/>
              </w:rPr>
            </w:pPr>
            <w:r>
              <w:rPr>
                <w:rFonts w:cs="Calibri"/>
                <w:color w:val="000000"/>
                <w:sz w:val="18"/>
                <w:szCs w:val="18"/>
              </w:rPr>
              <w:lastRenderedPageBreak/>
              <w:t>‘00003’ – Fração</w:t>
            </w:r>
          </w:p>
          <w:p w14:paraId="6F7477BC" w14:textId="1D6A5259"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‘00004’ – Lote Terreno</w:t>
            </w:r>
          </w:p>
          <w:p w14:paraId="3106525D" w14:textId="208393E0" w:rsidR="005A1253" w:rsidRPr="009B603B" w:rsidRDefault="005A1253" w:rsidP="009B603B">
            <w:pPr>
              <w:pStyle w:val="ListParagraph"/>
              <w:numPr>
                <w:ilvl w:val="1"/>
                <w:numId w:val="25"/>
              </w:numPr>
              <w:rPr>
                <w:rFonts w:cs="Calibri"/>
                <w:color w:val="000000"/>
                <w:sz w:val="18"/>
                <w:szCs w:val="18"/>
              </w:rPr>
            </w:pPr>
            <w:r>
              <w:rPr>
                <w:rFonts w:cs="Calibri"/>
                <w:color w:val="000000"/>
                <w:sz w:val="18"/>
                <w:szCs w:val="18"/>
              </w:rPr>
              <w:t>‘00005’ – Outros Não Fracionáveis</w:t>
            </w:r>
          </w:p>
          <w:p w14:paraId="55CF2D52" w14:textId="75A8A6FE" w:rsidR="005A1253" w:rsidRPr="009B603B" w:rsidRDefault="005A1253" w:rsidP="009B603B">
            <w:pPr>
              <w:pStyle w:val="ListParagraph"/>
              <w:numPr>
                <w:ilvl w:val="1"/>
                <w:numId w:val="25"/>
              </w:numPr>
              <w:rPr>
                <w:rFonts w:cs="Calibri"/>
                <w:color w:val="000000"/>
                <w:sz w:val="18"/>
                <w:szCs w:val="18"/>
              </w:rPr>
            </w:pPr>
            <w:r>
              <w:rPr>
                <w:rFonts w:cs="Calibri"/>
                <w:color w:val="000000"/>
                <w:sz w:val="18"/>
                <w:szCs w:val="18"/>
              </w:rPr>
              <w:t>‘00006’ – Outros Fracionáveis</w:t>
            </w:r>
          </w:p>
        </w:tc>
        <w:tc>
          <w:tcPr>
            <w:tcW w:w="1418" w:type="dxa"/>
            <w:tcBorders>
              <w:top w:val="nil"/>
              <w:left w:val="nil"/>
              <w:bottom w:val="single" w:sz="4" w:space="0" w:color="auto"/>
              <w:right w:val="single" w:sz="4" w:space="0" w:color="auto"/>
            </w:tcBorders>
            <w:shd w:val="clear" w:color="auto" w:fill="auto"/>
            <w:noWrap/>
            <w:hideMark/>
          </w:tcPr>
          <w:p w14:paraId="080A80FA"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7986516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BC9E82" w14:textId="77777777" w:rsidR="005A1253" w:rsidRPr="00212559" w:rsidRDefault="005A1253" w:rsidP="00212559">
            <w:pPr>
              <w:rPr>
                <w:rFonts w:cs="Calibri"/>
                <w:color w:val="000000"/>
                <w:sz w:val="18"/>
                <w:szCs w:val="18"/>
              </w:rPr>
            </w:pPr>
            <w:r w:rsidRPr="00212559">
              <w:rPr>
                <w:rFonts w:cs="Calibri"/>
                <w:color w:val="000000"/>
                <w:sz w:val="18"/>
                <w:szCs w:val="18"/>
              </w:rPr>
              <w:t>entdep</w:t>
            </w:r>
          </w:p>
        </w:tc>
        <w:tc>
          <w:tcPr>
            <w:tcW w:w="10627" w:type="dxa"/>
            <w:tcBorders>
              <w:top w:val="nil"/>
              <w:left w:val="nil"/>
              <w:bottom w:val="single" w:sz="4" w:space="0" w:color="auto"/>
              <w:right w:val="single" w:sz="4" w:space="0" w:color="auto"/>
            </w:tcBorders>
            <w:shd w:val="clear" w:color="auto" w:fill="auto"/>
            <w:noWrap/>
            <w:hideMark/>
          </w:tcPr>
          <w:p w14:paraId="428F770F" w14:textId="187FF7D1" w:rsidR="005A1253" w:rsidRPr="00212559" w:rsidRDefault="005A1253" w:rsidP="00212559">
            <w:pPr>
              <w:rPr>
                <w:rFonts w:cs="Calibri"/>
                <w:color w:val="000000"/>
                <w:sz w:val="18"/>
                <w:szCs w:val="18"/>
              </w:rPr>
            </w:pPr>
            <w:r w:rsidRPr="00212559">
              <w:rPr>
                <w:rFonts w:cs="Calibri"/>
                <w:color w:val="000000"/>
                <w:sz w:val="18"/>
                <w:szCs w:val="18"/>
              </w:rPr>
              <w:t>Entidade depositária:</w:t>
            </w:r>
          </w:p>
          <w:p w14:paraId="6619A08A" w14:textId="656B9AB2" w:rsidR="005A1253" w:rsidRPr="00212559" w:rsidRDefault="005A1253" w:rsidP="00212559">
            <w:pPr>
              <w:pStyle w:val="ListParagraph"/>
              <w:numPr>
                <w:ilvl w:val="0"/>
                <w:numId w:val="8"/>
              </w:numPr>
              <w:rPr>
                <w:rFonts w:cs="Calibri"/>
                <w:sz w:val="18"/>
                <w:szCs w:val="18"/>
              </w:rPr>
            </w:pPr>
            <w:r w:rsidRPr="00212559">
              <w:rPr>
                <w:rFonts w:cs="Calibri"/>
                <w:sz w:val="18"/>
                <w:szCs w:val="18"/>
              </w:rPr>
              <w:t>Nesta tabela, o campo encontra-se aprovisionado com o código ‘999’ para todos os títulos e fundos, estando vazio nos restantes registos.</w:t>
            </w:r>
          </w:p>
        </w:tc>
        <w:tc>
          <w:tcPr>
            <w:tcW w:w="1418" w:type="dxa"/>
            <w:tcBorders>
              <w:top w:val="nil"/>
              <w:left w:val="nil"/>
              <w:bottom w:val="single" w:sz="4" w:space="0" w:color="auto"/>
              <w:right w:val="single" w:sz="4" w:space="0" w:color="auto"/>
            </w:tcBorders>
            <w:shd w:val="clear" w:color="auto" w:fill="auto"/>
            <w:noWrap/>
            <w:hideMark/>
          </w:tcPr>
          <w:p w14:paraId="0030C62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E80542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0EEFE85" w14:textId="77777777" w:rsidR="005A1253" w:rsidRPr="00212559" w:rsidRDefault="005A1253" w:rsidP="00212559">
            <w:pPr>
              <w:rPr>
                <w:rFonts w:cs="Calibri"/>
                <w:color w:val="000000"/>
                <w:sz w:val="18"/>
                <w:szCs w:val="18"/>
              </w:rPr>
            </w:pPr>
            <w:r w:rsidRPr="00212559">
              <w:rPr>
                <w:rFonts w:cs="Calibri"/>
                <w:color w:val="000000"/>
                <w:sz w:val="18"/>
                <w:szCs w:val="18"/>
              </w:rPr>
              <w:t>cindprin</w:t>
            </w:r>
          </w:p>
        </w:tc>
        <w:tc>
          <w:tcPr>
            <w:tcW w:w="10627" w:type="dxa"/>
            <w:tcBorders>
              <w:top w:val="nil"/>
              <w:left w:val="nil"/>
              <w:bottom w:val="single" w:sz="4" w:space="0" w:color="auto"/>
              <w:right w:val="single" w:sz="4" w:space="0" w:color="auto"/>
            </w:tcBorders>
            <w:shd w:val="clear" w:color="auto" w:fill="auto"/>
            <w:noWrap/>
            <w:hideMark/>
          </w:tcPr>
          <w:p w14:paraId="04C15A00" w14:textId="01F15915" w:rsidR="005A1253" w:rsidRPr="00212559" w:rsidRDefault="005A1253" w:rsidP="00212559">
            <w:pPr>
              <w:rPr>
                <w:rFonts w:cs="Calibri"/>
                <w:color w:val="000000"/>
                <w:sz w:val="18"/>
                <w:szCs w:val="18"/>
              </w:rPr>
            </w:pPr>
            <w:r w:rsidRPr="00212559">
              <w:rPr>
                <w:rFonts w:cs="Calibri"/>
                <w:color w:val="000000"/>
                <w:sz w:val="18"/>
                <w:szCs w:val="18"/>
              </w:rPr>
              <w:t>Indicador:</w:t>
            </w:r>
          </w:p>
          <w:p w14:paraId="35C3B711" w14:textId="79B7C62B"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5BA6FD12" w14:textId="19EF2881"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‘N’ para todos os registos.</w:t>
            </w:r>
          </w:p>
        </w:tc>
        <w:tc>
          <w:tcPr>
            <w:tcW w:w="1418" w:type="dxa"/>
            <w:tcBorders>
              <w:top w:val="nil"/>
              <w:left w:val="nil"/>
              <w:bottom w:val="single" w:sz="4" w:space="0" w:color="auto"/>
              <w:right w:val="single" w:sz="4" w:space="0" w:color="auto"/>
            </w:tcBorders>
            <w:shd w:val="clear" w:color="auto" w:fill="auto"/>
            <w:noWrap/>
            <w:hideMark/>
          </w:tcPr>
          <w:p w14:paraId="304783B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737C1A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C292539" w14:textId="77777777" w:rsidR="005A1253" w:rsidRPr="00212559" w:rsidRDefault="005A1253" w:rsidP="00212559">
            <w:pPr>
              <w:rPr>
                <w:rFonts w:cs="Calibri"/>
                <w:color w:val="000000"/>
                <w:sz w:val="18"/>
                <w:szCs w:val="18"/>
              </w:rPr>
            </w:pPr>
            <w:r w:rsidRPr="00212559">
              <w:rPr>
                <w:rFonts w:cs="Calibri"/>
                <w:color w:val="000000"/>
                <w:sz w:val="18"/>
                <w:szCs w:val="18"/>
              </w:rPr>
              <w:t>cindtms</w:t>
            </w:r>
          </w:p>
        </w:tc>
        <w:tc>
          <w:tcPr>
            <w:tcW w:w="10627" w:type="dxa"/>
            <w:tcBorders>
              <w:top w:val="nil"/>
              <w:left w:val="nil"/>
              <w:bottom w:val="single" w:sz="4" w:space="0" w:color="auto"/>
              <w:right w:val="single" w:sz="4" w:space="0" w:color="auto"/>
            </w:tcBorders>
            <w:shd w:val="clear" w:color="auto" w:fill="auto"/>
            <w:noWrap/>
            <w:hideMark/>
          </w:tcPr>
          <w:p w14:paraId="5D3B69EF" w14:textId="4DE8605C" w:rsidR="005A1253" w:rsidRPr="00212559" w:rsidRDefault="005A1253" w:rsidP="00212559">
            <w:pPr>
              <w:rPr>
                <w:rFonts w:cs="Calibri"/>
                <w:sz w:val="18"/>
                <w:szCs w:val="18"/>
              </w:rPr>
            </w:pPr>
            <w:r w:rsidRPr="00212559">
              <w:rPr>
                <w:rFonts w:cs="Calibri"/>
                <w:sz w:val="18"/>
                <w:szCs w:val="18"/>
              </w:rPr>
              <w:t>Indicador Principal:</w:t>
            </w:r>
          </w:p>
          <w:p w14:paraId="4B5BD056" w14:textId="1526BEE4"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Indica se o ativo que constitui a garantia, no caso de ações ou outros ativos cotados, fazem parte de um índice principal (IBEX 35, FTSE 100…). </w:t>
            </w:r>
          </w:p>
          <w:p w14:paraId="07198515" w14:textId="77777777" w:rsidR="005A1253" w:rsidRPr="00212559" w:rsidRDefault="005A1253" w:rsidP="00212559">
            <w:pPr>
              <w:pStyle w:val="ListParagraph"/>
              <w:numPr>
                <w:ilvl w:val="0"/>
                <w:numId w:val="25"/>
              </w:numPr>
              <w:rPr>
                <w:rFonts w:cs="Calibri"/>
                <w:sz w:val="18"/>
                <w:szCs w:val="18"/>
              </w:rPr>
            </w:pPr>
            <w:r w:rsidRPr="00212559">
              <w:rPr>
                <w:rFonts w:cs="Calibri"/>
                <w:sz w:val="18"/>
                <w:szCs w:val="18"/>
              </w:rPr>
              <w:t>No caso de fazer parte de um índice principal, este campo deve ser reportado com “S”, caso contrário, ‘N’.</w:t>
            </w:r>
          </w:p>
          <w:p w14:paraId="3185D95E" w14:textId="4A288F86"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Nesta tabela o campo encontra-se preenchido com ‘S’ para todos os fundos e títulos cotados, ‘9’ para títulos não cotados e ‘N’ para os restantes registos. </w:t>
            </w:r>
          </w:p>
        </w:tc>
        <w:tc>
          <w:tcPr>
            <w:tcW w:w="1418" w:type="dxa"/>
            <w:tcBorders>
              <w:top w:val="nil"/>
              <w:left w:val="nil"/>
              <w:bottom w:val="single" w:sz="4" w:space="0" w:color="auto"/>
              <w:right w:val="single" w:sz="4" w:space="0" w:color="auto"/>
            </w:tcBorders>
            <w:shd w:val="clear" w:color="auto" w:fill="auto"/>
            <w:noWrap/>
            <w:hideMark/>
          </w:tcPr>
          <w:p w14:paraId="76F0C6E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B91F92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0DE1D0" w14:textId="77777777" w:rsidR="005A1253" w:rsidRPr="00212559" w:rsidRDefault="005A1253" w:rsidP="00212559">
            <w:pPr>
              <w:rPr>
                <w:rFonts w:cs="Calibri"/>
                <w:color w:val="000000"/>
                <w:sz w:val="18"/>
                <w:szCs w:val="18"/>
              </w:rPr>
            </w:pPr>
            <w:r w:rsidRPr="00212559">
              <w:rPr>
                <w:rFonts w:cs="Calibri"/>
                <w:color w:val="000000"/>
                <w:sz w:val="18"/>
                <w:szCs w:val="18"/>
              </w:rPr>
              <w:t>ctipdvpbbg</w:t>
            </w:r>
          </w:p>
        </w:tc>
        <w:tc>
          <w:tcPr>
            <w:tcW w:w="10627" w:type="dxa"/>
            <w:tcBorders>
              <w:top w:val="nil"/>
              <w:left w:val="nil"/>
              <w:bottom w:val="single" w:sz="4" w:space="0" w:color="auto"/>
              <w:right w:val="single" w:sz="4" w:space="0" w:color="auto"/>
            </w:tcBorders>
            <w:shd w:val="clear" w:color="auto" w:fill="auto"/>
            <w:noWrap/>
            <w:hideMark/>
          </w:tcPr>
          <w:p w14:paraId="3D8C9F91" w14:textId="30DDA310" w:rsidR="005A1253" w:rsidRPr="00212559" w:rsidRDefault="005A1253" w:rsidP="00212559">
            <w:pPr>
              <w:rPr>
                <w:rFonts w:cs="Calibri"/>
                <w:sz w:val="18"/>
                <w:szCs w:val="18"/>
              </w:rPr>
            </w:pPr>
            <w:r w:rsidRPr="00212559">
              <w:rPr>
                <w:rFonts w:cs="Calibri"/>
                <w:sz w:val="18"/>
                <w:szCs w:val="18"/>
              </w:rPr>
              <w:t>Tipo dívida pública:</w:t>
            </w:r>
          </w:p>
          <w:p w14:paraId="52350C5F" w14:textId="77777777"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Campo que identifica o tipo de dívida Pública: Governo, Regional ou Local. </w:t>
            </w:r>
          </w:p>
          <w:p w14:paraId="1C9CCBD8" w14:textId="16C47FEB" w:rsidR="005A1253" w:rsidRPr="00212559" w:rsidRDefault="005A1253" w:rsidP="00212559">
            <w:pPr>
              <w:pStyle w:val="ListParagraph"/>
              <w:numPr>
                <w:ilvl w:val="0"/>
                <w:numId w:val="25"/>
              </w:numPr>
              <w:rPr>
                <w:rFonts w:cs="Calibri"/>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644EAC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D3009E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107647" w14:textId="77777777" w:rsidR="005A1253" w:rsidRPr="00212559" w:rsidRDefault="005A1253" w:rsidP="00212559">
            <w:pPr>
              <w:rPr>
                <w:rFonts w:cs="Calibri"/>
                <w:color w:val="000000"/>
                <w:sz w:val="18"/>
                <w:szCs w:val="18"/>
              </w:rPr>
            </w:pPr>
            <w:r w:rsidRPr="00212559">
              <w:rPr>
                <w:rFonts w:cs="Calibri"/>
                <w:color w:val="000000"/>
                <w:sz w:val="18"/>
                <w:szCs w:val="18"/>
              </w:rPr>
              <w:t>cinddvpbbg</w:t>
            </w:r>
          </w:p>
        </w:tc>
        <w:tc>
          <w:tcPr>
            <w:tcW w:w="10627" w:type="dxa"/>
            <w:tcBorders>
              <w:top w:val="nil"/>
              <w:left w:val="nil"/>
              <w:bottom w:val="single" w:sz="4" w:space="0" w:color="auto"/>
              <w:right w:val="single" w:sz="4" w:space="0" w:color="auto"/>
            </w:tcBorders>
            <w:shd w:val="clear" w:color="auto" w:fill="auto"/>
            <w:noWrap/>
            <w:hideMark/>
          </w:tcPr>
          <w:p w14:paraId="2CC1A50B" w14:textId="00588EFB" w:rsidR="005A1253" w:rsidRPr="00212559" w:rsidRDefault="005A1253" w:rsidP="00212559">
            <w:pPr>
              <w:rPr>
                <w:rFonts w:cs="Calibri"/>
                <w:color w:val="000000"/>
                <w:sz w:val="18"/>
                <w:szCs w:val="18"/>
              </w:rPr>
            </w:pPr>
            <w:r w:rsidRPr="00212559">
              <w:rPr>
                <w:rFonts w:cs="Calibri"/>
                <w:color w:val="000000"/>
                <w:sz w:val="18"/>
                <w:szCs w:val="18"/>
              </w:rPr>
              <w:t>Identificador dívida pública:</w:t>
            </w:r>
          </w:p>
          <w:p w14:paraId="199DF141"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themeColor="text1"/>
                <w:sz w:val="18"/>
                <w:szCs w:val="18"/>
              </w:rPr>
              <w:t xml:space="preserve">Este campo tem em consideração a dívida pública (Sénior, Subordinada). </w:t>
            </w:r>
          </w:p>
          <w:p w14:paraId="64968092" w14:textId="0F1A595A"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CCF47C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1368F5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7CC9C" w14:textId="77777777" w:rsidR="005A1253" w:rsidRPr="00212559" w:rsidRDefault="005A1253" w:rsidP="00212559">
            <w:pPr>
              <w:rPr>
                <w:rFonts w:cs="Calibri"/>
                <w:color w:val="000000"/>
                <w:sz w:val="18"/>
                <w:szCs w:val="18"/>
              </w:rPr>
            </w:pPr>
            <w:r w:rsidRPr="00212559">
              <w:rPr>
                <w:rFonts w:cs="Calibri"/>
                <w:color w:val="000000"/>
                <w:sz w:val="18"/>
                <w:szCs w:val="18"/>
              </w:rPr>
              <w:t>cfvalcotbg</w:t>
            </w:r>
          </w:p>
        </w:tc>
        <w:tc>
          <w:tcPr>
            <w:tcW w:w="10627" w:type="dxa"/>
            <w:tcBorders>
              <w:top w:val="nil"/>
              <w:left w:val="nil"/>
              <w:bottom w:val="single" w:sz="4" w:space="0" w:color="auto"/>
              <w:right w:val="single" w:sz="4" w:space="0" w:color="auto"/>
            </w:tcBorders>
            <w:shd w:val="clear" w:color="auto" w:fill="auto"/>
            <w:noWrap/>
            <w:hideMark/>
          </w:tcPr>
          <w:p w14:paraId="3B9F740F" w14:textId="2314EECA" w:rsidR="005A1253" w:rsidRPr="00212559" w:rsidRDefault="005A1253" w:rsidP="00212559">
            <w:pPr>
              <w:rPr>
                <w:rFonts w:cs="Calibri"/>
                <w:color w:val="000000"/>
                <w:sz w:val="18"/>
                <w:szCs w:val="18"/>
              </w:rPr>
            </w:pPr>
            <w:r w:rsidRPr="00212559">
              <w:rPr>
                <w:rFonts w:cs="Calibri"/>
                <w:color w:val="000000"/>
                <w:sz w:val="18"/>
                <w:szCs w:val="18"/>
              </w:rPr>
              <w:t>Frequência valorização/cotação:</w:t>
            </w:r>
          </w:p>
          <w:p w14:paraId="22CB2568" w14:textId="76475F3E"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Campo identificativo da frequência (diária, semanal…) com que se produzem cotações do bem que constitui a garantia (ações, rendas privadas fixas, futuros, outros ativos financeiros).</w:t>
            </w:r>
          </w:p>
          <w:p w14:paraId="1B716EA4" w14:textId="69D3F93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69AE47B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85D0D0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525D9AA" w14:textId="77777777" w:rsidR="005A1253" w:rsidRPr="00212559" w:rsidRDefault="005A1253" w:rsidP="00212559">
            <w:pPr>
              <w:rPr>
                <w:rFonts w:cs="Calibri"/>
                <w:color w:val="000000"/>
                <w:sz w:val="18"/>
                <w:szCs w:val="18"/>
              </w:rPr>
            </w:pPr>
            <w:r w:rsidRPr="00212559">
              <w:rPr>
                <w:rFonts w:cs="Calibri"/>
                <w:color w:val="000000"/>
                <w:sz w:val="18"/>
                <w:szCs w:val="18"/>
              </w:rPr>
              <w:t>cpzcotval</w:t>
            </w:r>
          </w:p>
        </w:tc>
        <w:tc>
          <w:tcPr>
            <w:tcW w:w="10627" w:type="dxa"/>
            <w:tcBorders>
              <w:top w:val="nil"/>
              <w:left w:val="nil"/>
              <w:bottom w:val="single" w:sz="4" w:space="0" w:color="auto"/>
              <w:right w:val="single" w:sz="4" w:space="0" w:color="auto"/>
            </w:tcBorders>
            <w:shd w:val="clear" w:color="auto" w:fill="auto"/>
            <w:noWrap/>
            <w:hideMark/>
          </w:tcPr>
          <w:p w14:paraId="12CA9C10" w14:textId="23DF4EFE" w:rsidR="005A1253" w:rsidRPr="00212559" w:rsidRDefault="005A1253" w:rsidP="00212559">
            <w:pPr>
              <w:rPr>
                <w:rFonts w:cs="Calibri"/>
                <w:color w:val="000000"/>
                <w:sz w:val="18"/>
                <w:szCs w:val="18"/>
              </w:rPr>
            </w:pPr>
            <w:r w:rsidRPr="00212559">
              <w:rPr>
                <w:rFonts w:cs="Calibri"/>
                <w:color w:val="000000"/>
                <w:sz w:val="18"/>
                <w:szCs w:val="18"/>
              </w:rPr>
              <w:t>Prazo cotação/valorização:</w:t>
            </w:r>
          </w:p>
          <w:p w14:paraId="281C3FAD" w14:textId="7D6B62EB"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EC39F6C"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5DF6DE6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4CA2042" w14:textId="77777777" w:rsidR="005A1253" w:rsidRPr="00212559" w:rsidRDefault="005A1253" w:rsidP="00212559">
            <w:pPr>
              <w:rPr>
                <w:rFonts w:cs="Calibri"/>
                <w:color w:val="000000"/>
                <w:sz w:val="18"/>
                <w:szCs w:val="18"/>
              </w:rPr>
            </w:pPr>
            <w:r w:rsidRPr="00212559">
              <w:rPr>
                <w:rFonts w:cs="Calibri"/>
                <w:color w:val="000000"/>
                <w:sz w:val="18"/>
                <w:szCs w:val="18"/>
              </w:rPr>
              <w:t>iafecexp</w:t>
            </w:r>
          </w:p>
        </w:tc>
        <w:tc>
          <w:tcPr>
            <w:tcW w:w="10627" w:type="dxa"/>
            <w:tcBorders>
              <w:top w:val="nil"/>
              <w:left w:val="nil"/>
              <w:bottom w:val="single" w:sz="4" w:space="0" w:color="auto"/>
              <w:right w:val="single" w:sz="4" w:space="0" w:color="auto"/>
            </w:tcBorders>
            <w:shd w:val="clear" w:color="auto" w:fill="auto"/>
            <w:noWrap/>
            <w:hideMark/>
          </w:tcPr>
          <w:p w14:paraId="4AF432FA" w14:textId="2BDC9688" w:rsidR="005A1253" w:rsidRPr="00212559" w:rsidRDefault="005A1253" w:rsidP="00212559">
            <w:pPr>
              <w:rPr>
                <w:rFonts w:cs="Calibri"/>
                <w:color w:val="000000"/>
                <w:sz w:val="18"/>
                <w:szCs w:val="18"/>
              </w:rPr>
            </w:pPr>
            <w:r w:rsidRPr="00212559">
              <w:rPr>
                <w:rFonts w:cs="Calibri"/>
                <w:color w:val="000000"/>
                <w:sz w:val="18"/>
                <w:szCs w:val="18"/>
              </w:rPr>
              <w:t>Indicador afeto exploração:</w:t>
            </w:r>
          </w:p>
          <w:p w14:paraId="336996A4" w14:textId="7B82C86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indicativo de que o bem dado como garantia, no caso de uma hipoteca imobiliária ou Leasing, está afeto à exploração. No caso de estar afeto, este campo deve ser reportado com “S”, caso contrário, “N”. </w:t>
            </w:r>
          </w:p>
          <w:p w14:paraId="394465D5" w14:textId="196CE5BF"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lastRenderedPageBreak/>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w:t>
            </w:r>
          </w:p>
        </w:tc>
        <w:tc>
          <w:tcPr>
            <w:tcW w:w="1418" w:type="dxa"/>
            <w:tcBorders>
              <w:top w:val="nil"/>
              <w:left w:val="nil"/>
              <w:bottom w:val="single" w:sz="4" w:space="0" w:color="auto"/>
              <w:right w:val="single" w:sz="4" w:space="0" w:color="auto"/>
            </w:tcBorders>
            <w:shd w:val="clear" w:color="auto" w:fill="auto"/>
            <w:noWrap/>
            <w:hideMark/>
          </w:tcPr>
          <w:p w14:paraId="10037EC3"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4350009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2BE01E2" w14:textId="77777777" w:rsidR="005A1253" w:rsidRPr="00212559" w:rsidRDefault="005A1253" w:rsidP="00212559">
            <w:pPr>
              <w:rPr>
                <w:rFonts w:cs="Calibri"/>
                <w:color w:val="000000"/>
                <w:sz w:val="18"/>
                <w:szCs w:val="18"/>
              </w:rPr>
            </w:pPr>
            <w:r w:rsidRPr="00212559">
              <w:rPr>
                <w:rFonts w:cs="Calibri"/>
                <w:color w:val="000000"/>
                <w:sz w:val="18"/>
                <w:szCs w:val="18"/>
              </w:rPr>
              <w:t>cbembl</w:t>
            </w:r>
          </w:p>
        </w:tc>
        <w:tc>
          <w:tcPr>
            <w:tcW w:w="10627" w:type="dxa"/>
            <w:tcBorders>
              <w:top w:val="nil"/>
              <w:left w:val="nil"/>
              <w:bottom w:val="single" w:sz="4" w:space="0" w:color="auto"/>
              <w:right w:val="single" w:sz="4" w:space="0" w:color="auto"/>
            </w:tcBorders>
            <w:shd w:val="clear" w:color="auto" w:fill="auto"/>
            <w:noWrap/>
            <w:hideMark/>
          </w:tcPr>
          <w:p w14:paraId="0CBEBB17" w14:textId="77777777" w:rsidR="005A1253" w:rsidRPr="00212559" w:rsidRDefault="005A1253" w:rsidP="00212559">
            <w:pPr>
              <w:rPr>
                <w:rFonts w:cs="Calibri"/>
                <w:color w:val="000000"/>
                <w:sz w:val="18"/>
                <w:szCs w:val="18"/>
              </w:rPr>
            </w:pPr>
            <w:r w:rsidRPr="00212559">
              <w:rPr>
                <w:rFonts w:cs="Calibri"/>
                <w:color w:val="000000"/>
                <w:sz w:val="18"/>
                <w:szCs w:val="18"/>
              </w:rPr>
              <w:t>Classe bem</w:t>
            </w:r>
          </w:p>
          <w:p w14:paraId="50058A69"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2E5B225B" w14:textId="02A00BAF"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941BC1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D025FB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33F580" w14:textId="77777777" w:rsidR="005A1253" w:rsidRPr="00212559" w:rsidRDefault="005A1253" w:rsidP="00212559">
            <w:pPr>
              <w:rPr>
                <w:rFonts w:cs="Calibri"/>
                <w:color w:val="000000"/>
                <w:sz w:val="18"/>
                <w:szCs w:val="18"/>
              </w:rPr>
            </w:pPr>
            <w:r w:rsidRPr="00212559">
              <w:rPr>
                <w:rFonts w:cs="Calibri"/>
                <w:color w:val="000000"/>
                <w:sz w:val="18"/>
                <w:szCs w:val="18"/>
              </w:rPr>
              <w:t>cpaisbg</w:t>
            </w:r>
          </w:p>
        </w:tc>
        <w:tc>
          <w:tcPr>
            <w:tcW w:w="10627" w:type="dxa"/>
            <w:tcBorders>
              <w:top w:val="nil"/>
              <w:left w:val="nil"/>
              <w:bottom w:val="single" w:sz="4" w:space="0" w:color="auto"/>
              <w:right w:val="single" w:sz="4" w:space="0" w:color="auto"/>
            </w:tcBorders>
            <w:shd w:val="clear" w:color="auto" w:fill="auto"/>
            <w:noWrap/>
            <w:hideMark/>
          </w:tcPr>
          <w:p w14:paraId="6A126E09" w14:textId="4841B387" w:rsidR="005A1253" w:rsidRPr="00212559" w:rsidRDefault="005A1253" w:rsidP="00212559">
            <w:pPr>
              <w:rPr>
                <w:rFonts w:cs="Calibri"/>
                <w:color w:val="000000"/>
                <w:sz w:val="18"/>
                <w:szCs w:val="18"/>
              </w:rPr>
            </w:pPr>
            <w:r w:rsidRPr="00212559">
              <w:rPr>
                <w:rFonts w:cs="Calibri"/>
                <w:color w:val="000000"/>
                <w:sz w:val="18"/>
                <w:szCs w:val="18"/>
              </w:rPr>
              <w:t>Código do País:</w:t>
            </w:r>
          </w:p>
          <w:p w14:paraId="511BCF94" w14:textId="77777777"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 xml:space="preserve">Este campo indica o país onde o imóvel está localizado. </w:t>
            </w:r>
          </w:p>
          <w:p w14:paraId="375E1C5F" w14:textId="49E7CBAB"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0733F8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78AB9B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F1DEFA7" w14:textId="77777777" w:rsidR="005A1253" w:rsidRPr="00212559" w:rsidRDefault="005A1253" w:rsidP="00212559">
            <w:pPr>
              <w:rPr>
                <w:rFonts w:cs="Calibri"/>
                <w:color w:val="000000"/>
                <w:sz w:val="18"/>
                <w:szCs w:val="18"/>
              </w:rPr>
            </w:pPr>
            <w:r w:rsidRPr="00212559">
              <w:rPr>
                <w:rFonts w:cs="Calibri"/>
                <w:color w:val="000000"/>
                <w:sz w:val="18"/>
                <w:szCs w:val="18"/>
              </w:rPr>
              <w:t>ordhipot</w:t>
            </w:r>
          </w:p>
        </w:tc>
        <w:tc>
          <w:tcPr>
            <w:tcW w:w="10627" w:type="dxa"/>
            <w:tcBorders>
              <w:top w:val="nil"/>
              <w:left w:val="nil"/>
              <w:bottom w:val="single" w:sz="4" w:space="0" w:color="auto"/>
              <w:right w:val="single" w:sz="4" w:space="0" w:color="auto"/>
            </w:tcBorders>
            <w:shd w:val="clear" w:color="auto" w:fill="auto"/>
            <w:noWrap/>
            <w:hideMark/>
          </w:tcPr>
          <w:p w14:paraId="0528E5EC" w14:textId="77777777" w:rsidR="005A1253" w:rsidRPr="00212559" w:rsidRDefault="005A1253" w:rsidP="00212559">
            <w:pPr>
              <w:rPr>
                <w:rFonts w:cs="Calibri"/>
                <w:color w:val="000000"/>
                <w:sz w:val="18"/>
                <w:szCs w:val="18"/>
              </w:rPr>
            </w:pPr>
            <w:r w:rsidRPr="00212559">
              <w:rPr>
                <w:rFonts w:cs="Calibri"/>
                <w:color w:val="000000"/>
                <w:sz w:val="18"/>
                <w:szCs w:val="18"/>
              </w:rPr>
              <w:t>Ordem de hipoteca:</w:t>
            </w:r>
          </w:p>
          <w:p w14:paraId="02BA577C" w14:textId="36EA8615"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Campo identificativo do número da ordem de hipoteca (primeira, segunda…).</w:t>
            </w:r>
          </w:p>
          <w:p w14:paraId="7A7FB826" w14:textId="10713DD1"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1418" w:type="dxa"/>
            <w:tcBorders>
              <w:top w:val="nil"/>
              <w:left w:val="nil"/>
              <w:bottom w:val="single" w:sz="4" w:space="0" w:color="auto"/>
              <w:right w:val="single" w:sz="4" w:space="0" w:color="auto"/>
            </w:tcBorders>
            <w:shd w:val="clear" w:color="auto" w:fill="auto"/>
            <w:noWrap/>
            <w:hideMark/>
          </w:tcPr>
          <w:p w14:paraId="10C88BE2"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53D6079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0352DD" w14:textId="77777777" w:rsidR="005A1253" w:rsidRPr="00212559" w:rsidRDefault="005A1253" w:rsidP="00212559">
            <w:pPr>
              <w:rPr>
                <w:rFonts w:cs="Calibri"/>
                <w:color w:val="000000"/>
                <w:sz w:val="18"/>
                <w:szCs w:val="18"/>
              </w:rPr>
            </w:pPr>
            <w:r w:rsidRPr="00212559">
              <w:rPr>
                <w:rFonts w:cs="Calibri"/>
                <w:color w:val="000000"/>
                <w:sz w:val="18"/>
                <w:szCs w:val="18"/>
              </w:rPr>
              <w:t>cmoeorigbg</w:t>
            </w:r>
          </w:p>
        </w:tc>
        <w:tc>
          <w:tcPr>
            <w:tcW w:w="10627" w:type="dxa"/>
            <w:tcBorders>
              <w:top w:val="nil"/>
              <w:left w:val="nil"/>
              <w:bottom w:val="single" w:sz="4" w:space="0" w:color="auto"/>
              <w:right w:val="single" w:sz="4" w:space="0" w:color="auto"/>
            </w:tcBorders>
            <w:shd w:val="clear" w:color="auto" w:fill="auto"/>
            <w:noWrap/>
            <w:hideMark/>
          </w:tcPr>
          <w:p w14:paraId="2FC06E90" w14:textId="7F9051F4" w:rsidR="005A1253" w:rsidRPr="00212559" w:rsidRDefault="005A1253" w:rsidP="00212559">
            <w:pPr>
              <w:rPr>
                <w:rFonts w:cs="Calibri"/>
                <w:color w:val="000000"/>
                <w:sz w:val="18"/>
                <w:szCs w:val="18"/>
              </w:rPr>
            </w:pPr>
            <w:r w:rsidRPr="00212559">
              <w:rPr>
                <w:rFonts w:cs="Calibri"/>
                <w:color w:val="000000"/>
                <w:sz w:val="18"/>
                <w:szCs w:val="18"/>
              </w:rPr>
              <w:t>Moeda original:</w:t>
            </w:r>
          </w:p>
          <w:p w14:paraId="0840E40F" w14:textId="77777777"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Corresponde ao código da moeda original de denominação do contrato.</w:t>
            </w:r>
          </w:p>
          <w:p w14:paraId="1A8E904D" w14:textId="43E5C45B"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Neste caso, todos os contratos da tabela estão preenchidos com o código ‘EUR’, correspondente à moeda euro.</w:t>
            </w:r>
          </w:p>
        </w:tc>
        <w:tc>
          <w:tcPr>
            <w:tcW w:w="1418" w:type="dxa"/>
            <w:tcBorders>
              <w:top w:val="nil"/>
              <w:left w:val="nil"/>
              <w:bottom w:val="single" w:sz="4" w:space="0" w:color="auto"/>
              <w:right w:val="single" w:sz="4" w:space="0" w:color="auto"/>
            </w:tcBorders>
            <w:shd w:val="clear" w:color="auto" w:fill="auto"/>
            <w:noWrap/>
            <w:hideMark/>
          </w:tcPr>
          <w:p w14:paraId="6A428D4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214891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ECF734" w14:textId="77777777" w:rsidR="005A1253" w:rsidRPr="00212559" w:rsidRDefault="005A1253" w:rsidP="00212559">
            <w:pPr>
              <w:rPr>
                <w:rFonts w:cs="Calibri"/>
                <w:color w:val="000000"/>
                <w:sz w:val="18"/>
                <w:szCs w:val="18"/>
              </w:rPr>
            </w:pPr>
            <w:r w:rsidRPr="00212559">
              <w:rPr>
                <w:rFonts w:cs="Calibri"/>
                <w:color w:val="000000"/>
                <w:sz w:val="18"/>
                <w:szCs w:val="18"/>
              </w:rPr>
              <w:t>dtvencim</w:t>
            </w:r>
          </w:p>
        </w:tc>
        <w:tc>
          <w:tcPr>
            <w:tcW w:w="10627" w:type="dxa"/>
            <w:tcBorders>
              <w:top w:val="nil"/>
              <w:left w:val="nil"/>
              <w:bottom w:val="single" w:sz="4" w:space="0" w:color="auto"/>
              <w:right w:val="single" w:sz="4" w:space="0" w:color="auto"/>
            </w:tcBorders>
            <w:shd w:val="clear" w:color="auto" w:fill="auto"/>
            <w:noWrap/>
            <w:hideMark/>
          </w:tcPr>
          <w:p w14:paraId="0FE35A62" w14:textId="75E1B5DD" w:rsidR="005A1253" w:rsidRDefault="005A1253" w:rsidP="00212559">
            <w:pPr>
              <w:rPr>
                <w:rFonts w:cs="Calibri"/>
                <w:color w:val="000000"/>
                <w:sz w:val="18"/>
                <w:szCs w:val="18"/>
              </w:rPr>
            </w:pPr>
            <w:r w:rsidRPr="00212559">
              <w:rPr>
                <w:rFonts w:cs="Calibri"/>
                <w:color w:val="000000"/>
                <w:sz w:val="18"/>
                <w:szCs w:val="18"/>
              </w:rPr>
              <w:t>Data de vencime</w:t>
            </w:r>
            <w:r w:rsidR="000836DD">
              <w:rPr>
                <w:rFonts w:cs="Calibri"/>
                <w:color w:val="000000"/>
                <w:sz w:val="18"/>
                <w:szCs w:val="18"/>
              </w:rPr>
              <w:t xml:space="preserve">nto da relação responsabilidade – </w:t>
            </w:r>
            <w:r w:rsidR="000F630D">
              <w:rPr>
                <w:rFonts w:cs="Calibri"/>
                <w:color w:val="000000"/>
                <w:sz w:val="18"/>
                <w:szCs w:val="18"/>
              </w:rPr>
              <w:t>processo/caução</w:t>
            </w:r>
            <w:r w:rsidRPr="00212559">
              <w:rPr>
                <w:rFonts w:cs="Calibri"/>
                <w:color w:val="000000"/>
                <w:sz w:val="18"/>
                <w:szCs w:val="18"/>
              </w:rPr>
              <w:t xml:space="preserve"> (prevista):</w:t>
            </w:r>
          </w:p>
          <w:p w14:paraId="53A6A854" w14:textId="108B4062" w:rsidR="005A1253" w:rsidRDefault="00987B5A" w:rsidP="00E13974">
            <w:pPr>
              <w:pStyle w:val="ListParagraph"/>
              <w:numPr>
                <w:ilvl w:val="0"/>
                <w:numId w:val="11"/>
              </w:numPr>
              <w:rPr>
                <w:rFonts w:cs="Calibri"/>
                <w:color w:val="000000"/>
                <w:sz w:val="18"/>
                <w:szCs w:val="18"/>
              </w:rPr>
            </w:pPr>
            <w:r>
              <w:rPr>
                <w:rFonts w:cs="Calibri"/>
                <w:color w:val="000000"/>
                <w:sz w:val="18"/>
                <w:szCs w:val="18"/>
              </w:rPr>
              <w:t xml:space="preserve">Este campo </w:t>
            </w:r>
            <w:r w:rsidR="005A1253" w:rsidRPr="00212559">
              <w:rPr>
                <w:rFonts w:cs="Calibri"/>
                <w:color w:val="000000"/>
                <w:sz w:val="18"/>
                <w:szCs w:val="18"/>
              </w:rPr>
              <w:t xml:space="preserve">corresponde à data prevista do vencimento da relação entre a responsabilidade e o </w:t>
            </w:r>
            <w:r w:rsidR="000F630D">
              <w:rPr>
                <w:rFonts w:cs="Calibri"/>
                <w:color w:val="000000"/>
                <w:sz w:val="18"/>
                <w:szCs w:val="18"/>
              </w:rPr>
              <w:t>processo/caução</w:t>
            </w:r>
            <w:r w:rsidR="005A1253" w:rsidRPr="00212559">
              <w:rPr>
                <w:rFonts w:cs="Calibri"/>
                <w:color w:val="000000"/>
                <w:sz w:val="18"/>
                <w:szCs w:val="18"/>
              </w:rPr>
              <w:t>.</w:t>
            </w:r>
          </w:p>
          <w:p w14:paraId="21D46234" w14:textId="69929A43" w:rsidR="00E13974" w:rsidRPr="00E13974" w:rsidRDefault="00E13974" w:rsidP="00E13974">
            <w:pPr>
              <w:pStyle w:val="ListParagraph"/>
              <w:numPr>
                <w:ilvl w:val="0"/>
                <w:numId w:val="11"/>
              </w:numPr>
              <w:rPr>
                <w:rFonts w:cs="Calibri"/>
                <w:color w:val="000000"/>
                <w:sz w:val="18"/>
                <w:szCs w:val="18"/>
              </w:rPr>
            </w:pPr>
            <w:r>
              <w:rPr>
                <w:rFonts w:cs="Calibri"/>
                <w:color w:val="000000"/>
                <w:sz w:val="18"/>
                <w:szCs w:val="18"/>
              </w:rPr>
              <w:t xml:space="preserve">Quando a aplicação fonte é GP, o campo é aprovisionado diretamente do campo ‘dfim_rel_prev’ da tabela </w:t>
            </w:r>
            <w:r w:rsidRPr="00987B5A">
              <w:rPr>
                <w:rFonts w:cs="Calibri"/>
                <w:i/>
                <w:color w:val="000000"/>
                <w:sz w:val="18"/>
                <w:szCs w:val="18"/>
              </w:rPr>
              <w:t>cd_garantias.gt001_trz_rsp_gt</w:t>
            </w:r>
            <w:r>
              <w:rPr>
                <w:rFonts w:cs="Calibri"/>
                <w:color w:val="000000"/>
                <w:sz w:val="18"/>
                <w:szCs w:val="18"/>
              </w:rPr>
              <w:t xml:space="preserve"> do MUG, caso contrário, é utlizado o campo ‘dvencim’ da tabela </w:t>
            </w:r>
            <w:r w:rsidRPr="00987B5A">
              <w:rPr>
                <w:rFonts w:cs="Calibri"/>
                <w:i/>
                <w:color w:val="000000"/>
                <w:sz w:val="18"/>
                <w:szCs w:val="18"/>
              </w:rPr>
              <w:t>cd_garantias.gt002_grnt_proc</w:t>
            </w:r>
            <w:r>
              <w:rPr>
                <w:rFonts w:cs="Calibri"/>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6BC8365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C3BB9F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DC365B" w14:textId="77777777" w:rsidR="005A1253" w:rsidRPr="00212559" w:rsidRDefault="005A1253" w:rsidP="00212559">
            <w:pPr>
              <w:rPr>
                <w:rFonts w:cs="Calibri"/>
                <w:color w:val="000000"/>
                <w:sz w:val="18"/>
                <w:szCs w:val="18"/>
              </w:rPr>
            </w:pPr>
            <w:r w:rsidRPr="00212559">
              <w:rPr>
                <w:rFonts w:cs="Calibri"/>
                <w:color w:val="000000"/>
                <w:sz w:val="18"/>
                <w:szCs w:val="18"/>
              </w:rPr>
              <w:t>zregisto</w:t>
            </w:r>
          </w:p>
        </w:tc>
        <w:tc>
          <w:tcPr>
            <w:tcW w:w="10627" w:type="dxa"/>
            <w:tcBorders>
              <w:top w:val="nil"/>
              <w:left w:val="nil"/>
              <w:bottom w:val="single" w:sz="4" w:space="0" w:color="auto"/>
              <w:right w:val="single" w:sz="4" w:space="0" w:color="auto"/>
            </w:tcBorders>
            <w:shd w:val="clear" w:color="auto" w:fill="auto"/>
            <w:noWrap/>
            <w:hideMark/>
          </w:tcPr>
          <w:p w14:paraId="2DDF61F1" w14:textId="5E596708" w:rsidR="005A1253" w:rsidRPr="00212559" w:rsidRDefault="005A1253" w:rsidP="00212559">
            <w:pPr>
              <w:rPr>
                <w:rFonts w:cs="Calibri"/>
                <w:color w:val="000000"/>
                <w:sz w:val="18"/>
                <w:szCs w:val="18"/>
              </w:rPr>
            </w:pPr>
            <w:r w:rsidRPr="00212559">
              <w:rPr>
                <w:rFonts w:cs="Calibri"/>
                <w:color w:val="000000"/>
                <w:sz w:val="18"/>
                <w:szCs w:val="18"/>
              </w:rPr>
              <w:t>Número registo:</w:t>
            </w:r>
          </w:p>
          <w:p w14:paraId="41E5B3B6" w14:textId="77777777"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 xml:space="preserve">Campo de identificação do registo da garantia de uma hipoteca imobiliária ou Leasing. Em caso de não se aplicar este campo será aprovisionado com espaços. </w:t>
            </w:r>
          </w:p>
          <w:p w14:paraId="631E3CB1" w14:textId="340F93C1"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A0B37E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E16F54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5A6824" w14:textId="77777777" w:rsidR="005A1253" w:rsidRPr="00212559" w:rsidRDefault="005A1253" w:rsidP="00212559">
            <w:pPr>
              <w:rPr>
                <w:rFonts w:cs="Calibri"/>
                <w:color w:val="000000"/>
                <w:sz w:val="18"/>
                <w:szCs w:val="18"/>
              </w:rPr>
            </w:pPr>
            <w:r w:rsidRPr="00212559">
              <w:rPr>
                <w:rFonts w:cs="Calibri"/>
                <w:color w:val="000000"/>
                <w:sz w:val="18"/>
                <w:szCs w:val="18"/>
              </w:rPr>
              <w:t>ctipiemibg</w:t>
            </w:r>
          </w:p>
        </w:tc>
        <w:tc>
          <w:tcPr>
            <w:tcW w:w="10627" w:type="dxa"/>
            <w:tcBorders>
              <w:top w:val="nil"/>
              <w:left w:val="nil"/>
              <w:bottom w:val="single" w:sz="4" w:space="0" w:color="auto"/>
              <w:right w:val="single" w:sz="4" w:space="0" w:color="auto"/>
            </w:tcBorders>
            <w:shd w:val="clear" w:color="auto" w:fill="auto"/>
            <w:noWrap/>
            <w:hideMark/>
          </w:tcPr>
          <w:p w14:paraId="15FDB729" w14:textId="5367CFC6" w:rsidR="005A1253" w:rsidRPr="00212559" w:rsidRDefault="005A1253" w:rsidP="00212559">
            <w:pPr>
              <w:rPr>
                <w:rFonts w:cs="Calibri"/>
                <w:color w:val="000000"/>
                <w:sz w:val="18"/>
                <w:szCs w:val="18"/>
              </w:rPr>
            </w:pPr>
            <w:r w:rsidRPr="00212559">
              <w:rPr>
                <w:rFonts w:cs="Calibri"/>
                <w:color w:val="000000"/>
                <w:sz w:val="18"/>
                <w:szCs w:val="18"/>
              </w:rPr>
              <w:t>Tipo de identificação de emissão:</w:t>
            </w:r>
          </w:p>
          <w:p w14:paraId="6959E905" w14:textId="0F9920E1" w:rsidR="005A1253" w:rsidRPr="00212559" w:rsidRDefault="005A1253" w:rsidP="00627E4A">
            <w:pPr>
              <w:pStyle w:val="ListParagraph"/>
              <w:numPr>
                <w:ilvl w:val="0"/>
                <w:numId w:val="39"/>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94D4AA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9683CE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CCD553" w14:textId="77777777" w:rsidR="005A1253" w:rsidRPr="00212559" w:rsidRDefault="005A1253" w:rsidP="00212559">
            <w:pPr>
              <w:rPr>
                <w:rFonts w:cs="Calibri"/>
                <w:color w:val="000000"/>
                <w:sz w:val="18"/>
                <w:szCs w:val="18"/>
              </w:rPr>
            </w:pPr>
            <w:r w:rsidRPr="00212559">
              <w:rPr>
                <w:rFonts w:cs="Calibri"/>
                <w:color w:val="000000"/>
                <w:sz w:val="18"/>
                <w:szCs w:val="18"/>
              </w:rPr>
              <w:t>codemis</w:t>
            </w:r>
          </w:p>
        </w:tc>
        <w:tc>
          <w:tcPr>
            <w:tcW w:w="10627" w:type="dxa"/>
            <w:tcBorders>
              <w:top w:val="nil"/>
              <w:left w:val="nil"/>
              <w:bottom w:val="single" w:sz="4" w:space="0" w:color="auto"/>
              <w:right w:val="single" w:sz="4" w:space="0" w:color="auto"/>
            </w:tcBorders>
            <w:shd w:val="clear" w:color="auto" w:fill="auto"/>
            <w:noWrap/>
            <w:hideMark/>
          </w:tcPr>
          <w:p w14:paraId="10B39E29" w14:textId="696A3B89" w:rsidR="005A1253" w:rsidRPr="00212559" w:rsidRDefault="005A1253" w:rsidP="00212559">
            <w:pPr>
              <w:rPr>
                <w:rFonts w:cs="Calibri"/>
                <w:color w:val="000000"/>
                <w:sz w:val="18"/>
                <w:szCs w:val="18"/>
              </w:rPr>
            </w:pPr>
            <w:r w:rsidRPr="00212559">
              <w:rPr>
                <w:rFonts w:cs="Calibri"/>
                <w:color w:val="000000"/>
                <w:sz w:val="18"/>
                <w:szCs w:val="18"/>
              </w:rPr>
              <w:t>Código de Emissão:</w:t>
            </w:r>
          </w:p>
          <w:p w14:paraId="3519DA15" w14:textId="0F287C73" w:rsidR="005A1253" w:rsidRPr="00212559" w:rsidRDefault="005A1253" w:rsidP="00212559">
            <w:pPr>
              <w:pStyle w:val="ListParagraph"/>
              <w:numPr>
                <w:ilvl w:val="0"/>
                <w:numId w:val="22"/>
              </w:numPr>
              <w:rPr>
                <w:rFonts w:cs="Calibri"/>
                <w:sz w:val="18"/>
                <w:szCs w:val="18"/>
              </w:rPr>
            </w:pPr>
            <w:r w:rsidRPr="00212559">
              <w:rPr>
                <w:rFonts w:cs="Calibri"/>
                <w:color w:val="000000"/>
                <w:sz w:val="18"/>
                <w:szCs w:val="18"/>
              </w:rPr>
              <w:t xml:space="preserve">Código de identificação associado ao contrato que constitui a garantia (Dívida pública, Ações, RF privado, Futuros, outros ativos financeiros). Se este campo não for aplicável, </w:t>
            </w:r>
            <w:r w:rsidRPr="00212559">
              <w:rPr>
                <w:rFonts w:cs="Calibri"/>
                <w:sz w:val="18"/>
                <w:szCs w:val="18"/>
              </w:rPr>
              <w:t xml:space="preserve">deve ser reportado com espaços. </w:t>
            </w:r>
          </w:p>
          <w:p w14:paraId="0A20A8E6" w14:textId="749E7F73" w:rsidR="005A1253" w:rsidRPr="00212559" w:rsidRDefault="005A1253" w:rsidP="00212559">
            <w:pPr>
              <w:pStyle w:val="ListParagraph"/>
              <w:numPr>
                <w:ilvl w:val="0"/>
                <w:numId w:val="22"/>
              </w:numPr>
              <w:rPr>
                <w:rFonts w:cs="Calibri"/>
                <w:color w:val="000000"/>
                <w:sz w:val="18"/>
                <w:szCs w:val="18"/>
              </w:rPr>
            </w:pPr>
            <w:r w:rsidRPr="00212559">
              <w:rPr>
                <w:rFonts w:cs="Calibri"/>
                <w:sz w:val="18"/>
                <w:szCs w:val="18"/>
              </w:rPr>
              <w:t>Nesta tabela o campo é reportado com o código ISIN para todos os títulos, estando sem preenchimento para os restantes registos.</w:t>
            </w:r>
          </w:p>
        </w:tc>
        <w:tc>
          <w:tcPr>
            <w:tcW w:w="1418" w:type="dxa"/>
            <w:tcBorders>
              <w:top w:val="nil"/>
              <w:left w:val="nil"/>
              <w:bottom w:val="single" w:sz="4" w:space="0" w:color="auto"/>
              <w:right w:val="single" w:sz="4" w:space="0" w:color="auto"/>
            </w:tcBorders>
            <w:shd w:val="clear" w:color="auto" w:fill="auto"/>
            <w:noWrap/>
            <w:hideMark/>
          </w:tcPr>
          <w:p w14:paraId="21FC279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38E4FC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EF48BBB"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idemis</w:t>
            </w:r>
          </w:p>
        </w:tc>
        <w:tc>
          <w:tcPr>
            <w:tcW w:w="10627" w:type="dxa"/>
            <w:tcBorders>
              <w:top w:val="nil"/>
              <w:left w:val="nil"/>
              <w:bottom w:val="single" w:sz="4" w:space="0" w:color="auto"/>
              <w:right w:val="single" w:sz="4" w:space="0" w:color="auto"/>
            </w:tcBorders>
            <w:shd w:val="clear" w:color="auto" w:fill="auto"/>
            <w:noWrap/>
            <w:hideMark/>
          </w:tcPr>
          <w:p w14:paraId="60B38059" w14:textId="51D3B087" w:rsidR="005A1253" w:rsidRPr="00212559" w:rsidRDefault="005A1253" w:rsidP="00212559">
            <w:pPr>
              <w:rPr>
                <w:rFonts w:cs="Calibri"/>
                <w:color w:val="000000"/>
                <w:sz w:val="18"/>
                <w:szCs w:val="18"/>
              </w:rPr>
            </w:pPr>
            <w:r w:rsidRPr="00212559">
              <w:rPr>
                <w:rFonts w:cs="Calibri"/>
                <w:color w:val="000000"/>
                <w:sz w:val="18"/>
                <w:szCs w:val="18"/>
              </w:rPr>
              <w:t>Identificação emissor:</w:t>
            </w:r>
          </w:p>
          <w:p w14:paraId="06A178C7" w14:textId="5AC380D1"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BA316D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B2BCA7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96A589" w14:textId="77777777" w:rsidR="005A1253" w:rsidRPr="00212559" w:rsidRDefault="005A1253" w:rsidP="00212559">
            <w:pPr>
              <w:rPr>
                <w:rFonts w:cs="Calibri"/>
                <w:color w:val="000000"/>
                <w:sz w:val="18"/>
                <w:szCs w:val="18"/>
              </w:rPr>
            </w:pPr>
            <w:r w:rsidRPr="00212559">
              <w:rPr>
                <w:rFonts w:cs="Calibri"/>
                <w:color w:val="000000"/>
                <w:sz w:val="18"/>
                <w:szCs w:val="18"/>
              </w:rPr>
              <w:t>przemisbg</w:t>
            </w:r>
          </w:p>
        </w:tc>
        <w:tc>
          <w:tcPr>
            <w:tcW w:w="10627" w:type="dxa"/>
            <w:tcBorders>
              <w:top w:val="nil"/>
              <w:left w:val="nil"/>
              <w:bottom w:val="single" w:sz="4" w:space="0" w:color="auto"/>
              <w:right w:val="single" w:sz="4" w:space="0" w:color="auto"/>
            </w:tcBorders>
            <w:shd w:val="clear" w:color="auto" w:fill="auto"/>
            <w:noWrap/>
            <w:hideMark/>
          </w:tcPr>
          <w:p w14:paraId="5D50A6CF" w14:textId="11CD0DAE" w:rsidR="005A1253" w:rsidRPr="00212559" w:rsidRDefault="005A1253" w:rsidP="00212559">
            <w:pPr>
              <w:rPr>
                <w:rFonts w:cs="Calibri"/>
                <w:color w:val="000000"/>
                <w:sz w:val="18"/>
                <w:szCs w:val="18"/>
              </w:rPr>
            </w:pPr>
            <w:r w:rsidRPr="00212559">
              <w:rPr>
                <w:rFonts w:cs="Calibri"/>
                <w:color w:val="000000"/>
                <w:sz w:val="18"/>
                <w:szCs w:val="18"/>
              </w:rPr>
              <w:t>Prazo emissão:</w:t>
            </w:r>
          </w:p>
          <w:p w14:paraId="3F594D5D" w14:textId="1BDAC30E"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FF9C56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5C082B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A02A03A" w14:textId="77777777" w:rsidR="005A1253" w:rsidRPr="00212559" w:rsidRDefault="005A1253" w:rsidP="00212559">
            <w:pPr>
              <w:rPr>
                <w:rFonts w:cs="Calibri"/>
                <w:color w:val="000000"/>
                <w:sz w:val="18"/>
                <w:szCs w:val="18"/>
              </w:rPr>
            </w:pPr>
            <w:r w:rsidRPr="00212559">
              <w:rPr>
                <w:rFonts w:cs="Calibri"/>
                <w:color w:val="000000"/>
                <w:sz w:val="18"/>
                <w:szCs w:val="18"/>
              </w:rPr>
              <w:t>mercapbg</w:t>
            </w:r>
          </w:p>
        </w:tc>
        <w:tc>
          <w:tcPr>
            <w:tcW w:w="10627" w:type="dxa"/>
            <w:tcBorders>
              <w:top w:val="nil"/>
              <w:left w:val="nil"/>
              <w:bottom w:val="single" w:sz="4" w:space="0" w:color="auto"/>
              <w:right w:val="single" w:sz="4" w:space="0" w:color="auto"/>
            </w:tcBorders>
            <w:shd w:val="clear" w:color="auto" w:fill="auto"/>
            <w:noWrap/>
            <w:hideMark/>
          </w:tcPr>
          <w:p w14:paraId="28C658EC" w14:textId="50460618" w:rsidR="005A1253" w:rsidRPr="00212559" w:rsidRDefault="005A1253" w:rsidP="00212559">
            <w:pPr>
              <w:rPr>
                <w:rFonts w:cs="Calibri"/>
                <w:color w:val="000000"/>
                <w:sz w:val="18"/>
                <w:szCs w:val="18"/>
              </w:rPr>
            </w:pPr>
            <w:r w:rsidRPr="00212559">
              <w:rPr>
                <w:rFonts w:cs="Calibri"/>
                <w:color w:val="000000"/>
                <w:sz w:val="18"/>
                <w:szCs w:val="18"/>
              </w:rPr>
              <w:t>Mercado capitais:</w:t>
            </w:r>
          </w:p>
          <w:p w14:paraId="53CF37C5"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11C9B3FB" w14:textId="6072F99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20A4EA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EE29CA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5627893" w14:textId="77777777" w:rsidR="005A1253" w:rsidRPr="00212559" w:rsidRDefault="005A1253" w:rsidP="00212559">
            <w:pPr>
              <w:rPr>
                <w:rFonts w:cs="Calibri"/>
                <w:color w:val="000000"/>
                <w:sz w:val="18"/>
                <w:szCs w:val="18"/>
              </w:rPr>
            </w:pPr>
            <w:r w:rsidRPr="00212559">
              <w:rPr>
                <w:rFonts w:cs="Calibri"/>
                <w:color w:val="000000"/>
                <w:sz w:val="18"/>
                <w:szCs w:val="18"/>
              </w:rPr>
              <w:t>qtitulos</w:t>
            </w:r>
          </w:p>
        </w:tc>
        <w:tc>
          <w:tcPr>
            <w:tcW w:w="10627" w:type="dxa"/>
            <w:tcBorders>
              <w:top w:val="nil"/>
              <w:left w:val="nil"/>
              <w:bottom w:val="single" w:sz="4" w:space="0" w:color="auto"/>
              <w:right w:val="single" w:sz="4" w:space="0" w:color="auto"/>
            </w:tcBorders>
            <w:shd w:val="clear" w:color="auto" w:fill="auto"/>
            <w:noWrap/>
            <w:hideMark/>
          </w:tcPr>
          <w:p w14:paraId="1751E748" w14:textId="4CE42131" w:rsidR="005A1253" w:rsidRPr="00212559" w:rsidRDefault="005A1253" w:rsidP="00212559">
            <w:pPr>
              <w:rPr>
                <w:rFonts w:cs="Calibri"/>
                <w:color w:val="000000"/>
                <w:sz w:val="18"/>
                <w:szCs w:val="18"/>
              </w:rPr>
            </w:pPr>
            <w:r w:rsidRPr="00212559">
              <w:rPr>
                <w:rFonts w:cs="Calibri"/>
                <w:color w:val="000000"/>
                <w:sz w:val="18"/>
                <w:szCs w:val="18"/>
              </w:rPr>
              <w:t>Quantidade de títulos:</w:t>
            </w:r>
          </w:p>
          <w:p w14:paraId="50E5683F" w14:textId="10ED4B7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w:t>
            </w:r>
            <w:r w:rsidR="002B1524">
              <w:rPr>
                <w:rFonts w:cs="Calibri"/>
                <w:color w:val="000000"/>
                <w:sz w:val="18"/>
                <w:szCs w:val="18"/>
              </w:rPr>
              <w:t xml:space="preserve">po reflete o número de títulos, proveniente do campo ‘qcativo’ da tabela </w:t>
            </w:r>
            <w:r w:rsidR="002B1524" w:rsidRPr="002B1524">
              <w:rPr>
                <w:rFonts w:cs="Calibri"/>
                <w:i/>
                <w:color w:val="000000"/>
                <w:sz w:val="18"/>
                <w:szCs w:val="18"/>
              </w:rPr>
              <w:t xml:space="preserve">cd_garantias.gt003_trz_gt_fin </w:t>
            </w:r>
            <w:r w:rsidR="002B1524" w:rsidRPr="002B1524">
              <w:rPr>
                <w:rFonts w:cs="Calibri"/>
                <w:color w:val="000000"/>
                <w:sz w:val="18"/>
                <w:szCs w:val="18"/>
              </w:rPr>
              <w:t>do</w:t>
            </w:r>
            <w:r w:rsidR="002B1524" w:rsidRPr="002B1524">
              <w:rPr>
                <w:rFonts w:cs="Calibri"/>
                <w:i/>
                <w:color w:val="000000"/>
                <w:sz w:val="18"/>
                <w:szCs w:val="18"/>
              </w:rPr>
              <w:t xml:space="preserve"> MUG</w:t>
            </w:r>
            <w:r w:rsidR="002B1524">
              <w:rPr>
                <w:rFonts w:cs="Calibri"/>
                <w:color w:val="000000"/>
                <w:sz w:val="18"/>
                <w:szCs w:val="18"/>
              </w:rPr>
              <w:t>.</w:t>
            </w:r>
          </w:p>
          <w:p w14:paraId="7DB862AF" w14:textId="49334D73"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1418" w:type="dxa"/>
            <w:tcBorders>
              <w:top w:val="nil"/>
              <w:left w:val="nil"/>
              <w:bottom w:val="single" w:sz="4" w:space="0" w:color="auto"/>
              <w:right w:val="single" w:sz="4" w:space="0" w:color="auto"/>
            </w:tcBorders>
            <w:shd w:val="clear" w:color="auto" w:fill="auto"/>
            <w:noWrap/>
            <w:hideMark/>
          </w:tcPr>
          <w:p w14:paraId="25AED820"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23C3E36D"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A06C24" w14:textId="77777777" w:rsidR="005A1253" w:rsidRPr="00212559" w:rsidRDefault="005A1253" w:rsidP="00212559">
            <w:pPr>
              <w:rPr>
                <w:rFonts w:cs="Calibri"/>
                <w:color w:val="000000"/>
                <w:sz w:val="18"/>
                <w:szCs w:val="18"/>
              </w:rPr>
            </w:pPr>
            <w:r w:rsidRPr="00212559">
              <w:rPr>
                <w:rFonts w:cs="Calibri"/>
                <w:color w:val="000000"/>
                <w:sz w:val="18"/>
                <w:szCs w:val="18"/>
              </w:rPr>
              <w:t>indreferbg</w:t>
            </w:r>
          </w:p>
        </w:tc>
        <w:tc>
          <w:tcPr>
            <w:tcW w:w="10627" w:type="dxa"/>
            <w:tcBorders>
              <w:top w:val="nil"/>
              <w:left w:val="nil"/>
              <w:bottom w:val="single" w:sz="4" w:space="0" w:color="auto"/>
              <w:right w:val="single" w:sz="4" w:space="0" w:color="auto"/>
            </w:tcBorders>
            <w:shd w:val="clear" w:color="auto" w:fill="auto"/>
            <w:noWrap/>
            <w:hideMark/>
          </w:tcPr>
          <w:p w14:paraId="56750829" w14:textId="144FA9C1" w:rsidR="005A1253" w:rsidRPr="00212559" w:rsidRDefault="005A1253" w:rsidP="00212559">
            <w:pPr>
              <w:rPr>
                <w:rFonts w:cs="Calibri"/>
                <w:color w:val="000000"/>
                <w:sz w:val="18"/>
                <w:szCs w:val="18"/>
              </w:rPr>
            </w:pPr>
            <w:r w:rsidRPr="00212559">
              <w:rPr>
                <w:rFonts w:cs="Calibri"/>
                <w:color w:val="000000"/>
                <w:sz w:val="18"/>
                <w:szCs w:val="18"/>
              </w:rPr>
              <w:t>Índice referência:</w:t>
            </w:r>
          </w:p>
          <w:p w14:paraId="4512A07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436160C4" w14:textId="348E5D3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9CA282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81D12C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CF899C6" w14:textId="77777777" w:rsidR="005A1253" w:rsidRPr="00212559" w:rsidRDefault="005A1253" w:rsidP="00212559">
            <w:pPr>
              <w:rPr>
                <w:rFonts w:cs="Calibri"/>
                <w:color w:val="000000"/>
                <w:sz w:val="18"/>
                <w:szCs w:val="18"/>
              </w:rPr>
            </w:pPr>
            <w:r w:rsidRPr="00212559">
              <w:rPr>
                <w:rFonts w:cs="Calibri"/>
                <w:color w:val="000000"/>
                <w:sz w:val="18"/>
                <w:szCs w:val="18"/>
              </w:rPr>
              <w:t>ttxjgarbg</w:t>
            </w:r>
          </w:p>
        </w:tc>
        <w:tc>
          <w:tcPr>
            <w:tcW w:w="10627" w:type="dxa"/>
            <w:tcBorders>
              <w:top w:val="nil"/>
              <w:left w:val="nil"/>
              <w:bottom w:val="single" w:sz="4" w:space="0" w:color="auto"/>
              <w:right w:val="single" w:sz="4" w:space="0" w:color="auto"/>
            </w:tcBorders>
            <w:shd w:val="clear" w:color="auto" w:fill="auto"/>
            <w:noWrap/>
            <w:hideMark/>
          </w:tcPr>
          <w:p w14:paraId="72DF6217" w14:textId="6B7D46AB" w:rsidR="005A1253" w:rsidRPr="00212559" w:rsidRDefault="005A1253" w:rsidP="00212559">
            <w:pPr>
              <w:rPr>
                <w:rFonts w:cs="Calibri"/>
                <w:color w:val="000000"/>
                <w:sz w:val="18"/>
                <w:szCs w:val="18"/>
              </w:rPr>
            </w:pPr>
            <w:r w:rsidRPr="00212559">
              <w:rPr>
                <w:rFonts w:cs="Calibri"/>
                <w:color w:val="000000"/>
                <w:sz w:val="18"/>
                <w:szCs w:val="18"/>
              </w:rPr>
              <w:t>Tipo taxa juro garantia:</w:t>
            </w:r>
          </w:p>
          <w:p w14:paraId="58301E37" w14:textId="24A49C1B"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904034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5101D0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E661F81" w14:textId="77777777" w:rsidR="005A1253" w:rsidRPr="00212559" w:rsidRDefault="005A1253" w:rsidP="00212559">
            <w:pPr>
              <w:rPr>
                <w:rFonts w:cs="Calibri"/>
                <w:color w:val="000000"/>
                <w:sz w:val="18"/>
                <w:szCs w:val="18"/>
              </w:rPr>
            </w:pPr>
            <w:r w:rsidRPr="00212559">
              <w:rPr>
                <w:rFonts w:cs="Calibri"/>
                <w:color w:val="000000"/>
                <w:sz w:val="18"/>
                <w:szCs w:val="18"/>
              </w:rPr>
              <w:t>csegdora</w:t>
            </w:r>
          </w:p>
        </w:tc>
        <w:tc>
          <w:tcPr>
            <w:tcW w:w="10627" w:type="dxa"/>
            <w:tcBorders>
              <w:top w:val="nil"/>
              <w:left w:val="nil"/>
              <w:bottom w:val="single" w:sz="4" w:space="0" w:color="auto"/>
              <w:right w:val="single" w:sz="4" w:space="0" w:color="auto"/>
            </w:tcBorders>
            <w:shd w:val="clear" w:color="auto" w:fill="auto"/>
            <w:noWrap/>
            <w:hideMark/>
          </w:tcPr>
          <w:p w14:paraId="583F2AB6" w14:textId="188C62FA" w:rsidR="005A1253" w:rsidRPr="00212559" w:rsidRDefault="005A1253" w:rsidP="00212559">
            <w:pPr>
              <w:rPr>
                <w:rFonts w:cs="Calibri"/>
                <w:color w:val="000000"/>
                <w:sz w:val="18"/>
                <w:szCs w:val="18"/>
              </w:rPr>
            </w:pPr>
            <w:r w:rsidRPr="00212559">
              <w:rPr>
                <w:rFonts w:cs="Calibri"/>
                <w:color w:val="000000"/>
                <w:sz w:val="18"/>
                <w:szCs w:val="18"/>
              </w:rPr>
              <w:t>Companhia seguros:</w:t>
            </w:r>
          </w:p>
          <w:p w14:paraId="0ED36F15" w14:textId="18F15C4E"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Apenas preenchido para seguros financeiros, este código indica qual a seguradora responsável pelo seguro.</w:t>
            </w:r>
          </w:p>
        </w:tc>
        <w:tc>
          <w:tcPr>
            <w:tcW w:w="1418" w:type="dxa"/>
            <w:tcBorders>
              <w:top w:val="nil"/>
              <w:left w:val="nil"/>
              <w:bottom w:val="single" w:sz="4" w:space="0" w:color="auto"/>
              <w:right w:val="single" w:sz="4" w:space="0" w:color="auto"/>
            </w:tcBorders>
            <w:shd w:val="clear" w:color="auto" w:fill="auto"/>
            <w:noWrap/>
            <w:hideMark/>
          </w:tcPr>
          <w:p w14:paraId="60593C9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7DB7B7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6361CBC" w14:textId="77777777" w:rsidR="005A1253" w:rsidRPr="00212559" w:rsidRDefault="005A1253" w:rsidP="00212559">
            <w:pPr>
              <w:rPr>
                <w:rFonts w:cs="Calibri"/>
                <w:color w:val="000000"/>
                <w:sz w:val="18"/>
                <w:szCs w:val="18"/>
              </w:rPr>
            </w:pPr>
            <w:r w:rsidRPr="00212559">
              <w:rPr>
                <w:rFonts w:cs="Calibri"/>
                <w:color w:val="000000"/>
                <w:sz w:val="18"/>
                <w:szCs w:val="18"/>
              </w:rPr>
              <w:t>gcobapol</w:t>
            </w:r>
          </w:p>
        </w:tc>
        <w:tc>
          <w:tcPr>
            <w:tcW w:w="10627" w:type="dxa"/>
            <w:tcBorders>
              <w:top w:val="nil"/>
              <w:left w:val="nil"/>
              <w:bottom w:val="single" w:sz="4" w:space="0" w:color="auto"/>
              <w:right w:val="single" w:sz="4" w:space="0" w:color="auto"/>
            </w:tcBorders>
            <w:shd w:val="clear" w:color="auto" w:fill="auto"/>
            <w:noWrap/>
            <w:hideMark/>
          </w:tcPr>
          <w:p w14:paraId="79440BF0" w14:textId="62CA76A7" w:rsidR="005A1253" w:rsidRPr="00212559" w:rsidRDefault="005A1253" w:rsidP="00212559">
            <w:pPr>
              <w:rPr>
                <w:rFonts w:cs="Calibri"/>
                <w:color w:val="000000"/>
                <w:sz w:val="18"/>
                <w:szCs w:val="18"/>
              </w:rPr>
            </w:pPr>
            <w:r w:rsidRPr="00212559">
              <w:rPr>
                <w:rFonts w:cs="Calibri"/>
                <w:color w:val="000000"/>
                <w:sz w:val="18"/>
                <w:szCs w:val="18"/>
              </w:rPr>
              <w:t>Grau cobertura apólice:</w:t>
            </w:r>
          </w:p>
          <w:p w14:paraId="74F942EB" w14:textId="195A286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9891D6C"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33B1475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1B98B6" w14:textId="77777777" w:rsidR="005A1253" w:rsidRPr="00212559" w:rsidRDefault="005A1253" w:rsidP="00212559">
            <w:pPr>
              <w:rPr>
                <w:rFonts w:cs="Calibri"/>
                <w:color w:val="000000"/>
                <w:sz w:val="18"/>
                <w:szCs w:val="18"/>
              </w:rPr>
            </w:pPr>
            <w:r w:rsidRPr="00212559">
              <w:rPr>
                <w:rFonts w:cs="Calibri"/>
                <w:color w:val="000000"/>
                <w:sz w:val="18"/>
                <w:szCs w:val="18"/>
              </w:rPr>
              <w:t>ndoc</w:t>
            </w:r>
          </w:p>
        </w:tc>
        <w:tc>
          <w:tcPr>
            <w:tcW w:w="10627" w:type="dxa"/>
            <w:tcBorders>
              <w:top w:val="nil"/>
              <w:left w:val="nil"/>
              <w:bottom w:val="single" w:sz="4" w:space="0" w:color="auto"/>
              <w:right w:val="single" w:sz="4" w:space="0" w:color="auto"/>
            </w:tcBorders>
            <w:shd w:val="clear" w:color="auto" w:fill="auto"/>
            <w:noWrap/>
            <w:hideMark/>
          </w:tcPr>
          <w:p w14:paraId="6BCFC7BF" w14:textId="4142C135" w:rsidR="005A1253" w:rsidRPr="00212559" w:rsidRDefault="005A1253" w:rsidP="00212559">
            <w:pPr>
              <w:rPr>
                <w:rFonts w:cs="Calibri"/>
                <w:color w:val="000000"/>
                <w:sz w:val="18"/>
                <w:szCs w:val="18"/>
              </w:rPr>
            </w:pPr>
            <w:r w:rsidRPr="00212559">
              <w:rPr>
                <w:rFonts w:cs="Calibri"/>
                <w:color w:val="000000"/>
                <w:sz w:val="18"/>
                <w:szCs w:val="18"/>
              </w:rPr>
              <w:t>Número documento:</w:t>
            </w:r>
          </w:p>
          <w:p w14:paraId="500AB5A6"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Campo identificativo do número de documento associado à garantia. Em caso de não se aplicar este campo será reportado com espaços.</w:t>
            </w:r>
          </w:p>
          <w:p w14:paraId="7FBE3EDA" w14:textId="25E6EEEF"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07E2F0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7A7D76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0A45FF" w14:textId="77777777" w:rsidR="005A1253" w:rsidRPr="00212559" w:rsidRDefault="005A1253" w:rsidP="00212559">
            <w:pPr>
              <w:rPr>
                <w:rFonts w:cs="Calibri"/>
                <w:color w:val="000000"/>
                <w:sz w:val="18"/>
                <w:szCs w:val="18"/>
              </w:rPr>
            </w:pPr>
            <w:r w:rsidRPr="00212559">
              <w:rPr>
                <w:rFonts w:cs="Calibri"/>
                <w:color w:val="000000"/>
                <w:sz w:val="18"/>
                <w:szCs w:val="18"/>
              </w:rPr>
              <w:t>indocac</w:t>
            </w:r>
          </w:p>
        </w:tc>
        <w:tc>
          <w:tcPr>
            <w:tcW w:w="10627" w:type="dxa"/>
            <w:tcBorders>
              <w:top w:val="nil"/>
              <w:left w:val="nil"/>
              <w:bottom w:val="single" w:sz="4" w:space="0" w:color="auto"/>
              <w:right w:val="single" w:sz="4" w:space="0" w:color="auto"/>
            </w:tcBorders>
            <w:shd w:val="clear" w:color="auto" w:fill="auto"/>
            <w:noWrap/>
            <w:hideMark/>
          </w:tcPr>
          <w:p w14:paraId="4AC71CDC" w14:textId="0689D130" w:rsidR="005A1253" w:rsidRPr="00212559" w:rsidRDefault="005A1253" w:rsidP="00212559">
            <w:pPr>
              <w:rPr>
                <w:rFonts w:cs="Calibri"/>
                <w:color w:val="000000"/>
                <w:sz w:val="18"/>
                <w:szCs w:val="18"/>
              </w:rPr>
            </w:pPr>
            <w:r w:rsidRPr="00212559">
              <w:rPr>
                <w:rFonts w:cs="Calibri"/>
                <w:color w:val="000000"/>
                <w:sz w:val="18"/>
                <w:szCs w:val="18"/>
              </w:rPr>
              <w:t>Indicador documento aceite:</w:t>
            </w:r>
          </w:p>
          <w:p w14:paraId="548EC1B8" w14:textId="596C524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identifica se o documento associado à garantia está ou não aceite. </w:t>
            </w:r>
          </w:p>
          <w:p w14:paraId="2C2C115E" w14:textId="19B86E8A"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1A312C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56FC39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CFED8F7" w14:textId="77777777" w:rsidR="005A1253" w:rsidRPr="00212559" w:rsidRDefault="005A1253" w:rsidP="00212559">
            <w:pPr>
              <w:rPr>
                <w:rFonts w:cs="Calibri"/>
                <w:color w:val="000000"/>
                <w:sz w:val="18"/>
                <w:szCs w:val="18"/>
              </w:rPr>
            </w:pPr>
            <w:r w:rsidRPr="00212559">
              <w:rPr>
                <w:rFonts w:cs="Calibri"/>
                <w:color w:val="000000"/>
                <w:sz w:val="18"/>
                <w:szCs w:val="18"/>
              </w:rPr>
              <w:t>indocdom</w:t>
            </w:r>
          </w:p>
        </w:tc>
        <w:tc>
          <w:tcPr>
            <w:tcW w:w="10627" w:type="dxa"/>
            <w:tcBorders>
              <w:top w:val="nil"/>
              <w:left w:val="nil"/>
              <w:bottom w:val="single" w:sz="4" w:space="0" w:color="auto"/>
              <w:right w:val="single" w:sz="4" w:space="0" w:color="auto"/>
            </w:tcBorders>
            <w:shd w:val="clear" w:color="auto" w:fill="auto"/>
            <w:noWrap/>
            <w:hideMark/>
          </w:tcPr>
          <w:p w14:paraId="66EFAEED" w14:textId="0B7A958B" w:rsidR="005A1253" w:rsidRPr="00212559" w:rsidRDefault="005A1253" w:rsidP="00212559">
            <w:pPr>
              <w:rPr>
                <w:rFonts w:cs="Calibri"/>
                <w:color w:val="000000"/>
                <w:sz w:val="18"/>
                <w:szCs w:val="18"/>
              </w:rPr>
            </w:pPr>
            <w:r w:rsidRPr="00212559">
              <w:rPr>
                <w:rFonts w:cs="Calibri"/>
                <w:color w:val="000000"/>
                <w:sz w:val="18"/>
                <w:szCs w:val="18"/>
              </w:rPr>
              <w:t>Indicador documento domiciliado:</w:t>
            </w:r>
          </w:p>
          <w:p w14:paraId="1A4BC086" w14:textId="3424BB93"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lastRenderedPageBreak/>
              <w:t>Este campo identifica se o documento associado à garantia está ou não domiciliado. Será reportado com ‘S’ no caso de ser domiciliado, ‘N’ caso contrário.</w:t>
            </w:r>
          </w:p>
          <w:p w14:paraId="17D65A11" w14:textId="06E1C78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54A0BF4"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6791A11D"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B06309" w14:textId="77777777" w:rsidR="005A1253" w:rsidRPr="00212559" w:rsidRDefault="005A1253" w:rsidP="00212559">
            <w:pPr>
              <w:rPr>
                <w:rFonts w:cs="Calibri"/>
                <w:color w:val="000000"/>
                <w:sz w:val="18"/>
                <w:szCs w:val="18"/>
              </w:rPr>
            </w:pPr>
            <w:r w:rsidRPr="00212559">
              <w:rPr>
                <w:rFonts w:cs="Calibri"/>
                <w:color w:val="000000"/>
                <w:sz w:val="18"/>
                <w:szCs w:val="18"/>
              </w:rPr>
              <w:t>indcat</w:t>
            </w:r>
          </w:p>
        </w:tc>
        <w:tc>
          <w:tcPr>
            <w:tcW w:w="10627" w:type="dxa"/>
            <w:tcBorders>
              <w:top w:val="nil"/>
              <w:left w:val="nil"/>
              <w:bottom w:val="single" w:sz="4" w:space="0" w:color="auto"/>
              <w:right w:val="single" w:sz="4" w:space="0" w:color="auto"/>
            </w:tcBorders>
            <w:shd w:val="clear" w:color="auto" w:fill="auto"/>
            <w:noWrap/>
            <w:hideMark/>
          </w:tcPr>
          <w:p w14:paraId="3DE5AD6E" w14:textId="08ECECEA" w:rsidR="005A1253" w:rsidRPr="00212559" w:rsidRDefault="005A1253" w:rsidP="00212559">
            <w:pPr>
              <w:rPr>
                <w:rFonts w:cs="Calibri"/>
                <w:color w:val="000000"/>
                <w:sz w:val="18"/>
                <w:szCs w:val="18"/>
              </w:rPr>
            </w:pPr>
            <w:r w:rsidRPr="00212559">
              <w:rPr>
                <w:rFonts w:cs="Calibri"/>
                <w:color w:val="000000"/>
                <w:sz w:val="18"/>
                <w:szCs w:val="18"/>
              </w:rPr>
              <w:t>Indicador cativo:</w:t>
            </w:r>
          </w:p>
          <w:p w14:paraId="5C2FDC19" w14:textId="4DE6AEF4"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Identifica se existe algum valor cativo associado ao contrato. </w:t>
            </w:r>
          </w:p>
          <w:p w14:paraId="08D4138F" w14:textId="68D8A3CD"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‘S’ para todos os registos.</w:t>
            </w:r>
          </w:p>
        </w:tc>
        <w:tc>
          <w:tcPr>
            <w:tcW w:w="1418" w:type="dxa"/>
            <w:tcBorders>
              <w:top w:val="nil"/>
              <w:left w:val="nil"/>
              <w:bottom w:val="single" w:sz="4" w:space="0" w:color="auto"/>
              <w:right w:val="single" w:sz="4" w:space="0" w:color="auto"/>
            </w:tcBorders>
            <w:shd w:val="clear" w:color="auto" w:fill="auto"/>
            <w:noWrap/>
            <w:hideMark/>
          </w:tcPr>
          <w:p w14:paraId="4AFF0CC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182AEE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8DEB97D" w14:textId="77777777" w:rsidR="005A1253" w:rsidRPr="00212559" w:rsidRDefault="005A1253" w:rsidP="00212559">
            <w:pPr>
              <w:rPr>
                <w:rFonts w:cs="Calibri"/>
                <w:color w:val="000000"/>
                <w:sz w:val="18"/>
                <w:szCs w:val="18"/>
              </w:rPr>
            </w:pPr>
            <w:r w:rsidRPr="00212559">
              <w:rPr>
                <w:rFonts w:cs="Calibri"/>
                <w:color w:val="000000"/>
                <w:sz w:val="18"/>
                <w:szCs w:val="18"/>
              </w:rPr>
              <w:t>encgass</w:t>
            </w:r>
          </w:p>
        </w:tc>
        <w:tc>
          <w:tcPr>
            <w:tcW w:w="10627" w:type="dxa"/>
            <w:tcBorders>
              <w:top w:val="nil"/>
              <w:left w:val="nil"/>
              <w:bottom w:val="single" w:sz="4" w:space="0" w:color="auto"/>
              <w:right w:val="single" w:sz="4" w:space="0" w:color="auto"/>
            </w:tcBorders>
            <w:shd w:val="clear" w:color="auto" w:fill="auto"/>
            <w:noWrap/>
            <w:hideMark/>
          </w:tcPr>
          <w:p w14:paraId="474D5B4A" w14:textId="19F1B408" w:rsidR="005A1253" w:rsidRPr="00212559" w:rsidRDefault="005A1253" w:rsidP="00212559">
            <w:pPr>
              <w:rPr>
                <w:rFonts w:cs="Calibri"/>
                <w:color w:val="000000"/>
                <w:sz w:val="18"/>
                <w:szCs w:val="18"/>
              </w:rPr>
            </w:pPr>
            <w:r w:rsidRPr="00212559">
              <w:rPr>
                <w:rFonts w:cs="Calibri"/>
                <w:color w:val="000000"/>
                <w:sz w:val="18"/>
                <w:szCs w:val="18"/>
              </w:rPr>
              <w:t>Encargos associados:</w:t>
            </w:r>
          </w:p>
          <w:p w14:paraId="737ED616" w14:textId="785F1AD9"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Montante global de outros encargos associados à hipoteca ou à locação financeira de bens imóveis. Se não for aplicável, deve ser reportado "0". </w:t>
            </w:r>
          </w:p>
        </w:tc>
        <w:tc>
          <w:tcPr>
            <w:tcW w:w="1418" w:type="dxa"/>
            <w:tcBorders>
              <w:top w:val="nil"/>
              <w:left w:val="nil"/>
              <w:bottom w:val="single" w:sz="4" w:space="0" w:color="auto"/>
              <w:right w:val="single" w:sz="4" w:space="0" w:color="auto"/>
            </w:tcBorders>
            <w:shd w:val="clear" w:color="auto" w:fill="auto"/>
            <w:noWrap/>
            <w:hideMark/>
          </w:tcPr>
          <w:p w14:paraId="63E7F67D"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2503CAB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D7C193F" w14:textId="77777777" w:rsidR="005A1253" w:rsidRPr="00212559" w:rsidRDefault="005A1253" w:rsidP="00212559">
            <w:pPr>
              <w:rPr>
                <w:rFonts w:cs="Calibri"/>
                <w:color w:val="000000"/>
                <w:sz w:val="18"/>
                <w:szCs w:val="18"/>
              </w:rPr>
            </w:pPr>
            <w:r w:rsidRPr="00212559">
              <w:rPr>
                <w:rFonts w:cs="Calibri"/>
                <w:color w:val="000000"/>
                <w:sz w:val="18"/>
                <w:szCs w:val="18"/>
              </w:rPr>
              <w:t>dtultmod</w:t>
            </w:r>
          </w:p>
        </w:tc>
        <w:tc>
          <w:tcPr>
            <w:tcW w:w="10627" w:type="dxa"/>
            <w:tcBorders>
              <w:top w:val="nil"/>
              <w:left w:val="nil"/>
              <w:bottom w:val="single" w:sz="4" w:space="0" w:color="auto"/>
              <w:right w:val="single" w:sz="4" w:space="0" w:color="auto"/>
            </w:tcBorders>
            <w:shd w:val="clear" w:color="auto" w:fill="auto"/>
            <w:noWrap/>
            <w:hideMark/>
          </w:tcPr>
          <w:p w14:paraId="473CA1B1" w14:textId="4FC324C2" w:rsidR="005A1253" w:rsidRPr="00212559" w:rsidRDefault="005A1253" w:rsidP="00212559">
            <w:pPr>
              <w:rPr>
                <w:rFonts w:cs="Calibri"/>
                <w:color w:val="000000"/>
                <w:sz w:val="18"/>
                <w:szCs w:val="18"/>
              </w:rPr>
            </w:pPr>
            <w:r w:rsidRPr="00212559">
              <w:rPr>
                <w:rFonts w:cs="Calibri"/>
                <w:color w:val="000000"/>
                <w:sz w:val="18"/>
                <w:szCs w:val="18"/>
              </w:rPr>
              <w:t>Data modificação:</w:t>
            </w:r>
          </w:p>
          <w:p w14:paraId="7C13D678" w14:textId="77777777" w:rsidR="005A1253" w:rsidRPr="00212559" w:rsidRDefault="005A1253" w:rsidP="00212559">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4CE17D79" w14:textId="79CFBCCD" w:rsidR="005A1253" w:rsidRPr="00212559" w:rsidRDefault="005A1253" w:rsidP="00212559">
            <w:pPr>
              <w:pStyle w:val="ListParagraph"/>
              <w:numPr>
                <w:ilvl w:val="0"/>
                <w:numId w:val="19"/>
              </w:numPr>
              <w:rPr>
                <w:rFonts w:cs="Calibri"/>
                <w:color w:val="000000"/>
                <w:sz w:val="18"/>
                <w:szCs w:val="18"/>
              </w:rPr>
            </w:pPr>
            <w:r w:rsidRPr="00212559">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1418" w:type="dxa"/>
            <w:tcBorders>
              <w:top w:val="nil"/>
              <w:left w:val="nil"/>
              <w:bottom w:val="single" w:sz="4" w:space="0" w:color="auto"/>
              <w:right w:val="single" w:sz="4" w:space="0" w:color="auto"/>
            </w:tcBorders>
            <w:shd w:val="clear" w:color="auto" w:fill="auto"/>
            <w:noWrap/>
            <w:hideMark/>
          </w:tcPr>
          <w:p w14:paraId="019760E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FB8695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D85548B" w14:textId="77777777" w:rsidR="005A1253" w:rsidRPr="00212559" w:rsidRDefault="005A1253" w:rsidP="00212559">
            <w:pPr>
              <w:rPr>
                <w:rFonts w:cs="Calibri"/>
                <w:color w:val="000000"/>
                <w:sz w:val="18"/>
                <w:szCs w:val="18"/>
              </w:rPr>
            </w:pPr>
            <w:r w:rsidRPr="00212559">
              <w:rPr>
                <w:rFonts w:cs="Calibri"/>
                <w:color w:val="000000"/>
                <w:sz w:val="18"/>
                <w:szCs w:val="18"/>
              </w:rPr>
              <w:t>cempresa</w:t>
            </w:r>
          </w:p>
        </w:tc>
        <w:tc>
          <w:tcPr>
            <w:tcW w:w="10627" w:type="dxa"/>
            <w:tcBorders>
              <w:top w:val="nil"/>
              <w:left w:val="nil"/>
              <w:bottom w:val="single" w:sz="4" w:space="0" w:color="auto"/>
              <w:right w:val="single" w:sz="4" w:space="0" w:color="auto"/>
            </w:tcBorders>
            <w:shd w:val="clear" w:color="auto" w:fill="auto"/>
            <w:noWrap/>
            <w:hideMark/>
          </w:tcPr>
          <w:p w14:paraId="16F39C77" w14:textId="77777777" w:rsidR="005A1253" w:rsidRPr="00CD3F80" w:rsidRDefault="005A1253" w:rsidP="00AD30AC">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1AC64EA2" w14:textId="77777777" w:rsidR="005A1253" w:rsidRPr="00CD3F80" w:rsidRDefault="005A1253" w:rsidP="00AD30AC">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4C368AE" w14:textId="77777777" w:rsidR="005A1253" w:rsidRPr="00CD3F80" w:rsidRDefault="005A1253" w:rsidP="00AD30AC">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1793AE29" w14:textId="77777777" w:rsidR="005A1253" w:rsidRDefault="005A1253" w:rsidP="00AD30AC">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1F092A35" w14:textId="178D114C" w:rsidR="005A1253" w:rsidRPr="00212559" w:rsidRDefault="005A1253" w:rsidP="00AD30AC">
            <w:pPr>
              <w:pStyle w:val="ListParagraph"/>
              <w:numPr>
                <w:ilvl w:val="0"/>
                <w:numId w:val="1"/>
              </w:numPr>
              <w:rPr>
                <w:rFonts w:cs="Calibri"/>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1418" w:type="dxa"/>
            <w:tcBorders>
              <w:top w:val="nil"/>
              <w:left w:val="nil"/>
              <w:bottom w:val="single" w:sz="4" w:space="0" w:color="auto"/>
              <w:right w:val="single" w:sz="4" w:space="0" w:color="auto"/>
            </w:tcBorders>
            <w:shd w:val="clear" w:color="auto" w:fill="auto"/>
            <w:noWrap/>
            <w:hideMark/>
          </w:tcPr>
          <w:p w14:paraId="3DA4FCF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099779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AD2975" w14:textId="77777777" w:rsidR="005A1253" w:rsidRPr="00212559" w:rsidRDefault="005A1253" w:rsidP="00212559">
            <w:pPr>
              <w:rPr>
                <w:rFonts w:cs="Calibri"/>
                <w:color w:val="000000"/>
                <w:sz w:val="18"/>
                <w:szCs w:val="18"/>
              </w:rPr>
            </w:pPr>
            <w:r w:rsidRPr="00212559">
              <w:rPr>
                <w:rFonts w:cs="Calibri"/>
                <w:color w:val="000000"/>
                <w:sz w:val="18"/>
                <w:szCs w:val="18"/>
              </w:rPr>
              <w:t>cbalcao</w:t>
            </w:r>
          </w:p>
        </w:tc>
        <w:tc>
          <w:tcPr>
            <w:tcW w:w="10627" w:type="dxa"/>
            <w:tcBorders>
              <w:top w:val="nil"/>
              <w:left w:val="nil"/>
              <w:bottom w:val="single" w:sz="4" w:space="0" w:color="auto"/>
              <w:right w:val="single" w:sz="4" w:space="0" w:color="auto"/>
            </w:tcBorders>
            <w:shd w:val="clear" w:color="auto" w:fill="auto"/>
            <w:noWrap/>
            <w:hideMark/>
          </w:tcPr>
          <w:p w14:paraId="4CCF4440" w14:textId="77777777" w:rsidR="005A1253" w:rsidRPr="00212559" w:rsidRDefault="005A1253" w:rsidP="00212559">
            <w:pPr>
              <w:rPr>
                <w:rFonts w:cs="Calibri"/>
                <w:color w:val="000000"/>
                <w:sz w:val="18"/>
                <w:szCs w:val="18"/>
              </w:rPr>
            </w:pPr>
            <w:r w:rsidRPr="00212559">
              <w:rPr>
                <w:rFonts w:cs="Calibri"/>
                <w:color w:val="000000"/>
                <w:sz w:val="18"/>
                <w:szCs w:val="18"/>
              </w:rPr>
              <w:t>Código da empresa da conta:</w:t>
            </w:r>
          </w:p>
          <w:p w14:paraId="467A27A3" w14:textId="619D4EA2"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6E1C5008" w14:textId="10ABC38B"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4F373DA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F1971C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A8D6021" w14:textId="77777777" w:rsidR="005A1253" w:rsidRPr="00212559" w:rsidRDefault="005A1253" w:rsidP="00212559">
            <w:pPr>
              <w:rPr>
                <w:rFonts w:cs="Calibri"/>
                <w:color w:val="000000"/>
                <w:sz w:val="18"/>
                <w:szCs w:val="18"/>
              </w:rPr>
            </w:pPr>
            <w:r w:rsidRPr="00212559">
              <w:rPr>
                <w:rFonts w:cs="Calibri"/>
                <w:color w:val="000000"/>
                <w:sz w:val="18"/>
                <w:szCs w:val="18"/>
              </w:rPr>
              <w:t>cnumcta</w:t>
            </w:r>
          </w:p>
        </w:tc>
        <w:tc>
          <w:tcPr>
            <w:tcW w:w="10627" w:type="dxa"/>
            <w:tcBorders>
              <w:top w:val="nil"/>
              <w:left w:val="nil"/>
              <w:bottom w:val="single" w:sz="4" w:space="0" w:color="auto"/>
              <w:right w:val="single" w:sz="4" w:space="0" w:color="auto"/>
            </w:tcBorders>
            <w:shd w:val="clear" w:color="auto" w:fill="auto"/>
            <w:noWrap/>
            <w:hideMark/>
          </w:tcPr>
          <w:p w14:paraId="39A193F2" w14:textId="77777777" w:rsidR="005A1253" w:rsidRPr="00212559" w:rsidRDefault="005A1253" w:rsidP="00212559">
            <w:pPr>
              <w:rPr>
                <w:rFonts w:cs="Calibri"/>
                <w:color w:val="000000"/>
                <w:sz w:val="18"/>
                <w:szCs w:val="18"/>
              </w:rPr>
            </w:pPr>
            <w:r w:rsidRPr="00212559">
              <w:rPr>
                <w:rFonts w:cs="Calibri"/>
                <w:color w:val="000000"/>
                <w:sz w:val="18"/>
                <w:szCs w:val="18"/>
              </w:rPr>
              <w:t>Código do balcão da conta ID da garantia:</w:t>
            </w:r>
          </w:p>
          <w:p w14:paraId="06B57206" w14:textId="76B530DA"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o ‘</w:t>
            </w:r>
            <w:r w:rsidRPr="00212559">
              <w:rPr>
                <w:rFonts w:cs="Calibri"/>
                <w:color w:val="000000"/>
                <w:sz w:val="18"/>
                <w:szCs w:val="18"/>
              </w:rPr>
              <w:t xml:space="preserve">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3CAD9307" w14:textId="552BB1E2"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69EE4BF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EE6FCD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2EB7C9" w14:textId="77777777" w:rsidR="005A1253" w:rsidRPr="00212559" w:rsidRDefault="005A1253" w:rsidP="00212559">
            <w:pPr>
              <w:rPr>
                <w:rFonts w:cs="Calibri"/>
                <w:color w:val="000000"/>
                <w:sz w:val="18"/>
                <w:szCs w:val="18"/>
              </w:rPr>
            </w:pPr>
            <w:r w:rsidRPr="00212559">
              <w:rPr>
                <w:rFonts w:cs="Calibri"/>
                <w:color w:val="000000"/>
                <w:sz w:val="18"/>
                <w:szCs w:val="18"/>
              </w:rPr>
              <w:t>zcaucao</w:t>
            </w:r>
          </w:p>
        </w:tc>
        <w:tc>
          <w:tcPr>
            <w:tcW w:w="10627" w:type="dxa"/>
            <w:tcBorders>
              <w:top w:val="nil"/>
              <w:left w:val="nil"/>
              <w:bottom w:val="single" w:sz="4" w:space="0" w:color="auto"/>
              <w:right w:val="single" w:sz="4" w:space="0" w:color="auto"/>
            </w:tcBorders>
            <w:shd w:val="clear" w:color="auto" w:fill="auto"/>
            <w:noWrap/>
            <w:hideMark/>
          </w:tcPr>
          <w:p w14:paraId="05FC48C2" w14:textId="77777777" w:rsidR="005A1253" w:rsidRPr="00212559" w:rsidRDefault="005A1253" w:rsidP="00212559">
            <w:pPr>
              <w:rPr>
                <w:rFonts w:cs="Calibri"/>
                <w:color w:val="000000"/>
                <w:sz w:val="18"/>
                <w:szCs w:val="18"/>
              </w:rPr>
            </w:pPr>
            <w:r w:rsidRPr="00212559">
              <w:rPr>
                <w:rFonts w:cs="Calibri"/>
                <w:color w:val="000000"/>
                <w:sz w:val="18"/>
                <w:szCs w:val="18"/>
              </w:rPr>
              <w:t>Número de conta ID da caução:</w:t>
            </w:r>
          </w:p>
          <w:p w14:paraId="3A7FE4E3" w14:textId="0BB39F33"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514D615A" w14:textId="1D3F8157"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209C908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35C89B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E7D9D2A" w14:textId="77777777" w:rsidR="005A1253" w:rsidRPr="00212559" w:rsidRDefault="005A1253" w:rsidP="00212559">
            <w:pPr>
              <w:rPr>
                <w:rFonts w:cs="Calibri"/>
                <w:color w:val="000000"/>
                <w:sz w:val="18"/>
                <w:szCs w:val="18"/>
              </w:rPr>
            </w:pPr>
            <w:r w:rsidRPr="00212559">
              <w:rPr>
                <w:rFonts w:cs="Calibri"/>
                <w:color w:val="000000"/>
                <w:sz w:val="18"/>
                <w:szCs w:val="18"/>
              </w:rPr>
              <w:t>ckbalcao</w:t>
            </w:r>
          </w:p>
        </w:tc>
        <w:tc>
          <w:tcPr>
            <w:tcW w:w="10627" w:type="dxa"/>
            <w:tcBorders>
              <w:top w:val="nil"/>
              <w:left w:val="nil"/>
              <w:bottom w:val="single" w:sz="4" w:space="0" w:color="auto"/>
              <w:right w:val="single" w:sz="4" w:space="0" w:color="auto"/>
            </w:tcBorders>
            <w:shd w:val="clear" w:color="auto" w:fill="auto"/>
            <w:noWrap/>
            <w:hideMark/>
          </w:tcPr>
          <w:p w14:paraId="3A65D7B2" w14:textId="77777777" w:rsidR="005A1253" w:rsidRPr="00212559" w:rsidRDefault="005A1253" w:rsidP="00212559">
            <w:pPr>
              <w:rPr>
                <w:rFonts w:cs="Calibri"/>
                <w:color w:val="000000"/>
                <w:sz w:val="18"/>
                <w:szCs w:val="18"/>
              </w:rPr>
            </w:pPr>
            <w:r w:rsidRPr="00212559">
              <w:rPr>
                <w:rFonts w:cs="Calibri"/>
                <w:color w:val="000000"/>
                <w:sz w:val="18"/>
                <w:szCs w:val="18"/>
              </w:rPr>
              <w:t>Código do balcão da responsabilidade:</w:t>
            </w:r>
          </w:p>
          <w:p w14:paraId="701098F5" w14:textId="77777777"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lastRenderedPageBreak/>
              <w:t>Este campo, juntamente com o ‘cempresa’, ‘cknumcta’ e ‘zdeposit, correspondem à chave única de cada responsabilidade de crédito no banco.</w:t>
            </w:r>
          </w:p>
          <w:p w14:paraId="47C8F247" w14:textId="77777777"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A chave é normalizada de acordo com as chaves contratuais da aplicação ICs da Contabilidade, com o ‘ckbalcao’ a corresponder nesse modelo ao campo ‘cbalcao’.</w:t>
            </w:r>
          </w:p>
          <w:p w14:paraId="440339C9" w14:textId="030370A1"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‘cbalcao’ ou ao campo ‘ckbalres’.</w:t>
            </w:r>
          </w:p>
        </w:tc>
        <w:tc>
          <w:tcPr>
            <w:tcW w:w="1418" w:type="dxa"/>
            <w:tcBorders>
              <w:top w:val="nil"/>
              <w:left w:val="nil"/>
              <w:bottom w:val="single" w:sz="4" w:space="0" w:color="auto"/>
              <w:right w:val="single" w:sz="4" w:space="0" w:color="auto"/>
            </w:tcBorders>
            <w:shd w:val="clear" w:color="auto" w:fill="auto"/>
            <w:noWrap/>
            <w:hideMark/>
          </w:tcPr>
          <w:p w14:paraId="4ACCB294"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493FC27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01C3DAC" w14:textId="77777777" w:rsidR="005A1253" w:rsidRPr="00212559" w:rsidRDefault="005A1253" w:rsidP="00212559">
            <w:pPr>
              <w:rPr>
                <w:rFonts w:cs="Calibri"/>
                <w:color w:val="000000"/>
                <w:sz w:val="18"/>
                <w:szCs w:val="18"/>
              </w:rPr>
            </w:pPr>
            <w:r w:rsidRPr="00212559">
              <w:rPr>
                <w:rFonts w:cs="Calibri"/>
                <w:color w:val="000000"/>
                <w:sz w:val="18"/>
                <w:szCs w:val="18"/>
              </w:rPr>
              <w:t>cknumcta</w:t>
            </w:r>
          </w:p>
        </w:tc>
        <w:tc>
          <w:tcPr>
            <w:tcW w:w="10627" w:type="dxa"/>
            <w:tcBorders>
              <w:top w:val="nil"/>
              <w:left w:val="nil"/>
              <w:bottom w:val="single" w:sz="4" w:space="0" w:color="auto"/>
              <w:right w:val="single" w:sz="4" w:space="0" w:color="auto"/>
            </w:tcBorders>
            <w:shd w:val="clear" w:color="auto" w:fill="auto"/>
            <w:noWrap/>
            <w:hideMark/>
          </w:tcPr>
          <w:p w14:paraId="63E327F3" w14:textId="77777777" w:rsidR="005A1253" w:rsidRPr="00212559" w:rsidRDefault="005A1253" w:rsidP="00212559">
            <w:pPr>
              <w:rPr>
                <w:rFonts w:cs="Calibri"/>
                <w:color w:val="000000"/>
                <w:sz w:val="18"/>
                <w:szCs w:val="18"/>
              </w:rPr>
            </w:pPr>
            <w:r w:rsidRPr="00212559">
              <w:rPr>
                <w:rFonts w:cs="Calibri"/>
                <w:color w:val="000000"/>
                <w:sz w:val="18"/>
                <w:szCs w:val="18"/>
              </w:rPr>
              <w:t>Número de conta da responsabilidade:</w:t>
            </w:r>
          </w:p>
          <w:p w14:paraId="1C80811A" w14:textId="77777777"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Este campo, juntamente com o ‘cempresa’, ‘ckbalcao’ e ‘zdeposit’, correspondem à chave única de cada responsabilidade de crédito no banco.</w:t>
            </w:r>
          </w:p>
          <w:p w14:paraId="08E58489" w14:textId="77777777"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 xml:space="preserve">A chave é normalizada de acordo com as chaves contratuais da aplicação ICs da Contabilidade, com o ‘cknumcta’ a corresponder nesse modelo ao campo ‘cnumecta’.  </w:t>
            </w:r>
          </w:p>
          <w:p w14:paraId="7676C38D" w14:textId="681A3730"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‘cnumecta’ ou ao campo ‘ckctares’.</w:t>
            </w:r>
          </w:p>
        </w:tc>
        <w:tc>
          <w:tcPr>
            <w:tcW w:w="1418" w:type="dxa"/>
            <w:tcBorders>
              <w:top w:val="nil"/>
              <w:left w:val="nil"/>
              <w:bottom w:val="single" w:sz="4" w:space="0" w:color="auto"/>
              <w:right w:val="single" w:sz="4" w:space="0" w:color="auto"/>
            </w:tcBorders>
            <w:shd w:val="clear" w:color="auto" w:fill="auto"/>
            <w:noWrap/>
            <w:hideMark/>
          </w:tcPr>
          <w:p w14:paraId="4538F0C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A9EEB4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14B2F0" w14:textId="77777777" w:rsidR="005A1253" w:rsidRPr="00212559" w:rsidRDefault="005A1253" w:rsidP="00212559">
            <w:pPr>
              <w:rPr>
                <w:rFonts w:cs="Calibri"/>
                <w:color w:val="000000"/>
                <w:sz w:val="18"/>
                <w:szCs w:val="18"/>
              </w:rPr>
            </w:pPr>
            <w:r w:rsidRPr="00212559">
              <w:rPr>
                <w:rFonts w:cs="Calibri"/>
                <w:color w:val="000000"/>
                <w:sz w:val="18"/>
                <w:szCs w:val="18"/>
              </w:rPr>
              <w:t>zdeposit</w:t>
            </w:r>
          </w:p>
        </w:tc>
        <w:tc>
          <w:tcPr>
            <w:tcW w:w="10627" w:type="dxa"/>
            <w:tcBorders>
              <w:top w:val="nil"/>
              <w:left w:val="nil"/>
              <w:bottom w:val="single" w:sz="4" w:space="0" w:color="auto"/>
              <w:right w:val="single" w:sz="4" w:space="0" w:color="auto"/>
            </w:tcBorders>
            <w:shd w:val="clear" w:color="auto" w:fill="auto"/>
            <w:noWrap/>
            <w:hideMark/>
          </w:tcPr>
          <w:p w14:paraId="0B6E00C1" w14:textId="77777777" w:rsidR="005A1253" w:rsidRPr="00212559" w:rsidRDefault="005A1253" w:rsidP="00212559">
            <w:pPr>
              <w:rPr>
                <w:rFonts w:cs="Calibri"/>
                <w:color w:val="000000"/>
                <w:sz w:val="18"/>
                <w:szCs w:val="18"/>
              </w:rPr>
            </w:pPr>
            <w:r w:rsidRPr="00212559">
              <w:rPr>
                <w:rFonts w:cs="Calibri"/>
                <w:color w:val="000000"/>
                <w:sz w:val="18"/>
                <w:szCs w:val="18"/>
              </w:rPr>
              <w:t>Número de contrato da responsabilidade:</w:t>
            </w:r>
          </w:p>
          <w:p w14:paraId="161F9554" w14:textId="77777777"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Estes campos, juntamente com o ‘cempresa’, ‘ckbalcao’ e ‘cknumcta’, correspondem à chave única de cada responsabilidade de crédito no banco.</w:t>
            </w:r>
          </w:p>
          <w:p w14:paraId="54B0673E" w14:textId="77777777"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A chave é normalizada de acordo com as chaves contratuais da aplicação ICs da Contabilidade, com o ‘zdeposit’ a corresponder nesse modelo ao campo ‘zdeposit’.</w:t>
            </w:r>
          </w:p>
          <w:p w14:paraId="6B217B40" w14:textId="0E75AA6A"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‘creferencia’ ou ao campo ‘ckrefresp’.</w:t>
            </w:r>
          </w:p>
        </w:tc>
        <w:tc>
          <w:tcPr>
            <w:tcW w:w="1418" w:type="dxa"/>
            <w:tcBorders>
              <w:top w:val="nil"/>
              <w:left w:val="nil"/>
              <w:bottom w:val="single" w:sz="4" w:space="0" w:color="auto"/>
              <w:right w:val="single" w:sz="4" w:space="0" w:color="auto"/>
            </w:tcBorders>
            <w:shd w:val="clear" w:color="auto" w:fill="auto"/>
            <w:noWrap/>
            <w:hideMark/>
          </w:tcPr>
          <w:p w14:paraId="7E822CD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8E7C04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DB56049" w14:textId="77777777" w:rsidR="005A1253" w:rsidRPr="00212559" w:rsidRDefault="005A1253" w:rsidP="00212559">
            <w:pPr>
              <w:rPr>
                <w:rFonts w:cs="Calibri"/>
                <w:color w:val="000000"/>
                <w:sz w:val="18"/>
                <w:szCs w:val="18"/>
              </w:rPr>
            </w:pPr>
            <w:r w:rsidRPr="00212559">
              <w:rPr>
                <w:rFonts w:cs="Calibri"/>
                <w:color w:val="000000"/>
                <w:sz w:val="18"/>
                <w:szCs w:val="18"/>
              </w:rPr>
              <w:t>cproduto</w:t>
            </w:r>
          </w:p>
        </w:tc>
        <w:tc>
          <w:tcPr>
            <w:tcW w:w="10627" w:type="dxa"/>
            <w:tcBorders>
              <w:top w:val="nil"/>
              <w:left w:val="nil"/>
              <w:bottom w:val="single" w:sz="4" w:space="0" w:color="auto"/>
              <w:right w:val="single" w:sz="4" w:space="0" w:color="auto"/>
            </w:tcBorders>
            <w:shd w:val="clear" w:color="auto" w:fill="auto"/>
            <w:noWrap/>
            <w:hideMark/>
          </w:tcPr>
          <w:p w14:paraId="7917D899" w14:textId="644FA478" w:rsidR="005A1253" w:rsidRPr="00AA3E46" w:rsidRDefault="005A1253" w:rsidP="00212559">
            <w:pPr>
              <w:rPr>
                <w:rFonts w:cs="Calibri"/>
                <w:color w:val="000000"/>
                <w:sz w:val="18"/>
                <w:szCs w:val="18"/>
              </w:rPr>
            </w:pPr>
            <w:r w:rsidRPr="00AA3E46">
              <w:rPr>
                <w:rFonts w:cs="Calibri"/>
                <w:color w:val="000000"/>
                <w:sz w:val="18"/>
                <w:szCs w:val="18"/>
              </w:rPr>
              <w:t>Código produto da responsabilidade:</w:t>
            </w:r>
          </w:p>
          <w:p w14:paraId="4204401C" w14:textId="6D249CD3" w:rsidR="005A1253" w:rsidRPr="00D6754F" w:rsidRDefault="005A1253" w:rsidP="00D6754F">
            <w:pPr>
              <w:pStyle w:val="ListParagraph"/>
              <w:numPr>
                <w:ilvl w:val="0"/>
                <w:numId w:val="33"/>
              </w:numPr>
              <w:rPr>
                <w:rFonts w:cs="Calibri"/>
                <w:color w:val="000000"/>
                <w:sz w:val="18"/>
                <w:szCs w:val="18"/>
              </w:rPr>
            </w:pPr>
            <w:r w:rsidRPr="00AA3E46">
              <w:rPr>
                <w:rFonts w:cs="Calibri"/>
                <w:color w:val="000000"/>
                <w:sz w:val="18"/>
                <w:szCs w:val="18"/>
              </w:rPr>
              <w:t xml:space="preserve">Este campo do produto (‘cproduto’) em complemento com o campo do subproduto (‘csubprod’), </w:t>
            </w:r>
            <w:r w:rsidRPr="00AA3E46">
              <w:rPr>
                <w:color w:val="000000"/>
                <w:sz w:val="18"/>
                <w:szCs w:val="18"/>
              </w:rPr>
              <w:t>permite obter mais detalhe acerca da operação de crédito.</w:t>
            </w:r>
          </w:p>
          <w:p w14:paraId="30A12970" w14:textId="2AFCC0F8" w:rsidR="00D6754F" w:rsidRPr="00D6754F" w:rsidRDefault="00D6754F" w:rsidP="00D6754F">
            <w:pPr>
              <w:pStyle w:val="ListParagraph"/>
              <w:numPr>
                <w:ilvl w:val="0"/>
                <w:numId w:val="33"/>
              </w:numPr>
              <w:rPr>
                <w:color w:val="000000"/>
                <w:sz w:val="18"/>
                <w:szCs w:val="18"/>
              </w:rPr>
            </w:pPr>
            <w:r>
              <w:rPr>
                <w:color w:val="000000"/>
                <w:sz w:val="18"/>
                <w:szCs w:val="18"/>
              </w:rPr>
              <w:t xml:space="preserve">O aprovisionamento deste campo é direto do campo ‘ckprdresp’ da tabela </w:t>
            </w:r>
            <w:r w:rsidRPr="00984DB3">
              <w:rPr>
                <w:i/>
                <w:color w:val="000000"/>
                <w:sz w:val="18"/>
                <w:szCs w:val="18"/>
              </w:rPr>
              <w:t>cd_garantias.gt001_trz_rsp_gt</w:t>
            </w:r>
            <w:r>
              <w:rPr>
                <w:color w:val="000000"/>
                <w:sz w:val="18"/>
                <w:szCs w:val="18"/>
              </w:rPr>
              <w:t xml:space="preserve"> do MUG.</w:t>
            </w:r>
          </w:p>
          <w:p w14:paraId="523B814C" w14:textId="3E6859BC" w:rsidR="005A1253" w:rsidRPr="00AA3E46" w:rsidRDefault="005A1253" w:rsidP="00D6754F">
            <w:pPr>
              <w:pStyle w:val="ListParagraph"/>
              <w:numPr>
                <w:ilvl w:val="0"/>
                <w:numId w:val="33"/>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4FDC23F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4717EF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DC86199" w14:textId="77777777" w:rsidR="005A1253" w:rsidRPr="00212559" w:rsidRDefault="005A1253" w:rsidP="00212559">
            <w:pPr>
              <w:rPr>
                <w:rFonts w:cs="Calibri"/>
                <w:color w:val="000000"/>
                <w:sz w:val="18"/>
                <w:szCs w:val="18"/>
              </w:rPr>
            </w:pPr>
            <w:r w:rsidRPr="00212559">
              <w:rPr>
                <w:rFonts w:cs="Calibri"/>
                <w:color w:val="000000"/>
                <w:sz w:val="18"/>
                <w:szCs w:val="18"/>
              </w:rPr>
              <w:t>csubprod</w:t>
            </w:r>
          </w:p>
        </w:tc>
        <w:tc>
          <w:tcPr>
            <w:tcW w:w="10627" w:type="dxa"/>
            <w:tcBorders>
              <w:top w:val="nil"/>
              <w:left w:val="nil"/>
              <w:bottom w:val="single" w:sz="4" w:space="0" w:color="auto"/>
              <w:right w:val="single" w:sz="4" w:space="0" w:color="auto"/>
            </w:tcBorders>
            <w:shd w:val="clear" w:color="auto" w:fill="auto"/>
            <w:noWrap/>
            <w:hideMark/>
          </w:tcPr>
          <w:p w14:paraId="779B1925" w14:textId="518341AA" w:rsidR="005A1253" w:rsidRPr="00AA3E46" w:rsidRDefault="005A1253" w:rsidP="00212559">
            <w:pPr>
              <w:rPr>
                <w:rFonts w:cs="Calibri"/>
                <w:color w:val="000000"/>
                <w:sz w:val="18"/>
                <w:szCs w:val="18"/>
              </w:rPr>
            </w:pPr>
            <w:r w:rsidRPr="00AA3E46">
              <w:rPr>
                <w:rFonts w:cs="Calibri"/>
                <w:color w:val="000000"/>
                <w:sz w:val="18"/>
                <w:szCs w:val="18"/>
              </w:rPr>
              <w:t>Código subproduto da responsabilidade:</w:t>
            </w:r>
          </w:p>
          <w:p w14:paraId="6ADE4B36" w14:textId="3A8E0312" w:rsidR="005A1253" w:rsidRPr="00D6754F" w:rsidRDefault="005A1253" w:rsidP="00D6754F">
            <w:pPr>
              <w:pStyle w:val="ListParagraph"/>
              <w:numPr>
                <w:ilvl w:val="0"/>
                <w:numId w:val="33"/>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w:t>
            </w:r>
            <w:r w:rsidRPr="00AA3E46">
              <w:rPr>
                <w:color w:val="000000"/>
                <w:sz w:val="18"/>
                <w:szCs w:val="18"/>
              </w:rPr>
              <w:t>a operação de crédito.</w:t>
            </w:r>
          </w:p>
          <w:p w14:paraId="75188C26" w14:textId="3DB6B7E0" w:rsidR="00D6754F" w:rsidRPr="00D6754F" w:rsidRDefault="00D6754F" w:rsidP="00D6754F">
            <w:pPr>
              <w:pStyle w:val="ListParagraph"/>
              <w:numPr>
                <w:ilvl w:val="0"/>
                <w:numId w:val="33"/>
              </w:numPr>
              <w:rPr>
                <w:color w:val="000000"/>
                <w:sz w:val="18"/>
                <w:szCs w:val="18"/>
              </w:rPr>
            </w:pPr>
            <w:r>
              <w:rPr>
                <w:color w:val="000000"/>
                <w:sz w:val="18"/>
                <w:szCs w:val="18"/>
              </w:rPr>
              <w:t xml:space="preserve">O aprovisionamento deste campo é direto do campo ‘cksubpresp’ da tabela </w:t>
            </w:r>
            <w:r w:rsidRPr="00984DB3">
              <w:rPr>
                <w:i/>
                <w:color w:val="000000"/>
                <w:sz w:val="18"/>
                <w:szCs w:val="18"/>
              </w:rPr>
              <w:t>cd_garantias.gt001_trz_rsp_gt</w:t>
            </w:r>
            <w:r>
              <w:rPr>
                <w:color w:val="000000"/>
                <w:sz w:val="18"/>
                <w:szCs w:val="18"/>
              </w:rPr>
              <w:t xml:space="preserve"> do MUG.</w:t>
            </w:r>
          </w:p>
          <w:p w14:paraId="7B550372" w14:textId="32F2B90A" w:rsidR="005A1253" w:rsidRPr="00AA3E46" w:rsidRDefault="005A1253" w:rsidP="00D6754F">
            <w:pPr>
              <w:pStyle w:val="ListParagraph"/>
              <w:numPr>
                <w:ilvl w:val="0"/>
                <w:numId w:val="33"/>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077216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7DE8D6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1FD8F8" w14:textId="77777777" w:rsidR="005A1253" w:rsidRPr="00212559" w:rsidRDefault="005A1253" w:rsidP="00212559">
            <w:pPr>
              <w:rPr>
                <w:rFonts w:cs="Calibri"/>
                <w:color w:val="000000"/>
                <w:sz w:val="18"/>
                <w:szCs w:val="18"/>
              </w:rPr>
            </w:pPr>
            <w:r w:rsidRPr="00212559">
              <w:rPr>
                <w:rFonts w:cs="Calibri"/>
                <w:color w:val="000000"/>
                <w:sz w:val="18"/>
                <w:szCs w:val="18"/>
              </w:rPr>
              <w:t>cmarca</w:t>
            </w:r>
          </w:p>
        </w:tc>
        <w:tc>
          <w:tcPr>
            <w:tcW w:w="10627" w:type="dxa"/>
            <w:tcBorders>
              <w:top w:val="nil"/>
              <w:left w:val="nil"/>
              <w:bottom w:val="single" w:sz="4" w:space="0" w:color="auto"/>
              <w:right w:val="single" w:sz="4" w:space="0" w:color="auto"/>
            </w:tcBorders>
            <w:shd w:val="clear" w:color="auto" w:fill="auto"/>
            <w:noWrap/>
            <w:hideMark/>
          </w:tcPr>
          <w:p w14:paraId="507CDCE6" w14:textId="5D1BCB0E" w:rsidR="005A1253" w:rsidRPr="00212559" w:rsidRDefault="005A1253" w:rsidP="00212559">
            <w:pPr>
              <w:rPr>
                <w:rFonts w:cs="Calibri"/>
                <w:color w:val="000000"/>
                <w:sz w:val="18"/>
                <w:szCs w:val="18"/>
              </w:rPr>
            </w:pPr>
            <w:r w:rsidRPr="00212559">
              <w:rPr>
                <w:rFonts w:cs="Calibri"/>
                <w:color w:val="000000"/>
                <w:sz w:val="18"/>
                <w:szCs w:val="18"/>
              </w:rPr>
              <w:t>Marca:</w:t>
            </w:r>
          </w:p>
          <w:p w14:paraId="3DD34769" w14:textId="293EB2B5" w:rsidR="005A1253" w:rsidRPr="00212559" w:rsidRDefault="005A1253" w:rsidP="00627E4A">
            <w:pPr>
              <w:pStyle w:val="ListParagraph"/>
              <w:numPr>
                <w:ilvl w:val="0"/>
                <w:numId w:val="33"/>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6D674C27"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6925F7B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FE4114B" w14:textId="77777777" w:rsidR="005A1253" w:rsidRPr="00212559" w:rsidRDefault="005A1253" w:rsidP="00212559">
            <w:pPr>
              <w:rPr>
                <w:rFonts w:cs="Calibri"/>
                <w:color w:val="000000"/>
                <w:sz w:val="18"/>
                <w:szCs w:val="18"/>
              </w:rPr>
            </w:pPr>
            <w:r w:rsidRPr="00212559">
              <w:rPr>
                <w:rFonts w:cs="Calibri"/>
                <w:color w:val="000000"/>
                <w:sz w:val="18"/>
                <w:szCs w:val="18"/>
              </w:rPr>
              <w:t>tipobeml</w:t>
            </w:r>
          </w:p>
        </w:tc>
        <w:tc>
          <w:tcPr>
            <w:tcW w:w="10627" w:type="dxa"/>
            <w:tcBorders>
              <w:top w:val="nil"/>
              <w:left w:val="nil"/>
              <w:bottom w:val="single" w:sz="4" w:space="0" w:color="auto"/>
              <w:right w:val="single" w:sz="4" w:space="0" w:color="auto"/>
            </w:tcBorders>
            <w:shd w:val="clear" w:color="auto" w:fill="auto"/>
            <w:noWrap/>
            <w:hideMark/>
          </w:tcPr>
          <w:p w14:paraId="180E6B79" w14:textId="40204DAA" w:rsidR="005A1253" w:rsidRPr="00AA3E46" w:rsidRDefault="005A1253" w:rsidP="00212559">
            <w:pPr>
              <w:rPr>
                <w:rFonts w:cs="Calibri"/>
                <w:color w:val="000000"/>
                <w:sz w:val="18"/>
                <w:szCs w:val="18"/>
              </w:rPr>
            </w:pPr>
            <w:r w:rsidRPr="00AA3E46">
              <w:rPr>
                <w:rFonts w:cs="Calibri"/>
                <w:color w:val="000000"/>
                <w:sz w:val="18"/>
                <w:szCs w:val="18"/>
              </w:rPr>
              <w:t>Código indicador de tipo de bem local:</w:t>
            </w:r>
          </w:p>
          <w:p w14:paraId="7C3DC6C9" w14:textId="77777777" w:rsidR="005A1253" w:rsidRPr="00AA3E46" w:rsidRDefault="005A1253" w:rsidP="00212559">
            <w:pPr>
              <w:pStyle w:val="ListParagraph"/>
              <w:numPr>
                <w:ilvl w:val="0"/>
                <w:numId w:val="25"/>
              </w:numPr>
              <w:rPr>
                <w:rFonts w:cs="Calibri"/>
                <w:color w:val="000000"/>
                <w:sz w:val="18"/>
                <w:szCs w:val="18"/>
              </w:rPr>
            </w:pPr>
            <w:r w:rsidRPr="00AA3E46">
              <w:rPr>
                <w:rFonts w:cs="Calibri"/>
                <w:color w:val="000000"/>
                <w:sz w:val="18"/>
                <w:szCs w:val="18"/>
              </w:rPr>
              <w:t>Indica o tipo de bem imóvel, como por exemplo: fracionável, moradia, terreno, fração, etc.</w:t>
            </w:r>
          </w:p>
          <w:p w14:paraId="6766F1E9" w14:textId="3709D290" w:rsidR="005A1253" w:rsidRPr="00AA3E46" w:rsidRDefault="005A1253" w:rsidP="00212559">
            <w:pPr>
              <w:pStyle w:val="ListParagraph"/>
              <w:numPr>
                <w:ilvl w:val="0"/>
                <w:numId w:val="25"/>
              </w:numPr>
              <w:rPr>
                <w:rFonts w:cs="Calibri"/>
                <w:color w:val="000000"/>
                <w:sz w:val="18"/>
                <w:szCs w:val="18"/>
              </w:rPr>
            </w:pPr>
            <w:r w:rsidRPr="00AA3E46">
              <w:rPr>
                <w:rFonts w:cs="Calibri"/>
                <w:color w:val="000000"/>
                <w:sz w:val="18"/>
                <w:szCs w:val="18"/>
              </w:rPr>
              <w:t xml:space="preserve">Apenas aplicável a garantias reais imobiliárias. </w:t>
            </w:r>
          </w:p>
          <w:p w14:paraId="7B7858C3" w14:textId="13668FD2" w:rsidR="005A1253" w:rsidRPr="00AA3E46" w:rsidRDefault="005A1253" w:rsidP="00AA3E46">
            <w:pPr>
              <w:pStyle w:val="ListParagraph"/>
              <w:numPr>
                <w:ilvl w:val="0"/>
                <w:numId w:val="25"/>
              </w:numPr>
              <w:rPr>
                <w:rFonts w:cs="Calibri"/>
                <w:color w:val="000000"/>
                <w:sz w:val="18"/>
                <w:szCs w:val="18"/>
              </w:rPr>
            </w:pPr>
            <w:r w:rsidRPr="008D6891">
              <w:rPr>
                <w:sz w:val="18"/>
              </w:rPr>
              <w:t xml:space="preserve">O </w:t>
            </w:r>
            <w:r>
              <w:rPr>
                <w:sz w:val="18"/>
              </w:rPr>
              <w:t>significado dos códigos do campo ‘tipobeml’</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do tipo de bem</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do tipo de bem respetivo</w:t>
            </w:r>
            <w:r w:rsidRPr="008D6891">
              <w:rPr>
                <w:sz w:val="18"/>
              </w:rPr>
              <w:t>. Ao atacar esta tabela, tem que se filtr</w:t>
            </w:r>
            <w:r>
              <w:rPr>
                <w:sz w:val="18"/>
              </w:rPr>
              <w:t>ar por 'tayd91c0_ctabela' = '062</w:t>
            </w:r>
            <w:r w:rsidRPr="008D6891">
              <w:rPr>
                <w:sz w:val="18"/>
              </w:rPr>
              <w:t>' e não esquecer de selecionar a 'data_date_part' relevante. Note-se que esta tabela só tem dados para os dias úteis</w:t>
            </w:r>
            <w:r w:rsidRPr="005F1378">
              <w:rPr>
                <w:sz w:val="18"/>
              </w:rPr>
              <w:t>.</w:t>
            </w:r>
          </w:p>
        </w:tc>
        <w:tc>
          <w:tcPr>
            <w:tcW w:w="1418" w:type="dxa"/>
            <w:tcBorders>
              <w:top w:val="nil"/>
              <w:left w:val="nil"/>
              <w:bottom w:val="single" w:sz="4" w:space="0" w:color="auto"/>
              <w:right w:val="single" w:sz="4" w:space="0" w:color="auto"/>
            </w:tcBorders>
            <w:shd w:val="clear" w:color="auto" w:fill="auto"/>
            <w:noWrap/>
            <w:hideMark/>
          </w:tcPr>
          <w:p w14:paraId="52F22DF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E1A46A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09DC448" w14:textId="77777777" w:rsidR="005A1253" w:rsidRPr="00212559" w:rsidRDefault="005A1253" w:rsidP="00212559">
            <w:pPr>
              <w:rPr>
                <w:rFonts w:cs="Calibri"/>
                <w:color w:val="000000"/>
                <w:sz w:val="18"/>
                <w:szCs w:val="18"/>
              </w:rPr>
            </w:pPr>
            <w:r w:rsidRPr="00212559">
              <w:rPr>
                <w:rFonts w:cs="Calibri"/>
                <w:color w:val="000000"/>
                <w:sz w:val="18"/>
                <w:szCs w:val="18"/>
              </w:rPr>
              <w:t>ctipdvpb</w:t>
            </w:r>
          </w:p>
        </w:tc>
        <w:tc>
          <w:tcPr>
            <w:tcW w:w="10627" w:type="dxa"/>
            <w:tcBorders>
              <w:top w:val="nil"/>
              <w:left w:val="nil"/>
              <w:bottom w:val="single" w:sz="4" w:space="0" w:color="auto"/>
              <w:right w:val="single" w:sz="4" w:space="0" w:color="auto"/>
            </w:tcBorders>
            <w:shd w:val="clear" w:color="auto" w:fill="auto"/>
            <w:noWrap/>
            <w:hideMark/>
          </w:tcPr>
          <w:p w14:paraId="3B6ED4CA" w14:textId="62B00263" w:rsidR="005A1253" w:rsidRPr="00212559" w:rsidRDefault="005A1253" w:rsidP="00212559">
            <w:pPr>
              <w:rPr>
                <w:rFonts w:cs="Calibri"/>
                <w:color w:val="000000"/>
                <w:sz w:val="18"/>
                <w:szCs w:val="18"/>
              </w:rPr>
            </w:pPr>
            <w:r w:rsidRPr="00212559">
              <w:rPr>
                <w:rFonts w:cs="Calibri"/>
                <w:color w:val="000000"/>
                <w:sz w:val="18"/>
                <w:szCs w:val="18"/>
              </w:rPr>
              <w:t>Tipo dívida pública:</w:t>
            </w:r>
          </w:p>
          <w:p w14:paraId="112DE99F"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que identifica o tipo de dívida Pública: Governo, Regional ou Local. </w:t>
            </w:r>
          </w:p>
          <w:p w14:paraId="6F7FE7F4" w14:textId="4FDAC844"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18F267C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4B7B6E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114DA5E" w14:textId="77777777" w:rsidR="005A1253" w:rsidRPr="00212559" w:rsidRDefault="005A1253" w:rsidP="00212559">
            <w:pPr>
              <w:rPr>
                <w:rFonts w:cs="Calibri"/>
                <w:color w:val="000000"/>
                <w:sz w:val="18"/>
                <w:szCs w:val="18"/>
              </w:rPr>
            </w:pPr>
            <w:r w:rsidRPr="00212559">
              <w:rPr>
                <w:rFonts w:cs="Calibri"/>
                <w:color w:val="000000"/>
                <w:sz w:val="18"/>
                <w:szCs w:val="18"/>
              </w:rPr>
              <w:t>cinddvpb</w:t>
            </w:r>
          </w:p>
        </w:tc>
        <w:tc>
          <w:tcPr>
            <w:tcW w:w="10627" w:type="dxa"/>
            <w:tcBorders>
              <w:top w:val="nil"/>
              <w:left w:val="nil"/>
              <w:bottom w:val="single" w:sz="4" w:space="0" w:color="auto"/>
              <w:right w:val="single" w:sz="4" w:space="0" w:color="auto"/>
            </w:tcBorders>
            <w:shd w:val="clear" w:color="auto" w:fill="auto"/>
            <w:noWrap/>
            <w:hideMark/>
          </w:tcPr>
          <w:p w14:paraId="1AAE8949" w14:textId="1B43FE36" w:rsidR="005A1253" w:rsidRPr="00212559" w:rsidRDefault="005A1253" w:rsidP="00212559">
            <w:pPr>
              <w:rPr>
                <w:rFonts w:cs="Calibri"/>
                <w:color w:val="000000"/>
                <w:sz w:val="18"/>
                <w:szCs w:val="18"/>
              </w:rPr>
            </w:pPr>
            <w:r w:rsidRPr="00212559">
              <w:rPr>
                <w:rFonts w:cs="Calibri"/>
                <w:color w:val="000000"/>
                <w:sz w:val="18"/>
                <w:szCs w:val="18"/>
              </w:rPr>
              <w:t>Identificador dívida pública:</w:t>
            </w:r>
          </w:p>
          <w:p w14:paraId="17C2175A"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themeColor="text1"/>
                <w:sz w:val="18"/>
                <w:szCs w:val="18"/>
              </w:rPr>
              <w:t>Este campo tem em consideração a dívida pública (Sénior, Subordinada).</w:t>
            </w:r>
          </w:p>
          <w:p w14:paraId="480A2B5A" w14:textId="30FCC206"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492E086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268D14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F00260" w14:textId="77777777" w:rsidR="005A1253" w:rsidRPr="00212559" w:rsidRDefault="005A1253" w:rsidP="00212559">
            <w:pPr>
              <w:rPr>
                <w:rFonts w:cs="Calibri"/>
                <w:color w:val="000000"/>
                <w:sz w:val="18"/>
                <w:szCs w:val="18"/>
              </w:rPr>
            </w:pPr>
            <w:r w:rsidRPr="00212559">
              <w:rPr>
                <w:rFonts w:cs="Calibri"/>
                <w:color w:val="000000"/>
                <w:sz w:val="18"/>
                <w:szCs w:val="18"/>
              </w:rPr>
              <w:t>cfvalcot</w:t>
            </w:r>
          </w:p>
        </w:tc>
        <w:tc>
          <w:tcPr>
            <w:tcW w:w="10627" w:type="dxa"/>
            <w:tcBorders>
              <w:top w:val="nil"/>
              <w:left w:val="nil"/>
              <w:bottom w:val="single" w:sz="4" w:space="0" w:color="auto"/>
              <w:right w:val="single" w:sz="4" w:space="0" w:color="auto"/>
            </w:tcBorders>
            <w:shd w:val="clear" w:color="auto" w:fill="auto"/>
            <w:noWrap/>
            <w:hideMark/>
          </w:tcPr>
          <w:p w14:paraId="74C2D0F7" w14:textId="48F4C14D" w:rsidR="005A1253" w:rsidRPr="00212559" w:rsidRDefault="005A1253" w:rsidP="00212559">
            <w:pPr>
              <w:rPr>
                <w:rFonts w:cs="Calibri"/>
                <w:color w:val="000000"/>
                <w:sz w:val="18"/>
                <w:szCs w:val="18"/>
              </w:rPr>
            </w:pPr>
            <w:r w:rsidRPr="00212559">
              <w:rPr>
                <w:rFonts w:cs="Calibri"/>
                <w:color w:val="000000"/>
                <w:sz w:val="18"/>
                <w:szCs w:val="18"/>
              </w:rPr>
              <w:t>Frequência valorização/cotação:</w:t>
            </w:r>
          </w:p>
          <w:p w14:paraId="3097E389" w14:textId="0C1B5F09" w:rsidR="005A1253" w:rsidRPr="00212559" w:rsidRDefault="005A1253" w:rsidP="00627E4A">
            <w:pPr>
              <w:pStyle w:val="ListParagraph"/>
              <w:numPr>
                <w:ilvl w:val="0"/>
                <w:numId w:val="40"/>
              </w:numPr>
              <w:rPr>
                <w:rFonts w:cs="Calibri"/>
                <w:color w:val="000000"/>
                <w:sz w:val="18"/>
                <w:szCs w:val="18"/>
              </w:rPr>
            </w:pPr>
            <w:r w:rsidRPr="00212559">
              <w:rPr>
                <w:rFonts w:cs="Calibri"/>
                <w:sz w:val="18"/>
                <w:szCs w:val="18"/>
              </w:rPr>
              <w:t>Para títulos, este campo está preenchido com ‘9999’, para os restantes registos, encontra-se a ‘0’.</w:t>
            </w:r>
          </w:p>
        </w:tc>
        <w:tc>
          <w:tcPr>
            <w:tcW w:w="1418" w:type="dxa"/>
            <w:tcBorders>
              <w:top w:val="nil"/>
              <w:left w:val="nil"/>
              <w:bottom w:val="single" w:sz="4" w:space="0" w:color="auto"/>
              <w:right w:val="single" w:sz="4" w:space="0" w:color="auto"/>
            </w:tcBorders>
            <w:shd w:val="clear" w:color="auto" w:fill="auto"/>
            <w:noWrap/>
            <w:hideMark/>
          </w:tcPr>
          <w:p w14:paraId="4E00BD4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780894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30FCA4" w14:textId="77777777" w:rsidR="005A1253" w:rsidRPr="00212559" w:rsidRDefault="005A1253" w:rsidP="00212559">
            <w:pPr>
              <w:rPr>
                <w:rFonts w:cs="Calibri"/>
                <w:color w:val="000000"/>
                <w:sz w:val="18"/>
                <w:szCs w:val="18"/>
              </w:rPr>
            </w:pPr>
            <w:r w:rsidRPr="00212559">
              <w:rPr>
                <w:rFonts w:cs="Calibri"/>
                <w:color w:val="000000"/>
                <w:sz w:val="18"/>
                <w:szCs w:val="18"/>
              </w:rPr>
              <w:t>cbem</w:t>
            </w:r>
          </w:p>
        </w:tc>
        <w:tc>
          <w:tcPr>
            <w:tcW w:w="10627" w:type="dxa"/>
            <w:tcBorders>
              <w:top w:val="nil"/>
              <w:left w:val="nil"/>
              <w:bottom w:val="single" w:sz="4" w:space="0" w:color="auto"/>
              <w:right w:val="single" w:sz="4" w:space="0" w:color="auto"/>
            </w:tcBorders>
            <w:shd w:val="clear" w:color="auto" w:fill="auto"/>
            <w:noWrap/>
            <w:hideMark/>
          </w:tcPr>
          <w:p w14:paraId="6D096DDF" w14:textId="77777777" w:rsidR="005A1253" w:rsidRPr="00212559" w:rsidRDefault="005A1253" w:rsidP="00212559">
            <w:pPr>
              <w:rPr>
                <w:rFonts w:cs="Calibri"/>
                <w:color w:val="000000"/>
                <w:sz w:val="18"/>
                <w:szCs w:val="18"/>
              </w:rPr>
            </w:pPr>
            <w:r w:rsidRPr="00212559">
              <w:rPr>
                <w:rFonts w:cs="Calibri"/>
                <w:color w:val="000000"/>
                <w:sz w:val="18"/>
                <w:szCs w:val="18"/>
              </w:rPr>
              <w:t>Classe bem</w:t>
            </w:r>
          </w:p>
          <w:p w14:paraId="07A5F4EE" w14:textId="4377C166" w:rsidR="005A1253" w:rsidRPr="004D64A4"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 </w:t>
            </w:r>
          </w:p>
          <w:p w14:paraId="3458D860" w14:textId="2DB7DB21"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1418" w:type="dxa"/>
            <w:tcBorders>
              <w:top w:val="nil"/>
              <w:left w:val="nil"/>
              <w:bottom w:val="single" w:sz="4" w:space="0" w:color="auto"/>
              <w:right w:val="single" w:sz="4" w:space="0" w:color="auto"/>
            </w:tcBorders>
            <w:shd w:val="clear" w:color="auto" w:fill="auto"/>
            <w:noWrap/>
            <w:hideMark/>
          </w:tcPr>
          <w:p w14:paraId="4F71A89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F9D0BE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91EFA54" w14:textId="77777777" w:rsidR="005A1253" w:rsidRPr="00212559" w:rsidRDefault="005A1253" w:rsidP="00212559">
            <w:pPr>
              <w:rPr>
                <w:rFonts w:cs="Calibri"/>
                <w:color w:val="000000"/>
                <w:sz w:val="18"/>
                <w:szCs w:val="18"/>
              </w:rPr>
            </w:pPr>
            <w:r w:rsidRPr="00212559">
              <w:rPr>
                <w:rFonts w:cs="Calibri"/>
                <w:color w:val="000000"/>
                <w:sz w:val="18"/>
                <w:szCs w:val="18"/>
              </w:rPr>
              <w:t>cpais</w:t>
            </w:r>
          </w:p>
        </w:tc>
        <w:tc>
          <w:tcPr>
            <w:tcW w:w="10627" w:type="dxa"/>
            <w:tcBorders>
              <w:top w:val="nil"/>
              <w:left w:val="nil"/>
              <w:bottom w:val="single" w:sz="4" w:space="0" w:color="auto"/>
              <w:right w:val="single" w:sz="4" w:space="0" w:color="auto"/>
            </w:tcBorders>
            <w:shd w:val="clear" w:color="auto" w:fill="auto"/>
            <w:noWrap/>
            <w:hideMark/>
          </w:tcPr>
          <w:p w14:paraId="2BDBB664" w14:textId="77777777" w:rsidR="005A1253" w:rsidRPr="00212559" w:rsidRDefault="005A1253" w:rsidP="00212559">
            <w:pPr>
              <w:rPr>
                <w:rFonts w:cs="Calibri"/>
                <w:color w:val="000000"/>
                <w:sz w:val="18"/>
                <w:szCs w:val="18"/>
              </w:rPr>
            </w:pPr>
            <w:r w:rsidRPr="00212559">
              <w:rPr>
                <w:rFonts w:cs="Calibri"/>
                <w:color w:val="000000"/>
                <w:sz w:val="18"/>
                <w:szCs w:val="18"/>
              </w:rPr>
              <w:t>Código do País:</w:t>
            </w:r>
          </w:p>
          <w:p w14:paraId="2DEEEA91"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indica o país onde o imóvel está localizado. </w:t>
            </w:r>
          </w:p>
          <w:p w14:paraId="24762F53" w14:textId="2F4449D2"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O código ‘620’ é referente a Portugal e é atribuído a todos os registos da tabela.</w:t>
            </w:r>
          </w:p>
        </w:tc>
        <w:tc>
          <w:tcPr>
            <w:tcW w:w="1418" w:type="dxa"/>
            <w:tcBorders>
              <w:top w:val="nil"/>
              <w:left w:val="nil"/>
              <w:bottom w:val="single" w:sz="4" w:space="0" w:color="auto"/>
              <w:right w:val="single" w:sz="4" w:space="0" w:color="auto"/>
            </w:tcBorders>
            <w:shd w:val="clear" w:color="auto" w:fill="auto"/>
            <w:noWrap/>
            <w:hideMark/>
          </w:tcPr>
          <w:p w14:paraId="65024F9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EDE470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6DD6844" w14:textId="77777777" w:rsidR="005A1253" w:rsidRPr="00212559" w:rsidRDefault="005A1253" w:rsidP="00212559">
            <w:pPr>
              <w:rPr>
                <w:rFonts w:cs="Calibri"/>
                <w:color w:val="000000"/>
                <w:sz w:val="18"/>
                <w:szCs w:val="18"/>
              </w:rPr>
            </w:pPr>
            <w:r w:rsidRPr="00212559">
              <w:rPr>
                <w:rFonts w:cs="Calibri"/>
                <w:color w:val="000000"/>
                <w:sz w:val="18"/>
                <w:szCs w:val="18"/>
              </w:rPr>
              <w:t>cmoeorig</w:t>
            </w:r>
          </w:p>
        </w:tc>
        <w:tc>
          <w:tcPr>
            <w:tcW w:w="10627" w:type="dxa"/>
            <w:tcBorders>
              <w:top w:val="nil"/>
              <w:left w:val="nil"/>
              <w:bottom w:val="single" w:sz="4" w:space="0" w:color="auto"/>
              <w:right w:val="single" w:sz="4" w:space="0" w:color="auto"/>
            </w:tcBorders>
            <w:shd w:val="clear" w:color="auto" w:fill="auto"/>
            <w:noWrap/>
            <w:hideMark/>
          </w:tcPr>
          <w:p w14:paraId="7D8C8871" w14:textId="2A44C472" w:rsidR="005A1253" w:rsidRPr="00212559" w:rsidRDefault="005A1253" w:rsidP="00212559">
            <w:pPr>
              <w:rPr>
                <w:rFonts w:cs="Calibri"/>
                <w:color w:val="000000"/>
                <w:sz w:val="18"/>
                <w:szCs w:val="18"/>
              </w:rPr>
            </w:pPr>
            <w:r w:rsidRPr="00212559">
              <w:rPr>
                <w:rFonts w:cs="Calibri"/>
                <w:color w:val="000000"/>
                <w:sz w:val="18"/>
                <w:szCs w:val="18"/>
              </w:rPr>
              <w:t>Moeda original:</w:t>
            </w:r>
          </w:p>
          <w:p w14:paraId="2B0DEE22" w14:textId="32EFBC68" w:rsidR="005A1253" w:rsidRDefault="005A1253" w:rsidP="00887659">
            <w:pPr>
              <w:pStyle w:val="ListParagraph"/>
              <w:numPr>
                <w:ilvl w:val="0"/>
                <w:numId w:val="25"/>
              </w:numPr>
              <w:rPr>
                <w:rFonts w:cs="Calibri"/>
                <w:color w:val="000000"/>
                <w:sz w:val="18"/>
                <w:szCs w:val="18"/>
              </w:rPr>
            </w:pPr>
            <w:r w:rsidRPr="00212559">
              <w:rPr>
                <w:rFonts w:cs="Calibri"/>
                <w:color w:val="000000"/>
                <w:sz w:val="18"/>
                <w:szCs w:val="18"/>
              </w:rPr>
              <w:t xml:space="preserve">Corresponde ao código da moeda original de denominação do contrato. </w:t>
            </w:r>
          </w:p>
          <w:p w14:paraId="321BBE9E" w14:textId="0A5AF9BC" w:rsidR="00887659" w:rsidRDefault="00887659" w:rsidP="00887659">
            <w:pPr>
              <w:pStyle w:val="ListParagraph"/>
              <w:numPr>
                <w:ilvl w:val="0"/>
                <w:numId w:val="25"/>
              </w:numPr>
              <w:rPr>
                <w:color w:val="000000"/>
                <w:sz w:val="18"/>
                <w:szCs w:val="18"/>
              </w:rPr>
            </w:pPr>
            <w:r>
              <w:rPr>
                <w:color w:val="000000"/>
                <w:sz w:val="18"/>
                <w:szCs w:val="18"/>
              </w:rPr>
              <w:t xml:space="preserve">O aprovisionamento deste campo é direto do campo ‘cmoeda’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56F5D504" w14:textId="03228D79" w:rsidR="005A1253" w:rsidRPr="00887659" w:rsidRDefault="00887659" w:rsidP="00887659">
            <w:pPr>
              <w:pStyle w:val="ListParagraph"/>
              <w:numPr>
                <w:ilvl w:val="0"/>
                <w:numId w:val="25"/>
              </w:numPr>
              <w:rPr>
                <w:color w:val="000000"/>
                <w:sz w:val="18"/>
                <w:szCs w:val="18"/>
              </w:rPr>
            </w:pPr>
            <w:r w:rsidRPr="008D6891">
              <w:rPr>
                <w:sz w:val="18"/>
              </w:rPr>
              <w:t xml:space="preserve">O </w:t>
            </w:r>
            <w:r>
              <w:rPr>
                <w:sz w:val="18"/>
              </w:rPr>
              <w:t>significado dos códigos do campo ‘cmoeorig’</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da moeda</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da moeda respetiva</w:t>
            </w:r>
            <w:r w:rsidRPr="008D6891">
              <w:rPr>
                <w:sz w:val="18"/>
              </w:rPr>
              <w:t>. Ao atacar esta tabela, tem que se filtr</w:t>
            </w:r>
            <w:r>
              <w:rPr>
                <w:sz w:val="18"/>
              </w:rPr>
              <w:t>ar por 'tayd91c0_ctabela' = '206</w:t>
            </w:r>
            <w:r w:rsidRPr="008D6891">
              <w:rPr>
                <w:sz w:val="18"/>
              </w:rPr>
              <w:t>' e não esquecer de selecionar a 'data_date_part' relevante. Note-se que esta tabela só tem dados para os dias úteis</w:t>
            </w:r>
            <w:r>
              <w:rPr>
                <w:sz w:val="18"/>
              </w:rPr>
              <w:t>.</w:t>
            </w:r>
            <w:r w:rsidR="005A1253" w:rsidRPr="008876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2FF9CBE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5BDFC5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56E25C" w14:textId="77777777" w:rsidR="005A1253" w:rsidRPr="00212559" w:rsidRDefault="005A1253" w:rsidP="00212559">
            <w:pPr>
              <w:rPr>
                <w:rFonts w:cs="Calibri"/>
                <w:color w:val="000000"/>
                <w:sz w:val="18"/>
                <w:szCs w:val="18"/>
              </w:rPr>
            </w:pPr>
            <w:r w:rsidRPr="00212559">
              <w:rPr>
                <w:rFonts w:cs="Calibri"/>
                <w:color w:val="000000"/>
                <w:sz w:val="18"/>
                <w:szCs w:val="18"/>
              </w:rPr>
              <w:t>ctipiemi</w:t>
            </w:r>
          </w:p>
        </w:tc>
        <w:tc>
          <w:tcPr>
            <w:tcW w:w="10627" w:type="dxa"/>
            <w:tcBorders>
              <w:top w:val="nil"/>
              <w:left w:val="nil"/>
              <w:bottom w:val="single" w:sz="4" w:space="0" w:color="auto"/>
              <w:right w:val="single" w:sz="4" w:space="0" w:color="auto"/>
            </w:tcBorders>
            <w:shd w:val="clear" w:color="auto" w:fill="auto"/>
            <w:noWrap/>
            <w:hideMark/>
          </w:tcPr>
          <w:p w14:paraId="5F412353" w14:textId="0F3530E8" w:rsidR="005A1253" w:rsidRPr="00212559" w:rsidRDefault="005A1253" w:rsidP="00212559">
            <w:pPr>
              <w:rPr>
                <w:rFonts w:cs="Calibri"/>
                <w:color w:val="FF5A5A" w:themeColor="accent1" w:themeTint="99"/>
                <w:sz w:val="18"/>
                <w:szCs w:val="18"/>
              </w:rPr>
            </w:pPr>
            <w:r w:rsidRPr="00212559">
              <w:rPr>
                <w:rFonts w:cs="Calibri"/>
                <w:color w:val="000000"/>
                <w:sz w:val="18"/>
                <w:szCs w:val="18"/>
              </w:rPr>
              <w:t>Tipo de identificação de emissão:</w:t>
            </w:r>
          </w:p>
          <w:p w14:paraId="2036939A" w14:textId="74D50BE2" w:rsidR="005A1253" w:rsidRPr="00212559" w:rsidRDefault="005A1253" w:rsidP="00627E4A">
            <w:pPr>
              <w:pStyle w:val="ListParagraph"/>
              <w:numPr>
                <w:ilvl w:val="0"/>
                <w:numId w:val="41"/>
              </w:numPr>
              <w:rPr>
                <w:rFonts w:cs="Calibri"/>
                <w:color w:val="000000"/>
                <w:sz w:val="18"/>
                <w:szCs w:val="18"/>
              </w:rPr>
            </w:pPr>
            <w:r w:rsidRPr="00212559">
              <w:rPr>
                <w:rFonts w:cs="Calibri"/>
                <w:sz w:val="18"/>
                <w:szCs w:val="18"/>
              </w:rPr>
              <w:t>Para fundos e títulos, este campo está preenchido com ‘9999’, para os restantes registos, encontra-se a ‘0’.</w:t>
            </w:r>
            <w:r w:rsidRPr="00212559">
              <w:rPr>
                <w:rFonts w:cs="Calibri"/>
                <w:color w:val="FF5A5A" w:themeColor="accent1" w:themeTint="99"/>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68C94CE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F4059A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86713E" w14:textId="77777777" w:rsidR="005A1253" w:rsidRPr="00212559" w:rsidRDefault="005A1253" w:rsidP="00212559">
            <w:pPr>
              <w:rPr>
                <w:rFonts w:cs="Calibri"/>
                <w:color w:val="000000"/>
                <w:sz w:val="18"/>
                <w:szCs w:val="18"/>
              </w:rPr>
            </w:pPr>
            <w:r w:rsidRPr="00212559">
              <w:rPr>
                <w:rFonts w:cs="Calibri"/>
                <w:color w:val="000000"/>
                <w:sz w:val="18"/>
                <w:szCs w:val="18"/>
              </w:rPr>
              <w:t>przemis</w:t>
            </w:r>
          </w:p>
        </w:tc>
        <w:tc>
          <w:tcPr>
            <w:tcW w:w="10627" w:type="dxa"/>
            <w:tcBorders>
              <w:top w:val="nil"/>
              <w:left w:val="nil"/>
              <w:bottom w:val="single" w:sz="4" w:space="0" w:color="auto"/>
              <w:right w:val="single" w:sz="4" w:space="0" w:color="auto"/>
            </w:tcBorders>
            <w:shd w:val="clear" w:color="auto" w:fill="auto"/>
            <w:noWrap/>
            <w:hideMark/>
          </w:tcPr>
          <w:p w14:paraId="5848EDD4" w14:textId="367620F7" w:rsidR="005A1253" w:rsidRPr="00212559" w:rsidRDefault="005A1253" w:rsidP="00212559">
            <w:pPr>
              <w:rPr>
                <w:rFonts w:cs="Calibri"/>
                <w:color w:val="000000"/>
                <w:sz w:val="18"/>
                <w:szCs w:val="18"/>
              </w:rPr>
            </w:pPr>
            <w:r w:rsidRPr="00212559">
              <w:rPr>
                <w:rFonts w:cs="Calibri"/>
                <w:color w:val="000000"/>
                <w:sz w:val="18"/>
                <w:szCs w:val="18"/>
              </w:rPr>
              <w:t>Prazo emissão:</w:t>
            </w:r>
          </w:p>
          <w:p w14:paraId="44B336FB" w14:textId="4B4B25D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lastRenderedPageBreak/>
              <w:t>Este campo encontra-se aprovisionado com o código ‘99999’ para garantias reais imobiliárias de origem GP e com ‘0’ para os restantes registos.</w:t>
            </w:r>
          </w:p>
        </w:tc>
        <w:tc>
          <w:tcPr>
            <w:tcW w:w="1418" w:type="dxa"/>
            <w:tcBorders>
              <w:top w:val="nil"/>
              <w:left w:val="nil"/>
              <w:bottom w:val="single" w:sz="4" w:space="0" w:color="auto"/>
              <w:right w:val="single" w:sz="4" w:space="0" w:color="auto"/>
            </w:tcBorders>
            <w:shd w:val="clear" w:color="auto" w:fill="auto"/>
            <w:noWrap/>
            <w:hideMark/>
          </w:tcPr>
          <w:p w14:paraId="2A5124C2"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63EF9AB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2BB1F4C" w14:textId="77777777" w:rsidR="005A1253" w:rsidRPr="00212559" w:rsidRDefault="005A1253" w:rsidP="00212559">
            <w:pPr>
              <w:rPr>
                <w:rFonts w:cs="Calibri"/>
                <w:color w:val="000000"/>
                <w:sz w:val="18"/>
                <w:szCs w:val="18"/>
              </w:rPr>
            </w:pPr>
            <w:r w:rsidRPr="00212559">
              <w:rPr>
                <w:rFonts w:cs="Calibri"/>
                <w:color w:val="000000"/>
                <w:sz w:val="18"/>
                <w:szCs w:val="18"/>
              </w:rPr>
              <w:t>mercap</w:t>
            </w:r>
          </w:p>
        </w:tc>
        <w:tc>
          <w:tcPr>
            <w:tcW w:w="10627" w:type="dxa"/>
            <w:tcBorders>
              <w:top w:val="nil"/>
              <w:left w:val="nil"/>
              <w:bottom w:val="single" w:sz="4" w:space="0" w:color="auto"/>
              <w:right w:val="single" w:sz="4" w:space="0" w:color="auto"/>
            </w:tcBorders>
            <w:shd w:val="clear" w:color="auto" w:fill="auto"/>
            <w:noWrap/>
            <w:hideMark/>
          </w:tcPr>
          <w:p w14:paraId="778C3FA3" w14:textId="26E4C259" w:rsidR="005A1253" w:rsidRPr="00212559" w:rsidRDefault="005A1253" w:rsidP="00212559">
            <w:pPr>
              <w:rPr>
                <w:rFonts w:cs="Calibri"/>
                <w:color w:val="000000"/>
                <w:sz w:val="18"/>
                <w:szCs w:val="18"/>
              </w:rPr>
            </w:pPr>
            <w:r w:rsidRPr="00212559">
              <w:rPr>
                <w:rFonts w:cs="Calibri"/>
                <w:color w:val="000000"/>
                <w:sz w:val="18"/>
                <w:szCs w:val="18"/>
              </w:rPr>
              <w:t>Mercado capitais:</w:t>
            </w:r>
          </w:p>
          <w:p w14:paraId="1CF68CBF"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6FAC8E15" w14:textId="0DBA1A53"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‘9999’.</w:t>
            </w:r>
          </w:p>
        </w:tc>
        <w:tc>
          <w:tcPr>
            <w:tcW w:w="1418" w:type="dxa"/>
            <w:tcBorders>
              <w:top w:val="nil"/>
              <w:left w:val="nil"/>
              <w:bottom w:val="single" w:sz="4" w:space="0" w:color="auto"/>
              <w:right w:val="single" w:sz="4" w:space="0" w:color="auto"/>
            </w:tcBorders>
            <w:shd w:val="clear" w:color="auto" w:fill="auto"/>
            <w:noWrap/>
            <w:hideMark/>
          </w:tcPr>
          <w:p w14:paraId="49D3B5E9"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CEEF3F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108EBD" w14:textId="77777777" w:rsidR="005A1253" w:rsidRPr="00212559" w:rsidRDefault="005A1253" w:rsidP="00212559">
            <w:pPr>
              <w:rPr>
                <w:rFonts w:cs="Calibri"/>
                <w:color w:val="000000"/>
                <w:sz w:val="18"/>
                <w:szCs w:val="18"/>
              </w:rPr>
            </w:pPr>
            <w:r w:rsidRPr="00212559">
              <w:rPr>
                <w:rFonts w:cs="Calibri"/>
                <w:color w:val="000000"/>
                <w:sz w:val="18"/>
                <w:szCs w:val="18"/>
              </w:rPr>
              <w:t>indrefer</w:t>
            </w:r>
          </w:p>
        </w:tc>
        <w:tc>
          <w:tcPr>
            <w:tcW w:w="10627" w:type="dxa"/>
            <w:tcBorders>
              <w:top w:val="nil"/>
              <w:left w:val="nil"/>
              <w:bottom w:val="single" w:sz="4" w:space="0" w:color="auto"/>
              <w:right w:val="single" w:sz="4" w:space="0" w:color="auto"/>
            </w:tcBorders>
            <w:shd w:val="clear" w:color="auto" w:fill="auto"/>
            <w:noWrap/>
            <w:hideMark/>
          </w:tcPr>
          <w:p w14:paraId="72D6EBC3" w14:textId="7C3E04D8" w:rsidR="005A1253" w:rsidRPr="00212559" w:rsidRDefault="005A1253" w:rsidP="00212559">
            <w:pPr>
              <w:rPr>
                <w:rFonts w:cs="Calibri"/>
                <w:color w:val="000000"/>
                <w:sz w:val="18"/>
                <w:szCs w:val="18"/>
              </w:rPr>
            </w:pPr>
            <w:r w:rsidRPr="00212559">
              <w:rPr>
                <w:rFonts w:cs="Calibri"/>
                <w:color w:val="000000"/>
                <w:sz w:val="18"/>
                <w:szCs w:val="18"/>
              </w:rPr>
              <w:t>Índice referência:</w:t>
            </w:r>
          </w:p>
          <w:p w14:paraId="269537BD"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6840E471" w14:textId="6A90F2C3"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‘00000’, para os restantes registos, encontra-se a ‘99999’.</w:t>
            </w:r>
          </w:p>
        </w:tc>
        <w:tc>
          <w:tcPr>
            <w:tcW w:w="1418" w:type="dxa"/>
            <w:tcBorders>
              <w:top w:val="nil"/>
              <w:left w:val="nil"/>
              <w:bottom w:val="single" w:sz="4" w:space="0" w:color="auto"/>
              <w:right w:val="single" w:sz="4" w:space="0" w:color="auto"/>
            </w:tcBorders>
            <w:shd w:val="clear" w:color="auto" w:fill="auto"/>
            <w:noWrap/>
            <w:hideMark/>
          </w:tcPr>
          <w:p w14:paraId="1C889F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DC3B95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611B35B" w14:textId="77777777" w:rsidR="005A1253" w:rsidRPr="00212559" w:rsidRDefault="005A1253" w:rsidP="00212559">
            <w:pPr>
              <w:rPr>
                <w:rFonts w:cs="Calibri"/>
                <w:color w:val="000000"/>
                <w:sz w:val="18"/>
                <w:szCs w:val="18"/>
              </w:rPr>
            </w:pPr>
            <w:r w:rsidRPr="00212559">
              <w:rPr>
                <w:rFonts w:cs="Calibri"/>
                <w:color w:val="000000"/>
                <w:sz w:val="18"/>
                <w:szCs w:val="18"/>
              </w:rPr>
              <w:t>ttxjgar</w:t>
            </w:r>
          </w:p>
        </w:tc>
        <w:tc>
          <w:tcPr>
            <w:tcW w:w="10627" w:type="dxa"/>
            <w:tcBorders>
              <w:top w:val="nil"/>
              <w:left w:val="nil"/>
              <w:bottom w:val="single" w:sz="4" w:space="0" w:color="auto"/>
              <w:right w:val="single" w:sz="4" w:space="0" w:color="auto"/>
            </w:tcBorders>
            <w:shd w:val="clear" w:color="auto" w:fill="auto"/>
            <w:noWrap/>
            <w:hideMark/>
          </w:tcPr>
          <w:p w14:paraId="72A7ADD9" w14:textId="02D647C9" w:rsidR="005A1253" w:rsidRPr="00212559" w:rsidRDefault="005A1253" w:rsidP="00212559">
            <w:pPr>
              <w:rPr>
                <w:rFonts w:cs="Calibri"/>
                <w:color w:val="000000"/>
                <w:sz w:val="18"/>
                <w:szCs w:val="18"/>
              </w:rPr>
            </w:pPr>
            <w:r w:rsidRPr="00212559">
              <w:rPr>
                <w:rFonts w:cs="Calibri"/>
                <w:color w:val="000000"/>
                <w:sz w:val="18"/>
                <w:szCs w:val="18"/>
              </w:rPr>
              <w:t>Tipo taxa juro garantia:</w:t>
            </w:r>
          </w:p>
          <w:p w14:paraId="4630C825" w14:textId="6959D581"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identifica o tipo de taxa de juro (‘F’ - fixa ou ‘V’ - variável) associada co contrato de renda fixa provada que constituem a garantia. </w:t>
            </w:r>
          </w:p>
          <w:p w14:paraId="401A6A1F" w14:textId="08041D10"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w:t>
            </w:r>
          </w:p>
        </w:tc>
        <w:tc>
          <w:tcPr>
            <w:tcW w:w="1418" w:type="dxa"/>
            <w:tcBorders>
              <w:top w:val="nil"/>
              <w:left w:val="nil"/>
              <w:bottom w:val="single" w:sz="4" w:space="0" w:color="auto"/>
              <w:right w:val="single" w:sz="4" w:space="0" w:color="auto"/>
            </w:tcBorders>
            <w:shd w:val="clear" w:color="auto" w:fill="auto"/>
            <w:noWrap/>
            <w:hideMark/>
          </w:tcPr>
          <w:p w14:paraId="50660CB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625DD7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8AA208A" w14:textId="77777777" w:rsidR="005A1253" w:rsidRPr="00212559" w:rsidRDefault="005A1253" w:rsidP="00212559">
            <w:pPr>
              <w:rPr>
                <w:rFonts w:cs="Calibri"/>
                <w:color w:val="000000"/>
                <w:sz w:val="18"/>
                <w:szCs w:val="18"/>
              </w:rPr>
            </w:pPr>
            <w:r w:rsidRPr="00212559">
              <w:rPr>
                <w:rFonts w:cs="Calibri"/>
                <w:color w:val="000000"/>
                <w:sz w:val="18"/>
                <w:szCs w:val="18"/>
              </w:rPr>
              <w:t>centidad</w:t>
            </w:r>
          </w:p>
        </w:tc>
        <w:tc>
          <w:tcPr>
            <w:tcW w:w="10627" w:type="dxa"/>
            <w:tcBorders>
              <w:top w:val="nil"/>
              <w:left w:val="nil"/>
              <w:bottom w:val="single" w:sz="4" w:space="0" w:color="auto"/>
              <w:right w:val="single" w:sz="4" w:space="0" w:color="auto"/>
            </w:tcBorders>
            <w:shd w:val="clear" w:color="auto" w:fill="auto"/>
            <w:noWrap/>
            <w:hideMark/>
          </w:tcPr>
          <w:p w14:paraId="78C4B494" w14:textId="1139BD03" w:rsidR="005A1253" w:rsidRPr="00212559" w:rsidRDefault="005A1253" w:rsidP="00212559">
            <w:pPr>
              <w:rPr>
                <w:rFonts w:cs="Calibri"/>
                <w:color w:val="000000"/>
                <w:sz w:val="18"/>
                <w:szCs w:val="18"/>
              </w:rPr>
            </w:pPr>
            <w:r w:rsidRPr="00212559">
              <w:rPr>
                <w:rFonts w:cs="Calibri"/>
                <w:color w:val="000000"/>
                <w:sz w:val="18"/>
                <w:szCs w:val="18"/>
              </w:rPr>
              <w:t>Entidade a que respeita a informação:</w:t>
            </w:r>
          </w:p>
          <w:p w14:paraId="71AF111E" w14:textId="0A082489"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1418" w:type="dxa"/>
            <w:tcBorders>
              <w:top w:val="nil"/>
              <w:left w:val="nil"/>
              <w:bottom w:val="single" w:sz="4" w:space="0" w:color="auto"/>
              <w:right w:val="single" w:sz="4" w:space="0" w:color="auto"/>
            </w:tcBorders>
            <w:shd w:val="clear" w:color="auto" w:fill="auto"/>
            <w:noWrap/>
            <w:hideMark/>
          </w:tcPr>
          <w:p w14:paraId="6430949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7E4F7D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AEF254" w14:textId="77777777" w:rsidR="005A1253" w:rsidRPr="00212559" w:rsidRDefault="005A1253" w:rsidP="00212559">
            <w:pPr>
              <w:rPr>
                <w:rFonts w:cs="Calibri"/>
                <w:color w:val="000000"/>
                <w:sz w:val="18"/>
                <w:szCs w:val="18"/>
              </w:rPr>
            </w:pPr>
            <w:r w:rsidRPr="00212559">
              <w:rPr>
                <w:rFonts w:cs="Calibri"/>
                <w:color w:val="000000"/>
                <w:sz w:val="18"/>
                <w:szCs w:val="18"/>
              </w:rPr>
              <w:t>caplic</w:t>
            </w:r>
          </w:p>
        </w:tc>
        <w:tc>
          <w:tcPr>
            <w:tcW w:w="10627" w:type="dxa"/>
            <w:tcBorders>
              <w:top w:val="nil"/>
              <w:left w:val="nil"/>
              <w:bottom w:val="single" w:sz="4" w:space="0" w:color="auto"/>
              <w:right w:val="single" w:sz="4" w:space="0" w:color="auto"/>
            </w:tcBorders>
            <w:shd w:val="clear" w:color="auto" w:fill="auto"/>
            <w:noWrap/>
            <w:hideMark/>
          </w:tcPr>
          <w:p w14:paraId="0672F583" w14:textId="77777777" w:rsidR="005A1253" w:rsidRPr="00212559" w:rsidRDefault="005A1253" w:rsidP="00212559">
            <w:pPr>
              <w:rPr>
                <w:rFonts w:cs="Calibri"/>
                <w:color w:val="000000"/>
                <w:sz w:val="18"/>
                <w:szCs w:val="18"/>
              </w:rPr>
            </w:pPr>
            <w:r w:rsidRPr="00212559">
              <w:rPr>
                <w:rFonts w:cs="Calibri"/>
                <w:color w:val="000000"/>
                <w:sz w:val="18"/>
                <w:szCs w:val="18"/>
              </w:rPr>
              <w:t>Aplicação fonte da informação:</w:t>
            </w:r>
          </w:p>
          <w:p w14:paraId="03414CC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7B2B2BE1"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423F62C8"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‘SG’ para seguros</w:t>
            </w:r>
          </w:p>
          <w:p w14:paraId="14BD6FCC"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‘FU’ para fundos</w:t>
            </w:r>
          </w:p>
          <w:p w14:paraId="4276901E"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5983B2C7"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5405D771" w14:textId="25B4D853"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 xml:space="preserve"> ‘GP’ para garantias imóveis de origem GP</w:t>
            </w:r>
          </w:p>
          <w:p w14:paraId="63936C43" w14:textId="522250B8"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1418" w:type="dxa"/>
            <w:tcBorders>
              <w:top w:val="nil"/>
              <w:left w:val="nil"/>
              <w:bottom w:val="single" w:sz="4" w:space="0" w:color="auto"/>
              <w:right w:val="single" w:sz="4" w:space="0" w:color="auto"/>
            </w:tcBorders>
            <w:shd w:val="clear" w:color="auto" w:fill="auto"/>
            <w:noWrap/>
            <w:hideMark/>
          </w:tcPr>
          <w:p w14:paraId="29AD27D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5F1C0B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604C141" w14:textId="77777777" w:rsidR="005A1253" w:rsidRPr="00AA3E46" w:rsidRDefault="005A1253" w:rsidP="00212559">
            <w:pPr>
              <w:rPr>
                <w:rFonts w:cs="Calibri"/>
                <w:color w:val="000000"/>
                <w:sz w:val="18"/>
                <w:szCs w:val="18"/>
              </w:rPr>
            </w:pPr>
            <w:r w:rsidRPr="00AA3E46">
              <w:rPr>
                <w:rFonts w:cs="Calibri"/>
                <w:color w:val="000000"/>
                <w:sz w:val="18"/>
                <w:szCs w:val="18"/>
              </w:rPr>
              <w:t>isin</w:t>
            </w:r>
          </w:p>
        </w:tc>
        <w:tc>
          <w:tcPr>
            <w:tcW w:w="10627" w:type="dxa"/>
            <w:tcBorders>
              <w:top w:val="nil"/>
              <w:left w:val="nil"/>
              <w:bottom w:val="single" w:sz="4" w:space="0" w:color="auto"/>
              <w:right w:val="single" w:sz="4" w:space="0" w:color="auto"/>
            </w:tcBorders>
            <w:shd w:val="clear" w:color="auto" w:fill="auto"/>
            <w:noWrap/>
            <w:hideMark/>
          </w:tcPr>
          <w:p w14:paraId="7C831ED0" w14:textId="77777777" w:rsidR="005A1253" w:rsidRPr="00AA3E46" w:rsidRDefault="005A1253" w:rsidP="00212559">
            <w:pPr>
              <w:rPr>
                <w:rFonts w:cs="Calibri"/>
                <w:color w:val="000000"/>
                <w:sz w:val="18"/>
                <w:szCs w:val="18"/>
              </w:rPr>
            </w:pPr>
            <w:r w:rsidRPr="00AA3E46">
              <w:rPr>
                <w:rFonts w:cs="Calibri"/>
                <w:color w:val="000000"/>
                <w:sz w:val="18"/>
                <w:szCs w:val="18"/>
              </w:rPr>
              <w:t>Código de Emissão (ISIN, ISINREF)</w:t>
            </w:r>
          </w:p>
          <w:p w14:paraId="3295F706" w14:textId="77777777" w:rsidR="005A1253" w:rsidRPr="00AA3E46" w:rsidRDefault="005A1253" w:rsidP="00212559">
            <w:pPr>
              <w:pStyle w:val="ListParagraph"/>
              <w:numPr>
                <w:ilvl w:val="0"/>
                <w:numId w:val="22"/>
              </w:numPr>
              <w:rPr>
                <w:rFonts w:cs="Calibri"/>
                <w:color w:val="000000"/>
                <w:sz w:val="18"/>
                <w:szCs w:val="18"/>
              </w:rPr>
            </w:pPr>
            <w:r w:rsidRPr="00AA3E46">
              <w:rPr>
                <w:rFonts w:cs="Calibri"/>
                <w:color w:val="000000"/>
                <w:sz w:val="18"/>
                <w:szCs w:val="18"/>
                <w:lang w:val="en-US"/>
              </w:rPr>
              <w:t>ISIN significa “</w:t>
            </w:r>
            <w:r w:rsidRPr="00AA3E46">
              <w:rPr>
                <w:rFonts w:cs="Calibri"/>
                <w:i/>
                <w:color w:val="000000"/>
                <w:sz w:val="18"/>
                <w:szCs w:val="18"/>
                <w:lang w:val="en-US"/>
              </w:rPr>
              <w:t>International Securities Identification Number”</w:t>
            </w:r>
            <w:r w:rsidRPr="00AA3E46">
              <w:rPr>
                <w:rFonts w:cs="Calibri"/>
                <w:color w:val="000000"/>
                <w:sz w:val="18"/>
                <w:szCs w:val="18"/>
                <w:lang w:val="en-US"/>
              </w:rPr>
              <w:t xml:space="preserve">. </w:t>
            </w:r>
            <w:r w:rsidRPr="00AA3E46">
              <w:rPr>
                <w:rFonts w:cs="Calibri"/>
                <w:color w:val="000000"/>
                <w:sz w:val="18"/>
                <w:szCs w:val="18"/>
              </w:rPr>
              <w:t>Este código é o número de identificação internacional atribuído a títulos e fundos, de acordo com a norma ISO 6166.</w:t>
            </w:r>
          </w:p>
          <w:p w14:paraId="5F76C5C2" w14:textId="68FE1064" w:rsidR="005A1253" w:rsidRPr="00AA3E46" w:rsidRDefault="005A1253" w:rsidP="00212559">
            <w:pPr>
              <w:pStyle w:val="ListParagraph"/>
              <w:numPr>
                <w:ilvl w:val="0"/>
                <w:numId w:val="22"/>
              </w:numPr>
              <w:rPr>
                <w:rFonts w:cs="Calibri"/>
                <w:color w:val="000000"/>
                <w:sz w:val="18"/>
                <w:szCs w:val="18"/>
              </w:rPr>
            </w:pPr>
            <w:r w:rsidRPr="00AA3E46">
              <w:rPr>
                <w:rFonts w:cs="Calibri"/>
                <w:color w:val="000000"/>
                <w:sz w:val="18"/>
                <w:szCs w:val="18"/>
              </w:rPr>
              <w:t>Este código está apenas preenchido para garantias reais financeiras do tipo fundos e títulos.</w:t>
            </w:r>
          </w:p>
        </w:tc>
        <w:tc>
          <w:tcPr>
            <w:tcW w:w="1418" w:type="dxa"/>
            <w:tcBorders>
              <w:top w:val="nil"/>
              <w:left w:val="nil"/>
              <w:bottom w:val="single" w:sz="4" w:space="0" w:color="auto"/>
              <w:right w:val="single" w:sz="4" w:space="0" w:color="auto"/>
            </w:tcBorders>
            <w:shd w:val="clear" w:color="auto" w:fill="auto"/>
            <w:noWrap/>
            <w:hideMark/>
          </w:tcPr>
          <w:p w14:paraId="6A8D99F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261E69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7AA3A3" w14:textId="77777777" w:rsidR="005A1253" w:rsidRPr="00AA3E46" w:rsidRDefault="005A1253" w:rsidP="00212559">
            <w:pPr>
              <w:rPr>
                <w:rFonts w:cs="Calibri"/>
                <w:color w:val="000000"/>
                <w:sz w:val="18"/>
                <w:szCs w:val="18"/>
              </w:rPr>
            </w:pPr>
            <w:r w:rsidRPr="00AA3E46">
              <w:rPr>
                <w:rFonts w:cs="Calibri"/>
                <w:color w:val="000000"/>
                <w:sz w:val="18"/>
                <w:szCs w:val="18"/>
              </w:rPr>
              <w:t>cprodutol</w:t>
            </w:r>
          </w:p>
        </w:tc>
        <w:tc>
          <w:tcPr>
            <w:tcW w:w="10627" w:type="dxa"/>
            <w:tcBorders>
              <w:top w:val="nil"/>
              <w:left w:val="nil"/>
              <w:bottom w:val="single" w:sz="4" w:space="0" w:color="auto"/>
              <w:right w:val="single" w:sz="4" w:space="0" w:color="auto"/>
            </w:tcBorders>
            <w:shd w:val="clear" w:color="auto" w:fill="auto"/>
            <w:noWrap/>
            <w:hideMark/>
          </w:tcPr>
          <w:p w14:paraId="69427E94" w14:textId="77777777" w:rsidR="005A1253" w:rsidRPr="00AA3E46" w:rsidRDefault="005A1253" w:rsidP="00212559">
            <w:pPr>
              <w:rPr>
                <w:rFonts w:cs="Calibri"/>
                <w:color w:val="000000"/>
                <w:sz w:val="18"/>
                <w:szCs w:val="18"/>
              </w:rPr>
            </w:pPr>
            <w:r w:rsidRPr="00AA3E46">
              <w:rPr>
                <w:rFonts w:cs="Calibri"/>
                <w:color w:val="000000"/>
                <w:sz w:val="18"/>
                <w:szCs w:val="18"/>
              </w:rPr>
              <w:t>Produto local (caução)</w:t>
            </w:r>
          </w:p>
          <w:p w14:paraId="386E852F" w14:textId="26304002" w:rsidR="005A1253" w:rsidRDefault="005A1253" w:rsidP="003124BA">
            <w:pPr>
              <w:pStyle w:val="ListParagraph"/>
              <w:numPr>
                <w:ilvl w:val="0"/>
                <w:numId w:val="22"/>
              </w:numPr>
              <w:rPr>
                <w:rFonts w:cs="Calibri"/>
                <w:color w:val="000000"/>
                <w:sz w:val="18"/>
                <w:szCs w:val="18"/>
              </w:rPr>
            </w:pPr>
            <w:r w:rsidRPr="00AA3E46">
              <w:rPr>
                <w:rFonts w:cs="Calibri"/>
                <w:color w:val="000000"/>
                <w:sz w:val="18"/>
                <w:szCs w:val="18"/>
              </w:rPr>
              <w:t xml:space="preserve">Este campo do produto em complemento com o campo do subproduto informa o tipo de garantia, nomeadamente se é imobiliária ou financeira, para produtos locais. </w:t>
            </w:r>
          </w:p>
          <w:p w14:paraId="2414423A" w14:textId="1D4755B6" w:rsidR="003124BA" w:rsidRPr="003124BA" w:rsidRDefault="003124BA" w:rsidP="003124BA">
            <w:pPr>
              <w:pStyle w:val="ListParagraph"/>
              <w:numPr>
                <w:ilvl w:val="0"/>
                <w:numId w:val="22"/>
              </w:numPr>
              <w:rPr>
                <w:color w:val="000000"/>
                <w:sz w:val="18"/>
                <w:szCs w:val="18"/>
              </w:rPr>
            </w:pPr>
            <w:r>
              <w:rPr>
                <w:color w:val="000000"/>
                <w:sz w:val="18"/>
                <w:szCs w:val="18"/>
              </w:rPr>
              <w:t xml:space="preserve">O aprovisionamento deste campo é direto do campo ‘ckprodut’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59E493C8" w14:textId="7559F79C" w:rsidR="005A1253" w:rsidRPr="00AA3E46" w:rsidRDefault="005A1253" w:rsidP="003124BA">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w:t>
            </w:r>
            <w:r w:rsidRPr="00AA3E46">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31064B54"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2A43D99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0D72358" w14:textId="77777777" w:rsidR="005A1253" w:rsidRPr="00AA3E46" w:rsidRDefault="005A1253" w:rsidP="00212559">
            <w:pPr>
              <w:rPr>
                <w:rFonts w:cs="Calibri"/>
                <w:color w:val="000000"/>
                <w:sz w:val="18"/>
                <w:szCs w:val="18"/>
              </w:rPr>
            </w:pPr>
            <w:r w:rsidRPr="00AA3E46">
              <w:rPr>
                <w:rFonts w:cs="Calibri"/>
                <w:color w:val="000000"/>
                <w:sz w:val="18"/>
                <w:szCs w:val="18"/>
              </w:rPr>
              <w:t>csubprodl</w:t>
            </w:r>
          </w:p>
        </w:tc>
        <w:tc>
          <w:tcPr>
            <w:tcW w:w="10627" w:type="dxa"/>
            <w:tcBorders>
              <w:top w:val="nil"/>
              <w:left w:val="nil"/>
              <w:bottom w:val="single" w:sz="4" w:space="0" w:color="auto"/>
              <w:right w:val="single" w:sz="4" w:space="0" w:color="auto"/>
            </w:tcBorders>
            <w:shd w:val="clear" w:color="auto" w:fill="auto"/>
            <w:noWrap/>
            <w:hideMark/>
          </w:tcPr>
          <w:p w14:paraId="61F67FF0" w14:textId="77777777" w:rsidR="005A1253" w:rsidRPr="00AA3E46" w:rsidRDefault="005A1253" w:rsidP="00212559">
            <w:pPr>
              <w:rPr>
                <w:rFonts w:cs="Calibri"/>
                <w:color w:val="000000"/>
                <w:sz w:val="18"/>
                <w:szCs w:val="18"/>
              </w:rPr>
            </w:pPr>
            <w:r w:rsidRPr="00AA3E46">
              <w:rPr>
                <w:rFonts w:cs="Calibri"/>
                <w:color w:val="000000"/>
                <w:sz w:val="18"/>
                <w:szCs w:val="18"/>
              </w:rPr>
              <w:t>Subproduto local (caução)</w:t>
            </w:r>
          </w:p>
          <w:p w14:paraId="4B48CD5D" w14:textId="3C1816DB" w:rsidR="005A1253" w:rsidRDefault="005A1253" w:rsidP="00212559">
            <w:pPr>
              <w:pStyle w:val="ListParagraph"/>
              <w:numPr>
                <w:ilvl w:val="0"/>
                <w:numId w:val="22"/>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0331AEF2" w14:textId="143DAB1D" w:rsidR="003124BA" w:rsidRPr="00AA3E46" w:rsidRDefault="003124BA" w:rsidP="00212559">
            <w:pPr>
              <w:pStyle w:val="ListParagraph"/>
              <w:numPr>
                <w:ilvl w:val="0"/>
                <w:numId w:val="22"/>
              </w:numPr>
              <w:rPr>
                <w:rFonts w:cs="Calibri"/>
                <w:color w:val="000000"/>
                <w:sz w:val="18"/>
                <w:szCs w:val="18"/>
              </w:rPr>
            </w:pPr>
            <w:r>
              <w:rPr>
                <w:color w:val="000000"/>
                <w:sz w:val="18"/>
                <w:szCs w:val="18"/>
              </w:rPr>
              <w:t xml:space="preserve">O aprovisionamento deste campo é direto do campo ‘cksubpro’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28739234" w14:textId="6D97A2C4" w:rsidR="005A1253" w:rsidRPr="00AA3E46" w:rsidRDefault="005A1253" w:rsidP="00212559">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74BCA74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92C9B4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7FF990E" w14:textId="77777777" w:rsidR="005A1253" w:rsidRPr="00212559" w:rsidRDefault="005A1253" w:rsidP="00212559">
            <w:pPr>
              <w:rPr>
                <w:rFonts w:cs="Calibri"/>
                <w:color w:val="000000"/>
                <w:sz w:val="18"/>
                <w:szCs w:val="18"/>
              </w:rPr>
            </w:pPr>
            <w:r w:rsidRPr="00212559">
              <w:rPr>
                <w:rFonts w:cs="Calibri"/>
                <w:color w:val="000000"/>
                <w:sz w:val="18"/>
                <w:szCs w:val="18"/>
              </w:rPr>
              <w:t>codpostal</w:t>
            </w:r>
          </w:p>
        </w:tc>
        <w:tc>
          <w:tcPr>
            <w:tcW w:w="10627" w:type="dxa"/>
            <w:tcBorders>
              <w:top w:val="nil"/>
              <w:left w:val="nil"/>
              <w:bottom w:val="single" w:sz="4" w:space="0" w:color="auto"/>
              <w:right w:val="single" w:sz="4" w:space="0" w:color="auto"/>
            </w:tcBorders>
            <w:shd w:val="clear" w:color="auto" w:fill="auto"/>
            <w:noWrap/>
            <w:hideMark/>
          </w:tcPr>
          <w:p w14:paraId="4BEAB81F" w14:textId="77777777" w:rsidR="005A1253" w:rsidRPr="00212559" w:rsidRDefault="005A1253" w:rsidP="00212559">
            <w:pPr>
              <w:rPr>
                <w:rFonts w:cs="Calibri"/>
                <w:color w:val="000000"/>
                <w:sz w:val="18"/>
                <w:szCs w:val="18"/>
              </w:rPr>
            </w:pPr>
            <w:r w:rsidRPr="00212559">
              <w:rPr>
                <w:rFonts w:cs="Calibri"/>
                <w:color w:val="000000"/>
                <w:sz w:val="18"/>
                <w:szCs w:val="18"/>
              </w:rPr>
              <w:t>Código postal:</w:t>
            </w:r>
          </w:p>
          <w:p w14:paraId="739F52B9" w14:textId="2D584FE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2357C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2CEE40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F4D5232" w14:textId="77777777" w:rsidR="005A1253" w:rsidRPr="00212559" w:rsidRDefault="005A1253" w:rsidP="00212559">
            <w:pPr>
              <w:rPr>
                <w:rFonts w:cs="Calibri"/>
                <w:color w:val="000000"/>
                <w:sz w:val="18"/>
                <w:szCs w:val="18"/>
              </w:rPr>
            </w:pPr>
            <w:r w:rsidRPr="00212559">
              <w:rPr>
                <w:rFonts w:cs="Calibri"/>
                <w:color w:val="000000"/>
                <w:sz w:val="18"/>
                <w:szCs w:val="18"/>
              </w:rPr>
              <w:t>iajudapub</w:t>
            </w:r>
          </w:p>
        </w:tc>
        <w:tc>
          <w:tcPr>
            <w:tcW w:w="10627" w:type="dxa"/>
            <w:tcBorders>
              <w:top w:val="nil"/>
              <w:left w:val="nil"/>
              <w:bottom w:val="single" w:sz="4" w:space="0" w:color="auto"/>
              <w:right w:val="single" w:sz="4" w:space="0" w:color="auto"/>
            </w:tcBorders>
            <w:shd w:val="clear" w:color="auto" w:fill="auto"/>
            <w:noWrap/>
            <w:hideMark/>
          </w:tcPr>
          <w:p w14:paraId="3CDFE11E" w14:textId="2BEEFA5B" w:rsidR="005A1253" w:rsidRPr="00212559" w:rsidRDefault="005A1253" w:rsidP="00212559">
            <w:pPr>
              <w:rPr>
                <w:rFonts w:cs="Calibri"/>
                <w:sz w:val="18"/>
                <w:szCs w:val="18"/>
              </w:rPr>
            </w:pPr>
            <w:r w:rsidRPr="00212559">
              <w:rPr>
                <w:rFonts w:cs="Calibri"/>
                <w:color w:val="000000"/>
                <w:sz w:val="18"/>
                <w:szCs w:val="18"/>
              </w:rPr>
              <w:t>Indicador de ajuda pública</w:t>
            </w:r>
            <w:r w:rsidRPr="00212559">
              <w:rPr>
                <w:rFonts w:cs="Calibri"/>
                <w:sz w:val="18"/>
                <w:szCs w:val="18"/>
              </w:rPr>
              <w:t>:</w:t>
            </w:r>
          </w:p>
          <w:p w14:paraId="6C0054C6"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indica se o garante recebe algum tipo de ajuda proveniente de uma entidade pública, para a sua aquisição.</w:t>
            </w:r>
          </w:p>
          <w:p w14:paraId="545747D7" w14:textId="0BB3EED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36BF0B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C68B8F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0E51DB" w14:textId="77777777" w:rsidR="005A1253" w:rsidRPr="00212559" w:rsidRDefault="005A1253" w:rsidP="00212559">
            <w:pPr>
              <w:rPr>
                <w:rFonts w:cs="Calibri"/>
                <w:color w:val="000000"/>
                <w:sz w:val="18"/>
                <w:szCs w:val="18"/>
              </w:rPr>
            </w:pPr>
            <w:r w:rsidRPr="00212559">
              <w:rPr>
                <w:rFonts w:cs="Calibri"/>
                <w:color w:val="000000"/>
                <w:sz w:val="18"/>
                <w:szCs w:val="18"/>
              </w:rPr>
              <w:t>tiphipoteca</w:t>
            </w:r>
          </w:p>
        </w:tc>
        <w:tc>
          <w:tcPr>
            <w:tcW w:w="10627" w:type="dxa"/>
            <w:tcBorders>
              <w:top w:val="nil"/>
              <w:left w:val="nil"/>
              <w:bottom w:val="single" w:sz="4" w:space="0" w:color="auto"/>
              <w:right w:val="single" w:sz="4" w:space="0" w:color="auto"/>
            </w:tcBorders>
            <w:shd w:val="clear" w:color="auto" w:fill="auto"/>
            <w:noWrap/>
            <w:hideMark/>
          </w:tcPr>
          <w:p w14:paraId="5201D897" w14:textId="652DA5CF" w:rsidR="005A1253" w:rsidRPr="00212559" w:rsidRDefault="005A1253" w:rsidP="00212559">
            <w:pPr>
              <w:rPr>
                <w:rFonts w:cs="Calibri"/>
                <w:color w:val="000000"/>
                <w:sz w:val="18"/>
                <w:szCs w:val="18"/>
              </w:rPr>
            </w:pPr>
            <w:r w:rsidRPr="00212559">
              <w:rPr>
                <w:rFonts w:cs="Calibri"/>
                <w:color w:val="000000"/>
                <w:sz w:val="18"/>
                <w:szCs w:val="18"/>
              </w:rPr>
              <w:t>Tipo de hipoteca</w:t>
            </w:r>
          </w:p>
          <w:p w14:paraId="64116D5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Campo identifica o tipo de habitação, de acordo com as normas contabilísticas e a sua classificação. </w:t>
            </w:r>
          </w:p>
          <w:p w14:paraId="1E6727AF" w14:textId="3459332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66A386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B691E7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88DF332" w14:textId="77777777" w:rsidR="005A1253" w:rsidRPr="00212559" w:rsidRDefault="005A1253" w:rsidP="00212559">
            <w:pPr>
              <w:rPr>
                <w:rFonts w:cs="Calibri"/>
                <w:color w:val="000000"/>
                <w:sz w:val="18"/>
                <w:szCs w:val="18"/>
              </w:rPr>
            </w:pPr>
            <w:r w:rsidRPr="00212559">
              <w:rPr>
                <w:rFonts w:cs="Calibri"/>
                <w:color w:val="000000"/>
                <w:sz w:val="18"/>
                <w:szCs w:val="18"/>
              </w:rPr>
              <w:t>cgarant</w:t>
            </w:r>
          </w:p>
        </w:tc>
        <w:tc>
          <w:tcPr>
            <w:tcW w:w="10627" w:type="dxa"/>
            <w:tcBorders>
              <w:top w:val="nil"/>
              <w:left w:val="nil"/>
              <w:bottom w:val="single" w:sz="4" w:space="0" w:color="auto"/>
              <w:right w:val="single" w:sz="4" w:space="0" w:color="auto"/>
            </w:tcBorders>
            <w:shd w:val="clear" w:color="auto" w:fill="auto"/>
            <w:noWrap/>
            <w:hideMark/>
          </w:tcPr>
          <w:p w14:paraId="38C6B419" w14:textId="77777777" w:rsidR="005A1253" w:rsidRPr="009B603B" w:rsidRDefault="005A1253" w:rsidP="00212559">
            <w:pPr>
              <w:rPr>
                <w:rFonts w:cs="Calibri"/>
                <w:color w:val="000000"/>
                <w:sz w:val="18"/>
                <w:szCs w:val="18"/>
              </w:rPr>
            </w:pPr>
            <w:r w:rsidRPr="009B603B">
              <w:rPr>
                <w:rFonts w:cs="Calibri"/>
                <w:color w:val="000000"/>
                <w:sz w:val="18"/>
                <w:szCs w:val="18"/>
              </w:rPr>
              <w:t>Tipologia garantia - local (nativo):</w:t>
            </w:r>
          </w:p>
          <w:p w14:paraId="5F44D3FF" w14:textId="77777777" w:rsidR="005A1253" w:rsidRPr="009B603B" w:rsidRDefault="005A1253" w:rsidP="00212559">
            <w:pPr>
              <w:pStyle w:val="ListParagraph"/>
              <w:numPr>
                <w:ilvl w:val="0"/>
                <w:numId w:val="11"/>
              </w:numPr>
              <w:rPr>
                <w:rFonts w:cs="Calibri"/>
                <w:color w:val="000000"/>
                <w:sz w:val="18"/>
                <w:szCs w:val="18"/>
              </w:rPr>
            </w:pPr>
            <w:r w:rsidRPr="009B603B">
              <w:rPr>
                <w:rFonts w:cs="Calibri"/>
                <w:color w:val="000000"/>
                <w:sz w:val="18"/>
                <w:szCs w:val="18"/>
              </w:rPr>
              <w:t>O código da garantia pode ser dado diretamente pela origem do registo ou criado através de uma combinação do produto e subproduto da garantia, como no caso das CS.</w:t>
            </w:r>
          </w:p>
          <w:p w14:paraId="1086A653" w14:textId="2B1588C9" w:rsidR="005A1253" w:rsidRDefault="005A1253" w:rsidP="00212559">
            <w:pPr>
              <w:pStyle w:val="ListParagraph"/>
              <w:numPr>
                <w:ilvl w:val="0"/>
                <w:numId w:val="11"/>
              </w:numPr>
              <w:rPr>
                <w:rFonts w:cs="Calibri"/>
                <w:color w:val="000000"/>
                <w:sz w:val="18"/>
                <w:szCs w:val="18"/>
              </w:rPr>
            </w:pPr>
            <w:r w:rsidRPr="009B603B">
              <w:rPr>
                <w:rFonts w:cs="Calibri"/>
                <w:color w:val="000000"/>
                <w:sz w:val="18"/>
                <w:szCs w:val="18"/>
              </w:rPr>
              <w:t>Este campo permite obter mais detalhe acerca da garantia.</w:t>
            </w:r>
          </w:p>
          <w:p w14:paraId="742D62CE" w14:textId="6C81F31A" w:rsidR="003124BA" w:rsidRPr="009B603B" w:rsidRDefault="003124BA" w:rsidP="00212559">
            <w:pPr>
              <w:pStyle w:val="ListParagraph"/>
              <w:numPr>
                <w:ilvl w:val="0"/>
                <w:numId w:val="11"/>
              </w:numPr>
              <w:rPr>
                <w:rFonts w:cs="Calibri"/>
                <w:color w:val="000000"/>
                <w:sz w:val="18"/>
                <w:szCs w:val="18"/>
              </w:rPr>
            </w:pPr>
            <w:r>
              <w:rPr>
                <w:color w:val="000000"/>
                <w:sz w:val="18"/>
                <w:szCs w:val="18"/>
              </w:rPr>
              <w:t xml:space="preserve">O aprovisionamento deste campo é direto do campo ‘cgarant_rpt’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p w14:paraId="48B76FA6" w14:textId="39D62B9A" w:rsidR="005A1253" w:rsidRPr="00212559" w:rsidRDefault="005A1253" w:rsidP="00212559">
            <w:pPr>
              <w:pStyle w:val="ListParagraph"/>
              <w:numPr>
                <w:ilvl w:val="0"/>
                <w:numId w:val="11"/>
              </w:numPr>
              <w:rPr>
                <w:rFonts w:cs="Calibri"/>
                <w:color w:val="000000"/>
                <w:sz w:val="18"/>
                <w:szCs w:val="18"/>
              </w:rPr>
            </w:pPr>
            <w:r w:rsidRPr="008D6891">
              <w:rPr>
                <w:sz w:val="18"/>
              </w:rPr>
              <w:t xml:space="preserve">O </w:t>
            </w:r>
            <w:r>
              <w:rPr>
                <w:sz w:val="18"/>
              </w:rPr>
              <w:t>significado dos códigos do campo ‘cgarant’</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da garantia</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do código da garantia respetiva</w:t>
            </w:r>
            <w:r w:rsidRPr="008D6891">
              <w:rPr>
                <w:sz w:val="18"/>
              </w:rPr>
              <w:t>. Ao atacar esta tabela, tem que se filtr</w:t>
            </w:r>
            <w:r>
              <w:rPr>
                <w:sz w:val="18"/>
              </w:rPr>
              <w:t>ar por 'tayd91c0_ctabela' = '251</w:t>
            </w:r>
            <w:r w:rsidRPr="008D6891">
              <w:rPr>
                <w:sz w:val="18"/>
              </w:rPr>
              <w:t>' e não esquecer de selecionar a 'data_date_part' relevante. Note-se que esta tabela só tem dados para os dias úteis</w:t>
            </w:r>
            <w:r>
              <w:rPr>
                <w:sz w:val="18"/>
              </w:rPr>
              <w:t>.</w:t>
            </w:r>
          </w:p>
        </w:tc>
        <w:tc>
          <w:tcPr>
            <w:tcW w:w="1418" w:type="dxa"/>
            <w:tcBorders>
              <w:top w:val="nil"/>
              <w:left w:val="nil"/>
              <w:bottom w:val="single" w:sz="4" w:space="0" w:color="auto"/>
              <w:right w:val="single" w:sz="4" w:space="0" w:color="auto"/>
            </w:tcBorders>
            <w:shd w:val="clear" w:color="auto" w:fill="auto"/>
            <w:noWrap/>
            <w:hideMark/>
          </w:tcPr>
          <w:p w14:paraId="40430CC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53D1F9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C2D44E" w14:textId="77777777" w:rsidR="005A1253" w:rsidRPr="00212559" w:rsidRDefault="005A1253" w:rsidP="00212559">
            <w:pPr>
              <w:rPr>
                <w:rFonts w:cs="Calibri"/>
                <w:color w:val="000000"/>
                <w:sz w:val="18"/>
                <w:szCs w:val="18"/>
              </w:rPr>
            </w:pPr>
            <w:r w:rsidRPr="00212559">
              <w:rPr>
                <w:rFonts w:cs="Calibri"/>
                <w:color w:val="000000"/>
                <w:sz w:val="18"/>
                <w:szCs w:val="18"/>
              </w:rPr>
              <w:t>cbalbem</w:t>
            </w:r>
          </w:p>
        </w:tc>
        <w:tc>
          <w:tcPr>
            <w:tcW w:w="10627" w:type="dxa"/>
            <w:tcBorders>
              <w:top w:val="nil"/>
              <w:left w:val="nil"/>
              <w:bottom w:val="single" w:sz="4" w:space="0" w:color="auto"/>
              <w:right w:val="single" w:sz="4" w:space="0" w:color="auto"/>
            </w:tcBorders>
            <w:shd w:val="clear" w:color="auto" w:fill="auto"/>
            <w:noWrap/>
            <w:hideMark/>
          </w:tcPr>
          <w:p w14:paraId="10F7A016" w14:textId="77777777" w:rsidR="005A1253" w:rsidRPr="00212559" w:rsidRDefault="005A1253" w:rsidP="00212559">
            <w:pPr>
              <w:rPr>
                <w:rFonts w:cs="Calibri"/>
                <w:color w:val="000000"/>
                <w:sz w:val="18"/>
                <w:szCs w:val="18"/>
              </w:rPr>
            </w:pPr>
            <w:r w:rsidRPr="00212559">
              <w:rPr>
                <w:rFonts w:cs="Calibri"/>
                <w:color w:val="000000"/>
                <w:sz w:val="18"/>
                <w:szCs w:val="18"/>
              </w:rPr>
              <w:t>Descrição tipo hipoteca:</w:t>
            </w:r>
          </w:p>
          <w:p w14:paraId="1F57B810" w14:textId="5291F0D7"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33CFDE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0918FD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F27B1E" w14:textId="77777777" w:rsidR="005A1253" w:rsidRPr="00212559" w:rsidRDefault="005A1253" w:rsidP="00212559">
            <w:pPr>
              <w:rPr>
                <w:rFonts w:cs="Calibri"/>
                <w:color w:val="000000"/>
                <w:sz w:val="18"/>
                <w:szCs w:val="18"/>
              </w:rPr>
            </w:pPr>
            <w:r w:rsidRPr="00212559">
              <w:rPr>
                <w:rFonts w:cs="Calibri"/>
                <w:color w:val="000000"/>
                <w:sz w:val="18"/>
                <w:szCs w:val="18"/>
              </w:rPr>
              <w:t>cctabem</w:t>
            </w:r>
          </w:p>
        </w:tc>
        <w:tc>
          <w:tcPr>
            <w:tcW w:w="10627" w:type="dxa"/>
            <w:tcBorders>
              <w:top w:val="nil"/>
              <w:left w:val="nil"/>
              <w:bottom w:val="single" w:sz="4" w:space="0" w:color="auto"/>
              <w:right w:val="single" w:sz="4" w:space="0" w:color="auto"/>
            </w:tcBorders>
            <w:shd w:val="clear" w:color="auto" w:fill="auto"/>
            <w:noWrap/>
            <w:hideMark/>
          </w:tcPr>
          <w:p w14:paraId="494EFB06" w14:textId="04A72CA9" w:rsidR="005A1253" w:rsidRPr="00212559" w:rsidRDefault="005A1253" w:rsidP="00212559">
            <w:pPr>
              <w:rPr>
                <w:rFonts w:cs="Calibri"/>
                <w:color w:val="000000"/>
                <w:sz w:val="18"/>
                <w:szCs w:val="18"/>
              </w:rPr>
            </w:pPr>
            <w:r w:rsidRPr="00212559">
              <w:rPr>
                <w:rFonts w:cs="Calibri"/>
                <w:color w:val="000000"/>
                <w:sz w:val="18"/>
                <w:szCs w:val="18"/>
              </w:rPr>
              <w:t>Conta bem:</w:t>
            </w:r>
          </w:p>
          <w:p w14:paraId="6569E066" w14:textId="658BDF02"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9D2933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972D68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47FE48" w14:textId="77777777" w:rsidR="005A1253" w:rsidRPr="00212559" w:rsidRDefault="005A1253" w:rsidP="00212559">
            <w:pPr>
              <w:rPr>
                <w:rFonts w:cs="Calibri"/>
                <w:color w:val="000000"/>
                <w:sz w:val="18"/>
                <w:szCs w:val="18"/>
              </w:rPr>
            </w:pPr>
            <w:r w:rsidRPr="00212559">
              <w:rPr>
                <w:rFonts w:cs="Calibri"/>
                <w:color w:val="000000"/>
                <w:sz w:val="18"/>
                <w:szCs w:val="18"/>
              </w:rPr>
              <w:t>codpost</w:t>
            </w:r>
          </w:p>
        </w:tc>
        <w:tc>
          <w:tcPr>
            <w:tcW w:w="10627" w:type="dxa"/>
            <w:tcBorders>
              <w:top w:val="nil"/>
              <w:left w:val="nil"/>
              <w:bottom w:val="single" w:sz="4" w:space="0" w:color="auto"/>
              <w:right w:val="single" w:sz="4" w:space="0" w:color="auto"/>
            </w:tcBorders>
            <w:shd w:val="clear" w:color="auto" w:fill="auto"/>
            <w:noWrap/>
            <w:hideMark/>
          </w:tcPr>
          <w:p w14:paraId="0ED66D20" w14:textId="77777777" w:rsidR="005A1253" w:rsidRPr="00212559" w:rsidRDefault="005A1253" w:rsidP="00212559">
            <w:pPr>
              <w:rPr>
                <w:rFonts w:cs="Calibri"/>
                <w:color w:val="000000"/>
                <w:sz w:val="18"/>
                <w:szCs w:val="18"/>
              </w:rPr>
            </w:pPr>
            <w:r w:rsidRPr="00212559">
              <w:rPr>
                <w:rFonts w:cs="Calibri"/>
                <w:color w:val="000000"/>
                <w:sz w:val="18"/>
                <w:szCs w:val="18"/>
              </w:rPr>
              <w:t>Código postal:</w:t>
            </w:r>
          </w:p>
          <w:p w14:paraId="63F2B518" w14:textId="56404CD2"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11A489C" w14:textId="77777777" w:rsidR="005A1253" w:rsidRPr="00212559" w:rsidRDefault="005A1253" w:rsidP="00212559">
            <w:pPr>
              <w:rPr>
                <w:rFonts w:cs="Calibri"/>
                <w:color w:val="000000"/>
                <w:sz w:val="18"/>
                <w:szCs w:val="18"/>
              </w:rPr>
            </w:pPr>
            <w:r w:rsidRPr="00212559">
              <w:rPr>
                <w:rFonts w:cs="Calibri"/>
                <w:color w:val="000000"/>
                <w:sz w:val="18"/>
                <w:szCs w:val="18"/>
              </w:rPr>
              <w:lastRenderedPageBreak/>
              <w:t>String</w:t>
            </w:r>
          </w:p>
        </w:tc>
      </w:tr>
      <w:tr w:rsidR="005A1253" w:rsidRPr="00212559" w14:paraId="121A9B7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59BDE3D" w14:textId="77777777" w:rsidR="005A1253" w:rsidRPr="00212559" w:rsidRDefault="005A1253" w:rsidP="00212559">
            <w:pPr>
              <w:rPr>
                <w:rFonts w:cs="Calibri"/>
                <w:color w:val="000000"/>
                <w:sz w:val="18"/>
                <w:szCs w:val="18"/>
              </w:rPr>
            </w:pPr>
            <w:r w:rsidRPr="00212559">
              <w:rPr>
                <w:rFonts w:cs="Calibri"/>
                <w:color w:val="000000"/>
                <w:sz w:val="18"/>
                <w:szCs w:val="18"/>
              </w:rPr>
              <w:t>cdisconf</w:t>
            </w:r>
          </w:p>
        </w:tc>
        <w:tc>
          <w:tcPr>
            <w:tcW w:w="10627" w:type="dxa"/>
            <w:tcBorders>
              <w:top w:val="nil"/>
              <w:left w:val="nil"/>
              <w:bottom w:val="single" w:sz="4" w:space="0" w:color="auto"/>
              <w:right w:val="single" w:sz="4" w:space="0" w:color="auto"/>
            </w:tcBorders>
            <w:shd w:val="clear" w:color="auto" w:fill="auto"/>
            <w:noWrap/>
            <w:hideMark/>
          </w:tcPr>
          <w:p w14:paraId="3E347AC5" w14:textId="77777777" w:rsidR="005A1253" w:rsidRPr="00212559" w:rsidRDefault="005A1253" w:rsidP="00212559">
            <w:pPr>
              <w:rPr>
                <w:rFonts w:cs="Calibri"/>
                <w:color w:val="000000"/>
                <w:sz w:val="18"/>
                <w:szCs w:val="18"/>
              </w:rPr>
            </w:pPr>
            <w:r w:rsidRPr="00212559">
              <w:rPr>
                <w:rFonts w:cs="Calibri"/>
                <w:color w:val="000000"/>
                <w:sz w:val="18"/>
                <w:szCs w:val="18"/>
              </w:rPr>
              <w:t>Distrito/Concelho/Freguesia:</w:t>
            </w:r>
          </w:p>
          <w:p w14:paraId="57A9C005" w14:textId="207A8048"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638754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DD2A0D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1C9D6B4" w14:textId="77777777" w:rsidR="005A1253" w:rsidRPr="00212559" w:rsidRDefault="005A1253" w:rsidP="00212559">
            <w:pPr>
              <w:rPr>
                <w:rFonts w:cs="Calibri"/>
                <w:color w:val="000000"/>
                <w:sz w:val="18"/>
                <w:szCs w:val="18"/>
              </w:rPr>
            </w:pPr>
            <w:r w:rsidRPr="00212559">
              <w:rPr>
                <w:rFonts w:cs="Calibri"/>
                <w:color w:val="000000"/>
                <w:sz w:val="18"/>
                <w:szCs w:val="18"/>
              </w:rPr>
              <w:t>perliqgr</w:t>
            </w:r>
          </w:p>
        </w:tc>
        <w:tc>
          <w:tcPr>
            <w:tcW w:w="10627" w:type="dxa"/>
            <w:tcBorders>
              <w:top w:val="nil"/>
              <w:left w:val="nil"/>
              <w:bottom w:val="single" w:sz="4" w:space="0" w:color="auto"/>
              <w:right w:val="single" w:sz="4" w:space="0" w:color="auto"/>
            </w:tcBorders>
            <w:shd w:val="clear" w:color="auto" w:fill="auto"/>
            <w:noWrap/>
            <w:hideMark/>
          </w:tcPr>
          <w:p w14:paraId="1000DD7A" w14:textId="6C755926" w:rsidR="005A1253" w:rsidRPr="00212559" w:rsidRDefault="00A84B21" w:rsidP="00212559">
            <w:pPr>
              <w:rPr>
                <w:rFonts w:cs="Calibri"/>
                <w:color w:val="000000"/>
                <w:sz w:val="18"/>
                <w:szCs w:val="18"/>
              </w:rPr>
            </w:pPr>
            <w:r w:rsidRPr="00212559">
              <w:rPr>
                <w:rFonts w:cs="Calibri"/>
                <w:color w:val="000000"/>
                <w:sz w:val="18"/>
                <w:szCs w:val="18"/>
              </w:rPr>
              <w:t>Período</w:t>
            </w:r>
            <w:r w:rsidR="005A1253" w:rsidRPr="00212559">
              <w:rPr>
                <w:rFonts w:cs="Calibri"/>
                <w:color w:val="000000"/>
                <w:sz w:val="18"/>
                <w:szCs w:val="18"/>
              </w:rPr>
              <w:t xml:space="preserve"> de liquidação da garantia real</w:t>
            </w:r>
          </w:p>
          <w:p w14:paraId="4C3B8D4D" w14:textId="77777777"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identifica o período de liquidação da garantia que permitirá a afetação da margem de avaliação que for mais vantajosa.</w:t>
            </w:r>
          </w:p>
          <w:p w14:paraId="573E8803" w14:textId="583AE43A"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4F4C604"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04D4392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470227B" w14:textId="77777777" w:rsidR="005A1253" w:rsidRPr="00212559" w:rsidRDefault="005A1253" w:rsidP="00212559">
            <w:pPr>
              <w:rPr>
                <w:rFonts w:cs="Calibri"/>
                <w:color w:val="000000"/>
                <w:sz w:val="18"/>
                <w:szCs w:val="18"/>
              </w:rPr>
            </w:pPr>
            <w:r w:rsidRPr="00212559">
              <w:rPr>
                <w:rFonts w:cs="Calibri"/>
                <w:color w:val="000000"/>
                <w:sz w:val="18"/>
                <w:szCs w:val="18"/>
              </w:rPr>
              <w:t>ref_date</w:t>
            </w:r>
          </w:p>
        </w:tc>
        <w:tc>
          <w:tcPr>
            <w:tcW w:w="10627" w:type="dxa"/>
            <w:tcBorders>
              <w:top w:val="nil"/>
              <w:left w:val="nil"/>
              <w:bottom w:val="single" w:sz="4" w:space="0" w:color="auto"/>
              <w:right w:val="single" w:sz="4" w:space="0" w:color="auto"/>
            </w:tcBorders>
            <w:shd w:val="clear" w:color="auto" w:fill="auto"/>
            <w:noWrap/>
            <w:hideMark/>
          </w:tcPr>
          <w:p w14:paraId="75107F46" w14:textId="77777777" w:rsidR="005A1253" w:rsidRPr="00212559" w:rsidRDefault="005A1253" w:rsidP="00212559">
            <w:pPr>
              <w:rPr>
                <w:rFonts w:cs="Calibri"/>
                <w:color w:val="000000"/>
                <w:sz w:val="18"/>
                <w:szCs w:val="18"/>
              </w:rPr>
            </w:pPr>
            <w:r w:rsidRPr="00212559">
              <w:rPr>
                <w:rFonts w:cs="Calibri"/>
                <w:color w:val="000000"/>
                <w:sz w:val="18"/>
                <w:szCs w:val="18"/>
              </w:rPr>
              <w:t>Data de referência dos dados:</w:t>
            </w:r>
          </w:p>
          <w:p w14:paraId="14EFA308" w14:textId="7777777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484E3476" w14:textId="7777777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CE79721" w14:textId="1A8EDA6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1418" w:type="dxa"/>
            <w:tcBorders>
              <w:top w:val="nil"/>
              <w:left w:val="nil"/>
              <w:bottom w:val="single" w:sz="4" w:space="0" w:color="auto"/>
              <w:right w:val="single" w:sz="4" w:space="0" w:color="auto"/>
            </w:tcBorders>
            <w:shd w:val="clear" w:color="auto" w:fill="auto"/>
            <w:noWrap/>
            <w:hideMark/>
          </w:tcPr>
          <w:p w14:paraId="5B9DD40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bl>
    <w:p w14:paraId="6C9FB2DE" w14:textId="35336FD9" w:rsidR="00F76194" w:rsidRDefault="00F76194" w:rsidP="008010B2">
      <w:pPr>
        <w:jc w:val="both"/>
        <w:sectPr w:rsidR="00F76194" w:rsidSect="002600F3">
          <w:pgSz w:w="16838" w:h="11906" w:orient="landscape"/>
          <w:pgMar w:top="1440" w:right="1440" w:bottom="1440" w:left="1440" w:header="709" w:footer="709" w:gutter="0"/>
          <w:cols w:space="708"/>
          <w:docGrid w:linePitch="360"/>
        </w:sectPr>
      </w:pPr>
    </w:p>
    <w:p w14:paraId="6DCB0189" w14:textId="65FF8F1C" w:rsidR="002600F3" w:rsidRPr="001B4C66" w:rsidRDefault="002600F3" w:rsidP="00666790">
      <w:pPr>
        <w:pStyle w:val="Heading4"/>
        <w:rPr>
          <w:i/>
        </w:rPr>
      </w:pPr>
      <w:bookmarkStart w:id="44" w:name="_Toc163902256"/>
      <w:bookmarkStart w:id="45" w:name="_Toc168671624"/>
      <w:r>
        <w:lastRenderedPageBreak/>
        <w:t xml:space="preserve">Tabela </w:t>
      </w:r>
      <w:r w:rsidR="00F23A21">
        <w:t xml:space="preserve">de avaliações de </w:t>
      </w:r>
      <w:r w:rsidR="000F630D">
        <w:t>processos/cauções</w:t>
      </w:r>
      <w:r w:rsidR="00F23A21">
        <w:t xml:space="preserve"> reais</w:t>
      </w:r>
      <w:r>
        <w:t xml:space="preserve">: </w:t>
      </w:r>
      <w:r w:rsidRPr="00666790">
        <w:rPr>
          <w:i/>
        </w:rPr>
        <w:t>cd_garantias.</w:t>
      </w:r>
      <w:r w:rsidR="00F23A21" w:rsidRPr="00666790">
        <w:rPr>
          <w:i/>
        </w:rPr>
        <w:t>gt017_report_biyr9520</w:t>
      </w:r>
      <w:bookmarkEnd w:id="44"/>
      <w:bookmarkEnd w:id="45"/>
    </w:p>
    <w:p w14:paraId="429C60DD" w14:textId="4C1A53AF" w:rsidR="002600F3" w:rsidRDefault="002600F3" w:rsidP="00666790">
      <w:pPr>
        <w:pStyle w:val="Heading5"/>
      </w:pPr>
      <w:bookmarkStart w:id="46" w:name="_Toc163902257"/>
      <w:bookmarkStart w:id="47" w:name="_Toc168671625"/>
      <w:r>
        <w:t>Visão Geral</w:t>
      </w:r>
      <w:bookmarkEnd w:id="46"/>
      <w:bookmarkEnd w:id="47"/>
    </w:p>
    <w:p w14:paraId="5BB9FDC1" w14:textId="069205A3" w:rsidR="00103140" w:rsidRDefault="00103140"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w:t>
      </w:r>
      <w:r>
        <w:rPr>
          <w:rFonts w:eastAsiaTheme="minorHAnsi" w:cstheme="minorBidi"/>
          <w:i/>
          <w:szCs w:val="22"/>
          <w:lang w:eastAsia="en-US"/>
        </w:rPr>
        <w:t>d_garantias.</w:t>
      </w:r>
      <w:r w:rsidR="00557900">
        <w:rPr>
          <w:rFonts w:eastAsiaTheme="minorHAnsi" w:cstheme="minorBidi"/>
          <w:i/>
          <w:szCs w:val="22"/>
          <w:lang w:eastAsia="en-US"/>
        </w:rPr>
        <w:t>gt017</w:t>
      </w:r>
      <w:r>
        <w:rPr>
          <w:rFonts w:eastAsiaTheme="minorHAnsi" w:cstheme="minorBidi"/>
          <w:i/>
          <w:szCs w:val="22"/>
          <w:lang w:eastAsia="en-US"/>
        </w:rPr>
        <w:t>_report_biyr952</w:t>
      </w:r>
      <w:r w:rsidRPr="00720567">
        <w:rPr>
          <w:rFonts w:eastAsiaTheme="minorHAnsi" w:cstheme="minorBidi"/>
          <w:i/>
          <w:szCs w:val="22"/>
          <w:lang w:eastAsia="en-US"/>
        </w:rPr>
        <w:t>0</w:t>
      </w:r>
      <w:r w:rsidRPr="00720567">
        <w:rPr>
          <w:rFonts w:eastAsiaTheme="minorHAnsi" w:cstheme="minorBidi"/>
          <w:szCs w:val="22"/>
          <w:lang w:eastAsia="en-US"/>
        </w:rPr>
        <w:t xml:space="preserve"> </w:t>
      </w:r>
      <w:r>
        <w:rPr>
          <w:rFonts w:eastAsiaTheme="minorHAnsi" w:cstheme="minorBidi"/>
          <w:szCs w:val="22"/>
          <w:lang w:eastAsia="en-US"/>
        </w:rPr>
        <w:t xml:space="preserve">esteve vigente até 29 abril de 2024, inclusive, tendo sido substituída, a partir dessa data, pela </w:t>
      </w:r>
      <w:r>
        <w:rPr>
          <w:rFonts w:eastAsiaTheme="minorHAnsi" w:cstheme="minorBidi"/>
          <w:i/>
          <w:szCs w:val="22"/>
          <w:lang w:eastAsia="en-US"/>
        </w:rPr>
        <w:t>cd_garantias.gt021</w:t>
      </w:r>
      <w:r w:rsidRPr="00720567">
        <w:rPr>
          <w:rFonts w:eastAsiaTheme="minorHAnsi" w:cstheme="minorBidi"/>
          <w:i/>
          <w:szCs w:val="22"/>
          <w:lang w:eastAsia="en-US"/>
        </w:rPr>
        <w:t>_report_b</w:t>
      </w:r>
      <w:r>
        <w:rPr>
          <w:rFonts w:eastAsiaTheme="minorHAnsi" w:cstheme="minorBidi"/>
          <w:i/>
          <w:szCs w:val="22"/>
          <w:lang w:eastAsia="en-US"/>
        </w:rPr>
        <w:t>iyr952</w:t>
      </w:r>
      <w:r w:rsidRPr="00720567">
        <w:rPr>
          <w:rFonts w:eastAsiaTheme="minorHAnsi" w:cstheme="minorBidi"/>
          <w:i/>
          <w:szCs w:val="22"/>
          <w:lang w:eastAsia="en-US"/>
        </w:rPr>
        <w:t>0</w:t>
      </w:r>
      <w:r>
        <w:rPr>
          <w:rFonts w:eastAsiaTheme="minorHAnsi" w:cstheme="minorBidi"/>
          <w:szCs w:val="22"/>
          <w:lang w:eastAsia="en-US"/>
        </w:rPr>
        <w:t>.</w:t>
      </w:r>
    </w:p>
    <w:p w14:paraId="0EE30083" w14:textId="54E37542"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uma tabela de interface entre o MUG e os seus casos de uso. Apesar de respeitar as mesmas condições da </w:t>
      </w:r>
      <w:r w:rsidR="00720567">
        <w:rPr>
          <w:rFonts w:eastAsiaTheme="minorHAnsi" w:cstheme="minorBidi"/>
          <w:i/>
          <w:szCs w:val="22"/>
          <w:lang w:eastAsia="en-US"/>
        </w:rPr>
        <w:t>cd_garantias.gt015</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descritas no capítulo 2.2.2.1.1.1., esta tabela tem como objetivo apresentar as avaliações dos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reais e os atributos desta mesma avaliação. Assim, 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contém todos 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associados a garantias imobiliárias e financeiras, sendo excluídos deste universo todos os registos de garantias pessoais. </w:t>
      </w:r>
    </w:p>
    <w:p w14:paraId="290931B9" w14:textId="12217F4C" w:rsidR="00943A64" w:rsidRPr="00720567" w:rsidRDefault="00943A64" w:rsidP="00720567">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p>
    <w:p w14:paraId="598F995B" w14:textId="1A3D63D1" w:rsidR="002600F3" w:rsidRDefault="002600F3" w:rsidP="00666790">
      <w:pPr>
        <w:pStyle w:val="Heading5"/>
      </w:pPr>
      <w:bookmarkStart w:id="48" w:name="_Toc163902258"/>
      <w:bookmarkStart w:id="49" w:name="_Toc168671626"/>
      <w:r w:rsidRPr="005F1378">
        <w:t>Granularidade e chave</w:t>
      </w:r>
      <w:bookmarkEnd w:id="48"/>
      <w:bookmarkEnd w:id="49"/>
    </w:p>
    <w:p w14:paraId="5D28C129" w14:textId="517258D5"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variável consoante a tipologia da garantia apresentada, tendo uma chave primária para garantias reais imobiliárias e outra para garantias reais financeiras. </w:t>
      </w:r>
    </w:p>
    <w:p w14:paraId="7F871F7A" w14:textId="626AB16E"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apenas pelos campos identificadores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 uma vez que a tabela se encontra ao nível do segundo pilar do MUG.</w:t>
      </w:r>
    </w:p>
    <w:p w14:paraId="402B07F1" w14:textId="6C3BFD9A"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82C8295" w14:textId="74A10C94" w:rsidR="002600F3" w:rsidRDefault="002600F3" w:rsidP="00666790">
      <w:pPr>
        <w:pStyle w:val="Heading5"/>
      </w:pPr>
      <w:bookmarkStart w:id="50" w:name="_Toc163902259"/>
      <w:bookmarkStart w:id="51" w:name="_Toc168671627"/>
      <w:r w:rsidRPr="005F1378">
        <w:t>Periodicidade</w:t>
      </w:r>
      <w:bookmarkEnd w:id="50"/>
      <w:bookmarkEnd w:id="51"/>
    </w:p>
    <w:p w14:paraId="28DC4AE5" w14:textId="545E0FE1"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3E5036BA" w14:textId="65F3817D" w:rsidR="00103140" w:rsidRPr="00720567" w:rsidRDefault="00943A64" w:rsidP="00103140">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sidR="00902D46">
        <w:rPr>
          <w:rFonts w:eastAsiaTheme="minorHAnsi" w:cstheme="minorBidi"/>
          <w:szCs w:val="22"/>
          <w:lang w:eastAsia="en-US"/>
        </w:rPr>
        <w:t>, e incluind</w:t>
      </w:r>
      <w:r w:rsidR="00EB2EEA">
        <w:rPr>
          <w:rFonts w:eastAsiaTheme="minorHAnsi" w:cstheme="minorBidi"/>
          <w:szCs w:val="22"/>
          <w:lang w:eastAsia="en-US"/>
        </w:rPr>
        <w:t>o, 31 dezembro 2022 até 29</w:t>
      </w:r>
      <w:r w:rsidR="00C601BA">
        <w:rPr>
          <w:rFonts w:eastAsiaTheme="minorHAnsi" w:cstheme="minorBidi"/>
          <w:szCs w:val="22"/>
          <w:lang w:eastAsia="en-US"/>
        </w:rPr>
        <w:t xml:space="preserve"> de abril de 2024</w:t>
      </w:r>
      <w:r w:rsidR="00103140">
        <w:rPr>
          <w:rFonts w:eastAsiaTheme="minorHAnsi" w:cstheme="minorBidi"/>
          <w:szCs w:val="22"/>
          <w:lang w:eastAsia="en-US"/>
        </w:rPr>
        <w:t xml:space="preserve">. A partir dessa data passa a estar em vigor a </w:t>
      </w:r>
      <w:r w:rsidR="00103140">
        <w:rPr>
          <w:rFonts w:eastAsiaTheme="minorHAnsi" w:cstheme="minorBidi"/>
          <w:i/>
          <w:szCs w:val="22"/>
          <w:lang w:eastAsia="en-US"/>
        </w:rPr>
        <w:t>cd_garantias.gt021</w:t>
      </w:r>
      <w:r w:rsidR="00103140" w:rsidRPr="001B2427">
        <w:rPr>
          <w:rFonts w:eastAsiaTheme="minorHAnsi" w:cstheme="minorBidi"/>
          <w:i/>
          <w:szCs w:val="22"/>
          <w:lang w:eastAsia="en-US"/>
        </w:rPr>
        <w:t>_report_biyr95</w:t>
      </w:r>
      <w:r w:rsidR="00103140">
        <w:rPr>
          <w:rFonts w:eastAsiaTheme="minorHAnsi" w:cstheme="minorBidi"/>
          <w:i/>
          <w:szCs w:val="22"/>
          <w:lang w:eastAsia="en-US"/>
        </w:rPr>
        <w:t>2</w:t>
      </w:r>
      <w:r w:rsidR="00103140" w:rsidRPr="001B2427">
        <w:rPr>
          <w:rFonts w:eastAsiaTheme="minorHAnsi" w:cstheme="minorBidi"/>
          <w:i/>
          <w:szCs w:val="22"/>
          <w:lang w:eastAsia="en-US"/>
        </w:rPr>
        <w:t>0</w:t>
      </w:r>
      <w:r w:rsidR="00103140">
        <w:rPr>
          <w:rFonts w:eastAsiaTheme="minorHAnsi" w:cstheme="minorBidi"/>
          <w:szCs w:val="22"/>
          <w:lang w:eastAsia="en-US"/>
        </w:rPr>
        <w:t>.</w:t>
      </w:r>
    </w:p>
    <w:p w14:paraId="0CF4E2D4" w14:textId="77777777" w:rsidR="00103140" w:rsidRPr="00720567" w:rsidRDefault="00103140" w:rsidP="00720567">
      <w:pPr>
        <w:spacing w:after="160" w:line="259" w:lineRule="auto"/>
        <w:jc w:val="both"/>
        <w:rPr>
          <w:rFonts w:eastAsiaTheme="minorHAnsi" w:cstheme="minorBidi"/>
          <w:szCs w:val="22"/>
          <w:lang w:eastAsia="en-US"/>
        </w:rPr>
      </w:pPr>
    </w:p>
    <w:p w14:paraId="08CF1FBE" w14:textId="06930308" w:rsidR="002600F3" w:rsidRDefault="002600F3" w:rsidP="00666790">
      <w:pPr>
        <w:pStyle w:val="Heading5"/>
      </w:pPr>
      <w:bookmarkStart w:id="52" w:name="_Toc163902260"/>
      <w:bookmarkStart w:id="53" w:name="_Toc168671628"/>
      <w:r w:rsidRPr="005F1378">
        <w:t>Aprovisionamento</w:t>
      </w:r>
      <w:bookmarkEnd w:id="52"/>
      <w:bookmarkEnd w:id="53"/>
    </w:p>
    <w:p w14:paraId="0282AB6C" w14:textId="5776384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w:t>
      </w:r>
      <w:r w:rsidRPr="00720567">
        <w:rPr>
          <w:rFonts w:eastAsiaTheme="minorHAnsi" w:cstheme="minorBidi"/>
          <w:szCs w:val="22"/>
          <w:lang w:eastAsia="en-US"/>
        </w:rPr>
        <w:lastRenderedPageBreak/>
        <w:t>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CC8C0D7" w14:textId="4353B845" w:rsidR="00BC1FC6" w:rsidRPr="00BC1FC6" w:rsidRDefault="00BC1FC6" w:rsidP="00BC1FC6">
      <w:pPr>
        <w:pStyle w:val="Caption"/>
        <w:keepNext/>
        <w:jc w:val="center"/>
        <w:rPr>
          <w:rFonts w:cs="Calibri"/>
          <w:b/>
          <w:color w:val="000000" w:themeColor="text1"/>
          <w:sz w:val="22"/>
          <w:szCs w:val="22"/>
        </w:rPr>
      </w:pPr>
      <w:bookmarkStart w:id="54" w:name="_Toc168413844"/>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C8031D">
        <w:rPr>
          <w:rFonts w:cs="Calibri"/>
          <w:b/>
          <w:noProof/>
          <w:color w:val="000000" w:themeColor="text1"/>
          <w:sz w:val="22"/>
          <w:szCs w:val="22"/>
        </w:rPr>
        <w:t>6</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cd_garantias.gt017_report_biyr9520</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5F1378" w14:paraId="2D61E4DA" w14:textId="77777777" w:rsidTr="00C57547">
        <w:trPr>
          <w:trHeight w:val="290"/>
        </w:trPr>
        <w:tc>
          <w:tcPr>
            <w:tcW w:w="1701" w:type="dxa"/>
            <w:shd w:val="clear" w:color="000000" w:fill="FF0000"/>
          </w:tcPr>
          <w:p w14:paraId="18DFF396" w14:textId="77777777" w:rsidR="009B592D" w:rsidRPr="005F1378" w:rsidRDefault="009B592D" w:rsidP="00C57547">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6290751E"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5AE9DF81" w14:textId="77777777" w:rsidR="009B592D" w:rsidRPr="005F1378" w:rsidRDefault="009B592D" w:rsidP="00C57547">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59304F5F"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no Data Lake</w:t>
            </w:r>
          </w:p>
        </w:tc>
      </w:tr>
      <w:tr w:rsidR="009B592D" w:rsidRPr="005F1378" w14:paraId="30875FFD" w14:textId="77777777" w:rsidTr="00C57547">
        <w:trPr>
          <w:trHeight w:val="290"/>
        </w:trPr>
        <w:tc>
          <w:tcPr>
            <w:tcW w:w="1701" w:type="dxa"/>
          </w:tcPr>
          <w:p w14:paraId="1F9543E8" w14:textId="77777777" w:rsidR="009B592D" w:rsidRPr="005F1378" w:rsidRDefault="009B592D" w:rsidP="00C57547">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C5AE469"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05F974C7" w14:textId="77777777" w:rsidR="009B592D" w:rsidRPr="005F1378" w:rsidRDefault="009B592D" w:rsidP="00C57547">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E01A798"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r>
      <w:tr w:rsidR="009B592D" w:rsidRPr="005F1378" w14:paraId="510A4A67" w14:textId="77777777" w:rsidTr="00C57547">
        <w:trPr>
          <w:trHeight w:val="290"/>
        </w:trPr>
        <w:tc>
          <w:tcPr>
            <w:tcW w:w="1701" w:type="dxa"/>
          </w:tcPr>
          <w:p w14:paraId="7C959D09" w14:textId="77777777" w:rsidR="009B592D" w:rsidRPr="005F1378" w:rsidRDefault="009B592D" w:rsidP="00C57547">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2B66ACB" w14:textId="77777777" w:rsidR="009B592D" w:rsidRPr="005F1378" w:rsidRDefault="009B592D" w:rsidP="00C57547">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7B2B9F6C" w14:textId="77777777" w:rsidR="009B592D" w:rsidRPr="005F1378" w:rsidRDefault="009B592D" w:rsidP="00C57547">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38FDC7B" w14:textId="77777777" w:rsidR="009B592D" w:rsidRPr="005F1378" w:rsidRDefault="009B592D" w:rsidP="00C57547">
            <w:pPr>
              <w:jc w:val="both"/>
              <w:rPr>
                <w:sz w:val="18"/>
                <w:szCs w:val="18"/>
              </w:rPr>
            </w:pPr>
            <w:r w:rsidRPr="006C592D">
              <w:rPr>
                <w:sz w:val="18"/>
                <w:szCs w:val="18"/>
              </w:rPr>
              <w:t>gt003_trz_gt_fin</w:t>
            </w:r>
          </w:p>
        </w:tc>
      </w:tr>
      <w:tr w:rsidR="000E5989" w:rsidRPr="005F1378" w14:paraId="30194DBE" w14:textId="77777777" w:rsidTr="00C57547">
        <w:trPr>
          <w:trHeight w:val="290"/>
        </w:trPr>
        <w:tc>
          <w:tcPr>
            <w:tcW w:w="1701" w:type="dxa"/>
          </w:tcPr>
          <w:p w14:paraId="12D52497" w14:textId="6D30B112" w:rsidR="000E5989" w:rsidRPr="005F1378" w:rsidRDefault="000E5989" w:rsidP="000E5989">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15E98029" w14:textId="7CA34C56" w:rsidR="000E5989" w:rsidRPr="005F1378" w:rsidRDefault="000E5989" w:rsidP="000E5989">
            <w:pPr>
              <w:rPr>
                <w:rFonts w:cs="Calibri"/>
                <w:color w:val="000000"/>
                <w:sz w:val="18"/>
                <w:szCs w:val="18"/>
              </w:rPr>
            </w:pPr>
            <w:r w:rsidRPr="00983A0C">
              <w:rPr>
                <w:sz w:val="18"/>
                <w:szCs w:val="18"/>
              </w:rPr>
              <w:t>ttt35_titlgru</w:t>
            </w:r>
          </w:p>
        </w:tc>
        <w:tc>
          <w:tcPr>
            <w:tcW w:w="2041" w:type="dxa"/>
            <w:shd w:val="clear" w:color="auto" w:fill="auto"/>
            <w:noWrap/>
          </w:tcPr>
          <w:p w14:paraId="39E66D6D" w14:textId="77777777" w:rsidR="000E5989" w:rsidRPr="005F1378" w:rsidRDefault="000E5989" w:rsidP="000E5989">
            <w:pPr>
              <w:rPr>
                <w:rFonts w:cs="Calibri"/>
                <w:color w:val="000000"/>
                <w:sz w:val="18"/>
                <w:szCs w:val="18"/>
              </w:rPr>
            </w:pPr>
            <w:r>
              <w:rPr>
                <w:rFonts w:cs="Calibri"/>
                <w:color w:val="000000"/>
                <w:sz w:val="18"/>
                <w:szCs w:val="18"/>
              </w:rPr>
              <w:t>cd_mercados</w:t>
            </w:r>
          </w:p>
        </w:tc>
        <w:tc>
          <w:tcPr>
            <w:tcW w:w="2041" w:type="dxa"/>
            <w:shd w:val="clear" w:color="auto" w:fill="auto"/>
            <w:noWrap/>
          </w:tcPr>
          <w:p w14:paraId="5800C1D8" w14:textId="77777777" w:rsidR="000E5989" w:rsidRPr="005F1378" w:rsidRDefault="000E5989" w:rsidP="000E5989">
            <w:pPr>
              <w:rPr>
                <w:sz w:val="18"/>
                <w:szCs w:val="18"/>
              </w:rPr>
            </w:pPr>
            <w:r w:rsidRPr="00983A0C">
              <w:rPr>
                <w:sz w:val="18"/>
                <w:szCs w:val="18"/>
              </w:rPr>
              <w:t>ttt35_titlgru</w:t>
            </w:r>
          </w:p>
        </w:tc>
      </w:tr>
      <w:tr w:rsidR="000E5989" w:rsidRPr="005F1378" w14:paraId="79D26D75" w14:textId="77777777" w:rsidTr="00C57547">
        <w:trPr>
          <w:trHeight w:val="290"/>
        </w:trPr>
        <w:tc>
          <w:tcPr>
            <w:tcW w:w="1701" w:type="dxa"/>
          </w:tcPr>
          <w:p w14:paraId="55C8366F" w14:textId="2F53208E" w:rsidR="000E5989" w:rsidRPr="005F1378" w:rsidRDefault="000E5989" w:rsidP="000E5989">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7CDD13F1" w14:textId="1FB46A51" w:rsidR="000E5989" w:rsidRPr="005F1378" w:rsidRDefault="000E5989" w:rsidP="000E5989">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4852F9AA" w14:textId="77777777" w:rsidR="000E5989" w:rsidRPr="005F1378" w:rsidRDefault="000E5989" w:rsidP="000E5989">
            <w:pPr>
              <w:rPr>
                <w:rFonts w:cs="Calibri"/>
                <w:color w:val="000000"/>
                <w:sz w:val="18"/>
                <w:szCs w:val="18"/>
              </w:rPr>
            </w:pPr>
            <w:r>
              <w:rPr>
                <w:rFonts w:cs="Calibri"/>
                <w:color w:val="000000"/>
                <w:sz w:val="18"/>
                <w:szCs w:val="18"/>
              </w:rPr>
              <w:t>cd_mercados</w:t>
            </w:r>
          </w:p>
        </w:tc>
        <w:tc>
          <w:tcPr>
            <w:tcW w:w="2041" w:type="dxa"/>
            <w:shd w:val="clear" w:color="auto" w:fill="auto"/>
            <w:noWrap/>
          </w:tcPr>
          <w:p w14:paraId="3240C500" w14:textId="77777777" w:rsidR="000E5989" w:rsidRPr="005F1378" w:rsidRDefault="000E5989" w:rsidP="000E5989">
            <w:pPr>
              <w:rPr>
                <w:rFonts w:cs="Calibri"/>
                <w:color w:val="000000"/>
                <w:sz w:val="18"/>
                <w:szCs w:val="18"/>
              </w:rPr>
            </w:pPr>
            <w:r w:rsidRPr="00983A0C">
              <w:rPr>
                <w:rFonts w:cs="Calibri"/>
                <w:color w:val="000000"/>
                <w:sz w:val="18"/>
                <w:szCs w:val="18"/>
              </w:rPr>
              <w:t>fut02_contasfu</w:t>
            </w:r>
          </w:p>
        </w:tc>
      </w:tr>
      <w:tr w:rsidR="000E5989" w:rsidRPr="005F1378" w14:paraId="4A0837FA" w14:textId="77777777" w:rsidTr="00C57547">
        <w:trPr>
          <w:trHeight w:val="290"/>
        </w:trPr>
        <w:tc>
          <w:tcPr>
            <w:tcW w:w="1701" w:type="dxa"/>
          </w:tcPr>
          <w:p w14:paraId="18BE2741" w14:textId="00EB9B72" w:rsidR="000E5989" w:rsidRPr="005F1378" w:rsidRDefault="000E5989" w:rsidP="000E5989">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51F4A4EE" w14:textId="675F6EA1" w:rsidR="000E5989" w:rsidRPr="005F1378" w:rsidRDefault="000E5989" w:rsidP="000E5989">
            <w:pPr>
              <w:rPr>
                <w:rFonts w:cs="Calibri"/>
                <w:color w:val="000000"/>
                <w:sz w:val="18"/>
                <w:szCs w:val="18"/>
              </w:rPr>
            </w:pPr>
            <w:r w:rsidRPr="00983A0C">
              <w:rPr>
                <w:rFonts w:cs="Calibri"/>
                <w:color w:val="000000"/>
                <w:sz w:val="18"/>
                <w:szCs w:val="18"/>
              </w:rPr>
              <w:t>cat34_fuparam</w:t>
            </w:r>
          </w:p>
        </w:tc>
        <w:tc>
          <w:tcPr>
            <w:tcW w:w="2041" w:type="dxa"/>
            <w:shd w:val="clear" w:color="auto" w:fill="auto"/>
            <w:noWrap/>
          </w:tcPr>
          <w:p w14:paraId="316820C5" w14:textId="77777777" w:rsidR="000E5989" w:rsidRDefault="000E5989" w:rsidP="000E5989">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2BDE509" w14:textId="77777777" w:rsidR="000E5989" w:rsidRPr="00983A0C" w:rsidRDefault="000E5989" w:rsidP="000E5989">
            <w:pPr>
              <w:rPr>
                <w:rFonts w:cs="Calibri"/>
                <w:color w:val="000000"/>
                <w:sz w:val="18"/>
                <w:szCs w:val="18"/>
              </w:rPr>
            </w:pPr>
            <w:r w:rsidRPr="00983A0C">
              <w:rPr>
                <w:rFonts w:cs="Calibri"/>
                <w:color w:val="000000"/>
                <w:sz w:val="18"/>
                <w:szCs w:val="18"/>
              </w:rPr>
              <w:t>cat34_fuparam</w:t>
            </w:r>
          </w:p>
        </w:tc>
      </w:tr>
    </w:tbl>
    <w:p w14:paraId="2684F579" w14:textId="77777777" w:rsidR="009B592D" w:rsidRPr="009B592D" w:rsidRDefault="009B592D" w:rsidP="009B592D"/>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30D1797B" w14:textId="5960717D" w:rsidR="00BC1FC6" w:rsidRPr="00BC1FC6" w:rsidRDefault="00115048" w:rsidP="00666790">
      <w:pPr>
        <w:pStyle w:val="Heading5"/>
      </w:pPr>
      <w:bookmarkStart w:id="55" w:name="_Toc163902261"/>
      <w:bookmarkStart w:id="56" w:name="_Toc168671629"/>
      <w:r>
        <w:lastRenderedPageBreak/>
        <w:t>Detalhe dos campos</w:t>
      </w:r>
      <w:bookmarkEnd w:id="55"/>
      <w:bookmarkEnd w:id="56"/>
    </w:p>
    <w:p w14:paraId="23411DE7" w14:textId="7BE062DF" w:rsidR="00BC1FC6" w:rsidRPr="00BC1FC6" w:rsidRDefault="00BC1FC6" w:rsidP="00BC1FC6">
      <w:pPr>
        <w:pStyle w:val="Caption"/>
        <w:keepNext/>
        <w:jc w:val="center"/>
        <w:rPr>
          <w:rFonts w:cs="Calibri"/>
          <w:b/>
          <w:color w:val="000000" w:themeColor="text1"/>
          <w:sz w:val="22"/>
          <w:szCs w:val="22"/>
        </w:rPr>
      </w:pPr>
      <w:bookmarkStart w:id="57" w:name="_Toc168413845"/>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C8031D">
        <w:rPr>
          <w:rFonts w:cs="Calibri"/>
          <w:b/>
          <w:noProof/>
          <w:color w:val="000000" w:themeColor="text1"/>
          <w:sz w:val="22"/>
          <w:szCs w:val="22"/>
        </w:rPr>
        <w:t>7</w:t>
      </w:r>
      <w:r w:rsidRPr="00BC1FC6">
        <w:rPr>
          <w:rFonts w:cs="Calibri"/>
          <w:b/>
          <w:color w:val="000000" w:themeColor="text1"/>
          <w:sz w:val="22"/>
          <w:szCs w:val="22"/>
        </w:rPr>
        <w:fldChar w:fldCharType="end"/>
      </w:r>
      <w:r w:rsidRPr="00BC1FC6">
        <w:rPr>
          <w:rFonts w:cs="Calibri"/>
          <w:b/>
          <w:color w:val="000000" w:themeColor="text1"/>
          <w:sz w:val="22"/>
          <w:szCs w:val="22"/>
        </w:rPr>
        <w:t>: Detalhe dos campos da cd_garantias.gt017_report_biyr9520</w:t>
      </w:r>
      <w:bookmarkEnd w:id="57"/>
    </w:p>
    <w:tbl>
      <w:tblPr>
        <w:tblW w:w="14031" w:type="dxa"/>
        <w:tblCellMar>
          <w:left w:w="70" w:type="dxa"/>
          <w:right w:w="70" w:type="dxa"/>
        </w:tblCellMar>
        <w:tblLook w:val="04A0" w:firstRow="1" w:lastRow="0" w:firstColumn="1" w:lastColumn="0" w:noHBand="0" w:noVBand="1"/>
      </w:tblPr>
      <w:tblGrid>
        <w:gridCol w:w="1984"/>
        <w:gridCol w:w="10630"/>
        <w:gridCol w:w="1417"/>
      </w:tblGrid>
      <w:tr w:rsidR="00A6372D" w:rsidRPr="00212559" w14:paraId="6E315E27" w14:textId="77777777" w:rsidTr="00A6372D">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4634AB0C" w14:textId="16D80A66" w:rsidR="00A6372D" w:rsidRPr="00212559" w:rsidRDefault="00D17FC3" w:rsidP="00212559">
            <w:pPr>
              <w:rPr>
                <w:rFonts w:cs="Calibri"/>
                <w:b/>
                <w:bCs/>
                <w:color w:val="FFFFFF"/>
                <w:sz w:val="18"/>
                <w:szCs w:val="18"/>
              </w:rPr>
            </w:pPr>
            <w:r>
              <w:rPr>
                <w:rFonts w:cs="Calibri"/>
                <w:b/>
                <w:bCs/>
                <w:color w:val="FFFFFF"/>
                <w:sz w:val="18"/>
                <w:szCs w:val="18"/>
              </w:rPr>
              <w:t>Campo</w:t>
            </w:r>
            <w:r w:rsidR="00A6372D" w:rsidRPr="00212559">
              <w:rPr>
                <w:rFonts w:cs="Calibri"/>
                <w:b/>
                <w:bCs/>
                <w:color w:val="FFFFFF"/>
                <w:sz w:val="18"/>
                <w:szCs w:val="18"/>
              </w:rPr>
              <w:t xml:space="preserve">s da tabela </w:t>
            </w:r>
          </w:p>
          <w:p w14:paraId="30E81109" w14:textId="0CD443AB" w:rsidR="00A6372D" w:rsidRPr="00212559" w:rsidRDefault="00A6372D" w:rsidP="00212559">
            <w:pPr>
              <w:rPr>
                <w:rFonts w:cs="Calibri"/>
                <w:b/>
                <w:bCs/>
                <w:color w:val="FFFFFF"/>
                <w:sz w:val="18"/>
                <w:szCs w:val="18"/>
              </w:rPr>
            </w:pPr>
            <w:r w:rsidRPr="00212559">
              <w:rPr>
                <w:rFonts w:cs="Calibri"/>
                <w:b/>
                <w:bCs/>
                <w:color w:val="FFFFFF"/>
                <w:sz w:val="18"/>
                <w:szCs w:val="18"/>
              </w:rPr>
              <w:t>gt017_report_biyr9520</w:t>
            </w:r>
          </w:p>
        </w:tc>
        <w:tc>
          <w:tcPr>
            <w:tcW w:w="10630" w:type="dxa"/>
            <w:tcBorders>
              <w:top w:val="single" w:sz="4" w:space="0" w:color="auto"/>
              <w:left w:val="nil"/>
              <w:bottom w:val="single" w:sz="4" w:space="0" w:color="auto"/>
              <w:right w:val="single" w:sz="4" w:space="0" w:color="auto"/>
            </w:tcBorders>
            <w:shd w:val="clear" w:color="000000" w:fill="FF0000"/>
            <w:noWrap/>
            <w:hideMark/>
          </w:tcPr>
          <w:p w14:paraId="51E25AF0" w14:textId="77777777" w:rsidR="00A6372D" w:rsidRPr="00212559" w:rsidRDefault="00A6372D" w:rsidP="00212559">
            <w:pPr>
              <w:rPr>
                <w:rFonts w:cs="Calibri"/>
                <w:b/>
                <w:bCs/>
                <w:color w:val="FFFFFF"/>
                <w:sz w:val="18"/>
                <w:szCs w:val="18"/>
              </w:rPr>
            </w:pPr>
            <w:r w:rsidRPr="00212559">
              <w:rPr>
                <w:rFonts w:cs="Calibri"/>
                <w:b/>
                <w:bCs/>
                <w:color w:val="FFFFFF"/>
                <w:sz w:val="18"/>
                <w:szCs w:val="18"/>
              </w:rPr>
              <w:t>Significado do campo</w:t>
            </w:r>
          </w:p>
        </w:tc>
        <w:tc>
          <w:tcPr>
            <w:tcW w:w="1417" w:type="dxa"/>
            <w:tcBorders>
              <w:top w:val="single" w:sz="4" w:space="0" w:color="auto"/>
              <w:left w:val="nil"/>
              <w:bottom w:val="single" w:sz="4" w:space="0" w:color="auto"/>
              <w:right w:val="single" w:sz="4" w:space="0" w:color="auto"/>
            </w:tcBorders>
            <w:shd w:val="clear" w:color="000000" w:fill="FF0000"/>
            <w:noWrap/>
            <w:hideMark/>
          </w:tcPr>
          <w:p w14:paraId="73C78CC4" w14:textId="77777777" w:rsidR="00A6372D" w:rsidRPr="00212559" w:rsidRDefault="00A6372D" w:rsidP="00212559">
            <w:pPr>
              <w:rPr>
                <w:rFonts w:cs="Calibri"/>
                <w:b/>
                <w:bCs/>
                <w:color w:val="FFFFFF"/>
                <w:sz w:val="18"/>
                <w:szCs w:val="18"/>
              </w:rPr>
            </w:pPr>
            <w:r w:rsidRPr="00212559">
              <w:rPr>
                <w:rFonts w:cs="Calibri"/>
                <w:b/>
                <w:bCs/>
                <w:color w:val="FFFFFF"/>
                <w:sz w:val="18"/>
                <w:szCs w:val="18"/>
              </w:rPr>
              <w:t>Formato</w:t>
            </w:r>
          </w:p>
        </w:tc>
      </w:tr>
      <w:tr w:rsidR="00A6372D" w:rsidRPr="00212559" w14:paraId="2011F048"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5FD18" w14:textId="77777777" w:rsidR="00A6372D" w:rsidRPr="00212559" w:rsidRDefault="00A6372D" w:rsidP="00212559">
            <w:pPr>
              <w:rPr>
                <w:rFonts w:cs="Calibri"/>
                <w:color w:val="000000"/>
                <w:sz w:val="18"/>
                <w:szCs w:val="18"/>
              </w:rPr>
            </w:pPr>
            <w:r w:rsidRPr="00212559">
              <w:rPr>
                <w:rFonts w:cs="Calibri"/>
                <w:color w:val="000000"/>
                <w:sz w:val="18"/>
                <w:szCs w:val="18"/>
              </w:rPr>
              <w:t>tipologia</w:t>
            </w:r>
          </w:p>
        </w:tc>
        <w:tc>
          <w:tcPr>
            <w:tcW w:w="10630" w:type="dxa"/>
            <w:tcBorders>
              <w:top w:val="nil"/>
              <w:left w:val="nil"/>
              <w:bottom w:val="single" w:sz="4" w:space="0" w:color="auto"/>
              <w:right w:val="single" w:sz="4" w:space="0" w:color="auto"/>
            </w:tcBorders>
            <w:shd w:val="clear" w:color="auto" w:fill="auto"/>
            <w:noWrap/>
            <w:hideMark/>
          </w:tcPr>
          <w:p w14:paraId="727046F3" w14:textId="77777777" w:rsidR="00A6372D" w:rsidRPr="00212559" w:rsidRDefault="00A6372D" w:rsidP="00212559">
            <w:pPr>
              <w:rPr>
                <w:rFonts w:cs="Calibri"/>
                <w:color w:val="000000"/>
                <w:sz w:val="18"/>
                <w:szCs w:val="18"/>
              </w:rPr>
            </w:pPr>
            <w:r w:rsidRPr="00212559">
              <w:rPr>
                <w:rFonts w:cs="Calibri"/>
                <w:color w:val="000000"/>
                <w:sz w:val="18"/>
                <w:szCs w:val="18"/>
              </w:rPr>
              <w:t>Tipologia dos dados:</w:t>
            </w:r>
          </w:p>
          <w:p w14:paraId="656C544B" w14:textId="5F4451CA" w:rsidR="00A6372D" w:rsidRDefault="00A6372D" w:rsidP="00627E4A">
            <w:pPr>
              <w:pStyle w:val="ListParagraph"/>
              <w:numPr>
                <w:ilvl w:val="0"/>
                <w:numId w:val="43"/>
              </w:numPr>
              <w:rPr>
                <w:rFonts w:cs="Calibri"/>
                <w:color w:val="000000"/>
                <w:sz w:val="18"/>
                <w:szCs w:val="18"/>
              </w:rPr>
            </w:pPr>
            <w:r w:rsidRPr="00212559">
              <w:rPr>
                <w:rFonts w:cs="Calibri"/>
                <w:color w:val="000000"/>
                <w:sz w:val="18"/>
                <w:szCs w:val="18"/>
              </w:rPr>
              <w:t xml:space="preserve">Esta tabela de interface inclui </w:t>
            </w:r>
            <w:r w:rsidR="000F630D">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 </w:t>
            </w:r>
          </w:p>
          <w:p w14:paraId="55FB7688" w14:textId="62107075" w:rsidR="00231C17" w:rsidRPr="00212559" w:rsidRDefault="00231C17" w:rsidP="00627E4A">
            <w:pPr>
              <w:pStyle w:val="ListParagraph"/>
              <w:numPr>
                <w:ilvl w:val="0"/>
                <w:numId w:val="43"/>
              </w:numPr>
              <w:rPr>
                <w:rFonts w:cs="Calibri"/>
                <w:color w:val="000000"/>
                <w:sz w:val="18"/>
                <w:szCs w:val="18"/>
              </w:rPr>
            </w:pPr>
            <w:r>
              <w:rPr>
                <w:color w:val="000000"/>
                <w:sz w:val="18"/>
                <w:szCs w:val="18"/>
              </w:rPr>
              <w:t xml:space="preserve">O aprovisionamento deste campo é direto do campo ‘tipologia’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AFF2024" w14:textId="4A43454D"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8131F4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B3BC47C" w14:textId="77777777" w:rsidR="00A6372D" w:rsidRPr="00212559" w:rsidRDefault="00A6372D" w:rsidP="00212559">
            <w:pPr>
              <w:rPr>
                <w:rFonts w:cs="Calibri"/>
                <w:color w:val="000000"/>
                <w:sz w:val="18"/>
                <w:szCs w:val="18"/>
              </w:rPr>
            </w:pPr>
            <w:r w:rsidRPr="00212559">
              <w:rPr>
                <w:rFonts w:cs="Calibri"/>
                <w:color w:val="000000"/>
                <w:sz w:val="18"/>
                <w:szCs w:val="18"/>
              </w:rPr>
              <w:t>origem</w:t>
            </w:r>
          </w:p>
        </w:tc>
        <w:tc>
          <w:tcPr>
            <w:tcW w:w="10630" w:type="dxa"/>
            <w:tcBorders>
              <w:top w:val="nil"/>
              <w:left w:val="nil"/>
              <w:bottom w:val="single" w:sz="4" w:space="0" w:color="auto"/>
              <w:right w:val="single" w:sz="4" w:space="0" w:color="auto"/>
            </w:tcBorders>
            <w:shd w:val="clear" w:color="auto" w:fill="auto"/>
            <w:noWrap/>
            <w:hideMark/>
          </w:tcPr>
          <w:p w14:paraId="5428869A" w14:textId="7EAB27D0" w:rsidR="00A6372D" w:rsidRPr="00212559" w:rsidRDefault="00A6372D" w:rsidP="00212559">
            <w:pPr>
              <w:rPr>
                <w:rFonts w:cs="Calibri"/>
                <w:color w:val="000000"/>
                <w:sz w:val="18"/>
                <w:szCs w:val="18"/>
              </w:rPr>
            </w:pPr>
            <w:r w:rsidRPr="00212559">
              <w:rPr>
                <w:rFonts w:cs="Calibri"/>
                <w:color w:val="000000"/>
                <w:sz w:val="18"/>
                <w:szCs w:val="18"/>
              </w:rPr>
              <w:t>Código ID sistema origem da garantia (CS, GP, Lease):</w:t>
            </w:r>
          </w:p>
          <w:p w14:paraId="31C09DBC" w14:textId="7777777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21519AC7" w14:textId="77777777" w:rsidR="00A6372D" w:rsidRPr="00231C17" w:rsidRDefault="00A6372D" w:rsidP="00212559">
            <w:pPr>
              <w:pStyle w:val="ListParagraph"/>
              <w:numPr>
                <w:ilvl w:val="0"/>
                <w:numId w:val="8"/>
              </w:numPr>
              <w:rPr>
                <w:rFonts w:cs="Calibri"/>
                <w:color w:val="000000"/>
                <w:sz w:val="18"/>
                <w:szCs w:val="18"/>
              </w:rPr>
            </w:pPr>
            <w:r w:rsidRPr="00212559">
              <w:rPr>
                <w:rFonts w:cs="Calibri"/>
                <w:color w:val="000000"/>
                <w:sz w:val="18"/>
                <w:szCs w:val="18"/>
              </w:rPr>
              <w:t>Tal como o universo do MUG, esta tabela de interface contempla registos das origens: CS, GP, Leasing (provenientes da aplicação Lease e identificados com ‘LEA’).</w:t>
            </w:r>
            <w:r w:rsidRPr="00212559">
              <w:rPr>
                <w:rFonts w:cs="Calibri"/>
                <w:color w:val="FF5A5A" w:themeColor="accent1" w:themeTint="99"/>
                <w:sz w:val="18"/>
                <w:szCs w:val="18"/>
              </w:rPr>
              <w:t xml:space="preserve"> </w:t>
            </w:r>
          </w:p>
          <w:p w14:paraId="6EEDAA14" w14:textId="2298FFF8" w:rsidR="00231C17" w:rsidRPr="00212559" w:rsidRDefault="00231C17" w:rsidP="00212559">
            <w:pPr>
              <w:pStyle w:val="ListParagraph"/>
              <w:numPr>
                <w:ilvl w:val="0"/>
                <w:numId w:val="8"/>
              </w:numPr>
              <w:rPr>
                <w:rFonts w:cs="Calibri"/>
                <w:color w:val="000000"/>
                <w:sz w:val="18"/>
                <w:szCs w:val="18"/>
              </w:rPr>
            </w:pPr>
            <w:r>
              <w:rPr>
                <w:color w:val="000000"/>
                <w:sz w:val="18"/>
                <w:szCs w:val="18"/>
              </w:rPr>
              <w:t xml:space="preserve">O aprovisionamento deste campo é direto do campo ‘origem’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EA2A3CC" w14:textId="711073CC"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9D356D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0A31C8A" w14:textId="77777777" w:rsidR="00A6372D" w:rsidRPr="00212559" w:rsidRDefault="00A6372D" w:rsidP="00212559">
            <w:pPr>
              <w:rPr>
                <w:rFonts w:cs="Calibri"/>
                <w:color w:val="000000"/>
                <w:sz w:val="18"/>
                <w:szCs w:val="18"/>
              </w:rPr>
            </w:pPr>
            <w:r w:rsidRPr="00212559">
              <w:rPr>
                <w:rFonts w:cs="Calibri"/>
                <w:color w:val="000000"/>
                <w:sz w:val="18"/>
                <w:szCs w:val="18"/>
              </w:rPr>
              <w:t>datdados</w:t>
            </w:r>
          </w:p>
        </w:tc>
        <w:tc>
          <w:tcPr>
            <w:tcW w:w="10630" w:type="dxa"/>
            <w:tcBorders>
              <w:top w:val="nil"/>
              <w:left w:val="nil"/>
              <w:bottom w:val="single" w:sz="4" w:space="0" w:color="auto"/>
              <w:right w:val="single" w:sz="4" w:space="0" w:color="auto"/>
            </w:tcBorders>
            <w:shd w:val="clear" w:color="auto" w:fill="auto"/>
            <w:noWrap/>
            <w:hideMark/>
          </w:tcPr>
          <w:p w14:paraId="091FDD4E" w14:textId="2BDDDD0C" w:rsidR="00A6372D" w:rsidRPr="00212559" w:rsidRDefault="00A6372D" w:rsidP="00212559">
            <w:pPr>
              <w:rPr>
                <w:rFonts w:cs="Calibri"/>
                <w:color w:val="000000"/>
                <w:sz w:val="18"/>
                <w:szCs w:val="18"/>
              </w:rPr>
            </w:pPr>
            <w:r w:rsidRPr="00212559">
              <w:rPr>
                <w:rFonts w:cs="Calibri"/>
                <w:color w:val="000000"/>
                <w:sz w:val="18"/>
                <w:szCs w:val="18"/>
              </w:rPr>
              <w:t>Data dos dados:</w:t>
            </w:r>
          </w:p>
          <w:p w14:paraId="1C8AB3C0" w14:textId="3856866F"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A84B21">
              <w:rPr>
                <w:rFonts w:cs="Calibri"/>
                <w:i/>
                <w:color w:val="000000"/>
                <w:sz w:val="18"/>
                <w:szCs w:val="18"/>
              </w:rPr>
              <w:t>cd_garantias.</w:t>
            </w:r>
            <w:r w:rsidRPr="00A84B21">
              <w:rPr>
                <w:rFonts w:cs="Calibri"/>
                <w:i/>
                <w:sz w:val="18"/>
                <w:szCs w:val="18"/>
              </w:rPr>
              <w:t>gt017_report_biyr9520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101E898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5F3B31FF"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BB7E5F3" w14:textId="77777777" w:rsidR="00A6372D" w:rsidRPr="00212559" w:rsidRDefault="00A6372D" w:rsidP="00212559">
            <w:pPr>
              <w:rPr>
                <w:rFonts w:cs="Calibri"/>
                <w:color w:val="000000"/>
                <w:sz w:val="18"/>
                <w:szCs w:val="18"/>
              </w:rPr>
            </w:pPr>
            <w:r w:rsidRPr="00212559">
              <w:rPr>
                <w:rFonts w:cs="Calibri"/>
                <w:color w:val="000000"/>
                <w:sz w:val="18"/>
                <w:szCs w:val="18"/>
              </w:rPr>
              <w:t>empresabg</w:t>
            </w:r>
          </w:p>
        </w:tc>
        <w:tc>
          <w:tcPr>
            <w:tcW w:w="10630" w:type="dxa"/>
            <w:tcBorders>
              <w:top w:val="nil"/>
              <w:left w:val="nil"/>
              <w:bottom w:val="single" w:sz="4" w:space="0" w:color="auto"/>
              <w:right w:val="single" w:sz="4" w:space="0" w:color="auto"/>
            </w:tcBorders>
            <w:shd w:val="clear" w:color="auto" w:fill="auto"/>
            <w:noWrap/>
            <w:hideMark/>
          </w:tcPr>
          <w:p w14:paraId="142D78EC" w14:textId="76569E03" w:rsidR="00A6372D" w:rsidRPr="00212559" w:rsidRDefault="00A6372D" w:rsidP="00212559">
            <w:pPr>
              <w:rPr>
                <w:rFonts w:cs="Calibri"/>
                <w:color w:val="000000"/>
                <w:sz w:val="18"/>
                <w:szCs w:val="18"/>
              </w:rPr>
            </w:pPr>
            <w:r w:rsidRPr="00212559">
              <w:rPr>
                <w:rFonts w:cs="Calibri"/>
                <w:color w:val="000000"/>
                <w:sz w:val="18"/>
                <w:szCs w:val="18"/>
              </w:rPr>
              <w:t>Empresa BG:</w:t>
            </w:r>
          </w:p>
          <w:p w14:paraId="58FD85AD" w14:textId="23672C9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1417" w:type="dxa"/>
            <w:tcBorders>
              <w:top w:val="nil"/>
              <w:left w:val="nil"/>
              <w:bottom w:val="single" w:sz="4" w:space="0" w:color="auto"/>
              <w:right w:val="single" w:sz="4" w:space="0" w:color="auto"/>
            </w:tcBorders>
            <w:shd w:val="clear" w:color="auto" w:fill="auto"/>
            <w:noWrap/>
            <w:hideMark/>
          </w:tcPr>
          <w:p w14:paraId="10FE14FE"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883F4F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CF9EACF" w14:textId="77777777" w:rsidR="00A6372D" w:rsidRPr="00212559" w:rsidRDefault="00A6372D" w:rsidP="00212559">
            <w:pPr>
              <w:rPr>
                <w:rFonts w:cs="Calibri"/>
                <w:color w:val="000000"/>
                <w:sz w:val="18"/>
                <w:szCs w:val="18"/>
              </w:rPr>
            </w:pPr>
            <w:r w:rsidRPr="00212559">
              <w:rPr>
                <w:rFonts w:cs="Calibri"/>
                <w:color w:val="000000"/>
                <w:sz w:val="18"/>
                <w:szCs w:val="18"/>
              </w:rPr>
              <w:t>cglobgar</w:t>
            </w:r>
          </w:p>
        </w:tc>
        <w:tc>
          <w:tcPr>
            <w:tcW w:w="10630" w:type="dxa"/>
            <w:tcBorders>
              <w:top w:val="nil"/>
              <w:left w:val="nil"/>
              <w:bottom w:val="single" w:sz="4" w:space="0" w:color="auto"/>
              <w:right w:val="single" w:sz="4" w:space="0" w:color="auto"/>
            </w:tcBorders>
            <w:shd w:val="clear" w:color="auto" w:fill="auto"/>
            <w:noWrap/>
            <w:hideMark/>
          </w:tcPr>
          <w:p w14:paraId="1E1A6232" w14:textId="588D290A" w:rsidR="00A6372D" w:rsidRPr="00212559" w:rsidRDefault="00A6372D" w:rsidP="00212559">
            <w:pPr>
              <w:rPr>
                <w:rFonts w:cs="Calibri"/>
                <w:color w:val="000000"/>
                <w:sz w:val="18"/>
                <w:szCs w:val="18"/>
              </w:rPr>
            </w:pPr>
            <w:r w:rsidRPr="00212559">
              <w:rPr>
                <w:rFonts w:cs="Calibri"/>
                <w:color w:val="000000"/>
                <w:sz w:val="18"/>
                <w:szCs w:val="18"/>
              </w:rPr>
              <w:t>Código global garantia:</w:t>
            </w:r>
          </w:p>
          <w:p w14:paraId="412E8F6F" w14:textId="7777777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chave única de identificação da garantia. </w:t>
            </w:r>
          </w:p>
          <w:p w14:paraId="1AB20BFA" w14:textId="5090F1CA"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B82243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83215D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95A1C4B" w14:textId="77777777" w:rsidR="00A6372D" w:rsidRPr="00212559" w:rsidRDefault="00A6372D" w:rsidP="00212559">
            <w:pPr>
              <w:rPr>
                <w:rFonts w:cs="Calibri"/>
                <w:color w:val="000000"/>
                <w:sz w:val="18"/>
                <w:szCs w:val="18"/>
              </w:rPr>
            </w:pPr>
            <w:r w:rsidRPr="00212559">
              <w:rPr>
                <w:rFonts w:cs="Calibri"/>
                <w:color w:val="000000"/>
                <w:sz w:val="18"/>
                <w:szCs w:val="18"/>
              </w:rPr>
              <w:t>dtavalia</w:t>
            </w:r>
          </w:p>
        </w:tc>
        <w:tc>
          <w:tcPr>
            <w:tcW w:w="10630" w:type="dxa"/>
            <w:tcBorders>
              <w:top w:val="nil"/>
              <w:left w:val="nil"/>
              <w:bottom w:val="single" w:sz="4" w:space="0" w:color="auto"/>
              <w:right w:val="single" w:sz="4" w:space="0" w:color="auto"/>
            </w:tcBorders>
            <w:shd w:val="clear" w:color="auto" w:fill="auto"/>
            <w:noWrap/>
            <w:hideMark/>
          </w:tcPr>
          <w:p w14:paraId="75E710B7" w14:textId="4927E672" w:rsidR="00A6372D" w:rsidRPr="00212559" w:rsidRDefault="00A6372D" w:rsidP="00212559">
            <w:pPr>
              <w:rPr>
                <w:rFonts w:cs="Calibri"/>
                <w:color w:val="000000"/>
                <w:sz w:val="18"/>
                <w:szCs w:val="18"/>
              </w:rPr>
            </w:pPr>
            <w:r w:rsidRPr="00212559">
              <w:rPr>
                <w:rFonts w:cs="Calibri"/>
                <w:color w:val="000000"/>
                <w:sz w:val="18"/>
                <w:szCs w:val="18"/>
              </w:rPr>
              <w:t>Data de avaliação atual</w:t>
            </w:r>
          </w:p>
          <w:p w14:paraId="3C7927B4" w14:textId="77777777"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Para bens imóveis, esta data corresponde à data de avaliação do imóvel mais recente.</w:t>
            </w:r>
          </w:p>
          <w:p w14:paraId="0EF4FB89" w14:textId="77777777"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Para as restantes tipologias de garantias, esta data equivale à última data útil de referência dos dados.</w:t>
            </w:r>
          </w:p>
          <w:p w14:paraId="40FC64A7" w14:textId="4B8842C1"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Todas as datas no modelo respeitam o formato ‘aaaa-mm-dd’ .</w:t>
            </w:r>
          </w:p>
        </w:tc>
        <w:tc>
          <w:tcPr>
            <w:tcW w:w="1417" w:type="dxa"/>
            <w:tcBorders>
              <w:top w:val="nil"/>
              <w:left w:val="nil"/>
              <w:bottom w:val="single" w:sz="4" w:space="0" w:color="auto"/>
              <w:right w:val="single" w:sz="4" w:space="0" w:color="auto"/>
            </w:tcBorders>
            <w:shd w:val="clear" w:color="auto" w:fill="auto"/>
            <w:noWrap/>
            <w:hideMark/>
          </w:tcPr>
          <w:p w14:paraId="2DAE3ABA"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483AAB0"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47DD2F8" w14:textId="77777777" w:rsidR="00A6372D" w:rsidRPr="00212559" w:rsidRDefault="00A6372D" w:rsidP="00212559">
            <w:pPr>
              <w:rPr>
                <w:rFonts w:cs="Calibri"/>
                <w:color w:val="000000"/>
                <w:sz w:val="18"/>
                <w:szCs w:val="18"/>
              </w:rPr>
            </w:pPr>
            <w:r w:rsidRPr="00212559">
              <w:rPr>
                <w:rFonts w:cs="Calibri"/>
                <w:color w:val="000000"/>
                <w:sz w:val="18"/>
                <w:szCs w:val="18"/>
              </w:rPr>
              <w:t>entaval</w:t>
            </w:r>
          </w:p>
        </w:tc>
        <w:tc>
          <w:tcPr>
            <w:tcW w:w="10630" w:type="dxa"/>
            <w:tcBorders>
              <w:top w:val="nil"/>
              <w:left w:val="nil"/>
              <w:bottom w:val="single" w:sz="4" w:space="0" w:color="auto"/>
              <w:right w:val="single" w:sz="4" w:space="0" w:color="auto"/>
            </w:tcBorders>
            <w:shd w:val="clear" w:color="auto" w:fill="auto"/>
            <w:noWrap/>
            <w:hideMark/>
          </w:tcPr>
          <w:p w14:paraId="61DB5D0B" w14:textId="77777777" w:rsidR="00A6372D" w:rsidRPr="00212559" w:rsidRDefault="00A6372D" w:rsidP="00212559">
            <w:pPr>
              <w:rPr>
                <w:rFonts w:cs="Calibri"/>
                <w:color w:val="000000"/>
                <w:sz w:val="18"/>
                <w:szCs w:val="18"/>
              </w:rPr>
            </w:pPr>
            <w:r w:rsidRPr="00212559">
              <w:rPr>
                <w:rFonts w:cs="Calibri"/>
                <w:color w:val="000000"/>
                <w:sz w:val="18"/>
                <w:szCs w:val="18"/>
              </w:rPr>
              <w:t>Entidade avaliadora</w:t>
            </w:r>
          </w:p>
          <w:p w14:paraId="2A134E75" w14:textId="3B1B0C7D" w:rsidR="00A6372D" w:rsidRPr="00212559" w:rsidRDefault="00A6372D" w:rsidP="00627E4A">
            <w:pPr>
              <w:pStyle w:val="ListParagraph"/>
              <w:numPr>
                <w:ilvl w:val="0"/>
                <w:numId w:val="30"/>
              </w:numPr>
              <w:rPr>
                <w:rFonts w:cs="Calibri"/>
                <w:color w:val="000000"/>
                <w:sz w:val="18"/>
                <w:szCs w:val="18"/>
              </w:rPr>
            </w:pPr>
            <w:r w:rsidRPr="00212559">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1417" w:type="dxa"/>
            <w:tcBorders>
              <w:top w:val="nil"/>
              <w:left w:val="nil"/>
              <w:bottom w:val="single" w:sz="4" w:space="0" w:color="auto"/>
              <w:right w:val="single" w:sz="4" w:space="0" w:color="auto"/>
            </w:tcBorders>
            <w:shd w:val="clear" w:color="auto" w:fill="auto"/>
            <w:noWrap/>
            <w:hideMark/>
          </w:tcPr>
          <w:p w14:paraId="41B5BA97"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68328FAF"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A37FB7B" w14:textId="77777777" w:rsidR="00A6372D" w:rsidRPr="00212559" w:rsidRDefault="00A6372D" w:rsidP="00212559">
            <w:pPr>
              <w:rPr>
                <w:rFonts w:cs="Calibri"/>
                <w:color w:val="000000"/>
                <w:sz w:val="18"/>
                <w:szCs w:val="18"/>
              </w:rPr>
            </w:pPr>
            <w:r w:rsidRPr="00212559">
              <w:rPr>
                <w:rFonts w:cs="Calibri"/>
                <w:color w:val="000000"/>
                <w:sz w:val="18"/>
                <w:szCs w:val="18"/>
              </w:rPr>
              <w:t>mavalia</w:t>
            </w:r>
          </w:p>
        </w:tc>
        <w:tc>
          <w:tcPr>
            <w:tcW w:w="10630" w:type="dxa"/>
            <w:tcBorders>
              <w:top w:val="nil"/>
              <w:left w:val="nil"/>
              <w:bottom w:val="single" w:sz="4" w:space="0" w:color="auto"/>
              <w:right w:val="single" w:sz="4" w:space="0" w:color="auto"/>
            </w:tcBorders>
            <w:shd w:val="clear" w:color="auto" w:fill="auto"/>
            <w:noWrap/>
            <w:hideMark/>
          </w:tcPr>
          <w:p w14:paraId="12D083E6" w14:textId="77777777" w:rsidR="00A6372D" w:rsidRPr="00212559" w:rsidRDefault="00A6372D" w:rsidP="00212559">
            <w:pPr>
              <w:rPr>
                <w:rFonts w:cs="Calibri"/>
                <w:color w:val="000000"/>
                <w:sz w:val="18"/>
                <w:szCs w:val="18"/>
              </w:rPr>
            </w:pPr>
            <w:r w:rsidRPr="00212559">
              <w:rPr>
                <w:rFonts w:cs="Calibri"/>
                <w:color w:val="000000"/>
                <w:sz w:val="18"/>
                <w:szCs w:val="18"/>
              </w:rPr>
              <w:t>Montante de avaliação do bem:</w:t>
            </w:r>
          </w:p>
          <w:p w14:paraId="6460BDFB" w14:textId="77777777"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Corresponde ao valor atual do bem como garantia para o Banco.</w:t>
            </w:r>
          </w:p>
          <w:p w14:paraId="1C0480CA" w14:textId="1E0076E0"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 xml:space="preserve">No caso de garantias imóveis e financeiras, este valor é obtido através das tabelas </w:t>
            </w:r>
            <w:r w:rsidRPr="00212559">
              <w:rPr>
                <w:rFonts w:cs="Calibri"/>
                <w:i/>
                <w:color w:val="000000"/>
                <w:sz w:val="18"/>
                <w:szCs w:val="18"/>
              </w:rPr>
              <w:t>cd_garantias.gt009_bens_imov</w:t>
            </w:r>
            <w:r w:rsidRPr="00212559">
              <w:rPr>
                <w:rFonts w:cs="Calibri"/>
                <w:color w:val="000000"/>
                <w:sz w:val="18"/>
                <w:szCs w:val="18"/>
              </w:rPr>
              <w:t xml:space="preserve"> e </w:t>
            </w:r>
            <w:r w:rsidRPr="00212559">
              <w:rPr>
                <w:rFonts w:cs="Calibri"/>
                <w:i/>
                <w:color w:val="000000"/>
                <w:sz w:val="18"/>
                <w:szCs w:val="18"/>
              </w:rPr>
              <w:t>cd_garantias.gt003_trz_gt_fin</w:t>
            </w:r>
            <w:r w:rsidRPr="00212559">
              <w:rPr>
                <w:rFonts w:cs="Calibri"/>
                <w:color w:val="000000"/>
                <w:sz w:val="18"/>
                <w:szCs w:val="18"/>
              </w:rPr>
              <w:t>, respetivamente do MUG.</w:t>
            </w:r>
          </w:p>
          <w:p w14:paraId="20B7537C" w14:textId="55F06289"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1417" w:type="dxa"/>
            <w:tcBorders>
              <w:top w:val="nil"/>
              <w:left w:val="nil"/>
              <w:bottom w:val="single" w:sz="4" w:space="0" w:color="auto"/>
              <w:right w:val="single" w:sz="4" w:space="0" w:color="auto"/>
            </w:tcBorders>
            <w:shd w:val="clear" w:color="auto" w:fill="auto"/>
            <w:noWrap/>
            <w:hideMark/>
          </w:tcPr>
          <w:p w14:paraId="340A7F8F" w14:textId="77777777" w:rsidR="00A6372D" w:rsidRPr="00212559" w:rsidRDefault="00A6372D" w:rsidP="00212559">
            <w:pPr>
              <w:rPr>
                <w:rFonts w:cs="Calibri"/>
                <w:color w:val="000000"/>
                <w:sz w:val="18"/>
                <w:szCs w:val="18"/>
              </w:rPr>
            </w:pPr>
            <w:r w:rsidRPr="00212559">
              <w:rPr>
                <w:rFonts w:cs="Calibri"/>
                <w:color w:val="000000"/>
                <w:sz w:val="18"/>
                <w:szCs w:val="18"/>
              </w:rPr>
              <w:t>Decimal</w:t>
            </w:r>
          </w:p>
        </w:tc>
      </w:tr>
      <w:tr w:rsidR="00A6372D" w:rsidRPr="00212559" w14:paraId="3D96A4D5"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BF249B" w14:textId="77777777" w:rsidR="00A6372D" w:rsidRPr="00212559" w:rsidRDefault="00A6372D" w:rsidP="00212559">
            <w:pPr>
              <w:rPr>
                <w:rFonts w:cs="Calibri"/>
                <w:color w:val="000000"/>
                <w:sz w:val="18"/>
                <w:szCs w:val="18"/>
              </w:rPr>
            </w:pPr>
            <w:r w:rsidRPr="00212559">
              <w:rPr>
                <w:rFonts w:cs="Calibri"/>
                <w:color w:val="000000"/>
                <w:sz w:val="18"/>
                <w:szCs w:val="18"/>
              </w:rPr>
              <w:lastRenderedPageBreak/>
              <w:t>dtultmod</w:t>
            </w:r>
          </w:p>
        </w:tc>
        <w:tc>
          <w:tcPr>
            <w:tcW w:w="10630" w:type="dxa"/>
            <w:tcBorders>
              <w:top w:val="nil"/>
              <w:left w:val="nil"/>
              <w:bottom w:val="single" w:sz="4" w:space="0" w:color="auto"/>
              <w:right w:val="single" w:sz="4" w:space="0" w:color="auto"/>
            </w:tcBorders>
            <w:shd w:val="clear" w:color="auto" w:fill="auto"/>
            <w:noWrap/>
            <w:hideMark/>
          </w:tcPr>
          <w:p w14:paraId="536434DC" w14:textId="72B86EE5" w:rsidR="00A6372D" w:rsidRPr="00212559" w:rsidRDefault="00A6372D" w:rsidP="00212559">
            <w:pPr>
              <w:rPr>
                <w:rFonts w:cs="Calibri"/>
                <w:color w:val="000000"/>
                <w:sz w:val="18"/>
                <w:szCs w:val="18"/>
              </w:rPr>
            </w:pPr>
            <w:r w:rsidRPr="00212559">
              <w:rPr>
                <w:rFonts w:cs="Calibri"/>
                <w:color w:val="000000"/>
                <w:sz w:val="18"/>
                <w:szCs w:val="18"/>
              </w:rPr>
              <w:t>Data modificação:</w:t>
            </w:r>
          </w:p>
          <w:p w14:paraId="3B80493A" w14:textId="77777777" w:rsidR="00A6372D" w:rsidRPr="00212559" w:rsidRDefault="00A6372D" w:rsidP="00212559">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289ADD71" w14:textId="5E650748" w:rsidR="00A6372D" w:rsidRPr="00212559" w:rsidRDefault="00A6372D" w:rsidP="00212559">
            <w:pPr>
              <w:pStyle w:val="ListParagraph"/>
              <w:numPr>
                <w:ilvl w:val="0"/>
                <w:numId w:val="19"/>
              </w:numPr>
              <w:rPr>
                <w:rFonts w:cs="Calibri"/>
                <w:color w:val="000000"/>
                <w:sz w:val="18"/>
                <w:szCs w:val="18"/>
              </w:rPr>
            </w:pPr>
            <w:r w:rsidRPr="00212559">
              <w:rPr>
                <w:rFonts w:cs="Calibri"/>
                <w:color w:val="000000"/>
                <w:sz w:val="18"/>
                <w:szCs w:val="18"/>
              </w:rPr>
              <w:t xml:space="preserve">Neste caso, o campo será equivalente ao campo ‘ref_date’, uma vez que o MUG e </w:t>
            </w:r>
            <w:proofErr w:type="gramStart"/>
            <w:r w:rsidRPr="00212559">
              <w:rPr>
                <w:rFonts w:cs="Calibri"/>
                <w:color w:val="000000"/>
                <w:sz w:val="18"/>
                <w:szCs w:val="18"/>
              </w:rPr>
              <w:t>os seus interfaces</w:t>
            </w:r>
            <w:proofErr w:type="gramEnd"/>
            <w:r w:rsidRPr="00212559">
              <w:rPr>
                <w:rFonts w:cs="Calibri"/>
                <w:color w:val="000000"/>
                <w:sz w:val="18"/>
                <w:szCs w:val="18"/>
              </w:rPr>
              <w:t xml:space="preserve"> não são reprocessados, sendo a última data de modificação coincidente com a partição temporal da tabela. </w:t>
            </w:r>
          </w:p>
          <w:p w14:paraId="1DEC4E10" w14:textId="43C646E7" w:rsidR="00A6372D" w:rsidRPr="00212559" w:rsidRDefault="00A6372D" w:rsidP="00212559">
            <w:pPr>
              <w:rPr>
                <w:rFonts w:cs="Calibri"/>
                <w:color w:val="000000"/>
                <w:sz w:val="18"/>
                <w:szCs w:val="18"/>
              </w:rPr>
            </w:pPr>
          </w:p>
        </w:tc>
        <w:tc>
          <w:tcPr>
            <w:tcW w:w="1417" w:type="dxa"/>
            <w:tcBorders>
              <w:top w:val="nil"/>
              <w:left w:val="nil"/>
              <w:bottom w:val="single" w:sz="4" w:space="0" w:color="auto"/>
              <w:right w:val="single" w:sz="4" w:space="0" w:color="auto"/>
            </w:tcBorders>
            <w:shd w:val="clear" w:color="auto" w:fill="auto"/>
            <w:noWrap/>
            <w:hideMark/>
          </w:tcPr>
          <w:p w14:paraId="0D7B8A1E"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353F6F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73E60A2" w14:textId="77777777" w:rsidR="00A6372D" w:rsidRPr="00212559" w:rsidRDefault="00A6372D" w:rsidP="00212559">
            <w:pPr>
              <w:rPr>
                <w:rFonts w:cs="Calibri"/>
                <w:color w:val="000000"/>
                <w:sz w:val="18"/>
                <w:szCs w:val="18"/>
              </w:rPr>
            </w:pPr>
            <w:r w:rsidRPr="00212559">
              <w:rPr>
                <w:rFonts w:cs="Calibri"/>
                <w:color w:val="000000"/>
                <w:sz w:val="18"/>
                <w:szCs w:val="18"/>
              </w:rPr>
              <w:t>cempresa</w:t>
            </w:r>
          </w:p>
        </w:tc>
        <w:tc>
          <w:tcPr>
            <w:tcW w:w="10630" w:type="dxa"/>
            <w:tcBorders>
              <w:top w:val="nil"/>
              <w:left w:val="nil"/>
              <w:bottom w:val="single" w:sz="4" w:space="0" w:color="auto"/>
              <w:right w:val="single" w:sz="4" w:space="0" w:color="auto"/>
            </w:tcBorders>
            <w:shd w:val="clear" w:color="auto" w:fill="auto"/>
            <w:noWrap/>
            <w:hideMark/>
          </w:tcPr>
          <w:p w14:paraId="656C8A79" w14:textId="77777777" w:rsidR="00A6372D" w:rsidRPr="00212559" w:rsidRDefault="00A6372D" w:rsidP="00212559">
            <w:pPr>
              <w:rPr>
                <w:rFonts w:cs="Calibri"/>
                <w:color w:val="000000"/>
                <w:sz w:val="18"/>
                <w:szCs w:val="18"/>
              </w:rPr>
            </w:pPr>
            <w:r w:rsidRPr="00212559">
              <w:rPr>
                <w:rFonts w:cs="Calibri"/>
                <w:color w:val="000000"/>
                <w:sz w:val="18"/>
                <w:szCs w:val="18"/>
              </w:rPr>
              <w:t>Código da empresa da conta:</w:t>
            </w:r>
          </w:p>
          <w:p w14:paraId="100931BB" w14:textId="0D5406AA"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‘cbalcao’,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0F0E1E37" w14:textId="59E5EE1A" w:rsidR="00A6372D" w:rsidRPr="00212559" w:rsidRDefault="00A6372D" w:rsidP="00212559">
            <w:pPr>
              <w:pStyle w:val="ListParagraph"/>
              <w:numPr>
                <w:ilvl w:val="0"/>
                <w:numId w:val="1"/>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7" w:type="dxa"/>
            <w:tcBorders>
              <w:top w:val="nil"/>
              <w:left w:val="nil"/>
              <w:bottom w:val="single" w:sz="4" w:space="0" w:color="auto"/>
              <w:right w:val="single" w:sz="4" w:space="0" w:color="auto"/>
            </w:tcBorders>
            <w:shd w:val="clear" w:color="auto" w:fill="auto"/>
            <w:noWrap/>
            <w:hideMark/>
          </w:tcPr>
          <w:p w14:paraId="2BA9E50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067F44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7358D96" w14:textId="77777777" w:rsidR="00A6372D" w:rsidRPr="00212559" w:rsidRDefault="00A6372D" w:rsidP="00212559">
            <w:pPr>
              <w:rPr>
                <w:rFonts w:cs="Calibri"/>
                <w:color w:val="000000"/>
                <w:sz w:val="18"/>
                <w:szCs w:val="18"/>
              </w:rPr>
            </w:pPr>
            <w:r w:rsidRPr="00212559">
              <w:rPr>
                <w:rFonts w:cs="Calibri"/>
                <w:color w:val="000000"/>
                <w:sz w:val="18"/>
                <w:szCs w:val="18"/>
              </w:rPr>
              <w:t>cbalcao</w:t>
            </w:r>
          </w:p>
        </w:tc>
        <w:tc>
          <w:tcPr>
            <w:tcW w:w="10630" w:type="dxa"/>
            <w:tcBorders>
              <w:top w:val="nil"/>
              <w:left w:val="nil"/>
              <w:bottom w:val="single" w:sz="4" w:space="0" w:color="auto"/>
              <w:right w:val="single" w:sz="4" w:space="0" w:color="auto"/>
            </w:tcBorders>
            <w:shd w:val="clear" w:color="auto" w:fill="auto"/>
            <w:noWrap/>
            <w:hideMark/>
          </w:tcPr>
          <w:p w14:paraId="36244B29" w14:textId="77777777" w:rsidR="00A6372D" w:rsidRPr="00212559" w:rsidRDefault="00A6372D" w:rsidP="00212559">
            <w:pPr>
              <w:rPr>
                <w:rFonts w:cs="Calibri"/>
                <w:color w:val="000000"/>
                <w:sz w:val="18"/>
                <w:szCs w:val="18"/>
              </w:rPr>
            </w:pPr>
            <w:r w:rsidRPr="00212559">
              <w:rPr>
                <w:rFonts w:cs="Calibri"/>
                <w:color w:val="000000"/>
                <w:sz w:val="18"/>
                <w:szCs w:val="18"/>
              </w:rPr>
              <w:t>Código da empresa da conta:</w:t>
            </w:r>
          </w:p>
          <w:p w14:paraId="2964223D" w14:textId="1D986C7F"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6C858E01" w14:textId="576884CC"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4A093F6E" w14:textId="77777777" w:rsidR="00A6372D" w:rsidRPr="00212559" w:rsidRDefault="00A6372D" w:rsidP="00212559">
            <w:pPr>
              <w:rPr>
                <w:rFonts w:cs="Calibri"/>
                <w:color w:val="000000"/>
                <w:sz w:val="18"/>
                <w:szCs w:val="18"/>
              </w:rPr>
            </w:pPr>
          </w:p>
          <w:p w14:paraId="5AA5BD63" w14:textId="0BF4D12C"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00F52C4"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F127871" w14:textId="77777777" w:rsidR="00A6372D" w:rsidRPr="00212559" w:rsidRDefault="00A6372D" w:rsidP="00212559">
            <w:pPr>
              <w:rPr>
                <w:rFonts w:cs="Calibri"/>
                <w:color w:val="000000"/>
                <w:sz w:val="18"/>
                <w:szCs w:val="18"/>
              </w:rPr>
            </w:pPr>
            <w:r w:rsidRPr="00212559">
              <w:rPr>
                <w:rFonts w:cs="Calibri"/>
                <w:color w:val="000000"/>
                <w:sz w:val="18"/>
                <w:szCs w:val="18"/>
              </w:rPr>
              <w:t>cnumcta</w:t>
            </w:r>
          </w:p>
        </w:tc>
        <w:tc>
          <w:tcPr>
            <w:tcW w:w="10630" w:type="dxa"/>
            <w:tcBorders>
              <w:top w:val="nil"/>
              <w:left w:val="nil"/>
              <w:bottom w:val="single" w:sz="4" w:space="0" w:color="auto"/>
              <w:right w:val="single" w:sz="4" w:space="0" w:color="auto"/>
            </w:tcBorders>
            <w:shd w:val="clear" w:color="auto" w:fill="auto"/>
            <w:noWrap/>
            <w:hideMark/>
          </w:tcPr>
          <w:p w14:paraId="0C5723F1" w14:textId="77777777" w:rsidR="00A6372D" w:rsidRPr="00212559" w:rsidRDefault="00A6372D" w:rsidP="00212559">
            <w:pPr>
              <w:rPr>
                <w:rFonts w:cs="Calibri"/>
                <w:color w:val="000000"/>
                <w:sz w:val="18"/>
                <w:szCs w:val="18"/>
              </w:rPr>
            </w:pPr>
            <w:r w:rsidRPr="00212559">
              <w:rPr>
                <w:rFonts w:cs="Calibri"/>
                <w:color w:val="000000"/>
                <w:sz w:val="18"/>
                <w:szCs w:val="18"/>
              </w:rPr>
              <w:t>Código do balcão da conta ID da garantia:</w:t>
            </w:r>
          </w:p>
          <w:p w14:paraId="060A8DCD" w14:textId="042C4FD5"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12A3798B" w14:textId="36A3EDAD"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247A91F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1B32676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6E6ED3E" w14:textId="77777777" w:rsidR="00A6372D" w:rsidRPr="00212559" w:rsidRDefault="00A6372D" w:rsidP="00212559">
            <w:pPr>
              <w:rPr>
                <w:rFonts w:cs="Calibri"/>
                <w:color w:val="000000"/>
                <w:sz w:val="18"/>
                <w:szCs w:val="18"/>
              </w:rPr>
            </w:pPr>
            <w:r w:rsidRPr="00212559">
              <w:rPr>
                <w:rFonts w:cs="Calibri"/>
                <w:color w:val="000000"/>
                <w:sz w:val="18"/>
                <w:szCs w:val="18"/>
              </w:rPr>
              <w:t>zcaucao</w:t>
            </w:r>
          </w:p>
        </w:tc>
        <w:tc>
          <w:tcPr>
            <w:tcW w:w="10630" w:type="dxa"/>
            <w:tcBorders>
              <w:top w:val="nil"/>
              <w:left w:val="nil"/>
              <w:bottom w:val="single" w:sz="4" w:space="0" w:color="auto"/>
              <w:right w:val="single" w:sz="4" w:space="0" w:color="auto"/>
            </w:tcBorders>
            <w:shd w:val="clear" w:color="auto" w:fill="auto"/>
            <w:noWrap/>
            <w:hideMark/>
          </w:tcPr>
          <w:p w14:paraId="1577BECB" w14:textId="77777777" w:rsidR="00A6372D" w:rsidRPr="00212559" w:rsidRDefault="00A6372D" w:rsidP="00212559">
            <w:pPr>
              <w:rPr>
                <w:rFonts w:cs="Calibri"/>
                <w:color w:val="000000"/>
                <w:sz w:val="18"/>
                <w:szCs w:val="18"/>
              </w:rPr>
            </w:pPr>
            <w:r w:rsidRPr="00212559">
              <w:rPr>
                <w:rFonts w:cs="Calibri"/>
                <w:color w:val="000000"/>
                <w:sz w:val="18"/>
                <w:szCs w:val="18"/>
              </w:rPr>
              <w:t>Número de conta ID da caução:</w:t>
            </w:r>
          </w:p>
          <w:p w14:paraId="2DDF333C" w14:textId="069B1FC1"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sidR="000F630D">
              <w:rPr>
                <w:rFonts w:cs="Calibri"/>
                <w:color w:val="000000"/>
                <w:sz w:val="18"/>
                <w:szCs w:val="18"/>
              </w:rPr>
              <w:t>processos/cauções</w:t>
            </w:r>
            <w:r w:rsidRPr="00212559">
              <w:rPr>
                <w:rFonts w:cs="Calibri"/>
                <w:color w:val="000000"/>
                <w:sz w:val="18"/>
                <w:szCs w:val="18"/>
              </w:rPr>
              <w:t>.</w:t>
            </w:r>
          </w:p>
          <w:p w14:paraId="6428144D" w14:textId="79A85099"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709FB153"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745978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7B4AC48" w14:textId="77777777" w:rsidR="00A6372D" w:rsidRPr="00212559" w:rsidRDefault="00A6372D" w:rsidP="00212559">
            <w:pPr>
              <w:rPr>
                <w:rFonts w:cs="Calibri"/>
                <w:color w:val="000000"/>
                <w:sz w:val="18"/>
                <w:szCs w:val="18"/>
              </w:rPr>
            </w:pPr>
            <w:r w:rsidRPr="00212559">
              <w:rPr>
                <w:rFonts w:cs="Calibri"/>
                <w:color w:val="000000"/>
                <w:sz w:val="18"/>
                <w:szCs w:val="18"/>
              </w:rPr>
              <w:t>centidad</w:t>
            </w:r>
          </w:p>
        </w:tc>
        <w:tc>
          <w:tcPr>
            <w:tcW w:w="10630" w:type="dxa"/>
            <w:tcBorders>
              <w:top w:val="nil"/>
              <w:left w:val="nil"/>
              <w:bottom w:val="single" w:sz="4" w:space="0" w:color="auto"/>
              <w:right w:val="single" w:sz="4" w:space="0" w:color="auto"/>
            </w:tcBorders>
            <w:shd w:val="clear" w:color="auto" w:fill="auto"/>
            <w:noWrap/>
            <w:hideMark/>
          </w:tcPr>
          <w:p w14:paraId="18A462C7" w14:textId="77777777" w:rsidR="00A6372D" w:rsidRPr="00212559" w:rsidRDefault="00A6372D" w:rsidP="00212559">
            <w:pPr>
              <w:rPr>
                <w:rFonts w:cs="Calibri"/>
                <w:color w:val="000000"/>
                <w:sz w:val="18"/>
                <w:szCs w:val="18"/>
              </w:rPr>
            </w:pPr>
            <w:r w:rsidRPr="00212559">
              <w:rPr>
                <w:rFonts w:cs="Calibri"/>
                <w:color w:val="000000"/>
                <w:sz w:val="18"/>
                <w:szCs w:val="18"/>
              </w:rPr>
              <w:t>Entidade a que respeita a informação</w:t>
            </w:r>
          </w:p>
          <w:p w14:paraId="69424143" w14:textId="29F8B461"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1417" w:type="dxa"/>
            <w:tcBorders>
              <w:top w:val="nil"/>
              <w:left w:val="nil"/>
              <w:bottom w:val="single" w:sz="4" w:space="0" w:color="auto"/>
              <w:right w:val="single" w:sz="4" w:space="0" w:color="auto"/>
            </w:tcBorders>
            <w:shd w:val="clear" w:color="auto" w:fill="auto"/>
            <w:noWrap/>
            <w:hideMark/>
          </w:tcPr>
          <w:p w14:paraId="2DCE91F7"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787B06B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3D1DEEC" w14:textId="77777777" w:rsidR="00A6372D" w:rsidRPr="00212559" w:rsidRDefault="00A6372D" w:rsidP="00212559">
            <w:pPr>
              <w:rPr>
                <w:rFonts w:cs="Calibri"/>
                <w:color w:val="000000"/>
                <w:sz w:val="18"/>
                <w:szCs w:val="18"/>
              </w:rPr>
            </w:pPr>
            <w:r w:rsidRPr="00212559">
              <w:rPr>
                <w:rFonts w:cs="Calibri"/>
                <w:color w:val="000000"/>
                <w:sz w:val="18"/>
                <w:szCs w:val="18"/>
              </w:rPr>
              <w:t>caplic</w:t>
            </w:r>
          </w:p>
        </w:tc>
        <w:tc>
          <w:tcPr>
            <w:tcW w:w="10630" w:type="dxa"/>
            <w:tcBorders>
              <w:top w:val="nil"/>
              <w:left w:val="nil"/>
              <w:bottom w:val="single" w:sz="4" w:space="0" w:color="auto"/>
              <w:right w:val="single" w:sz="4" w:space="0" w:color="auto"/>
            </w:tcBorders>
            <w:shd w:val="clear" w:color="auto" w:fill="auto"/>
            <w:noWrap/>
            <w:hideMark/>
          </w:tcPr>
          <w:p w14:paraId="487DD5D0" w14:textId="77777777" w:rsidR="00A6372D" w:rsidRPr="00212559" w:rsidRDefault="00A6372D" w:rsidP="00212559">
            <w:pPr>
              <w:rPr>
                <w:rFonts w:cs="Calibri"/>
                <w:color w:val="000000"/>
                <w:sz w:val="18"/>
                <w:szCs w:val="18"/>
              </w:rPr>
            </w:pPr>
            <w:r w:rsidRPr="00212559">
              <w:rPr>
                <w:rFonts w:cs="Calibri"/>
                <w:color w:val="000000"/>
                <w:sz w:val="18"/>
                <w:szCs w:val="18"/>
              </w:rPr>
              <w:t>Aplicação fonte da informação:</w:t>
            </w:r>
          </w:p>
          <w:p w14:paraId="1E80559F"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3C616C0F"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007B573E"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‘SG’ para seguros</w:t>
            </w:r>
          </w:p>
          <w:p w14:paraId="16CE8632"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‘FU’ para fundos</w:t>
            </w:r>
          </w:p>
          <w:p w14:paraId="0BFEE723"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4CF5E6D2"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10A4D1DC" w14:textId="5F35FCF3"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‘GP’ para garantias imóveis de origem GP</w:t>
            </w:r>
          </w:p>
          <w:p w14:paraId="7561B9E8" w14:textId="1E138C56"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1417" w:type="dxa"/>
            <w:tcBorders>
              <w:top w:val="nil"/>
              <w:left w:val="nil"/>
              <w:bottom w:val="single" w:sz="4" w:space="0" w:color="auto"/>
              <w:right w:val="single" w:sz="4" w:space="0" w:color="auto"/>
            </w:tcBorders>
            <w:shd w:val="clear" w:color="auto" w:fill="auto"/>
            <w:noWrap/>
            <w:hideMark/>
          </w:tcPr>
          <w:p w14:paraId="4125DFA2"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5560AE9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2BCB8DA" w14:textId="77777777" w:rsidR="00A6372D" w:rsidRPr="00212559" w:rsidRDefault="00A6372D" w:rsidP="00212559">
            <w:pPr>
              <w:rPr>
                <w:rFonts w:cs="Calibri"/>
                <w:color w:val="000000"/>
                <w:sz w:val="18"/>
                <w:szCs w:val="18"/>
              </w:rPr>
            </w:pPr>
            <w:r w:rsidRPr="00212559">
              <w:rPr>
                <w:rFonts w:cs="Calibri"/>
                <w:color w:val="000000"/>
                <w:sz w:val="18"/>
                <w:szCs w:val="18"/>
              </w:rPr>
              <w:lastRenderedPageBreak/>
              <w:t>isin</w:t>
            </w:r>
          </w:p>
        </w:tc>
        <w:tc>
          <w:tcPr>
            <w:tcW w:w="10630" w:type="dxa"/>
            <w:tcBorders>
              <w:top w:val="nil"/>
              <w:left w:val="nil"/>
              <w:bottom w:val="single" w:sz="4" w:space="0" w:color="auto"/>
              <w:right w:val="single" w:sz="4" w:space="0" w:color="auto"/>
            </w:tcBorders>
            <w:shd w:val="clear" w:color="auto" w:fill="auto"/>
            <w:noWrap/>
            <w:hideMark/>
          </w:tcPr>
          <w:p w14:paraId="74B56A2A" w14:textId="77777777" w:rsidR="00A6372D" w:rsidRPr="00212559" w:rsidRDefault="00A6372D" w:rsidP="00212559">
            <w:pPr>
              <w:rPr>
                <w:rFonts w:cs="Calibri"/>
                <w:color w:val="000000"/>
                <w:sz w:val="18"/>
                <w:szCs w:val="18"/>
              </w:rPr>
            </w:pPr>
            <w:r w:rsidRPr="00212559">
              <w:rPr>
                <w:rFonts w:cs="Calibri"/>
                <w:color w:val="000000"/>
                <w:sz w:val="18"/>
                <w:szCs w:val="18"/>
              </w:rPr>
              <w:t>Código de Emissão (ISIN, ISINREF)</w:t>
            </w:r>
          </w:p>
          <w:p w14:paraId="6EB6C358"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lang w:val="en-US"/>
              </w:rPr>
              <w:t>ISIN significa “</w:t>
            </w:r>
            <w:r w:rsidRPr="00212559">
              <w:rPr>
                <w:rFonts w:cs="Calibri"/>
                <w:i/>
                <w:color w:val="000000"/>
                <w:sz w:val="18"/>
                <w:szCs w:val="18"/>
                <w:lang w:val="en-US"/>
              </w:rPr>
              <w:t>International Securities Identification Number”</w:t>
            </w:r>
            <w:r w:rsidRPr="00212559">
              <w:rPr>
                <w:rFonts w:cs="Calibri"/>
                <w:color w:val="000000"/>
                <w:sz w:val="18"/>
                <w:szCs w:val="18"/>
                <w:lang w:val="en-US"/>
              </w:rPr>
              <w:t xml:space="preserve">. </w:t>
            </w:r>
            <w:r w:rsidRPr="00212559">
              <w:rPr>
                <w:rFonts w:cs="Calibri"/>
                <w:color w:val="000000"/>
                <w:sz w:val="18"/>
                <w:szCs w:val="18"/>
              </w:rPr>
              <w:t>Este código é o número de identificação internacional atribuído a títulos e fundos, de acordo com a norma ISO 6166.</w:t>
            </w:r>
          </w:p>
          <w:p w14:paraId="3D0C431C" w14:textId="2D3C6391"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 xml:space="preserve">Este código está apenas preenchido para garantias reais financeiras do tipo fundos e títulos. </w:t>
            </w:r>
          </w:p>
        </w:tc>
        <w:tc>
          <w:tcPr>
            <w:tcW w:w="1417" w:type="dxa"/>
            <w:tcBorders>
              <w:top w:val="nil"/>
              <w:left w:val="nil"/>
              <w:bottom w:val="single" w:sz="4" w:space="0" w:color="auto"/>
              <w:right w:val="single" w:sz="4" w:space="0" w:color="auto"/>
            </w:tcBorders>
            <w:shd w:val="clear" w:color="auto" w:fill="auto"/>
            <w:noWrap/>
            <w:hideMark/>
          </w:tcPr>
          <w:p w14:paraId="1A7760B1"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CB1CB8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917CC85" w14:textId="77777777" w:rsidR="00A6372D" w:rsidRPr="00212559" w:rsidRDefault="00A6372D" w:rsidP="00212559">
            <w:pPr>
              <w:rPr>
                <w:rFonts w:cs="Calibri"/>
                <w:color w:val="000000"/>
                <w:sz w:val="18"/>
                <w:szCs w:val="18"/>
              </w:rPr>
            </w:pPr>
            <w:r w:rsidRPr="00212559">
              <w:rPr>
                <w:rFonts w:cs="Calibri"/>
                <w:color w:val="000000"/>
                <w:sz w:val="18"/>
                <w:szCs w:val="18"/>
              </w:rPr>
              <w:t>tipvalor</w:t>
            </w:r>
          </w:p>
        </w:tc>
        <w:tc>
          <w:tcPr>
            <w:tcW w:w="10630" w:type="dxa"/>
            <w:tcBorders>
              <w:top w:val="nil"/>
              <w:left w:val="nil"/>
              <w:bottom w:val="single" w:sz="4" w:space="0" w:color="auto"/>
              <w:right w:val="single" w:sz="4" w:space="0" w:color="auto"/>
            </w:tcBorders>
            <w:shd w:val="clear" w:color="auto" w:fill="auto"/>
            <w:noWrap/>
            <w:hideMark/>
          </w:tcPr>
          <w:p w14:paraId="113138E4" w14:textId="77777777" w:rsidR="00A6372D" w:rsidRPr="00212559" w:rsidRDefault="00A6372D" w:rsidP="00212559">
            <w:pPr>
              <w:rPr>
                <w:rFonts w:cs="Calibri"/>
                <w:color w:val="000000"/>
                <w:sz w:val="18"/>
                <w:szCs w:val="18"/>
              </w:rPr>
            </w:pPr>
            <w:r w:rsidRPr="00212559">
              <w:rPr>
                <w:rFonts w:cs="Calibri"/>
                <w:color w:val="000000"/>
                <w:sz w:val="18"/>
                <w:szCs w:val="18"/>
              </w:rPr>
              <w:t>Tipo de Valoração</w:t>
            </w:r>
          </w:p>
          <w:p w14:paraId="0A5106BA" w14:textId="224A6DE3"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indica o tipo de valoração da garantia. </w:t>
            </w:r>
          </w:p>
          <w:p w14:paraId="210E0474" w14:textId="2C1BCC31"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1CD8C9D"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4B73E4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BDAE3CC" w14:textId="77777777" w:rsidR="00A6372D" w:rsidRPr="00212559" w:rsidRDefault="00A6372D" w:rsidP="00212559">
            <w:pPr>
              <w:rPr>
                <w:rFonts w:cs="Calibri"/>
                <w:color w:val="000000"/>
                <w:sz w:val="18"/>
                <w:szCs w:val="18"/>
              </w:rPr>
            </w:pPr>
            <w:r w:rsidRPr="00212559">
              <w:rPr>
                <w:rFonts w:cs="Calibri"/>
                <w:color w:val="000000"/>
                <w:sz w:val="18"/>
                <w:szCs w:val="18"/>
              </w:rPr>
              <w:t>tipgarant</w:t>
            </w:r>
          </w:p>
        </w:tc>
        <w:tc>
          <w:tcPr>
            <w:tcW w:w="10630" w:type="dxa"/>
            <w:tcBorders>
              <w:top w:val="nil"/>
              <w:left w:val="nil"/>
              <w:bottom w:val="single" w:sz="4" w:space="0" w:color="auto"/>
              <w:right w:val="single" w:sz="4" w:space="0" w:color="auto"/>
            </w:tcBorders>
            <w:shd w:val="clear" w:color="auto" w:fill="auto"/>
            <w:noWrap/>
            <w:hideMark/>
          </w:tcPr>
          <w:p w14:paraId="32E64943" w14:textId="77777777" w:rsidR="00A6372D" w:rsidRPr="00212559" w:rsidRDefault="00A6372D" w:rsidP="00212559">
            <w:pPr>
              <w:rPr>
                <w:rFonts w:cs="Calibri"/>
                <w:color w:val="000000"/>
                <w:sz w:val="18"/>
                <w:szCs w:val="18"/>
              </w:rPr>
            </w:pPr>
            <w:r w:rsidRPr="00212559">
              <w:rPr>
                <w:rFonts w:cs="Calibri"/>
                <w:color w:val="000000"/>
                <w:sz w:val="18"/>
                <w:szCs w:val="18"/>
              </w:rPr>
              <w:t>Tipo de Garantia</w:t>
            </w:r>
          </w:p>
          <w:p w14:paraId="10DB3051"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5761E173" w14:textId="6189C37B"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6112D889"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2E046F2"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4DD88B4" w14:textId="77777777" w:rsidR="00A6372D" w:rsidRPr="00212559" w:rsidRDefault="00A6372D" w:rsidP="00212559">
            <w:pPr>
              <w:rPr>
                <w:rFonts w:cs="Calibri"/>
                <w:color w:val="000000"/>
                <w:sz w:val="18"/>
                <w:szCs w:val="18"/>
              </w:rPr>
            </w:pPr>
            <w:r w:rsidRPr="00212559">
              <w:rPr>
                <w:rFonts w:cs="Calibri"/>
                <w:color w:val="000000"/>
                <w:sz w:val="18"/>
                <w:szCs w:val="18"/>
              </w:rPr>
              <w:t>divisa</w:t>
            </w:r>
          </w:p>
        </w:tc>
        <w:tc>
          <w:tcPr>
            <w:tcW w:w="10630" w:type="dxa"/>
            <w:tcBorders>
              <w:top w:val="nil"/>
              <w:left w:val="nil"/>
              <w:bottom w:val="single" w:sz="4" w:space="0" w:color="auto"/>
              <w:right w:val="single" w:sz="4" w:space="0" w:color="auto"/>
            </w:tcBorders>
            <w:shd w:val="clear" w:color="auto" w:fill="auto"/>
            <w:noWrap/>
            <w:hideMark/>
          </w:tcPr>
          <w:p w14:paraId="4F9756E5" w14:textId="77777777" w:rsidR="00A6372D" w:rsidRPr="00212559" w:rsidRDefault="00A6372D" w:rsidP="00212559">
            <w:pPr>
              <w:rPr>
                <w:rFonts w:cs="Calibri"/>
                <w:color w:val="000000"/>
                <w:sz w:val="18"/>
                <w:szCs w:val="18"/>
              </w:rPr>
            </w:pPr>
            <w:r w:rsidRPr="00212559">
              <w:rPr>
                <w:rFonts w:cs="Calibri"/>
                <w:color w:val="000000"/>
                <w:sz w:val="18"/>
                <w:szCs w:val="18"/>
              </w:rPr>
              <w:t>Código da moeda</w:t>
            </w:r>
          </w:p>
          <w:p w14:paraId="23C56F2C" w14:textId="77777777" w:rsidR="00A6372D" w:rsidRPr="00212559" w:rsidRDefault="00A6372D" w:rsidP="00212559">
            <w:pPr>
              <w:pStyle w:val="ListParagraph"/>
              <w:numPr>
                <w:ilvl w:val="0"/>
                <w:numId w:val="11"/>
              </w:numPr>
              <w:rPr>
                <w:rFonts w:cs="Calibri"/>
                <w:color w:val="000000"/>
                <w:sz w:val="18"/>
                <w:szCs w:val="18"/>
              </w:rPr>
            </w:pPr>
            <w:r w:rsidRPr="00212559">
              <w:rPr>
                <w:rFonts w:cs="Calibri"/>
                <w:color w:val="000000"/>
                <w:sz w:val="18"/>
                <w:szCs w:val="18"/>
              </w:rPr>
              <w:t>Corresponde ao código da moeda de denominação do contrato.</w:t>
            </w:r>
          </w:p>
          <w:p w14:paraId="71D249D7" w14:textId="47F539BD" w:rsidR="00A6372D" w:rsidRPr="00212559" w:rsidRDefault="00A6372D" w:rsidP="00212559">
            <w:pPr>
              <w:pStyle w:val="ListParagraph"/>
              <w:numPr>
                <w:ilvl w:val="0"/>
                <w:numId w:val="11"/>
              </w:numPr>
              <w:rPr>
                <w:rFonts w:cs="Calibri"/>
                <w:color w:val="000000"/>
                <w:sz w:val="18"/>
                <w:szCs w:val="18"/>
              </w:rPr>
            </w:pPr>
            <w:r w:rsidRPr="00212559">
              <w:rPr>
                <w:rFonts w:cs="Calibri"/>
                <w:color w:val="000000"/>
                <w:sz w:val="18"/>
                <w:szCs w:val="18"/>
              </w:rPr>
              <w:t>Neste caso, todos os registos estão preenchidos com ‘EUR’, indicando que a divisa associada ao contrato é o Euro</w:t>
            </w:r>
            <w:r w:rsidRPr="00212559">
              <w:rPr>
                <w:rFonts w:cs="Calibri"/>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2B679F0A"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1B5F11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10E7E1E" w14:textId="77777777" w:rsidR="00A6372D" w:rsidRPr="00212559" w:rsidRDefault="00A6372D" w:rsidP="00212559">
            <w:pPr>
              <w:rPr>
                <w:rFonts w:cs="Calibri"/>
                <w:color w:val="000000"/>
                <w:sz w:val="18"/>
                <w:szCs w:val="18"/>
              </w:rPr>
            </w:pPr>
            <w:r w:rsidRPr="00212559">
              <w:rPr>
                <w:rFonts w:cs="Calibri"/>
                <w:color w:val="000000"/>
                <w:sz w:val="18"/>
                <w:szCs w:val="18"/>
              </w:rPr>
              <w:t>tipgarbl</w:t>
            </w:r>
          </w:p>
        </w:tc>
        <w:tc>
          <w:tcPr>
            <w:tcW w:w="10630" w:type="dxa"/>
            <w:tcBorders>
              <w:top w:val="nil"/>
              <w:left w:val="nil"/>
              <w:bottom w:val="single" w:sz="4" w:space="0" w:color="auto"/>
              <w:right w:val="single" w:sz="4" w:space="0" w:color="auto"/>
            </w:tcBorders>
            <w:shd w:val="clear" w:color="auto" w:fill="auto"/>
            <w:noWrap/>
            <w:hideMark/>
          </w:tcPr>
          <w:p w14:paraId="4AE7FF06" w14:textId="5E75EFFC" w:rsidR="00A6372D" w:rsidRPr="00212559" w:rsidRDefault="00A6372D" w:rsidP="00212559">
            <w:pPr>
              <w:rPr>
                <w:rFonts w:cs="Calibri"/>
                <w:color w:val="000000"/>
                <w:sz w:val="18"/>
                <w:szCs w:val="18"/>
              </w:rPr>
            </w:pPr>
            <w:r w:rsidRPr="00212559">
              <w:rPr>
                <w:rFonts w:cs="Calibri"/>
                <w:color w:val="000000"/>
                <w:sz w:val="18"/>
                <w:szCs w:val="18"/>
              </w:rPr>
              <w:t>Tipo de Garantia – Local</w:t>
            </w:r>
          </w:p>
          <w:p w14:paraId="5957409D" w14:textId="488F5D15"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14091453" w14:textId="34A80602"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3B5D7C4F"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0413549"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BEF81B4" w14:textId="77777777" w:rsidR="00A6372D" w:rsidRPr="00212559" w:rsidRDefault="00A6372D" w:rsidP="00212559">
            <w:pPr>
              <w:rPr>
                <w:rFonts w:cs="Calibri"/>
                <w:color w:val="000000"/>
                <w:sz w:val="18"/>
                <w:szCs w:val="18"/>
              </w:rPr>
            </w:pPr>
            <w:r w:rsidRPr="00212559">
              <w:rPr>
                <w:rFonts w:cs="Calibri"/>
                <w:color w:val="000000"/>
                <w:sz w:val="18"/>
                <w:szCs w:val="18"/>
              </w:rPr>
              <w:t>coravgp</w:t>
            </w:r>
          </w:p>
        </w:tc>
        <w:tc>
          <w:tcPr>
            <w:tcW w:w="10630" w:type="dxa"/>
            <w:tcBorders>
              <w:top w:val="nil"/>
              <w:left w:val="nil"/>
              <w:bottom w:val="single" w:sz="4" w:space="0" w:color="auto"/>
              <w:right w:val="single" w:sz="4" w:space="0" w:color="auto"/>
            </w:tcBorders>
            <w:shd w:val="clear" w:color="auto" w:fill="auto"/>
            <w:noWrap/>
            <w:hideMark/>
          </w:tcPr>
          <w:p w14:paraId="1679E5A1" w14:textId="77777777" w:rsidR="00A6372D" w:rsidRPr="00212559" w:rsidRDefault="00A6372D" w:rsidP="00212559">
            <w:pPr>
              <w:rPr>
                <w:rFonts w:cs="Calibri"/>
                <w:color w:val="000000"/>
                <w:sz w:val="18"/>
                <w:szCs w:val="18"/>
              </w:rPr>
            </w:pPr>
            <w:r w:rsidRPr="00212559">
              <w:rPr>
                <w:rFonts w:cs="Calibri"/>
                <w:color w:val="000000"/>
                <w:sz w:val="18"/>
                <w:szCs w:val="18"/>
              </w:rPr>
              <w:t>Código de origem da avaliação (valor e data):</w:t>
            </w:r>
          </w:p>
          <w:p w14:paraId="2E4FE1FC" w14:textId="72456A6D"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499D434F"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65308337"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A5D914" w14:textId="77777777" w:rsidR="00A6372D" w:rsidRPr="00212559" w:rsidRDefault="00A6372D" w:rsidP="00212559">
            <w:pPr>
              <w:rPr>
                <w:rFonts w:cs="Calibri"/>
                <w:color w:val="000000"/>
                <w:sz w:val="18"/>
                <w:szCs w:val="18"/>
              </w:rPr>
            </w:pPr>
            <w:r w:rsidRPr="00212559">
              <w:rPr>
                <w:rFonts w:cs="Calibri"/>
                <w:color w:val="000000"/>
                <w:sz w:val="18"/>
                <w:szCs w:val="18"/>
              </w:rPr>
              <w:t>ctipreavl</w:t>
            </w:r>
          </w:p>
        </w:tc>
        <w:tc>
          <w:tcPr>
            <w:tcW w:w="10630" w:type="dxa"/>
            <w:tcBorders>
              <w:top w:val="nil"/>
              <w:left w:val="nil"/>
              <w:bottom w:val="single" w:sz="4" w:space="0" w:color="auto"/>
              <w:right w:val="single" w:sz="4" w:space="0" w:color="auto"/>
            </w:tcBorders>
            <w:shd w:val="clear" w:color="auto" w:fill="auto"/>
            <w:noWrap/>
            <w:hideMark/>
          </w:tcPr>
          <w:p w14:paraId="213D7C3B" w14:textId="77777777" w:rsidR="00A6372D" w:rsidRPr="00212559" w:rsidRDefault="00A6372D" w:rsidP="00212559">
            <w:pPr>
              <w:rPr>
                <w:rFonts w:cs="Calibri"/>
                <w:color w:val="000000"/>
                <w:sz w:val="18"/>
                <w:szCs w:val="18"/>
              </w:rPr>
            </w:pPr>
            <w:r w:rsidRPr="00212559">
              <w:rPr>
                <w:rFonts w:cs="Calibri"/>
                <w:color w:val="000000"/>
                <w:sz w:val="18"/>
                <w:szCs w:val="18"/>
              </w:rPr>
              <w:t>Tipo de Reavaliação:</w:t>
            </w:r>
          </w:p>
          <w:p w14:paraId="5585D0DF" w14:textId="7D05DA13"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Permite identificar se a informação do registo provém de uma A - avaliação, V - verificação ou R - revisão.</w:t>
            </w:r>
          </w:p>
        </w:tc>
        <w:tc>
          <w:tcPr>
            <w:tcW w:w="1417" w:type="dxa"/>
            <w:tcBorders>
              <w:top w:val="nil"/>
              <w:left w:val="nil"/>
              <w:bottom w:val="single" w:sz="4" w:space="0" w:color="auto"/>
              <w:right w:val="single" w:sz="4" w:space="0" w:color="auto"/>
            </w:tcBorders>
            <w:shd w:val="clear" w:color="auto" w:fill="auto"/>
            <w:noWrap/>
            <w:hideMark/>
          </w:tcPr>
          <w:p w14:paraId="09AAE5DD"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2893ED5"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126D1E4" w14:textId="77777777" w:rsidR="00A6372D" w:rsidRPr="00212559" w:rsidRDefault="00A6372D" w:rsidP="00212559">
            <w:pPr>
              <w:rPr>
                <w:rFonts w:cs="Calibri"/>
                <w:color w:val="000000"/>
                <w:sz w:val="18"/>
                <w:szCs w:val="18"/>
              </w:rPr>
            </w:pPr>
            <w:r w:rsidRPr="00212559">
              <w:rPr>
                <w:rFonts w:cs="Calibri"/>
                <w:color w:val="000000"/>
                <w:sz w:val="18"/>
                <w:szCs w:val="18"/>
              </w:rPr>
              <w:t>tipgarbg</w:t>
            </w:r>
          </w:p>
        </w:tc>
        <w:tc>
          <w:tcPr>
            <w:tcW w:w="10630" w:type="dxa"/>
            <w:tcBorders>
              <w:top w:val="nil"/>
              <w:left w:val="nil"/>
              <w:bottom w:val="single" w:sz="4" w:space="0" w:color="auto"/>
              <w:right w:val="single" w:sz="4" w:space="0" w:color="auto"/>
            </w:tcBorders>
            <w:shd w:val="clear" w:color="auto" w:fill="auto"/>
            <w:noWrap/>
            <w:hideMark/>
          </w:tcPr>
          <w:p w14:paraId="7C9507F8" w14:textId="4FF4E021" w:rsidR="00A6372D" w:rsidRPr="00212559" w:rsidRDefault="00A6372D" w:rsidP="00212559">
            <w:pPr>
              <w:rPr>
                <w:rFonts w:cs="Calibri"/>
                <w:color w:val="000000"/>
                <w:sz w:val="18"/>
                <w:szCs w:val="18"/>
              </w:rPr>
            </w:pPr>
            <w:r w:rsidRPr="00212559">
              <w:rPr>
                <w:rFonts w:cs="Calibri"/>
                <w:color w:val="000000"/>
                <w:sz w:val="18"/>
                <w:szCs w:val="18"/>
              </w:rPr>
              <w:t>BG da Garantia</w:t>
            </w:r>
          </w:p>
          <w:p w14:paraId="194EC370" w14:textId="3572F96F"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DAC6E9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76262FC7"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63C55A3" w14:textId="77777777" w:rsidR="00A6372D" w:rsidRPr="00212559" w:rsidRDefault="00A6372D" w:rsidP="00212559">
            <w:pPr>
              <w:rPr>
                <w:rFonts w:cs="Calibri"/>
                <w:color w:val="000000"/>
                <w:sz w:val="18"/>
                <w:szCs w:val="18"/>
              </w:rPr>
            </w:pPr>
            <w:r w:rsidRPr="00212559">
              <w:rPr>
                <w:rFonts w:cs="Calibri"/>
                <w:color w:val="000000"/>
                <w:sz w:val="18"/>
                <w:szCs w:val="18"/>
              </w:rPr>
              <w:t>iact_gp</w:t>
            </w:r>
          </w:p>
        </w:tc>
        <w:tc>
          <w:tcPr>
            <w:tcW w:w="10630" w:type="dxa"/>
            <w:tcBorders>
              <w:top w:val="nil"/>
              <w:left w:val="nil"/>
              <w:bottom w:val="single" w:sz="4" w:space="0" w:color="auto"/>
              <w:right w:val="single" w:sz="4" w:space="0" w:color="auto"/>
            </w:tcBorders>
            <w:shd w:val="clear" w:color="auto" w:fill="auto"/>
            <w:noWrap/>
            <w:hideMark/>
          </w:tcPr>
          <w:p w14:paraId="64A70763" w14:textId="77777777" w:rsidR="00A6372D" w:rsidRPr="00212559" w:rsidRDefault="00A6372D" w:rsidP="00212559">
            <w:pPr>
              <w:rPr>
                <w:rFonts w:cs="Calibri"/>
                <w:color w:val="000000"/>
                <w:sz w:val="18"/>
                <w:szCs w:val="18"/>
              </w:rPr>
            </w:pPr>
            <w:r w:rsidRPr="00212559">
              <w:rPr>
                <w:rFonts w:cs="Calibri"/>
                <w:color w:val="000000"/>
                <w:sz w:val="18"/>
                <w:szCs w:val="18"/>
              </w:rPr>
              <w:t>Indicador dos dados avaliação:</w:t>
            </w:r>
          </w:p>
          <w:p w14:paraId="73AE0309" w14:textId="716073AF"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5B772A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AF7387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03EBB7" w14:textId="77777777" w:rsidR="00A6372D" w:rsidRPr="00212559" w:rsidRDefault="00A6372D" w:rsidP="00212559">
            <w:pPr>
              <w:rPr>
                <w:rFonts w:cs="Calibri"/>
                <w:color w:val="000000"/>
                <w:sz w:val="18"/>
                <w:szCs w:val="18"/>
              </w:rPr>
            </w:pPr>
            <w:r w:rsidRPr="00212559">
              <w:rPr>
                <w:rFonts w:cs="Calibri"/>
                <w:color w:val="000000"/>
                <w:sz w:val="18"/>
                <w:szCs w:val="18"/>
              </w:rPr>
              <w:t>ref_date</w:t>
            </w:r>
          </w:p>
        </w:tc>
        <w:tc>
          <w:tcPr>
            <w:tcW w:w="10630" w:type="dxa"/>
            <w:tcBorders>
              <w:top w:val="nil"/>
              <w:left w:val="nil"/>
              <w:bottom w:val="single" w:sz="4" w:space="0" w:color="auto"/>
              <w:right w:val="single" w:sz="4" w:space="0" w:color="auto"/>
            </w:tcBorders>
            <w:shd w:val="clear" w:color="auto" w:fill="auto"/>
            <w:noWrap/>
            <w:hideMark/>
          </w:tcPr>
          <w:p w14:paraId="4A38B9F1" w14:textId="77777777" w:rsidR="00A6372D" w:rsidRPr="00212559" w:rsidRDefault="00A6372D" w:rsidP="00212559">
            <w:pPr>
              <w:rPr>
                <w:rFonts w:cs="Calibri"/>
                <w:color w:val="000000"/>
                <w:sz w:val="18"/>
                <w:szCs w:val="18"/>
              </w:rPr>
            </w:pPr>
            <w:r w:rsidRPr="00212559">
              <w:rPr>
                <w:rFonts w:cs="Calibri"/>
                <w:color w:val="000000"/>
                <w:sz w:val="18"/>
                <w:szCs w:val="18"/>
              </w:rPr>
              <w:t>Data de referência dos dados:</w:t>
            </w:r>
          </w:p>
          <w:p w14:paraId="7D423BAC" w14:textId="77777777"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70F82F9D" w14:textId="77777777"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5B76A039" w14:textId="0966AA35"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1417" w:type="dxa"/>
            <w:tcBorders>
              <w:top w:val="nil"/>
              <w:left w:val="nil"/>
              <w:bottom w:val="single" w:sz="4" w:space="0" w:color="auto"/>
              <w:right w:val="single" w:sz="4" w:space="0" w:color="auto"/>
            </w:tcBorders>
            <w:shd w:val="clear" w:color="auto" w:fill="auto"/>
            <w:noWrap/>
            <w:hideMark/>
          </w:tcPr>
          <w:p w14:paraId="70ED9541"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bl>
    <w:p w14:paraId="19006F55" w14:textId="6BC9C164" w:rsidR="009379A8" w:rsidRDefault="009379A8" w:rsidP="00B1143C">
      <w:pPr>
        <w:sectPr w:rsidR="009379A8" w:rsidSect="009379A8">
          <w:headerReference w:type="even" r:id="rId18"/>
          <w:headerReference w:type="default" r:id="rId19"/>
          <w:footerReference w:type="even" r:id="rId20"/>
          <w:footerReference w:type="default" r:id="rId21"/>
          <w:headerReference w:type="first" r:id="rId22"/>
          <w:footerReference w:type="first" r:id="rId23"/>
          <w:pgSz w:w="16838" w:h="11906" w:orient="landscape"/>
          <w:pgMar w:top="1440" w:right="1440" w:bottom="1440" w:left="1440" w:header="708" w:footer="708" w:gutter="0"/>
          <w:pgNumType w:start="0"/>
          <w:cols w:space="708"/>
          <w:titlePg/>
          <w:docGrid w:linePitch="360"/>
        </w:sectPr>
      </w:pPr>
    </w:p>
    <w:p w14:paraId="39451CA5" w14:textId="2C642587" w:rsidR="009379A8" w:rsidRDefault="009379A8" w:rsidP="00B1143C"/>
    <w:p w14:paraId="26F0CD5D" w14:textId="037B47B1" w:rsidR="009379A8" w:rsidRPr="00EB2EEA" w:rsidRDefault="009379A8" w:rsidP="009379A8">
      <w:pPr>
        <w:pStyle w:val="Heading4"/>
      </w:pPr>
      <w:bookmarkStart w:id="58" w:name="_Toc168671630"/>
      <w:r w:rsidRPr="00EB2EEA">
        <w:t xml:space="preserve">Tabela de interface do universo de garantias do MUG: </w:t>
      </w:r>
      <w:r w:rsidRPr="00EB2EEA">
        <w:rPr>
          <w:i/>
        </w:rPr>
        <w:t>cd_garantias.gt019_report_biyr9500</w:t>
      </w:r>
      <w:bookmarkEnd w:id="58"/>
    </w:p>
    <w:p w14:paraId="7F03350F" w14:textId="77777777" w:rsidR="009379A8" w:rsidRDefault="009379A8" w:rsidP="009379A8">
      <w:pPr>
        <w:pStyle w:val="Heading5"/>
      </w:pPr>
      <w:bookmarkStart w:id="59" w:name="_Toc168671631"/>
      <w:r w:rsidRPr="005F1378">
        <w:t>Visão Geral</w:t>
      </w:r>
      <w:bookmarkEnd w:id="59"/>
    </w:p>
    <w:p w14:paraId="6F5E15EE" w14:textId="57698603" w:rsidR="00103140" w:rsidRDefault="00103140" w:rsidP="009379A8">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w:t>
      </w:r>
      <w:r w:rsidR="0032750F">
        <w:rPr>
          <w:rFonts w:eastAsiaTheme="minorHAnsi" w:cstheme="minorBidi"/>
          <w:i/>
          <w:szCs w:val="22"/>
          <w:lang w:eastAsia="en-US"/>
        </w:rPr>
        <w:t>19</w:t>
      </w:r>
      <w:r w:rsidRPr="00720567">
        <w:rPr>
          <w:rFonts w:eastAsiaTheme="minorHAnsi" w:cstheme="minorBidi"/>
          <w:i/>
          <w:szCs w:val="22"/>
          <w:lang w:eastAsia="en-US"/>
        </w:rPr>
        <w:t>_report_b</w:t>
      </w:r>
      <w:r>
        <w:rPr>
          <w:rFonts w:eastAsiaTheme="minorHAnsi" w:cstheme="minorBidi"/>
          <w:i/>
          <w:szCs w:val="22"/>
          <w:lang w:eastAsia="en-US"/>
        </w:rPr>
        <w:t>iyr95</w:t>
      </w:r>
      <w:r w:rsidR="0032750F">
        <w:rPr>
          <w:rFonts w:eastAsiaTheme="minorHAnsi" w:cstheme="minorBidi"/>
          <w:i/>
          <w:szCs w:val="22"/>
          <w:lang w:eastAsia="en-US"/>
        </w:rPr>
        <w:t>0</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39177D35" w14:textId="254BFE0E"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w:t>
      </w:r>
      <w:r w:rsidR="004148D1">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uma tabela de interface entre o MUG e os seus casos de uso </w:t>
      </w:r>
      <w:r w:rsidR="004148D1">
        <w:rPr>
          <w:rFonts w:eastAsiaTheme="minorHAnsi" w:cstheme="minorBidi"/>
          <w:szCs w:val="22"/>
          <w:lang w:eastAsia="en-US"/>
        </w:rPr>
        <w:t xml:space="preserve">e apresenta a informação </w:t>
      </w:r>
      <w:r w:rsidR="00EC17E8" w:rsidRPr="00EC17E8">
        <w:rPr>
          <w:rFonts w:eastAsiaTheme="minorHAnsi" w:cstheme="minorBidi"/>
          <w:szCs w:val="22"/>
          <w:lang w:eastAsia="en-US"/>
        </w:rPr>
        <w:t>de todas as responsabilidades e Bem</w:t>
      </w:r>
      <w:r w:rsidRPr="00EC17E8">
        <w:rPr>
          <w:rFonts w:eastAsiaTheme="minorHAnsi" w:cstheme="minorBidi"/>
          <w:szCs w:val="22"/>
          <w:lang w:eastAsia="en-US"/>
        </w:rPr>
        <w:t xml:space="preserve"> do</w:t>
      </w:r>
      <w:r w:rsidRPr="00720567">
        <w:rPr>
          <w:rFonts w:eastAsiaTheme="minorHAnsi" w:cstheme="minorBidi"/>
          <w:szCs w:val="22"/>
          <w:lang w:eastAsia="en-US"/>
        </w:rPr>
        <w:t xml:space="preserve"> MUG. Assim, todas as chaves destes pilares devem ser representadas nesta tabela, bem como os atributos desta relação e as suas garantias associadas. Apesar da informação provir do módulo base e do módulo consolidado do MUG, as chaves são transformadas e existe uma tabela de tradução que garante a sua traçabilidade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4148D1">
        <w:rPr>
          <w:rFonts w:eastAsiaTheme="minorHAnsi" w:cstheme="minorBidi"/>
          <w:i/>
          <w:szCs w:val="22"/>
          <w:lang w:eastAsia="en-US"/>
        </w:rPr>
        <w:t>_bem</w:t>
      </w:r>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Pr>
          <w:rFonts w:eastAsiaTheme="minorHAnsi" w:cstheme="minorBidi"/>
          <w:szCs w:val="22"/>
          <w:lang w:eastAsia="en-US"/>
        </w:rPr>
        <w:t>e IFRS9 para o MUG em a</w:t>
      </w:r>
      <w:r w:rsidRPr="00720567">
        <w:rPr>
          <w:rFonts w:eastAsiaTheme="minorHAnsi" w:cstheme="minorBidi"/>
          <w:szCs w:val="22"/>
          <w:lang w:eastAsia="en-US"/>
        </w:rPr>
        <w:t>bril 2023, bem como para garantir a boa ligação das garantias provindas do MUG com as chaves contratuais aprovisionadas pela BDR e IFRS9.</w:t>
      </w:r>
    </w:p>
    <w:p w14:paraId="552B1E5D" w14:textId="77777777"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Os campos desta tabela são aprovisionados pelo MUG com o intuito de enviar para os casos de uso. Desta forma, a estrutura da tabela está preparada para respeitar os formatos apropriados aos diferentes casos de uso, contendo campos que não são preenchidos pelo MUG e são responsabilidade dos respetivos casos de uso. É possível encontrar campos com nomes muito semelhantes em que a única alteração está no seu sufixo. Os campos terminados em ‘bl’ são geralmente associados a baremos locais, contendo informação do Banco Santander Totta em Portugal, preenchidos de forma automática pelo MUG. Por outro lado, os campos terminados em ‘bg’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3776C987" w14:textId="788468C7" w:rsidR="00103140" w:rsidRPr="00720567" w:rsidRDefault="00103140" w:rsidP="009379A8">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w:t>
      </w:r>
      <w:r w:rsidR="008C019C">
        <w:rPr>
          <w:rFonts w:eastAsiaTheme="minorHAnsi" w:cstheme="minorBidi"/>
          <w:szCs w:val="22"/>
          <w:lang w:eastAsia="en-US"/>
        </w:rPr>
        <w:t>r</w:t>
      </w:r>
      <w:r>
        <w:rPr>
          <w:rFonts w:eastAsiaTheme="minorHAnsi" w:cstheme="minorBidi"/>
          <w:szCs w:val="22"/>
          <w:lang w:eastAsia="en-US"/>
        </w:rPr>
        <w:t>tante gara</w:t>
      </w:r>
      <w:r w:rsidR="0032750F">
        <w:rPr>
          <w:rFonts w:eastAsiaTheme="minorHAnsi" w:cstheme="minorBidi"/>
          <w:szCs w:val="22"/>
          <w:lang w:eastAsia="en-US"/>
        </w:rPr>
        <w:t xml:space="preserve">ntir que a </w:t>
      </w:r>
      <w:r>
        <w:rPr>
          <w:rFonts w:eastAsiaTheme="minorHAnsi" w:cstheme="minorBidi"/>
          <w:szCs w:val="22"/>
          <w:lang w:eastAsia="en-US"/>
        </w:rPr>
        <w:t xml:space="preserve">estrutura </w:t>
      </w:r>
      <w:r w:rsidR="0032750F">
        <w:rPr>
          <w:rFonts w:eastAsiaTheme="minorHAnsi" w:cstheme="minorBidi"/>
          <w:szCs w:val="22"/>
          <w:lang w:eastAsia="en-US"/>
        </w:rPr>
        <w:t>d</w:t>
      </w:r>
      <w:r>
        <w:rPr>
          <w:rFonts w:eastAsiaTheme="minorHAnsi" w:cstheme="minorBidi"/>
          <w:szCs w:val="22"/>
          <w:lang w:eastAsia="en-US"/>
        </w:rPr>
        <w:t>a tabela se mant</w:t>
      </w:r>
      <w:r w:rsidR="0032750F">
        <w:rPr>
          <w:rFonts w:eastAsiaTheme="minorHAnsi" w:cstheme="minorBidi"/>
          <w:szCs w:val="22"/>
          <w:lang w:eastAsia="en-US"/>
        </w:rPr>
        <w:t>e</w:t>
      </w:r>
      <w:r>
        <w:rPr>
          <w:rFonts w:eastAsiaTheme="minorHAnsi" w:cstheme="minorBidi"/>
          <w:szCs w:val="22"/>
          <w:lang w:eastAsia="en-US"/>
        </w:rPr>
        <w:t>m inalterável</w:t>
      </w:r>
      <w:r w:rsidR="0032750F">
        <w:rPr>
          <w:rFonts w:eastAsiaTheme="minorHAnsi" w:cstheme="minorBidi"/>
          <w:szCs w:val="22"/>
          <w:lang w:eastAsia="en-US"/>
        </w:rPr>
        <w:t xml:space="preserve">, </w:t>
      </w:r>
      <w:r>
        <w:rPr>
          <w:rFonts w:eastAsiaTheme="minorHAnsi" w:cstheme="minorBidi"/>
          <w:szCs w:val="22"/>
          <w:lang w:eastAsia="en-US"/>
        </w:rPr>
        <w:t xml:space="preserve">para os casos de uso. </w:t>
      </w:r>
    </w:p>
    <w:p w14:paraId="7238B3E4" w14:textId="77777777" w:rsidR="009379A8" w:rsidRPr="00E07147" w:rsidRDefault="009379A8" w:rsidP="009379A8">
      <w:pPr>
        <w:pStyle w:val="Heading5"/>
      </w:pPr>
      <w:bookmarkStart w:id="60" w:name="_Toc168671632"/>
      <w:r w:rsidRPr="00E07147">
        <w:t>Granularidade e chave</w:t>
      </w:r>
      <w:bookmarkEnd w:id="60"/>
    </w:p>
    <w:p w14:paraId="045A376E" w14:textId="5615686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w:t>
      </w:r>
      <w:r w:rsidR="004148D1">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variável consoante a tipologia da garantia apresentada. </w:t>
      </w:r>
    </w:p>
    <w:p w14:paraId="140D2558" w14:textId="418D4997"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 ’ckbalcao’, ’cknumcta’, ’zdeposit’) e do</w:t>
      </w:r>
      <w:r w:rsidR="004148D1">
        <w:rPr>
          <w:rFonts w:eastAsiaTheme="minorHAnsi" w:cstheme="minorBidi"/>
          <w:szCs w:val="22"/>
          <w:lang w:eastAsia="en-US"/>
        </w:rPr>
        <w:t xml:space="preserve"> bem (‘ckbalbem’, ‘ckctabem’, </w:t>
      </w:r>
      <w:r w:rsidR="00545C8B">
        <w:rPr>
          <w:rFonts w:eastAsiaTheme="minorHAnsi" w:cstheme="minorBidi"/>
          <w:szCs w:val="22"/>
          <w:lang w:eastAsia="en-US"/>
        </w:rPr>
        <w:t>c</w:t>
      </w:r>
      <w:r w:rsidR="004148D1">
        <w:rPr>
          <w:rFonts w:eastAsiaTheme="minorHAnsi" w:cstheme="minorBidi"/>
          <w:szCs w:val="22"/>
          <w:lang w:eastAsia="en-US"/>
        </w:rPr>
        <w:t xml:space="preserve">krefbem’). </w:t>
      </w:r>
    </w:p>
    <w:p w14:paraId="575E6527" w14:textId="19F03BFF"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No caso de garantias reais financeiras, a chave completa é composta pelos campos identificativos da responsabilidade (‘cempresa’, ’ckba</w:t>
      </w:r>
      <w:r w:rsidR="004148D1">
        <w:rPr>
          <w:rFonts w:eastAsiaTheme="minorHAnsi" w:cstheme="minorBidi"/>
          <w:szCs w:val="22"/>
          <w:lang w:eastAsia="en-US"/>
        </w:rPr>
        <w:t>lcao’, ’cknumcta’, ’zdeposit’),</w:t>
      </w:r>
      <w:r w:rsidR="004148D1" w:rsidRPr="00720567">
        <w:rPr>
          <w:rFonts w:eastAsiaTheme="minorHAnsi" w:cstheme="minorBidi"/>
          <w:szCs w:val="22"/>
          <w:lang w:eastAsia="en-US"/>
        </w:rPr>
        <w:t xml:space="preserve"> do</w:t>
      </w:r>
      <w:r w:rsidR="004148D1">
        <w:rPr>
          <w:rFonts w:eastAsiaTheme="minorHAnsi" w:cstheme="minorBidi"/>
          <w:szCs w:val="22"/>
          <w:lang w:eastAsia="en-US"/>
        </w:rPr>
        <w:t xml:space="preserve"> bem (‘ckbalbem’, ‘ckctabem’, </w:t>
      </w:r>
      <w:r w:rsidR="00545C8B">
        <w:rPr>
          <w:rFonts w:eastAsiaTheme="minorHAnsi" w:cstheme="minorBidi"/>
          <w:szCs w:val="22"/>
          <w:lang w:eastAsia="en-US"/>
        </w:rPr>
        <w:t>c</w:t>
      </w:r>
      <w:r w:rsidR="004148D1">
        <w:rPr>
          <w:rFonts w:eastAsiaTheme="minorHAnsi" w:cstheme="minorBidi"/>
          <w:szCs w:val="22"/>
          <w:lang w:eastAsia="en-US"/>
        </w:rPr>
        <w:t>krefbem’</w:t>
      </w:r>
      <w:r w:rsidR="00103140">
        <w:rPr>
          <w:rFonts w:eastAsiaTheme="minorHAnsi" w:cstheme="minorBidi"/>
          <w:szCs w:val="22"/>
          <w:lang w:eastAsia="en-US"/>
        </w:rPr>
        <w:t xml:space="preserve">). </w:t>
      </w:r>
    </w:p>
    <w:p w14:paraId="5B5B6E3F" w14:textId="6A81D41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Por fim, no caso das garantias pessoais, a chave completa da tabela é visível pelos campos identificadores da responsabilidade (‘cempresa’, ’ckbalcao’, ’cknumcta’, ’zdeposit’), </w:t>
      </w:r>
      <w:r w:rsidR="00902D46" w:rsidRPr="00720567">
        <w:rPr>
          <w:rFonts w:eastAsiaTheme="minorHAnsi" w:cstheme="minorBidi"/>
          <w:szCs w:val="22"/>
          <w:lang w:eastAsia="en-US"/>
        </w:rPr>
        <w:t>do</w:t>
      </w:r>
      <w:r w:rsidR="00902D46">
        <w:rPr>
          <w:rFonts w:eastAsiaTheme="minorHAnsi" w:cstheme="minorBidi"/>
          <w:szCs w:val="22"/>
          <w:lang w:eastAsia="en-US"/>
        </w:rPr>
        <w:t xml:space="preserve"> bem (‘ckbalbem’, ‘ckctabem’, ckrefbem’) </w:t>
      </w:r>
      <w:r w:rsidRPr="00720567">
        <w:rPr>
          <w:rFonts w:eastAsiaTheme="minorHAnsi" w:cstheme="minorBidi"/>
          <w:szCs w:val="22"/>
          <w:lang w:eastAsia="en-US"/>
        </w:rPr>
        <w:t xml:space="preserve">e cliente garante (‘zcliente’). </w:t>
      </w:r>
    </w:p>
    <w:p w14:paraId="5DA141FF" w14:textId="77777777" w:rsidR="009379A8" w:rsidRPr="00E07147" w:rsidRDefault="009379A8" w:rsidP="009379A8">
      <w:pPr>
        <w:pStyle w:val="Heading5"/>
      </w:pPr>
      <w:bookmarkStart w:id="61" w:name="_Toc168671633"/>
      <w:r w:rsidRPr="00E07147">
        <w:t>Periodicidade</w:t>
      </w:r>
      <w:bookmarkEnd w:id="61"/>
    </w:p>
    <w:p w14:paraId="0E6DCF0C" w14:textId="28D09A5C"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902D46">
        <w:rPr>
          <w:rFonts w:eastAsiaTheme="minorHAnsi" w:cstheme="minorBidi"/>
          <w:i/>
          <w:szCs w:val="22"/>
          <w:lang w:eastAsia="en-US"/>
        </w:rPr>
        <w:t>cd_garantias.gt019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w:t>
      </w:r>
      <w:r w:rsidRPr="00720567">
        <w:rPr>
          <w:rFonts w:eastAsiaTheme="minorHAnsi" w:cstheme="minorBidi"/>
          <w:szCs w:val="22"/>
          <w:lang w:eastAsia="en-US"/>
        </w:rPr>
        <w:lastRenderedPageBreak/>
        <w:t xml:space="preserve">dia útil e atribui-lhe a partição de último dia de calendário do mês. A título de exemplo, se o dia 31 de um mês é um sábado, o MUG cria uma cópia do dia 30 (último dia útil) e atribui-lhe a ‘ref_date’ do dia 31. </w:t>
      </w:r>
    </w:p>
    <w:p w14:paraId="25ACB90E" w14:textId="51B5A694"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sidR="00EB2EEA">
        <w:rPr>
          <w:rFonts w:eastAsiaTheme="minorHAnsi" w:cstheme="minorBidi"/>
          <w:szCs w:val="22"/>
          <w:lang w:eastAsia="en-US"/>
        </w:rPr>
        <w:t>ta tabela desde, e incluindo, 30</w:t>
      </w:r>
      <w:r w:rsidR="00902D46">
        <w:rPr>
          <w:rFonts w:eastAsiaTheme="minorHAnsi" w:cstheme="minorBidi"/>
          <w:szCs w:val="22"/>
          <w:lang w:eastAsia="en-US"/>
        </w:rPr>
        <w:t xml:space="preserve"> de</w:t>
      </w:r>
      <w:r w:rsidRPr="00720567">
        <w:rPr>
          <w:rFonts w:eastAsiaTheme="minorHAnsi" w:cstheme="minorBidi"/>
          <w:szCs w:val="22"/>
          <w:lang w:eastAsia="en-US"/>
        </w:rPr>
        <w:t xml:space="preserve"> </w:t>
      </w:r>
      <w:r w:rsidR="00902D46">
        <w:rPr>
          <w:rFonts w:eastAsiaTheme="minorHAnsi" w:cstheme="minorBidi"/>
          <w:szCs w:val="22"/>
          <w:lang w:eastAsia="en-US"/>
        </w:rPr>
        <w:t>abril de 2024.</w:t>
      </w:r>
    </w:p>
    <w:p w14:paraId="6E4422AD" w14:textId="77777777" w:rsidR="009379A8" w:rsidRPr="00E07147" w:rsidRDefault="009379A8" w:rsidP="009379A8">
      <w:pPr>
        <w:pStyle w:val="Heading5"/>
      </w:pPr>
      <w:bookmarkStart w:id="62" w:name="_Toc168671634"/>
      <w:r w:rsidRPr="00E07147">
        <w:t>Aprovisionamento</w:t>
      </w:r>
      <w:bookmarkEnd w:id="62"/>
    </w:p>
    <w:p w14:paraId="46F349D2" w14:textId="31587CBD" w:rsidR="009379A8" w:rsidRPr="00E07147" w:rsidRDefault="009379A8" w:rsidP="009379A8">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w:t>
      </w:r>
      <w:r w:rsidR="00902D46">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 </w:t>
      </w:r>
    </w:p>
    <w:p w14:paraId="7E63EA9B" w14:textId="49AB94BA" w:rsidR="009379A8" w:rsidRPr="00BE2C12" w:rsidRDefault="00BE2C12" w:rsidP="00BE2C12">
      <w:pPr>
        <w:pStyle w:val="Caption"/>
        <w:jc w:val="center"/>
        <w:rPr>
          <w:rFonts w:cs="Calibri"/>
          <w:b/>
          <w:color w:val="000000" w:themeColor="text1"/>
          <w:sz w:val="22"/>
          <w:szCs w:val="22"/>
        </w:rPr>
      </w:pPr>
      <w:bookmarkStart w:id="63" w:name="_Toc168413846"/>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8</w:t>
      </w:r>
      <w:r w:rsidRPr="00BE2C12">
        <w:rPr>
          <w:b/>
          <w:color w:val="000000" w:themeColor="text1"/>
          <w:sz w:val="22"/>
          <w:szCs w:val="22"/>
        </w:rPr>
        <w:fldChar w:fldCharType="end"/>
      </w:r>
      <w:r w:rsidRPr="00BE2C12">
        <w:rPr>
          <w:b/>
          <w:color w:val="000000" w:themeColor="text1"/>
          <w:sz w:val="22"/>
          <w:szCs w:val="22"/>
        </w:rPr>
        <w:t>: Informação das tabelas de aprovisionamento da cd.garantias.gt019_report_biyr9500</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E07147" w14:paraId="59AEAE60" w14:textId="77777777" w:rsidTr="004806C5">
        <w:trPr>
          <w:trHeight w:val="290"/>
        </w:trPr>
        <w:tc>
          <w:tcPr>
            <w:tcW w:w="1701" w:type="dxa"/>
            <w:shd w:val="clear" w:color="000000" w:fill="FF0000"/>
          </w:tcPr>
          <w:p w14:paraId="5A2C3D09" w14:textId="77777777" w:rsidR="009379A8" w:rsidRPr="00E07147" w:rsidRDefault="009379A8" w:rsidP="004806C5">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6E2E5E81"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03EC6BB6" w14:textId="77777777" w:rsidR="009379A8" w:rsidRPr="00E07147" w:rsidRDefault="009379A8" w:rsidP="004806C5">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1FECC783"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no Data Lake</w:t>
            </w:r>
          </w:p>
        </w:tc>
      </w:tr>
      <w:tr w:rsidR="009379A8" w:rsidRPr="00E07147" w14:paraId="426C8BE0" w14:textId="77777777" w:rsidTr="004806C5">
        <w:trPr>
          <w:trHeight w:val="290"/>
        </w:trPr>
        <w:tc>
          <w:tcPr>
            <w:tcW w:w="1701" w:type="dxa"/>
          </w:tcPr>
          <w:p w14:paraId="1D648526"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454C857" w14:textId="77777777" w:rsidR="009379A8" w:rsidRPr="00E07147" w:rsidRDefault="009379A8" w:rsidP="004806C5">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33967AA9"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hideMark/>
          </w:tcPr>
          <w:p w14:paraId="2EEC830E" w14:textId="77777777" w:rsidR="009379A8" w:rsidRPr="00C93429" w:rsidRDefault="009379A8" w:rsidP="004806C5">
            <w:pPr>
              <w:rPr>
                <w:rFonts w:cs="Calibri"/>
                <w:color w:val="000000"/>
                <w:sz w:val="18"/>
                <w:szCs w:val="18"/>
              </w:rPr>
            </w:pPr>
            <w:r w:rsidRPr="00C93429">
              <w:rPr>
                <w:rFonts w:cs="Calibri"/>
                <w:color w:val="000000"/>
                <w:sz w:val="18"/>
                <w:szCs w:val="18"/>
              </w:rPr>
              <w:t>gt018_rateio_aval</w:t>
            </w:r>
          </w:p>
        </w:tc>
      </w:tr>
      <w:tr w:rsidR="009379A8" w:rsidRPr="00E07147" w14:paraId="579A7CFB" w14:textId="77777777" w:rsidTr="004806C5">
        <w:trPr>
          <w:trHeight w:val="290"/>
        </w:trPr>
        <w:tc>
          <w:tcPr>
            <w:tcW w:w="1701" w:type="dxa"/>
          </w:tcPr>
          <w:p w14:paraId="593ED768"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ADA921D" w14:textId="77777777" w:rsidR="009379A8" w:rsidRPr="00E07147" w:rsidRDefault="009379A8" w:rsidP="004806C5">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E243A81"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1EE523C8" w14:textId="77777777" w:rsidR="009379A8" w:rsidRPr="00C93429" w:rsidRDefault="009379A8" w:rsidP="004806C5">
            <w:pPr>
              <w:rPr>
                <w:rFonts w:cs="Calibri"/>
                <w:color w:val="000000"/>
                <w:sz w:val="18"/>
                <w:szCs w:val="18"/>
              </w:rPr>
            </w:pPr>
            <w:r w:rsidRPr="00C93429">
              <w:rPr>
                <w:rFonts w:cs="Calibri"/>
                <w:color w:val="000000"/>
                <w:sz w:val="18"/>
                <w:szCs w:val="18"/>
              </w:rPr>
              <w:t>gt001_trz_rsp_gt</w:t>
            </w:r>
          </w:p>
        </w:tc>
      </w:tr>
      <w:tr w:rsidR="009379A8" w:rsidRPr="00E07147" w14:paraId="6D02DE33" w14:textId="77777777" w:rsidTr="004806C5">
        <w:trPr>
          <w:trHeight w:val="290"/>
        </w:trPr>
        <w:tc>
          <w:tcPr>
            <w:tcW w:w="1701" w:type="dxa"/>
          </w:tcPr>
          <w:p w14:paraId="5CB99468"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67F30D9" w14:textId="77777777" w:rsidR="009379A8" w:rsidRPr="00E07147" w:rsidRDefault="009379A8" w:rsidP="004806C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6881D137"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574429C2" w14:textId="77777777" w:rsidR="009379A8" w:rsidRPr="00C93429" w:rsidRDefault="009379A8" w:rsidP="004806C5">
            <w:pPr>
              <w:rPr>
                <w:rFonts w:cs="Calibri"/>
                <w:color w:val="000000"/>
                <w:sz w:val="18"/>
                <w:szCs w:val="18"/>
              </w:rPr>
            </w:pPr>
            <w:r w:rsidRPr="00C93429">
              <w:rPr>
                <w:rFonts w:cs="Calibri"/>
                <w:color w:val="000000"/>
                <w:sz w:val="18"/>
                <w:szCs w:val="18"/>
              </w:rPr>
              <w:t>gt002_grnt_prc</w:t>
            </w:r>
          </w:p>
        </w:tc>
      </w:tr>
      <w:tr w:rsidR="009379A8" w:rsidRPr="00E07147" w14:paraId="5C0ACD4E" w14:textId="77777777" w:rsidTr="004806C5">
        <w:trPr>
          <w:trHeight w:val="290"/>
        </w:trPr>
        <w:tc>
          <w:tcPr>
            <w:tcW w:w="1701" w:type="dxa"/>
          </w:tcPr>
          <w:p w14:paraId="22134BDB"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951D7D0" w14:textId="77777777" w:rsidR="009379A8" w:rsidRPr="00E07147" w:rsidRDefault="009379A8" w:rsidP="004806C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33D13CCD" w14:textId="77777777" w:rsidR="009379A8" w:rsidRPr="00C93429" w:rsidRDefault="009379A8" w:rsidP="004806C5">
            <w:pPr>
              <w:jc w:val="both"/>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7D165012" w14:textId="77777777" w:rsidR="009379A8" w:rsidRPr="00C93429" w:rsidRDefault="009379A8" w:rsidP="004806C5">
            <w:pPr>
              <w:jc w:val="both"/>
              <w:rPr>
                <w:rFonts w:cs="Calibri"/>
                <w:sz w:val="18"/>
                <w:szCs w:val="18"/>
              </w:rPr>
            </w:pPr>
            <w:r w:rsidRPr="00C93429">
              <w:rPr>
                <w:rFonts w:cs="Calibri"/>
                <w:sz w:val="18"/>
                <w:szCs w:val="18"/>
              </w:rPr>
              <w:t>gt003_trz_gt_fin</w:t>
            </w:r>
          </w:p>
        </w:tc>
      </w:tr>
      <w:tr w:rsidR="009379A8" w:rsidRPr="00E07147" w14:paraId="75CCA0B5" w14:textId="77777777" w:rsidTr="004806C5">
        <w:trPr>
          <w:trHeight w:val="290"/>
        </w:trPr>
        <w:tc>
          <w:tcPr>
            <w:tcW w:w="1701" w:type="dxa"/>
          </w:tcPr>
          <w:p w14:paraId="25731276"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A980CA3" w14:textId="77777777" w:rsidR="009379A8" w:rsidRPr="00E07147" w:rsidRDefault="009379A8" w:rsidP="004806C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629A5E7"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46CE5CD8" w14:textId="77777777" w:rsidR="009379A8" w:rsidRPr="00C93429" w:rsidRDefault="009379A8" w:rsidP="004806C5">
            <w:pPr>
              <w:rPr>
                <w:rFonts w:cs="Calibri"/>
                <w:color w:val="000000"/>
                <w:sz w:val="18"/>
                <w:szCs w:val="18"/>
              </w:rPr>
            </w:pPr>
            <w:r w:rsidRPr="00C93429">
              <w:rPr>
                <w:rFonts w:cs="Calibri"/>
                <w:color w:val="000000"/>
                <w:sz w:val="18"/>
                <w:szCs w:val="18"/>
              </w:rPr>
              <w:t>gt007_trz_gt_pes</w:t>
            </w:r>
          </w:p>
        </w:tc>
      </w:tr>
      <w:tr w:rsidR="009379A8" w:rsidRPr="00E07147" w14:paraId="64982B09" w14:textId="77777777" w:rsidTr="004806C5">
        <w:trPr>
          <w:trHeight w:val="290"/>
        </w:trPr>
        <w:tc>
          <w:tcPr>
            <w:tcW w:w="1701" w:type="dxa"/>
          </w:tcPr>
          <w:p w14:paraId="463E4294"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D8D074C" w14:textId="77777777" w:rsidR="009379A8" w:rsidRPr="00E07147" w:rsidRDefault="009379A8" w:rsidP="004806C5">
            <w:pPr>
              <w:rPr>
                <w:rFonts w:cs="Calibri"/>
                <w:color w:val="000000"/>
                <w:sz w:val="18"/>
                <w:szCs w:val="18"/>
              </w:rPr>
            </w:pPr>
            <w:r>
              <w:rPr>
                <w:rFonts w:cs="Calibri"/>
                <w:color w:val="000000"/>
                <w:sz w:val="18"/>
                <w:szCs w:val="18"/>
              </w:rPr>
              <w:t>kt_chaves_gt</w:t>
            </w:r>
          </w:p>
        </w:tc>
        <w:tc>
          <w:tcPr>
            <w:tcW w:w="2041" w:type="dxa"/>
            <w:shd w:val="clear" w:color="auto" w:fill="auto"/>
            <w:noWrap/>
          </w:tcPr>
          <w:p w14:paraId="065DDF28" w14:textId="77777777" w:rsidR="009379A8" w:rsidRPr="00C93429" w:rsidRDefault="009379A8" w:rsidP="004806C5">
            <w:pPr>
              <w:rPr>
                <w:rFonts w:cs="Calibri"/>
                <w:color w:val="000000"/>
                <w:sz w:val="18"/>
                <w:szCs w:val="18"/>
              </w:rPr>
            </w:pPr>
            <w:r w:rsidRPr="00C93429">
              <w:rPr>
                <w:rFonts w:cs="Calibri"/>
                <w:color w:val="000000"/>
                <w:sz w:val="18"/>
                <w:szCs w:val="18"/>
              </w:rPr>
              <w:t>cd_garantias</w:t>
            </w:r>
          </w:p>
        </w:tc>
        <w:tc>
          <w:tcPr>
            <w:tcW w:w="2041" w:type="dxa"/>
            <w:shd w:val="clear" w:color="auto" w:fill="auto"/>
            <w:noWrap/>
          </w:tcPr>
          <w:p w14:paraId="5A46AE43" w14:textId="77777777" w:rsidR="009379A8" w:rsidRPr="00C93429" w:rsidRDefault="009379A8" w:rsidP="004806C5">
            <w:pPr>
              <w:rPr>
                <w:rFonts w:cs="Calibri"/>
                <w:color w:val="000000"/>
                <w:sz w:val="18"/>
                <w:szCs w:val="18"/>
              </w:rPr>
            </w:pPr>
            <w:r w:rsidRPr="00C93429">
              <w:rPr>
                <w:rFonts w:cs="Calibri"/>
                <w:color w:val="000000"/>
                <w:sz w:val="18"/>
                <w:szCs w:val="18"/>
              </w:rPr>
              <w:t>kt_chaves_gt</w:t>
            </w:r>
          </w:p>
        </w:tc>
      </w:tr>
      <w:tr w:rsidR="001D0320" w:rsidRPr="00E07147" w14:paraId="4C8DA769" w14:textId="77777777" w:rsidTr="004806C5">
        <w:trPr>
          <w:trHeight w:val="290"/>
        </w:trPr>
        <w:tc>
          <w:tcPr>
            <w:tcW w:w="1701" w:type="dxa"/>
          </w:tcPr>
          <w:p w14:paraId="3CB7EB49" w14:textId="3EE221DB" w:rsidR="001D0320" w:rsidRPr="00E07147" w:rsidRDefault="001D0320" w:rsidP="001D0320">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6CA2263" w14:textId="23E5D512" w:rsidR="001D0320" w:rsidRPr="00E07147" w:rsidRDefault="001D0320" w:rsidP="001D0320">
            <w:pPr>
              <w:rPr>
                <w:rFonts w:cs="Calibri"/>
                <w:color w:val="000000"/>
                <w:sz w:val="18"/>
                <w:szCs w:val="18"/>
              </w:rPr>
            </w:pPr>
            <w:r>
              <w:rPr>
                <w:rFonts w:cs="Calibri"/>
                <w:color w:val="000000"/>
                <w:sz w:val="18"/>
                <w:szCs w:val="18"/>
              </w:rPr>
              <w:t>cl001_interv_cto</w:t>
            </w:r>
          </w:p>
        </w:tc>
        <w:tc>
          <w:tcPr>
            <w:tcW w:w="2041" w:type="dxa"/>
            <w:shd w:val="clear" w:color="auto" w:fill="auto"/>
            <w:noWrap/>
          </w:tcPr>
          <w:p w14:paraId="43962C1F" w14:textId="2254873E" w:rsidR="001D0320" w:rsidRPr="00C93429" w:rsidRDefault="001D0320" w:rsidP="001D0320">
            <w:pPr>
              <w:rPr>
                <w:rFonts w:cs="Calibri"/>
                <w:color w:val="000000"/>
                <w:sz w:val="18"/>
                <w:szCs w:val="18"/>
              </w:rPr>
            </w:pPr>
            <w:r w:rsidRPr="00C93429">
              <w:rPr>
                <w:rFonts w:cs="Calibri"/>
                <w:color w:val="000000"/>
                <w:sz w:val="18"/>
                <w:szCs w:val="18"/>
              </w:rPr>
              <w:t>cd_</w:t>
            </w:r>
            <w:r>
              <w:rPr>
                <w:rFonts w:cs="Calibri"/>
                <w:color w:val="000000"/>
                <w:sz w:val="18"/>
                <w:szCs w:val="18"/>
              </w:rPr>
              <w:t>clientes</w:t>
            </w:r>
          </w:p>
        </w:tc>
        <w:tc>
          <w:tcPr>
            <w:tcW w:w="2041" w:type="dxa"/>
            <w:shd w:val="clear" w:color="auto" w:fill="auto"/>
            <w:noWrap/>
          </w:tcPr>
          <w:p w14:paraId="73277A59" w14:textId="1E019C9E" w:rsidR="001D0320" w:rsidRPr="00C93429" w:rsidRDefault="001D0320" w:rsidP="001D0320">
            <w:pPr>
              <w:rPr>
                <w:rFonts w:cs="Calibri"/>
                <w:color w:val="000000"/>
                <w:sz w:val="18"/>
                <w:szCs w:val="18"/>
              </w:rPr>
            </w:pPr>
            <w:r>
              <w:rPr>
                <w:rFonts w:cs="Calibri"/>
                <w:color w:val="000000"/>
                <w:sz w:val="18"/>
                <w:szCs w:val="18"/>
              </w:rPr>
              <w:t>cl001_interv_cto</w:t>
            </w:r>
          </w:p>
        </w:tc>
      </w:tr>
      <w:tr w:rsidR="001D0320" w:rsidRPr="00E07147" w14:paraId="38F55FE5" w14:textId="77777777" w:rsidTr="004806C5">
        <w:trPr>
          <w:trHeight w:val="290"/>
        </w:trPr>
        <w:tc>
          <w:tcPr>
            <w:tcW w:w="1701" w:type="dxa"/>
          </w:tcPr>
          <w:p w14:paraId="715C4361" w14:textId="29FBE28B" w:rsidR="001D0320" w:rsidRPr="00E07147" w:rsidRDefault="001D0320" w:rsidP="001D0320">
            <w:pPr>
              <w:rPr>
                <w:rFonts w:cs="Calibri"/>
                <w:color w:val="000000"/>
                <w:sz w:val="18"/>
                <w:szCs w:val="18"/>
              </w:rPr>
            </w:pPr>
            <w:r w:rsidRPr="001D0320">
              <w:rPr>
                <w:rFonts w:cs="Calibri"/>
                <w:color w:val="000000"/>
                <w:sz w:val="18"/>
                <w:szCs w:val="18"/>
              </w:rPr>
              <w:t>BDP (APMT0100020556)</w:t>
            </w:r>
          </w:p>
        </w:tc>
        <w:tc>
          <w:tcPr>
            <w:tcW w:w="3288" w:type="dxa"/>
            <w:shd w:val="clear" w:color="auto" w:fill="auto"/>
            <w:noWrap/>
          </w:tcPr>
          <w:p w14:paraId="7B91D114" w14:textId="42488FC6" w:rsidR="001D0320" w:rsidRPr="00E07147" w:rsidRDefault="001D0320" w:rsidP="001D0320">
            <w:pPr>
              <w:rPr>
                <w:rFonts w:cs="Calibri"/>
                <w:color w:val="000000"/>
                <w:sz w:val="18"/>
                <w:szCs w:val="18"/>
              </w:rPr>
            </w:pPr>
            <w:r w:rsidRPr="00E07147">
              <w:rPr>
                <w:rFonts w:cs="Calibri"/>
                <w:color w:val="000000"/>
                <w:sz w:val="18"/>
                <w:szCs w:val="18"/>
              </w:rPr>
              <w:t>clt18_ctacli</w:t>
            </w:r>
          </w:p>
        </w:tc>
        <w:tc>
          <w:tcPr>
            <w:tcW w:w="2041" w:type="dxa"/>
            <w:shd w:val="clear" w:color="auto" w:fill="auto"/>
            <w:noWrap/>
          </w:tcPr>
          <w:p w14:paraId="240EDB63" w14:textId="77777777" w:rsidR="001D0320" w:rsidRPr="00E07147" w:rsidRDefault="001D0320" w:rsidP="001D0320">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690326D3" w14:textId="00111268" w:rsidR="001D0320" w:rsidRPr="00E07147" w:rsidRDefault="001D0320" w:rsidP="001D0320">
            <w:pPr>
              <w:rPr>
                <w:rFonts w:cs="Calibri"/>
                <w:color w:val="000000"/>
                <w:sz w:val="18"/>
                <w:szCs w:val="18"/>
              </w:rPr>
            </w:pPr>
            <w:r w:rsidRPr="00E07147">
              <w:rPr>
                <w:rFonts w:cs="Calibri"/>
                <w:color w:val="000000"/>
                <w:sz w:val="18"/>
                <w:szCs w:val="18"/>
              </w:rPr>
              <w:t>clt18_ctacli</w:t>
            </w:r>
          </w:p>
        </w:tc>
      </w:tr>
      <w:tr w:rsidR="001D0320" w:rsidRPr="00E07147" w14:paraId="7F415915" w14:textId="77777777" w:rsidTr="004806C5">
        <w:trPr>
          <w:trHeight w:val="290"/>
        </w:trPr>
        <w:tc>
          <w:tcPr>
            <w:tcW w:w="1701" w:type="dxa"/>
          </w:tcPr>
          <w:p w14:paraId="386C959B" w14:textId="70622422" w:rsidR="001D0320" w:rsidRPr="00E07147" w:rsidRDefault="001D0320" w:rsidP="001D0320">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38B424BD" w14:textId="74C06416" w:rsidR="001D0320" w:rsidRPr="00E07147" w:rsidRDefault="001D0320" w:rsidP="001D0320">
            <w:pPr>
              <w:rPr>
                <w:rFonts w:cs="Calibri"/>
                <w:color w:val="000000"/>
                <w:sz w:val="18"/>
                <w:szCs w:val="18"/>
              </w:rPr>
            </w:pPr>
            <w:r w:rsidRPr="00E07147">
              <w:rPr>
                <w:rFonts w:cs="Calibri"/>
                <w:sz w:val="18"/>
                <w:szCs w:val="18"/>
              </w:rPr>
              <w:t>ttt35_titlgru</w:t>
            </w:r>
          </w:p>
        </w:tc>
        <w:tc>
          <w:tcPr>
            <w:tcW w:w="2041" w:type="dxa"/>
            <w:shd w:val="clear" w:color="auto" w:fill="auto"/>
            <w:noWrap/>
          </w:tcPr>
          <w:p w14:paraId="71F240CC" w14:textId="77777777" w:rsidR="001D0320" w:rsidRPr="00E07147" w:rsidRDefault="001D0320" w:rsidP="001D0320">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75ACBFA7" w14:textId="453DD6B1" w:rsidR="001D0320" w:rsidRPr="00E07147" w:rsidRDefault="001D0320" w:rsidP="001D0320">
            <w:pPr>
              <w:rPr>
                <w:rFonts w:cs="Calibri"/>
                <w:sz w:val="18"/>
                <w:szCs w:val="18"/>
              </w:rPr>
            </w:pPr>
            <w:r w:rsidRPr="00E07147">
              <w:rPr>
                <w:rFonts w:cs="Calibri"/>
                <w:sz w:val="18"/>
                <w:szCs w:val="18"/>
              </w:rPr>
              <w:t>ttt35_titlgru</w:t>
            </w:r>
          </w:p>
        </w:tc>
      </w:tr>
      <w:tr w:rsidR="001D0320" w:rsidRPr="00E07147" w14:paraId="7BAF58FB" w14:textId="77777777" w:rsidTr="004806C5">
        <w:trPr>
          <w:trHeight w:val="290"/>
        </w:trPr>
        <w:tc>
          <w:tcPr>
            <w:tcW w:w="1701" w:type="dxa"/>
          </w:tcPr>
          <w:p w14:paraId="09037EBB" w14:textId="0ABB0F12" w:rsidR="001D0320" w:rsidRPr="00E07147" w:rsidRDefault="001D0320" w:rsidP="001D0320">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66218866" w14:textId="13CC92EF" w:rsidR="001D0320" w:rsidRPr="00E07147" w:rsidRDefault="001D0320" w:rsidP="001D0320">
            <w:pPr>
              <w:rPr>
                <w:rFonts w:cs="Calibri"/>
                <w:color w:val="000000"/>
                <w:sz w:val="18"/>
                <w:szCs w:val="18"/>
              </w:rPr>
            </w:pPr>
            <w:r w:rsidRPr="00E07147">
              <w:rPr>
                <w:rFonts w:cs="Calibri"/>
                <w:color w:val="000000"/>
                <w:sz w:val="18"/>
                <w:szCs w:val="18"/>
              </w:rPr>
              <w:t>fut02_contasfu</w:t>
            </w:r>
          </w:p>
        </w:tc>
        <w:tc>
          <w:tcPr>
            <w:tcW w:w="2041" w:type="dxa"/>
            <w:shd w:val="clear" w:color="auto" w:fill="auto"/>
            <w:noWrap/>
          </w:tcPr>
          <w:p w14:paraId="2F7AA14C" w14:textId="77777777" w:rsidR="001D0320" w:rsidRPr="00E07147" w:rsidRDefault="001D0320" w:rsidP="001D0320">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0E8ABE33" w14:textId="126D6B53" w:rsidR="001D0320" w:rsidRPr="00E07147" w:rsidRDefault="001D0320" w:rsidP="001D0320">
            <w:pPr>
              <w:rPr>
                <w:rFonts w:cs="Calibri"/>
                <w:color w:val="000000"/>
                <w:sz w:val="18"/>
                <w:szCs w:val="18"/>
              </w:rPr>
            </w:pPr>
            <w:r w:rsidRPr="00E07147">
              <w:rPr>
                <w:rFonts w:cs="Calibri"/>
                <w:color w:val="000000"/>
                <w:sz w:val="18"/>
                <w:szCs w:val="18"/>
              </w:rPr>
              <w:t>fut02_contasfu</w:t>
            </w:r>
          </w:p>
        </w:tc>
      </w:tr>
      <w:tr w:rsidR="001D0320" w:rsidRPr="00E07147" w14:paraId="5DF5857A" w14:textId="77777777" w:rsidTr="004806C5">
        <w:trPr>
          <w:trHeight w:val="290"/>
        </w:trPr>
        <w:tc>
          <w:tcPr>
            <w:tcW w:w="1701" w:type="dxa"/>
          </w:tcPr>
          <w:p w14:paraId="10F586B4" w14:textId="7E01497E" w:rsidR="001D0320" w:rsidRPr="00E07147" w:rsidRDefault="001D0320" w:rsidP="001D0320">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363D620F" w14:textId="2A2DA6E1" w:rsidR="001D0320" w:rsidRPr="00E07147" w:rsidRDefault="001D0320" w:rsidP="001D0320">
            <w:pPr>
              <w:rPr>
                <w:rFonts w:cs="Calibri"/>
                <w:color w:val="000000"/>
                <w:sz w:val="18"/>
                <w:szCs w:val="18"/>
              </w:rPr>
            </w:pPr>
            <w:r w:rsidRPr="00E07147">
              <w:rPr>
                <w:rFonts w:cs="Calibri"/>
                <w:color w:val="000000"/>
                <w:sz w:val="18"/>
                <w:szCs w:val="18"/>
              </w:rPr>
              <w:t>cat34_fuparam</w:t>
            </w:r>
          </w:p>
        </w:tc>
        <w:tc>
          <w:tcPr>
            <w:tcW w:w="2041" w:type="dxa"/>
            <w:shd w:val="clear" w:color="auto" w:fill="auto"/>
            <w:noWrap/>
          </w:tcPr>
          <w:p w14:paraId="6BE7BBE7" w14:textId="77777777" w:rsidR="001D0320" w:rsidRPr="00E07147" w:rsidRDefault="001D0320" w:rsidP="001D0320">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342080AF" w14:textId="43570FAD" w:rsidR="001D0320" w:rsidRPr="00E07147" w:rsidRDefault="001D0320" w:rsidP="001D0320">
            <w:pPr>
              <w:rPr>
                <w:rFonts w:cs="Calibri"/>
                <w:color w:val="000000"/>
                <w:sz w:val="18"/>
                <w:szCs w:val="18"/>
              </w:rPr>
            </w:pPr>
            <w:r w:rsidRPr="00E07147">
              <w:rPr>
                <w:rFonts w:cs="Calibri"/>
                <w:color w:val="000000"/>
                <w:sz w:val="18"/>
                <w:szCs w:val="18"/>
              </w:rPr>
              <w:t>cat34_fuparam</w:t>
            </w:r>
          </w:p>
        </w:tc>
      </w:tr>
    </w:tbl>
    <w:p w14:paraId="2F0E733C" w14:textId="6947AD76" w:rsidR="009379A8" w:rsidRDefault="009379A8" w:rsidP="009379A8">
      <w:pPr>
        <w:rPr>
          <w:rFonts w:cs="Calibri"/>
        </w:rPr>
      </w:pPr>
      <w:r>
        <w:rPr>
          <w:rFonts w:cs="Calibri"/>
        </w:rPr>
        <w:br w:type="page"/>
      </w:r>
    </w:p>
    <w:p w14:paraId="7DD679FB" w14:textId="77777777" w:rsidR="009379A8" w:rsidRPr="00E07147" w:rsidRDefault="009379A8" w:rsidP="009379A8">
      <w:pPr>
        <w:rPr>
          <w:rFonts w:cs="Calibri"/>
        </w:rPr>
        <w:sectPr w:rsidR="009379A8" w:rsidRPr="00E07147" w:rsidSect="009379A8">
          <w:pgSz w:w="11906" w:h="16838"/>
          <w:pgMar w:top="1440" w:right="1440" w:bottom="1440" w:left="1440" w:header="708" w:footer="708" w:gutter="0"/>
          <w:pgNumType w:start="0"/>
          <w:cols w:space="708"/>
          <w:titlePg/>
          <w:docGrid w:linePitch="360"/>
        </w:sectPr>
      </w:pPr>
    </w:p>
    <w:p w14:paraId="58679D70" w14:textId="77777777" w:rsidR="009379A8" w:rsidRPr="000305A8" w:rsidRDefault="009379A8" w:rsidP="009379A8">
      <w:pPr>
        <w:pStyle w:val="Heading5"/>
      </w:pPr>
      <w:bookmarkStart w:id="64" w:name="_Toc168671635"/>
      <w:r w:rsidRPr="00E07147">
        <w:lastRenderedPageBreak/>
        <w:t>Detalhe dos Campos</w:t>
      </w:r>
      <w:bookmarkEnd w:id="64"/>
    </w:p>
    <w:p w14:paraId="1A0FA6F5" w14:textId="086476A7" w:rsidR="009379A8" w:rsidRPr="00BE2C12" w:rsidRDefault="00BE2C12" w:rsidP="00BE2C12">
      <w:pPr>
        <w:pStyle w:val="Caption"/>
        <w:jc w:val="center"/>
        <w:rPr>
          <w:rFonts w:cs="Calibri"/>
          <w:b/>
          <w:color w:val="000000" w:themeColor="text1"/>
          <w:sz w:val="22"/>
          <w:szCs w:val="22"/>
        </w:rPr>
      </w:pPr>
      <w:bookmarkStart w:id="65" w:name="_Toc168413847"/>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9</w:t>
      </w:r>
      <w:r w:rsidRPr="00BE2C12">
        <w:rPr>
          <w:b/>
          <w:color w:val="000000" w:themeColor="text1"/>
          <w:sz w:val="22"/>
          <w:szCs w:val="22"/>
        </w:rPr>
        <w:fldChar w:fldCharType="end"/>
      </w:r>
      <w:r w:rsidRPr="00BE2C12">
        <w:rPr>
          <w:b/>
          <w:color w:val="000000" w:themeColor="text1"/>
          <w:sz w:val="22"/>
          <w:szCs w:val="22"/>
        </w:rPr>
        <w:t>: Detalhe dos campos da cd.garantias.gt019_report_biyr9500</w:t>
      </w:r>
      <w:bookmarkEnd w:id="65"/>
    </w:p>
    <w:tbl>
      <w:tblPr>
        <w:tblW w:w="15163" w:type="dxa"/>
        <w:tblLayout w:type="fixed"/>
        <w:tblCellMar>
          <w:left w:w="70" w:type="dxa"/>
          <w:right w:w="70" w:type="dxa"/>
        </w:tblCellMar>
        <w:tblLook w:val="04A0" w:firstRow="1" w:lastRow="0" w:firstColumn="1" w:lastColumn="0" w:noHBand="0" w:noVBand="1"/>
      </w:tblPr>
      <w:tblGrid>
        <w:gridCol w:w="1871"/>
        <w:gridCol w:w="5495"/>
        <w:gridCol w:w="993"/>
        <w:gridCol w:w="1842"/>
        <w:gridCol w:w="1701"/>
        <w:gridCol w:w="1134"/>
        <w:gridCol w:w="2127"/>
      </w:tblGrid>
      <w:tr w:rsidR="00DD3EE1" w:rsidRPr="00335137" w14:paraId="1C38F3B2" w14:textId="21C7E2A7" w:rsidTr="00476F0E">
        <w:trPr>
          <w:trHeight w:val="514"/>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6584D39A" w14:textId="70CE6A67" w:rsidR="00DD3EE1" w:rsidRPr="00500AFB" w:rsidRDefault="00D17FC3" w:rsidP="00DD3EE1">
            <w:pPr>
              <w:rPr>
                <w:rFonts w:cs="Calibri"/>
                <w:b/>
                <w:bCs/>
                <w:color w:val="FFFFFF"/>
                <w:sz w:val="18"/>
                <w:szCs w:val="18"/>
              </w:rPr>
            </w:pPr>
            <w:r w:rsidRPr="00500AFB">
              <w:rPr>
                <w:rFonts w:cs="Calibri"/>
                <w:b/>
                <w:bCs/>
                <w:color w:val="FFFFFF"/>
                <w:sz w:val="18"/>
                <w:szCs w:val="18"/>
              </w:rPr>
              <w:t>C</w:t>
            </w:r>
            <w:r w:rsidR="009B71ED" w:rsidRPr="00500AFB">
              <w:rPr>
                <w:rFonts w:cs="Calibri"/>
                <w:b/>
                <w:bCs/>
                <w:color w:val="FFFFFF"/>
                <w:sz w:val="18"/>
                <w:szCs w:val="18"/>
              </w:rPr>
              <w:t>ampos</w:t>
            </w:r>
            <w:r w:rsidR="00DD3EE1" w:rsidRPr="00500AFB">
              <w:rPr>
                <w:rFonts w:cs="Calibri"/>
                <w:b/>
                <w:bCs/>
                <w:color w:val="FFFFFF"/>
                <w:sz w:val="18"/>
                <w:szCs w:val="18"/>
              </w:rPr>
              <w:t xml:space="preserve"> da tabela</w:t>
            </w:r>
          </w:p>
          <w:p w14:paraId="33B6A98A" w14:textId="563FC635" w:rsidR="00DD3EE1" w:rsidRPr="00500AFB" w:rsidRDefault="00DD3EE1" w:rsidP="00DD3EE1">
            <w:pPr>
              <w:rPr>
                <w:rFonts w:cs="Calibri"/>
                <w:b/>
                <w:bCs/>
                <w:color w:val="FFFFFF"/>
                <w:sz w:val="18"/>
                <w:szCs w:val="18"/>
              </w:rPr>
            </w:pPr>
            <w:r w:rsidRPr="00500AFB">
              <w:rPr>
                <w:rFonts w:cs="Calibri"/>
                <w:b/>
                <w:bCs/>
                <w:color w:val="FFFFFF"/>
                <w:sz w:val="18"/>
                <w:szCs w:val="18"/>
              </w:rPr>
              <w:t>gt019_report_biyr9500</w:t>
            </w:r>
          </w:p>
        </w:tc>
        <w:tc>
          <w:tcPr>
            <w:tcW w:w="5495" w:type="dxa"/>
            <w:tcBorders>
              <w:top w:val="single" w:sz="4" w:space="0" w:color="auto"/>
              <w:left w:val="nil"/>
              <w:bottom w:val="single" w:sz="4" w:space="0" w:color="auto"/>
              <w:right w:val="single" w:sz="4" w:space="0" w:color="auto"/>
            </w:tcBorders>
            <w:shd w:val="clear" w:color="000000" w:fill="FF0000"/>
            <w:noWrap/>
            <w:hideMark/>
          </w:tcPr>
          <w:p w14:paraId="0192F0DF" w14:textId="77777777" w:rsidR="00DD3EE1" w:rsidRPr="00500AFB" w:rsidRDefault="00DD3EE1" w:rsidP="00DD3EE1">
            <w:pPr>
              <w:rPr>
                <w:rFonts w:cs="Calibri"/>
                <w:b/>
                <w:bCs/>
                <w:color w:val="FFFFFF"/>
                <w:sz w:val="18"/>
                <w:szCs w:val="18"/>
              </w:rPr>
            </w:pPr>
            <w:r w:rsidRPr="00500AFB">
              <w:rPr>
                <w:rFonts w:cs="Calibri"/>
                <w:b/>
                <w:bCs/>
                <w:color w:val="FFFFFF"/>
                <w:sz w:val="18"/>
                <w:szCs w:val="18"/>
              </w:rPr>
              <w:t>Significado do campo</w:t>
            </w:r>
          </w:p>
        </w:tc>
        <w:tc>
          <w:tcPr>
            <w:tcW w:w="993" w:type="dxa"/>
            <w:tcBorders>
              <w:top w:val="single" w:sz="4" w:space="0" w:color="auto"/>
              <w:left w:val="nil"/>
              <w:bottom w:val="single" w:sz="4" w:space="0" w:color="auto"/>
              <w:right w:val="single" w:sz="4" w:space="0" w:color="auto"/>
            </w:tcBorders>
            <w:shd w:val="clear" w:color="000000" w:fill="FF0000"/>
            <w:noWrap/>
            <w:hideMark/>
          </w:tcPr>
          <w:p w14:paraId="7D2F5767" w14:textId="77777777" w:rsidR="00DD3EE1" w:rsidRPr="00335137" w:rsidRDefault="00DD3EE1" w:rsidP="00DD3EE1">
            <w:pPr>
              <w:rPr>
                <w:rFonts w:cs="Calibri"/>
                <w:b/>
                <w:bCs/>
                <w:color w:val="FFFFFF"/>
                <w:sz w:val="18"/>
                <w:szCs w:val="18"/>
              </w:rPr>
            </w:pPr>
            <w:r w:rsidRPr="00335137">
              <w:rPr>
                <w:rFonts w:cs="Calibri"/>
                <w:b/>
                <w:bCs/>
                <w:color w:val="FFFFFF"/>
                <w:sz w:val="18"/>
                <w:szCs w:val="18"/>
              </w:rPr>
              <w:t>Formato</w:t>
            </w:r>
          </w:p>
        </w:tc>
        <w:tc>
          <w:tcPr>
            <w:tcW w:w="1842" w:type="dxa"/>
            <w:tcBorders>
              <w:top w:val="single" w:sz="4" w:space="0" w:color="auto"/>
              <w:left w:val="nil"/>
              <w:bottom w:val="single" w:sz="4" w:space="0" w:color="auto"/>
              <w:right w:val="single" w:sz="4" w:space="0" w:color="auto"/>
            </w:tcBorders>
            <w:shd w:val="clear" w:color="000000" w:fill="FF0000"/>
          </w:tcPr>
          <w:p w14:paraId="3187B4A9" w14:textId="55277296" w:rsidR="00DD3EE1" w:rsidRPr="00335137" w:rsidRDefault="00DD3EE1" w:rsidP="00DD3EE1">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1FBAE328" w14:textId="50EE0CD7" w:rsidR="00DD3EE1" w:rsidRDefault="00D17FC3" w:rsidP="0032132A">
            <w:pPr>
              <w:rPr>
                <w:rFonts w:cs="Calibri"/>
                <w:b/>
                <w:bCs/>
                <w:color w:val="FFFFFF"/>
                <w:sz w:val="18"/>
                <w:szCs w:val="18"/>
              </w:rPr>
            </w:pPr>
            <w:r>
              <w:rPr>
                <w:rFonts w:cs="Calibri"/>
                <w:b/>
                <w:bCs/>
                <w:color w:val="FFFFFF"/>
                <w:sz w:val="18"/>
                <w:szCs w:val="18"/>
              </w:rPr>
              <w:t>T</w:t>
            </w:r>
            <w:r w:rsidR="0032132A">
              <w:rPr>
                <w:rFonts w:cs="Calibri"/>
                <w:b/>
                <w:bCs/>
                <w:color w:val="FFFFFF"/>
                <w:sz w:val="18"/>
                <w:szCs w:val="18"/>
              </w:rPr>
              <w:t>abela</w:t>
            </w:r>
            <w:r>
              <w:rPr>
                <w:rFonts w:cs="Calibri"/>
                <w:b/>
                <w:bCs/>
                <w:color w:val="FFFFFF"/>
                <w:sz w:val="18"/>
                <w:szCs w:val="18"/>
              </w:rPr>
              <w:t xml:space="preserve"> </w:t>
            </w:r>
            <w:r w:rsidR="00DD3EE1">
              <w:rPr>
                <w:rFonts w:cs="Calibri"/>
                <w:b/>
                <w:bCs/>
                <w:color w:val="FFFFFF"/>
                <w:sz w:val="18"/>
                <w:szCs w:val="18"/>
              </w:rPr>
              <w:t xml:space="preserve">no Data Lake </w:t>
            </w:r>
          </w:p>
        </w:tc>
        <w:tc>
          <w:tcPr>
            <w:tcW w:w="1134" w:type="dxa"/>
            <w:tcBorders>
              <w:top w:val="single" w:sz="4" w:space="0" w:color="auto"/>
              <w:left w:val="single" w:sz="4" w:space="0" w:color="auto"/>
              <w:bottom w:val="single" w:sz="4" w:space="0" w:color="auto"/>
              <w:right w:val="single" w:sz="4" w:space="0" w:color="auto"/>
            </w:tcBorders>
            <w:shd w:val="clear" w:color="000000" w:fill="FF0000"/>
          </w:tcPr>
          <w:p w14:paraId="6AC1FAD8" w14:textId="4A09C6CB" w:rsidR="00DD3EE1" w:rsidRPr="00335137" w:rsidRDefault="00DD3EE1" w:rsidP="009B71ED">
            <w:pPr>
              <w:rPr>
                <w:rFonts w:cs="Calibri"/>
                <w:b/>
                <w:bCs/>
                <w:color w:val="FFFFFF"/>
                <w:sz w:val="18"/>
                <w:szCs w:val="18"/>
              </w:rPr>
            </w:pPr>
            <w:r>
              <w:rPr>
                <w:rFonts w:cs="Calibri"/>
                <w:b/>
                <w:bCs/>
                <w:color w:val="FFFFFF"/>
                <w:sz w:val="18"/>
                <w:szCs w:val="18"/>
              </w:rPr>
              <w:t xml:space="preserve">Campo </w:t>
            </w:r>
          </w:p>
        </w:tc>
        <w:tc>
          <w:tcPr>
            <w:tcW w:w="2127" w:type="dxa"/>
            <w:tcBorders>
              <w:top w:val="single" w:sz="4" w:space="0" w:color="auto"/>
              <w:left w:val="single" w:sz="4" w:space="0" w:color="auto"/>
              <w:bottom w:val="single" w:sz="4" w:space="0" w:color="auto"/>
              <w:right w:val="single" w:sz="4" w:space="0" w:color="auto"/>
            </w:tcBorders>
            <w:shd w:val="clear" w:color="000000" w:fill="FF0000"/>
          </w:tcPr>
          <w:p w14:paraId="0C4ED7BE" w14:textId="02FFAE37" w:rsidR="00DD3EE1" w:rsidRDefault="00DD3EE1" w:rsidP="00DD3EE1">
            <w:pPr>
              <w:rPr>
                <w:rFonts w:cs="Calibri"/>
                <w:b/>
                <w:bCs/>
                <w:color w:val="FFFFFF"/>
                <w:sz w:val="18"/>
                <w:szCs w:val="18"/>
              </w:rPr>
            </w:pPr>
            <w:r>
              <w:rPr>
                <w:rFonts w:cs="Calibri"/>
                <w:b/>
                <w:bCs/>
                <w:color w:val="FFFFFF"/>
                <w:sz w:val="18"/>
                <w:szCs w:val="18"/>
              </w:rPr>
              <w:t>Condição</w:t>
            </w:r>
          </w:p>
        </w:tc>
      </w:tr>
      <w:tr w:rsidR="00DD3EE1" w:rsidRPr="00176A04" w14:paraId="35BE1502" w14:textId="5E42520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E9BA9F" w14:textId="77777777" w:rsidR="00DD3EE1" w:rsidRPr="00500AFB" w:rsidRDefault="00DD3EE1" w:rsidP="00DD3EE1">
            <w:pPr>
              <w:rPr>
                <w:rFonts w:cs="Calibri"/>
                <w:color w:val="000000"/>
                <w:sz w:val="18"/>
                <w:szCs w:val="18"/>
              </w:rPr>
            </w:pPr>
            <w:r w:rsidRPr="00500AFB">
              <w:rPr>
                <w:rFonts w:cs="Calibri"/>
                <w:color w:val="000000"/>
                <w:sz w:val="18"/>
                <w:szCs w:val="18"/>
              </w:rPr>
              <w:t>tipologia</w:t>
            </w:r>
          </w:p>
        </w:tc>
        <w:tc>
          <w:tcPr>
            <w:tcW w:w="5495" w:type="dxa"/>
            <w:tcBorders>
              <w:top w:val="nil"/>
              <w:left w:val="nil"/>
              <w:bottom w:val="single" w:sz="4" w:space="0" w:color="auto"/>
              <w:right w:val="single" w:sz="4" w:space="0" w:color="auto"/>
            </w:tcBorders>
            <w:shd w:val="clear" w:color="auto" w:fill="auto"/>
            <w:noWrap/>
            <w:hideMark/>
          </w:tcPr>
          <w:p w14:paraId="54A94020" w14:textId="77777777" w:rsidR="00DD3EE1" w:rsidRPr="00500AFB" w:rsidRDefault="00DD3EE1" w:rsidP="00DD3EE1">
            <w:pPr>
              <w:rPr>
                <w:rFonts w:cs="Calibri"/>
                <w:color w:val="000000"/>
                <w:sz w:val="18"/>
                <w:szCs w:val="18"/>
              </w:rPr>
            </w:pPr>
            <w:r w:rsidRPr="00500AFB">
              <w:rPr>
                <w:rFonts w:cs="Calibri"/>
                <w:color w:val="000000"/>
                <w:sz w:val="18"/>
                <w:szCs w:val="18"/>
              </w:rPr>
              <w:t>Código que identifica a tipologia de garantia:</w:t>
            </w:r>
          </w:p>
          <w:p w14:paraId="3C7F1406" w14:textId="4D118DE3" w:rsidR="00DD3EE1" w:rsidRPr="00500AFB" w:rsidRDefault="00DD3EE1" w:rsidP="00D17FC3">
            <w:pPr>
              <w:pStyle w:val="ListParagraph"/>
              <w:numPr>
                <w:ilvl w:val="0"/>
                <w:numId w:val="17"/>
              </w:numPr>
              <w:rPr>
                <w:rFonts w:cs="Calibri"/>
                <w:color w:val="000000"/>
                <w:sz w:val="18"/>
                <w:szCs w:val="18"/>
              </w:rPr>
            </w:pPr>
            <w:r w:rsidRPr="00500AFB">
              <w:rPr>
                <w:rFonts w:cs="Calibri"/>
                <w:color w:val="000000"/>
                <w:sz w:val="18"/>
                <w:szCs w:val="18"/>
              </w:rPr>
              <w:t>Esta tabela de interface inclui processos/cauções de garantias reais e pessoais. As garantias reais podem ser financeiras ou imobiliárias e são identificadas pelo código ‘FIN’ e ‘IMO’, respetivamente. Por sua vez, as garantias pessoais são identificadas pelo código ‘PES’.</w:t>
            </w:r>
          </w:p>
        </w:tc>
        <w:tc>
          <w:tcPr>
            <w:tcW w:w="993" w:type="dxa"/>
            <w:tcBorders>
              <w:top w:val="nil"/>
              <w:left w:val="nil"/>
              <w:bottom w:val="single" w:sz="4" w:space="0" w:color="auto"/>
              <w:right w:val="single" w:sz="4" w:space="0" w:color="auto"/>
            </w:tcBorders>
            <w:shd w:val="clear" w:color="auto" w:fill="auto"/>
            <w:noWrap/>
            <w:hideMark/>
          </w:tcPr>
          <w:p w14:paraId="722FFB06" w14:textId="77777777" w:rsidR="00DD3EE1" w:rsidRPr="00335137" w:rsidRDefault="00DD3EE1" w:rsidP="00DD3EE1">
            <w:pPr>
              <w:rPr>
                <w:rFonts w:cs="Calibri"/>
                <w:color w:val="000000"/>
                <w:sz w:val="18"/>
                <w:szCs w:val="18"/>
              </w:rPr>
            </w:pPr>
            <w:r w:rsidRPr="00CD3F80">
              <w:rPr>
                <w:rFonts w:cs="Calibri"/>
                <w:color w:val="000000"/>
                <w:sz w:val="18"/>
                <w:szCs w:val="18"/>
              </w:rPr>
              <w:t>String</w:t>
            </w:r>
          </w:p>
        </w:tc>
        <w:tc>
          <w:tcPr>
            <w:tcW w:w="1842" w:type="dxa"/>
            <w:tcBorders>
              <w:top w:val="nil"/>
              <w:left w:val="nil"/>
              <w:bottom w:val="single" w:sz="4" w:space="0" w:color="auto"/>
              <w:right w:val="single" w:sz="4" w:space="0" w:color="auto"/>
            </w:tcBorders>
          </w:tcPr>
          <w:p w14:paraId="1988ADF1" w14:textId="77777777" w:rsidR="00DD3EE1" w:rsidRDefault="00DD3EE1" w:rsidP="00DD3EE1">
            <w:pPr>
              <w:rPr>
                <w:rFonts w:cs="Calibri"/>
                <w:color w:val="000000"/>
                <w:sz w:val="18"/>
                <w:szCs w:val="18"/>
              </w:rPr>
            </w:pPr>
            <w:r>
              <w:rPr>
                <w:rFonts w:cs="Calibri"/>
                <w:color w:val="000000"/>
                <w:sz w:val="18"/>
                <w:szCs w:val="18"/>
              </w:rPr>
              <w:t>MUG</w:t>
            </w:r>
          </w:p>
          <w:p w14:paraId="46872189" w14:textId="0F6625FB" w:rsidR="00DD3EE1" w:rsidRPr="00CD3F80"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3508E4E" w14:textId="414EC75B" w:rsidR="00DD3EE1" w:rsidRDefault="00DD3EE1" w:rsidP="00DD3EE1">
            <w:pPr>
              <w:rPr>
                <w:rFonts w:ascii="Arial" w:hAnsi="Arial" w:cs="Arial"/>
                <w:color w:val="000000"/>
                <w:sz w:val="16"/>
                <w:szCs w:val="16"/>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EA1EA7C" w14:textId="284CBF38" w:rsidR="00DD3EE1" w:rsidRPr="00CD3F80" w:rsidRDefault="00DD3EE1" w:rsidP="00DD3EE1">
            <w:pPr>
              <w:rPr>
                <w:rFonts w:cs="Calibri"/>
                <w:color w:val="000000"/>
                <w:sz w:val="18"/>
                <w:szCs w:val="18"/>
              </w:rPr>
            </w:pPr>
            <w:r>
              <w:rPr>
                <w:rFonts w:ascii="Arial" w:hAnsi="Arial" w:cs="Arial"/>
                <w:color w:val="000000"/>
                <w:sz w:val="16"/>
                <w:szCs w:val="16"/>
              </w:rPr>
              <w:t>tipologia</w:t>
            </w:r>
          </w:p>
        </w:tc>
        <w:tc>
          <w:tcPr>
            <w:tcW w:w="2127" w:type="dxa"/>
            <w:tcBorders>
              <w:top w:val="nil"/>
              <w:left w:val="single" w:sz="4" w:space="0" w:color="auto"/>
              <w:bottom w:val="single" w:sz="4" w:space="0" w:color="auto"/>
              <w:right w:val="single" w:sz="4" w:space="0" w:color="auto"/>
            </w:tcBorders>
          </w:tcPr>
          <w:p w14:paraId="3152C59E" w14:textId="77777777" w:rsidR="00DD3EE1" w:rsidRDefault="00DD3EE1" w:rsidP="00DD3EE1">
            <w:pPr>
              <w:rPr>
                <w:rFonts w:ascii="Arial" w:hAnsi="Arial" w:cs="Arial"/>
                <w:color w:val="000000"/>
                <w:sz w:val="16"/>
                <w:szCs w:val="16"/>
              </w:rPr>
            </w:pPr>
          </w:p>
        </w:tc>
      </w:tr>
      <w:tr w:rsidR="00DD3EE1" w:rsidRPr="00335137" w14:paraId="4CFF2C02" w14:textId="424F6BC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38C312" w14:textId="77777777" w:rsidR="00DD3EE1" w:rsidRPr="00500AFB" w:rsidRDefault="00DD3EE1" w:rsidP="00DD3EE1">
            <w:pPr>
              <w:rPr>
                <w:rFonts w:cs="Calibri"/>
                <w:color w:val="000000"/>
                <w:sz w:val="18"/>
                <w:szCs w:val="18"/>
              </w:rPr>
            </w:pPr>
            <w:r w:rsidRPr="00500AFB">
              <w:rPr>
                <w:rFonts w:cs="Calibri"/>
                <w:color w:val="000000"/>
                <w:sz w:val="18"/>
                <w:szCs w:val="18"/>
              </w:rPr>
              <w:t>origem</w:t>
            </w:r>
          </w:p>
        </w:tc>
        <w:tc>
          <w:tcPr>
            <w:tcW w:w="5495" w:type="dxa"/>
            <w:tcBorders>
              <w:top w:val="nil"/>
              <w:left w:val="nil"/>
              <w:bottom w:val="single" w:sz="4" w:space="0" w:color="auto"/>
              <w:right w:val="single" w:sz="4" w:space="0" w:color="auto"/>
            </w:tcBorders>
            <w:shd w:val="clear" w:color="auto" w:fill="auto"/>
            <w:noWrap/>
            <w:hideMark/>
          </w:tcPr>
          <w:p w14:paraId="14A05F1C" w14:textId="77777777" w:rsidR="00DD3EE1" w:rsidRPr="00500AFB" w:rsidRDefault="00DD3EE1" w:rsidP="00DD3EE1">
            <w:pPr>
              <w:rPr>
                <w:rFonts w:cs="Calibri"/>
                <w:color w:val="000000"/>
                <w:sz w:val="18"/>
                <w:szCs w:val="18"/>
              </w:rPr>
            </w:pPr>
            <w:r w:rsidRPr="00500AFB">
              <w:rPr>
                <w:rFonts w:cs="Calibri"/>
                <w:color w:val="000000"/>
                <w:sz w:val="18"/>
                <w:szCs w:val="18"/>
              </w:rPr>
              <w:t>Código ID sistema origem da garantia:</w:t>
            </w:r>
          </w:p>
          <w:p w14:paraId="676D7948" w14:textId="77777777" w:rsidR="00DD3EE1" w:rsidRPr="00500AFB" w:rsidRDefault="00DD3EE1" w:rsidP="00DD3EE1">
            <w:pPr>
              <w:pStyle w:val="ListParagraph"/>
              <w:numPr>
                <w:ilvl w:val="0"/>
                <w:numId w:val="8"/>
              </w:numPr>
              <w:rPr>
                <w:rFonts w:cs="Calibri"/>
                <w:color w:val="000000"/>
                <w:sz w:val="18"/>
                <w:szCs w:val="18"/>
              </w:rPr>
            </w:pPr>
            <w:r w:rsidRPr="00500AFB">
              <w:rPr>
                <w:rFonts w:cs="Calibri"/>
                <w:color w:val="000000"/>
                <w:sz w:val="18"/>
                <w:szCs w:val="18"/>
              </w:rPr>
              <w:t xml:space="preserve">Campo que indica a aplicação de origem do registo. </w:t>
            </w:r>
          </w:p>
          <w:p w14:paraId="43E818F0" w14:textId="1413B54F" w:rsidR="00DD3EE1" w:rsidRPr="00500AFB" w:rsidRDefault="00DD3EE1" w:rsidP="00D17FC3">
            <w:pPr>
              <w:pStyle w:val="ListParagraph"/>
              <w:numPr>
                <w:ilvl w:val="0"/>
                <w:numId w:val="8"/>
              </w:numPr>
              <w:rPr>
                <w:rFonts w:cs="Calibri"/>
                <w:color w:val="000000"/>
                <w:sz w:val="18"/>
                <w:szCs w:val="18"/>
              </w:rPr>
            </w:pPr>
            <w:r w:rsidRPr="00500AFB">
              <w:rPr>
                <w:rFonts w:cs="Calibri"/>
                <w:color w:val="000000"/>
                <w:sz w:val="18"/>
                <w:szCs w:val="18"/>
              </w:rPr>
              <w:t>Tal como o universo do MUG, esta tabela de interface contempla registos das origens: CS, GP, Leasing (provenientes da aplicação Lease e identificados com ‘LEA’), Factoring (provenientes da aplicação EuroFac e identificados com ‘FAC’), Efeitos, EP (provenientes da aplicação de Contratos/Intervenientes) e Partenon (provenientes da aplicação de Contratos/Intervenientes).</w:t>
            </w:r>
          </w:p>
        </w:tc>
        <w:tc>
          <w:tcPr>
            <w:tcW w:w="993" w:type="dxa"/>
            <w:tcBorders>
              <w:top w:val="nil"/>
              <w:left w:val="nil"/>
              <w:bottom w:val="single" w:sz="4" w:space="0" w:color="auto"/>
              <w:right w:val="single" w:sz="4" w:space="0" w:color="auto"/>
            </w:tcBorders>
            <w:shd w:val="clear" w:color="auto" w:fill="auto"/>
            <w:noWrap/>
            <w:hideMark/>
          </w:tcPr>
          <w:p w14:paraId="3A1183EF" w14:textId="77777777" w:rsidR="00DD3EE1" w:rsidRPr="00335137" w:rsidRDefault="00DD3EE1" w:rsidP="00DD3EE1">
            <w:pPr>
              <w:rPr>
                <w:rFonts w:cs="Calibri"/>
                <w:color w:val="000000"/>
                <w:sz w:val="18"/>
                <w:szCs w:val="18"/>
              </w:rPr>
            </w:pPr>
            <w:r w:rsidRPr="00CD3F80">
              <w:rPr>
                <w:color w:val="000000"/>
                <w:sz w:val="18"/>
                <w:szCs w:val="18"/>
              </w:rPr>
              <w:t>String</w:t>
            </w:r>
          </w:p>
        </w:tc>
        <w:tc>
          <w:tcPr>
            <w:tcW w:w="1842" w:type="dxa"/>
            <w:tcBorders>
              <w:top w:val="nil"/>
              <w:left w:val="nil"/>
              <w:bottom w:val="single" w:sz="4" w:space="0" w:color="auto"/>
              <w:right w:val="single" w:sz="4" w:space="0" w:color="auto"/>
            </w:tcBorders>
          </w:tcPr>
          <w:p w14:paraId="7E418D37" w14:textId="77777777" w:rsidR="00DD3EE1" w:rsidRDefault="00DD3EE1" w:rsidP="00DD3EE1">
            <w:pPr>
              <w:rPr>
                <w:rFonts w:cs="Calibri"/>
                <w:color w:val="000000"/>
                <w:sz w:val="18"/>
                <w:szCs w:val="18"/>
              </w:rPr>
            </w:pPr>
            <w:r>
              <w:rPr>
                <w:rFonts w:cs="Calibri"/>
                <w:color w:val="000000"/>
                <w:sz w:val="18"/>
                <w:szCs w:val="18"/>
              </w:rPr>
              <w:t>MUG</w:t>
            </w:r>
          </w:p>
          <w:p w14:paraId="2ABF5B7D" w14:textId="33D3789C" w:rsidR="00DD3EE1" w:rsidRPr="00CD3F80" w:rsidRDefault="00DD3EE1" w:rsidP="00DD3EE1">
            <w:pPr>
              <w:rPr>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50DCE16" w14:textId="597E4087" w:rsidR="00DD3EE1" w:rsidRDefault="00DD3EE1" w:rsidP="00DD3EE1">
            <w:pPr>
              <w:rPr>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2A1E628" w14:textId="534B266C" w:rsidR="00DD3EE1" w:rsidRPr="00CD3F80" w:rsidRDefault="00DD3EE1" w:rsidP="00DD3EE1">
            <w:pPr>
              <w:rPr>
                <w:color w:val="000000"/>
                <w:sz w:val="18"/>
                <w:szCs w:val="18"/>
              </w:rPr>
            </w:pPr>
            <w:r>
              <w:rPr>
                <w:color w:val="000000"/>
                <w:sz w:val="18"/>
                <w:szCs w:val="18"/>
              </w:rPr>
              <w:t xml:space="preserve">Origem </w:t>
            </w:r>
          </w:p>
        </w:tc>
        <w:tc>
          <w:tcPr>
            <w:tcW w:w="2127" w:type="dxa"/>
            <w:tcBorders>
              <w:top w:val="nil"/>
              <w:left w:val="single" w:sz="4" w:space="0" w:color="auto"/>
              <w:bottom w:val="single" w:sz="4" w:space="0" w:color="auto"/>
              <w:right w:val="single" w:sz="4" w:space="0" w:color="auto"/>
            </w:tcBorders>
          </w:tcPr>
          <w:p w14:paraId="7BE57DFC" w14:textId="77777777" w:rsidR="00DD3EE1" w:rsidRDefault="00DD3EE1" w:rsidP="00DD3EE1">
            <w:pPr>
              <w:rPr>
                <w:color w:val="000000"/>
                <w:sz w:val="18"/>
                <w:szCs w:val="18"/>
              </w:rPr>
            </w:pPr>
          </w:p>
        </w:tc>
      </w:tr>
      <w:tr w:rsidR="00DD3EE1" w:rsidRPr="00335137" w14:paraId="29FF0F6E" w14:textId="5CA6EAAB"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4482DCD" w14:textId="77777777" w:rsidR="00DD3EE1" w:rsidRPr="00500AFB" w:rsidRDefault="00DD3EE1" w:rsidP="00DD3EE1">
            <w:pPr>
              <w:rPr>
                <w:rFonts w:cs="Calibri"/>
                <w:color w:val="000000"/>
                <w:sz w:val="18"/>
                <w:szCs w:val="18"/>
              </w:rPr>
            </w:pPr>
            <w:r w:rsidRPr="00500AFB">
              <w:rPr>
                <w:rFonts w:cs="Calibri"/>
                <w:color w:val="000000"/>
                <w:sz w:val="18"/>
                <w:szCs w:val="18"/>
              </w:rPr>
              <w:t>datdados</w:t>
            </w:r>
          </w:p>
        </w:tc>
        <w:tc>
          <w:tcPr>
            <w:tcW w:w="5495" w:type="dxa"/>
            <w:tcBorders>
              <w:top w:val="nil"/>
              <w:left w:val="nil"/>
              <w:bottom w:val="single" w:sz="4" w:space="0" w:color="auto"/>
              <w:right w:val="single" w:sz="4" w:space="0" w:color="auto"/>
            </w:tcBorders>
            <w:shd w:val="clear" w:color="auto" w:fill="auto"/>
            <w:noWrap/>
            <w:hideMark/>
          </w:tcPr>
          <w:p w14:paraId="101212F4" w14:textId="77777777" w:rsidR="00DD3EE1" w:rsidRPr="00500AFB" w:rsidRDefault="00DD3EE1" w:rsidP="00DD3EE1">
            <w:pPr>
              <w:rPr>
                <w:rFonts w:cs="Calibri"/>
                <w:color w:val="000000"/>
                <w:sz w:val="18"/>
                <w:szCs w:val="18"/>
              </w:rPr>
            </w:pPr>
            <w:r w:rsidRPr="00500AFB">
              <w:rPr>
                <w:rFonts w:cs="Calibri"/>
                <w:color w:val="000000"/>
                <w:sz w:val="18"/>
                <w:szCs w:val="18"/>
              </w:rPr>
              <w:t>Data dos dados:</w:t>
            </w:r>
          </w:p>
          <w:p w14:paraId="206DC953"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500AFB">
              <w:rPr>
                <w:rFonts w:cs="Calibri"/>
                <w:i/>
                <w:color w:val="000000"/>
                <w:sz w:val="18"/>
                <w:szCs w:val="18"/>
              </w:rPr>
              <w:t>cd_garantias.gt015_report_biyr9500</w:t>
            </w:r>
            <w:r w:rsidRPr="00500AFB">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993" w:type="dxa"/>
            <w:tcBorders>
              <w:top w:val="nil"/>
              <w:left w:val="nil"/>
              <w:bottom w:val="single" w:sz="4" w:space="0" w:color="auto"/>
              <w:right w:val="single" w:sz="4" w:space="0" w:color="auto"/>
            </w:tcBorders>
            <w:shd w:val="clear" w:color="auto" w:fill="auto"/>
            <w:noWrap/>
            <w:hideMark/>
          </w:tcPr>
          <w:p w14:paraId="2ED12ED9"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9107794" w14:textId="77777777" w:rsidR="00DD3EE1" w:rsidRDefault="00DD3EE1" w:rsidP="00DD3EE1">
            <w:pPr>
              <w:rPr>
                <w:rFonts w:cs="Calibri"/>
                <w:color w:val="000000"/>
                <w:sz w:val="18"/>
                <w:szCs w:val="18"/>
              </w:rPr>
            </w:pPr>
            <w:r>
              <w:rPr>
                <w:rFonts w:cs="Calibri"/>
                <w:color w:val="000000"/>
                <w:sz w:val="18"/>
                <w:szCs w:val="18"/>
              </w:rPr>
              <w:t>MUG</w:t>
            </w:r>
          </w:p>
          <w:p w14:paraId="7D31F4CF" w14:textId="17C834F8"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AA775CC" w14:textId="2FD0B8F8" w:rsidR="00DD3EE1" w:rsidRDefault="00DD3EE1" w:rsidP="00DD3EE1">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98CCE27" w14:textId="5C5CAEB6" w:rsidR="00DD3EE1" w:rsidRPr="00335137" w:rsidRDefault="00DD3EE1" w:rsidP="00DD3EE1">
            <w:pPr>
              <w:rPr>
                <w:rFonts w:cs="Calibri"/>
                <w:color w:val="000000"/>
                <w:sz w:val="18"/>
                <w:szCs w:val="18"/>
              </w:rPr>
            </w:pPr>
            <w:r>
              <w:rPr>
                <w:rFonts w:cs="Calibri"/>
                <w:color w:val="000000"/>
                <w:sz w:val="18"/>
                <w:szCs w:val="18"/>
              </w:rPr>
              <w:t>Ref_date</w:t>
            </w:r>
          </w:p>
        </w:tc>
        <w:tc>
          <w:tcPr>
            <w:tcW w:w="2127" w:type="dxa"/>
            <w:tcBorders>
              <w:top w:val="nil"/>
              <w:left w:val="single" w:sz="4" w:space="0" w:color="auto"/>
              <w:bottom w:val="single" w:sz="4" w:space="0" w:color="auto"/>
              <w:right w:val="single" w:sz="4" w:space="0" w:color="auto"/>
            </w:tcBorders>
          </w:tcPr>
          <w:p w14:paraId="0A8581F5" w14:textId="77777777" w:rsidR="00DD3EE1" w:rsidRDefault="00DD3EE1" w:rsidP="00DD3EE1">
            <w:pPr>
              <w:rPr>
                <w:rFonts w:cs="Calibri"/>
                <w:color w:val="000000"/>
                <w:sz w:val="18"/>
                <w:szCs w:val="18"/>
              </w:rPr>
            </w:pPr>
          </w:p>
        </w:tc>
      </w:tr>
      <w:tr w:rsidR="00DD3EE1" w:rsidRPr="00335137" w14:paraId="7EA21CC9" w14:textId="0F3BE7A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FFA536" w14:textId="77777777" w:rsidR="00DD3EE1" w:rsidRPr="00500AFB" w:rsidRDefault="00DD3EE1" w:rsidP="00DD3EE1">
            <w:pPr>
              <w:rPr>
                <w:rFonts w:cs="Calibri"/>
                <w:color w:val="000000"/>
                <w:sz w:val="18"/>
                <w:szCs w:val="18"/>
              </w:rPr>
            </w:pPr>
            <w:r w:rsidRPr="00500AFB">
              <w:rPr>
                <w:rFonts w:cs="Calibri"/>
                <w:color w:val="000000"/>
                <w:sz w:val="18"/>
                <w:szCs w:val="18"/>
              </w:rPr>
              <w:t>cempresabg</w:t>
            </w:r>
          </w:p>
        </w:tc>
        <w:tc>
          <w:tcPr>
            <w:tcW w:w="5495" w:type="dxa"/>
            <w:tcBorders>
              <w:top w:val="nil"/>
              <w:left w:val="nil"/>
              <w:bottom w:val="single" w:sz="4" w:space="0" w:color="auto"/>
              <w:right w:val="single" w:sz="4" w:space="0" w:color="auto"/>
            </w:tcBorders>
            <w:shd w:val="clear" w:color="auto" w:fill="auto"/>
            <w:noWrap/>
            <w:hideMark/>
          </w:tcPr>
          <w:p w14:paraId="4271CF93" w14:textId="77777777" w:rsidR="00DD3EE1" w:rsidRPr="00500AFB" w:rsidRDefault="00DD3EE1" w:rsidP="00DD3EE1">
            <w:pPr>
              <w:rPr>
                <w:rFonts w:cs="Calibri"/>
                <w:color w:val="000000"/>
                <w:sz w:val="18"/>
                <w:szCs w:val="18"/>
              </w:rPr>
            </w:pPr>
            <w:r w:rsidRPr="00500AFB">
              <w:rPr>
                <w:rFonts w:cs="Calibri"/>
                <w:color w:val="000000"/>
                <w:sz w:val="18"/>
                <w:szCs w:val="18"/>
              </w:rPr>
              <w:t>Empresa BG:</w:t>
            </w:r>
          </w:p>
          <w:p w14:paraId="233514C5"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993" w:type="dxa"/>
            <w:tcBorders>
              <w:top w:val="nil"/>
              <w:left w:val="nil"/>
              <w:bottom w:val="single" w:sz="4" w:space="0" w:color="auto"/>
              <w:right w:val="single" w:sz="4" w:space="0" w:color="auto"/>
            </w:tcBorders>
            <w:shd w:val="clear" w:color="auto" w:fill="auto"/>
            <w:noWrap/>
            <w:hideMark/>
          </w:tcPr>
          <w:p w14:paraId="466A7F4A"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C65D952" w14:textId="77777777" w:rsidR="00DD3EE1" w:rsidRDefault="00DD3EE1" w:rsidP="00DD3EE1">
            <w:pPr>
              <w:rPr>
                <w:rFonts w:cs="Calibri"/>
                <w:color w:val="000000"/>
                <w:sz w:val="18"/>
                <w:szCs w:val="18"/>
              </w:rPr>
            </w:pPr>
            <w:r>
              <w:rPr>
                <w:rFonts w:cs="Calibri"/>
                <w:color w:val="000000"/>
                <w:sz w:val="18"/>
                <w:szCs w:val="18"/>
              </w:rPr>
              <w:t>MUG</w:t>
            </w:r>
          </w:p>
          <w:p w14:paraId="38C023F5" w14:textId="4A4F0D02"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AC9A8B"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DA8DDE2" w14:textId="7539778F"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831CA0F" w14:textId="77777777" w:rsidR="00DD3EE1" w:rsidRPr="00335137" w:rsidRDefault="00DD3EE1" w:rsidP="00DD3EE1">
            <w:pPr>
              <w:rPr>
                <w:rFonts w:cs="Calibri"/>
                <w:color w:val="000000"/>
                <w:sz w:val="18"/>
                <w:szCs w:val="18"/>
              </w:rPr>
            </w:pPr>
          </w:p>
        </w:tc>
      </w:tr>
      <w:tr w:rsidR="00DD3EE1" w:rsidRPr="00335137" w14:paraId="3C44033B" w14:textId="3E0A4C8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37423B" w14:textId="77777777" w:rsidR="00DD3EE1" w:rsidRPr="00500AFB" w:rsidRDefault="00DD3EE1" w:rsidP="00DD3EE1">
            <w:pPr>
              <w:rPr>
                <w:rFonts w:cs="Calibri"/>
                <w:color w:val="000000"/>
                <w:sz w:val="18"/>
                <w:szCs w:val="18"/>
              </w:rPr>
            </w:pPr>
            <w:r w:rsidRPr="00500AFB">
              <w:rPr>
                <w:rFonts w:cs="Calibri"/>
                <w:color w:val="000000"/>
                <w:sz w:val="18"/>
                <w:szCs w:val="18"/>
              </w:rPr>
              <w:t>ccontrglb</w:t>
            </w:r>
          </w:p>
        </w:tc>
        <w:tc>
          <w:tcPr>
            <w:tcW w:w="5495" w:type="dxa"/>
            <w:tcBorders>
              <w:top w:val="nil"/>
              <w:left w:val="nil"/>
              <w:bottom w:val="single" w:sz="4" w:space="0" w:color="auto"/>
              <w:right w:val="single" w:sz="4" w:space="0" w:color="auto"/>
            </w:tcBorders>
            <w:shd w:val="clear" w:color="auto" w:fill="auto"/>
            <w:noWrap/>
            <w:hideMark/>
          </w:tcPr>
          <w:p w14:paraId="5EF4AAF9" w14:textId="77777777" w:rsidR="00DD3EE1" w:rsidRPr="00500AFB" w:rsidRDefault="00DD3EE1" w:rsidP="00DD3EE1">
            <w:pPr>
              <w:rPr>
                <w:rFonts w:cs="Calibri"/>
                <w:color w:val="000000"/>
                <w:sz w:val="18"/>
                <w:szCs w:val="18"/>
              </w:rPr>
            </w:pPr>
            <w:r w:rsidRPr="00500AFB">
              <w:rPr>
                <w:rFonts w:cs="Calibri"/>
                <w:color w:val="000000"/>
                <w:sz w:val="18"/>
                <w:szCs w:val="18"/>
              </w:rPr>
              <w:t>Contrato BDR:</w:t>
            </w:r>
          </w:p>
          <w:p w14:paraId="6B4FEE9E"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Este campo encontra-se sempre preenchido com o valor ‘0’.</w:t>
            </w:r>
          </w:p>
        </w:tc>
        <w:tc>
          <w:tcPr>
            <w:tcW w:w="993" w:type="dxa"/>
            <w:tcBorders>
              <w:top w:val="nil"/>
              <w:left w:val="nil"/>
              <w:bottom w:val="single" w:sz="4" w:space="0" w:color="auto"/>
              <w:right w:val="single" w:sz="4" w:space="0" w:color="auto"/>
            </w:tcBorders>
            <w:shd w:val="clear" w:color="auto" w:fill="auto"/>
            <w:noWrap/>
            <w:hideMark/>
          </w:tcPr>
          <w:p w14:paraId="74820D45"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817ACF" w14:textId="77777777" w:rsidR="00DD3EE1" w:rsidRDefault="00DD3EE1" w:rsidP="00DD3EE1">
            <w:pPr>
              <w:rPr>
                <w:rFonts w:cs="Calibri"/>
                <w:color w:val="000000"/>
                <w:sz w:val="18"/>
                <w:szCs w:val="18"/>
              </w:rPr>
            </w:pPr>
            <w:r>
              <w:rPr>
                <w:rFonts w:cs="Calibri"/>
                <w:color w:val="000000"/>
                <w:sz w:val="18"/>
                <w:szCs w:val="18"/>
              </w:rPr>
              <w:t>MUG</w:t>
            </w:r>
          </w:p>
          <w:p w14:paraId="09E92A16" w14:textId="79513B86"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1350B96"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5177C0B" w14:textId="11B6E9D3"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C25F9D5" w14:textId="77777777" w:rsidR="00DD3EE1" w:rsidRPr="00335137" w:rsidRDefault="00DD3EE1" w:rsidP="00DD3EE1">
            <w:pPr>
              <w:rPr>
                <w:rFonts w:cs="Calibri"/>
                <w:color w:val="000000"/>
                <w:sz w:val="18"/>
                <w:szCs w:val="18"/>
              </w:rPr>
            </w:pPr>
          </w:p>
        </w:tc>
      </w:tr>
      <w:tr w:rsidR="00DD3EE1" w:rsidRPr="00335137" w14:paraId="5A1BC0E7" w14:textId="5623E0A8"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3CCF52" w14:textId="77777777" w:rsidR="00DD3EE1" w:rsidRPr="00500AFB" w:rsidRDefault="00DD3EE1" w:rsidP="00DD3EE1">
            <w:pPr>
              <w:rPr>
                <w:rFonts w:cs="Calibri"/>
                <w:color w:val="000000"/>
                <w:sz w:val="18"/>
                <w:szCs w:val="18"/>
              </w:rPr>
            </w:pPr>
            <w:r w:rsidRPr="00500AFB">
              <w:rPr>
                <w:rFonts w:cs="Calibri"/>
                <w:color w:val="000000"/>
                <w:sz w:val="18"/>
                <w:szCs w:val="18"/>
              </w:rPr>
              <w:t>tipgargblbg</w:t>
            </w:r>
          </w:p>
        </w:tc>
        <w:tc>
          <w:tcPr>
            <w:tcW w:w="5495" w:type="dxa"/>
            <w:tcBorders>
              <w:top w:val="nil"/>
              <w:left w:val="nil"/>
              <w:bottom w:val="single" w:sz="4" w:space="0" w:color="auto"/>
              <w:right w:val="single" w:sz="4" w:space="0" w:color="auto"/>
            </w:tcBorders>
            <w:shd w:val="clear" w:color="auto" w:fill="auto"/>
            <w:noWrap/>
            <w:hideMark/>
          </w:tcPr>
          <w:p w14:paraId="6FEA2AF1" w14:textId="77777777" w:rsidR="00DD3EE1" w:rsidRPr="00500AFB" w:rsidRDefault="00DD3EE1" w:rsidP="00DD3EE1">
            <w:pPr>
              <w:rPr>
                <w:rFonts w:cs="Calibri"/>
                <w:color w:val="000000"/>
                <w:sz w:val="18"/>
                <w:szCs w:val="18"/>
              </w:rPr>
            </w:pPr>
            <w:r w:rsidRPr="00500AFB">
              <w:rPr>
                <w:rFonts w:cs="Calibri"/>
                <w:color w:val="000000"/>
                <w:sz w:val="18"/>
                <w:szCs w:val="18"/>
              </w:rPr>
              <w:t>Tipo de Garantia BLBG:</w:t>
            </w:r>
          </w:p>
          <w:p w14:paraId="057E5B90"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lastRenderedPageBreak/>
              <w:t>Identifica se a garantia associada é uma garantia pessoal ou uma garantia real (imobiliária ou financeira).</w:t>
            </w:r>
          </w:p>
          <w:p w14:paraId="5B8B481A"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Está preenchido com ‘00001’ para garantias pessoais e ‘00002’ para garantias reais.</w:t>
            </w:r>
          </w:p>
        </w:tc>
        <w:tc>
          <w:tcPr>
            <w:tcW w:w="993" w:type="dxa"/>
            <w:tcBorders>
              <w:top w:val="nil"/>
              <w:left w:val="nil"/>
              <w:bottom w:val="single" w:sz="4" w:space="0" w:color="auto"/>
              <w:right w:val="single" w:sz="4" w:space="0" w:color="auto"/>
            </w:tcBorders>
            <w:shd w:val="clear" w:color="auto" w:fill="auto"/>
            <w:noWrap/>
            <w:hideMark/>
          </w:tcPr>
          <w:p w14:paraId="0959EE68" w14:textId="77777777" w:rsidR="00DD3EE1" w:rsidRPr="00335137" w:rsidRDefault="00DD3EE1" w:rsidP="00DD3EE1">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21A1193E" w14:textId="77777777" w:rsidR="00DD3EE1" w:rsidRDefault="00DD3EE1" w:rsidP="00DD3EE1">
            <w:pPr>
              <w:rPr>
                <w:rFonts w:cs="Calibri"/>
                <w:color w:val="000000"/>
                <w:sz w:val="18"/>
                <w:szCs w:val="18"/>
              </w:rPr>
            </w:pPr>
            <w:r>
              <w:rPr>
                <w:rFonts w:cs="Calibri"/>
                <w:color w:val="000000"/>
                <w:sz w:val="18"/>
                <w:szCs w:val="18"/>
              </w:rPr>
              <w:t>MUG</w:t>
            </w:r>
          </w:p>
          <w:p w14:paraId="18995182" w14:textId="3C521D1D"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A260360" w14:textId="4817E300" w:rsidR="00DD3EE1" w:rsidRPr="00D607B3" w:rsidRDefault="00DD3EE1" w:rsidP="00DD3EE1">
            <w:pPr>
              <w:rPr>
                <w:rFonts w:cs="Calibri"/>
                <w:color w:val="000000"/>
                <w:sz w:val="18"/>
                <w:szCs w:val="18"/>
              </w:rPr>
            </w:pPr>
            <w:r w:rsidRPr="00DD3EE1">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0FF8E858" w14:textId="6DDC5E99" w:rsidR="00DD3EE1" w:rsidRPr="00335137" w:rsidRDefault="00DD3EE1" w:rsidP="00DD3EE1">
            <w:pPr>
              <w:rPr>
                <w:rFonts w:cs="Calibri"/>
                <w:color w:val="000000"/>
                <w:sz w:val="18"/>
                <w:szCs w:val="18"/>
              </w:rPr>
            </w:pPr>
            <w:r w:rsidRPr="00D607B3">
              <w:rPr>
                <w:rFonts w:cs="Calibri"/>
                <w:color w:val="000000"/>
                <w:sz w:val="18"/>
                <w:szCs w:val="18"/>
              </w:rPr>
              <w:t>TAYD91C0_NELEMC03</w:t>
            </w:r>
          </w:p>
        </w:tc>
        <w:tc>
          <w:tcPr>
            <w:tcW w:w="2127" w:type="dxa"/>
            <w:tcBorders>
              <w:top w:val="nil"/>
              <w:left w:val="single" w:sz="4" w:space="0" w:color="auto"/>
              <w:bottom w:val="single" w:sz="4" w:space="0" w:color="auto"/>
              <w:right w:val="single" w:sz="4" w:space="0" w:color="auto"/>
            </w:tcBorders>
          </w:tcPr>
          <w:p w14:paraId="3D7AF00E" w14:textId="77777777" w:rsidR="00DD3EE1" w:rsidRPr="00DD3EE1" w:rsidRDefault="00DD3EE1" w:rsidP="00DD3EE1">
            <w:pPr>
              <w:rPr>
                <w:rFonts w:cs="Calibri"/>
                <w:color w:val="000000"/>
                <w:sz w:val="18"/>
                <w:szCs w:val="18"/>
              </w:rPr>
            </w:pPr>
            <w:r w:rsidRPr="00DD3EE1">
              <w:rPr>
                <w:rFonts w:cs="Calibri"/>
                <w:color w:val="000000"/>
                <w:sz w:val="18"/>
                <w:szCs w:val="18"/>
              </w:rPr>
              <w:t>Obtido através do cruzamento:</w:t>
            </w:r>
          </w:p>
          <w:p w14:paraId="3058289F" w14:textId="77777777" w:rsidR="00DD3EE1" w:rsidRPr="00DD3EE1" w:rsidRDefault="00DD3EE1" w:rsidP="00DD3EE1">
            <w:pPr>
              <w:rPr>
                <w:rFonts w:cs="Calibri"/>
                <w:color w:val="000000"/>
                <w:sz w:val="18"/>
                <w:szCs w:val="18"/>
              </w:rPr>
            </w:pPr>
            <w:r w:rsidRPr="00DD3EE1">
              <w:rPr>
                <w:rFonts w:cs="Calibri"/>
                <w:color w:val="000000"/>
                <w:sz w:val="18"/>
                <w:szCs w:val="18"/>
              </w:rPr>
              <w:lastRenderedPageBreak/>
              <w:t>celemtab =</w:t>
            </w:r>
          </w:p>
          <w:p w14:paraId="411B25F1" w14:textId="77777777" w:rsidR="00DD3EE1" w:rsidRPr="00DD3EE1" w:rsidRDefault="00DD3EE1" w:rsidP="00DD3EE1">
            <w:pPr>
              <w:rPr>
                <w:rFonts w:cs="Calibri"/>
                <w:color w:val="000000"/>
                <w:sz w:val="18"/>
                <w:szCs w:val="18"/>
                <w:lang w:val="en-US"/>
              </w:rPr>
            </w:pPr>
            <w:r w:rsidRPr="00DD3EE1">
              <w:rPr>
                <w:rFonts w:cs="Calibri"/>
                <w:color w:val="000000"/>
                <w:sz w:val="18"/>
                <w:szCs w:val="18"/>
                <w:lang w:val="en-US"/>
              </w:rPr>
              <w:t>CASE</w:t>
            </w:r>
          </w:p>
          <w:p w14:paraId="498B61A5" w14:textId="77777777" w:rsidR="00DD3EE1" w:rsidRPr="00DD3EE1" w:rsidRDefault="00DD3EE1" w:rsidP="00DD3EE1">
            <w:pPr>
              <w:rPr>
                <w:rFonts w:cs="Calibri"/>
                <w:color w:val="000000"/>
                <w:sz w:val="18"/>
                <w:szCs w:val="18"/>
                <w:lang w:val="en-US"/>
              </w:rPr>
            </w:pPr>
            <w:r w:rsidRPr="00DD3EE1">
              <w:rPr>
                <w:rFonts w:cs="Calibri"/>
                <w:color w:val="000000"/>
                <w:sz w:val="18"/>
                <w:szCs w:val="18"/>
                <w:lang w:val="en-US"/>
              </w:rPr>
              <w:t xml:space="preserve">    WHEN gt018.tipologia = 'PES' THEN 'BST02500001'</w:t>
            </w:r>
          </w:p>
          <w:p w14:paraId="032DE1A5" w14:textId="77777777" w:rsidR="00DD3EE1" w:rsidRPr="00DD3EE1" w:rsidRDefault="00DD3EE1" w:rsidP="00DD3EE1">
            <w:pPr>
              <w:rPr>
                <w:rFonts w:cs="Calibri"/>
                <w:color w:val="000000"/>
                <w:sz w:val="18"/>
                <w:szCs w:val="18"/>
              </w:rPr>
            </w:pPr>
            <w:r w:rsidRPr="00DD3EE1">
              <w:rPr>
                <w:rFonts w:cs="Calibri"/>
                <w:color w:val="000000"/>
                <w:sz w:val="18"/>
                <w:szCs w:val="18"/>
                <w:lang w:val="en-US"/>
              </w:rPr>
              <w:t xml:space="preserve">    </w:t>
            </w:r>
            <w:r w:rsidRPr="00DD3EE1">
              <w:rPr>
                <w:rFonts w:cs="Calibri"/>
                <w:color w:val="000000"/>
                <w:sz w:val="18"/>
                <w:szCs w:val="18"/>
              </w:rPr>
              <w:t>ELSE 'BST02500002'</w:t>
            </w:r>
          </w:p>
          <w:p w14:paraId="396E62C0" w14:textId="12361D3C" w:rsidR="00DD3EE1" w:rsidRPr="00D607B3" w:rsidRDefault="00DD3EE1" w:rsidP="00DD3EE1">
            <w:pPr>
              <w:rPr>
                <w:rFonts w:cs="Calibri"/>
                <w:color w:val="000000"/>
                <w:sz w:val="18"/>
                <w:szCs w:val="18"/>
              </w:rPr>
            </w:pPr>
            <w:r w:rsidRPr="00DD3EE1">
              <w:rPr>
                <w:rFonts w:cs="Calibri"/>
                <w:color w:val="000000"/>
                <w:sz w:val="18"/>
                <w:szCs w:val="18"/>
              </w:rPr>
              <w:t>END</w:t>
            </w:r>
          </w:p>
        </w:tc>
      </w:tr>
      <w:tr w:rsidR="00DD3EE1" w:rsidRPr="00335137" w14:paraId="116CA6F1" w14:textId="3E1B3AC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5C455CD" w14:textId="77777777" w:rsidR="00DD3EE1" w:rsidRPr="00500AFB" w:rsidRDefault="00DD3EE1" w:rsidP="00DD3EE1">
            <w:pPr>
              <w:rPr>
                <w:rFonts w:cs="Calibri"/>
                <w:color w:val="000000"/>
                <w:sz w:val="18"/>
                <w:szCs w:val="18"/>
              </w:rPr>
            </w:pPr>
            <w:r w:rsidRPr="00500AFB">
              <w:rPr>
                <w:rFonts w:cs="Calibri"/>
                <w:color w:val="000000"/>
                <w:sz w:val="18"/>
                <w:szCs w:val="18"/>
              </w:rPr>
              <w:lastRenderedPageBreak/>
              <w:t>cgarglb</w:t>
            </w:r>
          </w:p>
        </w:tc>
        <w:tc>
          <w:tcPr>
            <w:tcW w:w="5495" w:type="dxa"/>
            <w:tcBorders>
              <w:top w:val="nil"/>
              <w:left w:val="nil"/>
              <w:bottom w:val="single" w:sz="4" w:space="0" w:color="auto"/>
              <w:right w:val="single" w:sz="4" w:space="0" w:color="auto"/>
            </w:tcBorders>
            <w:shd w:val="clear" w:color="auto" w:fill="auto"/>
            <w:noWrap/>
            <w:hideMark/>
          </w:tcPr>
          <w:p w14:paraId="081C8B4B" w14:textId="77777777" w:rsidR="00DD3EE1" w:rsidRPr="00500AFB" w:rsidRDefault="00DD3EE1" w:rsidP="00DD3EE1">
            <w:pPr>
              <w:rPr>
                <w:rFonts w:cs="Calibri"/>
                <w:color w:val="000000"/>
                <w:sz w:val="18"/>
                <w:szCs w:val="18"/>
              </w:rPr>
            </w:pPr>
            <w:r w:rsidRPr="00500AFB">
              <w:rPr>
                <w:rFonts w:cs="Calibri"/>
                <w:color w:val="000000"/>
                <w:sz w:val="18"/>
                <w:szCs w:val="18"/>
              </w:rPr>
              <w:t>Código de Garantia:</w:t>
            </w:r>
          </w:p>
          <w:p w14:paraId="4A186C6D" w14:textId="77777777" w:rsidR="00DD3EE1" w:rsidRPr="00500AFB" w:rsidRDefault="00DD3EE1" w:rsidP="00DD3EE1">
            <w:pPr>
              <w:pStyle w:val="ListParagraph"/>
              <w:numPr>
                <w:ilvl w:val="0"/>
                <w:numId w:val="34"/>
              </w:numPr>
              <w:rPr>
                <w:rFonts w:cs="Calibri"/>
                <w:color w:val="000000"/>
                <w:sz w:val="18"/>
                <w:szCs w:val="18"/>
              </w:rPr>
            </w:pPr>
            <w:r w:rsidRPr="00500AFB">
              <w:rPr>
                <w:rFonts w:cs="Calibri"/>
                <w:color w:val="000000"/>
                <w:sz w:val="18"/>
                <w:szCs w:val="18"/>
              </w:rPr>
              <w:t>Este campo encontra-se sempre preenchido com o valor ‘0’.</w:t>
            </w:r>
          </w:p>
        </w:tc>
        <w:tc>
          <w:tcPr>
            <w:tcW w:w="993" w:type="dxa"/>
            <w:tcBorders>
              <w:top w:val="nil"/>
              <w:left w:val="nil"/>
              <w:bottom w:val="single" w:sz="4" w:space="0" w:color="auto"/>
              <w:right w:val="single" w:sz="4" w:space="0" w:color="auto"/>
            </w:tcBorders>
            <w:shd w:val="clear" w:color="auto" w:fill="auto"/>
            <w:noWrap/>
            <w:hideMark/>
          </w:tcPr>
          <w:p w14:paraId="26046392"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E8F06BD" w14:textId="77777777" w:rsidR="00DD3EE1" w:rsidRDefault="00DD3EE1" w:rsidP="00DD3EE1">
            <w:pPr>
              <w:rPr>
                <w:rFonts w:cs="Calibri"/>
                <w:color w:val="000000"/>
                <w:sz w:val="18"/>
                <w:szCs w:val="18"/>
              </w:rPr>
            </w:pPr>
            <w:r>
              <w:rPr>
                <w:rFonts w:cs="Calibri"/>
                <w:color w:val="000000"/>
                <w:sz w:val="18"/>
                <w:szCs w:val="18"/>
              </w:rPr>
              <w:t>MUG</w:t>
            </w:r>
          </w:p>
          <w:p w14:paraId="4FE57CDD" w14:textId="30025F4C"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68170F" w14:textId="77777777" w:rsidR="00DD3EE1" w:rsidRPr="00335137" w:rsidRDefault="00DD3EE1" w:rsidP="00DD3EE1">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67ACAF8" w14:textId="20C30A1F" w:rsidR="00DD3EE1" w:rsidRPr="00335137" w:rsidRDefault="00DD3EE1" w:rsidP="00DD3EE1">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5ABBE76" w14:textId="77777777" w:rsidR="00DD3EE1" w:rsidRPr="00335137" w:rsidRDefault="00DD3EE1" w:rsidP="00DD3EE1">
            <w:pPr>
              <w:rPr>
                <w:rFonts w:cs="Calibri"/>
                <w:color w:val="000000"/>
                <w:sz w:val="18"/>
                <w:szCs w:val="18"/>
              </w:rPr>
            </w:pPr>
          </w:p>
        </w:tc>
      </w:tr>
      <w:tr w:rsidR="00DD3EE1" w:rsidRPr="00260762" w14:paraId="0F3F75B6" w14:textId="27DF47E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4D294C" w14:textId="77777777" w:rsidR="00DD3EE1" w:rsidRPr="00500AFB" w:rsidRDefault="00DD3EE1" w:rsidP="00DD3EE1">
            <w:pPr>
              <w:rPr>
                <w:rFonts w:cs="Calibri"/>
                <w:color w:val="000000"/>
                <w:sz w:val="18"/>
                <w:szCs w:val="18"/>
              </w:rPr>
            </w:pPr>
            <w:r w:rsidRPr="00500AFB">
              <w:rPr>
                <w:rFonts w:cs="Calibri"/>
                <w:color w:val="000000"/>
                <w:sz w:val="18"/>
                <w:szCs w:val="18"/>
              </w:rPr>
              <w:t>dabertur</w:t>
            </w:r>
          </w:p>
        </w:tc>
        <w:tc>
          <w:tcPr>
            <w:tcW w:w="5495" w:type="dxa"/>
            <w:tcBorders>
              <w:top w:val="nil"/>
              <w:left w:val="nil"/>
              <w:bottom w:val="single" w:sz="4" w:space="0" w:color="auto"/>
              <w:right w:val="single" w:sz="4" w:space="0" w:color="auto"/>
            </w:tcBorders>
            <w:shd w:val="clear" w:color="auto" w:fill="auto"/>
            <w:noWrap/>
            <w:hideMark/>
          </w:tcPr>
          <w:p w14:paraId="7B35EF7E" w14:textId="77777777" w:rsidR="00DD3EE1" w:rsidRPr="00500AFB" w:rsidRDefault="00DD3EE1" w:rsidP="00DD3EE1">
            <w:pPr>
              <w:rPr>
                <w:rFonts w:cs="Calibri"/>
                <w:color w:val="000000"/>
                <w:sz w:val="18"/>
                <w:szCs w:val="18"/>
              </w:rPr>
            </w:pPr>
            <w:r w:rsidRPr="00500AFB">
              <w:rPr>
                <w:rFonts w:cs="Calibri"/>
                <w:color w:val="000000"/>
                <w:sz w:val="18"/>
                <w:szCs w:val="18"/>
              </w:rPr>
              <w:t>Data de abertura da relação responsabilidade – processo/caução:</w:t>
            </w:r>
          </w:p>
          <w:p w14:paraId="5F31BF64"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‘dini_rel’, e corresponde ao início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12883AAB"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1712EB" w14:textId="77777777" w:rsidR="00DD3EE1" w:rsidRDefault="00DD3EE1" w:rsidP="00DD3EE1">
            <w:pPr>
              <w:rPr>
                <w:rFonts w:cs="Calibri"/>
                <w:color w:val="000000"/>
                <w:sz w:val="18"/>
                <w:szCs w:val="18"/>
              </w:rPr>
            </w:pPr>
            <w:r>
              <w:rPr>
                <w:rFonts w:cs="Calibri"/>
                <w:color w:val="000000"/>
                <w:sz w:val="18"/>
                <w:szCs w:val="18"/>
              </w:rPr>
              <w:t>MUG</w:t>
            </w:r>
          </w:p>
          <w:p w14:paraId="09B9689D" w14:textId="593D9956"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E5CDDB" w14:textId="3C83E5E9" w:rsidR="00DD3EE1" w:rsidRPr="00C1555D" w:rsidRDefault="00C1555D" w:rsidP="00DD3EE1">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00DD3EE1" w:rsidRPr="00C1555D">
              <w:rPr>
                <w:rFonts w:cs="Calibri"/>
                <w:color w:val="000000"/>
                <w:sz w:val="18"/>
                <w:szCs w:val="18"/>
              </w:rPr>
              <w:t>_</w:t>
            </w:r>
            <w:r>
              <w:rPr>
                <w:rFonts w:cs="Calibri"/>
                <w:color w:val="000000"/>
                <w:sz w:val="18"/>
                <w:szCs w:val="18"/>
              </w:rPr>
              <w:t>trz_rsp_gt</w:t>
            </w:r>
          </w:p>
          <w:p w14:paraId="4A93DB87" w14:textId="1088012F"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43C18D6E" w14:textId="1B148CF6"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07B80F7C" w14:textId="09C766EA" w:rsidR="00DD3EE1" w:rsidRPr="00C1555D" w:rsidRDefault="00C1555D" w:rsidP="00DD3EE1">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0BE3463B" w14:textId="418E35F0" w:rsidR="00DD3EE1" w:rsidRPr="00335137" w:rsidRDefault="00DD3EE1" w:rsidP="00DD3EE1">
            <w:pPr>
              <w:rPr>
                <w:rFonts w:cs="Calibri"/>
                <w:color w:val="000000"/>
                <w:sz w:val="18"/>
                <w:szCs w:val="18"/>
              </w:rPr>
            </w:pPr>
            <w:r w:rsidRPr="00D607B3">
              <w:rPr>
                <w:rFonts w:cs="Calibri"/>
                <w:color w:val="000000"/>
                <w:sz w:val="18"/>
                <w:szCs w:val="18"/>
              </w:rPr>
              <w:t>DINI_REL</w:t>
            </w:r>
          </w:p>
        </w:tc>
        <w:tc>
          <w:tcPr>
            <w:tcW w:w="2127" w:type="dxa"/>
            <w:tcBorders>
              <w:top w:val="nil"/>
              <w:left w:val="single" w:sz="4" w:space="0" w:color="auto"/>
              <w:bottom w:val="single" w:sz="4" w:space="0" w:color="auto"/>
              <w:right w:val="single" w:sz="4" w:space="0" w:color="auto"/>
            </w:tcBorders>
          </w:tcPr>
          <w:p w14:paraId="3BD73FCA" w14:textId="3722A4C6" w:rsidR="00DD3EE1" w:rsidRPr="00C1555D" w:rsidRDefault="00C1555D" w:rsidP="00DD3EE1">
            <w:pPr>
              <w:rPr>
                <w:rFonts w:cs="Calibri"/>
                <w:color w:val="000000"/>
                <w:sz w:val="18"/>
                <w:szCs w:val="18"/>
                <w:lang w:val="en-US"/>
              </w:rPr>
            </w:pPr>
            <w:r w:rsidRPr="00C1555D">
              <w:rPr>
                <w:rFonts w:cs="Calibri"/>
                <w:color w:val="000000"/>
                <w:sz w:val="18"/>
                <w:szCs w:val="18"/>
                <w:lang w:val="en-US"/>
              </w:rPr>
              <w:t>greatest(gt001.dini_rel, nvl(gt003.dini_rel,nvl(gt007.dini_rel,gt008.dini_rel )</w:t>
            </w:r>
          </w:p>
        </w:tc>
      </w:tr>
      <w:tr w:rsidR="00DD3EE1" w:rsidRPr="00335137" w14:paraId="3E899089" w14:textId="0518162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937474" w14:textId="77777777" w:rsidR="00DD3EE1" w:rsidRPr="00500AFB" w:rsidRDefault="00DD3EE1" w:rsidP="00DD3EE1">
            <w:pPr>
              <w:rPr>
                <w:rFonts w:cs="Calibri"/>
                <w:color w:val="000000"/>
                <w:sz w:val="18"/>
                <w:szCs w:val="18"/>
              </w:rPr>
            </w:pPr>
            <w:r w:rsidRPr="00500AFB">
              <w:rPr>
                <w:rFonts w:cs="Calibri"/>
                <w:color w:val="000000"/>
                <w:sz w:val="18"/>
                <w:szCs w:val="18"/>
              </w:rPr>
              <w:t>dvencime</w:t>
            </w:r>
          </w:p>
        </w:tc>
        <w:tc>
          <w:tcPr>
            <w:tcW w:w="5495" w:type="dxa"/>
            <w:tcBorders>
              <w:top w:val="nil"/>
              <w:left w:val="nil"/>
              <w:bottom w:val="single" w:sz="4" w:space="0" w:color="auto"/>
              <w:right w:val="single" w:sz="4" w:space="0" w:color="auto"/>
            </w:tcBorders>
            <w:shd w:val="clear" w:color="auto" w:fill="auto"/>
            <w:noWrap/>
            <w:hideMark/>
          </w:tcPr>
          <w:p w14:paraId="03E73580" w14:textId="77777777" w:rsidR="00DD3EE1" w:rsidRPr="00500AFB" w:rsidRDefault="00DD3EE1" w:rsidP="00DD3EE1">
            <w:pPr>
              <w:rPr>
                <w:rFonts w:cs="Calibri"/>
                <w:color w:val="000000"/>
                <w:sz w:val="18"/>
                <w:szCs w:val="18"/>
              </w:rPr>
            </w:pPr>
            <w:r w:rsidRPr="00500AFB">
              <w:rPr>
                <w:rFonts w:cs="Calibri"/>
                <w:color w:val="000000"/>
                <w:sz w:val="18"/>
                <w:szCs w:val="18"/>
              </w:rPr>
              <w:t>Data de vencimento da relação responsabilidade – processo/caução (efetiva):</w:t>
            </w:r>
          </w:p>
          <w:p w14:paraId="57FC1B2F"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‘dfim_rel_efec’, e corresponde à data efetiva do vencimento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7DABAFF0"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DA74633" w14:textId="77777777" w:rsidR="00DD3EE1" w:rsidRDefault="00DD3EE1" w:rsidP="00DD3EE1">
            <w:pPr>
              <w:rPr>
                <w:rFonts w:cs="Calibri"/>
                <w:color w:val="000000"/>
                <w:sz w:val="18"/>
                <w:szCs w:val="18"/>
              </w:rPr>
            </w:pPr>
            <w:r>
              <w:rPr>
                <w:rFonts w:cs="Calibri"/>
                <w:color w:val="000000"/>
                <w:sz w:val="18"/>
                <w:szCs w:val="18"/>
              </w:rPr>
              <w:t>MUG</w:t>
            </w:r>
          </w:p>
          <w:p w14:paraId="68B2FE2B" w14:textId="053CE314"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97B6F68"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Pr="00C1555D">
              <w:rPr>
                <w:rFonts w:cs="Calibri"/>
                <w:color w:val="000000"/>
                <w:sz w:val="18"/>
                <w:szCs w:val="18"/>
              </w:rPr>
              <w:t>_</w:t>
            </w:r>
            <w:r>
              <w:rPr>
                <w:rFonts w:cs="Calibri"/>
                <w:color w:val="000000"/>
                <w:sz w:val="18"/>
                <w:szCs w:val="18"/>
              </w:rPr>
              <w:t>trz_rsp_gt</w:t>
            </w:r>
          </w:p>
          <w:p w14:paraId="4F6DA998"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3D100AA1" w14:textId="77777777"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07DF3CDF" w14:textId="2B74973C" w:rsidR="00DD3EE1" w:rsidRPr="00D607B3" w:rsidRDefault="00C1555D" w:rsidP="00C1555D">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03EC008B" w14:textId="0A7D66D9" w:rsidR="00DD3EE1" w:rsidRPr="00335137" w:rsidRDefault="00DD3EE1" w:rsidP="00DD3EE1">
            <w:pPr>
              <w:rPr>
                <w:rFonts w:cs="Calibri"/>
                <w:color w:val="000000"/>
                <w:sz w:val="18"/>
                <w:szCs w:val="18"/>
              </w:rPr>
            </w:pPr>
            <w:r w:rsidRPr="00D607B3">
              <w:rPr>
                <w:rFonts w:cs="Calibri"/>
                <w:color w:val="000000"/>
                <w:sz w:val="18"/>
                <w:szCs w:val="18"/>
              </w:rPr>
              <w:t>DFIM_REL_EFEC</w:t>
            </w:r>
          </w:p>
        </w:tc>
        <w:tc>
          <w:tcPr>
            <w:tcW w:w="2127" w:type="dxa"/>
            <w:tcBorders>
              <w:top w:val="nil"/>
              <w:left w:val="single" w:sz="4" w:space="0" w:color="auto"/>
              <w:bottom w:val="single" w:sz="4" w:space="0" w:color="auto"/>
              <w:right w:val="single" w:sz="4" w:space="0" w:color="auto"/>
            </w:tcBorders>
          </w:tcPr>
          <w:p w14:paraId="0815E22F" w14:textId="475BBA78" w:rsidR="00DD3EE1" w:rsidRPr="00D607B3" w:rsidRDefault="00C1555D" w:rsidP="00DD3EE1">
            <w:pPr>
              <w:rPr>
                <w:rFonts w:cs="Calibri"/>
                <w:color w:val="000000"/>
                <w:sz w:val="18"/>
                <w:szCs w:val="18"/>
              </w:rPr>
            </w:pPr>
            <w:r w:rsidRPr="00C1555D">
              <w:rPr>
                <w:rFonts w:cs="Calibri"/>
                <w:color w:val="000000"/>
                <w:sz w:val="18"/>
                <w:szCs w:val="18"/>
              </w:rPr>
              <w:t>least(gt001.dfim_rel_efec,nvl(gt003.dfim_rel_efec,nvl(gt007.dfim_rel_efec,gt008.dfim_rel_efec</w:t>
            </w:r>
          </w:p>
        </w:tc>
      </w:tr>
      <w:tr w:rsidR="00DD3EE1" w:rsidRPr="00C1555D" w14:paraId="6FACE048" w14:textId="7DE59EA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7AA578" w14:textId="77777777" w:rsidR="00DD3EE1" w:rsidRPr="00500AFB" w:rsidRDefault="00DD3EE1" w:rsidP="00DD3EE1">
            <w:pPr>
              <w:rPr>
                <w:rFonts w:cs="Calibri"/>
                <w:color w:val="000000"/>
                <w:sz w:val="18"/>
                <w:szCs w:val="18"/>
              </w:rPr>
            </w:pPr>
            <w:r w:rsidRPr="00500AFB">
              <w:rPr>
                <w:rFonts w:cs="Calibri"/>
                <w:color w:val="000000"/>
                <w:sz w:val="18"/>
                <w:szCs w:val="18"/>
              </w:rPr>
              <w:t>dvencimp</w:t>
            </w:r>
          </w:p>
        </w:tc>
        <w:tc>
          <w:tcPr>
            <w:tcW w:w="5495" w:type="dxa"/>
            <w:tcBorders>
              <w:top w:val="nil"/>
              <w:left w:val="nil"/>
              <w:bottom w:val="single" w:sz="4" w:space="0" w:color="auto"/>
              <w:right w:val="single" w:sz="4" w:space="0" w:color="auto"/>
            </w:tcBorders>
            <w:shd w:val="clear" w:color="auto" w:fill="auto"/>
            <w:noWrap/>
            <w:hideMark/>
          </w:tcPr>
          <w:p w14:paraId="022AD44C" w14:textId="77777777" w:rsidR="00DD3EE1" w:rsidRPr="00500AFB" w:rsidRDefault="00DD3EE1" w:rsidP="00DD3EE1">
            <w:pPr>
              <w:rPr>
                <w:rFonts w:cs="Calibri"/>
                <w:color w:val="000000"/>
                <w:sz w:val="18"/>
                <w:szCs w:val="18"/>
              </w:rPr>
            </w:pPr>
            <w:r w:rsidRPr="00500AFB">
              <w:rPr>
                <w:rFonts w:cs="Calibri"/>
                <w:color w:val="000000"/>
                <w:sz w:val="18"/>
                <w:szCs w:val="18"/>
              </w:rPr>
              <w:t>Data de vencimento da relação responsabilidade – processo/caução (prevista):</w:t>
            </w:r>
          </w:p>
          <w:p w14:paraId="401F2A12" w14:textId="77777777" w:rsidR="00DD3EE1" w:rsidRPr="00500AFB" w:rsidRDefault="00DD3EE1" w:rsidP="00DD3EE1">
            <w:pPr>
              <w:pStyle w:val="ListParagraph"/>
              <w:numPr>
                <w:ilvl w:val="0"/>
                <w:numId w:val="18"/>
              </w:numPr>
              <w:rPr>
                <w:rFonts w:cs="Calibri"/>
                <w:color w:val="000000"/>
                <w:sz w:val="18"/>
                <w:szCs w:val="18"/>
              </w:rPr>
            </w:pPr>
            <w:r w:rsidRPr="00500AFB">
              <w:rPr>
                <w:rFonts w:cs="Calibri"/>
                <w:color w:val="000000"/>
                <w:sz w:val="18"/>
                <w:szCs w:val="18"/>
              </w:rPr>
              <w:t xml:space="preserve">O aprovisionamento deste campo é direto da tabela </w:t>
            </w:r>
            <w:r w:rsidRPr="00500AFB">
              <w:rPr>
                <w:rFonts w:cs="Calibri"/>
                <w:i/>
                <w:color w:val="000000"/>
                <w:sz w:val="18"/>
                <w:szCs w:val="18"/>
              </w:rPr>
              <w:t>cd_garantias.gt001_trz_rsp_gt</w:t>
            </w:r>
            <w:r w:rsidRPr="00500AFB">
              <w:rPr>
                <w:rFonts w:cs="Calibri"/>
                <w:color w:val="000000"/>
                <w:sz w:val="18"/>
                <w:szCs w:val="18"/>
              </w:rPr>
              <w:t>, do campo ‘dfim_rel_prev’, e corresponde à data prevista do vencimento da relação entre a responsabilidade e o processo/caução.</w:t>
            </w:r>
          </w:p>
        </w:tc>
        <w:tc>
          <w:tcPr>
            <w:tcW w:w="993" w:type="dxa"/>
            <w:tcBorders>
              <w:top w:val="nil"/>
              <w:left w:val="nil"/>
              <w:bottom w:val="single" w:sz="4" w:space="0" w:color="auto"/>
              <w:right w:val="single" w:sz="4" w:space="0" w:color="auto"/>
            </w:tcBorders>
            <w:shd w:val="clear" w:color="auto" w:fill="auto"/>
            <w:noWrap/>
            <w:hideMark/>
          </w:tcPr>
          <w:p w14:paraId="069DD2CE" w14:textId="77777777" w:rsidR="00DD3EE1" w:rsidRPr="00335137" w:rsidRDefault="00DD3EE1" w:rsidP="00DD3EE1">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AA72D09" w14:textId="77777777" w:rsidR="00DD3EE1" w:rsidRDefault="00DD3EE1" w:rsidP="00DD3EE1">
            <w:pPr>
              <w:rPr>
                <w:rFonts w:cs="Calibri"/>
                <w:color w:val="000000"/>
                <w:sz w:val="18"/>
                <w:szCs w:val="18"/>
              </w:rPr>
            </w:pPr>
            <w:r>
              <w:rPr>
                <w:rFonts w:cs="Calibri"/>
                <w:color w:val="000000"/>
                <w:sz w:val="18"/>
                <w:szCs w:val="18"/>
              </w:rPr>
              <w:t>MUG</w:t>
            </w:r>
          </w:p>
          <w:p w14:paraId="7B757BA4" w14:textId="3A7774CE" w:rsidR="00DD3EE1" w:rsidRPr="00335137" w:rsidRDefault="00DD3EE1" w:rsidP="00DD3EE1">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4B8F8EF"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gt001</w:t>
            </w:r>
            <w:r w:rsidRPr="00C1555D">
              <w:rPr>
                <w:rFonts w:cs="Calibri"/>
                <w:color w:val="000000"/>
                <w:sz w:val="18"/>
                <w:szCs w:val="18"/>
              </w:rPr>
              <w:t>_</w:t>
            </w:r>
            <w:r>
              <w:rPr>
                <w:rFonts w:cs="Calibri"/>
                <w:color w:val="000000"/>
                <w:sz w:val="18"/>
                <w:szCs w:val="18"/>
              </w:rPr>
              <w:t>trz_rsp_gt</w:t>
            </w:r>
          </w:p>
          <w:p w14:paraId="5732CE80" w14:textId="77777777" w:rsidR="00C1555D" w:rsidRP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gt003</w:t>
            </w:r>
            <w:r w:rsidRPr="00C1555D">
              <w:rPr>
                <w:rFonts w:cs="Calibri"/>
                <w:color w:val="000000"/>
                <w:sz w:val="18"/>
                <w:szCs w:val="18"/>
              </w:rPr>
              <w:t>_</w:t>
            </w:r>
            <w:r>
              <w:rPr>
                <w:rFonts w:cs="Calibri"/>
                <w:color w:val="000000"/>
                <w:sz w:val="18"/>
                <w:szCs w:val="18"/>
              </w:rPr>
              <w:t>trz_gt_fin</w:t>
            </w:r>
          </w:p>
          <w:p w14:paraId="5328F0FF" w14:textId="77777777" w:rsidR="00C1555D" w:rsidRDefault="00C1555D" w:rsidP="00C1555D">
            <w:pPr>
              <w:rPr>
                <w:rFonts w:cs="Calibri"/>
                <w:color w:val="000000"/>
                <w:sz w:val="18"/>
                <w:szCs w:val="18"/>
              </w:rPr>
            </w:pPr>
            <w:r>
              <w:rPr>
                <w:rFonts w:cs="Calibri"/>
                <w:color w:val="000000"/>
                <w:sz w:val="18"/>
                <w:szCs w:val="18"/>
              </w:rPr>
              <w:t>c</w:t>
            </w:r>
            <w:r w:rsidRPr="00C1555D">
              <w:rPr>
                <w:rFonts w:cs="Calibri"/>
                <w:color w:val="000000"/>
                <w:sz w:val="18"/>
                <w:szCs w:val="18"/>
              </w:rPr>
              <w:t>d_garantias.</w:t>
            </w:r>
            <w:r>
              <w:rPr>
                <w:rFonts w:cs="Calibri"/>
                <w:color w:val="000000"/>
                <w:sz w:val="18"/>
                <w:szCs w:val="18"/>
              </w:rPr>
              <w:t>gt007</w:t>
            </w:r>
            <w:r w:rsidRPr="00C1555D">
              <w:rPr>
                <w:rFonts w:cs="Calibri"/>
                <w:color w:val="000000"/>
                <w:sz w:val="18"/>
                <w:szCs w:val="18"/>
              </w:rPr>
              <w:t>_</w:t>
            </w:r>
            <w:r>
              <w:rPr>
                <w:rFonts w:cs="Calibri"/>
                <w:color w:val="000000"/>
                <w:sz w:val="18"/>
                <w:szCs w:val="18"/>
              </w:rPr>
              <w:t>trz_gt_pes</w:t>
            </w:r>
          </w:p>
          <w:p w14:paraId="791C7DB3" w14:textId="64B24113" w:rsidR="00DD3EE1" w:rsidRPr="00D607B3" w:rsidRDefault="00C1555D" w:rsidP="00C1555D">
            <w:pPr>
              <w:rPr>
                <w:rFonts w:cs="Calibri"/>
                <w:color w:val="000000"/>
                <w:sz w:val="18"/>
                <w:szCs w:val="18"/>
              </w:rPr>
            </w:pPr>
            <w:r w:rsidRPr="00C1555D">
              <w:rPr>
                <w:rFonts w:cs="Calibri"/>
                <w:color w:val="000000"/>
                <w:sz w:val="18"/>
                <w:szCs w:val="18"/>
              </w:rPr>
              <w:t>cd_garantias.gt008_trz_gt_</w:t>
            </w:r>
            <w:r>
              <w:rPr>
                <w:rFonts w:cs="Calibri"/>
                <w:color w:val="000000"/>
                <w:sz w:val="18"/>
                <w:szCs w:val="18"/>
              </w:rPr>
              <w:t>imv</w:t>
            </w:r>
          </w:p>
        </w:tc>
        <w:tc>
          <w:tcPr>
            <w:tcW w:w="1134" w:type="dxa"/>
            <w:tcBorders>
              <w:top w:val="nil"/>
              <w:left w:val="single" w:sz="4" w:space="0" w:color="auto"/>
              <w:bottom w:val="single" w:sz="4" w:space="0" w:color="auto"/>
              <w:right w:val="single" w:sz="4" w:space="0" w:color="auto"/>
            </w:tcBorders>
          </w:tcPr>
          <w:p w14:paraId="2E030796" w14:textId="7404D997" w:rsidR="00DD3EE1" w:rsidRPr="00335137" w:rsidRDefault="00DD3EE1" w:rsidP="00DD3EE1">
            <w:pPr>
              <w:rPr>
                <w:rFonts w:cs="Calibri"/>
                <w:color w:val="000000"/>
                <w:sz w:val="18"/>
                <w:szCs w:val="18"/>
              </w:rPr>
            </w:pPr>
            <w:r w:rsidRPr="00D607B3">
              <w:rPr>
                <w:rFonts w:cs="Calibri"/>
                <w:color w:val="000000"/>
                <w:sz w:val="18"/>
                <w:szCs w:val="18"/>
              </w:rPr>
              <w:t>DFIM_REL_PREV</w:t>
            </w:r>
          </w:p>
        </w:tc>
        <w:tc>
          <w:tcPr>
            <w:tcW w:w="2127" w:type="dxa"/>
            <w:tcBorders>
              <w:top w:val="nil"/>
              <w:left w:val="single" w:sz="4" w:space="0" w:color="auto"/>
              <w:bottom w:val="single" w:sz="4" w:space="0" w:color="auto"/>
              <w:right w:val="single" w:sz="4" w:space="0" w:color="auto"/>
            </w:tcBorders>
          </w:tcPr>
          <w:p w14:paraId="6D03CBC6" w14:textId="253B4313" w:rsidR="00DD3EE1" w:rsidRPr="00D607B3" w:rsidRDefault="00C1555D" w:rsidP="00DD3EE1">
            <w:pPr>
              <w:rPr>
                <w:rFonts w:cs="Calibri"/>
                <w:color w:val="000000"/>
                <w:sz w:val="18"/>
                <w:szCs w:val="18"/>
              </w:rPr>
            </w:pPr>
            <w:r w:rsidRPr="00C1555D">
              <w:rPr>
                <w:rFonts w:cs="Calibri"/>
                <w:color w:val="000000"/>
                <w:sz w:val="18"/>
                <w:szCs w:val="18"/>
              </w:rPr>
              <w:t>least(gt001.dfim_rel_efec,nvl(gt003.dfim_rel_efec,nvl(gt007.dfim_rel_efec,gt008.dfim_rel_efec )</w:t>
            </w:r>
          </w:p>
        </w:tc>
      </w:tr>
      <w:tr w:rsidR="00C1555D" w:rsidRPr="00260762" w14:paraId="4106D550" w14:textId="577E49C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62513E1" w14:textId="77777777" w:rsidR="00C1555D" w:rsidRPr="00500AFB" w:rsidRDefault="00C1555D" w:rsidP="00C1555D">
            <w:pPr>
              <w:rPr>
                <w:rFonts w:cs="Calibri"/>
                <w:color w:val="000000"/>
                <w:sz w:val="18"/>
                <w:szCs w:val="18"/>
              </w:rPr>
            </w:pPr>
            <w:r w:rsidRPr="00500AFB">
              <w:rPr>
                <w:rFonts w:cs="Calibri"/>
                <w:color w:val="000000"/>
                <w:sz w:val="18"/>
                <w:szCs w:val="18"/>
              </w:rPr>
              <w:t>tipgarbg</w:t>
            </w:r>
          </w:p>
        </w:tc>
        <w:tc>
          <w:tcPr>
            <w:tcW w:w="5495" w:type="dxa"/>
            <w:tcBorders>
              <w:top w:val="nil"/>
              <w:left w:val="nil"/>
              <w:bottom w:val="single" w:sz="4" w:space="0" w:color="auto"/>
              <w:right w:val="single" w:sz="4" w:space="0" w:color="auto"/>
            </w:tcBorders>
            <w:shd w:val="clear" w:color="auto" w:fill="auto"/>
            <w:noWrap/>
            <w:hideMark/>
          </w:tcPr>
          <w:p w14:paraId="677883F7"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(Hierarquia Completa):</w:t>
            </w:r>
          </w:p>
          <w:p w14:paraId="156B83C8"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 xml:space="preserve">Este campo equivale ao código das garantias (‘cgarant’), no entanto, é aprovisionado em concordância com os baremos globais. </w:t>
            </w:r>
          </w:p>
        </w:tc>
        <w:tc>
          <w:tcPr>
            <w:tcW w:w="993" w:type="dxa"/>
            <w:tcBorders>
              <w:top w:val="nil"/>
              <w:left w:val="nil"/>
              <w:bottom w:val="single" w:sz="4" w:space="0" w:color="auto"/>
              <w:right w:val="single" w:sz="4" w:space="0" w:color="auto"/>
            </w:tcBorders>
            <w:shd w:val="clear" w:color="auto" w:fill="auto"/>
            <w:noWrap/>
            <w:hideMark/>
          </w:tcPr>
          <w:p w14:paraId="58AB5C75"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CF6F1DC" w14:textId="77777777" w:rsidR="00C1555D" w:rsidRDefault="00C1555D" w:rsidP="00C1555D">
            <w:pPr>
              <w:rPr>
                <w:rFonts w:cs="Calibri"/>
                <w:color w:val="000000"/>
                <w:sz w:val="18"/>
                <w:szCs w:val="18"/>
              </w:rPr>
            </w:pPr>
            <w:r>
              <w:rPr>
                <w:rFonts w:cs="Calibri"/>
                <w:color w:val="000000"/>
                <w:sz w:val="18"/>
                <w:szCs w:val="18"/>
              </w:rPr>
              <w:t>MUG</w:t>
            </w:r>
          </w:p>
          <w:p w14:paraId="086F5899" w14:textId="68A961E8"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B1943AD" w14:textId="1C197209"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757006AC" w14:textId="31058056" w:rsidR="00C1555D" w:rsidRPr="00335137" w:rsidRDefault="00C1555D" w:rsidP="00C1555D">
            <w:pPr>
              <w:rPr>
                <w:rFonts w:cs="Calibri"/>
                <w:color w:val="000000"/>
                <w:sz w:val="18"/>
                <w:szCs w:val="18"/>
              </w:rPr>
            </w:pPr>
            <w:r w:rsidRPr="00D607B3">
              <w:rPr>
                <w:rFonts w:cs="Calibri"/>
                <w:color w:val="000000"/>
                <w:sz w:val="18"/>
                <w:szCs w:val="18"/>
              </w:rPr>
              <w:t>TAYD91C0_NELEMC03</w:t>
            </w:r>
          </w:p>
        </w:tc>
        <w:tc>
          <w:tcPr>
            <w:tcW w:w="2127" w:type="dxa"/>
            <w:tcBorders>
              <w:top w:val="nil"/>
              <w:left w:val="single" w:sz="4" w:space="0" w:color="auto"/>
              <w:bottom w:val="single" w:sz="4" w:space="0" w:color="auto"/>
              <w:right w:val="single" w:sz="4" w:space="0" w:color="auto"/>
            </w:tcBorders>
          </w:tcPr>
          <w:p w14:paraId="703F4487"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4634F28B"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3923FB66" w14:textId="05F82637" w:rsidR="00C1555D" w:rsidRPr="00C1555D" w:rsidRDefault="00500AFB" w:rsidP="00C1555D">
            <w:pPr>
              <w:rPr>
                <w:rFonts w:cs="Calibri"/>
                <w:color w:val="000000"/>
                <w:sz w:val="18"/>
                <w:szCs w:val="18"/>
                <w:lang w:val="en-US"/>
              </w:rPr>
            </w:pPr>
            <w:r>
              <w:rPr>
                <w:rFonts w:cs="Calibri"/>
                <w:color w:val="000000"/>
                <w:sz w:val="18"/>
                <w:szCs w:val="18"/>
                <w:lang w:val="en-US"/>
              </w:rPr>
              <w:t xml:space="preserve">CONCAT( </w:t>
            </w:r>
            <w:r w:rsidR="00C1555D" w:rsidRPr="00C1555D">
              <w:rPr>
                <w:rFonts w:cs="Calibri"/>
                <w:color w:val="000000"/>
                <w:sz w:val="18"/>
                <w:szCs w:val="18"/>
                <w:lang w:val="en-US"/>
              </w:rPr>
              <w:t xml:space="preserve">CASE </w:t>
            </w:r>
          </w:p>
          <w:p w14:paraId="347052C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'FAC' THEN 'FAC026'</w:t>
            </w:r>
          </w:p>
          <w:p w14:paraId="54250E4F"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lastRenderedPageBreak/>
              <w:t xml:space="preserve">        WHEN gt018.origem = 'LEA' THEN 'LEA026'</w:t>
            </w:r>
          </w:p>
          <w:p w14:paraId="2CA2E15D"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'BST026'</w:t>
            </w:r>
          </w:p>
          <w:p w14:paraId="22E0E083" w14:textId="4FE07C4C"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END, gt018.cgar</w:t>
            </w:r>
            <w:r w:rsidR="00D17FC3">
              <w:rPr>
                <w:rFonts w:cs="Calibri"/>
                <w:color w:val="000000"/>
                <w:sz w:val="18"/>
                <w:szCs w:val="18"/>
                <w:lang w:val="en-US"/>
              </w:rPr>
              <w:t>ant_rpt</w:t>
            </w:r>
            <w:r w:rsidRPr="00C1555D">
              <w:rPr>
                <w:rFonts w:cs="Calibri"/>
                <w:color w:val="000000"/>
                <w:sz w:val="18"/>
                <w:szCs w:val="18"/>
                <w:lang w:val="en-US"/>
              </w:rPr>
              <w:t>)</w:t>
            </w:r>
          </w:p>
        </w:tc>
      </w:tr>
      <w:tr w:rsidR="00C1555D" w:rsidRPr="00260762" w14:paraId="51DE149F" w14:textId="2D3AA71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322B9D"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cgarantbl</w:t>
            </w:r>
          </w:p>
        </w:tc>
        <w:tc>
          <w:tcPr>
            <w:tcW w:w="5495" w:type="dxa"/>
            <w:tcBorders>
              <w:top w:val="nil"/>
              <w:left w:val="nil"/>
              <w:bottom w:val="single" w:sz="4" w:space="0" w:color="auto"/>
              <w:right w:val="single" w:sz="4" w:space="0" w:color="auto"/>
            </w:tcBorders>
            <w:shd w:val="clear" w:color="auto" w:fill="auto"/>
            <w:noWrap/>
            <w:hideMark/>
          </w:tcPr>
          <w:p w14:paraId="25BFFFCD"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(local):</w:t>
            </w:r>
          </w:p>
          <w:p w14:paraId="51C5262D"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O código da garantia pode ser indicado diretamente na origem do registo ou criado através de uma combinação do produto e subproduto da garantia, como no caso das CS.</w:t>
            </w:r>
          </w:p>
          <w:p w14:paraId="135669DC"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color w:val="000000"/>
                <w:sz w:val="18"/>
                <w:szCs w:val="18"/>
              </w:rPr>
              <w:t>Este campo permite obter mais detalhe acerca da garantia.</w:t>
            </w:r>
          </w:p>
          <w:p w14:paraId="7527EAC5"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sz w:val="18"/>
                <w:szCs w:val="18"/>
              </w:rPr>
              <w:t xml:space="preserve">O significado dos códigos do campo ‘cgarant’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17667D35"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0FF9D33" w14:textId="77777777" w:rsidR="00C1555D" w:rsidRDefault="00C1555D" w:rsidP="00C1555D">
            <w:pPr>
              <w:rPr>
                <w:rFonts w:cs="Calibri"/>
                <w:color w:val="000000"/>
                <w:sz w:val="18"/>
                <w:szCs w:val="18"/>
              </w:rPr>
            </w:pPr>
            <w:r>
              <w:rPr>
                <w:rFonts w:cs="Calibri"/>
                <w:color w:val="000000"/>
                <w:sz w:val="18"/>
                <w:szCs w:val="18"/>
              </w:rPr>
              <w:t>MUG</w:t>
            </w:r>
          </w:p>
          <w:p w14:paraId="139D3C45" w14:textId="593E78A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3ECA850" w14:textId="72138822"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2E6A0145" w14:textId="2BEE66DB"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76132E2F"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58DFC279"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4A9736BE" w14:textId="7FBDCDD6" w:rsidR="00C1555D" w:rsidRPr="00C1555D" w:rsidRDefault="00500AFB" w:rsidP="00C1555D">
            <w:pPr>
              <w:rPr>
                <w:rFonts w:cs="Calibri"/>
                <w:color w:val="000000"/>
                <w:sz w:val="18"/>
                <w:szCs w:val="18"/>
                <w:lang w:val="en-US"/>
              </w:rPr>
            </w:pPr>
            <w:r>
              <w:rPr>
                <w:rFonts w:cs="Calibri"/>
                <w:color w:val="000000"/>
                <w:sz w:val="18"/>
                <w:szCs w:val="18"/>
                <w:lang w:val="en-US"/>
              </w:rPr>
              <w:t>CONCAT(</w:t>
            </w:r>
            <w:r w:rsidR="00C1555D" w:rsidRPr="00C1555D">
              <w:rPr>
                <w:rFonts w:cs="Calibri"/>
                <w:color w:val="000000"/>
                <w:sz w:val="18"/>
                <w:szCs w:val="18"/>
                <w:lang w:val="en-US"/>
              </w:rPr>
              <w:t xml:space="preserve"> CASE </w:t>
            </w:r>
          </w:p>
          <w:p w14:paraId="261BE720"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'FAC' THEN 'FAC026'</w:t>
            </w:r>
          </w:p>
          <w:p w14:paraId="177E70C6"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gt018.origem = 'LEA' THEN 'LEA026'</w:t>
            </w:r>
          </w:p>
          <w:p w14:paraId="68B90D9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'BST026'</w:t>
            </w:r>
          </w:p>
          <w:p w14:paraId="3E28E06B" w14:textId="00193E4B" w:rsidR="00C1555D" w:rsidRPr="00D17FC3" w:rsidRDefault="00D17FC3" w:rsidP="00C1555D">
            <w:pPr>
              <w:rPr>
                <w:rFonts w:cs="Calibri"/>
                <w:color w:val="000000"/>
                <w:sz w:val="18"/>
                <w:szCs w:val="18"/>
                <w:lang w:val="en-US"/>
              </w:rPr>
            </w:pPr>
            <w:r>
              <w:rPr>
                <w:rFonts w:cs="Calibri"/>
                <w:color w:val="000000"/>
                <w:sz w:val="18"/>
                <w:szCs w:val="18"/>
                <w:lang w:val="en-US"/>
              </w:rPr>
              <w:t xml:space="preserve">    END, gt018.cgarant_rpt</w:t>
            </w:r>
            <w:r w:rsidR="00C1555D" w:rsidRPr="00D17FC3">
              <w:rPr>
                <w:rFonts w:cs="Calibri"/>
                <w:color w:val="000000"/>
                <w:sz w:val="18"/>
                <w:szCs w:val="18"/>
                <w:lang w:val="en-US"/>
              </w:rPr>
              <w:t>)</w:t>
            </w:r>
          </w:p>
        </w:tc>
      </w:tr>
      <w:tr w:rsidR="00C1555D" w:rsidRPr="00335137" w14:paraId="0EDE0A86" w14:textId="39AFE1F0" w:rsidTr="00476F0E">
        <w:trPr>
          <w:trHeight w:val="800"/>
        </w:trPr>
        <w:tc>
          <w:tcPr>
            <w:tcW w:w="1871" w:type="dxa"/>
            <w:tcBorders>
              <w:top w:val="nil"/>
              <w:left w:val="single" w:sz="4" w:space="0" w:color="auto"/>
              <w:bottom w:val="single" w:sz="4" w:space="0" w:color="auto"/>
              <w:right w:val="single" w:sz="4" w:space="0" w:color="auto"/>
            </w:tcBorders>
            <w:shd w:val="clear" w:color="000000" w:fill="F2F2F2"/>
            <w:hideMark/>
          </w:tcPr>
          <w:p w14:paraId="4FCA04B5" w14:textId="77777777" w:rsidR="00C1555D" w:rsidRPr="00500AFB" w:rsidRDefault="00C1555D" w:rsidP="00C1555D">
            <w:pPr>
              <w:rPr>
                <w:rFonts w:cs="Calibri"/>
                <w:color w:val="000000"/>
                <w:sz w:val="18"/>
                <w:szCs w:val="18"/>
              </w:rPr>
            </w:pPr>
            <w:r w:rsidRPr="00500AFB">
              <w:rPr>
                <w:rFonts w:cs="Calibri"/>
                <w:color w:val="000000"/>
                <w:sz w:val="18"/>
                <w:szCs w:val="18"/>
              </w:rPr>
              <w:t>ctipoinstbl</w:t>
            </w:r>
          </w:p>
        </w:tc>
        <w:tc>
          <w:tcPr>
            <w:tcW w:w="5495" w:type="dxa"/>
            <w:tcBorders>
              <w:top w:val="nil"/>
              <w:left w:val="nil"/>
              <w:bottom w:val="single" w:sz="4" w:space="0" w:color="auto"/>
              <w:right w:val="single" w:sz="4" w:space="0" w:color="auto"/>
            </w:tcBorders>
            <w:shd w:val="clear" w:color="auto" w:fill="auto"/>
            <w:noWrap/>
            <w:hideMark/>
          </w:tcPr>
          <w:p w14:paraId="142371A4" w14:textId="77777777" w:rsidR="00C1555D" w:rsidRPr="00500AFB" w:rsidRDefault="00C1555D" w:rsidP="00C1555D">
            <w:pPr>
              <w:rPr>
                <w:rFonts w:cs="Calibri"/>
                <w:color w:val="000000"/>
                <w:sz w:val="18"/>
                <w:szCs w:val="18"/>
              </w:rPr>
            </w:pPr>
            <w:r w:rsidRPr="00500AFB">
              <w:rPr>
                <w:rFonts w:cs="Calibri"/>
                <w:color w:val="000000"/>
                <w:sz w:val="18"/>
                <w:szCs w:val="18"/>
              </w:rPr>
              <w:t>Tipo instrumentação:</w:t>
            </w:r>
          </w:p>
          <w:p w14:paraId="2ECB6AE9"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o valor ‘00001’ para garantias de tipologia financeira e com ‘00000’ para garantias pessoais e imóveis</w:t>
            </w:r>
          </w:p>
        </w:tc>
        <w:tc>
          <w:tcPr>
            <w:tcW w:w="993" w:type="dxa"/>
            <w:tcBorders>
              <w:top w:val="nil"/>
              <w:left w:val="nil"/>
              <w:bottom w:val="single" w:sz="4" w:space="0" w:color="auto"/>
              <w:right w:val="single" w:sz="4" w:space="0" w:color="auto"/>
            </w:tcBorders>
            <w:shd w:val="clear" w:color="auto" w:fill="auto"/>
            <w:noWrap/>
            <w:hideMark/>
          </w:tcPr>
          <w:p w14:paraId="4CD1275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B49EA60" w14:textId="77777777" w:rsidR="00C1555D" w:rsidRDefault="00C1555D" w:rsidP="00C1555D">
            <w:pPr>
              <w:rPr>
                <w:rFonts w:cs="Calibri"/>
                <w:color w:val="000000"/>
                <w:sz w:val="18"/>
                <w:szCs w:val="18"/>
              </w:rPr>
            </w:pPr>
            <w:r>
              <w:rPr>
                <w:rFonts w:cs="Calibri"/>
                <w:color w:val="000000"/>
                <w:sz w:val="18"/>
                <w:szCs w:val="18"/>
              </w:rPr>
              <w:t>MUG</w:t>
            </w:r>
          </w:p>
          <w:p w14:paraId="6E9A8D41" w14:textId="2DB1207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3CB89F" w14:textId="29D4FEF2"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7E343B78" w14:textId="31C4DC1B"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0F85D384"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1C103490" w14:textId="77777777" w:rsidR="00C1555D" w:rsidRPr="00C1555D" w:rsidRDefault="00C1555D" w:rsidP="00C1555D">
            <w:pPr>
              <w:rPr>
                <w:rFonts w:cs="Calibri"/>
                <w:color w:val="000000"/>
                <w:sz w:val="18"/>
                <w:szCs w:val="18"/>
              </w:rPr>
            </w:pPr>
            <w:r w:rsidRPr="00C1555D">
              <w:rPr>
                <w:rFonts w:cs="Calibri"/>
                <w:color w:val="000000"/>
                <w:sz w:val="18"/>
                <w:szCs w:val="18"/>
              </w:rPr>
              <w:t xml:space="preserve">celemtab = </w:t>
            </w:r>
          </w:p>
          <w:p w14:paraId="5C8CE4C8" w14:textId="158C7CDD" w:rsidR="00C1555D" w:rsidRPr="00C1555D" w:rsidRDefault="00500AFB" w:rsidP="00C1555D">
            <w:pPr>
              <w:rPr>
                <w:rFonts w:cs="Calibri"/>
                <w:color w:val="000000"/>
                <w:sz w:val="18"/>
                <w:szCs w:val="18"/>
                <w:lang w:val="en-US"/>
              </w:rPr>
            </w:pPr>
            <w:r>
              <w:rPr>
                <w:rFonts w:cs="Calibri"/>
                <w:color w:val="000000"/>
                <w:sz w:val="18"/>
                <w:szCs w:val="18"/>
                <w:lang w:val="en-US"/>
              </w:rPr>
              <w:t>CONCAT(</w:t>
            </w:r>
            <w:r w:rsidR="00C1555D" w:rsidRPr="00C1555D">
              <w:rPr>
                <w:rFonts w:cs="Calibri"/>
                <w:color w:val="000000"/>
                <w:sz w:val="18"/>
                <w:szCs w:val="18"/>
                <w:lang w:val="en-US"/>
              </w:rPr>
              <w:t xml:space="preserve">  'BST532',</w:t>
            </w:r>
          </w:p>
          <w:p w14:paraId="2431A8D2"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 </w:t>
            </w:r>
          </w:p>
          <w:p w14:paraId="202643CD"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gt018.caplic IN ('DC','DP','FU','TT','SG') THEN '1'</w:t>
            </w:r>
          </w:p>
          <w:p w14:paraId="7703DC32"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w:t>
            </w:r>
          </w:p>
          <w:p w14:paraId="2B7B7C58" w14:textId="41C1197D" w:rsidR="00C1555D" w:rsidRPr="00D607B3" w:rsidRDefault="00500AFB" w:rsidP="00C1555D">
            <w:pPr>
              <w:rPr>
                <w:rFonts w:cs="Calibri"/>
                <w:color w:val="000000"/>
                <w:sz w:val="18"/>
                <w:szCs w:val="18"/>
              </w:rPr>
            </w:pPr>
            <w:r>
              <w:rPr>
                <w:rFonts w:cs="Calibri"/>
                <w:color w:val="000000"/>
                <w:sz w:val="18"/>
                <w:szCs w:val="18"/>
              </w:rPr>
              <w:t xml:space="preserve">    END</w:t>
            </w:r>
            <w:r w:rsidR="00C1555D" w:rsidRPr="00C1555D">
              <w:rPr>
                <w:rFonts w:cs="Calibri"/>
                <w:color w:val="000000"/>
                <w:sz w:val="18"/>
                <w:szCs w:val="18"/>
              </w:rPr>
              <w:t>)</w:t>
            </w:r>
          </w:p>
        </w:tc>
      </w:tr>
      <w:tr w:rsidR="00C1555D" w:rsidRPr="00335137" w14:paraId="223B6A41" w14:textId="0FF789E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465DB7" w14:textId="77777777" w:rsidR="00C1555D" w:rsidRPr="00500AFB" w:rsidRDefault="00C1555D" w:rsidP="00C1555D">
            <w:pPr>
              <w:rPr>
                <w:rFonts w:cs="Calibri"/>
                <w:color w:val="000000"/>
                <w:sz w:val="18"/>
                <w:szCs w:val="18"/>
              </w:rPr>
            </w:pPr>
            <w:r w:rsidRPr="00500AFB">
              <w:rPr>
                <w:rFonts w:cs="Calibri"/>
                <w:color w:val="000000"/>
                <w:sz w:val="18"/>
                <w:szCs w:val="18"/>
              </w:rPr>
              <w:t>cpigreg</w:t>
            </w:r>
          </w:p>
        </w:tc>
        <w:tc>
          <w:tcPr>
            <w:tcW w:w="5495" w:type="dxa"/>
            <w:tcBorders>
              <w:top w:val="nil"/>
              <w:left w:val="nil"/>
              <w:bottom w:val="single" w:sz="4" w:space="0" w:color="auto"/>
              <w:right w:val="single" w:sz="4" w:space="0" w:color="auto"/>
            </w:tcBorders>
            <w:shd w:val="clear" w:color="auto" w:fill="auto"/>
            <w:noWrap/>
            <w:hideMark/>
          </w:tcPr>
          <w:p w14:paraId="618627AB" w14:textId="77777777" w:rsidR="00C1555D" w:rsidRPr="00500AFB" w:rsidRDefault="00C1555D" w:rsidP="00C1555D">
            <w:pPr>
              <w:rPr>
                <w:rFonts w:cs="Calibri"/>
                <w:color w:val="000000"/>
                <w:sz w:val="18"/>
                <w:szCs w:val="18"/>
              </w:rPr>
            </w:pPr>
            <w:r w:rsidRPr="00500AFB">
              <w:rPr>
                <w:rFonts w:cs="Calibri"/>
                <w:color w:val="000000"/>
                <w:sz w:val="18"/>
                <w:szCs w:val="18"/>
              </w:rPr>
              <w:t>Regra de penhor:</w:t>
            </w:r>
          </w:p>
          <w:p w14:paraId="72ACC46D"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o valor ‘S’ para garantias de tipologia financeira e com ‘N’ para garantias pessoais e imóveis, sendo, por isso, aprovisionado tendo em consideração o campo ‘tipologia’..</w:t>
            </w:r>
          </w:p>
        </w:tc>
        <w:tc>
          <w:tcPr>
            <w:tcW w:w="993" w:type="dxa"/>
            <w:tcBorders>
              <w:top w:val="nil"/>
              <w:left w:val="nil"/>
              <w:bottom w:val="single" w:sz="4" w:space="0" w:color="auto"/>
              <w:right w:val="single" w:sz="4" w:space="0" w:color="auto"/>
            </w:tcBorders>
            <w:shd w:val="clear" w:color="auto" w:fill="auto"/>
            <w:noWrap/>
            <w:hideMark/>
          </w:tcPr>
          <w:p w14:paraId="68F88CB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BA8794B" w14:textId="77777777" w:rsidR="00C1555D" w:rsidRDefault="00C1555D" w:rsidP="00C1555D">
            <w:pPr>
              <w:rPr>
                <w:rFonts w:cs="Calibri"/>
                <w:color w:val="000000"/>
                <w:sz w:val="18"/>
                <w:szCs w:val="18"/>
              </w:rPr>
            </w:pPr>
            <w:r>
              <w:rPr>
                <w:rFonts w:cs="Calibri"/>
                <w:color w:val="000000"/>
                <w:sz w:val="18"/>
                <w:szCs w:val="18"/>
              </w:rPr>
              <w:t>MUG</w:t>
            </w:r>
          </w:p>
          <w:p w14:paraId="012C9549" w14:textId="4942108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43F23D9"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21DB04D" w14:textId="2968603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6718855" w14:textId="72279764" w:rsidR="00C1555D" w:rsidRPr="00335137" w:rsidRDefault="00C1555D" w:rsidP="00C1555D">
            <w:pPr>
              <w:rPr>
                <w:rFonts w:cs="Calibri"/>
                <w:color w:val="000000"/>
                <w:sz w:val="18"/>
                <w:szCs w:val="18"/>
              </w:rPr>
            </w:pPr>
          </w:p>
        </w:tc>
      </w:tr>
      <w:tr w:rsidR="00C1555D" w:rsidRPr="00335137" w14:paraId="2085D91B" w14:textId="7BF3933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67F94F" w14:textId="77777777" w:rsidR="00C1555D" w:rsidRPr="00500AFB" w:rsidRDefault="00C1555D" w:rsidP="00C1555D">
            <w:pPr>
              <w:rPr>
                <w:rFonts w:cs="Calibri"/>
                <w:color w:val="000000"/>
                <w:sz w:val="18"/>
                <w:szCs w:val="18"/>
              </w:rPr>
            </w:pPr>
            <w:r w:rsidRPr="00500AFB">
              <w:rPr>
                <w:rFonts w:cs="Calibri"/>
                <w:color w:val="000000"/>
                <w:sz w:val="18"/>
                <w:szCs w:val="18"/>
              </w:rPr>
              <w:t>ctipoavalbg</w:t>
            </w:r>
          </w:p>
        </w:tc>
        <w:tc>
          <w:tcPr>
            <w:tcW w:w="5495" w:type="dxa"/>
            <w:tcBorders>
              <w:top w:val="nil"/>
              <w:left w:val="nil"/>
              <w:bottom w:val="single" w:sz="4" w:space="0" w:color="auto"/>
              <w:right w:val="single" w:sz="4" w:space="0" w:color="auto"/>
            </w:tcBorders>
            <w:shd w:val="clear" w:color="auto" w:fill="auto"/>
            <w:noWrap/>
            <w:hideMark/>
          </w:tcPr>
          <w:p w14:paraId="1BD4204C" w14:textId="77777777" w:rsidR="00C1555D" w:rsidRPr="00500AFB" w:rsidRDefault="00C1555D" w:rsidP="00C1555D">
            <w:pPr>
              <w:rPr>
                <w:rFonts w:cs="Calibri"/>
                <w:color w:val="000000"/>
                <w:sz w:val="18"/>
                <w:szCs w:val="18"/>
              </w:rPr>
            </w:pPr>
            <w:r w:rsidRPr="00500AFB">
              <w:rPr>
                <w:rFonts w:cs="Calibri"/>
                <w:color w:val="000000"/>
                <w:sz w:val="18"/>
                <w:szCs w:val="18"/>
              </w:rPr>
              <w:t>Tipo aval:</w:t>
            </w:r>
          </w:p>
          <w:p w14:paraId="33E7B9DC"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BD1F3E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23FD3F2" w14:textId="77777777" w:rsidR="00C1555D" w:rsidRDefault="00C1555D" w:rsidP="00C1555D">
            <w:pPr>
              <w:rPr>
                <w:rFonts w:cs="Calibri"/>
                <w:color w:val="000000"/>
                <w:sz w:val="18"/>
                <w:szCs w:val="18"/>
              </w:rPr>
            </w:pPr>
            <w:r>
              <w:rPr>
                <w:rFonts w:cs="Calibri"/>
                <w:color w:val="000000"/>
                <w:sz w:val="18"/>
                <w:szCs w:val="18"/>
              </w:rPr>
              <w:t>MUG</w:t>
            </w:r>
          </w:p>
          <w:p w14:paraId="298DB3B3" w14:textId="75B2DD07"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917204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DBDD193" w14:textId="2CCCD514"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4A630669" w14:textId="77777777" w:rsidR="00C1555D" w:rsidRPr="00335137" w:rsidRDefault="00C1555D" w:rsidP="00C1555D">
            <w:pPr>
              <w:rPr>
                <w:rFonts w:cs="Calibri"/>
                <w:color w:val="000000"/>
                <w:sz w:val="18"/>
                <w:szCs w:val="18"/>
              </w:rPr>
            </w:pPr>
          </w:p>
        </w:tc>
      </w:tr>
      <w:tr w:rsidR="00C1555D" w:rsidRPr="00335137" w14:paraId="07B5FA5E" w14:textId="303D4FDB"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9E69688"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ctipocsbg</w:t>
            </w:r>
          </w:p>
        </w:tc>
        <w:tc>
          <w:tcPr>
            <w:tcW w:w="5495" w:type="dxa"/>
            <w:tcBorders>
              <w:top w:val="nil"/>
              <w:left w:val="nil"/>
              <w:bottom w:val="single" w:sz="4" w:space="0" w:color="auto"/>
              <w:right w:val="single" w:sz="4" w:space="0" w:color="auto"/>
            </w:tcBorders>
            <w:shd w:val="clear" w:color="auto" w:fill="auto"/>
            <w:noWrap/>
            <w:hideMark/>
          </w:tcPr>
          <w:p w14:paraId="2E29C250" w14:textId="77777777" w:rsidR="00C1555D" w:rsidRPr="00500AFB" w:rsidRDefault="00C1555D" w:rsidP="00C1555D">
            <w:pPr>
              <w:rPr>
                <w:rFonts w:cs="Calibri"/>
                <w:color w:val="000000"/>
                <w:sz w:val="18"/>
                <w:szCs w:val="18"/>
              </w:rPr>
            </w:pPr>
            <w:r w:rsidRPr="00500AFB">
              <w:rPr>
                <w:rFonts w:cs="Calibri"/>
                <w:color w:val="000000"/>
                <w:sz w:val="18"/>
                <w:szCs w:val="18"/>
              </w:rPr>
              <w:t>Tipo cobertura:</w:t>
            </w:r>
          </w:p>
          <w:p w14:paraId="131047EA"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72A38F1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8C52E35" w14:textId="77777777" w:rsidR="00C1555D" w:rsidRDefault="00C1555D" w:rsidP="00C1555D">
            <w:pPr>
              <w:rPr>
                <w:rFonts w:cs="Calibri"/>
                <w:color w:val="000000"/>
                <w:sz w:val="18"/>
                <w:szCs w:val="18"/>
              </w:rPr>
            </w:pPr>
            <w:r>
              <w:rPr>
                <w:rFonts w:cs="Calibri"/>
                <w:color w:val="000000"/>
                <w:sz w:val="18"/>
                <w:szCs w:val="18"/>
              </w:rPr>
              <w:t>MUG</w:t>
            </w:r>
          </w:p>
          <w:p w14:paraId="74D7AE11" w14:textId="7F8A7AA5"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EC95D7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3F7D4D7" w14:textId="1F6F602D"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B2D642B" w14:textId="77777777" w:rsidR="00C1555D" w:rsidRPr="00335137" w:rsidRDefault="00C1555D" w:rsidP="00C1555D">
            <w:pPr>
              <w:rPr>
                <w:rFonts w:cs="Calibri"/>
                <w:color w:val="000000"/>
                <w:sz w:val="18"/>
                <w:szCs w:val="18"/>
              </w:rPr>
            </w:pPr>
          </w:p>
        </w:tc>
      </w:tr>
      <w:tr w:rsidR="00C1555D" w:rsidRPr="00335137" w14:paraId="3D05E1F4" w14:textId="03D5E336"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52AFDA" w14:textId="77777777" w:rsidR="00C1555D" w:rsidRPr="00500AFB" w:rsidRDefault="00C1555D" w:rsidP="00C1555D">
            <w:pPr>
              <w:rPr>
                <w:rFonts w:cs="Calibri"/>
                <w:color w:val="000000"/>
                <w:sz w:val="18"/>
                <w:szCs w:val="18"/>
              </w:rPr>
            </w:pPr>
            <w:r w:rsidRPr="00500AFB">
              <w:rPr>
                <w:rFonts w:cs="Calibri"/>
                <w:color w:val="000000"/>
                <w:sz w:val="18"/>
                <w:szCs w:val="18"/>
              </w:rPr>
              <w:t>cestgarbg</w:t>
            </w:r>
          </w:p>
        </w:tc>
        <w:tc>
          <w:tcPr>
            <w:tcW w:w="5495" w:type="dxa"/>
            <w:tcBorders>
              <w:top w:val="nil"/>
              <w:left w:val="nil"/>
              <w:bottom w:val="single" w:sz="4" w:space="0" w:color="auto"/>
              <w:right w:val="single" w:sz="4" w:space="0" w:color="auto"/>
            </w:tcBorders>
            <w:shd w:val="clear" w:color="auto" w:fill="auto"/>
            <w:noWrap/>
            <w:hideMark/>
          </w:tcPr>
          <w:p w14:paraId="5E3137E1" w14:textId="77777777" w:rsidR="00C1555D" w:rsidRPr="00500AFB" w:rsidRDefault="00C1555D" w:rsidP="00C1555D">
            <w:pPr>
              <w:rPr>
                <w:rFonts w:cs="Calibri"/>
                <w:color w:val="000000"/>
                <w:sz w:val="18"/>
                <w:szCs w:val="18"/>
              </w:rPr>
            </w:pPr>
            <w:r w:rsidRPr="00500AFB">
              <w:rPr>
                <w:rFonts w:cs="Calibri"/>
                <w:color w:val="000000"/>
                <w:sz w:val="18"/>
                <w:szCs w:val="18"/>
              </w:rPr>
              <w:t>Estado garantia:</w:t>
            </w:r>
          </w:p>
          <w:p w14:paraId="21398BFB"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7BBDC79"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BB0CCEC" w14:textId="77777777" w:rsidR="00C1555D" w:rsidRDefault="00C1555D" w:rsidP="00C1555D">
            <w:pPr>
              <w:rPr>
                <w:rFonts w:cs="Calibri"/>
                <w:color w:val="000000"/>
                <w:sz w:val="18"/>
                <w:szCs w:val="18"/>
              </w:rPr>
            </w:pPr>
            <w:r>
              <w:rPr>
                <w:rFonts w:cs="Calibri"/>
                <w:color w:val="000000"/>
                <w:sz w:val="18"/>
                <w:szCs w:val="18"/>
              </w:rPr>
              <w:t>MUG</w:t>
            </w:r>
          </w:p>
          <w:p w14:paraId="0380603F" w14:textId="68B22B7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1DE6728"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8A3FBBA" w14:textId="3C263C2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F7A3162" w14:textId="77777777" w:rsidR="00C1555D" w:rsidRPr="00335137" w:rsidRDefault="00C1555D" w:rsidP="00C1555D">
            <w:pPr>
              <w:rPr>
                <w:rFonts w:cs="Calibri"/>
                <w:color w:val="000000"/>
                <w:sz w:val="18"/>
                <w:szCs w:val="18"/>
              </w:rPr>
            </w:pPr>
          </w:p>
        </w:tc>
      </w:tr>
      <w:tr w:rsidR="00C1555D" w:rsidRPr="00335137" w14:paraId="7B92B9E6" w14:textId="518168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5BA18DF" w14:textId="77777777" w:rsidR="00C1555D" w:rsidRPr="00500AFB" w:rsidRDefault="00C1555D" w:rsidP="00C1555D">
            <w:pPr>
              <w:rPr>
                <w:rFonts w:cs="Calibri"/>
                <w:color w:val="000000"/>
                <w:sz w:val="18"/>
                <w:szCs w:val="18"/>
              </w:rPr>
            </w:pPr>
            <w:r w:rsidRPr="00500AFB">
              <w:rPr>
                <w:rFonts w:cs="Calibri"/>
                <w:color w:val="000000"/>
                <w:sz w:val="18"/>
                <w:szCs w:val="18"/>
              </w:rPr>
              <w:t>pcobact</w:t>
            </w:r>
          </w:p>
        </w:tc>
        <w:tc>
          <w:tcPr>
            <w:tcW w:w="5495" w:type="dxa"/>
            <w:tcBorders>
              <w:top w:val="nil"/>
              <w:left w:val="nil"/>
              <w:bottom w:val="single" w:sz="4" w:space="0" w:color="auto"/>
              <w:right w:val="single" w:sz="4" w:space="0" w:color="auto"/>
            </w:tcBorders>
            <w:shd w:val="clear" w:color="auto" w:fill="auto"/>
            <w:noWrap/>
            <w:hideMark/>
          </w:tcPr>
          <w:p w14:paraId="6F58E492" w14:textId="77777777" w:rsidR="00C1555D" w:rsidRPr="00500AFB" w:rsidRDefault="00C1555D" w:rsidP="00C1555D">
            <w:pPr>
              <w:rPr>
                <w:rFonts w:cs="Calibri"/>
                <w:color w:val="000000"/>
                <w:sz w:val="18"/>
                <w:szCs w:val="18"/>
              </w:rPr>
            </w:pPr>
            <w:r w:rsidRPr="00500AFB">
              <w:rPr>
                <w:rFonts w:cs="Calibri"/>
                <w:color w:val="000000"/>
                <w:sz w:val="18"/>
                <w:szCs w:val="18"/>
              </w:rPr>
              <w:t>Percentagem cobertura atual:</w:t>
            </w:r>
          </w:p>
          <w:p w14:paraId="4045B2C5"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Representa a percentagem de cobertura da garantia para determinada responsabilidade, sendo calculada através da divisão do montante de avaliação rateado (‘mavaliaa’) pelo saldo real da responsabilidade (‘msldreal’), agregado por responsabilidade.</w:t>
            </w:r>
          </w:p>
        </w:tc>
        <w:tc>
          <w:tcPr>
            <w:tcW w:w="993" w:type="dxa"/>
            <w:tcBorders>
              <w:top w:val="nil"/>
              <w:left w:val="nil"/>
              <w:bottom w:val="single" w:sz="4" w:space="0" w:color="auto"/>
              <w:right w:val="single" w:sz="4" w:space="0" w:color="auto"/>
            </w:tcBorders>
            <w:shd w:val="clear" w:color="auto" w:fill="auto"/>
            <w:noWrap/>
            <w:hideMark/>
          </w:tcPr>
          <w:p w14:paraId="4CE8019D"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4145A075" w14:textId="77777777" w:rsidR="00C1555D" w:rsidRDefault="00C1555D" w:rsidP="00C1555D">
            <w:pPr>
              <w:rPr>
                <w:rFonts w:cs="Calibri"/>
                <w:color w:val="000000"/>
                <w:sz w:val="18"/>
                <w:szCs w:val="18"/>
              </w:rPr>
            </w:pPr>
            <w:r>
              <w:rPr>
                <w:rFonts w:cs="Calibri"/>
                <w:color w:val="000000"/>
                <w:sz w:val="18"/>
                <w:szCs w:val="18"/>
              </w:rPr>
              <w:t>MUG</w:t>
            </w:r>
          </w:p>
          <w:p w14:paraId="2F465C42" w14:textId="272970D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B64C9" w14:textId="1678C829"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5FF0D44B" w14:textId="57B1B3CB" w:rsidR="00C1555D" w:rsidRPr="00D607B3" w:rsidRDefault="00C1555D" w:rsidP="00C1555D">
            <w:pPr>
              <w:rPr>
                <w:rFonts w:cs="Calibri"/>
                <w:color w:val="000000"/>
                <w:sz w:val="18"/>
                <w:szCs w:val="18"/>
              </w:rPr>
            </w:pPr>
            <w:r w:rsidRPr="00D607B3">
              <w:rPr>
                <w:rFonts w:cs="Calibri"/>
                <w:color w:val="000000"/>
                <w:sz w:val="18"/>
                <w:szCs w:val="18"/>
              </w:rPr>
              <w:t>mavaliaa</w:t>
            </w:r>
          </w:p>
          <w:p w14:paraId="76F8097B" w14:textId="350D1DA2" w:rsidR="00C1555D" w:rsidRPr="00335137" w:rsidRDefault="00C1555D" w:rsidP="00C1555D">
            <w:pPr>
              <w:rPr>
                <w:rFonts w:cs="Calibri"/>
                <w:color w:val="000000"/>
                <w:sz w:val="18"/>
                <w:szCs w:val="18"/>
              </w:rPr>
            </w:pPr>
            <w:r w:rsidRPr="00D607B3">
              <w:rPr>
                <w:rFonts w:cs="Calibri"/>
                <w:color w:val="000000"/>
                <w:sz w:val="18"/>
                <w:szCs w:val="18"/>
              </w:rPr>
              <w:t>msldreal</w:t>
            </w:r>
          </w:p>
        </w:tc>
        <w:tc>
          <w:tcPr>
            <w:tcW w:w="2127" w:type="dxa"/>
            <w:tcBorders>
              <w:top w:val="nil"/>
              <w:left w:val="single" w:sz="4" w:space="0" w:color="auto"/>
              <w:bottom w:val="single" w:sz="4" w:space="0" w:color="auto"/>
              <w:right w:val="single" w:sz="4" w:space="0" w:color="auto"/>
            </w:tcBorders>
          </w:tcPr>
          <w:p w14:paraId="6CA05101" w14:textId="16B60DDD" w:rsidR="00C1555D" w:rsidRPr="00D607B3" w:rsidRDefault="00C1555D" w:rsidP="00C1555D">
            <w:pPr>
              <w:rPr>
                <w:rFonts w:cs="Calibri"/>
                <w:color w:val="000000"/>
                <w:sz w:val="18"/>
                <w:szCs w:val="18"/>
              </w:rPr>
            </w:pPr>
            <w:r w:rsidRPr="00C1555D">
              <w:rPr>
                <w:rFonts w:cs="Calibri"/>
                <w:color w:val="000000"/>
                <w:sz w:val="18"/>
                <w:szCs w:val="18"/>
              </w:rPr>
              <w:t>mavaliaa/msldreal (msldreal agregado pela responsabilidade)</w:t>
            </w:r>
          </w:p>
        </w:tc>
      </w:tr>
      <w:tr w:rsidR="00C1555D" w:rsidRPr="00335137" w14:paraId="2822A24E" w14:textId="4AB83F6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6F2B2E7" w14:textId="77777777" w:rsidR="00C1555D" w:rsidRPr="00500AFB" w:rsidRDefault="00C1555D" w:rsidP="00C1555D">
            <w:pPr>
              <w:rPr>
                <w:rFonts w:cs="Calibri"/>
                <w:color w:val="000000"/>
                <w:sz w:val="18"/>
                <w:szCs w:val="18"/>
              </w:rPr>
            </w:pPr>
            <w:r w:rsidRPr="00500AFB">
              <w:rPr>
                <w:rFonts w:cs="Calibri"/>
                <w:color w:val="000000"/>
                <w:sz w:val="18"/>
                <w:szCs w:val="18"/>
              </w:rPr>
              <w:t>pcobini</w:t>
            </w:r>
          </w:p>
        </w:tc>
        <w:tc>
          <w:tcPr>
            <w:tcW w:w="5495" w:type="dxa"/>
            <w:tcBorders>
              <w:top w:val="nil"/>
              <w:left w:val="nil"/>
              <w:bottom w:val="single" w:sz="4" w:space="0" w:color="auto"/>
              <w:right w:val="single" w:sz="4" w:space="0" w:color="auto"/>
            </w:tcBorders>
            <w:shd w:val="clear" w:color="auto" w:fill="auto"/>
            <w:noWrap/>
            <w:hideMark/>
          </w:tcPr>
          <w:p w14:paraId="67C6159E" w14:textId="77777777" w:rsidR="00C1555D" w:rsidRPr="00500AFB" w:rsidRDefault="00C1555D" w:rsidP="00C1555D">
            <w:pPr>
              <w:jc w:val="both"/>
              <w:rPr>
                <w:rStyle w:val="ui-provider"/>
                <w:rFonts w:cs="Calibri"/>
                <w:sz w:val="18"/>
                <w:szCs w:val="18"/>
              </w:rPr>
            </w:pPr>
            <w:r w:rsidRPr="00500AFB">
              <w:rPr>
                <w:rStyle w:val="ui-provider"/>
                <w:rFonts w:cs="Calibri"/>
                <w:sz w:val="18"/>
                <w:szCs w:val="18"/>
              </w:rPr>
              <w:t>Percentagem de cobertura inicial do processo/caução:</w:t>
            </w:r>
          </w:p>
          <w:p w14:paraId="3538361A" w14:textId="77777777" w:rsidR="00C1555D" w:rsidRPr="00500AFB" w:rsidRDefault="00C1555D" w:rsidP="00C1555D">
            <w:pPr>
              <w:pStyle w:val="ListParagraph"/>
              <w:numPr>
                <w:ilvl w:val="0"/>
                <w:numId w:val="18"/>
              </w:numPr>
              <w:rPr>
                <w:rStyle w:val="ui-provider"/>
                <w:rFonts w:cs="Calibri"/>
                <w:color w:val="000000"/>
                <w:sz w:val="18"/>
                <w:szCs w:val="18"/>
              </w:rPr>
            </w:pPr>
            <w:r w:rsidRPr="00500AFB">
              <w:rPr>
                <w:rStyle w:val="ui-provider"/>
                <w:rFonts w:cs="Calibri"/>
                <w:sz w:val="18"/>
                <w:szCs w:val="18"/>
              </w:rPr>
              <w:t>Percentagem de cobertura da responsabilidade pelo processo/caução, no momento de associação do processo/caução à responsabilidade.</w:t>
            </w:r>
          </w:p>
          <w:p w14:paraId="488045E8" w14:textId="77777777" w:rsidR="00C1555D" w:rsidRPr="00500AFB" w:rsidRDefault="00C1555D" w:rsidP="00C1555D">
            <w:pPr>
              <w:pStyle w:val="ListParagraph"/>
              <w:numPr>
                <w:ilvl w:val="0"/>
                <w:numId w:val="18"/>
              </w:numPr>
              <w:rPr>
                <w:rFonts w:cs="Calibri"/>
                <w:color w:val="000000"/>
                <w:sz w:val="18"/>
                <w:szCs w:val="18"/>
              </w:rPr>
            </w:pPr>
            <w:r w:rsidRPr="00500AFB">
              <w:rPr>
                <w:rStyle w:val="ui-provider"/>
                <w:rFonts w:cs="Calibri"/>
                <w:sz w:val="18"/>
                <w:szCs w:val="18"/>
              </w:rPr>
              <w:t>Este valor é 100.000000 por definição.</w:t>
            </w:r>
          </w:p>
        </w:tc>
        <w:tc>
          <w:tcPr>
            <w:tcW w:w="993" w:type="dxa"/>
            <w:tcBorders>
              <w:top w:val="nil"/>
              <w:left w:val="nil"/>
              <w:bottom w:val="single" w:sz="4" w:space="0" w:color="auto"/>
              <w:right w:val="single" w:sz="4" w:space="0" w:color="auto"/>
            </w:tcBorders>
            <w:shd w:val="clear" w:color="auto" w:fill="auto"/>
            <w:noWrap/>
            <w:hideMark/>
          </w:tcPr>
          <w:p w14:paraId="7C06B38A"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7FD247E8" w14:textId="77777777" w:rsidR="00C1555D" w:rsidRDefault="00C1555D" w:rsidP="00C1555D">
            <w:pPr>
              <w:rPr>
                <w:rFonts w:cs="Calibri"/>
                <w:color w:val="000000"/>
                <w:sz w:val="18"/>
                <w:szCs w:val="18"/>
              </w:rPr>
            </w:pPr>
            <w:r>
              <w:rPr>
                <w:rFonts w:cs="Calibri"/>
                <w:color w:val="000000"/>
                <w:sz w:val="18"/>
                <w:szCs w:val="18"/>
              </w:rPr>
              <w:t>MUG</w:t>
            </w:r>
          </w:p>
          <w:p w14:paraId="7B11B0F5" w14:textId="411D85B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B4E0258"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86FF4D" w14:textId="2F661C0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964D2A5" w14:textId="77777777" w:rsidR="00C1555D" w:rsidRPr="00335137" w:rsidRDefault="00C1555D" w:rsidP="00C1555D">
            <w:pPr>
              <w:rPr>
                <w:rFonts w:cs="Calibri"/>
                <w:color w:val="000000"/>
                <w:sz w:val="18"/>
                <w:szCs w:val="18"/>
              </w:rPr>
            </w:pPr>
          </w:p>
        </w:tc>
      </w:tr>
      <w:tr w:rsidR="00C1555D" w:rsidRPr="00335137" w14:paraId="320A3952" w14:textId="0999F66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3B956D6" w14:textId="77777777" w:rsidR="00C1555D" w:rsidRPr="00500AFB" w:rsidRDefault="00C1555D" w:rsidP="00C1555D">
            <w:pPr>
              <w:rPr>
                <w:rFonts w:cs="Calibri"/>
                <w:color w:val="000000"/>
                <w:sz w:val="18"/>
                <w:szCs w:val="18"/>
              </w:rPr>
            </w:pPr>
            <w:r w:rsidRPr="00500AFB">
              <w:rPr>
                <w:rFonts w:cs="Calibri"/>
                <w:color w:val="000000"/>
                <w:sz w:val="18"/>
                <w:szCs w:val="18"/>
              </w:rPr>
              <w:t>mavaliai</w:t>
            </w:r>
          </w:p>
        </w:tc>
        <w:tc>
          <w:tcPr>
            <w:tcW w:w="5495" w:type="dxa"/>
            <w:tcBorders>
              <w:top w:val="nil"/>
              <w:left w:val="nil"/>
              <w:bottom w:val="single" w:sz="4" w:space="0" w:color="auto"/>
              <w:right w:val="single" w:sz="4" w:space="0" w:color="auto"/>
            </w:tcBorders>
            <w:shd w:val="clear" w:color="auto" w:fill="auto"/>
            <w:noWrap/>
            <w:hideMark/>
          </w:tcPr>
          <w:p w14:paraId="08453B0B" w14:textId="77777777" w:rsidR="00C1555D" w:rsidRPr="00500AFB" w:rsidRDefault="00C1555D" w:rsidP="00C1555D">
            <w:pPr>
              <w:jc w:val="both"/>
              <w:rPr>
                <w:rFonts w:cs="Calibri"/>
                <w:color w:val="000000"/>
                <w:sz w:val="18"/>
                <w:szCs w:val="18"/>
              </w:rPr>
            </w:pPr>
            <w:r w:rsidRPr="00500AFB">
              <w:rPr>
                <w:rFonts w:cs="Calibri"/>
                <w:color w:val="000000"/>
                <w:sz w:val="18"/>
                <w:szCs w:val="18"/>
              </w:rPr>
              <w:t>Montante da avaliação inicial do processo/caução:</w:t>
            </w:r>
          </w:p>
          <w:p w14:paraId="31169463" w14:textId="6B5D99C1" w:rsidR="00C1555D" w:rsidRPr="00500AFB" w:rsidRDefault="00C1555D" w:rsidP="00500AFB">
            <w:pPr>
              <w:pStyle w:val="ListParagraph"/>
              <w:numPr>
                <w:ilvl w:val="0"/>
                <w:numId w:val="18"/>
              </w:numPr>
              <w:rPr>
                <w:rFonts w:cs="Calibri"/>
                <w:color w:val="000000"/>
                <w:sz w:val="18"/>
                <w:szCs w:val="18"/>
              </w:rPr>
            </w:pPr>
            <w:r w:rsidRPr="00500AFB">
              <w:rPr>
                <w:rFonts w:cs="Calibri"/>
                <w:color w:val="000000"/>
                <w:sz w:val="18"/>
                <w:szCs w:val="18"/>
              </w:rPr>
              <w:t>Montante de avaliação inicial do processo/caução rateado no momento em que ele foi associado à responsabilidade.</w:t>
            </w:r>
          </w:p>
        </w:tc>
        <w:tc>
          <w:tcPr>
            <w:tcW w:w="993" w:type="dxa"/>
            <w:tcBorders>
              <w:top w:val="nil"/>
              <w:left w:val="nil"/>
              <w:bottom w:val="single" w:sz="4" w:space="0" w:color="auto"/>
              <w:right w:val="single" w:sz="4" w:space="0" w:color="auto"/>
            </w:tcBorders>
            <w:shd w:val="clear" w:color="auto" w:fill="auto"/>
            <w:noWrap/>
            <w:hideMark/>
          </w:tcPr>
          <w:p w14:paraId="4A4772C1"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5E39CEE9" w14:textId="77777777" w:rsidR="00C1555D" w:rsidRDefault="00C1555D" w:rsidP="00C1555D">
            <w:pPr>
              <w:rPr>
                <w:rFonts w:cs="Calibri"/>
                <w:color w:val="000000"/>
                <w:sz w:val="18"/>
                <w:szCs w:val="18"/>
              </w:rPr>
            </w:pPr>
            <w:r>
              <w:rPr>
                <w:rFonts w:cs="Calibri"/>
                <w:color w:val="000000"/>
                <w:sz w:val="18"/>
                <w:szCs w:val="18"/>
              </w:rPr>
              <w:t>MUG</w:t>
            </w:r>
          </w:p>
          <w:p w14:paraId="05674673" w14:textId="6AC3A18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5959C" w14:textId="7254FD48"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706954CB" w14:textId="3A0B1C33" w:rsidR="00C1555D" w:rsidRPr="00335137" w:rsidRDefault="00C1555D" w:rsidP="00C1555D">
            <w:pPr>
              <w:rPr>
                <w:rFonts w:cs="Calibri"/>
                <w:color w:val="000000"/>
                <w:sz w:val="18"/>
                <w:szCs w:val="18"/>
              </w:rPr>
            </w:pPr>
            <w:r w:rsidRPr="00D607B3">
              <w:rPr>
                <w:rFonts w:cs="Calibri"/>
                <w:color w:val="000000"/>
                <w:sz w:val="18"/>
                <w:szCs w:val="18"/>
              </w:rPr>
              <w:t>MAVALIAI_PROC</w:t>
            </w:r>
          </w:p>
        </w:tc>
        <w:tc>
          <w:tcPr>
            <w:tcW w:w="2127" w:type="dxa"/>
            <w:tcBorders>
              <w:top w:val="nil"/>
              <w:left w:val="single" w:sz="4" w:space="0" w:color="auto"/>
              <w:bottom w:val="single" w:sz="4" w:space="0" w:color="auto"/>
              <w:right w:val="single" w:sz="4" w:space="0" w:color="auto"/>
            </w:tcBorders>
          </w:tcPr>
          <w:p w14:paraId="728DD142" w14:textId="77777777" w:rsidR="00C1555D" w:rsidRPr="00D607B3" w:rsidRDefault="00C1555D" w:rsidP="00C1555D">
            <w:pPr>
              <w:rPr>
                <w:rFonts w:cs="Calibri"/>
                <w:color w:val="000000"/>
                <w:sz w:val="18"/>
                <w:szCs w:val="18"/>
              </w:rPr>
            </w:pPr>
          </w:p>
        </w:tc>
      </w:tr>
      <w:tr w:rsidR="00C1555D" w:rsidRPr="00335137" w14:paraId="48ADCA61" w14:textId="2DAF0C88"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D45C525" w14:textId="77777777" w:rsidR="00C1555D" w:rsidRPr="00500AFB" w:rsidRDefault="00C1555D" w:rsidP="00C1555D">
            <w:pPr>
              <w:rPr>
                <w:rFonts w:cs="Calibri"/>
                <w:color w:val="000000"/>
                <w:sz w:val="18"/>
                <w:szCs w:val="18"/>
              </w:rPr>
            </w:pPr>
            <w:r w:rsidRPr="00500AFB">
              <w:rPr>
                <w:rFonts w:cs="Calibri"/>
                <w:color w:val="000000"/>
                <w:sz w:val="18"/>
                <w:szCs w:val="18"/>
              </w:rPr>
              <w:t>mavaliaa</w:t>
            </w:r>
          </w:p>
        </w:tc>
        <w:tc>
          <w:tcPr>
            <w:tcW w:w="5495" w:type="dxa"/>
            <w:tcBorders>
              <w:top w:val="nil"/>
              <w:left w:val="nil"/>
              <w:bottom w:val="single" w:sz="4" w:space="0" w:color="auto"/>
              <w:right w:val="single" w:sz="4" w:space="0" w:color="auto"/>
            </w:tcBorders>
            <w:shd w:val="clear" w:color="auto" w:fill="auto"/>
            <w:noWrap/>
            <w:hideMark/>
          </w:tcPr>
          <w:p w14:paraId="08A90BCA" w14:textId="77777777" w:rsidR="00C1555D" w:rsidRPr="00500AFB" w:rsidRDefault="00C1555D" w:rsidP="00C1555D">
            <w:pPr>
              <w:rPr>
                <w:rFonts w:cs="Calibri"/>
                <w:color w:val="000000"/>
                <w:sz w:val="18"/>
                <w:szCs w:val="18"/>
              </w:rPr>
            </w:pPr>
            <w:r w:rsidRPr="00500AFB">
              <w:rPr>
                <w:rFonts w:cs="Calibri"/>
                <w:color w:val="000000"/>
                <w:sz w:val="18"/>
                <w:szCs w:val="18"/>
              </w:rPr>
              <w:t>Montante atual da avaliação do processo/caução:</w:t>
            </w:r>
          </w:p>
          <w:p w14:paraId="28F9CA07" w14:textId="65CB5E2F" w:rsidR="00C1555D" w:rsidRPr="00500AFB" w:rsidRDefault="00C1555D" w:rsidP="00500AFB">
            <w:pPr>
              <w:pStyle w:val="ListParagraph"/>
              <w:numPr>
                <w:ilvl w:val="0"/>
                <w:numId w:val="18"/>
              </w:numPr>
              <w:rPr>
                <w:rFonts w:cs="Calibri"/>
                <w:color w:val="000000"/>
                <w:sz w:val="18"/>
                <w:szCs w:val="18"/>
              </w:rPr>
            </w:pPr>
            <w:r w:rsidRPr="00500AFB">
              <w:rPr>
                <w:rFonts w:cs="Calibri"/>
                <w:color w:val="000000"/>
                <w:sz w:val="18"/>
                <w:szCs w:val="18"/>
              </w:rPr>
              <w:t>Montante de avaliação atual do processo/caução rateado no momento em que ele foi associado à responsabilidade.</w:t>
            </w:r>
          </w:p>
        </w:tc>
        <w:tc>
          <w:tcPr>
            <w:tcW w:w="993" w:type="dxa"/>
            <w:tcBorders>
              <w:top w:val="nil"/>
              <w:left w:val="nil"/>
              <w:bottom w:val="single" w:sz="4" w:space="0" w:color="auto"/>
              <w:right w:val="single" w:sz="4" w:space="0" w:color="auto"/>
            </w:tcBorders>
            <w:shd w:val="clear" w:color="auto" w:fill="auto"/>
            <w:noWrap/>
            <w:hideMark/>
          </w:tcPr>
          <w:p w14:paraId="11C83534"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23ACCB91" w14:textId="77777777" w:rsidR="00C1555D" w:rsidRDefault="00C1555D" w:rsidP="00C1555D">
            <w:pPr>
              <w:rPr>
                <w:rFonts w:cs="Calibri"/>
                <w:color w:val="000000"/>
                <w:sz w:val="18"/>
                <w:szCs w:val="18"/>
              </w:rPr>
            </w:pPr>
            <w:r>
              <w:rPr>
                <w:rFonts w:cs="Calibri"/>
                <w:color w:val="000000"/>
                <w:sz w:val="18"/>
                <w:szCs w:val="18"/>
              </w:rPr>
              <w:t>MUG</w:t>
            </w:r>
          </w:p>
          <w:p w14:paraId="74D9C8F7" w14:textId="370A4A4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772E3B" w14:textId="1F820349"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409D4AA1" w14:textId="398A3745" w:rsidR="00C1555D" w:rsidRPr="00335137" w:rsidRDefault="00C1555D" w:rsidP="00C1555D">
            <w:pPr>
              <w:rPr>
                <w:rFonts w:cs="Calibri"/>
                <w:color w:val="000000"/>
                <w:sz w:val="18"/>
                <w:szCs w:val="18"/>
              </w:rPr>
            </w:pPr>
            <w:r w:rsidRPr="00D607B3">
              <w:rPr>
                <w:rFonts w:cs="Calibri"/>
                <w:color w:val="000000"/>
                <w:sz w:val="18"/>
                <w:szCs w:val="18"/>
              </w:rPr>
              <w:t>MAVALIAA</w:t>
            </w:r>
          </w:p>
        </w:tc>
        <w:tc>
          <w:tcPr>
            <w:tcW w:w="2127" w:type="dxa"/>
            <w:tcBorders>
              <w:top w:val="nil"/>
              <w:left w:val="single" w:sz="4" w:space="0" w:color="auto"/>
              <w:bottom w:val="single" w:sz="4" w:space="0" w:color="auto"/>
              <w:right w:val="single" w:sz="4" w:space="0" w:color="auto"/>
            </w:tcBorders>
          </w:tcPr>
          <w:p w14:paraId="2F8087A9" w14:textId="77777777" w:rsidR="00C1555D" w:rsidRPr="00D607B3" w:rsidRDefault="00C1555D" w:rsidP="00C1555D">
            <w:pPr>
              <w:rPr>
                <w:rFonts w:cs="Calibri"/>
                <w:color w:val="000000"/>
                <w:sz w:val="18"/>
                <w:szCs w:val="18"/>
              </w:rPr>
            </w:pPr>
          </w:p>
        </w:tc>
      </w:tr>
      <w:tr w:rsidR="00C1555D" w:rsidRPr="00335137" w14:paraId="415B9246" w14:textId="28C53DBB" w:rsidTr="00476F0E">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4E39D7CF" w14:textId="77777777" w:rsidR="00C1555D" w:rsidRPr="00500AFB" w:rsidRDefault="00C1555D" w:rsidP="00C1555D">
            <w:pPr>
              <w:rPr>
                <w:rFonts w:cs="Calibri"/>
                <w:color w:val="000000"/>
                <w:sz w:val="18"/>
                <w:szCs w:val="18"/>
              </w:rPr>
            </w:pPr>
            <w:r w:rsidRPr="00500AFB">
              <w:rPr>
                <w:rFonts w:cs="Calibri"/>
                <w:color w:val="000000"/>
                <w:sz w:val="18"/>
                <w:szCs w:val="18"/>
              </w:rPr>
              <w:t>ctipcfletbg</w:t>
            </w:r>
          </w:p>
        </w:tc>
        <w:tc>
          <w:tcPr>
            <w:tcW w:w="5495" w:type="dxa"/>
            <w:tcBorders>
              <w:top w:val="nil"/>
              <w:left w:val="nil"/>
              <w:bottom w:val="single" w:sz="4" w:space="0" w:color="auto"/>
              <w:right w:val="single" w:sz="4" w:space="0" w:color="auto"/>
            </w:tcBorders>
            <w:shd w:val="clear" w:color="auto" w:fill="auto"/>
            <w:noWrap/>
            <w:hideMark/>
          </w:tcPr>
          <w:p w14:paraId="1C19019C" w14:textId="77777777" w:rsidR="00C1555D" w:rsidRPr="00500AFB" w:rsidRDefault="00C1555D" w:rsidP="00C1555D">
            <w:pPr>
              <w:jc w:val="both"/>
              <w:rPr>
                <w:rFonts w:cs="Calibri"/>
                <w:color w:val="000000"/>
                <w:sz w:val="18"/>
                <w:szCs w:val="18"/>
              </w:rPr>
            </w:pPr>
            <w:r w:rsidRPr="00500AFB">
              <w:rPr>
                <w:rFonts w:cs="Calibri"/>
                <w:color w:val="000000"/>
                <w:sz w:val="18"/>
                <w:szCs w:val="18"/>
              </w:rPr>
              <w:t xml:space="preserve">Código ID </w:t>
            </w:r>
            <w:r w:rsidRPr="00500AFB">
              <w:rPr>
                <w:rFonts w:cs="Calibri"/>
                <w:i/>
                <w:color w:val="000000"/>
                <w:sz w:val="18"/>
                <w:szCs w:val="18"/>
              </w:rPr>
              <w:t>confort letter</w:t>
            </w:r>
            <w:r w:rsidRPr="00500AFB">
              <w:rPr>
                <w:rFonts w:cs="Calibri"/>
                <w:color w:val="000000"/>
                <w:sz w:val="18"/>
                <w:szCs w:val="18"/>
              </w:rPr>
              <w:t>:</w:t>
            </w:r>
          </w:p>
          <w:p w14:paraId="065F763F"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Grau de confiança de uma carta de conforto, sendo preenchido com ‘00001’, ‘00002’, ‘00003’, ‘00004’, ‘99999’, de acordo com os códigos corporativos.</w:t>
            </w:r>
          </w:p>
        </w:tc>
        <w:tc>
          <w:tcPr>
            <w:tcW w:w="993" w:type="dxa"/>
            <w:tcBorders>
              <w:top w:val="nil"/>
              <w:left w:val="nil"/>
              <w:bottom w:val="single" w:sz="4" w:space="0" w:color="auto"/>
              <w:right w:val="single" w:sz="4" w:space="0" w:color="auto"/>
            </w:tcBorders>
            <w:shd w:val="clear" w:color="auto" w:fill="auto"/>
            <w:noWrap/>
            <w:hideMark/>
          </w:tcPr>
          <w:p w14:paraId="174807A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7049F24" w14:textId="77777777" w:rsidR="00C1555D" w:rsidRDefault="00C1555D" w:rsidP="00C1555D">
            <w:pPr>
              <w:rPr>
                <w:rFonts w:cs="Calibri"/>
                <w:color w:val="000000"/>
                <w:sz w:val="18"/>
                <w:szCs w:val="18"/>
              </w:rPr>
            </w:pPr>
            <w:r>
              <w:rPr>
                <w:rFonts w:cs="Calibri"/>
                <w:color w:val="000000"/>
                <w:sz w:val="18"/>
                <w:szCs w:val="18"/>
              </w:rPr>
              <w:t>MUG</w:t>
            </w:r>
          </w:p>
          <w:p w14:paraId="0A718541" w14:textId="2759DE4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8C3938B" w14:textId="4B9895E9" w:rsidR="00C1555D" w:rsidRPr="00D607B3" w:rsidRDefault="00C1555D" w:rsidP="00C1555D">
            <w:pPr>
              <w:rPr>
                <w:rFonts w:cs="Calibri"/>
                <w:color w:val="000000"/>
                <w:sz w:val="18"/>
                <w:szCs w:val="18"/>
              </w:rPr>
            </w:pPr>
            <w:r w:rsidRPr="00C1555D">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08CEAD85" w14:textId="07440D6C" w:rsidR="00C1555D" w:rsidRPr="00335137" w:rsidRDefault="00C1555D" w:rsidP="00C1555D">
            <w:pPr>
              <w:rPr>
                <w:rFonts w:cs="Calibri"/>
                <w:color w:val="000000"/>
                <w:sz w:val="18"/>
                <w:szCs w:val="18"/>
              </w:rPr>
            </w:pPr>
            <w:r w:rsidRPr="00D607B3">
              <w:rPr>
                <w:rFonts w:cs="Calibri"/>
                <w:color w:val="000000"/>
                <w:sz w:val="18"/>
                <w:szCs w:val="18"/>
              </w:rPr>
              <w:t>TAYD91C0_NELEMC02</w:t>
            </w:r>
          </w:p>
        </w:tc>
        <w:tc>
          <w:tcPr>
            <w:tcW w:w="2127" w:type="dxa"/>
            <w:tcBorders>
              <w:top w:val="nil"/>
              <w:left w:val="single" w:sz="4" w:space="0" w:color="auto"/>
              <w:bottom w:val="single" w:sz="4" w:space="0" w:color="auto"/>
              <w:right w:val="single" w:sz="4" w:space="0" w:color="auto"/>
            </w:tcBorders>
          </w:tcPr>
          <w:p w14:paraId="1021B450" w14:textId="77777777" w:rsidR="00C1555D" w:rsidRPr="00C1555D" w:rsidRDefault="00C1555D" w:rsidP="00C1555D">
            <w:pPr>
              <w:rPr>
                <w:rFonts w:cs="Calibri"/>
                <w:color w:val="000000"/>
                <w:sz w:val="18"/>
                <w:szCs w:val="18"/>
              </w:rPr>
            </w:pPr>
            <w:r w:rsidRPr="00C1555D">
              <w:rPr>
                <w:rFonts w:cs="Calibri"/>
                <w:color w:val="000000"/>
                <w:sz w:val="18"/>
                <w:szCs w:val="18"/>
              </w:rPr>
              <w:t>Obtido através do cruzamento:</w:t>
            </w:r>
          </w:p>
          <w:p w14:paraId="780F1655" w14:textId="77777777" w:rsidR="00C1555D" w:rsidRPr="00C1555D" w:rsidRDefault="00C1555D" w:rsidP="00C1555D">
            <w:pPr>
              <w:rPr>
                <w:rFonts w:cs="Calibri"/>
                <w:color w:val="000000"/>
                <w:sz w:val="18"/>
                <w:szCs w:val="18"/>
              </w:rPr>
            </w:pPr>
            <w:r w:rsidRPr="00C1555D">
              <w:rPr>
                <w:rFonts w:cs="Calibri"/>
                <w:color w:val="000000"/>
                <w:sz w:val="18"/>
                <w:szCs w:val="18"/>
              </w:rPr>
              <w:t>celemtab =</w:t>
            </w:r>
          </w:p>
          <w:p w14:paraId="2B6FB6FB" w14:textId="53E53291" w:rsidR="00C1555D" w:rsidRPr="00C1555D" w:rsidRDefault="00C1555D" w:rsidP="00C1555D">
            <w:pPr>
              <w:rPr>
                <w:rFonts w:cs="Calibri"/>
                <w:color w:val="000000"/>
                <w:sz w:val="18"/>
                <w:szCs w:val="18"/>
                <w:lang w:val="en-US"/>
              </w:rPr>
            </w:pPr>
            <w:r w:rsidRPr="00C1555D">
              <w:rPr>
                <w:rFonts w:cs="Calibri"/>
                <w:color w:val="000000"/>
                <w:sz w:val="18"/>
                <w:szCs w:val="18"/>
                <w:lang w:val="en-US"/>
              </w:rPr>
              <w:t>CONCAT</w:t>
            </w:r>
            <w:r w:rsidR="00500AFB">
              <w:rPr>
                <w:rFonts w:cs="Calibri"/>
                <w:color w:val="000000"/>
                <w:sz w:val="18"/>
                <w:szCs w:val="18"/>
                <w:lang w:val="en-US"/>
              </w:rPr>
              <w:t xml:space="preserve"> </w:t>
            </w:r>
            <w:r w:rsidRPr="00C1555D">
              <w:rPr>
                <w:rFonts w:cs="Calibri"/>
                <w:color w:val="000000"/>
                <w:sz w:val="18"/>
                <w:szCs w:val="18"/>
                <w:lang w:val="en-US"/>
              </w:rPr>
              <w:t>(</w:t>
            </w:r>
            <w:r w:rsidR="00500AFB">
              <w:rPr>
                <w:rFonts w:cs="Calibri"/>
                <w:color w:val="000000"/>
                <w:sz w:val="18"/>
                <w:szCs w:val="18"/>
                <w:lang w:val="en-US"/>
              </w:rPr>
              <w:t xml:space="preserve"> </w:t>
            </w:r>
            <w:r w:rsidRPr="00C1555D">
              <w:rPr>
                <w:rFonts w:cs="Calibri"/>
                <w:color w:val="000000"/>
                <w:sz w:val="18"/>
                <w:szCs w:val="18"/>
                <w:lang w:val="en-US"/>
              </w:rPr>
              <w:t xml:space="preserve">'BST030',  </w:t>
            </w:r>
          </w:p>
          <w:p w14:paraId="77CB7DDE"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w:t>
            </w:r>
          </w:p>
          <w:p w14:paraId="54A8A0D0"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TRIM(gt007.ctipcflet) = '' THEN '00' </w:t>
            </w:r>
          </w:p>
          <w:p w14:paraId="642E2C71"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gt002.ckprodut = '083' AND </w:t>
            </w:r>
            <w:r w:rsidRPr="00C1555D">
              <w:rPr>
                <w:rFonts w:cs="Calibri"/>
                <w:color w:val="000000"/>
                <w:sz w:val="18"/>
                <w:szCs w:val="18"/>
                <w:lang w:val="en-US"/>
              </w:rPr>
              <w:lastRenderedPageBreak/>
              <w:t xml:space="preserve">gt002.cksubpro IN ('021', '009', '008', '004') THEN gt007.ctipcflet </w:t>
            </w:r>
          </w:p>
          <w:p w14:paraId="5A6BE5EF"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'99'</w:t>
            </w:r>
          </w:p>
          <w:p w14:paraId="31DE0541" w14:textId="5BA9B1E4" w:rsidR="00C1555D" w:rsidRPr="00D607B3" w:rsidRDefault="00500AFB" w:rsidP="00C1555D">
            <w:pPr>
              <w:rPr>
                <w:rFonts w:cs="Calibri"/>
                <w:color w:val="000000"/>
                <w:sz w:val="18"/>
                <w:szCs w:val="18"/>
              </w:rPr>
            </w:pPr>
            <w:r>
              <w:rPr>
                <w:rFonts w:cs="Calibri"/>
                <w:color w:val="000000"/>
                <w:sz w:val="18"/>
                <w:szCs w:val="18"/>
              </w:rPr>
              <w:t xml:space="preserve">    END</w:t>
            </w:r>
            <w:r w:rsidR="00C1555D" w:rsidRPr="00C1555D">
              <w:rPr>
                <w:rFonts w:cs="Calibri"/>
                <w:color w:val="000000"/>
                <w:sz w:val="18"/>
                <w:szCs w:val="18"/>
              </w:rPr>
              <w:t>)</w:t>
            </w:r>
          </w:p>
        </w:tc>
      </w:tr>
      <w:tr w:rsidR="00C1555D" w:rsidRPr="00335137" w14:paraId="63B857C7" w14:textId="2E8D5DF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1076F21"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dultmod</w:t>
            </w:r>
          </w:p>
        </w:tc>
        <w:tc>
          <w:tcPr>
            <w:tcW w:w="5495" w:type="dxa"/>
            <w:tcBorders>
              <w:top w:val="nil"/>
              <w:left w:val="nil"/>
              <w:bottom w:val="single" w:sz="4" w:space="0" w:color="auto"/>
              <w:right w:val="single" w:sz="4" w:space="0" w:color="auto"/>
            </w:tcBorders>
            <w:shd w:val="clear" w:color="auto" w:fill="auto"/>
            <w:noWrap/>
            <w:hideMark/>
          </w:tcPr>
          <w:p w14:paraId="453F2DD0" w14:textId="77777777" w:rsidR="00C1555D" w:rsidRPr="00500AFB" w:rsidRDefault="00C1555D" w:rsidP="00C1555D">
            <w:pPr>
              <w:rPr>
                <w:rFonts w:cs="Calibri"/>
                <w:color w:val="000000"/>
                <w:sz w:val="18"/>
                <w:szCs w:val="18"/>
              </w:rPr>
            </w:pPr>
            <w:r w:rsidRPr="00500AFB">
              <w:rPr>
                <w:rFonts w:cs="Calibri"/>
                <w:color w:val="000000"/>
                <w:sz w:val="18"/>
                <w:szCs w:val="18"/>
              </w:rPr>
              <w:t>Data modificação:</w:t>
            </w:r>
          </w:p>
          <w:p w14:paraId="23CD62E6"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Este campo diz respeito à última data de modificação dos dados.</w:t>
            </w:r>
          </w:p>
          <w:p w14:paraId="1957DF55" w14:textId="77777777" w:rsidR="00C1555D" w:rsidRPr="00500AFB" w:rsidRDefault="00C1555D" w:rsidP="00C1555D">
            <w:pPr>
              <w:pStyle w:val="ListParagraph"/>
              <w:numPr>
                <w:ilvl w:val="0"/>
                <w:numId w:val="19"/>
              </w:numPr>
              <w:rPr>
                <w:rFonts w:cs="Calibri"/>
                <w:color w:val="000000"/>
                <w:sz w:val="18"/>
                <w:szCs w:val="18"/>
              </w:rPr>
            </w:pPr>
            <w:r w:rsidRPr="00500AFB">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3" w:type="dxa"/>
            <w:tcBorders>
              <w:top w:val="nil"/>
              <w:left w:val="nil"/>
              <w:bottom w:val="single" w:sz="4" w:space="0" w:color="auto"/>
              <w:right w:val="single" w:sz="4" w:space="0" w:color="auto"/>
            </w:tcBorders>
            <w:shd w:val="clear" w:color="auto" w:fill="auto"/>
            <w:noWrap/>
            <w:hideMark/>
          </w:tcPr>
          <w:p w14:paraId="5B1F882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9D058ED" w14:textId="77777777" w:rsidR="00C1555D" w:rsidRDefault="00C1555D" w:rsidP="00C1555D">
            <w:pPr>
              <w:rPr>
                <w:rFonts w:cs="Calibri"/>
                <w:color w:val="000000"/>
                <w:sz w:val="18"/>
                <w:szCs w:val="18"/>
              </w:rPr>
            </w:pPr>
            <w:r>
              <w:rPr>
                <w:rFonts w:cs="Calibri"/>
                <w:color w:val="000000"/>
                <w:sz w:val="18"/>
                <w:szCs w:val="18"/>
              </w:rPr>
              <w:t>MUG</w:t>
            </w:r>
          </w:p>
          <w:p w14:paraId="73DFDCD9" w14:textId="78F07C1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AF0F510" w14:textId="484D374C"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6CD034BC" w14:textId="5B29500D" w:rsidR="00C1555D" w:rsidRPr="00335137" w:rsidRDefault="00C1555D" w:rsidP="00C1555D">
            <w:pPr>
              <w:rPr>
                <w:rFonts w:cs="Calibri"/>
                <w:color w:val="000000"/>
                <w:sz w:val="18"/>
                <w:szCs w:val="18"/>
              </w:rPr>
            </w:pPr>
            <w:r w:rsidRPr="00D607B3">
              <w:rPr>
                <w:rFonts w:cs="Calibri"/>
                <w:color w:val="000000"/>
                <w:sz w:val="18"/>
                <w:szCs w:val="18"/>
              </w:rPr>
              <w:t>REF_DATE</w:t>
            </w:r>
          </w:p>
        </w:tc>
        <w:tc>
          <w:tcPr>
            <w:tcW w:w="2127" w:type="dxa"/>
            <w:tcBorders>
              <w:top w:val="nil"/>
              <w:left w:val="single" w:sz="4" w:space="0" w:color="auto"/>
              <w:bottom w:val="single" w:sz="4" w:space="0" w:color="auto"/>
              <w:right w:val="single" w:sz="4" w:space="0" w:color="auto"/>
            </w:tcBorders>
          </w:tcPr>
          <w:p w14:paraId="00599802" w14:textId="587736CD" w:rsidR="00C1555D" w:rsidRPr="00D607B3" w:rsidRDefault="00C1555D" w:rsidP="00C1555D">
            <w:pPr>
              <w:rPr>
                <w:rFonts w:cs="Calibri"/>
                <w:color w:val="000000"/>
                <w:sz w:val="18"/>
                <w:szCs w:val="18"/>
              </w:rPr>
            </w:pPr>
          </w:p>
        </w:tc>
      </w:tr>
      <w:tr w:rsidR="00C1555D" w:rsidRPr="00335137" w14:paraId="74172629" w14:textId="46FB4EA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20C4BEE" w14:textId="77777777" w:rsidR="00C1555D" w:rsidRPr="00500AFB" w:rsidRDefault="00C1555D" w:rsidP="00C1555D">
            <w:pPr>
              <w:rPr>
                <w:rFonts w:cs="Calibri"/>
                <w:color w:val="000000"/>
                <w:sz w:val="18"/>
                <w:szCs w:val="18"/>
              </w:rPr>
            </w:pPr>
            <w:r w:rsidRPr="00500AFB">
              <w:rPr>
                <w:rFonts w:cs="Calibri"/>
                <w:color w:val="000000"/>
                <w:sz w:val="18"/>
                <w:szCs w:val="18"/>
              </w:rPr>
              <w:t>cempresa</w:t>
            </w:r>
          </w:p>
        </w:tc>
        <w:tc>
          <w:tcPr>
            <w:tcW w:w="5495" w:type="dxa"/>
            <w:tcBorders>
              <w:top w:val="nil"/>
              <w:left w:val="nil"/>
              <w:bottom w:val="single" w:sz="4" w:space="0" w:color="auto"/>
              <w:right w:val="single" w:sz="4" w:space="0" w:color="auto"/>
            </w:tcBorders>
            <w:shd w:val="clear" w:color="auto" w:fill="auto"/>
            <w:noWrap/>
            <w:hideMark/>
          </w:tcPr>
          <w:p w14:paraId="1CC9ACC0" w14:textId="77777777" w:rsidR="00C1555D" w:rsidRPr="00500AFB" w:rsidRDefault="00C1555D" w:rsidP="00C1555D">
            <w:pPr>
              <w:jc w:val="both"/>
              <w:rPr>
                <w:rFonts w:cs="Calibri"/>
                <w:color w:val="000000"/>
                <w:sz w:val="18"/>
                <w:szCs w:val="18"/>
              </w:rPr>
            </w:pPr>
            <w:r w:rsidRPr="00500AFB">
              <w:rPr>
                <w:rFonts w:cs="Calibri"/>
                <w:color w:val="000000"/>
                <w:sz w:val="18"/>
                <w:szCs w:val="18"/>
              </w:rPr>
              <w:t>Empresa da empresa da responsabilidade:</w:t>
            </w:r>
          </w:p>
          <w:p w14:paraId="7FF4F991"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Este campo integra a chave da responsabilidade, juntamente com os campos ‘ckbalcao’, ‘cknumcta’ e ‘zdeposit.</w:t>
            </w:r>
          </w:p>
          <w:p w14:paraId="74173C3D"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Indica a entidade jurídica/ empresa operativa onde o contrato está registado.</w:t>
            </w:r>
          </w:p>
          <w:p w14:paraId="3A6EE712"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Atualmente, e refletindo os dados nas origens, esta tabela integra apenas responsabilidades da empresa operativa BST ('31') e da empresa operativa IFIC, que inclui essencialmente Factoring (‘91’) e Leasing ('90').</w:t>
            </w:r>
          </w:p>
          <w:p w14:paraId="4BA38191" w14:textId="77777777" w:rsidR="00C1555D" w:rsidRPr="00500AFB" w:rsidRDefault="00C1555D" w:rsidP="00C1555D">
            <w:pPr>
              <w:pStyle w:val="ListParagraph"/>
              <w:numPr>
                <w:ilvl w:val="0"/>
                <w:numId w:val="1"/>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‘cempcta’ ou ao campo ‘cempresp’.</w:t>
            </w:r>
          </w:p>
        </w:tc>
        <w:tc>
          <w:tcPr>
            <w:tcW w:w="993" w:type="dxa"/>
            <w:tcBorders>
              <w:top w:val="nil"/>
              <w:left w:val="nil"/>
              <w:bottom w:val="single" w:sz="4" w:space="0" w:color="auto"/>
              <w:right w:val="single" w:sz="4" w:space="0" w:color="auto"/>
            </w:tcBorders>
            <w:shd w:val="clear" w:color="auto" w:fill="auto"/>
            <w:noWrap/>
            <w:hideMark/>
          </w:tcPr>
          <w:p w14:paraId="5AAE8452"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C55575" w14:textId="77777777" w:rsidR="00C1555D" w:rsidRDefault="00C1555D" w:rsidP="00C1555D">
            <w:pPr>
              <w:rPr>
                <w:rFonts w:cs="Calibri"/>
                <w:color w:val="000000"/>
                <w:sz w:val="18"/>
                <w:szCs w:val="18"/>
              </w:rPr>
            </w:pPr>
            <w:r>
              <w:rPr>
                <w:rFonts w:cs="Calibri"/>
                <w:color w:val="000000"/>
                <w:sz w:val="18"/>
                <w:szCs w:val="18"/>
              </w:rPr>
              <w:t>MUG</w:t>
            </w:r>
          </w:p>
          <w:p w14:paraId="29D81BA5" w14:textId="246C4D1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A2FF437" w14:textId="4A2270BB" w:rsidR="00C1555D" w:rsidRPr="00335137"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5778D2A5" w14:textId="5421A7D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204B3A5" w14:textId="5167CA1B" w:rsidR="00C1555D" w:rsidRPr="00335137" w:rsidRDefault="00C1555D" w:rsidP="00C1555D">
            <w:pPr>
              <w:rPr>
                <w:rFonts w:cs="Calibri"/>
                <w:color w:val="000000"/>
                <w:sz w:val="18"/>
                <w:szCs w:val="18"/>
              </w:rPr>
            </w:pPr>
          </w:p>
        </w:tc>
      </w:tr>
      <w:tr w:rsidR="00C1555D" w:rsidRPr="00335137" w14:paraId="7B80D7B1" w14:textId="5F04E70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71FF412" w14:textId="77777777" w:rsidR="00C1555D" w:rsidRPr="00500AFB" w:rsidRDefault="00C1555D" w:rsidP="00C1555D">
            <w:pPr>
              <w:rPr>
                <w:rFonts w:cs="Calibri"/>
                <w:color w:val="000000"/>
                <w:sz w:val="18"/>
                <w:szCs w:val="18"/>
              </w:rPr>
            </w:pPr>
            <w:r w:rsidRPr="00500AFB">
              <w:rPr>
                <w:rFonts w:cs="Calibri"/>
                <w:color w:val="000000"/>
                <w:sz w:val="18"/>
                <w:szCs w:val="18"/>
              </w:rPr>
              <w:t>ckbalcao</w:t>
            </w:r>
          </w:p>
        </w:tc>
        <w:tc>
          <w:tcPr>
            <w:tcW w:w="5495" w:type="dxa"/>
            <w:tcBorders>
              <w:top w:val="nil"/>
              <w:left w:val="nil"/>
              <w:bottom w:val="single" w:sz="4" w:space="0" w:color="auto"/>
              <w:right w:val="single" w:sz="4" w:space="0" w:color="auto"/>
            </w:tcBorders>
            <w:shd w:val="clear" w:color="auto" w:fill="auto"/>
            <w:noWrap/>
            <w:hideMark/>
          </w:tcPr>
          <w:p w14:paraId="5FE33612"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responsabilidade:</w:t>
            </w:r>
          </w:p>
          <w:p w14:paraId="2A9E4115"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Este campo, juntamente com o ‘cempresa’, ‘cknumcta’ e ‘zdeposit, correspondem à chave única de cada responsabilidade de crédito no banco.</w:t>
            </w:r>
          </w:p>
          <w:p w14:paraId="143395BA"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A chave é normalizada de acordo com as chaves contratuais da aplicação ICs da Contabilidade, com o ‘ckbalcao’ a corresponder nesse modelo ao campo ‘cbalcao’.</w:t>
            </w:r>
          </w:p>
          <w:p w14:paraId="1A03C4E8" w14:textId="77777777" w:rsidR="00C1555D" w:rsidRPr="00500AFB" w:rsidRDefault="00C1555D" w:rsidP="00C1555D">
            <w:pPr>
              <w:pStyle w:val="ListParagraph"/>
              <w:numPr>
                <w:ilvl w:val="0"/>
                <w:numId w:val="2"/>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‘cbalcao’ ou ao campo ‘ckbalres’.</w:t>
            </w:r>
          </w:p>
        </w:tc>
        <w:tc>
          <w:tcPr>
            <w:tcW w:w="993" w:type="dxa"/>
            <w:tcBorders>
              <w:top w:val="nil"/>
              <w:left w:val="nil"/>
              <w:bottom w:val="single" w:sz="4" w:space="0" w:color="auto"/>
              <w:right w:val="single" w:sz="4" w:space="0" w:color="auto"/>
            </w:tcBorders>
            <w:shd w:val="clear" w:color="auto" w:fill="auto"/>
            <w:noWrap/>
            <w:hideMark/>
          </w:tcPr>
          <w:p w14:paraId="1DA5C4E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2E3ED3B" w14:textId="77777777" w:rsidR="00C1555D" w:rsidRDefault="00C1555D" w:rsidP="00C1555D">
            <w:pPr>
              <w:rPr>
                <w:rFonts w:cs="Calibri"/>
                <w:color w:val="000000"/>
                <w:sz w:val="18"/>
                <w:szCs w:val="18"/>
              </w:rPr>
            </w:pPr>
            <w:r>
              <w:rPr>
                <w:rFonts w:cs="Calibri"/>
                <w:color w:val="000000"/>
                <w:sz w:val="18"/>
                <w:szCs w:val="18"/>
              </w:rPr>
              <w:t>MUG</w:t>
            </w:r>
          </w:p>
          <w:p w14:paraId="1F0945D2" w14:textId="6D10C8C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83620BB" w14:textId="0A60A595"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6C00C45B" w14:textId="4C98AD1D" w:rsidR="00C1555D" w:rsidRPr="00335137" w:rsidRDefault="00C1555D" w:rsidP="00C1555D">
            <w:pPr>
              <w:rPr>
                <w:rFonts w:cs="Calibri"/>
                <w:color w:val="000000"/>
                <w:sz w:val="18"/>
                <w:szCs w:val="18"/>
              </w:rPr>
            </w:pPr>
            <w:r w:rsidRPr="00D607B3">
              <w:rPr>
                <w:rFonts w:cs="Calibri"/>
                <w:color w:val="000000"/>
                <w:sz w:val="18"/>
                <w:szCs w:val="18"/>
              </w:rPr>
              <w:t>CKBALRES</w:t>
            </w:r>
          </w:p>
        </w:tc>
        <w:tc>
          <w:tcPr>
            <w:tcW w:w="2127" w:type="dxa"/>
            <w:tcBorders>
              <w:top w:val="nil"/>
              <w:left w:val="single" w:sz="4" w:space="0" w:color="auto"/>
              <w:bottom w:val="single" w:sz="4" w:space="0" w:color="auto"/>
              <w:right w:val="single" w:sz="4" w:space="0" w:color="auto"/>
            </w:tcBorders>
          </w:tcPr>
          <w:p w14:paraId="5A1FD6DA" w14:textId="77777777" w:rsidR="00C1555D" w:rsidRPr="00D607B3" w:rsidRDefault="00C1555D" w:rsidP="00C1555D">
            <w:pPr>
              <w:rPr>
                <w:rFonts w:cs="Calibri"/>
                <w:color w:val="000000"/>
                <w:sz w:val="18"/>
                <w:szCs w:val="18"/>
              </w:rPr>
            </w:pPr>
          </w:p>
        </w:tc>
      </w:tr>
      <w:tr w:rsidR="00C1555D" w:rsidRPr="00335137" w14:paraId="52F31826" w14:textId="10E9C152"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DF9D76" w14:textId="77777777" w:rsidR="00C1555D" w:rsidRPr="00500AFB" w:rsidRDefault="00C1555D" w:rsidP="00C1555D">
            <w:pPr>
              <w:rPr>
                <w:rFonts w:cs="Calibri"/>
                <w:color w:val="000000"/>
                <w:sz w:val="18"/>
                <w:szCs w:val="18"/>
              </w:rPr>
            </w:pPr>
            <w:r w:rsidRPr="00500AFB">
              <w:rPr>
                <w:rFonts w:cs="Calibri"/>
                <w:color w:val="000000"/>
                <w:sz w:val="18"/>
                <w:szCs w:val="18"/>
              </w:rPr>
              <w:t>cknumcta</w:t>
            </w:r>
          </w:p>
        </w:tc>
        <w:tc>
          <w:tcPr>
            <w:tcW w:w="5495" w:type="dxa"/>
            <w:tcBorders>
              <w:top w:val="nil"/>
              <w:left w:val="nil"/>
              <w:bottom w:val="single" w:sz="4" w:space="0" w:color="auto"/>
              <w:right w:val="single" w:sz="4" w:space="0" w:color="auto"/>
            </w:tcBorders>
            <w:shd w:val="clear" w:color="auto" w:fill="auto"/>
            <w:noWrap/>
            <w:hideMark/>
          </w:tcPr>
          <w:p w14:paraId="55A86A98"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da responsabilidade:</w:t>
            </w:r>
          </w:p>
          <w:p w14:paraId="390E21EF"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lastRenderedPageBreak/>
              <w:t>Este campo, juntamente com o ‘cempresa’, ‘ckbalcao’ e ‘zdeposit’, correspondem à chave única de cada responsabilidade de crédito no banco.</w:t>
            </w:r>
          </w:p>
          <w:p w14:paraId="6E38AA0F"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t xml:space="preserve">A chave é normalizada de acordo com as chaves contratuais da aplicação ICs da Contabilidade, com o ‘cknumcta’ a corresponder nesse modelo ao campo ‘cnumecta’.  </w:t>
            </w:r>
          </w:p>
          <w:p w14:paraId="0EE0F24B" w14:textId="77777777" w:rsidR="00C1555D" w:rsidRPr="00500AFB" w:rsidRDefault="00C1555D" w:rsidP="00C1555D">
            <w:pPr>
              <w:pStyle w:val="ListParagraph"/>
              <w:numPr>
                <w:ilvl w:val="0"/>
                <w:numId w:val="4"/>
              </w:numPr>
              <w:jc w:val="both"/>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‘cnumecta’ ou ao campo ‘ckctares’.</w:t>
            </w:r>
          </w:p>
        </w:tc>
        <w:tc>
          <w:tcPr>
            <w:tcW w:w="993" w:type="dxa"/>
            <w:tcBorders>
              <w:top w:val="nil"/>
              <w:left w:val="nil"/>
              <w:bottom w:val="single" w:sz="4" w:space="0" w:color="auto"/>
              <w:right w:val="single" w:sz="4" w:space="0" w:color="auto"/>
            </w:tcBorders>
            <w:shd w:val="clear" w:color="auto" w:fill="auto"/>
            <w:noWrap/>
            <w:hideMark/>
          </w:tcPr>
          <w:p w14:paraId="66BBF000"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6BB173A1" w14:textId="77777777" w:rsidR="00C1555D" w:rsidRDefault="00C1555D" w:rsidP="00C1555D">
            <w:pPr>
              <w:rPr>
                <w:rFonts w:cs="Calibri"/>
                <w:color w:val="000000"/>
                <w:sz w:val="18"/>
                <w:szCs w:val="18"/>
              </w:rPr>
            </w:pPr>
            <w:r>
              <w:rPr>
                <w:rFonts w:cs="Calibri"/>
                <w:color w:val="000000"/>
                <w:sz w:val="18"/>
                <w:szCs w:val="18"/>
              </w:rPr>
              <w:t>MUG</w:t>
            </w:r>
          </w:p>
          <w:p w14:paraId="088A1D59" w14:textId="11ADDD3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01CBBFB" w14:textId="3D715B80" w:rsidR="00C1555D" w:rsidRPr="00D607B3" w:rsidRDefault="00C1555D" w:rsidP="00C1555D">
            <w:pPr>
              <w:rPr>
                <w:rFonts w:cs="Calibr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28B8652" w14:textId="1433BE6B" w:rsidR="00C1555D" w:rsidRPr="00335137" w:rsidRDefault="00C1555D" w:rsidP="00C1555D">
            <w:pPr>
              <w:rPr>
                <w:rFonts w:cs="Calibri"/>
                <w:color w:val="000000"/>
                <w:sz w:val="18"/>
                <w:szCs w:val="18"/>
              </w:rPr>
            </w:pPr>
            <w:r w:rsidRPr="00D607B3">
              <w:rPr>
                <w:rFonts w:cs="Calibri"/>
                <w:color w:val="000000"/>
                <w:sz w:val="18"/>
                <w:szCs w:val="18"/>
              </w:rPr>
              <w:t>CKCTARES</w:t>
            </w:r>
          </w:p>
        </w:tc>
        <w:tc>
          <w:tcPr>
            <w:tcW w:w="2127" w:type="dxa"/>
            <w:tcBorders>
              <w:top w:val="nil"/>
              <w:left w:val="single" w:sz="4" w:space="0" w:color="auto"/>
              <w:bottom w:val="single" w:sz="4" w:space="0" w:color="auto"/>
              <w:right w:val="single" w:sz="4" w:space="0" w:color="auto"/>
            </w:tcBorders>
          </w:tcPr>
          <w:p w14:paraId="72AA17A4" w14:textId="77777777" w:rsidR="00C1555D" w:rsidRPr="00D607B3" w:rsidRDefault="00C1555D" w:rsidP="00C1555D">
            <w:pPr>
              <w:rPr>
                <w:rFonts w:cs="Calibri"/>
                <w:color w:val="000000"/>
                <w:sz w:val="18"/>
                <w:szCs w:val="18"/>
              </w:rPr>
            </w:pPr>
          </w:p>
        </w:tc>
      </w:tr>
      <w:tr w:rsidR="00C1555D" w:rsidRPr="00335137" w14:paraId="5FA82D49" w14:textId="5AA4C7B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F25613" w14:textId="77777777" w:rsidR="00C1555D" w:rsidRPr="00500AFB" w:rsidRDefault="00C1555D" w:rsidP="00C1555D">
            <w:pPr>
              <w:rPr>
                <w:rFonts w:cs="Calibri"/>
                <w:color w:val="000000"/>
                <w:sz w:val="18"/>
                <w:szCs w:val="18"/>
              </w:rPr>
            </w:pPr>
            <w:r w:rsidRPr="00500AFB">
              <w:rPr>
                <w:rFonts w:cs="Calibri"/>
                <w:color w:val="000000"/>
                <w:sz w:val="18"/>
                <w:szCs w:val="18"/>
              </w:rPr>
              <w:t>zdeposit</w:t>
            </w:r>
          </w:p>
        </w:tc>
        <w:tc>
          <w:tcPr>
            <w:tcW w:w="5495" w:type="dxa"/>
            <w:tcBorders>
              <w:top w:val="nil"/>
              <w:left w:val="nil"/>
              <w:bottom w:val="single" w:sz="4" w:space="0" w:color="auto"/>
              <w:right w:val="single" w:sz="4" w:space="0" w:color="auto"/>
            </w:tcBorders>
            <w:shd w:val="clear" w:color="auto" w:fill="auto"/>
            <w:noWrap/>
            <w:hideMark/>
          </w:tcPr>
          <w:p w14:paraId="35DD02CD" w14:textId="77777777" w:rsidR="00C1555D" w:rsidRPr="00500AFB" w:rsidRDefault="00C1555D" w:rsidP="00C1555D">
            <w:pPr>
              <w:rPr>
                <w:rFonts w:cs="Calibri"/>
                <w:color w:val="000000"/>
                <w:sz w:val="18"/>
                <w:szCs w:val="18"/>
              </w:rPr>
            </w:pPr>
            <w:r w:rsidRPr="00500AFB">
              <w:rPr>
                <w:rFonts w:cs="Calibri"/>
                <w:color w:val="000000"/>
                <w:sz w:val="18"/>
                <w:szCs w:val="18"/>
              </w:rPr>
              <w:t>Número de contrato da responsabilidade:</w:t>
            </w:r>
          </w:p>
          <w:p w14:paraId="7AC13B86" w14:textId="77777777" w:rsidR="00C1555D" w:rsidRPr="00500AFB" w:rsidRDefault="00C1555D" w:rsidP="00C1555D">
            <w:pPr>
              <w:pStyle w:val="ListParagraph"/>
              <w:numPr>
                <w:ilvl w:val="0"/>
                <w:numId w:val="3"/>
              </w:numPr>
              <w:jc w:val="both"/>
              <w:rPr>
                <w:rFonts w:cs="Calibri"/>
                <w:color w:val="000000"/>
                <w:sz w:val="18"/>
                <w:szCs w:val="18"/>
              </w:rPr>
            </w:pPr>
            <w:r w:rsidRPr="00500AFB">
              <w:rPr>
                <w:rFonts w:cs="Calibri"/>
                <w:color w:val="000000"/>
                <w:sz w:val="18"/>
                <w:szCs w:val="18"/>
              </w:rPr>
              <w:t>Estes campos, juntamente com o ‘cempresa’, ‘ckbalcao’ e ‘cknumcta’, correspondem à chave única de cada responsabilidade de crédito no banco.</w:t>
            </w:r>
          </w:p>
          <w:p w14:paraId="621587B4" w14:textId="77777777" w:rsidR="00C1555D" w:rsidRPr="00500AFB" w:rsidRDefault="00C1555D" w:rsidP="00C1555D">
            <w:pPr>
              <w:pStyle w:val="ListParagraph"/>
              <w:numPr>
                <w:ilvl w:val="0"/>
                <w:numId w:val="3"/>
              </w:numPr>
              <w:jc w:val="both"/>
              <w:rPr>
                <w:rFonts w:cs="Calibri"/>
                <w:color w:val="000000"/>
                <w:sz w:val="18"/>
                <w:szCs w:val="18"/>
              </w:rPr>
            </w:pPr>
            <w:r w:rsidRPr="00500AFB">
              <w:rPr>
                <w:rFonts w:cs="Calibri"/>
                <w:color w:val="000000"/>
                <w:sz w:val="18"/>
                <w:szCs w:val="18"/>
              </w:rPr>
              <w:t>A chave é normalizada de acordo com as chaves contratuais da aplicação ICs da Contabilidade, com o ‘zdeposit’ a corresponder nesse modelo ao campo ‘zdeposit’.</w:t>
            </w:r>
          </w:p>
          <w:p w14:paraId="6F03E053"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Existem outros modelos de dados para além das ICs, em que este campo da responsabilidade corresponde ao campo ‘creferencia’ ou ao campo ‘ckrefresp’.</w:t>
            </w:r>
          </w:p>
        </w:tc>
        <w:tc>
          <w:tcPr>
            <w:tcW w:w="993" w:type="dxa"/>
            <w:tcBorders>
              <w:top w:val="nil"/>
              <w:left w:val="nil"/>
              <w:bottom w:val="single" w:sz="4" w:space="0" w:color="auto"/>
              <w:right w:val="single" w:sz="4" w:space="0" w:color="auto"/>
            </w:tcBorders>
            <w:shd w:val="clear" w:color="auto" w:fill="auto"/>
            <w:noWrap/>
            <w:hideMark/>
          </w:tcPr>
          <w:p w14:paraId="02C1CB7D"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E45B98D" w14:textId="77777777" w:rsidR="00C1555D" w:rsidRDefault="00C1555D" w:rsidP="00C1555D">
            <w:pPr>
              <w:rPr>
                <w:rFonts w:cs="Calibri"/>
                <w:color w:val="000000"/>
                <w:sz w:val="18"/>
                <w:szCs w:val="18"/>
              </w:rPr>
            </w:pPr>
            <w:r>
              <w:rPr>
                <w:rFonts w:cs="Calibri"/>
                <w:color w:val="000000"/>
                <w:sz w:val="18"/>
                <w:szCs w:val="18"/>
              </w:rPr>
              <w:t>MUG</w:t>
            </w:r>
          </w:p>
          <w:p w14:paraId="7581A5A9" w14:textId="23EC052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3945FF" w14:textId="4F67958A" w:rsidR="00C1555D" w:rsidRPr="00D607B3" w:rsidRDefault="00C1555D" w:rsidP="00C1555D">
            <w:pPr>
              <w:rPr>
                <w:rFonts w:cs="Calibri"/>
                <w:color w:val="000000"/>
                <w:sz w:val="18"/>
                <w:szCs w:val="18"/>
              </w:rPr>
            </w:pPr>
            <w:r w:rsidRPr="007D3B0E">
              <w:rPr>
                <w:rFonts w:cs="Calibri"/>
                <w:i/>
                <w:color w:val="000000"/>
                <w:sz w:val="18"/>
                <w:szCs w:val="18"/>
              </w:rPr>
              <w:t>gt018_rateio_aval</w:t>
            </w:r>
            <w:r>
              <w:rPr>
                <w:rFonts w:cs="Calibri"/>
                <w:i/>
                <w:color w:val="000000"/>
                <w:sz w:val="18"/>
                <w:szCs w:val="18"/>
              </w:rPr>
              <w:t xml:space="preserve">kt_chaves_gt </w:t>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1A1BDB51" w14:textId="3196EE1B" w:rsidR="00C1555D" w:rsidRPr="00D607B3" w:rsidRDefault="00C1555D" w:rsidP="00C1555D">
            <w:pPr>
              <w:rPr>
                <w:rFonts w:cs="Calibri"/>
                <w:color w:val="000000"/>
                <w:sz w:val="18"/>
                <w:szCs w:val="18"/>
              </w:rPr>
            </w:pPr>
            <w:r w:rsidRPr="00D607B3">
              <w:rPr>
                <w:rFonts w:cs="Calibri"/>
                <w:color w:val="000000"/>
                <w:sz w:val="18"/>
                <w:szCs w:val="18"/>
              </w:rPr>
              <w:t>CKREFRESP</w:t>
            </w:r>
          </w:p>
          <w:p w14:paraId="7A1E7F9B" w14:textId="39B967B3" w:rsidR="00C1555D" w:rsidRPr="00335137" w:rsidRDefault="00C1555D" w:rsidP="00C1555D">
            <w:pPr>
              <w:rPr>
                <w:rFonts w:cs="Calibri"/>
                <w:color w:val="000000"/>
                <w:sz w:val="18"/>
                <w:szCs w:val="18"/>
              </w:rPr>
            </w:pPr>
            <w:r w:rsidRPr="00D607B3">
              <w:rPr>
                <w:rFonts w:cs="Calibri"/>
                <w:color w:val="000000"/>
                <w:sz w:val="18"/>
                <w:szCs w:val="18"/>
              </w:rPr>
              <w:t>CKREFRESP_ORIG</w:t>
            </w:r>
          </w:p>
        </w:tc>
        <w:tc>
          <w:tcPr>
            <w:tcW w:w="2127" w:type="dxa"/>
            <w:tcBorders>
              <w:top w:val="nil"/>
              <w:left w:val="single" w:sz="4" w:space="0" w:color="auto"/>
              <w:bottom w:val="single" w:sz="4" w:space="0" w:color="auto"/>
              <w:right w:val="single" w:sz="4" w:space="0" w:color="auto"/>
            </w:tcBorders>
          </w:tcPr>
          <w:p w14:paraId="5E93C1FC"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gt018.origem ='FAC' THEN trad.ckrefresp_orig</w:t>
            </w:r>
          </w:p>
          <w:p w14:paraId="6585D7AE"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gt001.ckprdresp IN ('096', '097', '020') THEN '000000000000000'</w:t>
            </w:r>
          </w:p>
          <w:p w14:paraId="7E8E2B30" w14:textId="5AB02712" w:rsidR="00C1555D" w:rsidRPr="00D607B3" w:rsidRDefault="00C1555D" w:rsidP="00C1555D">
            <w:pPr>
              <w:rPr>
                <w:rFonts w:cs="Calibri"/>
                <w:color w:val="000000"/>
                <w:sz w:val="18"/>
                <w:szCs w:val="18"/>
              </w:rPr>
            </w:pPr>
            <w:r w:rsidRPr="00C1555D">
              <w:rPr>
                <w:rFonts w:cs="Calibri"/>
                <w:color w:val="000000"/>
                <w:sz w:val="18"/>
                <w:szCs w:val="18"/>
              </w:rPr>
              <w:t>ELSE gt018.ckrefresp</w:t>
            </w:r>
          </w:p>
        </w:tc>
      </w:tr>
      <w:tr w:rsidR="00C1555D" w:rsidRPr="00335137" w14:paraId="7DB8F833" w14:textId="3FC7FDB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DE302C" w14:textId="77777777" w:rsidR="00C1555D" w:rsidRPr="00500AFB" w:rsidRDefault="00C1555D" w:rsidP="00C1555D">
            <w:pPr>
              <w:rPr>
                <w:rFonts w:cs="Calibri"/>
                <w:color w:val="000000"/>
                <w:sz w:val="18"/>
                <w:szCs w:val="18"/>
              </w:rPr>
            </w:pPr>
            <w:r w:rsidRPr="00500AFB">
              <w:rPr>
                <w:rFonts w:cs="Calibri"/>
                <w:color w:val="000000"/>
                <w:sz w:val="18"/>
                <w:szCs w:val="18"/>
              </w:rPr>
              <w:t>cbalcao</w:t>
            </w:r>
          </w:p>
        </w:tc>
        <w:tc>
          <w:tcPr>
            <w:tcW w:w="5495" w:type="dxa"/>
            <w:tcBorders>
              <w:top w:val="nil"/>
              <w:left w:val="nil"/>
              <w:bottom w:val="single" w:sz="4" w:space="0" w:color="auto"/>
              <w:right w:val="single" w:sz="4" w:space="0" w:color="auto"/>
            </w:tcBorders>
            <w:shd w:val="clear" w:color="auto" w:fill="auto"/>
            <w:noWrap/>
            <w:hideMark/>
          </w:tcPr>
          <w:p w14:paraId="53EAF2FB"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da empresa da conta:</w:t>
            </w:r>
          </w:p>
          <w:p w14:paraId="77786FB5"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 xml:space="preserve">Este campo, juntamente com o ‘cnumcta’ e ‘zcaucao’, constituem a chave única do segundo pilar do MUG e dos </w:t>
            </w:r>
            <w:proofErr w:type="gramStart"/>
            <w:r w:rsidRPr="00500AFB">
              <w:rPr>
                <w:rFonts w:cs="Calibri"/>
                <w:color w:val="000000"/>
                <w:sz w:val="18"/>
                <w:szCs w:val="18"/>
              </w:rPr>
              <w:t>seus interfaces</w:t>
            </w:r>
            <w:proofErr w:type="gramEnd"/>
            <w:r w:rsidRPr="00500AFB">
              <w:rPr>
                <w:rFonts w:cs="Calibri"/>
                <w:color w:val="000000"/>
                <w:sz w:val="18"/>
                <w:szCs w:val="18"/>
              </w:rPr>
              <w:t>, ou seja, os processos/cauções.</w:t>
            </w:r>
          </w:p>
          <w:p w14:paraId="62625B80" w14:textId="77777777" w:rsidR="00C1555D" w:rsidRPr="00500AFB" w:rsidRDefault="00C1555D" w:rsidP="00C1555D">
            <w:pPr>
              <w:pStyle w:val="ListParagraph"/>
              <w:numPr>
                <w:ilvl w:val="0"/>
                <w:numId w:val="5"/>
              </w:numPr>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725D3B4D"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7A9C2A9" w14:textId="77777777" w:rsidR="00C1555D" w:rsidRDefault="00C1555D" w:rsidP="00C1555D">
            <w:pPr>
              <w:rPr>
                <w:rFonts w:cs="Calibri"/>
                <w:color w:val="000000"/>
                <w:sz w:val="18"/>
                <w:szCs w:val="18"/>
              </w:rPr>
            </w:pPr>
            <w:r>
              <w:rPr>
                <w:rFonts w:cs="Calibri"/>
                <w:color w:val="000000"/>
                <w:sz w:val="18"/>
                <w:szCs w:val="18"/>
              </w:rPr>
              <w:t>MUG</w:t>
            </w:r>
          </w:p>
          <w:p w14:paraId="6BF98DF1" w14:textId="069DA07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34C99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C50EEF" w14:textId="5D912B3E"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65CAE97" w14:textId="77777777" w:rsidR="00C1555D" w:rsidRPr="00335137" w:rsidRDefault="00C1555D" w:rsidP="00C1555D">
            <w:pPr>
              <w:rPr>
                <w:rFonts w:cs="Calibri"/>
                <w:color w:val="000000"/>
                <w:sz w:val="18"/>
                <w:szCs w:val="18"/>
              </w:rPr>
            </w:pPr>
          </w:p>
        </w:tc>
      </w:tr>
      <w:tr w:rsidR="00C1555D" w:rsidRPr="00335137" w14:paraId="651B68AF" w14:textId="296AFB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16A6DA" w14:textId="77777777" w:rsidR="00C1555D" w:rsidRPr="00500AFB" w:rsidRDefault="00C1555D" w:rsidP="00C1555D">
            <w:pPr>
              <w:rPr>
                <w:rFonts w:cs="Calibri"/>
                <w:color w:val="000000"/>
                <w:sz w:val="18"/>
                <w:szCs w:val="18"/>
              </w:rPr>
            </w:pPr>
            <w:r w:rsidRPr="00500AFB">
              <w:rPr>
                <w:rFonts w:cs="Calibri"/>
                <w:color w:val="000000"/>
                <w:sz w:val="18"/>
                <w:szCs w:val="18"/>
              </w:rPr>
              <w:t>cnumcta</w:t>
            </w:r>
          </w:p>
        </w:tc>
        <w:tc>
          <w:tcPr>
            <w:tcW w:w="5495" w:type="dxa"/>
            <w:tcBorders>
              <w:top w:val="nil"/>
              <w:left w:val="nil"/>
              <w:bottom w:val="single" w:sz="4" w:space="0" w:color="auto"/>
              <w:right w:val="single" w:sz="4" w:space="0" w:color="auto"/>
            </w:tcBorders>
            <w:shd w:val="clear" w:color="auto" w:fill="auto"/>
            <w:noWrap/>
            <w:hideMark/>
          </w:tcPr>
          <w:p w14:paraId="4C0BC971"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conta ID da garantia:</w:t>
            </w:r>
          </w:p>
          <w:p w14:paraId="7B3BE27E"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 xml:space="preserve">Este campo, juntamente com o ‘cbalcao’ e ‘zcaucao’, constituem a chave única do segundo pilar do MUG e dos </w:t>
            </w:r>
            <w:proofErr w:type="gramStart"/>
            <w:r w:rsidRPr="00500AFB">
              <w:rPr>
                <w:rFonts w:cs="Calibri"/>
                <w:color w:val="000000"/>
                <w:sz w:val="18"/>
                <w:szCs w:val="18"/>
              </w:rPr>
              <w:t>seus interfaces</w:t>
            </w:r>
            <w:proofErr w:type="gramEnd"/>
            <w:r w:rsidRPr="00500AFB">
              <w:rPr>
                <w:rFonts w:cs="Calibri"/>
                <w:color w:val="000000"/>
                <w:sz w:val="18"/>
                <w:szCs w:val="18"/>
              </w:rPr>
              <w:t>, ou seja, os processos/cauções.</w:t>
            </w:r>
          </w:p>
          <w:p w14:paraId="436CF1EF"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458A48E6"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1B0B8A5" w14:textId="77777777" w:rsidR="00C1555D" w:rsidRDefault="00C1555D" w:rsidP="00C1555D">
            <w:pPr>
              <w:rPr>
                <w:rFonts w:cs="Calibri"/>
                <w:color w:val="000000"/>
                <w:sz w:val="18"/>
                <w:szCs w:val="18"/>
              </w:rPr>
            </w:pPr>
            <w:r>
              <w:rPr>
                <w:rFonts w:cs="Calibri"/>
                <w:color w:val="000000"/>
                <w:sz w:val="18"/>
                <w:szCs w:val="18"/>
              </w:rPr>
              <w:t>MUG</w:t>
            </w:r>
          </w:p>
          <w:p w14:paraId="03E88897" w14:textId="33A8711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3480C40"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59FA580" w14:textId="3C3AB5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84C9ADD" w14:textId="77777777" w:rsidR="00C1555D" w:rsidRPr="00335137" w:rsidRDefault="00C1555D" w:rsidP="00C1555D">
            <w:pPr>
              <w:rPr>
                <w:rFonts w:cs="Calibri"/>
                <w:color w:val="000000"/>
                <w:sz w:val="18"/>
                <w:szCs w:val="18"/>
              </w:rPr>
            </w:pPr>
          </w:p>
        </w:tc>
      </w:tr>
      <w:tr w:rsidR="00C1555D" w:rsidRPr="00335137" w14:paraId="22CFFA8F" w14:textId="679583B8" w:rsidTr="00476F0E">
        <w:trPr>
          <w:trHeight w:val="600"/>
        </w:trPr>
        <w:tc>
          <w:tcPr>
            <w:tcW w:w="1871" w:type="dxa"/>
            <w:tcBorders>
              <w:top w:val="nil"/>
              <w:left w:val="single" w:sz="4" w:space="0" w:color="auto"/>
              <w:bottom w:val="single" w:sz="4" w:space="0" w:color="auto"/>
              <w:right w:val="single" w:sz="4" w:space="0" w:color="auto"/>
            </w:tcBorders>
            <w:shd w:val="clear" w:color="000000" w:fill="F2F2F2"/>
            <w:hideMark/>
          </w:tcPr>
          <w:p w14:paraId="678BE633"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zcaucao</w:t>
            </w:r>
          </w:p>
        </w:tc>
        <w:tc>
          <w:tcPr>
            <w:tcW w:w="5495" w:type="dxa"/>
            <w:tcBorders>
              <w:top w:val="nil"/>
              <w:left w:val="nil"/>
              <w:bottom w:val="single" w:sz="4" w:space="0" w:color="auto"/>
              <w:right w:val="single" w:sz="4" w:space="0" w:color="auto"/>
            </w:tcBorders>
            <w:shd w:val="clear" w:color="auto" w:fill="auto"/>
            <w:noWrap/>
            <w:hideMark/>
          </w:tcPr>
          <w:p w14:paraId="7D0B308E"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ID da caução:</w:t>
            </w:r>
          </w:p>
          <w:p w14:paraId="3152A55B" w14:textId="77777777" w:rsidR="00C1555D" w:rsidRPr="00500AFB" w:rsidRDefault="00C1555D" w:rsidP="00C1555D">
            <w:pPr>
              <w:pStyle w:val="ListParagraph"/>
              <w:numPr>
                <w:ilvl w:val="0"/>
                <w:numId w:val="5"/>
              </w:numPr>
              <w:jc w:val="both"/>
              <w:rPr>
                <w:rFonts w:cs="Calibri"/>
                <w:color w:val="000000"/>
                <w:sz w:val="18"/>
                <w:szCs w:val="18"/>
              </w:rPr>
            </w:pPr>
            <w:r w:rsidRPr="00500AFB">
              <w:rPr>
                <w:rFonts w:cs="Calibri"/>
                <w:color w:val="000000"/>
                <w:sz w:val="18"/>
                <w:szCs w:val="18"/>
              </w:rPr>
              <w:t xml:space="preserve">Este campo, juntamente com o ‘cbalcao’ e ‘cnumcta’, constituem a chave única do segundo pilar do MUG e dos </w:t>
            </w:r>
            <w:proofErr w:type="gramStart"/>
            <w:r w:rsidRPr="00500AFB">
              <w:rPr>
                <w:rFonts w:cs="Calibri"/>
                <w:color w:val="000000"/>
                <w:sz w:val="18"/>
                <w:szCs w:val="18"/>
              </w:rPr>
              <w:t>seus interfaces</w:t>
            </w:r>
            <w:proofErr w:type="gramEnd"/>
            <w:r w:rsidRPr="00500AFB">
              <w:rPr>
                <w:rFonts w:cs="Calibri"/>
                <w:color w:val="000000"/>
                <w:sz w:val="18"/>
                <w:szCs w:val="18"/>
              </w:rPr>
              <w:t>, ou seja, os processos/cauções.</w:t>
            </w:r>
          </w:p>
          <w:p w14:paraId="4A9E71F2" w14:textId="77777777" w:rsidR="00C1555D" w:rsidRPr="00500AFB" w:rsidRDefault="00C1555D" w:rsidP="00C1555D">
            <w:pPr>
              <w:pStyle w:val="ListParagraph"/>
              <w:numPr>
                <w:ilvl w:val="0"/>
                <w:numId w:val="5"/>
              </w:numPr>
              <w:rPr>
                <w:rFonts w:cs="Calibri"/>
                <w:color w:val="000000"/>
                <w:sz w:val="18"/>
                <w:szCs w:val="18"/>
              </w:rPr>
            </w:pPr>
            <w:r w:rsidRPr="00500AFB">
              <w:rPr>
                <w:rFonts w:cs="Calibri"/>
                <w:color w:val="000000"/>
                <w:sz w:val="18"/>
                <w:szCs w:val="18"/>
              </w:rPr>
              <w:t>O conceito de processo/caução está apenas presente nas aplicações CS e GP, sendo, por uma questão de homogeneidade, criado pelo próprio MUG no caso das aplicações que não o têm logo por raiz, nomeadamente Leasing, Factoring, EP, Partenon e Efeitos.</w:t>
            </w:r>
          </w:p>
        </w:tc>
        <w:tc>
          <w:tcPr>
            <w:tcW w:w="993" w:type="dxa"/>
            <w:tcBorders>
              <w:top w:val="nil"/>
              <w:left w:val="nil"/>
              <w:bottom w:val="single" w:sz="4" w:space="0" w:color="auto"/>
              <w:right w:val="single" w:sz="4" w:space="0" w:color="auto"/>
            </w:tcBorders>
            <w:shd w:val="clear" w:color="auto" w:fill="auto"/>
            <w:noWrap/>
            <w:hideMark/>
          </w:tcPr>
          <w:p w14:paraId="3B861B3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9ADD8B" w14:textId="77777777" w:rsidR="00C1555D" w:rsidRDefault="00C1555D" w:rsidP="00C1555D">
            <w:pPr>
              <w:rPr>
                <w:rFonts w:cs="Calibri"/>
                <w:color w:val="000000"/>
                <w:sz w:val="18"/>
                <w:szCs w:val="18"/>
              </w:rPr>
            </w:pPr>
            <w:r>
              <w:rPr>
                <w:rFonts w:cs="Calibri"/>
                <w:color w:val="000000"/>
                <w:sz w:val="18"/>
                <w:szCs w:val="18"/>
              </w:rPr>
              <w:t>MUG</w:t>
            </w:r>
          </w:p>
          <w:p w14:paraId="7A75ACDA" w14:textId="193200DB"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D839B2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D558E43" w14:textId="1922F7A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DEB1CEE" w14:textId="77777777" w:rsidR="00C1555D" w:rsidRPr="00335137" w:rsidRDefault="00C1555D" w:rsidP="00C1555D">
            <w:pPr>
              <w:rPr>
                <w:rFonts w:cs="Calibri"/>
                <w:color w:val="000000"/>
                <w:sz w:val="18"/>
                <w:szCs w:val="18"/>
              </w:rPr>
            </w:pPr>
          </w:p>
        </w:tc>
      </w:tr>
      <w:tr w:rsidR="00C1555D" w:rsidRPr="00335137" w14:paraId="3AF66B28" w14:textId="2B5A7A4C"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FCBFC0B" w14:textId="77777777" w:rsidR="00C1555D" w:rsidRPr="00500AFB" w:rsidRDefault="00C1555D" w:rsidP="00C1555D">
            <w:pPr>
              <w:rPr>
                <w:rFonts w:cs="Calibri"/>
                <w:color w:val="000000"/>
                <w:sz w:val="18"/>
                <w:szCs w:val="18"/>
              </w:rPr>
            </w:pPr>
            <w:r w:rsidRPr="00500AFB">
              <w:rPr>
                <w:rFonts w:cs="Calibri"/>
                <w:color w:val="000000"/>
                <w:sz w:val="18"/>
                <w:szCs w:val="18"/>
              </w:rPr>
              <w:t>tipgargbl</w:t>
            </w:r>
          </w:p>
        </w:tc>
        <w:tc>
          <w:tcPr>
            <w:tcW w:w="5495" w:type="dxa"/>
            <w:tcBorders>
              <w:top w:val="nil"/>
              <w:left w:val="nil"/>
              <w:bottom w:val="single" w:sz="4" w:space="0" w:color="auto"/>
              <w:right w:val="single" w:sz="4" w:space="0" w:color="auto"/>
            </w:tcBorders>
            <w:shd w:val="clear" w:color="auto" w:fill="auto"/>
            <w:noWrap/>
            <w:hideMark/>
          </w:tcPr>
          <w:p w14:paraId="6F90FF65" w14:textId="77777777" w:rsidR="00C1555D" w:rsidRPr="00500AFB" w:rsidRDefault="00C1555D" w:rsidP="00C1555D">
            <w:pPr>
              <w:rPr>
                <w:rFonts w:cs="Calibri"/>
                <w:color w:val="000000"/>
                <w:sz w:val="18"/>
                <w:szCs w:val="18"/>
              </w:rPr>
            </w:pPr>
            <w:r w:rsidRPr="00500AFB">
              <w:rPr>
                <w:rFonts w:cs="Calibri"/>
                <w:color w:val="000000"/>
                <w:sz w:val="18"/>
                <w:szCs w:val="18"/>
              </w:rPr>
              <w:t>Tipo Garantia:</w:t>
            </w:r>
          </w:p>
          <w:p w14:paraId="28A2B7E2"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Identifica se a garantia associada é uma garantia pessoal ou uma garantia real (imobiliária ou financeira).</w:t>
            </w:r>
          </w:p>
          <w:p w14:paraId="05752C0D" w14:textId="77777777" w:rsidR="00C1555D" w:rsidRPr="00500AFB" w:rsidRDefault="00C1555D" w:rsidP="00C1555D">
            <w:pPr>
              <w:pStyle w:val="ListParagraph"/>
              <w:numPr>
                <w:ilvl w:val="0"/>
                <w:numId w:val="18"/>
              </w:numPr>
              <w:rPr>
                <w:rFonts w:cs="Calibri"/>
                <w:color w:val="000000"/>
                <w:sz w:val="18"/>
                <w:szCs w:val="18"/>
              </w:rPr>
            </w:pPr>
            <w:r w:rsidRPr="00500AFB">
              <w:rPr>
                <w:rFonts w:cs="Calibri"/>
                <w:color w:val="000000"/>
                <w:sz w:val="18"/>
                <w:szCs w:val="18"/>
              </w:rPr>
              <w:t>Está preenchido com ‘00001’ para garantias pessoais e ‘00002’ para garantias reais.</w:t>
            </w:r>
          </w:p>
        </w:tc>
        <w:tc>
          <w:tcPr>
            <w:tcW w:w="993" w:type="dxa"/>
            <w:tcBorders>
              <w:top w:val="nil"/>
              <w:left w:val="nil"/>
              <w:bottom w:val="single" w:sz="4" w:space="0" w:color="auto"/>
              <w:right w:val="single" w:sz="4" w:space="0" w:color="auto"/>
            </w:tcBorders>
            <w:shd w:val="clear" w:color="auto" w:fill="auto"/>
            <w:noWrap/>
            <w:hideMark/>
          </w:tcPr>
          <w:p w14:paraId="7B27A51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027666F" w14:textId="77777777" w:rsidR="00C1555D" w:rsidRDefault="00C1555D" w:rsidP="00C1555D">
            <w:pPr>
              <w:rPr>
                <w:rFonts w:cs="Calibri"/>
                <w:color w:val="000000"/>
                <w:sz w:val="18"/>
                <w:szCs w:val="18"/>
              </w:rPr>
            </w:pPr>
            <w:r>
              <w:rPr>
                <w:rFonts w:cs="Calibri"/>
                <w:color w:val="000000"/>
                <w:sz w:val="18"/>
                <w:szCs w:val="18"/>
              </w:rPr>
              <w:t>MUG</w:t>
            </w:r>
          </w:p>
          <w:p w14:paraId="1910E9A1" w14:textId="5291737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77E2D75" w14:textId="77777777" w:rsidR="00C1555D" w:rsidRDefault="00C1555D" w:rsidP="00C1555D">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ABCA6C0" w14:textId="2A25AD1E" w:rsidR="00C1555D" w:rsidRPr="008B7782" w:rsidRDefault="00C1555D" w:rsidP="00C1555D">
            <w:pPr>
              <w:rPr>
                <w:rFonts w:cs="Calibri"/>
                <w:color w:val="000000"/>
                <w:sz w:val="18"/>
                <w:szCs w:val="18"/>
              </w:rPr>
            </w:pPr>
            <w:r w:rsidRPr="008B7782">
              <w:rPr>
                <w:rFonts w:cs="Calibri"/>
                <w:i/>
                <w:color w:val="000000"/>
                <w:sz w:val="18"/>
                <w:szCs w:val="18"/>
              </w:rPr>
              <w:t>cd_garantias.gt002_grnt_prc</w:t>
            </w:r>
            <w:r w:rsidRPr="008B7782">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26DF5502" w14:textId="7EE82411" w:rsidR="00C1555D" w:rsidRPr="008B7782"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49BC2B2C"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CASE</w:t>
            </w:r>
          </w:p>
          <w:p w14:paraId="52D1068F"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gt018.tipologia = 'IMO' THEN '00002' </w:t>
            </w:r>
          </w:p>
          <w:p w14:paraId="37F5720B"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ELSE </w:t>
            </w:r>
          </w:p>
          <w:p w14:paraId="5E24DE85"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CASE</w:t>
            </w:r>
          </w:p>
          <w:p w14:paraId="47797BF1"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 xml:space="preserve">            WHEN gt018.ckprodut = '080' THEN '00002'</w:t>
            </w:r>
          </w:p>
          <w:p w14:paraId="1A94AE69" w14:textId="77777777" w:rsidR="00C1555D" w:rsidRPr="00C1555D" w:rsidRDefault="00C1555D" w:rsidP="00C1555D">
            <w:pPr>
              <w:rPr>
                <w:rFonts w:cs="Calibri"/>
                <w:color w:val="000000"/>
                <w:sz w:val="18"/>
                <w:szCs w:val="18"/>
              </w:rPr>
            </w:pPr>
            <w:r w:rsidRPr="00C1555D">
              <w:rPr>
                <w:rFonts w:cs="Calibri"/>
                <w:color w:val="000000"/>
                <w:sz w:val="18"/>
                <w:szCs w:val="18"/>
                <w:lang w:val="en-US"/>
              </w:rPr>
              <w:t xml:space="preserve">            </w:t>
            </w:r>
            <w:r w:rsidRPr="00C1555D">
              <w:rPr>
                <w:rFonts w:cs="Calibri"/>
                <w:color w:val="000000"/>
                <w:sz w:val="18"/>
                <w:szCs w:val="18"/>
              </w:rPr>
              <w:t>ELSE '00001'</w:t>
            </w:r>
          </w:p>
          <w:p w14:paraId="54F3AE29" w14:textId="77777777" w:rsidR="00C1555D" w:rsidRPr="00C1555D" w:rsidRDefault="00C1555D" w:rsidP="00C1555D">
            <w:pPr>
              <w:rPr>
                <w:rFonts w:cs="Calibri"/>
                <w:color w:val="000000"/>
                <w:sz w:val="18"/>
                <w:szCs w:val="18"/>
              </w:rPr>
            </w:pPr>
            <w:r w:rsidRPr="00C1555D">
              <w:rPr>
                <w:rFonts w:cs="Calibri"/>
                <w:color w:val="000000"/>
                <w:sz w:val="18"/>
                <w:szCs w:val="18"/>
              </w:rPr>
              <w:t xml:space="preserve">        END</w:t>
            </w:r>
          </w:p>
          <w:p w14:paraId="491286C2" w14:textId="236D47B1" w:rsidR="00C1555D" w:rsidRPr="00335137" w:rsidRDefault="00C1555D" w:rsidP="00C1555D">
            <w:pPr>
              <w:rPr>
                <w:rFonts w:cs="Calibri"/>
                <w:color w:val="000000"/>
                <w:sz w:val="18"/>
                <w:szCs w:val="18"/>
              </w:rPr>
            </w:pPr>
            <w:r w:rsidRPr="00C1555D">
              <w:rPr>
                <w:rFonts w:cs="Calibri"/>
                <w:color w:val="000000"/>
                <w:sz w:val="18"/>
                <w:szCs w:val="18"/>
              </w:rPr>
              <w:t>END</w:t>
            </w:r>
          </w:p>
        </w:tc>
      </w:tr>
      <w:tr w:rsidR="00C1555D" w:rsidRPr="00335137" w14:paraId="14C990C5" w14:textId="64D0895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79AFBB" w14:textId="77777777" w:rsidR="00C1555D" w:rsidRPr="00500AFB" w:rsidRDefault="00C1555D" w:rsidP="00C1555D">
            <w:pPr>
              <w:rPr>
                <w:rFonts w:cs="Calibri"/>
                <w:color w:val="000000"/>
                <w:sz w:val="18"/>
                <w:szCs w:val="18"/>
              </w:rPr>
            </w:pPr>
            <w:r w:rsidRPr="00500AFB">
              <w:rPr>
                <w:rFonts w:cs="Calibri"/>
                <w:color w:val="000000"/>
                <w:sz w:val="18"/>
                <w:szCs w:val="18"/>
              </w:rPr>
              <w:t>ckprodut</w:t>
            </w:r>
          </w:p>
        </w:tc>
        <w:tc>
          <w:tcPr>
            <w:tcW w:w="5495" w:type="dxa"/>
            <w:tcBorders>
              <w:top w:val="nil"/>
              <w:left w:val="nil"/>
              <w:bottom w:val="single" w:sz="4" w:space="0" w:color="auto"/>
              <w:right w:val="single" w:sz="4" w:space="0" w:color="auto"/>
            </w:tcBorders>
            <w:shd w:val="clear" w:color="auto" w:fill="auto"/>
            <w:noWrap/>
            <w:hideMark/>
          </w:tcPr>
          <w:p w14:paraId="49575660" w14:textId="77777777" w:rsidR="00C1555D" w:rsidRPr="00500AFB" w:rsidRDefault="00C1555D" w:rsidP="00C1555D">
            <w:pPr>
              <w:rPr>
                <w:rFonts w:cs="Calibri"/>
                <w:color w:val="000000"/>
                <w:sz w:val="18"/>
                <w:szCs w:val="18"/>
              </w:rPr>
            </w:pPr>
            <w:r w:rsidRPr="00500AFB">
              <w:rPr>
                <w:rFonts w:cs="Calibri"/>
                <w:color w:val="000000"/>
                <w:sz w:val="18"/>
                <w:szCs w:val="18"/>
              </w:rPr>
              <w:t>Código produto responsabilidade:</w:t>
            </w:r>
          </w:p>
          <w:p w14:paraId="0BF6BCD1" w14:textId="77777777" w:rsidR="00500AFB" w:rsidRPr="00500AFB" w:rsidRDefault="00C1555D" w:rsidP="00500AFB">
            <w:pPr>
              <w:pStyle w:val="ListParagraph"/>
              <w:numPr>
                <w:ilvl w:val="0"/>
                <w:numId w:val="6"/>
              </w:numPr>
              <w:rPr>
                <w:rFonts w:cs="Calibri"/>
                <w:color w:val="000000"/>
                <w:sz w:val="18"/>
                <w:szCs w:val="18"/>
              </w:rPr>
            </w:pPr>
            <w:r w:rsidRPr="00500AFB">
              <w:rPr>
                <w:rFonts w:cs="Calibri"/>
                <w:color w:val="000000"/>
                <w:sz w:val="18"/>
                <w:szCs w:val="18"/>
              </w:rPr>
              <w:t>Este campo representa o produto da responsabilidade através de um código de 3 dígitos. Em complemento com o campo ‘cksubpresp’ (subproduto da responsabilidade), é possível obter mais detalhe acerca da operação de crédito.</w:t>
            </w:r>
          </w:p>
          <w:p w14:paraId="15C46C9F" w14:textId="03B32DF5" w:rsidR="00C1555D" w:rsidRPr="00500AFB" w:rsidRDefault="00500AFB" w:rsidP="00500AFB">
            <w:pPr>
              <w:pStyle w:val="ListParagraph"/>
              <w:numPr>
                <w:ilvl w:val="0"/>
                <w:numId w:val="6"/>
              </w:numPr>
              <w:rPr>
                <w:rFonts w:cs="Calibri"/>
                <w:color w:val="000000"/>
                <w:sz w:val="18"/>
                <w:szCs w:val="18"/>
              </w:rPr>
            </w:pPr>
            <w:r w:rsidRPr="00500AFB">
              <w:rPr>
                <w:rFonts w:cs="Calibri"/>
                <w:sz w:val="18"/>
                <w:szCs w:val="18"/>
              </w:rPr>
              <w:t xml:space="preserve"> </w:t>
            </w:r>
            <w:r w:rsidR="00C1555D" w:rsidRPr="00500AFB">
              <w:rPr>
                <w:rFonts w:cs="Calibri"/>
                <w:sz w:val="18"/>
                <w:szCs w:val="18"/>
              </w:rPr>
              <w:t xml:space="preserve">O dicionário de produtos e subprodutos pode ser consultado na tabela </w:t>
            </w:r>
            <w:r w:rsidR="00C1555D" w:rsidRPr="00500AFB">
              <w:rPr>
                <w:rFonts w:cs="Calibri"/>
                <w:i/>
                <w:sz w:val="18"/>
                <w:szCs w:val="18"/>
              </w:rPr>
              <w:t>cd_</w:t>
            </w:r>
            <w:proofErr w:type="gramStart"/>
            <w:r w:rsidR="00C1555D" w:rsidRPr="00500AFB">
              <w:rPr>
                <w:rFonts w:cs="Calibri"/>
                <w:i/>
                <w:sz w:val="18"/>
                <w:szCs w:val="18"/>
              </w:rPr>
              <w:t>estruturais.tat</w:t>
            </w:r>
            <w:proofErr w:type="gramEnd"/>
            <w:r w:rsidR="00C1555D" w:rsidRPr="00500AFB">
              <w:rPr>
                <w:rFonts w:cs="Calibri"/>
                <w:i/>
                <w:sz w:val="18"/>
                <w:szCs w:val="18"/>
              </w:rPr>
              <w:t>91_tabelas</w:t>
            </w:r>
            <w:r w:rsidR="00C1555D"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2B87D38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D266FDD" w14:textId="77777777" w:rsidR="00C1555D" w:rsidRDefault="00C1555D" w:rsidP="00C1555D">
            <w:pPr>
              <w:rPr>
                <w:rFonts w:cs="Calibri"/>
                <w:color w:val="000000"/>
                <w:sz w:val="18"/>
                <w:szCs w:val="18"/>
              </w:rPr>
            </w:pPr>
            <w:r>
              <w:rPr>
                <w:rFonts w:cs="Calibri"/>
                <w:color w:val="000000"/>
                <w:sz w:val="18"/>
                <w:szCs w:val="18"/>
              </w:rPr>
              <w:t>MUG</w:t>
            </w:r>
          </w:p>
          <w:p w14:paraId="3A9F964F" w14:textId="369E4355"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0E1C740" w14:textId="71120080" w:rsidR="00C1555D" w:rsidRPr="00492A1B" w:rsidRDefault="00C1555D" w:rsidP="00492A1B">
            <w:pPr>
              <w:rPr>
                <w:rFonts w:cs="Calibri"/>
                <w:color w:val="000000"/>
                <w:sz w:val="18"/>
                <w:szCs w:val="18"/>
              </w:rPr>
            </w:pPr>
            <w:r w:rsidRPr="00492A1B">
              <w:rPr>
                <w:rFonts w:cs="Calibri"/>
                <w:i/>
                <w:color w:val="000000"/>
                <w:sz w:val="18"/>
                <w:szCs w:val="18"/>
              </w:rPr>
              <w:t>cd_garantias.gt0</w:t>
            </w:r>
            <w:r w:rsidR="00492A1B" w:rsidRPr="00492A1B">
              <w:rPr>
                <w:rFonts w:cs="Calibri"/>
                <w:i/>
                <w:color w:val="000000"/>
                <w:sz w:val="18"/>
                <w:szCs w:val="18"/>
              </w:rPr>
              <w:t>01</w:t>
            </w:r>
            <w:r w:rsidRPr="00492A1B">
              <w:rPr>
                <w:rFonts w:cs="Calibri"/>
                <w:i/>
                <w:color w:val="000000"/>
                <w:sz w:val="18"/>
                <w:szCs w:val="18"/>
              </w:rPr>
              <w:t>_</w:t>
            </w:r>
            <w:r w:rsidR="00492A1B" w:rsidRPr="00492A1B">
              <w:rPr>
                <w:rFonts w:cs="Calibri"/>
                <w:i/>
                <w:color w:val="000000"/>
                <w:sz w:val="18"/>
                <w:szCs w:val="18"/>
              </w:rPr>
              <w:t>trz_rsp</w:t>
            </w:r>
            <w:r w:rsidR="00492A1B">
              <w:rPr>
                <w:rFonts w:cs="Calibri"/>
                <w:i/>
                <w:color w:val="000000"/>
                <w:sz w:val="18"/>
                <w:szCs w:val="18"/>
              </w:rPr>
              <w:t>_gt</w:t>
            </w:r>
          </w:p>
        </w:tc>
        <w:tc>
          <w:tcPr>
            <w:tcW w:w="1134" w:type="dxa"/>
            <w:tcBorders>
              <w:top w:val="nil"/>
              <w:left w:val="single" w:sz="4" w:space="0" w:color="auto"/>
              <w:bottom w:val="single" w:sz="4" w:space="0" w:color="auto"/>
              <w:right w:val="single" w:sz="4" w:space="0" w:color="auto"/>
            </w:tcBorders>
          </w:tcPr>
          <w:p w14:paraId="44A55FA5" w14:textId="5D71C6BA" w:rsidR="00C1555D" w:rsidRPr="00335137" w:rsidRDefault="00C1555D" w:rsidP="00C1555D">
            <w:pPr>
              <w:rPr>
                <w:rFonts w:cs="Calibri"/>
                <w:color w:val="000000"/>
                <w:sz w:val="18"/>
                <w:szCs w:val="18"/>
              </w:rPr>
            </w:pPr>
            <w:r w:rsidRPr="00D607B3">
              <w:rPr>
                <w:rFonts w:cs="Calibri"/>
                <w:color w:val="000000"/>
                <w:sz w:val="18"/>
                <w:szCs w:val="18"/>
              </w:rPr>
              <w:t>CKPRDRESP</w:t>
            </w:r>
          </w:p>
        </w:tc>
        <w:tc>
          <w:tcPr>
            <w:tcW w:w="2127" w:type="dxa"/>
            <w:tcBorders>
              <w:top w:val="nil"/>
              <w:left w:val="single" w:sz="4" w:space="0" w:color="auto"/>
              <w:bottom w:val="single" w:sz="4" w:space="0" w:color="auto"/>
              <w:right w:val="single" w:sz="4" w:space="0" w:color="auto"/>
            </w:tcBorders>
          </w:tcPr>
          <w:p w14:paraId="0966C998" w14:textId="77777777" w:rsidR="00C1555D" w:rsidRPr="00C1555D" w:rsidRDefault="00C1555D" w:rsidP="00C1555D">
            <w:pPr>
              <w:rPr>
                <w:rFonts w:cs="Calibri"/>
                <w:color w:val="000000"/>
                <w:sz w:val="18"/>
                <w:szCs w:val="18"/>
                <w:lang w:val="en-US"/>
              </w:rPr>
            </w:pPr>
            <w:r w:rsidRPr="00C1555D">
              <w:rPr>
                <w:rFonts w:cs="Calibri"/>
                <w:color w:val="000000"/>
                <w:sz w:val="18"/>
                <w:szCs w:val="18"/>
                <w:lang w:val="en-US"/>
              </w:rPr>
              <w:t>WHEN NVL(TRIM(ckprdresp), '') = '' THEN '000'</w:t>
            </w:r>
          </w:p>
          <w:p w14:paraId="2F3119C8" w14:textId="47508A2F" w:rsidR="00C1555D" w:rsidRPr="00D607B3" w:rsidRDefault="00C1555D" w:rsidP="00C1555D">
            <w:pPr>
              <w:rPr>
                <w:rFonts w:cs="Calibri"/>
                <w:color w:val="000000"/>
                <w:sz w:val="18"/>
                <w:szCs w:val="18"/>
              </w:rPr>
            </w:pPr>
            <w:r w:rsidRPr="00C1555D">
              <w:rPr>
                <w:rFonts w:cs="Calibri"/>
                <w:color w:val="000000"/>
                <w:sz w:val="18"/>
                <w:szCs w:val="18"/>
              </w:rPr>
              <w:t>ELSE ckprdresp</w:t>
            </w:r>
          </w:p>
        </w:tc>
      </w:tr>
      <w:tr w:rsidR="00C1555D" w:rsidRPr="00335137" w14:paraId="45218FA8" w14:textId="342013C3"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3C3A30C" w14:textId="77777777" w:rsidR="00C1555D" w:rsidRPr="00500AFB" w:rsidRDefault="00C1555D" w:rsidP="00C1555D">
            <w:pPr>
              <w:rPr>
                <w:rFonts w:cs="Calibri"/>
                <w:color w:val="000000"/>
                <w:sz w:val="18"/>
                <w:szCs w:val="18"/>
              </w:rPr>
            </w:pPr>
            <w:r w:rsidRPr="00500AFB">
              <w:rPr>
                <w:rFonts w:cs="Calibri"/>
                <w:color w:val="000000"/>
                <w:sz w:val="18"/>
                <w:szCs w:val="18"/>
              </w:rPr>
              <w:t>cksubpro</w:t>
            </w:r>
          </w:p>
        </w:tc>
        <w:tc>
          <w:tcPr>
            <w:tcW w:w="5495" w:type="dxa"/>
            <w:tcBorders>
              <w:top w:val="nil"/>
              <w:left w:val="nil"/>
              <w:bottom w:val="single" w:sz="4" w:space="0" w:color="auto"/>
              <w:right w:val="single" w:sz="4" w:space="0" w:color="auto"/>
            </w:tcBorders>
            <w:shd w:val="clear" w:color="auto" w:fill="auto"/>
            <w:noWrap/>
            <w:hideMark/>
          </w:tcPr>
          <w:p w14:paraId="5352AFCA" w14:textId="77777777" w:rsidR="00C1555D" w:rsidRPr="00500AFB" w:rsidRDefault="00C1555D" w:rsidP="00C1555D">
            <w:pPr>
              <w:rPr>
                <w:rFonts w:cs="Calibri"/>
                <w:color w:val="000000"/>
                <w:sz w:val="18"/>
                <w:szCs w:val="18"/>
              </w:rPr>
            </w:pPr>
            <w:r w:rsidRPr="00500AFB">
              <w:rPr>
                <w:rFonts w:cs="Calibri"/>
                <w:color w:val="000000"/>
                <w:sz w:val="18"/>
                <w:szCs w:val="18"/>
              </w:rPr>
              <w:t>Código subproduto responsabilidade:</w:t>
            </w:r>
          </w:p>
          <w:p w14:paraId="262ECD93"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6C91372C"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color w:val="000000"/>
                <w:sz w:val="18"/>
                <w:szCs w:val="18"/>
              </w:rPr>
              <w:lastRenderedPageBreak/>
              <w:t xml:space="preserve">O aprovisionamento deste campo é direto do campo ‘cksubpresp’ da tabela </w:t>
            </w:r>
            <w:r w:rsidRPr="00500AFB">
              <w:rPr>
                <w:rFonts w:cs="Calibri"/>
                <w:i/>
                <w:color w:val="000000"/>
                <w:sz w:val="18"/>
                <w:szCs w:val="18"/>
              </w:rPr>
              <w:t>cd_garantias.gt001_trz_rsp_gt</w:t>
            </w:r>
            <w:r w:rsidRPr="00500AFB">
              <w:rPr>
                <w:rFonts w:cs="Calibri"/>
                <w:color w:val="000000"/>
                <w:sz w:val="18"/>
                <w:szCs w:val="18"/>
              </w:rPr>
              <w:t xml:space="preserve"> do MUG.</w:t>
            </w:r>
          </w:p>
          <w:p w14:paraId="19FE8AB9" w14:textId="77777777" w:rsidR="00C1555D" w:rsidRPr="00500AFB" w:rsidRDefault="00C1555D" w:rsidP="00C1555D">
            <w:pPr>
              <w:pStyle w:val="ListParagraph"/>
              <w:numPr>
                <w:ilvl w:val="0"/>
                <w:numId w:val="20"/>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551C98DF"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72ED42C9" w14:textId="77777777" w:rsidR="00C1555D" w:rsidRDefault="00C1555D" w:rsidP="00C1555D">
            <w:pPr>
              <w:rPr>
                <w:rFonts w:cs="Calibri"/>
                <w:color w:val="000000"/>
                <w:sz w:val="18"/>
                <w:szCs w:val="18"/>
              </w:rPr>
            </w:pPr>
            <w:r>
              <w:rPr>
                <w:rFonts w:cs="Calibri"/>
                <w:color w:val="000000"/>
                <w:sz w:val="18"/>
                <w:szCs w:val="18"/>
              </w:rPr>
              <w:t>MUG</w:t>
            </w:r>
          </w:p>
          <w:p w14:paraId="45950207" w14:textId="13281CA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BD53022"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70586C" w14:textId="369E8EB3" w:rsidR="00C1555D" w:rsidRPr="00335137" w:rsidRDefault="00C1555D" w:rsidP="00C1555D">
            <w:pPr>
              <w:rPr>
                <w:rFonts w:cs="Calibri"/>
                <w:color w:val="000000"/>
                <w:sz w:val="18"/>
                <w:szCs w:val="18"/>
              </w:rPr>
            </w:pPr>
            <w:r w:rsidRPr="00D607B3">
              <w:rPr>
                <w:rFonts w:cs="Calibri"/>
                <w:color w:val="000000"/>
                <w:sz w:val="18"/>
                <w:szCs w:val="18"/>
              </w:rPr>
              <w:t>CKSUBPRESP</w:t>
            </w:r>
          </w:p>
        </w:tc>
        <w:tc>
          <w:tcPr>
            <w:tcW w:w="2127" w:type="dxa"/>
            <w:tcBorders>
              <w:top w:val="nil"/>
              <w:left w:val="single" w:sz="4" w:space="0" w:color="auto"/>
              <w:bottom w:val="single" w:sz="4" w:space="0" w:color="auto"/>
              <w:right w:val="single" w:sz="4" w:space="0" w:color="auto"/>
            </w:tcBorders>
          </w:tcPr>
          <w:p w14:paraId="4DA2E333" w14:textId="77777777" w:rsidR="00C1555D" w:rsidRPr="00D607B3" w:rsidRDefault="00C1555D" w:rsidP="00C1555D">
            <w:pPr>
              <w:rPr>
                <w:rFonts w:cs="Calibri"/>
                <w:color w:val="000000"/>
                <w:sz w:val="18"/>
                <w:szCs w:val="18"/>
              </w:rPr>
            </w:pPr>
          </w:p>
        </w:tc>
      </w:tr>
      <w:tr w:rsidR="00C1555D" w:rsidRPr="00335137" w14:paraId="4A9553FE" w14:textId="42680F3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910868" w14:textId="77777777" w:rsidR="00C1555D" w:rsidRPr="00500AFB" w:rsidRDefault="00C1555D" w:rsidP="00C1555D">
            <w:pPr>
              <w:rPr>
                <w:rFonts w:cs="Calibri"/>
                <w:color w:val="000000"/>
                <w:sz w:val="18"/>
                <w:szCs w:val="18"/>
              </w:rPr>
            </w:pPr>
            <w:r w:rsidRPr="00500AFB">
              <w:rPr>
                <w:rFonts w:cs="Calibri"/>
                <w:color w:val="000000"/>
                <w:sz w:val="18"/>
                <w:szCs w:val="18"/>
              </w:rPr>
              <w:t>cproduto</w:t>
            </w:r>
          </w:p>
        </w:tc>
        <w:tc>
          <w:tcPr>
            <w:tcW w:w="5495" w:type="dxa"/>
            <w:tcBorders>
              <w:top w:val="nil"/>
              <w:left w:val="nil"/>
              <w:bottom w:val="single" w:sz="4" w:space="0" w:color="auto"/>
              <w:right w:val="single" w:sz="4" w:space="0" w:color="auto"/>
            </w:tcBorders>
            <w:shd w:val="clear" w:color="auto" w:fill="auto"/>
            <w:noWrap/>
            <w:hideMark/>
          </w:tcPr>
          <w:p w14:paraId="5DFC5898"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produto do processo/caução:</w:t>
            </w:r>
          </w:p>
          <w:p w14:paraId="34DF9EC1"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Este campo do produto (‘ckprodut’) em complemento com o campo do subproduto (‘cksubpro’) informa o tipo de garantia, nomeadamente se é imobiliária, financeira ou pessoal.</w:t>
            </w:r>
          </w:p>
          <w:p w14:paraId="01DA1C4C" w14:textId="77777777" w:rsidR="00C1555D" w:rsidRPr="00500AFB" w:rsidRDefault="00C1555D" w:rsidP="00C1555D">
            <w:pPr>
              <w:pStyle w:val="ListParagraph"/>
              <w:numPr>
                <w:ilvl w:val="0"/>
                <w:numId w:val="3"/>
              </w:numPr>
              <w:rPr>
                <w:rFonts w:cs="Calibri"/>
                <w:color w:val="000000"/>
                <w:sz w:val="18"/>
                <w:szCs w:val="18"/>
              </w:rPr>
            </w:pPr>
            <w:r w:rsidRPr="00500AFB">
              <w:rPr>
                <w:rFonts w:cs="Calibri"/>
                <w:color w:val="000000"/>
                <w:sz w:val="18"/>
                <w:szCs w:val="18"/>
              </w:rPr>
              <w:t xml:space="preserve">O aprovisionamento deste campo é direto do campo ‘ckprodut’ da tabela </w:t>
            </w:r>
            <w:r w:rsidRPr="00500AFB">
              <w:rPr>
                <w:rFonts w:cs="Calibri"/>
                <w:i/>
                <w:color w:val="000000"/>
                <w:sz w:val="18"/>
                <w:szCs w:val="18"/>
              </w:rPr>
              <w:t>cd_garantias.gt002_grnt_proc</w:t>
            </w:r>
            <w:r w:rsidRPr="00500AFB">
              <w:rPr>
                <w:rFonts w:cs="Calibri"/>
                <w:color w:val="000000"/>
                <w:sz w:val="18"/>
                <w:szCs w:val="18"/>
              </w:rPr>
              <w:t xml:space="preserve"> do MUG.</w:t>
            </w:r>
          </w:p>
          <w:p w14:paraId="277C3C58" w14:textId="77777777" w:rsidR="00C1555D" w:rsidRPr="00500AFB" w:rsidRDefault="00C1555D" w:rsidP="00C1555D">
            <w:pPr>
              <w:pStyle w:val="ListParagraph"/>
              <w:numPr>
                <w:ilvl w:val="0"/>
                <w:numId w:val="3"/>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6423C04E"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371262B" w14:textId="77777777" w:rsidR="00C1555D" w:rsidRDefault="00C1555D" w:rsidP="00C1555D">
            <w:pPr>
              <w:rPr>
                <w:rFonts w:cs="Calibri"/>
                <w:color w:val="000000"/>
                <w:sz w:val="18"/>
                <w:szCs w:val="18"/>
              </w:rPr>
            </w:pPr>
            <w:r>
              <w:rPr>
                <w:rFonts w:cs="Calibri"/>
                <w:color w:val="000000"/>
                <w:sz w:val="18"/>
                <w:szCs w:val="18"/>
              </w:rPr>
              <w:t>MUG</w:t>
            </w:r>
          </w:p>
          <w:p w14:paraId="2E057839" w14:textId="06D2354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904E5B1"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6A83CF" w14:textId="2A08A7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D1DA4ED" w14:textId="77777777" w:rsidR="00C1555D" w:rsidRPr="00335137" w:rsidRDefault="00C1555D" w:rsidP="00C1555D">
            <w:pPr>
              <w:rPr>
                <w:rFonts w:cs="Calibri"/>
                <w:color w:val="000000"/>
                <w:sz w:val="18"/>
                <w:szCs w:val="18"/>
              </w:rPr>
            </w:pPr>
          </w:p>
        </w:tc>
      </w:tr>
      <w:tr w:rsidR="00C1555D" w:rsidRPr="00335137" w14:paraId="3E98A306" w14:textId="489D8D1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DC40114" w14:textId="77777777" w:rsidR="00C1555D" w:rsidRPr="00500AFB" w:rsidRDefault="00C1555D" w:rsidP="00C1555D">
            <w:pPr>
              <w:rPr>
                <w:rFonts w:cs="Calibri"/>
                <w:color w:val="000000"/>
                <w:sz w:val="18"/>
                <w:szCs w:val="18"/>
              </w:rPr>
            </w:pPr>
            <w:r w:rsidRPr="00500AFB">
              <w:rPr>
                <w:rFonts w:cs="Calibri"/>
                <w:color w:val="000000"/>
                <w:sz w:val="18"/>
                <w:szCs w:val="18"/>
              </w:rPr>
              <w:t>csubprod</w:t>
            </w:r>
          </w:p>
        </w:tc>
        <w:tc>
          <w:tcPr>
            <w:tcW w:w="5495" w:type="dxa"/>
            <w:tcBorders>
              <w:top w:val="nil"/>
              <w:left w:val="nil"/>
              <w:bottom w:val="single" w:sz="4" w:space="0" w:color="auto"/>
              <w:right w:val="single" w:sz="4" w:space="0" w:color="auto"/>
            </w:tcBorders>
            <w:shd w:val="clear" w:color="auto" w:fill="auto"/>
            <w:noWrap/>
            <w:hideMark/>
          </w:tcPr>
          <w:p w14:paraId="436A32E2"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subproduto do processo/caução:</w:t>
            </w:r>
          </w:p>
          <w:p w14:paraId="5C2EE10A" w14:textId="77777777" w:rsidR="00C1555D" w:rsidRPr="00500AFB" w:rsidRDefault="00C1555D" w:rsidP="00C1555D">
            <w:pPr>
              <w:pStyle w:val="ListParagraph"/>
              <w:numPr>
                <w:ilvl w:val="0"/>
                <w:numId w:val="9"/>
              </w:numPr>
              <w:rPr>
                <w:rFonts w:cs="Calibri"/>
                <w:color w:val="000000"/>
                <w:sz w:val="18"/>
                <w:szCs w:val="18"/>
              </w:rPr>
            </w:pPr>
            <w:r w:rsidRPr="00500AFB">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0D7C2DC7" w14:textId="77777777" w:rsidR="00C1555D" w:rsidRPr="00500AFB" w:rsidRDefault="00C1555D" w:rsidP="00C1555D">
            <w:pPr>
              <w:pStyle w:val="ListParagraph"/>
              <w:numPr>
                <w:ilvl w:val="0"/>
                <w:numId w:val="9"/>
              </w:numPr>
              <w:rPr>
                <w:rFonts w:cs="Calibri"/>
                <w:color w:val="000000"/>
                <w:sz w:val="18"/>
                <w:szCs w:val="18"/>
              </w:rPr>
            </w:pPr>
            <w:r w:rsidRPr="00500AFB">
              <w:rPr>
                <w:rFonts w:cs="Calibri"/>
                <w:color w:val="000000"/>
                <w:sz w:val="18"/>
                <w:szCs w:val="18"/>
              </w:rPr>
              <w:t xml:space="preserve">O aprovisionamento deste campo é direto do campo ‘cksubpro’ da tabela </w:t>
            </w:r>
            <w:r w:rsidRPr="00500AFB">
              <w:rPr>
                <w:rFonts w:cs="Calibri"/>
                <w:i/>
                <w:color w:val="000000"/>
                <w:sz w:val="18"/>
                <w:szCs w:val="18"/>
              </w:rPr>
              <w:t>cd_garantias.gt002_grnt_proc</w:t>
            </w:r>
            <w:r w:rsidRPr="00500AFB">
              <w:rPr>
                <w:rFonts w:cs="Calibri"/>
                <w:color w:val="000000"/>
                <w:sz w:val="18"/>
                <w:szCs w:val="18"/>
              </w:rPr>
              <w:t xml:space="preserve"> do MUG.</w:t>
            </w:r>
          </w:p>
          <w:p w14:paraId="6FF4E968" w14:textId="77777777" w:rsidR="00C1555D" w:rsidRPr="00500AFB" w:rsidRDefault="00C1555D" w:rsidP="00C1555D">
            <w:pPr>
              <w:pStyle w:val="ListParagraph"/>
              <w:numPr>
                <w:ilvl w:val="0"/>
                <w:numId w:val="9"/>
              </w:numPr>
              <w:rPr>
                <w:rFonts w:cs="Calibri"/>
                <w:color w:val="000000"/>
                <w:sz w:val="18"/>
                <w:szCs w:val="18"/>
              </w:rPr>
            </w:pPr>
            <w:r w:rsidRPr="00500AFB">
              <w:rPr>
                <w:rFonts w:cs="Calibri"/>
                <w:sz w:val="18"/>
                <w:szCs w:val="18"/>
              </w:rPr>
              <w:t xml:space="preserve">O dicionário de produtos e subprodutos pode ser consultado na tabela </w:t>
            </w:r>
            <w:r w:rsidRPr="00500AFB">
              <w:rPr>
                <w:rFonts w:cs="Calibri"/>
                <w:i/>
                <w:sz w:val="18"/>
                <w:szCs w:val="18"/>
              </w:rPr>
              <w:t>cd_</w:t>
            </w:r>
            <w:proofErr w:type="gramStart"/>
            <w:r w:rsidRPr="00500AFB">
              <w:rPr>
                <w:rFonts w:cs="Calibri"/>
                <w:i/>
                <w:sz w:val="18"/>
                <w:szCs w:val="18"/>
              </w:rPr>
              <w:t>estruturais.tat</w:t>
            </w:r>
            <w:proofErr w:type="gramEnd"/>
            <w:r w:rsidRPr="00500AFB">
              <w:rPr>
                <w:rFonts w:cs="Calibri"/>
                <w:i/>
                <w:sz w:val="18"/>
                <w:szCs w:val="18"/>
              </w:rPr>
              <w:t>91_tabelas</w:t>
            </w:r>
            <w:r w:rsidRPr="00500AFB">
              <w:rPr>
                <w:rFonts w:cs="Calibri"/>
                <w:sz w:val="18"/>
                <w:szCs w:val="18"/>
              </w:rPr>
              <w:t xml:space="preserve">, em que o campo ‘tayd91c0_celemtab’ corresponde à concatenação do produto e subproduto, e o ‘tayd91c0_gelemtab’ indica a designação do produto/subproduto respetivo. Ao atacar esta tabela, tem que se filtrar por 'tayd91c0_ctabela' = '925' e não esquecer de </w:t>
            </w:r>
            <w:r w:rsidRPr="00500AFB">
              <w:rPr>
                <w:rFonts w:cs="Calibri"/>
                <w:sz w:val="18"/>
                <w:szCs w:val="18"/>
              </w:rPr>
              <w:lastRenderedPageBreak/>
              <w:t>selecionar a 'data_date_part' relevante. Note-se que esta tabela só tem dados para os dias úteis.</w:t>
            </w:r>
          </w:p>
        </w:tc>
        <w:tc>
          <w:tcPr>
            <w:tcW w:w="993" w:type="dxa"/>
            <w:tcBorders>
              <w:top w:val="nil"/>
              <w:left w:val="nil"/>
              <w:bottom w:val="single" w:sz="4" w:space="0" w:color="auto"/>
              <w:right w:val="single" w:sz="4" w:space="0" w:color="auto"/>
            </w:tcBorders>
            <w:shd w:val="clear" w:color="auto" w:fill="auto"/>
            <w:noWrap/>
            <w:hideMark/>
          </w:tcPr>
          <w:p w14:paraId="21AB2AE0"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5DBA0FA6" w14:textId="77777777" w:rsidR="00C1555D" w:rsidRDefault="00C1555D" w:rsidP="00C1555D">
            <w:pPr>
              <w:rPr>
                <w:rFonts w:cs="Calibri"/>
                <w:color w:val="000000"/>
                <w:sz w:val="18"/>
                <w:szCs w:val="18"/>
              </w:rPr>
            </w:pPr>
            <w:r>
              <w:rPr>
                <w:rFonts w:cs="Calibri"/>
                <w:color w:val="000000"/>
                <w:sz w:val="18"/>
                <w:szCs w:val="18"/>
              </w:rPr>
              <w:t>MUG</w:t>
            </w:r>
          </w:p>
          <w:p w14:paraId="264187EC" w14:textId="45F73C9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0AB8BD"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4D42D14" w14:textId="01C24CD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F3B9269" w14:textId="77777777" w:rsidR="00C1555D" w:rsidRPr="00335137" w:rsidRDefault="00C1555D" w:rsidP="00C1555D">
            <w:pPr>
              <w:rPr>
                <w:rFonts w:cs="Calibri"/>
                <w:color w:val="000000"/>
                <w:sz w:val="18"/>
                <w:szCs w:val="18"/>
              </w:rPr>
            </w:pPr>
          </w:p>
        </w:tc>
      </w:tr>
      <w:tr w:rsidR="00C1555D" w:rsidRPr="00335137" w14:paraId="1A6420A5" w14:textId="54A88E1E"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0B2FA3F" w14:textId="77777777" w:rsidR="00C1555D" w:rsidRPr="00500AFB" w:rsidRDefault="00C1555D" w:rsidP="00C1555D">
            <w:pPr>
              <w:rPr>
                <w:rFonts w:cs="Calibri"/>
                <w:color w:val="000000"/>
                <w:sz w:val="18"/>
                <w:szCs w:val="18"/>
              </w:rPr>
            </w:pPr>
            <w:r w:rsidRPr="00500AFB">
              <w:rPr>
                <w:rFonts w:cs="Calibri"/>
                <w:color w:val="000000"/>
                <w:sz w:val="18"/>
                <w:szCs w:val="18"/>
              </w:rPr>
              <w:t>cgarant</w:t>
            </w:r>
          </w:p>
        </w:tc>
        <w:tc>
          <w:tcPr>
            <w:tcW w:w="5495" w:type="dxa"/>
            <w:tcBorders>
              <w:top w:val="nil"/>
              <w:left w:val="nil"/>
              <w:bottom w:val="single" w:sz="4" w:space="0" w:color="auto"/>
              <w:right w:val="single" w:sz="4" w:space="0" w:color="auto"/>
            </w:tcBorders>
            <w:shd w:val="clear" w:color="auto" w:fill="auto"/>
            <w:noWrap/>
            <w:hideMark/>
          </w:tcPr>
          <w:p w14:paraId="6D36E6ED" w14:textId="77777777" w:rsidR="00C1555D" w:rsidRPr="00500AFB" w:rsidRDefault="00C1555D" w:rsidP="00C1555D">
            <w:pPr>
              <w:rPr>
                <w:rFonts w:cs="Calibri"/>
                <w:color w:val="000000"/>
                <w:sz w:val="18"/>
                <w:szCs w:val="18"/>
              </w:rPr>
            </w:pPr>
            <w:r w:rsidRPr="00500AFB">
              <w:rPr>
                <w:rFonts w:cs="Calibri"/>
                <w:color w:val="000000"/>
                <w:sz w:val="18"/>
                <w:szCs w:val="18"/>
              </w:rPr>
              <w:t>Tipologia garantia - local (nativo):</w:t>
            </w:r>
          </w:p>
          <w:p w14:paraId="6E45FA19"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O código da garantia pode ser dado diretamente pela origem do registo ou criado através de uma combinação do produto e subproduto da garantia, como no caso das CS.</w:t>
            </w:r>
          </w:p>
          <w:p w14:paraId="0D987AF6"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Este campo permite obter mais detalhe acerca da garantia.</w:t>
            </w:r>
          </w:p>
        </w:tc>
        <w:tc>
          <w:tcPr>
            <w:tcW w:w="993" w:type="dxa"/>
            <w:tcBorders>
              <w:top w:val="nil"/>
              <w:left w:val="nil"/>
              <w:bottom w:val="single" w:sz="4" w:space="0" w:color="auto"/>
              <w:right w:val="single" w:sz="4" w:space="0" w:color="auto"/>
            </w:tcBorders>
            <w:shd w:val="clear" w:color="auto" w:fill="auto"/>
            <w:noWrap/>
            <w:hideMark/>
          </w:tcPr>
          <w:p w14:paraId="2DB1D5C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A54B808" w14:textId="77777777" w:rsidR="00C1555D" w:rsidRDefault="00C1555D" w:rsidP="00C1555D">
            <w:pPr>
              <w:rPr>
                <w:rFonts w:cs="Calibri"/>
                <w:color w:val="000000"/>
                <w:sz w:val="18"/>
                <w:szCs w:val="18"/>
              </w:rPr>
            </w:pPr>
            <w:r>
              <w:rPr>
                <w:rFonts w:cs="Calibri"/>
                <w:color w:val="000000"/>
                <w:sz w:val="18"/>
                <w:szCs w:val="18"/>
              </w:rPr>
              <w:t>MUG</w:t>
            </w:r>
          </w:p>
          <w:p w14:paraId="4A835ABD" w14:textId="2F24EAA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DD3BC76" w14:textId="77777777"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4B32D0D6" w14:textId="44459E39"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3534ED" w14:textId="311D46D3" w:rsidR="00C1555D" w:rsidRPr="00D607B3" w:rsidRDefault="00C1555D" w:rsidP="00C1555D">
            <w:pPr>
              <w:rPr>
                <w:rFonts w:cs="Calibri"/>
                <w:color w:val="000000"/>
                <w:sz w:val="18"/>
                <w:szCs w:val="18"/>
              </w:rPr>
            </w:pPr>
            <w:r w:rsidRPr="00D607B3">
              <w:rPr>
                <w:rFonts w:cs="Calibri"/>
                <w:color w:val="000000"/>
                <w:sz w:val="18"/>
                <w:szCs w:val="18"/>
              </w:rPr>
              <w:t>GARANT_BEM</w:t>
            </w:r>
          </w:p>
          <w:p w14:paraId="1C3307F9" w14:textId="293C3593" w:rsidR="00C1555D" w:rsidRPr="00335137" w:rsidRDefault="00C1555D" w:rsidP="00C1555D">
            <w:pPr>
              <w:rPr>
                <w:rFonts w:cs="Calibri"/>
                <w:color w:val="000000"/>
                <w:sz w:val="18"/>
                <w:szCs w:val="18"/>
              </w:rPr>
            </w:pPr>
            <w:r w:rsidRPr="00D607B3">
              <w:rPr>
                <w:rFonts w:cs="Calibri"/>
                <w:color w:val="000000"/>
                <w:sz w:val="18"/>
                <w:szCs w:val="18"/>
              </w:rPr>
              <w:t>CGARANT_RPT</w:t>
            </w:r>
          </w:p>
        </w:tc>
        <w:tc>
          <w:tcPr>
            <w:tcW w:w="2127" w:type="dxa"/>
            <w:tcBorders>
              <w:top w:val="nil"/>
              <w:left w:val="single" w:sz="4" w:space="0" w:color="auto"/>
              <w:bottom w:val="single" w:sz="4" w:space="0" w:color="auto"/>
              <w:right w:val="single" w:sz="4" w:space="0" w:color="auto"/>
            </w:tcBorders>
          </w:tcPr>
          <w:p w14:paraId="6160E751" w14:textId="55AD3C9C" w:rsidR="00C1555D" w:rsidRPr="00D607B3" w:rsidRDefault="00492A1B" w:rsidP="00C1555D">
            <w:pPr>
              <w:rPr>
                <w:rFonts w:cs="Calibri"/>
                <w:color w:val="000000"/>
                <w:sz w:val="18"/>
                <w:szCs w:val="18"/>
              </w:rPr>
            </w:pPr>
            <w:r w:rsidRPr="00492A1B">
              <w:rPr>
                <w:rFonts w:cs="Calibri"/>
                <w:color w:val="000000"/>
                <w:sz w:val="18"/>
                <w:szCs w:val="18"/>
              </w:rPr>
              <w:t>COALESCE(gt018.cgarant_bem, gt018.cgarant_rpt)</w:t>
            </w:r>
          </w:p>
        </w:tc>
      </w:tr>
      <w:tr w:rsidR="00C1555D" w:rsidRPr="00335137" w14:paraId="7C9F1476" w14:textId="52D98938"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0E45277F" w14:textId="77777777" w:rsidR="00C1555D" w:rsidRPr="00500AFB" w:rsidRDefault="00C1555D" w:rsidP="00C1555D">
            <w:pPr>
              <w:rPr>
                <w:rFonts w:cs="Calibri"/>
                <w:color w:val="000000"/>
                <w:sz w:val="18"/>
                <w:szCs w:val="18"/>
              </w:rPr>
            </w:pPr>
            <w:r w:rsidRPr="00500AFB">
              <w:rPr>
                <w:rFonts w:cs="Calibri"/>
                <w:color w:val="000000"/>
                <w:sz w:val="18"/>
                <w:szCs w:val="18"/>
              </w:rPr>
              <w:t>ctipoinst</w:t>
            </w:r>
          </w:p>
        </w:tc>
        <w:tc>
          <w:tcPr>
            <w:tcW w:w="5495" w:type="dxa"/>
            <w:tcBorders>
              <w:top w:val="nil"/>
              <w:left w:val="nil"/>
              <w:bottom w:val="single" w:sz="4" w:space="0" w:color="auto"/>
              <w:right w:val="single" w:sz="4" w:space="0" w:color="auto"/>
            </w:tcBorders>
            <w:shd w:val="clear" w:color="auto" w:fill="auto"/>
            <w:noWrap/>
            <w:hideMark/>
          </w:tcPr>
          <w:p w14:paraId="0E08E68A" w14:textId="77777777" w:rsidR="00C1555D" w:rsidRPr="00500AFB" w:rsidRDefault="00C1555D" w:rsidP="00C1555D">
            <w:pPr>
              <w:rPr>
                <w:rFonts w:cs="Calibri"/>
                <w:color w:val="000000"/>
                <w:sz w:val="18"/>
                <w:szCs w:val="18"/>
              </w:rPr>
            </w:pPr>
            <w:r w:rsidRPr="00500AFB">
              <w:rPr>
                <w:rFonts w:cs="Calibri"/>
                <w:color w:val="000000"/>
                <w:sz w:val="18"/>
                <w:szCs w:val="18"/>
              </w:rPr>
              <w:t>Tipo instrumentação (nativo):</w:t>
            </w:r>
          </w:p>
          <w:p w14:paraId="068106D7" w14:textId="77777777"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Está preenchido com o valor ‘1’ para garantias de tipologia financeira e vazio para garantias pessoais e imóveis.</w:t>
            </w:r>
          </w:p>
        </w:tc>
        <w:tc>
          <w:tcPr>
            <w:tcW w:w="993" w:type="dxa"/>
            <w:tcBorders>
              <w:top w:val="nil"/>
              <w:left w:val="nil"/>
              <w:bottom w:val="single" w:sz="4" w:space="0" w:color="auto"/>
              <w:right w:val="single" w:sz="4" w:space="0" w:color="auto"/>
            </w:tcBorders>
            <w:shd w:val="clear" w:color="auto" w:fill="auto"/>
            <w:noWrap/>
            <w:hideMark/>
          </w:tcPr>
          <w:p w14:paraId="1EF01D4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45D8B4FF" w14:textId="77777777" w:rsidR="00C1555D" w:rsidRDefault="00C1555D" w:rsidP="00C1555D">
            <w:pPr>
              <w:rPr>
                <w:rFonts w:cs="Calibri"/>
                <w:color w:val="000000"/>
                <w:sz w:val="18"/>
                <w:szCs w:val="18"/>
              </w:rPr>
            </w:pPr>
            <w:r>
              <w:rPr>
                <w:rFonts w:cs="Calibri"/>
                <w:color w:val="000000"/>
                <w:sz w:val="18"/>
                <w:szCs w:val="18"/>
              </w:rPr>
              <w:t>MUG</w:t>
            </w:r>
          </w:p>
          <w:p w14:paraId="5F6EFFD7" w14:textId="25A4627F"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2CC0BEC" w14:textId="77777777" w:rsidR="00C1555D" w:rsidRPr="00335137" w:rsidRDefault="00C1555D" w:rsidP="00492A1B">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81F83A" w14:textId="3AF1A17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C47FF22" w14:textId="77777777" w:rsidR="00492A1B" w:rsidRPr="00492A1B" w:rsidRDefault="00492A1B" w:rsidP="00492A1B">
            <w:pPr>
              <w:rPr>
                <w:rFonts w:cs="Calibri"/>
                <w:color w:val="000000"/>
                <w:sz w:val="18"/>
                <w:szCs w:val="18"/>
              </w:rPr>
            </w:pPr>
            <w:r w:rsidRPr="00492A1B">
              <w:rPr>
                <w:rFonts w:cs="Calibri"/>
                <w:color w:val="000000"/>
                <w:sz w:val="18"/>
                <w:szCs w:val="18"/>
              </w:rPr>
              <w:t>Se caplic = DC/DP/FU/TT/SG então 1</w:t>
            </w:r>
          </w:p>
          <w:p w14:paraId="7E71F877" w14:textId="51139617" w:rsidR="00C1555D" w:rsidRPr="00335137" w:rsidRDefault="00492A1B" w:rsidP="00492A1B">
            <w:pPr>
              <w:rPr>
                <w:rFonts w:cs="Calibri"/>
                <w:color w:val="000000"/>
                <w:sz w:val="18"/>
                <w:szCs w:val="18"/>
              </w:rPr>
            </w:pPr>
            <w:r w:rsidRPr="00492A1B">
              <w:rPr>
                <w:rFonts w:cs="Calibri"/>
                <w:color w:val="000000"/>
                <w:sz w:val="18"/>
                <w:szCs w:val="18"/>
              </w:rPr>
              <w:t>Senão vazio</w:t>
            </w:r>
          </w:p>
        </w:tc>
      </w:tr>
      <w:tr w:rsidR="00C1555D" w:rsidRPr="00260762" w14:paraId="3AE65B41" w14:textId="5D031677"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7DE0E880" w14:textId="77777777" w:rsidR="00C1555D" w:rsidRPr="00500AFB" w:rsidRDefault="00C1555D" w:rsidP="00C1555D">
            <w:pPr>
              <w:rPr>
                <w:rFonts w:cs="Calibri"/>
                <w:color w:val="000000"/>
                <w:sz w:val="18"/>
                <w:szCs w:val="18"/>
              </w:rPr>
            </w:pPr>
            <w:r w:rsidRPr="00500AFB">
              <w:rPr>
                <w:rFonts w:cs="Calibri"/>
                <w:color w:val="000000"/>
                <w:sz w:val="18"/>
                <w:szCs w:val="18"/>
              </w:rPr>
              <w:t>ctipoaval</w:t>
            </w:r>
          </w:p>
        </w:tc>
        <w:tc>
          <w:tcPr>
            <w:tcW w:w="5495" w:type="dxa"/>
            <w:tcBorders>
              <w:top w:val="nil"/>
              <w:left w:val="nil"/>
              <w:bottom w:val="single" w:sz="4" w:space="0" w:color="auto"/>
              <w:right w:val="single" w:sz="4" w:space="0" w:color="auto"/>
            </w:tcBorders>
            <w:shd w:val="clear" w:color="auto" w:fill="auto"/>
            <w:noWrap/>
            <w:hideMark/>
          </w:tcPr>
          <w:p w14:paraId="38447D99" w14:textId="77777777" w:rsidR="00C1555D" w:rsidRPr="00500AFB" w:rsidRDefault="00C1555D" w:rsidP="00C1555D">
            <w:pPr>
              <w:rPr>
                <w:rFonts w:cs="Calibri"/>
                <w:color w:val="000000"/>
                <w:sz w:val="18"/>
                <w:szCs w:val="18"/>
              </w:rPr>
            </w:pPr>
            <w:r w:rsidRPr="00500AFB">
              <w:rPr>
                <w:rFonts w:cs="Calibri"/>
                <w:color w:val="000000"/>
                <w:sz w:val="18"/>
                <w:szCs w:val="18"/>
              </w:rPr>
              <w:t>Código ID tipo de aval subjacente á garantia (nativo):</w:t>
            </w:r>
          </w:p>
          <w:p w14:paraId="36931D3E" w14:textId="77777777"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Equivale ao campo ‘ctipaval’ do MUG em código corporativo, estando preenchido com:</w:t>
            </w:r>
          </w:p>
          <w:p w14:paraId="44D59203"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‘0’: Não informado</w:t>
            </w:r>
          </w:p>
          <w:p w14:paraId="504F69A9"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‘1’: Pleno</w:t>
            </w:r>
          </w:p>
          <w:p w14:paraId="119559CE"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‘2’</w:t>
            </w:r>
            <w:proofErr w:type="gramStart"/>
            <w:r w:rsidRPr="00500AFB">
              <w:rPr>
                <w:rFonts w:cs="Calibri"/>
                <w:color w:val="000000"/>
                <w:sz w:val="18"/>
                <w:szCs w:val="18"/>
              </w:rPr>
              <w:t>: Condicionado</w:t>
            </w:r>
            <w:proofErr w:type="gramEnd"/>
          </w:p>
          <w:p w14:paraId="29A2EC69" w14:textId="77777777" w:rsidR="00C1555D" w:rsidRPr="00500AFB" w:rsidRDefault="00C1555D" w:rsidP="00C1555D">
            <w:pPr>
              <w:pStyle w:val="ListParagraph"/>
              <w:numPr>
                <w:ilvl w:val="1"/>
                <w:numId w:val="21"/>
              </w:numPr>
              <w:rPr>
                <w:rFonts w:cs="Calibri"/>
                <w:color w:val="000000"/>
                <w:sz w:val="18"/>
                <w:szCs w:val="18"/>
              </w:rPr>
            </w:pPr>
            <w:r w:rsidRPr="00500AFB">
              <w:rPr>
                <w:rFonts w:cs="Calibri"/>
                <w:color w:val="000000"/>
                <w:sz w:val="18"/>
                <w:szCs w:val="18"/>
              </w:rPr>
              <w:t>‘9’: Não aplicável</w:t>
            </w:r>
          </w:p>
        </w:tc>
        <w:tc>
          <w:tcPr>
            <w:tcW w:w="993" w:type="dxa"/>
            <w:tcBorders>
              <w:top w:val="nil"/>
              <w:left w:val="nil"/>
              <w:bottom w:val="single" w:sz="4" w:space="0" w:color="auto"/>
              <w:right w:val="single" w:sz="4" w:space="0" w:color="auto"/>
            </w:tcBorders>
            <w:shd w:val="clear" w:color="auto" w:fill="auto"/>
            <w:noWrap/>
            <w:hideMark/>
          </w:tcPr>
          <w:p w14:paraId="6A5430F0"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8FBA464" w14:textId="77777777" w:rsidR="00C1555D" w:rsidRDefault="00C1555D" w:rsidP="00C1555D">
            <w:pPr>
              <w:rPr>
                <w:rFonts w:cs="Calibri"/>
                <w:color w:val="000000"/>
                <w:sz w:val="18"/>
                <w:szCs w:val="18"/>
              </w:rPr>
            </w:pPr>
            <w:r>
              <w:rPr>
                <w:rFonts w:cs="Calibri"/>
                <w:color w:val="000000"/>
                <w:sz w:val="18"/>
                <w:szCs w:val="18"/>
              </w:rPr>
              <w:t>MUG</w:t>
            </w:r>
          </w:p>
          <w:p w14:paraId="5E9B0EB9" w14:textId="38DE4A06"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314B693" w14:textId="77777777"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07</w:t>
            </w:r>
            <w:r w:rsidRPr="007D3B0E">
              <w:rPr>
                <w:rFonts w:cs="Calibri"/>
                <w:i/>
                <w:color w:val="000000"/>
                <w:sz w:val="18"/>
                <w:szCs w:val="18"/>
              </w:rPr>
              <w:t>_</w:t>
            </w:r>
            <w:r>
              <w:rPr>
                <w:rFonts w:cs="Calibri"/>
                <w:i/>
                <w:color w:val="000000"/>
                <w:sz w:val="18"/>
                <w:szCs w:val="18"/>
              </w:rPr>
              <w:t xml:space="preserve">trz_gt_pes </w:t>
            </w:r>
          </w:p>
          <w:p w14:paraId="0E769E19"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0214F38" w14:textId="6A8BC0F6" w:rsidR="00C1555D" w:rsidRPr="00335137" w:rsidRDefault="00C1555D" w:rsidP="00C1555D">
            <w:pPr>
              <w:rPr>
                <w:rFonts w:cs="Calibri"/>
                <w:color w:val="000000"/>
                <w:sz w:val="18"/>
                <w:szCs w:val="18"/>
              </w:rPr>
            </w:pPr>
            <w:r w:rsidRPr="00D607B3">
              <w:rPr>
                <w:rFonts w:cs="Calibri"/>
                <w:color w:val="000000"/>
                <w:sz w:val="18"/>
                <w:szCs w:val="18"/>
              </w:rPr>
              <w:t>ctipaval</w:t>
            </w:r>
          </w:p>
        </w:tc>
        <w:tc>
          <w:tcPr>
            <w:tcW w:w="2127" w:type="dxa"/>
            <w:tcBorders>
              <w:top w:val="nil"/>
              <w:left w:val="single" w:sz="4" w:space="0" w:color="auto"/>
              <w:bottom w:val="single" w:sz="4" w:space="0" w:color="auto"/>
              <w:right w:val="single" w:sz="4" w:space="0" w:color="auto"/>
            </w:tcBorders>
          </w:tcPr>
          <w:p w14:paraId="0C6E676F"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gt018.tipologia = 'PES' THEN </w:t>
            </w:r>
          </w:p>
          <w:p w14:paraId="0282D6C2"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w:t>
            </w:r>
          </w:p>
          <w:p w14:paraId="7075844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gt007.ckprodut = '081' THEN gt007.ctipaval</w:t>
            </w:r>
          </w:p>
          <w:p w14:paraId="675F78CC" w14:textId="77777777" w:rsidR="00492A1B" w:rsidRPr="008B7782" w:rsidRDefault="00492A1B" w:rsidP="00492A1B">
            <w:pPr>
              <w:rPr>
                <w:rFonts w:cs="Calibri"/>
                <w:color w:val="000000"/>
                <w:sz w:val="18"/>
                <w:szCs w:val="18"/>
                <w:lang w:val="en-US"/>
              </w:rPr>
            </w:pPr>
            <w:r w:rsidRPr="00492A1B">
              <w:rPr>
                <w:rFonts w:cs="Calibri"/>
                <w:color w:val="000000"/>
                <w:sz w:val="18"/>
                <w:szCs w:val="18"/>
                <w:lang w:val="en-US"/>
              </w:rPr>
              <w:t xml:space="preserve">        </w:t>
            </w:r>
            <w:r w:rsidRPr="008B7782">
              <w:rPr>
                <w:rFonts w:cs="Calibri"/>
                <w:color w:val="000000"/>
                <w:sz w:val="18"/>
                <w:szCs w:val="18"/>
                <w:lang w:val="en-US"/>
              </w:rPr>
              <w:t xml:space="preserve">ELSE '0' </w:t>
            </w:r>
          </w:p>
          <w:p w14:paraId="54AA0A17"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END</w:t>
            </w:r>
          </w:p>
          <w:p w14:paraId="5A81CD23" w14:textId="1A520859" w:rsidR="00C1555D" w:rsidRPr="008B7782" w:rsidRDefault="00492A1B" w:rsidP="00492A1B">
            <w:pPr>
              <w:rPr>
                <w:rFonts w:cs="Calibri"/>
                <w:color w:val="000000"/>
                <w:sz w:val="18"/>
                <w:szCs w:val="18"/>
                <w:lang w:val="en-US"/>
              </w:rPr>
            </w:pPr>
            <w:r w:rsidRPr="008B7782">
              <w:rPr>
                <w:rFonts w:cs="Calibri"/>
                <w:color w:val="000000"/>
                <w:sz w:val="18"/>
                <w:szCs w:val="18"/>
                <w:lang w:val="en-US"/>
              </w:rPr>
              <w:t>ELSE '9'</w:t>
            </w:r>
          </w:p>
        </w:tc>
      </w:tr>
      <w:tr w:rsidR="00C1555D" w:rsidRPr="00335137" w14:paraId="00B39BC6" w14:textId="6B57C3BC"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32478DF4" w14:textId="77777777" w:rsidR="00C1555D" w:rsidRPr="00500AFB" w:rsidRDefault="00C1555D" w:rsidP="00C1555D">
            <w:pPr>
              <w:rPr>
                <w:rFonts w:cs="Calibri"/>
                <w:color w:val="000000"/>
                <w:sz w:val="18"/>
                <w:szCs w:val="18"/>
              </w:rPr>
            </w:pPr>
            <w:r w:rsidRPr="00500AFB">
              <w:rPr>
                <w:rFonts w:cs="Calibri"/>
                <w:color w:val="000000"/>
                <w:sz w:val="18"/>
                <w:szCs w:val="18"/>
              </w:rPr>
              <w:t>ctipocs</w:t>
            </w:r>
          </w:p>
        </w:tc>
        <w:tc>
          <w:tcPr>
            <w:tcW w:w="5495" w:type="dxa"/>
            <w:tcBorders>
              <w:top w:val="nil"/>
              <w:left w:val="nil"/>
              <w:bottom w:val="single" w:sz="4" w:space="0" w:color="auto"/>
              <w:right w:val="single" w:sz="4" w:space="0" w:color="auto"/>
            </w:tcBorders>
            <w:shd w:val="clear" w:color="auto" w:fill="auto"/>
            <w:noWrap/>
            <w:hideMark/>
          </w:tcPr>
          <w:p w14:paraId="7E1D8C19" w14:textId="77777777" w:rsidR="00C1555D" w:rsidRPr="00500AFB" w:rsidRDefault="00C1555D" w:rsidP="00C1555D">
            <w:pPr>
              <w:rPr>
                <w:rFonts w:cs="Calibri"/>
                <w:color w:val="000000"/>
                <w:sz w:val="18"/>
                <w:szCs w:val="18"/>
              </w:rPr>
            </w:pPr>
            <w:r w:rsidRPr="00500AFB">
              <w:rPr>
                <w:rFonts w:cs="Calibri"/>
                <w:color w:val="000000"/>
                <w:sz w:val="18"/>
                <w:szCs w:val="18"/>
              </w:rPr>
              <w:t>Tipo cobertura:</w:t>
            </w:r>
          </w:p>
          <w:p w14:paraId="4E949FB4" w14:textId="754B3F09" w:rsidR="00C1555D" w:rsidRPr="00500AFB" w:rsidRDefault="00C1555D" w:rsidP="00C1555D">
            <w:pPr>
              <w:pStyle w:val="ListParagraph"/>
              <w:numPr>
                <w:ilvl w:val="0"/>
                <w:numId w:val="21"/>
              </w:numPr>
              <w:rPr>
                <w:rFonts w:cs="Calibri"/>
                <w:color w:val="000000"/>
                <w:sz w:val="18"/>
                <w:szCs w:val="18"/>
              </w:rPr>
            </w:pPr>
            <w:r w:rsidRPr="00500AFB">
              <w:rPr>
                <w:rFonts w:cs="Calibri"/>
                <w:color w:val="000000"/>
                <w:sz w:val="18"/>
                <w:szCs w:val="18"/>
              </w:rPr>
              <w:t xml:space="preserve">O tipo de cobertura está preenchido com o código ‘B’ para todas as garantias de tipologia pessoal e com ‘F’ para todas as garantias reais imobiliárias. </w:t>
            </w:r>
          </w:p>
          <w:p w14:paraId="36BFA9B6" w14:textId="77777777" w:rsidR="00C1555D" w:rsidRPr="00500AFB" w:rsidRDefault="00C1555D" w:rsidP="00C1555D">
            <w:pPr>
              <w:pStyle w:val="ListParagraph"/>
              <w:numPr>
                <w:ilvl w:val="0"/>
                <w:numId w:val="10"/>
              </w:numPr>
              <w:jc w:val="both"/>
              <w:rPr>
                <w:rFonts w:cs="Calibri"/>
                <w:color w:val="000000"/>
                <w:sz w:val="18"/>
                <w:szCs w:val="18"/>
              </w:rPr>
            </w:pPr>
            <w:r w:rsidRPr="00500AFB">
              <w:rPr>
                <w:rFonts w:cs="Calibri"/>
                <w:color w:val="000000"/>
                <w:sz w:val="18"/>
                <w:szCs w:val="18"/>
              </w:rPr>
              <w:t>O campo ‘ctipocs’ no MUG indica se uma caução pode ou não ser associada a mais do que uma responsabilidade. As cauções específicas (‘E’) apenas podem ser associadas a uma responsabilidade. Por outro lado, as cauções genéricas (‘G’) podem estar associadas a uma ou múltiplas responsabilidades simultaneamente.</w:t>
            </w:r>
          </w:p>
        </w:tc>
        <w:tc>
          <w:tcPr>
            <w:tcW w:w="993" w:type="dxa"/>
            <w:tcBorders>
              <w:top w:val="nil"/>
              <w:left w:val="nil"/>
              <w:bottom w:val="single" w:sz="4" w:space="0" w:color="auto"/>
              <w:right w:val="single" w:sz="4" w:space="0" w:color="auto"/>
            </w:tcBorders>
            <w:shd w:val="clear" w:color="auto" w:fill="auto"/>
            <w:noWrap/>
            <w:hideMark/>
          </w:tcPr>
          <w:p w14:paraId="71DE857A"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547FC23" w14:textId="77777777" w:rsidR="00C1555D" w:rsidRDefault="00C1555D" w:rsidP="00C1555D">
            <w:pPr>
              <w:rPr>
                <w:rFonts w:cs="Calibri"/>
                <w:color w:val="000000"/>
                <w:sz w:val="18"/>
                <w:szCs w:val="18"/>
              </w:rPr>
            </w:pPr>
            <w:r>
              <w:rPr>
                <w:rFonts w:cs="Calibri"/>
                <w:color w:val="000000"/>
                <w:sz w:val="18"/>
                <w:szCs w:val="18"/>
              </w:rPr>
              <w:t>MUG</w:t>
            </w:r>
          </w:p>
          <w:p w14:paraId="7CCAFCD9" w14:textId="25A09A5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36947B" w14:textId="34B8DF87" w:rsidR="00C1555D" w:rsidRPr="00D607B3" w:rsidRDefault="00492A1B" w:rsidP="00C1555D">
            <w:pPr>
              <w:rPr>
                <w:rFonts w:cs="Calibri"/>
                <w:color w:val="000000"/>
                <w:sz w:val="18"/>
                <w:szCs w:val="18"/>
              </w:rPr>
            </w:pPr>
            <w:r w:rsidRPr="00C1555D">
              <w:rPr>
                <w:rFonts w:cs="Calibri"/>
                <w:i/>
                <w:color w:val="000000"/>
                <w:sz w:val="18"/>
                <w:szCs w:val="18"/>
                <w:lang w:val="en-US"/>
              </w:rPr>
              <w:t>cd_garantias.gt002_grnt_prc</w:t>
            </w:r>
          </w:p>
        </w:tc>
        <w:tc>
          <w:tcPr>
            <w:tcW w:w="1134" w:type="dxa"/>
            <w:tcBorders>
              <w:top w:val="nil"/>
              <w:left w:val="single" w:sz="4" w:space="0" w:color="auto"/>
              <w:bottom w:val="single" w:sz="4" w:space="0" w:color="auto"/>
              <w:right w:val="single" w:sz="4" w:space="0" w:color="auto"/>
            </w:tcBorders>
          </w:tcPr>
          <w:p w14:paraId="49042BF8" w14:textId="180490E0" w:rsidR="00C1555D" w:rsidRPr="00335137" w:rsidRDefault="00C1555D" w:rsidP="00C1555D">
            <w:pPr>
              <w:rPr>
                <w:rFonts w:cs="Calibri"/>
                <w:color w:val="000000"/>
                <w:sz w:val="18"/>
                <w:szCs w:val="18"/>
              </w:rPr>
            </w:pPr>
            <w:r w:rsidRPr="00D607B3">
              <w:rPr>
                <w:rFonts w:cs="Calibri"/>
                <w:color w:val="000000"/>
                <w:sz w:val="18"/>
                <w:szCs w:val="18"/>
              </w:rPr>
              <w:t>CTIPOCS</w:t>
            </w:r>
          </w:p>
        </w:tc>
        <w:tc>
          <w:tcPr>
            <w:tcW w:w="2127" w:type="dxa"/>
            <w:tcBorders>
              <w:top w:val="nil"/>
              <w:left w:val="single" w:sz="4" w:space="0" w:color="auto"/>
              <w:bottom w:val="single" w:sz="4" w:space="0" w:color="auto"/>
              <w:right w:val="single" w:sz="4" w:space="0" w:color="auto"/>
            </w:tcBorders>
          </w:tcPr>
          <w:p w14:paraId="0D3C62D9"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WHEN gt018.tipologia = 'FIN' THEN gt002.ctipocs</w:t>
            </w:r>
          </w:p>
          <w:p w14:paraId="60A8D59A"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WHEN gt018.tipologia = 'PES' THEN 'B'</w:t>
            </w:r>
          </w:p>
          <w:p w14:paraId="20FCEA53" w14:textId="48176CAE" w:rsidR="00C1555D" w:rsidRPr="00D607B3" w:rsidRDefault="00492A1B" w:rsidP="00492A1B">
            <w:pPr>
              <w:rPr>
                <w:rFonts w:cs="Calibri"/>
                <w:color w:val="000000"/>
                <w:sz w:val="18"/>
                <w:szCs w:val="18"/>
              </w:rPr>
            </w:pPr>
            <w:r w:rsidRPr="00492A1B">
              <w:rPr>
                <w:rFonts w:cs="Calibri"/>
                <w:color w:val="000000"/>
                <w:sz w:val="18"/>
                <w:szCs w:val="18"/>
              </w:rPr>
              <w:t>ELSE 'F'</w:t>
            </w:r>
          </w:p>
        </w:tc>
      </w:tr>
      <w:tr w:rsidR="00C1555D" w:rsidRPr="00335137" w14:paraId="6264723B" w14:textId="227772DD"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56BB78D" w14:textId="77777777" w:rsidR="00C1555D" w:rsidRPr="00500AFB" w:rsidRDefault="00C1555D" w:rsidP="00C1555D">
            <w:pPr>
              <w:rPr>
                <w:rFonts w:cs="Calibri"/>
                <w:color w:val="000000"/>
                <w:sz w:val="18"/>
                <w:szCs w:val="18"/>
              </w:rPr>
            </w:pPr>
            <w:r w:rsidRPr="00500AFB">
              <w:rPr>
                <w:rFonts w:cs="Calibri"/>
                <w:color w:val="000000"/>
                <w:sz w:val="18"/>
                <w:szCs w:val="18"/>
              </w:rPr>
              <w:t>cestgar</w:t>
            </w:r>
          </w:p>
        </w:tc>
        <w:tc>
          <w:tcPr>
            <w:tcW w:w="5495" w:type="dxa"/>
            <w:tcBorders>
              <w:top w:val="nil"/>
              <w:left w:val="nil"/>
              <w:bottom w:val="single" w:sz="4" w:space="0" w:color="auto"/>
              <w:right w:val="single" w:sz="4" w:space="0" w:color="auto"/>
            </w:tcBorders>
            <w:shd w:val="clear" w:color="auto" w:fill="auto"/>
            <w:noWrap/>
            <w:hideMark/>
          </w:tcPr>
          <w:p w14:paraId="106D4DAE" w14:textId="77777777" w:rsidR="00C1555D" w:rsidRPr="00500AFB" w:rsidRDefault="00C1555D" w:rsidP="00C1555D">
            <w:pPr>
              <w:rPr>
                <w:rFonts w:cs="Calibri"/>
                <w:color w:val="000000"/>
                <w:sz w:val="18"/>
                <w:szCs w:val="18"/>
              </w:rPr>
            </w:pPr>
            <w:r w:rsidRPr="00500AFB">
              <w:rPr>
                <w:rFonts w:cs="Calibri"/>
                <w:color w:val="000000"/>
                <w:sz w:val="18"/>
                <w:szCs w:val="18"/>
              </w:rPr>
              <w:t>Estado garantia:</w:t>
            </w:r>
          </w:p>
          <w:p w14:paraId="4C49C6B0" w14:textId="77777777" w:rsidR="00C1555D" w:rsidRPr="00500AFB" w:rsidRDefault="00C1555D" w:rsidP="00C1555D">
            <w:pPr>
              <w:pStyle w:val="ListParagraph"/>
              <w:numPr>
                <w:ilvl w:val="0"/>
                <w:numId w:val="10"/>
              </w:numPr>
              <w:rPr>
                <w:rFonts w:cs="Calibri"/>
                <w:color w:val="000000"/>
                <w:sz w:val="18"/>
                <w:szCs w:val="18"/>
              </w:rPr>
            </w:pPr>
            <w:r w:rsidRPr="00500AFB">
              <w:rPr>
                <w:rFonts w:cs="Calibri"/>
                <w:color w:val="000000"/>
                <w:sz w:val="18"/>
                <w:szCs w:val="18"/>
              </w:rPr>
              <w:t>O campo do estado da garantia está preenchido com o código ‘00001’ para todos os registos, indicando que a garantia está em vigor.</w:t>
            </w:r>
          </w:p>
        </w:tc>
        <w:tc>
          <w:tcPr>
            <w:tcW w:w="993" w:type="dxa"/>
            <w:tcBorders>
              <w:top w:val="nil"/>
              <w:left w:val="nil"/>
              <w:bottom w:val="single" w:sz="4" w:space="0" w:color="auto"/>
              <w:right w:val="single" w:sz="4" w:space="0" w:color="auto"/>
            </w:tcBorders>
            <w:shd w:val="clear" w:color="auto" w:fill="auto"/>
            <w:noWrap/>
            <w:hideMark/>
          </w:tcPr>
          <w:p w14:paraId="45582A8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B4112FD" w14:textId="77777777" w:rsidR="00C1555D" w:rsidRDefault="00C1555D" w:rsidP="00C1555D">
            <w:pPr>
              <w:rPr>
                <w:rFonts w:cs="Calibri"/>
                <w:color w:val="000000"/>
                <w:sz w:val="18"/>
                <w:szCs w:val="18"/>
              </w:rPr>
            </w:pPr>
            <w:r>
              <w:rPr>
                <w:rFonts w:cs="Calibri"/>
                <w:color w:val="000000"/>
                <w:sz w:val="18"/>
                <w:szCs w:val="18"/>
              </w:rPr>
              <w:t>MUG</w:t>
            </w:r>
          </w:p>
          <w:p w14:paraId="0E2B3B68" w14:textId="6A82485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1574398" w14:textId="77777777" w:rsidR="00492A1B" w:rsidRPr="00492A1B" w:rsidRDefault="00492A1B" w:rsidP="00C1555D">
            <w:pPr>
              <w:rPr>
                <w:rFonts w:cs="Calibri"/>
                <w:i/>
                <w:color w:val="000000"/>
                <w:sz w:val="18"/>
                <w:szCs w:val="18"/>
              </w:rPr>
            </w:pPr>
          </w:p>
          <w:p w14:paraId="3F55A024" w14:textId="6AAC205E" w:rsidR="00492A1B" w:rsidRPr="00335137" w:rsidRDefault="00492A1B"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7D83F77" w14:textId="5CB8F9D7"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B7E4E6B" w14:textId="01CFE5B9" w:rsidR="00C1555D" w:rsidRPr="00335137" w:rsidRDefault="00C1555D" w:rsidP="00492A1B">
            <w:pPr>
              <w:rPr>
                <w:rFonts w:cs="Calibri"/>
                <w:color w:val="000000"/>
                <w:sz w:val="18"/>
                <w:szCs w:val="18"/>
              </w:rPr>
            </w:pPr>
          </w:p>
        </w:tc>
      </w:tr>
      <w:tr w:rsidR="00C1555D" w:rsidRPr="00335137" w14:paraId="4D77C115" w14:textId="5947C0E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27F1E92" w14:textId="77777777" w:rsidR="00C1555D" w:rsidRPr="00500AFB" w:rsidRDefault="00C1555D" w:rsidP="00C1555D">
            <w:pPr>
              <w:rPr>
                <w:rFonts w:cs="Calibri"/>
                <w:color w:val="000000"/>
                <w:sz w:val="18"/>
                <w:szCs w:val="18"/>
              </w:rPr>
            </w:pPr>
            <w:r w:rsidRPr="00500AFB">
              <w:rPr>
                <w:rFonts w:cs="Calibri"/>
                <w:color w:val="000000"/>
                <w:sz w:val="18"/>
                <w:szCs w:val="18"/>
              </w:rPr>
              <w:t>ctipcflet</w:t>
            </w:r>
          </w:p>
        </w:tc>
        <w:tc>
          <w:tcPr>
            <w:tcW w:w="5495" w:type="dxa"/>
            <w:tcBorders>
              <w:top w:val="nil"/>
              <w:left w:val="nil"/>
              <w:bottom w:val="single" w:sz="4" w:space="0" w:color="auto"/>
              <w:right w:val="single" w:sz="4" w:space="0" w:color="auto"/>
            </w:tcBorders>
            <w:shd w:val="clear" w:color="auto" w:fill="auto"/>
            <w:noWrap/>
            <w:hideMark/>
          </w:tcPr>
          <w:p w14:paraId="21C4986A" w14:textId="77777777" w:rsidR="00C1555D" w:rsidRPr="00500AFB" w:rsidRDefault="00C1555D" w:rsidP="00C1555D">
            <w:pPr>
              <w:jc w:val="both"/>
              <w:rPr>
                <w:rFonts w:cs="Calibri"/>
                <w:color w:val="000000"/>
                <w:sz w:val="18"/>
                <w:szCs w:val="18"/>
              </w:rPr>
            </w:pPr>
            <w:r w:rsidRPr="00500AFB">
              <w:rPr>
                <w:rFonts w:cs="Calibri"/>
                <w:color w:val="000000"/>
                <w:sz w:val="18"/>
                <w:szCs w:val="18"/>
              </w:rPr>
              <w:t xml:space="preserve">Cod. ID </w:t>
            </w:r>
            <w:r w:rsidRPr="00500AFB">
              <w:rPr>
                <w:rFonts w:cs="Calibri"/>
                <w:i/>
                <w:color w:val="000000"/>
                <w:sz w:val="18"/>
                <w:szCs w:val="18"/>
              </w:rPr>
              <w:t>confort letter</w:t>
            </w:r>
            <w:r w:rsidRPr="00500AFB">
              <w:rPr>
                <w:rFonts w:cs="Calibri"/>
                <w:color w:val="000000"/>
                <w:sz w:val="18"/>
                <w:szCs w:val="18"/>
              </w:rPr>
              <w:t>:</w:t>
            </w:r>
          </w:p>
          <w:p w14:paraId="0E17D807" w14:textId="77777777" w:rsidR="00C1555D" w:rsidRPr="00500AFB" w:rsidRDefault="00C1555D" w:rsidP="00C1555D">
            <w:pPr>
              <w:pStyle w:val="ListParagraph"/>
              <w:numPr>
                <w:ilvl w:val="0"/>
                <w:numId w:val="10"/>
              </w:numPr>
              <w:rPr>
                <w:rFonts w:cs="Calibri"/>
                <w:color w:val="000000"/>
                <w:sz w:val="18"/>
                <w:szCs w:val="18"/>
              </w:rPr>
            </w:pPr>
            <w:r w:rsidRPr="00500AFB">
              <w:rPr>
                <w:rFonts w:cs="Calibri"/>
                <w:color w:val="000000"/>
                <w:sz w:val="18"/>
                <w:szCs w:val="18"/>
              </w:rPr>
              <w:t>Grau de confiança de uma carta de conforto, sendo classificada de ‘01’ - fraco - até ‘04’ - muito forte.</w:t>
            </w:r>
          </w:p>
        </w:tc>
        <w:tc>
          <w:tcPr>
            <w:tcW w:w="993" w:type="dxa"/>
            <w:tcBorders>
              <w:top w:val="nil"/>
              <w:left w:val="nil"/>
              <w:bottom w:val="single" w:sz="4" w:space="0" w:color="auto"/>
              <w:right w:val="single" w:sz="4" w:space="0" w:color="auto"/>
            </w:tcBorders>
            <w:shd w:val="clear" w:color="auto" w:fill="auto"/>
            <w:noWrap/>
            <w:hideMark/>
          </w:tcPr>
          <w:p w14:paraId="43C73CE4"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F034744" w14:textId="77777777" w:rsidR="00C1555D" w:rsidRDefault="00C1555D" w:rsidP="00C1555D">
            <w:pPr>
              <w:rPr>
                <w:rFonts w:cs="Calibri"/>
                <w:color w:val="000000"/>
                <w:sz w:val="18"/>
                <w:szCs w:val="18"/>
              </w:rPr>
            </w:pPr>
            <w:r>
              <w:rPr>
                <w:rFonts w:cs="Calibri"/>
                <w:color w:val="000000"/>
                <w:sz w:val="18"/>
                <w:szCs w:val="18"/>
              </w:rPr>
              <w:t>MUG</w:t>
            </w:r>
          </w:p>
          <w:p w14:paraId="365BD31F" w14:textId="0BD1BB52"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299800" w14:textId="77777777" w:rsidR="00492A1B" w:rsidRDefault="00492A1B" w:rsidP="00492A1B">
            <w:pPr>
              <w:rPr>
                <w:rFonts w:cs="Calibri"/>
                <w:i/>
                <w:color w:val="000000"/>
                <w:sz w:val="18"/>
                <w:szCs w:val="18"/>
                <w:lang w:val="en-US"/>
              </w:rPr>
            </w:pPr>
            <w:r w:rsidRPr="00C1555D">
              <w:rPr>
                <w:rFonts w:cs="Calibri"/>
                <w:i/>
                <w:color w:val="000000"/>
                <w:sz w:val="18"/>
                <w:szCs w:val="18"/>
                <w:lang w:val="en-US"/>
              </w:rPr>
              <w:t>cd_garantias.gt002_grnt_prc</w:t>
            </w:r>
          </w:p>
          <w:p w14:paraId="54B8F1C5" w14:textId="77777777"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07</w:t>
            </w:r>
            <w:r w:rsidRPr="007D3B0E">
              <w:rPr>
                <w:rFonts w:cs="Calibri"/>
                <w:i/>
                <w:color w:val="000000"/>
                <w:sz w:val="18"/>
                <w:szCs w:val="18"/>
              </w:rPr>
              <w:t>_</w:t>
            </w:r>
            <w:r>
              <w:rPr>
                <w:rFonts w:cs="Calibri"/>
                <w:i/>
                <w:color w:val="000000"/>
                <w:sz w:val="18"/>
                <w:szCs w:val="18"/>
              </w:rPr>
              <w:t xml:space="preserve">trz_gt_pes </w:t>
            </w:r>
          </w:p>
          <w:p w14:paraId="19A2A61F" w14:textId="77777777" w:rsidR="00C1555D" w:rsidRPr="00335137" w:rsidRDefault="00C1555D" w:rsidP="00492A1B">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E7F50AE" w14:textId="4F26AC09"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1EBAE99"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gt002.ckprodut = '083' AND gt002.cksubpro IN ('021', '009', '008', '004') </w:t>
            </w:r>
            <w:r w:rsidRPr="00492A1B">
              <w:rPr>
                <w:rFonts w:cs="Calibri"/>
                <w:color w:val="000000"/>
                <w:sz w:val="18"/>
                <w:szCs w:val="18"/>
                <w:lang w:val="en-US"/>
              </w:rPr>
              <w:lastRenderedPageBreak/>
              <w:t xml:space="preserve">AND TRIM(gt007.ctipcflet) = '' THEN '00' </w:t>
            </w:r>
          </w:p>
          <w:p w14:paraId="79960FA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WHEN gt002.ckprodut = '083' AND gt002.cksubpro IN ('021', '009', '008', '004') THEN gt007.ctipcflet </w:t>
            </w:r>
          </w:p>
          <w:p w14:paraId="30C008C7" w14:textId="0CE26AA2" w:rsidR="00C1555D" w:rsidRPr="00335137" w:rsidRDefault="00492A1B" w:rsidP="00492A1B">
            <w:pPr>
              <w:rPr>
                <w:rFonts w:cs="Calibri"/>
                <w:color w:val="000000"/>
                <w:sz w:val="18"/>
                <w:szCs w:val="18"/>
              </w:rPr>
            </w:pPr>
            <w:r w:rsidRPr="00492A1B">
              <w:rPr>
                <w:rFonts w:cs="Calibri"/>
                <w:color w:val="000000"/>
                <w:sz w:val="18"/>
                <w:szCs w:val="18"/>
              </w:rPr>
              <w:t>ELSE '99'</w:t>
            </w:r>
          </w:p>
        </w:tc>
      </w:tr>
      <w:tr w:rsidR="00C1555D" w:rsidRPr="00335137" w14:paraId="7BCE072D" w14:textId="5A352D56"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6371CB2"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zcliente</w:t>
            </w:r>
          </w:p>
        </w:tc>
        <w:tc>
          <w:tcPr>
            <w:tcW w:w="5495" w:type="dxa"/>
            <w:tcBorders>
              <w:top w:val="nil"/>
              <w:left w:val="nil"/>
              <w:bottom w:val="single" w:sz="4" w:space="0" w:color="auto"/>
              <w:right w:val="single" w:sz="4" w:space="0" w:color="auto"/>
            </w:tcBorders>
            <w:shd w:val="clear" w:color="auto" w:fill="auto"/>
            <w:noWrap/>
            <w:hideMark/>
          </w:tcPr>
          <w:p w14:paraId="0B5498E2" w14:textId="77777777" w:rsidR="00C1555D" w:rsidRPr="00500AFB" w:rsidRDefault="00C1555D" w:rsidP="00C1555D">
            <w:pPr>
              <w:jc w:val="both"/>
              <w:rPr>
                <w:rFonts w:cs="Calibri"/>
                <w:color w:val="000000"/>
                <w:sz w:val="18"/>
                <w:szCs w:val="18"/>
              </w:rPr>
            </w:pPr>
            <w:r w:rsidRPr="00500AFB">
              <w:rPr>
                <w:rFonts w:cs="Calibri"/>
                <w:color w:val="000000"/>
                <w:sz w:val="18"/>
                <w:szCs w:val="18"/>
              </w:rPr>
              <w:t>Cliente garante:</w:t>
            </w:r>
          </w:p>
          <w:p w14:paraId="4779BCC4"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Este campo reflete o código do cliente garante, ou seja, o avalista/ fiador, no caso das garantias pessoais.</w:t>
            </w:r>
          </w:p>
          <w:p w14:paraId="244B7A8E"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Para garantias reais, o código indicado é do cliente titular da responsabilidade.</w:t>
            </w:r>
          </w:p>
          <w:p w14:paraId="7EA95AC5"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20C38D1" w14:textId="77777777" w:rsidR="00C1555D" w:rsidRPr="00500AFB" w:rsidRDefault="00C1555D" w:rsidP="00C1555D">
            <w:pPr>
              <w:pStyle w:val="ListParagraph"/>
              <w:numPr>
                <w:ilvl w:val="0"/>
                <w:numId w:val="14"/>
              </w:numPr>
              <w:jc w:val="both"/>
              <w:rPr>
                <w:rFonts w:cs="Calibri"/>
                <w:color w:val="000000"/>
                <w:sz w:val="18"/>
                <w:szCs w:val="18"/>
              </w:rPr>
            </w:pPr>
            <w:r w:rsidRPr="00500AFB">
              <w:rPr>
                <w:rFonts w:cs="Calibri"/>
                <w:color w:val="000000"/>
                <w:sz w:val="18"/>
                <w:szCs w:val="18"/>
              </w:rPr>
              <w:t xml:space="preserve">Este campo pode ser cruzado com o campo ‘zcliente’ da tabela </w:t>
            </w:r>
            <w:r w:rsidRPr="00500AFB">
              <w:rPr>
                <w:rFonts w:cs="Calibri"/>
                <w:i/>
                <w:color w:val="000000"/>
                <w:sz w:val="18"/>
                <w:szCs w:val="18"/>
              </w:rPr>
              <w:t>cd_</w:t>
            </w:r>
            <w:proofErr w:type="gramStart"/>
            <w:r w:rsidRPr="00500AFB">
              <w:rPr>
                <w:rFonts w:cs="Calibri"/>
                <w:i/>
                <w:color w:val="000000"/>
                <w:sz w:val="18"/>
                <w:szCs w:val="18"/>
              </w:rPr>
              <w:t>captools.ct</w:t>
            </w:r>
            <w:proofErr w:type="gramEnd"/>
            <w:r w:rsidRPr="00500AFB">
              <w:rPr>
                <w:rFonts w:cs="Calibri"/>
                <w:i/>
                <w:color w:val="000000"/>
                <w:sz w:val="18"/>
                <w:szCs w:val="18"/>
              </w:rPr>
              <w:t>003_univ_cli</w:t>
            </w:r>
            <w:r w:rsidRPr="00500AFB">
              <w:rPr>
                <w:rFonts w:cs="Calibri"/>
                <w:color w:val="000000"/>
                <w:sz w:val="18"/>
                <w:szCs w:val="18"/>
              </w:rPr>
              <w:t xml:space="preserve"> para obter uma variedade significativo de dados de clientes.</w:t>
            </w:r>
          </w:p>
          <w:p w14:paraId="69EC9080" w14:textId="77777777" w:rsidR="00C1555D" w:rsidRPr="00500AFB" w:rsidRDefault="00C1555D" w:rsidP="00C1555D">
            <w:pPr>
              <w:pStyle w:val="ListParagraph"/>
              <w:numPr>
                <w:ilvl w:val="0"/>
                <w:numId w:val="14"/>
              </w:numPr>
              <w:rPr>
                <w:rFonts w:cs="Calibri"/>
                <w:color w:val="000000"/>
                <w:sz w:val="18"/>
                <w:szCs w:val="18"/>
              </w:rPr>
            </w:pPr>
            <w:r w:rsidRPr="00500AFB">
              <w:rPr>
                <w:rFonts w:cs="Calibri"/>
                <w:color w:val="000000"/>
                <w:sz w:val="18"/>
                <w:szCs w:val="18"/>
              </w:rPr>
              <w:t>No caso de registos de origem Factoring, este campo indica o cliente devedor das faturas associadas ao contrato de Factoring.</w:t>
            </w:r>
          </w:p>
        </w:tc>
        <w:tc>
          <w:tcPr>
            <w:tcW w:w="993" w:type="dxa"/>
            <w:tcBorders>
              <w:top w:val="nil"/>
              <w:left w:val="nil"/>
              <w:bottom w:val="single" w:sz="4" w:space="0" w:color="auto"/>
              <w:right w:val="single" w:sz="4" w:space="0" w:color="auto"/>
            </w:tcBorders>
            <w:shd w:val="clear" w:color="auto" w:fill="auto"/>
            <w:noWrap/>
            <w:hideMark/>
          </w:tcPr>
          <w:p w14:paraId="337071E4"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27D124D1" w14:textId="77777777" w:rsidR="00C1555D" w:rsidRDefault="00C1555D" w:rsidP="00C1555D">
            <w:pPr>
              <w:rPr>
                <w:rFonts w:cs="Calibri"/>
                <w:color w:val="000000"/>
                <w:sz w:val="18"/>
                <w:szCs w:val="18"/>
              </w:rPr>
            </w:pPr>
            <w:r>
              <w:rPr>
                <w:rFonts w:cs="Calibri"/>
                <w:color w:val="000000"/>
                <w:sz w:val="18"/>
                <w:szCs w:val="18"/>
              </w:rPr>
              <w:t>MUG</w:t>
            </w:r>
          </w:p>
          <w:p w14:paraId="40D16B1B" w14:textId="1D7E361A"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D7078C6" w14:textId="3C69991A"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1CAE2C" w14:textId="1AE6FACA"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01</w:t>
            </w:r>
            <w:r w:rsidRPr="007D3B0E">
              <w:rPr>
                <w:rFonts w:cs="Calibri"/>
                <w:i/>
                <w:color w:val="000000"/>
                <w:sz w:val="18"/>
                <w:szCs w:val="18"/>
              </w:rPr>
              <w:t>_</w:t>
            </w:r>
            <w:r>
              <w:rPr>
                <w:rFonts w:cs="Calibri"/>
                <w:i/>
                <w:color w:val="000000"/>
                <w:sz w:val="18"/>
                <w:szCs w:val="18"/>
              </w:rPr>
              <w:t xml:space="preserve">interv_cto </w:t>
            </w:r>
          </w:p>
          <w:p w14:paraId="3A23423A" w14:textId="77777777" w:rsidR="00492A1B" w:rsidRDefault="00492A1B" w:rsidP="00492A1B">
            <w:pPr>
              <w:rPr>
                <w:rFonts w:cs="Calibri"/>
                <w:i/>
                <w:color w:val="000000"/>
                <w:sz w:val="18"/>
                <w:szCs w:val="18"/>
              </w:rPr>
            </w:pPr>
          </w:p>
          <w:p w14:paraId="78B49446"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9363BF5" w14:textId="0776EED2" w:rsidR="00C1555D" w:rsidRPr="00D607B3" w:rsidRDefault="00C1555D" w:rsidP="00C1555D">
            <w:pPr>
              <w:rPr>
                <w:rFonts w:cs="Calibri"/>
                <w:color w:val="000000"/>
                <w:sz w:val="18"/>
                <w:szCs w:val="18"/>
              </w:rPr>
            </w:pPr>
            <w:r w:rsidRPr="00D607B3">
              <w:rPr>
                <w:rFonts w:cs="Calibri"/>
                <w:color w:val="000000"/>
                <w:sz w:val="18"/>
                <w:szCs w:val="18"/>
              </w:rPr>
              <w:t>zcliente</w:t>
            </w:r>
          </w:p>
          <w:p w14:paraId="620310CC" w14:textId="20A6F774" w:rsidR="00C1555D" w:rsidRPr="00335137" w:rsidRDefault="00C1555D" w:rsidP="00C1555D">
            <w:pPr>
              <w:rPr>
                <w:rFonts w:cs="Calibri"/>
                <w:color w:val="000000"/>
                <w:sz w:val="18"/>
                <w:szCs w:val="18"/>
              </w:rPr>
            </w:pPr>
            <w:r w:rsidRPr="00D607B3">
              <w:rPr>
                <w:rFonts w:cs="Calibri"/>
                <w:color w:val="000000"/>
                <w:sz w:val="18"/>
                <w:szCs w:val="18"/>
              </w:rPr>
              <w:t>zcliente_garante</w:t>
            </w:r>
          </w:p>
        </w:tc>
        <w:tc>
          <w:tcPr>
            <w:tcW w:w="2127" w:type="dxa"/>
            <w:tcBorders>
              <w:top w:val="nil"/>
              <w:left w:val="single" w:sz="4" w:space="0" w:color="auto"/>
              <w:bottom w:val="single" w:sz="4" w:space="0" w:color="auto"/>
              <w:right w:val="single" w:sz="4" w:space="0" w:color="auto"/>
            </w:tcBorders>
          </w:tcPr>
          <w:p w14:paraId="3874AC1D"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CASE </w:t>
            </w:r>
          </w:p>
          <w:p w14:paraId="6EFBA874"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'PES' THEN gt018.zcliente_garante</w:t>
            </w:r>
          </w:p>
          <w:p w14:paraId="477A54C3"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'FIN' THEN cl001.zcliente</w:t>
            </w:r>
          </w:p>
          <w:p w14:paraId="3B12A8F6" w14:textId="77777777" w:rsidR="00492A1B" w:rsidRPr="00492A1B" w:rsidRDefault="00492A1B" w:rsidP="00492A1B">
            <w:pPr>
              <w:rPr>
                <w:rFonts w:cs="Calibri"/>
                <w:color w:val="000000"/>
                <w:sz w:val="18"/>
                <w:szCs w:val="18"/>
              </w:rPr>
            </w:pPr>
            <w:r w:rsidRPr="00492A1B">
              <w:rPr>
                <w:rFonts w:cs="Calibri"/>
                <w:color w:val="000000"/>
                <w:sz w:val="18"/>
                <w:szCs w:val="18"/>
                <w:lang w:val="en-US"/>
              </w:rPr>
              <w:t xml:space="preserve">                  </w:t>
            </w:r>
            <w:r w:rsidRPr="00492A1B">
              <w:rPr>
                <w:rFonts w:cs="Calibri"/>
                <w:color w:val="000000"/>
                <w:sz w:val="18"/>
                <w:szCs w:val="18"/>
              </w:rPr>
              <w:t>WHEN gt018.tipologia = 'IMO' THEN cl001.zcliente</w:t>
            </w:r>
          </w:p>
          <w:p w14:paraId="55E8C354" w14:textId="77777777" w:rsidR="00492A1B" w:rsidRPr="00492A1B" w:rsidRDefault="00492A1B" w:rsidP="00492A1B">
            <w:pPr>
              <w:rPr>
                <w:rFonts w:cs="Calibri"/>
                <w:color w:val="000000"/>
                <w:sz w:val="18"/>
                <w:szCs w:val="18"/>
              </w:rPr>
            </w:pPr>
            <w:r w:rsidRPr="00492A1B">
              <w:rPr>
                <w:rFonts w:cs="Calibri"/>
                <w:color w:val="000000"/>
                <w:sz w:val="18"/>
                <w:szCs w:val="18"/>
              </w:rPr>
              <w:t>END</w:t>
            </w:r>
          </w:p>
          <w:p w14:paraId="5D9A3ED0" w14:textId="77777777" w:rsidR="00492A1B" w:rsidRPr="00492A1B" w:rsidRDefault="00492A1B" w:rsidP="00492A1B">
            <w:pPr>
              <w:rPr>
                <w:rFonts w:cs="Calibri"/>
                <w:color w:val="000000"/>
                <w:sz w:val="18"/>
                <w:szCs w:val="18"/>
              </w:rPr>
            </w:pPr>
          </w:p>
          <w:p w14:paraId="45193387" w14:textId="01688E7A" w:rsidR="00C1555D" w:rsidRPr="00D607B3" w:rsidRDefault="00492A1B" w:rsidP="00492A1B">
            <w:pPr>
              <w:rPr>
                <w:rFonts w:cs="Calibri"/>
                <w:color w:val="000000"/>
                <w:sz w:val="18"/>
                <w:szCs w:val="18"/>
              </w:rPr>
            </w:pPr>
            <w:r w:rsidRPr="00492A1B">
              <w:rPr>
                <w:rFonts w:cs="Calibri"/>
                <w:color w:val="000000"/>
                <w:sz w:val="18"/>
                <w:szCs w:val="18"/>
              </w:rPr>
              <w:t>Em casos financeiros, o cruzamento com CL001 é feito por chave de bem. Em casos imóveis, pela chave da responsabilidade</w:t>
            </w:r>
          </w:p>
        </w:tc>
      </w:tr>
      <w:tr w:rsidR="00C1555D" w:rsidRPr="00335137" w14:paraId="2C01EDD2" w14:textId="086131D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F630E6" w14:textId="77777777" w:rsidR="00C1555D" w:rsidRPr="00500AFB" w:rsidRDefault="00C1555D" w:rsidP="00C1555D">
            <w:pPr>
              <w:rPr>
                <w:rFonts w:cs="Calibri"/>
                <w:color w:val="000000"/>
                <w:sz w:val="18"/>
                <w:szCs w:val="18"/>
              </w:rPr>
            </w:pPr>
            <w:r w:rsidRPr="00500AFB">
              <w:rPr>
                <w:rFonts w:cs="Calibri"/>
                <w:color w:val="000000"/>
                <w:sz w:val="18"/>
                <w:szCs w:val="18"/>
              </w:rPr>
              <w:t>centidad</w:t>
            </w:r>
          </w:p>
        </w:tc>
        <w:tc>
          <w:tcPr>
            <w:tcW w:w="5495" w:type="dxa"/>
            <w:tcBorders>
              <w:top w:val="nil"/>
              <w:left w:val="nil"/>
              <w:bottom w:val="single" w:sz="4" w:space="0" w:color="auto"/>
              <w:right w:val="single" w:sz="4" w:space="0" w:color="auto"/>
            </w:tcBorders>
            <w:shd w:val="clear" w:color="auto" w:fill="auto"/>
            <w:noWrap/>
            <w:hideMark/>
          </w:tcPr>
          <w:p w14:paraId="64BEC297" w14:textId="77777777" w:rsidR="00C1555D" w:rsidRPr="00500AFB" w:rsidRDefault="00C1555D" w:rsidP="00C1555D">
            <w:pPr>
              <w:rPr>
                <w:rFonts w:cs="Calibri"/>
                <w:color w:val="000000"/>
                <w:sz w:val="18"/>
                <w:szCs w:val="18"/>
              </w:rPr>
            </w:pPr>
            <w:r w:rsidRPr="00500AFB">
              <w:rPr>
                <w:rFonts w:cs="Calibri"/>
                <w:color w:val="000000"/>
                <w:sz w:val="18"/>
                <w:szCs w:val="18"/>
              </w:rPr>
              <w:t>Entidade a que respeita a informação:</w:t>
            </w:r>
          </w:p>
          <w:p w14:paraId="053C0F4C"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t>Todos os registos dizem respeito à entidade Banco Santander Totta, estando, por esse motivo, uniformemente preenchidos com o código ‘BST’.</w:t>
            </w:r>
          </w:p>
        </w:tc>
        <w:tc>
          <w:tcPr>
            <w:tcW w:w="993" w:type="dxa"/>
            <w:tcBorders>
              <w:top w:val="nil"/>
              <w:left w:val="nil"/>
              <w:bottom w:val="single" w:sz="4" w:space="0" w:color="auto"/>
              <w:right w:val="single" w:sz="4" w:space="0" w:color="auto"/>
            </w:tcBorders>
            <w:shd w:val="clear" w:color="auto" w:fill="auto"/>
            <w:noWrap/>
            <w:hideMark/>
          </w:tcPr>
          <w:p w14:paraId="6C23946C"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2D43683" w14:textId="77777777" w:rsidR="00C1555D" w:rsidRDefault="00C1555D" w:rsidP="00C1555D">
            <w:pPr>
              <w:rPr>
                <w:rFonts w:cs="Calibri"/>
                <w:color w:val="000000"/>
                <w:sz w:val="18"/>
                <w:szCs w:val="18"/>
              </w:rPr>
            </w:pPr>
            <w:r>
              <w:rPr>
                <w:rFonts w:cs="Calibri"/>
                <w:color w:val="000000"/>
                <w:sz w:val="18"/>
                <w:szCs w:val="18"/>
              </w:rPr>
              <w:t>MUG</w:t>
            </w:r>
          </w:p>
          <w:p w14:paraId="3A7F0469" w14:textId="523C2B9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D7A13B"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F207002" w14:textId="02FEDFAD"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3C2289A" w14:textId="3FFDEA42" w:rsidR="00C1555D" w:rsidRPr="00335137" w:rsidRDefault="00C1555D" w:rsidP="00C1555D">
            <w:pPr>
              <w:rPr>
                <w:rFonts w:cs="Calibri"/>
                <w:color w:val="000000"/>
                <w:sz w:val="18"/>
                <w:szCs w:val="18"/>
              </w:rPr>
            </w:pPr>
          </w:p>
        </w:tc>
      </w:tr>
      <w:tr w:rsidR="00C1555D" w:rsidRPr="00260762" w14:paraId="0792C3D3" w14:textId="72A19DA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10D4B0F" w14:textId="77777777" w:rsidR="00C1555D" w:rsidRPr="00500AFB" w:rsidRDefault="00C1555D" w:rsidP="00C1555D">
            <w:pPr>
              <w:rPr>
                <w:rFonts w:cs="Calibri"/>
                <w:color w:val="000000"/>
                <w:sz w:val="18"/>
                <w:szCs w:val="18"/>
              </w:rPr>
            </w:pPr>
            <w:r w:rsidRPr="00500AFB">
              <w:rPr>
                <w:rFonts w:cs="Calibri"/>
                <w:color w:val="000000"/>
                <w:sz w:val="18"/>
                <w:szCs w:val="18"/>
              </w:rPr>
              <w:t>caplic</w:t>
            </w:r>
          </w:p>
        </w:tc>
        <w:tc>
          <w:tcPr>
            <w:tcW w:w="5495" w:type="dxa"/>
            <w:tcBorders>
              <w:top w:val="nil"/>
              <w:left w:val="nil"/>
              <w:bottom w:val="single" w:sz="4" w:space="0" w:color="auto"/>
              <w:right w:val="single" w:sz="4" w:space="0" w:color="auto"/>
            </w:tcBorders>
            <w:shd w:val="clear" w:color="auto" w:fill="auto"/>
            <w:noWrap/>
            <w:hideMark/>
          </w:tcPr>
          <w:p w14:paraId="56055A03" w14:textId="77777777" w:rsidR="00C1555D" w:rsidRPr="00500AFB" w:rsidRDefault="00C1555D" w:rsidP="00C1555D">
            <w:pPr>
              <w:rPr>
                <w:rFonts w:cs="Calibri"/>
                <w:color w:val="000000"/>
                <w:sz w:val="18"/>
                <w:szCs w:val="18"/>
              </w:rPr>
            </w:pPr>
            <w:r w:rsidRPr="00500AFB">
              <w:rPr>
                <w:rFonts w:cs="Calibri"/>
                <w:color w:val="000000"/>
                <w:sz w:val="18"/>
                <w:szCs w:val="18"/>
              </w:rPr>
              <w:t>Aplicação fonte da informação:</w:t>
            </w:r>
          </w:p>
          <w:p w14:paraId="265AFD95"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t>Este campo indica a fonte de informação e está preenchido com o código:</w:t>
            </w:r>
          </w:p>
          <w:p w14:paraId="0BBF0477"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‘TT’ para os títulos</w:t>
            </w:r>
          </w:p>
          <w:p w14:paraId="3A1AF9B6"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‘SG’ para seguros</w:t>
            </w:r>
          </w:p>
          <w:p w14:paraId="37EA8299"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‘FU’ para fundos</w:t>
            </w:r>
          </w:p>
          <w:p w14:paraId="3AA10C5C"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‘DP’ para depósitos a prazo</w:t>
            </w:r>
          </w:p>
          <w:p w14:paraId="4F640B06"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‘DC’ para contas de depósito à ordem</w:t>
            </w:r>
          </w:p>
          <w:p w14:paraId="4C07CAB5"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lastRenderedPageBreak/>
              <w:t>‘CLI’ para garantias pessoais com origem nas aplicações Efeitos, Partenon, EP e GP</w:t>
            </w:r>
          </w:p>
          <w:p w14:paraId="61F86050"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‘LEA’ para garantias pessoais e garantias reais imobiliárias de origem Leasing</w:t>
            </w:r>
          </w:p>
          <w:p w14:paraId="1093BFBF"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‘FAC’ para garantias pessoais de origem Factoring</w:t>
            </w:r>
          </w:p>
          <w:p w14:paraId="0F2FBE55"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‘GP’ para garantias imóveis de origem GP</w:t>
            </w:r>
          </w:p>
          <w:p w14:paraId="35A58258"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‘CS’ para garantias imóveis de origem CS</w:t>
            </w:r>
          </w:p>
          <w:p w14:paraId="29863E0A" w14:textId="77777777" w:rsidR="00C1555D" w:rsidRPr="00500AFB" w:rsidRDefault="00C1555D" w:rsidP="00C1555D">
            <w:pPr>
              <w:pStyle w:val="ListParagraph"/>
              <w:numPr>
                <w:ilvl w:val="1"/>
                <w:numId w:val="22"/>
              </w:numPr>
              <w:rPr>
                <w:rFonts w:cs="Calibri"/>
                <w:color w:val="000000"/>
                <w:sz w:val="18"/>
                <w:szCs w:val="18"/>
              </w:rPr>
            </w:pPr>
            <w:r w:rsidRPr="00500AFB">
              <w:rPr>
                <w:rFonts w:cs="Calibri"/>
                <w:color w:val="000000"/>
                <w:sz w:val="18"/>
                <w:szCs w:val="18"/>
              </w:rPr>
              <w:t>‘CSA’ para garantias pessoais de origem CS.</w:t>
            </w:r>
          </w:p>
        </w:tc>
        <w:tc>
          <w:tcPr>
            <w:tcW w:w="993" w:type="dxa"/>
            <w:tcBorders>
              <w:top w:val="nil"/>
              <w:left w:val="nil"/>
              <w:bottom w:val="single" w:sz="4" w:space="0" w:color="auto"/>
              <w:right w:val="single" w:sz="4" w:space="0" w:color="auto"/>
            </w:tcBorders>
            <w:shd w:val="clear" w:color="auto" w:fill="auto"/>
            <w:noWrap/>
            <w:hideMark/>
          </w:tcPr>
          <w:p w14:paraId="1E06D7D5"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11F7DD55" w14:textId="2A1AC63F" w:rsidR="00C1555D" w:rsidRDefault="00C1555D" w:rsidP="00C1555D">
            <w:pPr>
              <w:rPr>
                <w:rFonts w:cs="Calibri"/>
                <w:color w:val="000000"/>
                <w:sz w:val="18"/>
                <w:szCs w:val="18"/>
              </w:rPr>
            </w:pPr>
            <w:r>
              <w:rPr>
                <w:rFonts w:cs="Calibri"/>
                <w:color w:val="000000"/>
                <w:sz w:val="18"/>
                <w:szCs w:val="18"/>
              </w:rPr>
              <w:t>MUG</w:t>
            </w:r>
          </w:p>
          <w:p w14:paraId="3627D9A2" w14:textId="60409ED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D67DFF" w14:textId="77777777" w:rsidR="00492A1B" w:rsidRDefault="00492A1B" w:rsidP="00492A1B">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AC6FBC" w14:textId="09A6F35E"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02</w:t>
            </w:r>
            <w:r w:rsidRPr="007D3B0E">
              <w:rPr>
                <w:rFonts w:cs="Calibri"/>
                <w:i/>
                <w:color w:val="000000"/>
                <w:sz w:val="18"/>
                <w:szCs w:val="18"/>
              </w:rPr>
              <w:t>_</w:t>
            </w:r>
            <w:r>
              <w:rPr>
                <w:rFonts w:cs="Calibri"/>
                <w:i/>
                <w:color w:val="000000"/>
                <w:sz w:val="18"/>
                <w:szCs w:val="18"/>
              </w:rPr>
              <w:t>grnt_prc</w:t>
            </w:r>
          </w:p>
          <w:p w14:paraId="663C5DE2" w14:textId="53E2F394" w:rsidR="00492A1B" w:rsidRDefault="00492A1B" w:rsidP="00492A1B">
            <w:pPr>
              <w:rPr>
                <w:rFonts w:cs="Calibri"/>
                <w:i/>
                <w:color w:val="000000"/>
                <w:sz w:val="18"/>
                <w:szCs w:val="18"/>
              </w:rPr>
            </w:pPr>
            <w:r w:rsidRPr="007D3B0E">
              <w:rPr>
                <w:rFonts w:cs="Calibri"/>
                <w:i/>
                <w:color w:val="000000"/>
                <w:sz w:val="18"/>
                <w:szCs w:val="18"/>
              </w:rPr>
              <w:t>cd_garantias.gt0</w:t>
            </w:r>
            <w:r>
              <w:rPr>
                <w:rFonts w:cs="Calibri"/>
                <w:i/>
                <w:color w:val="000000"/>
                <w:sz w:val="18"/>
                <w:szCs w:val="18"/>
              </w:rPr>
              <w:t>03</w:t>
            </w:r>
            <w:r w:rsidRPr="007D3B0E">
              <w:rPr>
                <w:rFonts w:cs="Calibri"/>
                <w:i/>
                <w:color w:val="000000"/>
                <w:sz w:val="18"/>
                <w:szCs w:val="18"/>
              </w:rPr>
              <w:t>_</w:t>
            </w:r>
            <w:r>
              <w:rPr>
                <w:rFonts w:cs="Calibri"/>
                <w:i/>
                <w:color w:val="000000"/>
                <w:sz w:val="18"/>
                <w:szCs w:val="18"/>
              </w:rPr>
              <w:t xml:space="preserve">trz_gt_fingt </w:t>
            </w:r>
          </w:p>
          <w:p w14:paraId="64D323E1" w14:textId="77777777" w:rsidR="00492A1B" w:rsidRDefault="00492A1B" w:rsidP="00492A1B">
            <w:pPr>
              <w:rPr>
                <w:rFonts w:cs="Calibri"/>
                <w:i/>
                <w:color w:val="000000"/>
                <w:sz w:val="18"/>
                <w:szCs w:val="18"/>
              </w:rPr>
            </w:pPr>
          </w:p>
          <w:p w14:paraId="4C080745"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CE01566" w14:textId="187E9ADE" w:rsidR="00C1555D" w:rsidRPr="00D607B3" w:rsidRDefault="00C1555D" w:rsidP="00C1555D">
            <w:pPr>
              <w:rPr>
                <w:rFonts w:cs="Calibri"/>
                <w:color w:val="000000"/>
                <w:sz w:val="18"/>
                <w:szCs w:val="18"/>
              </w:rPr>
            </w:pPr>
            <w:r w:rsidRPr="00D607B3">
              <w:rPr>
                <w:rFonts w:cs="Calibri"/>
                <w:color w:val="000000"/>
                <w:sz w:val="18"/>
                <w:szCs w:val="18"/>
              </w:rPr>
              <w:t>origem</w:t>
            </w:r>
          </w:p>
          <w:p w14:paraId="7BA1BFB2" w14:textId="77777777" w:rsidR="00C1555D" w:rsidRPr="00D607B3" w:rsidRDefault="00C1555D" w:rsidP="00C1555D">
            <w:pPr>
              <w:rPr>
                <w:rFonts w:cs="Calibri"/>
                <w:color w:val="000000"/>
                <w:sz w:val="18"/>
                <w:szCs w:val="18"/>
              </w:rPr>
            </w:pPr>
            <w:r w:rsidRPr="00D607B3">
              <w:rPr>
                <w:rFonts w:cs="Calibri"/>
                <w:color w:val="000000"/>
                <w:sz w:val="18"/>
                <w:szCs w:val="18"/>
              </w:rPr>
              <w:t>tipologia</w:t>
            </w:r>
          </w:p>
          <w:p w14:paraId="0744011C" w14:textId="77777777" w:rsidR="00C1555D" w:rsidRPr="00D607B3" w:rsidRDefault="00C1555D" w:rsidP="00C1555D">
            <w:pPr>
              <w:rPr>
                <w:rFonts w:cs="Calibri"/>
                <w:color w:val="000000"/>
                <w:sz w:val="18"/>
                <w:szCs w:val="18"/>
              </w:rPr>
            </w:pPr>
            <w:r w:rsidRPr="00D607B3">
              <w:rPr>
                <w:rFonts w:cs="Calibri"/>
                <w:color w:val="000000"/>
                <w:sz w:val="18"/>
                <w:szCs w:val="18"/>
              </w:rPr>
              <w:t>ctratcta</w:t>
            </w:r>
          </w:p>
          <w:p w14:paraId="75B59CC6" w14:textId="56EB42F2" w:rsidR="00C1555D" w:rsidRPr="00335137" w:rsidRDefault="00C1555D" w:rsidP="00C1555D">
            <w:pPr>
              <w:rPr>
                <w:rFonts w:cs="Calibri"/>
                <w:color w:val="000000"/>
                <w:sz w:val="18"/>
                <w:szCs w:val="18"/>
              </w:rPr>
            </w:pPr>
            <w:r w:rsidRPr="00D607B3">
              <w:rPr>
                <w:rFonts w:cs="Calibri"/>
                <w:color w:val="000000"/>
                <w:sz w:val="18"/>
                <w:szCs w:val="18"/>
              </w:rPr>
              <w:t>ckprodut</w:t>
            </w:r>
          </w:p>
        </w:tc>
        <w:tc>
          <w:tcPr>
            <w:tcW w:w="2127" w:type="dxa"/>
            <w:tcBorders>
              <w:top w:val="nil"/>
              <w:left w:val="single" w:sz="4" w:space="0" w:color="auto"/>
              <w:bottom w:val="single" w:sz="4" w:space="0" w:color="auto"/>
              <w:right w:val="single" w:sz="4" w:space="0" w:color="auto"/>
            </w:tcBorders>
          </w:tcPr>
          <w:p w14:paraId="2D5C8022"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CASE </w:t>
            </w:r>
          </w:p>
          <w:p w14:paraId="50AC580A"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gt018.origem = 'LEA' THEN 'LEA' </w:t>
            </w:r>
          </w:p>
          <w:p w14:paraId="7EBA609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gt018.origem = 'FAC' THEN 'FAC'</w:t>
            </w:r>
          </w:p>
          <w:p w14:paraId="4F190681"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'FIN' THEN </w:t>
            </w:r>
          </w:p>
          <w:p w14:paraId="0E1B67CC"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4C69A3EC"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lastRenderedPageBreak/>
              <w:t xml:space="preserve">            WHEN gt003.ctratcta = '01' THEN 'DC'</w:t>
            </w:r>
          </w:p>
          <w:p w14:paraId="0BC2720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'03' THEN 'DP'</w:t>
            </w:r>
          </w:p>
          <w:p w14:paraId="3D9D092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'07' THEN 'FU'</w:t>
            </w:r>
          </w:p>
          <w:p w14:paraId="4C73EC43"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'10' THEN 'TT'</w:t>
            </w:r>
          </w:p>
          <w:p w14:paraId="163BA5CD"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gt003.ctratcta = '12' THEN 'SG'</w:t>
            </w:r>
          </w:p>
          <w:p w14:paraId="09546CB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 </w:t>
            </w:r>
          </w:p>
          <w:p w14:paraId="06DA4CC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'IMO'  THEN</w:t>
            </w:r>
          </w:p>
          <w:p w14:paraId="7FC0CBB4"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2253AEE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gt018.ckprodut IN ('080') THEN 'CS'</w:t>
            </w:r>
          </w:p>
          <w:p w14:paraId="7F6AA1B8"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ELSE 'GP' </w:t>
            </w:r>
          </w:p>
          <w:p w14:paraId="38CB181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 </w:t>
            </w:r>
          </w:p>
          <w:p w14:paraId="6267005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gt018.tipologia = 'PES' THEN</w:t>
            </w:r>
          </w:p>
          <w:p w14:paraId="2485045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 </w:t>
            </w:r>
          </w:p>
          <w:p w14:paraId="1E044550"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gt002.ckprodut IN ('081', '082', '083') THEN 'CSA' </w:t>
            </w:r>
          </w:p>
          <w:p w14:paraId="24E3E162" w14:textId="77777777" w:rsidR="00492A1B" w:rsidRPr="008B7782" w:rsidRDefault="00492A1B" w:rsidP="00492A1B">
            <w:pPr>
              <w:rPr>
                <w:rFonts w:cs="Calibri"/>
                <w:color w:val="000000"/>
                <w:sz w:val="18"/>
                <w:szCs w:val="18"/>
                <w:lang w:val="en-US"/>
              </w:rPr>
            </w:pPr>
            <w:r w:rsidRPr="00492A1B">
              <w:rPr>
                <w:rFonts w:cs="Calibri"/>
                <w:color w:val="000000"/>
                <w:sz w:val="18"/>
                <w:szCs w:val="18"/>
                <w:lang w:val="en-US"/>
              </w:rPr>
              <w:t xml:space="preserve">        </w:t>
            </w:r>
            <w:r w:rsidRPr="008B7782">
              <w:rPr>
                <w:rFonts w:cs="Calibri"/>
                <w:color w:val="000000"/>
                <w:sz w:val="18"/>
                <w:szCs w:val="18"/>
                <w:lang w:val="en-US"/>
              </w:rPr>
              <w:t>ELSE 'CLI'</w:t>
            </w:r>
          </w:p>
          <w:p w14:paraId="554A45D7"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END </w:t>
            </w:r>
          </w:p>
          <w:p w14:paraId="1D662FC2" w14:textId="77777777" w:rsidR="00492A1B" w:rsidRPr="008B7782" w:rsidRDefault="00492A1B" w:rsidP="00492A1B">
            <w:pPr>
              <w:rPr>
                <w:rFonts w:cs="Calibri"/>
                <w:color w:val="000000"/>
                <w:sz w:val="18"/>
                <w:szCs w:val="18"/>
                <w:lang w:val="en-US"/>
              </w:rPr>
            </w:pPr>
            <w:r w:rsidRPr="008B7782">
              <w:rPr>
                <w:rFonts w:cs="Calibri"/>
                <w:color w:val="000000"/>
                <w:sz w:val="18"/>
                <w:szCs w:val="18"/>
                <w:lang w:val="en-US"/>
              </w:rPr>
              <w:t xml:space="preserve">    ELSE ''</w:t>
            </w:r>
          </w:p>
          <w:p w14:paraId="3D29AC11" w14:textId="7442F978" w:rsidR="00C1555D" w:rsidRPr="008B7782" w:rsidRDefault="00492A1B" w:rsidP="00492A1B">
            <w:pPr>
              <w:rPr>
                <w:rFonts w:cs="Calibri"/>
                <w:color w:val="000000"/>
                <w:sz w:val="18"/>
                <w:szCs w:val="18"/>
                <w:lang w:val="en-US"/>
              </w:rPr>
            </w:pPr>
            <w:r w:rsidRPr="008B7782">
              <w:rPr>
                <w:rFonts w:cs="Calibri"/>
                <w:color w:val="000000"/>
                <w:sz w:val="18"/>
                <w:szCs w:val="18"/>
                <w:lang w:val="en-US"/>
              </w:rPr>
              <w:t>END</w:t>
            </w:r>
          </w:p>
        </w:tc>
      </w:tr>
      <w:tr w:rsidR="00C1555D" w:rsidRPr="00335137" w14:paraId="24B7F341" w14:textId="3267DEC4"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246F2708"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cisin</w:t>
            </w:r>
          </w:p>
        </w:tc>
        <w:tc>
          <w:tcPr>
            <w:tcW w:w="5495" w:type="dxa"/>
            <w:tcBorders>
              <w:top w:val="nil"/>
              <w:left w:val="nil"/>
              <w:bottom w:val="single" w:sz="4" w:space="0" w:color="auto"/>
              <w:right w:val="single" w:sz="4" w:space="0" w:color="auto"/>
            </w:tcBorders>
            <w:shd w:val="clear" w:color="auto" w:fill="auto"/>
            <w:noWrap/>
            <w:hideMark/>
          </w:tcPr>
          <w:p w14:paraId="57392C48" w14:textId="77777777" w:rsidR="00C1555D" w:rsidRPr="00500AFB" w:rsidRDefault="00C1555D" w:rsidP="00C1555D">
            <w:pPr>
              <w:rPr>
                <w:rFonts w:cs="Calibri"/>
                <w:color w:val="000000"/>
                <w:sz w:val="18"/>
                <w:szCs w:val="18"/>
              </w:rPr>
            </w:pPr>
            <w:r w:rsidRPr="00500AFB">
              <w:rPr>
                <w:rFonts w:cs="Calibri"/>
                <w:color w:val="000000"/>
                <w:sz w:val="18"/>
                <w:szCs w:val="18"/>
              </w:rPr>
              <w:t>Código de Emissão (ISIN, ISINREF):</w:t>
            </w:r>
          </w:p>
          <w:p w14:paraId="47649FD8"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lang w:val="en-US"/>
              </w:rPr>
              <w:t>ISIN significa “</w:t>
            </w:r>
            <w:r w:rsidRPr="00500AFB">
              <w:rPr>
                <w:rFonts w:cs="Calibri"/>
                <w:i/>
                <w:color w:val="000000"/>
                <w:sz w:val="18"/>
                <w:szCs w:val="18"/>
                <w:lang w:val="en-US"/>
              </w:rPr>
              <w:t>International Securities Identification Number”</w:t>
            </w:r>
            <w:r w:rsidRPr="00500AFB">
              <w:rPr>
                <w:rFonts w:cs="Calibri"/>
                <w:color w:val="000000"/>
                <w:sz w:val="18"/>
                <w:szCs w:val="18"/>
                <w:lang w:val="en-US"/>
              </w:rPr>
              <w:t xml:space="preserve">. </w:t>
            </w:r>
            <w:r w:rsidRPr="00500AFB">
              <w:rPr>
                <w:rFonts w:cs="Calibri"/>
                <w:color w:val="000000"/>
                <w:sz w:val="18"/>
                <w:szCs w:val="18"/>
              </w:rPr>
              <w:t>Este código é o número de identificação internacional atribuído a títulos e fundos, de acordo com a norma ISO 6166.</w:t>
            </w:r>
          </w:p>
          <w:p w14:paraId="7A550B90" w14:textId="77777777" w:rsidR="00C1555D" w:rsidRPr="00500AFB" w:rsidRDefault="00C1555D" w:rsidP="00C1555D">
            <w:pPr>
              <w:pStyle w:val="ListParagraph"/>
              <w:numPr>
                <w:ilvl w:val="0"/>
                <w:numId w:val="22"/>
              </w:numPr>
              <w:rPr>
                <w:rFonts w:cs="Calibri"/>
                <w:color w:val="000000"/>
                <w:sz w:val="18"/>
                <w:szCs w:val="18"/>
              </w:rPr>
            </w:pPr>
            <w:r w:rsidRPr="00500AFB">
              <w:rPr>
                <w:rFonts w:cs="Calibri"/>
                <w:color w:val="000000"/>
                <w:sz w:val="18"/>
                <w:szCs w:val="18"/>
              </w:rPr>
              <w:lastRenderedPageBreak/>
              <w:t>Este código está apenas preenchido para garantias reais financeiras do tipo fundos e títulos.</w:t>
            </w:r>
          </w:p>
        </w:tc>
        <w:tc>
          <w:tcPr>
            <w:tcW w:w="993" w:type="dxa"/>
            <w:tcBorders>
              <w:top w:val="nil"/>
              <w:left w:val="nil"/>
              <w:bottom w:val="single" w:sz="4" w:space="0" w:color="auto"/>
              <w:right w:val="single" w:sz="4" w:space="0" w:color="auto"/>
            </w:tcBorders>
            <w:shd w:val="clear" w:color="auto" w:fill="auto"/>
            <w:noWrap/>
            <w:hideMark/>
          </w:tcPr>
          <w:p w14:paraId="2BA99B4F"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2022E954" w14:textId="77777777" w:rsidR="00C1555D" w:rsidRDefault="00C1555D" w:rsidP="00C1555D">
            <w:pPr>
              <w:rPr>
                <w:rFonts w:cs="Calibri"/>
                <w:color w:val="000000"/>
                <w:sz w:val="18"/>
                <w:szCs w:val="18"/>
              </w:rPr>
            </w:pPr>
            <w:r w:rsidRPr="000E5989">
              <w:rPr>
                <w:rFonts w:cs="Calibri"/>
                <w:color w:val="000000"/>
                <w:sz w:val="18"/>
                <w:szCs w:val="18"/>
              </w:rPr>
              <w:t>Títulos (APMT0100022484)</w:t>
            </w:r>
          </w:p>
          <w:p w14:paraId="0838BD03" w14:textId="77777777" w:rsidR="00C1555D" w:rsidRDefault="00C1555D" w:rsidP="00C1555D">
            <w:pPr>
              <w:rPr>
                <w:rFonts w:cs="Calibri"/>
                <w:color w:val="000000"/>
                <w:sz w:val="18"/>
                <w:szCs w:val="18"/>
              </w:rPr>
            </w:pPr>
            <w:r w:rsidRPr="000E5989">
              <w:rPr>
                <w:rFonts w:cs="Calibri"/>
                <w:color w:val="000000"/>
                <w:sz w:val="18"/>
                <w:szCs w:val="18"/>
              </w:rPr>
              <w:t>Fundos (APMT0100021345)</w:t>
            </w:r>
          </w:p>
          <w:p w14:paraId="364883E4" w14:textId="4EF3D160" w:rsidR="00C1555D" w:rsidRPr="00335137" w:rsidRDefault="00C1555D" w:rsidP="00C1555D">
            <w:pPr>
              <w:rPr>
                <w:rFonts w:cs="Calibri"/>
                <w:color w:val="000000"/>
                <w:sz w:val="18"/>
                <w:szCs w:val="18"/>
              </w:rPr>
            </w:pPr>
            <w:r w:rsidRPr="000E5989">
              <w:rPr>
                <w:rFonts w:cs="Calibri"/>
                <w:color w:val="000000"/>
                <w:sz w:val="18"/>
                <w:szCs w:val="18"/>
              </w:rPr>
              <w:lastRenderedPageBreak/>
              <w:t>Estruturais (APMT0100050994)</w:t>
            </w:r>
          </w:p>
        </w:tc>
        <w:tc>
          <w:tcPr>
            <w:tcW w:w="1701" w:type="dxa"/>
            <w:tcBorders>
              <w:top w:val="single" w:sz="4" w:space="0" w:color="auto"/>
              <w:left w:val="nil"/>
              <w:bottom w:val="single" w:sz="4" w:space="0" w:color="auto"/>
              <w:right w:val="single" w:sz="4" w:space="0" w:color="auto"/>
            </w:tcBorders>
          </w:tcPr>
          <w:p w14:paraId="48F0D65A" w14:textId="1A376AD0" w:rsidR="00492A1B" w:rsidRPr="00020F9F" w:rsidRDefault="00020F9F" w:rsidP="00492A1B">
            <w:pPr>
              <w:rPr>
                <w:rFonts w:cs="Calibri"/>
                <w:i/>
                <w:color w:val="000000"/>
                <w:sz w:val="18"/>
                <w:szCs w:val="18"/>
              </w:rPr>
            </w:pPr>
            <w:r w:rsidRPr="00020F9F">
              <w:rPr>
                <w:rFonts w:cs="Calibri"/>
                <w:i/>
                <w:color w:val="000000"/>
                <w:sz w:val="18"/>
                <w:szCs w:val="18"/>
              </w:rPr>
              <w:lastRenderedPageBreak/>
              <w:t>cd_</w:t>
            </w:r>
            <w:proofErr w:type="gramStart"/>
            <w:r w:rsidRPr="00020F9F">
              <w:rPr>
                <w:rFonts w:cs="Calibri"/>
                <w:i/>
                <w:color w:val="000000"/>
                <w:sz w:val="18"/>
                <w:szCs w:val="18"/>
              </w:rPr>
              <w:t>mercados.</w:t>
            </w:r>
            <w:r w:rsidR="00492A1B" w:rsidRPr="00020F9F">
              <w:rPr>
                <w:rFonts w:cs="Calibri"/>
                <w:i/>
                <w:color w:val="000000"/>
                <w:sz w:val="18"/>
                <w:szCs w:val="18"/>
              </w:rPr>
              <w:t>ttt</w:t>
            </w:r>
            <w:proofErr w:type="gramEnd"/>
            <w:r w:rsidR="00492A1B" w:rsidRPr="00020F9F">
              <w:rPr>
                <w:rFonts w:cs="Calibri"/>
                <w:i/>
                <w:color w:val="000000"/>
                <w:sz w:val="18"/>
                <w:szCs w:val="18"/>
              </w:rPr>
              <w:t>35_titlgru</w:t>
            </w:r>
          </w:p>
          <w:p w14:paraId="4D4AEEBA" w14:textId="77777777" w:rsidR="00020F9F" w:rsidRPr="00020F9F" w:rsidRDefault="00020F9F" w:rsidP="00492A1B">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mercados.fut</w:t>
            </w:r>
            <w:proofErr w:type="gramEnd"/>
            <w:r w:rsidRPr="00020F9F">
              <w:rPr>
                <w:rFonts w:cs="Calibri"/>
                <w:i/>
                <w:color w:val="000000"/>
                <w:sz w:val="18"/>
                <w:szCs w:val="18"/>
              </w:rPr>
              <w:t>02_contasfu</w:t>
            </w:r>
          </w:p>
          <w:p w14:paraId="486A551A" w14:textId="5ACB8B68" w:rsidR="00C1555D" w:rsidRPr="00335137" w:rsidRDefault="00020F9F" w:rsidP="00492A1B">
            <w:pPr>
              <w:rPr>
                <w:rFonts w:cs="Calibri"/>
                <w:color w:val="000000"/>
                <w:sz w:val="18"/>
                <w:szCs w:val="18"/>
              </w:rPr>
            </w:pPr>
            <w:r w:rsidRPr="00020F9F">
              <w:rPr>
                <w:rFonts w:cs="Calibri"/>
                <w:i/>
                <w:color w:val="000000"/>
                <w:sz w:val="18"/>
                <w:szCs w:val="18"/>
              </w:rPr>
              <w:lastRenderedPageBreak/>
              <w:t>cd_estruturais.</w:t>
            </w:r>
            <w:r w:rsidR="00492A1B" w:rsidRPr="00020F9F">
              <w:rPr>
                <w:rFonts w:cs="Calibri"/>
                <w:i/>
                <w:color w:val="000000"/>
                <w:sz w:val="18"/>
                <w:szCs w:val="18"/>
              </w:rPr>
              <w:t>cat34_fuparam</w:t>
            </w:r>
          </w:p>
        </w:tc>
        <w:tc>
          <w:tcPr>
            <w:tcW w:w="1134" w:type="dxa"/>
            <w:tcBorders>
              <w:top w:val="nil"/>
              <w:left w:val="single" w:sz="4" w:space="0" w:color="auto"/>
              <w:bottom w:val="single" w:sz="4" w:space="0" w:color="auto"/>
              <w:right w:val="single" w:sz="4" w:space="0" w:color="auto"/>
            </w:tcBorders>
          </w:tcPr>
          <w:p w14:paraId="2E4252C6" w14:textId="7C93AD3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E32F0B9" w14:textId="2C9EA188" w:rsidR="00492A1B" w:rsidRPr="00492A1B" w:rsidRDefault="00492A1B" w:rsidP="00492A1B">
            <w:pPr>
              <w:rPr>
                <w:rFonts w:cs="Calibri"/>
                <w:color w:val="000000"/>
                <w:sz w:val="18"/>
                <w:szCs w:val="18"/>
                <w:lang w:val="en-US"/>
              </w:rPr>
            </w:pPr>
            <w:r>
              <w:rPr>
                <w:rFonts w:cs="Calibri"/>
                <w:color w:val="000000"/>
                <w:sz w:val="18"/>
                <w:szCs w:val="18"/>
                <w:lang w:val="en-US"/>
              </w:rPr>
              <w:t>C</w:t>
            </w:r>
            <w:r w:rsidRPr="00492A1B">
              <w:rPr>
                <w:rFonts w:cs="Calibri"/>
                <w:color w:val="000000"/>
                <w:sz w:val="18"/>
                <w:szCs w:val="18"/>
                <w:lang w:val="en-US"/>
              </w:rPr>
              <w:t>ASE</w:t>
            </w:r>
          </w:p>
          <w:p w14:paraId="3349EA1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caplic = "TT" THEN</w:t>
            </w:r>
          </w:p>
          <w:p w14:paraId="35A611A7"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CASE</w:t>
            </w:r>
          </w:p>
          <w:p w14:paraId="3F000E55"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lastRenderedPageBreak/>
              <w:t xml:space="preserve">        WHEN trim(ttt35.ctitisin) &lt;&gt; "" THEN ttt35.ctitisin</w:t>
            </w:r>
          </w:p>
          <w:p w14:paraId="0032A47B"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trim(ttt35.cisinref) &lt;&gt; "" THEN ttt35.cisinref</w:t>
            </w:r>
          </w:p>
          <w:p w14:paraId="31DCAEB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ELSE ""</w:t>
            </w:r>
          </w:p>
          <w:p w14:paraId="7A28815E"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END</w:t>
            </w:r>
          </w:p>
          <w:p w14:paraId="7EF7F346" w14:textId="77777777" w:rsidR="00492A1B" w:rsidRPr="00492A1B" w:rsidRDefault="00492A1B" w:rsidP="00492A1B">
            <w:pPr>
              <w:rPr>
                <w:rFonts w:cs="Calibri"/>
                <w:color w:val="000000"/>
                <w:sz w:val="18"/>
                <w:szCs w:val="18"/>
                <w:lang w:val="en-US"/>
              </w:rPr>
            </w:pPr>
            <w:r w:rsidRPr="00492A1B">
              <w:rPr>
                <w:rFonts w:cs="Calibri"/>
                <w:color w:val="000000"/>
                <w:sz w:val="18"/>
                <w:szCs w:val="18"/>
                <w:lang w:val="en-US"/>
              </w:rPr>
              <w:t xml:space="preserve">    WHEN caplic = 'FU' THEN trim( nvl( fut.ccodisin, '' ) )</w:t>
            </w:r>
          </w:p>
          <w:p w14:paraId="093CB5A6" w14:textId="77777777" w:rsidR="00492A1B" w:rsidRPr="00492A1B" w:rsidRDefault="00492A1B" w:rsidP="00492A1B">
            <w:pPr>
              <w:rPr>
                <w:rFonts w:cs="Calibri"/>
                <w:color w:val="000000"/>
                <w:sz w:val="18"/>
                <w:szCs w:val="18"/>
              </w:rPr>
            </w:pPr>
            <w:r w:rsidRPr="00492A1B">
              <w:rPr>
                <w:rFonts w:cs="Calibri"/>
                <w:color w:val="000000"/>
                <w:sz w:val="18"/>
                <w:szCs w:val="18"/>
                <w:lang w:val="en-US"/>
              </w:rPr>
              <w:t xml:space="preserve">    </w:t>
            </w:r>
            <w:r w:rsidRPr="00492A1B">
              <w:rPr>
                <w:rFonts w:cs="Calibri"/>
                <w:color w:val="000000"/>
                <w:sz w:val="18"/>
                <w:szCs w:val="18"/>
              </w:rPr>
              <w:t>ELSE ""</w:t>
            </w:r>
          </w:p>
          <w:p w14:paraId="55D9CC75" w14:textId="79116676" w:rsidR="00C1555D" w:rsidRPr="00335137" w:rsidRDefault="00492A1B" w:rsidP="00492A1B">
            <w:pPr>
              <w:rPr>
                <w:rFonts w:cs="Calibri"/>
                <w:color w:val="000000"/>
                <w:sz w:val="18"/>
                <w:szCs w:val="18"/>
              </w:rPr>
            </w:pPr>
            <w:r w:rsidRPr="00492A1B">
              <w:rPr>
                <w:rFonts w:cs="Calibri"/>
                <w:color w:val="000000"/>
                <w:sz w:val="18"/>
                <w:szCs w:val="18"/>
              </w:rPr>
              <w:t>END</w:t>
            </w:r>
          </w:p>
        </w:tc>
      </w:tr>
      <w:tr w:rsidR="00C1555D" w:rsidRPr="00335137" w14:paraId="53A6031B" w14:textId="61D27C8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FFBB804" w14:textId="77777777" w:rsidR="00C1555D" w:rsidRPr="00500AFB" w:rsidRDefault="00C1555D" w:rsidP="00C1555D">
            <w:pPr>
              <w:rPr>
                <w:rFonts w:cs="Calibri"/>
                <w:color w:val="000000"/>
                <w:sz w:val="18"/>
                <w:szCs w:val="18"/>
              </w:rPr>
            </w:pPr>
            <w:r w:rsidRPr="00500AFB">
              <w:rPr>
                <w:rFonts w:cs="Calibri"/>
                <w:color w:val="000000"/>
                <w:sz w:val="18"/>
                <w:szCs w:val="18"/>
              </w:rPr>
              <w:lastRenderedPageBreak/>
              <w:t>zcliant</w:t>
            </w:r>
          </w:p>
        </w:tc>
        <w:tc>
          <w:tcPr>
            <w:tcW w:w="5495" w:type="dxa"/>
            <w:tcBorders>
              <w:top w:val="nil"/>
              <w:left w:val="nil"/>
              <w:bottom w:val="single" w:sz="4" w:space="0" w:color="auto"/>
              <w:right w:val="single" w:sz="4" w:space="0" w:color="auto"/>
            </w:tcBorders>
            <w:shd w:val="clear" w:color="auto" w:fill="auto"/>
            <w:noWrap/>
            <w:hideMark/>
          </w:tcPr>
          <w:p w14:paraId="36CF3C28" w14:textId="77777777" w:rsidR="00C1555D" w:rsidRPr="00500AFB" w:rsidRDefault="00C1555D" w:rsidP="00C1555D">
            <w:pPr>
              <w:rPr>
                <w:rFonts w:cs="Calibri"/>
                <w:color w:val="000000"/>
                <w:sz w:val="18"/>
                <w:szCs w:val="18"/>
              </w:rPr>
            </w:pPr>
            <w:r w:rsidRPr="00500AFB">
              <w:rPr>
                <w:rFonts w:cs="Calibri"/>
                <w:color w:val="000000"/>
                <w:sz w:val="18"/>
                <w:szCs w:val="18"/>
              </w:rPr>
              <w:t>Número cliente antigo:</w:t>
            </w:r>
          </w:p>
          <w:p w14:paraId="4743A80B" w14:textId="77777777" w:rsidR="00C1555D" w:rsidRPr="00500AFB" w:rsidRDefault="00C1555D" w:rsidP="00C1555D">
            <w:pPr>
              <w:pStyle w:val="ListParagraph"/>
              <w:numPr>
                <w:ilvl w:val="0"/>
                <w:numId w:val="35"/>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09927BDA"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3EF0446" w14:textId="0FEA8E49" w:rsidR="00C1555D" w:rsidRDefault="00C1555D" w:rsidP="00C1555D">
            <w:pPr>
              <w:rPr>
                <w:rFonts w:cs="Calibri"/>
                <w:color w:val="000000"/>
                <w:sz w:val="18"/>
                <w:szCs w:val="18"/>
              </w:rPr>
            </w:pPr>
            <w:r>
              <w:rPr>
                <w:rFonts w:cs="Calibri"/>
                <w:color w:val="000000"/>
                <w:sz w:val="18"/>
                <w:szCs w:val="18"/>
              </w:rPr>
              <w:t>MUG</w:t>
            </w:r>
          </w:p>
          <w:p w14:paraId="420D6C8A" w14:textId="6771B2F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E3E581F"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A943864" w14:textId="307687A3" w:rsidR="00C1555D" w:rsidRPr="00D607B3" w:rsidRDefault="00C1555D" w:rsidP="00C1555D">
            <w:pPr>
              <w:rPr>
                <w:rFonts w:cs="Calibri"/>
                <w:color w:val="000000"/>
                <w:sz w:val="18"/>
                <w:szCs w:val="18"/>
              </w:rPr>
            </w:pPr>
            <w:r w:rsidRPr="00D607B3">
              <w:rPr>
                <w:rFonts w:cs="Calibri"/>
                <w:color w:val="000000"/>
                <w:sz w:val="18"/>
                <w:szCs w:val="18"/>
              </w:rPr>
              <w:t>ctitisin/cisinref</w:t>
            </w:r>
          </w:p>
          <w:p w14:paraId="0C9EB809" w14:textId="03442867" w:rsidR="00C1555D" w:rsidRPr="00335137" w:rsidRDefault="00C1555D" w:rsidP="00C1555D">
            <w:pPr>
              <w:rPr>
                <w:rFonts w:cs="Calibri"/>
                <w:color w:val="000000"/>
                <w:sz w:val="18"/>
                <w:szCs w:val="18"/>
              </w:rPr>
            </w:pPr>
            <w:r w:rsidRPr="00D607B3">
              <w:rPr>
                <w:rFonts w:cs="Calibri"/>
                <w:color w:val="000000"/>
                <w:sz w:val="18"/>
                <w:szCs w:val="18"/>
              </w:rPr>
              <w:t>ccodisin</w:t>
            </w:r>
          </w:p>
        </w:tc>
        <w:tc>
          <w:tcPr>
            <w:tcW w:w="2127" w:type="dxa"/>
            <w:tcBorders>
              <w:top w:val="nil"/>
              <w:left w:val="single" w:sz="4" w:space="0" w:color="auto"/>
              <w:bottom w:val="single" w:sz="4" w:space="0" w:color="auto"/>
              <w:right w:val="single" w:sz="4" w:space="0" w:color="auto"/>
            </w:tcBorders>
          </w:tcPr>
          <w:p w14:paraId="6300302A" w14:textId="77777777" w:rsidR="00C1555D" w:rsidRPr="00D607B3" w:rsidRDefault="00C1555D" w:rsidP="00C1555D">
            <w:pPr>
              <w:rPr>
                <w:rFonts w:cs="Calibri"/>
                <w:color w:val="000000"/>
                <w:sz w:val="18"/>
                <w:szCs w:val="18"/>
              </w:rPr>
            </w:pPr>
          </w:p>
        </w:tc>
      </w:tr>
      <w:tr w:rsidR="00C1555D" w:rsidRPr="00335137" w14:paraId="56B8F34D" w14:textId="31F4596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2D20365" w14:textId="77777777" w:rsidR="00C1555D" w:rsidRPr="00500AFB" w:rsidRDefault="00C1555D" w:rsidP="00C1555D">
            <w:pPr>
              <w:rPr>
                <w:rFonts w:cs="Calibri"/>
                <w:color w:val="000000"/>
                <w:sz w:val="18"/>
                <w:szCs w:val="18"/>
              </w:rPr>
            </w:pPr>
            <w:r w:rsidRPr="00500AFB">
              <w:rPr>
                <w:rFonts w:cs="Calibri"/>
                <w:color w:val="000000"/>
                <w:sz w:val="18"/>
                <w:szCs w:val="18"/>
              </w:rPr>
              <w:t>zcligrupo</w:t>
            </w:r>
          </w:p>
        </w:tc>
        <w:tc>
          <w:tcPr>
            <w:tcW w:w="5495" w:type="dxa"/>
            <w:tcBorders>
              <w:top w:val="nil"/>
              <w:left w:val="nil"/>
              <w:bottom w:val="single" w:sz="4" w:space="0" w:color="auto"/>
              <w:right w:val="single" w:sz="4" w:space="0" w:color="auto"/>
            </w:tcBorders>
            <w:shd w:val="clear" w:color="auto" w:fill="auto"/>
            <w:noWrap/>
            <w:hideMark/>
          </w:tcPr>
          <w:p w14:paraId="6DD8F256" w14:textId="77777777" w:rsidR="00C1555D" w:rsidRPr="00500AFB" w:rsidRDefault="00C1555D" w:rsidP="00C1555D">
            <w:pPr>
              <w:rPr>
                <w:rFonts w:cs="Calibri"/>
                <w:color w:val="000000"/>
                <w:sz w:val="18"/>
                <w:szCs w:val="18"/>
              </w:rPr>
            </w:pPr>
            <w:r w:rsidRPr="00500AFB">
              <w:rPr>
                <w:rFonts w:cs="Calibri"/>
                <w:color w:val="000000"/>
                <w:sz w:val="18"/>
                <w:szCs w:val="18"/>
              </w:rPr>
              <w:t>Número cliente no grupo:</w:t>
            </w:r>
          </w:p>
          <w:p w14:paraId="36D5B35F" w14:textId="77777777" w:rsidR="00C1555D" w:rsidRPr="00500AFB" w:rsidRDefault="00C1555D" w:rsidP="00C1555D">
            <w:pPr>
              <w:pStyle w:val="ListParagraph"/>
              <w:numPr>
                <w:ilvl w:val="0"/>
                <w:numId w:val="35"/>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F4F0D2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4F7A24A" w14:textId="5BDDCF97" w:rsidR="00C1555D" w:rsidRDefault="00C1555D" w:rsidP="00C1555D">
            <w:pPr>
              <w:rPr>
                <w:rFonts w:cs="Calibri"/>
                <w:color w:val="000000"/>
                <w:sz w:val="18"/>
                <w:szCs w:val="18"/>
              </w:rPr>
            </w:pPr>
            <w:r>
              <w:rPr>
                <w:rFonts w:cs="Calibri"/>
                <w:color w:val="000000"/>
                <w:sz w:val="18"/>
                <w:szCs w:val="18"/>
              </w:rPr>
              <w:t>MUG</w:t>
            </w:r>
          </w:p>
          <w:p w14:paraId="494759E5" w14:textId="71BF885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5DD1304"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EDECFE" w14:textId="622F264C"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615B47C" w14:textId="77777777" w:rsidR="00C1555D" w:rsidRPr="00335137" w:rsidRDefault="00C1555D" w:rsidP="00C1555D">
            <w:pPr>
              <w:rPr>
                <w:rFonts w:cs="Calibri"/>
                <w:color w:val="000000"/>
                <w:sz w:val="18"/>
                <w:szCs w:val="18"/>
              </w:rPr>
            </w:pPr>
          </w:p>
        </w:tc>
      </w:tr>
      <w:tr w:rsidR="00C1555D" w:rsidRPr="00335137" w14:paraId="49E94221" w14:textId="76966A4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05AB228" w14:textId="77777777" w:rsidR="00C1555D" w:rsidRPr="00500AFB" w:rsidRDefault="00C1555D" w:rsidP="00C1555D">
            <w:pPr>
              <w:rPr>
                <w:rFonts w:cs="Calibri"/>
                <w:color w:val="000000"/>
                <w:sz w:val="18"/>
                <w:szCs w:val="18"/>
              </w:rPr>
            </w:pPr>
            <w:r w:rsidRPr="00500AFB">
              <w:rPr>
                <w:rFonts w:cs="Calibri"/>
                <w:color w:val="000000"/>
                <w:sz w:val="18"/>
                <w:szCs w:val="18"/>
              </w:rPr>
              <w:t>msldact</w:t>
            </w:r>
          </w:p>
        </w:tc>
        <w:tc>
          <w:tcPr>
            <w:tcW w:w="5495" w:type="dxa"/>
            <w:tcBorders>
              <w:top w:val="nil"/>
              <w:left w:val="nil"/>
              <w:bottom w:val="single" w:sz="4" w:space="0" w:color="auto"/>
              <w:right w:val="single" w:sz="4" w:space="0" w:color="auto"/>
            </w:tcBorders>
            <w:shd w:val="clear" w:color="auto" w:fill="auto"/>
            <w:noWrap/>
            <w:hideMark/>
          </w:tcPr>
          <w:p w14:paraId="02717291" w14:textId="77777777" w:rsidR="00C1555D" w:rsidRPr="00500AFB" w:rsidRDefault="00C1555D" w:rsidP="00C1555D">
            <w:pPr>
              <w:rPr>
                <w:rFonts w:cs="Calibri"/>
                <w:color w:val="000000"/>
                <w:sz w:val="18"/>
                <w:szCs w:val="18"/>
              </w:rPr>
            </w:pPr>
            <w:r w:rsidRPr="00500AFB">
              <w:rPr>
                <w:rFonts w:cs="Calibri"/>
                <w:color w:val="000000"/>
                <w:sz w:val="18"/>
                <w:szCs w:val="18"/>
              </w:rPr>
              <w:t>Saldo conta Responsabilidade:</w:t>
            </w:r>
          </w:p>
          <w:p w14:paraId="5544C378" w14:textId="77777777" w:rsidR="00C1555D" w:rsidRPr="00500AFB" w:rsidRDefault="00C1555D" w:rsidP="00C1555D">
            <w:pPr>
              <w:pStyle w:val="ListParagraph"/>
              <w:numPr>
                <w:ilvl w:val="0"/>
                <w:numId w:val="15"/>
              </w:numPr>
              <w:jc w:val="both"/>
              <w:rPr>
                <w:rFonts w:cs="Calibri"/>
                <w:color w:val="000000"/>
                <w:sz w:val="18"/>
                <w:szCs w:val="18"/>
              </w:rPr>
            </w:pPr>
            <w:r w:rsidRPr="00500AFB">
              <w:rPr>
                <w:rFonts w:cs="Calibri"/>
                <w:color w:val="000000"/>
                <w:sz w:val="18"/>
                <w:szCs w:val="18"/>
              </w:rPr>
              <w:t>Este campo corresponde ao valor da responsabilidade do cliente perante o Banco, ou seja, ao saldo real da responsabilidade, herdado a partir do saldo do universo contabilístico.</w:t>
            </w:r>
          </w:p>
          <w:p w14:paraId="40A5FBAD" w14:textId="531153E2" w:rsidR="00C1555D" w:rsidRPr="00500AFB" w:rsidRDefault="00C1555D" w:rsidP="00500AFB">
            <w:pPr>
              <w:pStyle w:val="ListParagraph"/>
              <w:numPr>
                <w:ilvl w:val="0"/>
                <w:numId w:val="15"/>
              </w:numPr>
              <w:rPr>
                <w:rFonts w:cs="Calibri"/>
                <w:color w:val="000000"/>
                <w:sz w:val="18"/>
                <w:szCs w:val="18"/>
              </w:rPr>
            </w:pPr>
            <w:r w:rsidRPr="00500AFB">
              <w:rPr>
                <w:rFonts w:cs="Calibri"/>
                <w:color w:val="000000"/>
                <w:sz w:val="18"/>
                <w:szCs w:val="18"/>
              </w:rPr>
              <w:t>Este saldo é calculado através do somatório do saldo associado às contas contabilísticas de capital, juros e extrapatrimonial.</w:t>
            </w:r>
          </w:p>
        </w:tc>
        <w:tc>
          <w:tcPr>
            <w:tcW w:w="993" w:type="dxa"/>
            <w:tcBorders>
              <w:top w:val="nil"/>
              <w:left w:val="nil"/>
              <w:bottom w:val="single" w:sz="4" w:space="0" w:color="auto"/>
              <w:right w:val="single" w:sz="4" w:space="0" w:color="auto"/>
            </w:tcBorders>
            <w:shd w:val="clear" w:color="auto" w:fill="auto"/>
            <w:noWrap/>
            <w:hideMark/>
          </w:tcPr>
          <w:p w14:paraId="3AB4ECB2"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05DF8C9A" w14:textId="03305F2A" w:rsidR="00C1555D" w:rsidRDefault="00C1555D" w:rsidP="00C1555D">
            <w:pPr>
              <w:rPr>
                <w:rFonts w:cs="Calibri"/>
                <w:color w:val="000000"/>
                <w:sz w:val="18"/>
                <w:szCs w:val="18"/>
              </w:rPr>
            </w:pPr>
            <w:r>
              <w:rPr>
                <w:rFonts w:cs="Calibri"/>
                <w:color w:val="000000"/>
                <w:sz w:val="18"/>
                <w:szCs w:val="18"/>
              </w:rPr>
              <w:t>MUG</w:t>
            </w:r>
          </w:p>
          <w:p w14:paraId="387332E9" w14:textId="266EC96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7498235"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6BAE4DB"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DC2034F" w14:textId="0554F154"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3774151" w14:textId="79F824BF" w:rsidR="00C1555D" w:rsidRPr="00335137" w:rsidRDefault="00C1555D" w:rsidP="00500AFB">
            <w:pPr>
              <w:rPr>
                <w:rFonts w:cs="Calibri"/>
                <w:color w:val="000000"/>
                <w:sz w:val="18"/>
                <w:szCs w:val="18"/>
              </w:rPr>
            </w:pPr>
          </w:p>
        </w:tc>
      </w:tr>
      <w:tr w:rsidR="00C1555D" w:rsidRPr="00335137" w14:paraId="21D3F3E6" w14:textId="26DC70A1"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49AC12F" w14:textId="77777777" w:rsidR="00C1555D" w:rsidRPr="00500AFB" w:rsidRDefault="00C1555D" w:rsidP="00C1555D">
            <w:pPr>
              <w:rPr>
                <w:rFonts w:cs="Calibri"/>
                <w:color w:val="000000"/>
                <w:sz w:val="18"/>
                <w:szCs w:val="18"/>
              </w:rPr>
            </w:pPr>
            <w:r w:rsidRPr="00500AFB">
              <w:rPr>
                <w:rFonts w:cs="Calibri"/>
                <w:color w:val="000000"/>
                <w:sz w:val="18"/>
                <w:szCs w:val="18"/>
              </w:rPr>
              <w:t>nrsegur</w:t>
            </w:r>
          </w:p>
        </w:tc>
        <w:tc>
          <w:tcPr>
            <w:tcW w:w="5495" w:type="dxa"/>
            <w:tcBorders>
              <w:top w:val="nil"/>
              <w:left w:val="nil"/>
              <w:bottom w:val="single" w:sz="4" w:space="0" w:color="auto"/>
              <w:right w:val="single" w:sz="4" w:space="0" w:color="auto"/>
            </w:tcBorders>
            <w:shd w:val="clear" w:color="auto" w:fill="auto"/>
            <w:noWrap/>
            <w:hideMark/>
          </w:tcPr>
          <w:p w14:paraId="0FF1EFB5" w14:textId="77777777" w:rsidR="00C1555D" w:rsidRPr="00500AFB" w:rsidRDefault="00C1555D" w:rsidP="00C1555D">
            <w:pPr>
              <w:rPr>
                <w:rFonts w:cs="Calibri"/>
                <w:color w:val="000000"/>
                <w:sz w:val="18"/>
                <w:szCs w:val="18"/>
              </w:rPr>
            </w:pPr>
            <w:r w:rsidRPr="00500AFB">
              <w:rPr>
                <w:rFonts w:cs="Calibri"/>
                <w:color w:val="000000"/>
                <w:sz w:val="18"/>
                <w:szCs w:val="18"/>
              </w:rPr>
              <w:t>Número de Assegurados:</w:t>
            </w:r>
          </w:p>
          <w:p w14:paraId="4F85BF1B" w14:textId="77777777" w:rsidR="00C1555D" w:rsidRPr="00500AFB" w:rsidRDefault="00C1555D" w:rsidP="00C1555D">
            <w:pPr>
              <w:pStyle w:val="ListParagraph"/>
              <w:numPr>
                <w:ilvl w:val="0"/>
                <w:numId w:val="36"/>
              </w:numPr>
              <w:rPr>
                <w:rFonts w:cs="Calibri"/>
                <w:color w:val="000000"/>
                <w:sz w:val="18"/>
                <w:szCs w:val="18"/>
              </w:rPr>
            </w:pPr>
            <w:r w:rsidRPr="00500AFB">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9014C2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D62FA68" w14:textId="572AF7BC" w:rsidR="00C1555D" w:rsidRDefault="00C1555D" w:rsidP="00C1555D">
            <w:pPr>
              <w:rPr>
                <w:rFonts w:cs="Calibri"/>
                <w:color w:val="000000"/>
                <w:sz w:val="18"/>
                <w:szCs w:val="18"/>
              </w:rPr>
            </w:pPr>
            <w:r>
              <w:rPr>
                <w:rFonts w:cs="Calibri"/>
                <w:color w:val="000000"/>
                <w:sz w:val="18"/>
                <w:szCs w:val="18"/>
              </w:rPr>
              <w:t>MUG</w:t>
            </w:r>
          </w:p>
          <w:p w14:paraId="69B4E125" w14:textId="7F9D78A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45F6912"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3A25AA0" w14:textId="0D49D43A" w:rsidR="00C1555D" w:rsidRPr="00335137" w:rsidRDefault="00C1555D" w:rsidP="00C1555D">
            <w:pPr>
              <w:rPr>
                <w:rFonts w:cs="Calibri"/>
                <w:color w:val="000000"/>
                <w:sz w:val="18"/>
                <w:szCs w:val="18"/>
              </w:rPr>
            </w:pPr>
            <w:r w:rsidRPr="00D607B3">
              <w:rPr>
                <w:rFonts w:cs="Calibri"/>
                <w:color w:val="000000"/>
                <w:sz w:val="18"/>
                <w:szCs w:val="18"/>
              </w:rPr>
              <w:t>MSLDREAL</w:t>
            </w:r>
          </w:p>
        </w:tc>
        <w:tc>
          <w:tcPr>
            <w:tcW w:w="2127" w:type="dxa"/>
            <w:tcBorders>
              <w:top w:val="nil"/>
              <w:left w:val="single" w:sz="4" w:space="0" w:color="auto"/>
              <w:bottom w:val="single" w:sz="4" w:space="0" w:color="auto"/>
              <w:right w:val="single" w:sz="4" w:space="0" w:color="auto"/>
            </w:tcBorders>
          </w:tcPr>
          <w:p w14:paraId="71D9A2E8" w14:textId="77777777" w:rsidR="00C1555D" w:rsidRPr="00D607B3" w:rsidRDefault="00C1555D" w:rsidP="00C1555D">
            <w:pPr>
              <w:rPr>
                <w:rFonts w:cs="Calibri"/>
                <w:color w:val="000000"/>
                <w:sz w:val="18"/>
                <w:szCs w:val="18"/>
              </w:rPr>
            </w:pPr>
          </w:p>
        </w:tc>
      </w:tr>
      <w:tr w:rsidR="00C1555D" w:rsidRPr="00500AFB" w14:paraId="3D59FC48" w14:textId="293B0B0A"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B409612" w14:textId="77777777" w:rsidR="00C1555D" w:rsidRPr="00500AFB" w:rsidRDefault="00C1555D" w:rsidP="00C1555D">
            <w:pPr>
              <w:rPr>
                <w:rFonts w:cs="Calibri"/>
                <w:color w:val="000000"/>
                <w:sz w:val="18"/>
                <w:szCs w:val="18"/>
              </w:rPr>
            </w:pPr>
            <w:r w:rsidRPr="00500AFB">
              <w:rPr>
                <w:rFonts w:cs="Calibri"/>
                <w:color w:val="000000"/>
                <w:sz w:val="18"/>
                <w:szCs w:val="18"/>
              </w:rPr>
              <w:t>cmoeda</w:t>
            </w:r>
          </w:p>
        </w:tc>
        <w:tc>
          <w:tcPr>
            <w:tcW w:w="5495" w:type="dxa"/>
            <w:tcBorders>
              <w:top w:val="nil"/>
              <w:left w:val="nil"/>
              <w:bottom w:val="single" w:sz="4" w:space="0" w:color="auto"/>
              <w:right w:val="single" w:sz="4" w:space="0" w:color="auto"/>
            </w:tcBorders>
            <w:shd w:val="clear" w:color="auto" w:fill="auto"/>
            <w:noWrap/>
            <w:hideMark/>
          </w:tcPr>
          <w:p w14:paraId="57CA105F"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de moeda:</w:t>
            </w:r>
          </w:p>
          <w:p w14:paraId="7DE2F290" w14:textId="77777777" w:rsidR="00C1555D" w:rsidRPr="00500AFB" w:rsidRDefault="00C1555D" w:rsidP="00C1555D">
            <w:pPr>
              <w:pStyle w:val="ListParagraph"/>
              <w:numPr>
                <w:ilvl w:val="0"/>
                <w:numId w:val="11"/>
              </w:numPr>
              <w:jc w:val="both"/>
              <w:rPr>
                <w:rFonts w:cs="Calibri"/>
                <w:color w:val="000000"/>
                <w:sz w:val="18"/>
                <w:szCs w:val="18"/>
              </w:rPr>
            </w:pPr>
            <w:r w:rsidRPr="00500AFB">
              <w:rPr>
                <w:rFonts w:cs="Calibri"/>
                <w:color w:val="000000"/>
                <w:sz w:val="18"/>
                <w:szCs w:val="18"/>
              </w:rPr>
              <w:t>Corresponde ao código da moeda de denominação do contrato.</w:t>
            </w:r>
          </w:p>
          <w:p w14:paraId="0680674A" w14:textId="77777777" w:rsidR="00C1555D" w:rsidRPr="00500AFB" w:rsidRDefault="00C1555D" w:rsidP="00C1555D">
            <w:pPr>
              <w:pStyle w:val="ListParagraph"/>
              <w:numPr>
                <w:ilvl w:val="0"/>
                <w:numId w:val="11"/>
              </w:numPr>
              <w:rPr>
                <w:rFonts w:cs="Calibri"/>
                <w:color w:val="000000"/>
                <w:sz w:val="18"/>
                <w:szCs w:val="18"/>
              </w:rPr>
            </w:pPr>
            <w:r w:rsidRPr="00500AFB">
              <w:rPr>
                <w:rFonts w:cs="Calibri"/>
                <w:color w:val="000000"/>
                <w:sz w:val="18"/>
                <w:szCs w:val="18"/>
              </w:rPr>
              <w:lastRenderedPageBreak/>
              <w:t>Neste caso, todos os registos estão preenchido com ‘EUR’, indicando que a divisa associada ao contrato é o Euro.</w:t>
            </w:r>
          </w:p>
        </w:tc>
        <w:tc>
          <w:tcPr>
            <w:tcW w:w="993" w:type="dxa"/>
            <w:tcBorders>
              <w:top w:val="nil"/>
              <w:left w:val="nil"/>
              <w:bottom w:val="single" w:sz="4" w:space="0" w:color="auto"/>
              <w:right w:val="single" w:sz="4" w:space="0" w:color="auto"/>
            </w:tcBorders>
            <w:shd w:val="clear" w:color="auto" w:fill="auto"/>
            <w:noWrap/>
            <w:hideMark/>
          </w:tcPr>
          <w:p w14:paraId="070747CB"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44BC1D6C" w14:textId="515D33EA" w:rsidR="00C1555D" w:rsidRDefault="00C1555D" w:rsidP="00C1555D">
            <w:pPr>
              <w:rPr>
                <w:rFonts w:cs="Calibri"/>
                <w:color w:val="000000"/>
                <w:sz w:val="18"/>
                <w:szCs w:val="18"/>
              </w:rPr>
            </w:pPr>
            <w:r>
              <w:rPr>
                <w:rFonts w:cs="Calibri"/>
                <w:color w:val="000000"/>
                <w:sz w:val="18"/>
                <w:szCs w:val="18"/>
              </w:rPr>
              <w:t>MUG</w:t>
            </w:r>
          </w:p>
          <w:p w14:paraId="1297D2CF" w14:textId="251FD5E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B2EE09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86C9469" w14:textId="2831D7C1"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592349C9" w14:textId="77777777" w:rsidR="00C1555D" w:rsidRPr="00500AFB" w:rsidRDefault="00C1555D" w:rsidP="00C1555D">
            <w:pPr>
              <w:rPr>
                <w:rFonts w:cs="Calibri"/>
                <w:color w:val="000000"/>
                <w:sz w:val="18"/>
                <w:szCs w:val="18"/>
              </w:rPr>
            </w:pPr>
          </w:p>
        </w:tc>
      </w:tr>
      <w:tr w:rsidR="00C1555D" w:rsidRPr="00500AFB" w14:paraId="059EA43B" w14:textId="424A1639"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0301F36" w14:textId="77777777" w:rsidR="00C1555D" w:rsidRPr="00500AFB" w:rsidRDefault="00C1555D" w:rsidP="00C1555D">
            <w:pPr>
              <w:rPr>
                <w:rFonts w:cs="Calibri"/>
                <w:color w:val="000000"/>
                <w:sz w:val="18"/>
                <w:szCs w:val="18"/>
              </w:rPr>
            </w:pPr>
            <w:r w:rsidRPr="00500AFB">
              <w:rPr>
                <w:rFonts w:cs="Calibri"/>
                <w:color w:val="000000"/>
                <w:sz w:val="18"/>
                <w:szCs w:val="18"/>
              </w:rPr>
              <w:t>idcliente</w:t>
            </w:r>
          </w:p>
        </w:tc>
        <w:tc>
          <w:tcPr>
            <w:tcW w:w="5495" w:type="dxa"/>
            <w:tcBorders>
              <w:top w:val="nil"/>
              <w:left w:val="nil"/>
              <w:bottom w:val="single" w:sz="4" w:space="0" w:color="auto"/>
              <w:right w:val="single" w:sz="4" w:space="0" w:color="auto"/>
            </w:tcBorders>
            <w:shd w:val="clear" w:color="auto" w:fill="auto"/>
            <w:noWrap/>
            <w:hideMark/>
          </w:tcPr>
          <w:p w14:paraId="112A3848" w14:textId="77777777" w:rsidR="00C1555D" w:rsidRPr="00500AFB" w:rsidRDefault="00C1555D" w:rsidP="00C1555D">
            <w:pPr>
              <w:rPr>
                <w:rFonts w:cs="Calibri"/>
                <w:color w:val="000000"/>
                <w:sz w:val="18"/>
                <w:szCs w:val="18"/>
              </w:rPr>
            </w:pPr>
            <w:r w:rsidRPr="00500AFB">
              <w:rPr>
                <w:rFonts w:cs="Calibri"/>
                <w:color w:val="000000"/>
                <w:sz w:val="18"/>
                <w:szCs w:val="18"/>
              </w:rPr>
              <w:t>Identificador cliente:</w:t>
            </w:r>
          </w:p>
          <w:p w14:paraId="1BBDD795" w14:textId="77777777" w:rsidR="00C1555D" w:rsidRPr="00500AFB" w:rsidRDefault="00C1555D" w:rsidP="00C1555D">
            <w:pPr>
              <w:pStyle w:val="ListParagraph"/>
              <w:numPr>
                <w:ilvl w:val="0"/>
                <w:numId w:val="37"/>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D043629"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BE1C166" w14:textId="0A421B59" w:rsidR="00C1555D" w:rsidRDefault="00C1555D" w:rsidP="00C1555D">
            <w:pPr>
              <w:rPr>
                <w:rFonts w:cs="Calibri"/>
                <w:color w:val="000000"/>
                <w:sz w:val="18"/>
                <w:szCs w:val="18"/>
              </w:rPr>
            </w:pPr>
            <w:r>
              <w:rPr>
                <w:rFonts w:cs="Calibri"/>
                <w:color w:val="000000"/>
                <w:sz w:val="18"/>
                <w:szCs w:val="18"/>
              </w:rPr>
              <w:t>MUG</w:t>
            </w:r>
          </w:p>
          <w:p w14:paraId="12871CB5" w14:textId="664BEFF9"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577ED0F"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BF81BEB" w14:textId="4674AF5A"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2F435429" w14:textId="77777777" w:rsidR="00C1555D" w:rsidRPr="00500AFB" w:rsidRDefault="00C1555D" w:rsidP="00C1555D">
            <w:pPr>
              <w:rPr>
                <w:rFonts w:cs="Calibri"/>
                <w:color w:val="000000"/>
                <w:sz w:val="18"/>
                <w:szCs w:val="18"/>
              </w:rPr>
            </w:pPr>
          </w:p>
        </w:tc>
      </w:tr>
      <w:tr w:rsidR="00C1555D" w:rsidRPr="00500AFB" w14:paraId="6970260C" w14:textId="37A36167" w:rsidTr="00476F0E">
        <w:trPr>
          <w:trHeight w:val="400"/>
        </w:trPr>
        <w:tc>
          <w:tcPr>
            <w:tcW w:w="1871" w:type="dxa"/>
            <w:tcBorders>
              <w:top w:val="nil"/>
              <w:left w:val="single" w:sz="4" w:space="0" w:color="auto"/>
              <w:bottom w:val="single" w:sz="4" w:space="0" w:color="auto"/>
              <w:right w:val="single" w:sz="4" w:space="0" w:color="auto"/>
            </w:tcBorders>
            <w:shd w:val="clear" w:color="000000" w:fill="F2F2F2"/>
            <w:hideMark/>
          </w:tcPr>
          <w:p w14:paraId="320F1D0A" w14:textId="77777777" w:rsidR="00C1555D" w:rsidRPr="00500AFB" w:rsidRDefault="00C1555D" w:rsidP="00C1555D">
            <w:pPr>
              <w:rPr>
                <w:rFonts w:cs="Calibri"/>
                <w:color w:val="000000"/>
                <w:sz w:val="18"/>
                <w:szCs w:val="18"/>
              </w:rPr>
            </w:pPr>
            <w:r w:rsidRPr="00500AFB">
              <w:rPr>
                <w:rFonts w:cs="Calibri"/>
                <w:color w:val="000000"/>
                <w:sz w:val="18"/>
                <w:szCs w:val="18"/>
              </w:rPr>
              <w:t>idbloqueio</w:t>
            </w:r>
          </w:p>
        </w:tc>
        <w:tc>
          <w:tcPr>
            <w:tcW w:w="5495" w:type="dxa"/>
            <w:tcBorders>
              <w:top w:val="nil"/>
              <w:left w:val="nil"/>
              <w:bottom w:val="single" w:sz="4" w:space="0" w:color="auto"/>
              <w:right w:val="single" w:sz="4" w:space="0" w:color="auto"/>
            </w:tcBorders>
            <w:shd w:val="clear" w:color="auto" w:fill="auto"/>
            <w:noWrap/>
            <w:hideMark/>
          </w:tcPr>
          <w:p w14:paraId="08D9C58E" w14:textId="77777777" w:rsidR="00C1555D" w:rsidRPr="00500AFB" w:rsidRDefault="00C1555D" w:rsidP="00C1555D">
            <w:pPr>
              <w:rPr>
                <w:rFonts w:cs="Calibri"/>
                <w:color w:val="000000"/>
                <w:sz w:val="18"/>
                <w:szCs w:val="18"/>
              </w:rPr>
            </w:pPr>
            <w:r w:rsidRPr="00500AFB">
              <w:rPr>
                <w:rFonts w:cs="Calibri"/>
                <w:color w:val="000000"/>
                <w:sz w:val="18"/>
                <w:szCs w:val="18"/>
              </w:rPr>
              <w:t>Identificador bloqueio:</w:t>
            </w:r>
          </w:p>
          <w:p w14:paraId="257C7F8D" w14:textId="77777777" w:rsidR="00C1555D" w:rsidRPr="00500AFB" w:rsidRDefault="00C1555D" w:rsidP="00C1555D">
            <w:pPr>
              <w:pStyle w:val="ListParagraph"/>
              <w:numPr>
                <w:ilvl w:val="0"/>
                <w:numId w:val="23"/>
              </w:numPr>
              <w:rPr>
                <w:rFonts w:cs="Calibri"/>
                <w:color w:val="000000"/>
                <w:sz w:val="18"/>
                <w:szCs w:val="18"/>
              </w:rPr>
            </w:pPr>
            <w:r w:rsidRPr="00500AFB">
              <w:rPr>
                <w:rFonts w:cs="Calibri"/>
                <w:color w:val="000000"/>
                <w:sz w:val="18"/>
                <w:szCs w:val="18"/>
              </w:rPr>
              <w:t>Identifica se existe algum valor cativo associado ao contrato.</w:t>
            </w:r>
          </w:p>
          <w:p w14:paraId="34360915" w14:textId="77777777" w:rsidR="00C1555D" w:rsidRPr="00500AFB" w:rsidRDefault="00C1555D" w:rsidP="00C1555D">
            <w:pPr>
              <w:pStyle w:val="ListParagraph"/>
              <w:numPr>
                <w:ilvl w:val="0"/>
                <w:numId w:val="23"/>
              </w:numPr>
              <w:rPr>
                <w:rFonts w:cs="Calibri"/>
                <w:color w:val="000000"/>
                <w:sz w:val="18"/>
                <w:szCs w:val="18"/>
              </w:rPr>
            </w:pPr>
            <w:r w:rsidRPr="00500AFB">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993" w:type="dxa"/>
            <w:tcBorders>
              <w:top w:val="nil"/>
              <w:left w:val="nil"/>
              <w:bottom w:val="single" w:sz="4" w:space="0" w:color="auto"/>
              <w:right w:val="single" w:sz="4" w:space="0" w:color="auto"/>
            </w:tcBorders>
            <w:shd w:val="clear" w:color="auto" w:fill="auto"/>
            <w:noWrap/>
            <w:hideMark/>
          </w:tcPr>
          <w:p w14:paraId="180741B3"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BD1A976" w14:textId="00EB84A2" w:rsidR="00C1555D" w:rsidRDefault="00C1555D" w:rsidP="00C1555D">
            <w:pPr>
              <w:rPr>
                <w:rFonts w:cs="Calibri"/>
                <w:color w:val="000000"/>
                <w:sz w:val="18"/>
                <w:szCs w:val="18"/>
              </w:rPr>
            </w:pPr>
            <w:r>
              <w:rPr>
                <w:rFonts w:cs="Calibri"/>
                <w:color w:val="000000"/>
                <w:sz w:val="18"/>
                <w:szCs w:val="18"/>
              </w:rPr>
              <w:t>MUG</w:t>
            </w:r>
          </w:p>
          <w:p w14:paraId="188F3C4A" w14:textId="4F8A1F9C"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B57A0E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E13489F" w14:textId="22E58CCF"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155873F" w14:textId="77777777" w:rsidR="004D7C73" w:rsidRPr="00500AFB" w:rsidRDefault="004D7C73" w:rsidP="004D7C73">
            <w:pPr>
              <w:rPr>
                <w:rFonts w:cs="Calibri"/>
                <w:color w:val="000000"/>
                <w:sz w:val="18"/>
                <w:szCs w:val="18"/>
                <w:lang w:val="en-US"/>
              </w:rPr>
            </w:pPr>
            <w:r w:rsidRPr="00500AFB">
              <w:rPr>
                <w:rFonts w:cs="Calibri"/>
                <w:color w:val="000000"/>
                <w:sz w:val="18"/>
                <w:szCs w:val="18"/>
                <w:lang w:val="en-US"/>
              </w:rPr>
              <w:t>WHEN caplic IN ('TT','FU','DC','DP','SG') THEN 'S'</w:t>
            </w:r>
          </w:p>
          <w:p w14:paraId="11DC9027" w14:textId="49323C2D" w:rsidR="00C1555D" w:rsidRPr="00500AFB" w:rsidRDefault="004D7C73" w:rsidP="004D7C73">
            <w:pPr>
              <w:rPr>
                <w:rFonts w:cs="Calibri"/>
                <w:color w:val="000000"/>
                <w:sz w:val="18"/>
                <w:szCs w:val="18"/>
              </w:rPr>
            </w:pPr>
            <w:r w:rsidRPr="00500AFB">
              <w:rPr>
                <w:rFonts w:cs="Calibri"/>
                <w:color w:val="000000"/>
                <w:sz w:val="18"/>
                <w:szCs w:val="18"/>
              </w:rPr>
              <w:t>ELSE 'N'</w:t>
            </w:r>
          </w:p>
        </w:tc>
      </w:tr>
      <w:tr w:rsidR="00C1555D" w:rsidRPr="00500AFB" w14:paraId="54827240" w14:textId="6C1EC5A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709924" w14:textId="77777777" w:rsidR="00C1555D" w:rsidRPr="00500AFB" w:rsidRDefault="00C1555D" w:rsidP="00C1555D">
            <w:pPr>
              <w:rPr>
                <w:rFonts w:cs="Calibri"/>
                <w:color w:val="000000"/>
                <w:sz w:val="18"/>
                <w:szCs w:val="18"/>
              </w:rPr>
            </w:pPr>
            <w:r w:rsidRPr="00500AFB">
              <w:rPr>
                <w:rFonts w:cs="Calibri"/>
                <w:color w:val="000000"/>
                <w:sz w:val="18"/>
                <w:szCs w:val="18"/>
              </w:rPr>
              <w:t>idriesgsobe</w:t>
            </w:r>
          </w:p>
        </w:tc>
        <w:tc>
          <w:tcPr>
            <w:tcW w:w="5495" w:type="dxa"/>
            <w:tcBorders>
              <w:top w:val="nil"/>
              <w:left w:val="nil"/>
              <w:bottom w:val="single" w:sz="4" w:space="0" w:color="auto"/>
              <w:right w:val="single" w:sz="4" w:space="0" w:color="auto"/>
            </w:tcBorders>
            <w:shd w:val="clear" w:color="auto" w:fill="auto"/>
            <w:noWrap/>
            <w:hideMark/>
          </w:tcPr>
          <w:p w14:paraId="10AFBA72" w14:textId="77777777" w:rsidR="00C1555D" w:rsidRPr="00500AFB" w:rsidRDefault="00C1555D" w:rsidP="00C1555D">
            <w:pPr>
              <w:rPr>
                <w:rFonts w:cs="Calibri"/>
                <w:color w:val="000000"/>
                <w:sz w:val="18"/>
                <w:szCs w:val="18"/>
              </w:rPr>
            </w:pPr>
            <w:r w:rsidRPr="00500AFB">
              <w:rPr>
                <w:rFonts w:cs="Calibri"/>
                <w:color w:val="000000"/>
                <w:sz w:val="18"/>
                <w:szCs w:val="18"/>
              </w:rPr>
              <w:t>Identificador de risco soberano:</w:t>
            </w:r>
          </w:p>
          <w:p w14:paraId="40905C04" w14:textId="77777777" w:rsidR="00C1555D" w:rsidRPr="00500AFB" w:rsidRDefault="00C1555D" w:rsidP="00C1555D">
            <w:pPr>
              <w:pStyle w:val="ListParagraph"/>
              <w:numPr>
                <w:ilvl w:val="0"/>
                <w:numId w:val="24"/>
              </w:numPr>
              <w:rPr>
                <w:rFonts w:cs="Calibri"/>
                <w:color w:val="000000"/>
                <w:sz w:val="18"/>
                <w:szCs w:val="18"/>
              </w:rPr>
            </w:pPr>
            <w:r w:rsidRPr="00500AFB">
              <w:rPr>
                <w:rFonts w:cs="Calibri"/>
                <w:color w:val="000000"/>
                <w:sz w:val="18"/>
                <w:szCs w:val="18"/>
              </w:rPr>
              <w:t>Todos os registos são preenchidos com ‘N’, identificando a ausência de risco soberano.</w:t>
            </w:r>
          </w:p>
        </w:tc>
        <w:tc>
          <w:tcPr>
            <w:tcW w:w="993" w:type="dxa"/>
            <w:tcBorders>
              <w:top w:val="nil"/>
              <w:left w:val="nil"/>
              <w:bottom w:val="single" w:sz="4" w:space="0" w:color="auto"/>
              <w:right w:val="single" w:sz="4" w:space="0" w:color="auto"/>
            </w:tcBorders>
            <w:shd w:val="clear" w:color="auto" w:fill="auto"/>
            <w:noWrap/>
            <w:hideMark/>
          </w:tcPr>
          <w:p w14:paraId="7D26CC8F"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0949B29C" w14:textId="17AFD4F9" w:rsidR="00C1555D" w:rsidRDefault="00C1555D" w:rsidP="00C1555D">
            <w:pPr>
              <w:rPr>
                <w:rFonts w:cs="Calibri"/>
                <w:color w:val="000000"/>
                <w:sz w:val="18"/>
                <w:szCs w:val="18"/>
              </w:rPr>
            </w:pPr>
            <w:r>
              <w:rPr>
                <w:rFonts w:cs="Calibri"/>
                <w:color w:val="000000"/>
                <w:sz w:val="18"/>
                <w:szCs w:val="18"/>
              </w:rPr>
              <w:t>MUG</w:t>
            </w:r>
          </w:p>
          <w:p w14:paraId="2B9B79A1" w14:textId="4667D053"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2F6C1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89F164D" w14:textId="4B385C08"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73918549" w14:textId="77777777" w:rsidR="00C1555D" w:rsidRPr="00500AFB" w:rsidRDefault="00C1555D" w:rsidP="00C1555D">
            <w:pPr>
              <w:rPr>
                <w:rFonts w:cs="Calibri"/>
                <w:color w:val="000000"/>
                <w:sz w:val="18"/>
                <w:szCs w:val="18"/>
              </w:rPr>
            </w:pPr>
          </w:p>
        </w:tc>
      </w:tr>
      <w:tr w:rsidR="00C1555D" w:rsidRPr="00500AFB" w14:paraId="0DC1FFD4" w14:textId="33D4026F"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65D519" w14:textId="77777777" w:rsidR="00C1555D" w:rsidRPr="00500AFB" w:rsidRDefault="00C1555D" w:rsidP="00C1555D">
            <w:pPr>
              <w:rPr>
                <w:rFonts w:cs="Calibri"/>
                <w:color w:val="000000"/>
                <w:sz w:val="18"/>
                <w:szCs w:val="18"/>
              </w:rPr>
            </w:pPr>
            <w:r w:rsidRPr="00500AFB">
              <w:rPr>
                <w:rFonts w:cs="Calibri"/>
                <w:color w:val="000000"/>
                <w:sz w:val="18"/>
                <w:szCs w:val="18"/>
              </w:rPr>
              <w:t>idcoberperf</w:t>
            </w:r>
          </w:p>
        </w:tc>
        <w:tc>
          <w:tcPr>
            <w:tcW w:w="5495" w:type="dxa"/>
            <w:tcBorders>
              <w:top w:val="nil"/>
              <w:left w:val="nil"/>
              <w:bottom w:val="single" w:sz="4" w:space="0" w:color="auto"/>
              <w:right w:val="single" w:sz="4" w:space="0" w:color="auto"/>
            </w:tcBorders>
            <w:shd w:val="clear" w:color="auto" w:fill="auto"/>
            <w:noWrap/>
            <w:hideMark/>
          </w:tcPr>
          <w:p w14:paraId="7CACDD5F" w14:textId="77777777" w:rsidR="00C1555D" w:rsidRPr="00500AFB" w:rsidRDefault="00C1555D" w:rsidP="00C1555D">
            <w:pPr>
              <w:rPr>
                <w:rFonts w:cs="Calibri"/>
                <w:color w:val="000000"/>
                <w:sz w:val="18"/>
                <w:szCs w:val="18"/>
              </w:rPr>
            </w:pPr>
            <w:r w:rsidRPr="00500AFB">
              <w:rPr>
                <w:rFonts w:cs="Calibri"/>
                <w:color w:val="000000"/>
                <w:sz w:val="18"/>
                <w:szCs w:val="18"/>
              </w:rPr>
              <w:t>Identificador de cobertura perfeita:</w:t>
            </w:r>
          </w:p>
          <w:p w14:paraId="0EB575AF" w14:textId="77777777" w:rsidR="00C1555D" w:rsidRPr="00500AFB" w:rsidRDefault="00C1555D" w:rsidP="00C1555D">
            <w:pPr>
              <w:pStyle w:val="ListParagraph"/>
              <w:numPr>
                <w:ilvl w:val="0"/>
                <w:numId w:val="24"/>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62706AE7"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0D16AB8" w14:textId="20B477E2" w:rsidR="00C1555D" w:rsidRDefault="00C1555D" w:rsidP="00C1555D">
            <w:pPr>
              <w:rPr>
                <w:rFonts w:cs="Calibri"/>
                <w:color w:val="000000"/>
                <w:sz w:val="18"/>
                <w:szCs w:val="18"/>
              </w:rPr>
            </w:pPr>
            <w:r>
              <w:rPr>
                <w:rFonts w:cs="Calibri"/>
                <w:color w:val="000000"/>
                <w:sz w:val="18"/>
                <w:szCs w:val="18"/>
              </w:rPr>
              <w:t>MUG</w:t>
            </w:r>
          </w:p>
          <w:p w14:paraId="5700E96B" w14:textId="7585951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BDC8E45"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FD75AE1" w14:textId="357BDD10"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76E1B56" w14:textId="77777777" w:rsidR="00C1555D" w:rsidRPr="00500AFB" w:rsidRDefault="00C1555D" w:rsidP="00C1555D">
            <w:pPr>
              <w:rPr>
                <w:rFonts w:cs="Calibri"/>
                <w:color w:val="000000"/>
                <w:sz w:val="18"/>
                <w:szCs w:val="18"/>
              </w:rPr>
            </w:pPr>
          </w:p>
        </w:tc>
      </w:tr>
      <w:tr w:rsidR="00C1555D" w:rsidRPr="00500AFB" w14:paraId="7991D106" w14:textId="758AF1D4"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6802EAC" w14:textId="77777777" w:rsidR="00C1555D" w:rsidRPr="00500AFB" w:rsidRDefault="00C1555D" w:rsidP="00C1555D">
            <w:pPr>
              <w:rPr>
                <w:rFonts w:cs="Calibri"/>
                <w:color w:val="000000"/>
                <w:sz w:val="18"/>
                <w:szCs w:val="18"/>
              </w:rPr>
            </w:pPr>
            <w:r w:rsidRPr="00500AFB">
              <w:rPr>
                <w:rFonts w:cs="Calibri"/>
                <w:color w:val="000000"/>
                <w:sz w:val="18"/>
                <w:szCs w:val="18"/>
              </w:rPr>
              <w:t>valasesojur</w:t>
            </w:r>
          </w:p>
        </w:tc>
        <w:tc>
          <w:tcPr>
            <w:tcW w:w="5495" w:type="dxa"/>
            <w:tcBorders>
              <w:top w:val="nil"/>
              <w:left w:val="nil"/>
              <w:bottom w:val="single" w:sz="4" w:space="0" w:color="auto"/>
              <w:right w:val="single" w:sz="4" w:space="0" w:color="auto"/>
            </w:tcBorders>
            <w:shd w:val="clear" w:color="auto" w:fill="auto"/>
            <w:noWrap/>
            <w:hideMark/>
          </w:tcPr>
          <w:p w14:paraId="5E8B6156" w14:textId="77777777" w:rsidR="00C1555D" w:rsidRPr="00500AFB" w:rsidRDefault="00C1555D" w:rsidP="00C1555D">
            <w:pPr>
              <w:rPr>
                <w:rFonts w:cs="Calibri"/>
                <w:color w:val="000000"/>
                <w:sz w:val="18"/>
                <w:szCs w:val="18"/>
              </w:rPr>
            </w:pPr>
            <w:r w:rsidRPr="00500AFB">
              <w:rPr>
                <w:rFonts w:cs="Calibri"/>
                <w:color w:val="000000"/>
                <w:sz w:val="18"/>
                <w:szCs w:val="18"/>
              </w:rPr>
              <w:t>Validação de assessoria jurídica:</w:t>
            </w:r>
          </w:p>
          <w:p w14:paraId="24220CD1" w14:textId="77777777" w:rsidR="00C1555D" w:rsidRPr="00500AFB" w:rsidRDefault="00C1555D" w:rsidP="00C1555D">
            <w:pPr>
              <w:pStyle w:val="ListParagraph"/>
              <w:numPr>
                <w:ilvl w:val="0"/>
                <w:numId w:val="24"/>
              </w:numPr>
              <w:rPr>
                <w:rFonts w:cs="Calibri"/>
                <w:b/>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495268F8"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351FD9B4" w14:textId="64E9B9B1" w:rsidR="00C1555D" w:rsidRDefault="00C1555D" w:rsidP="00C1555D">
            <w:pPr>
              <w:rPr>
                <w:rFonts w:cs="Calibri"/>
                <w:color w:val="000000"/>
                <w:sz w:val="18"/>
                <w:szCs w:val="18"/>
              </w:rPr>
            </w:pPr>
            <w:r>
              <w:rPr>
                <w:rFonts w:cs="Calibri"/>
                <w:color w:val="000000"/>
                <w:sz w:val="18"/>
                <w:szCs w:val="18"/>
              </w:rPr>
              <w:t>MUG</w:t>
            </w:r>
          </w:p>
          <w:p w14:paraId="35C90EFC" w14:textId="1FED1274"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A20929A"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13330AA" w14:textId="2941BDF1"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6E6C3F09" w14:textId="77777777" w:rsidR="00C1555D" w:rsidRPr="00500AFB" w:rsidRDefault="00C1555D" w:rsidP="00C1555D">
            <w:pPr>
              <w:rPr>
                <w:rFonts w:cs="Calibri"/>
                <w:color w:val="000000"/>
                <w:sz w:val="18"/>
                <w:szCs w:val="18"/>
              </w:rPr>
            </w:pPr>
          </w:p>
        </w:tc>
      </w:tr>
      <w:tr w:rsidR="00C1555D" w:rsidRPr="00500AFB" w14:paraId="104B1D99" w14:textId="24A7AC8D"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A0CD8B3" w14:textId="77777777" w:rsidR="00C1555D" w:rsidRPr="00500AFB" w:rsidRDefault="00C1555D" w:rsidP="00C1555D">
            <w:pPr>
              <w:rPr>
                <w:rFonts w:cs="Calibri"/>
                <w:color w:val="000000"/>
                <w:sz w:val="18"/>
                <w:szCs w:val="18"/>
              </w:rPr>
            </w:pPr>
            <w:r w:rsidRPr="00500AFB">
              <w:rPr>
                <w:rFonts w:cs="Calibri"/>
                <w:color w:val="000000"/>
                <w:sz w:val="18"/>
                <w:szCs w:val="18"/>
              </w:rPr>
              <w:t>perreparto</w:t>
            </w:r>
          </w:p>
        </w:tc>
        <w:tc>
          <w:tcPr>
            <w:tcW w:w="5495" w:type="dxa"/>
            <w:tcBorders>
              <w:top w:val="nil"/>
              <w:left w:val="nil"/>
              <w:bottom w:val="single" w:sz="4" w:space="0" w:color="auto"/>
              <w:right w:val="single" w:sz="4" w:space="0" w:color="auto"/>
            </w:tcBorders>
            <w:shd w:val="clear" w:color="auto" w:fill="auto"/>
            <w:noWrap/>
            <w:hideMark/>
          </w:tcPr>
          <w:p w14:paraId="09E23F3F" w14:textId="77777777" w:rsidR="00C1555D" w:rsidRPr="00500AFB" w:rsidRDefault="00C1555D" w:rsidP="00C1555D">
            <w:pPr>
              <w:rPr>
                <w:rFonts w:cs="Calibri"/>
                <w:color w:val="000000"/>
                <w:sz w:val="18"/>
                <w:szCs w:val="18"/>
              </w:rPr>
            </w:pPr>
            <w:r w:rsidRPr="00500AFB">
              <w:rPr>
                <w:rFonts w:cs="Calibri"/>
                <w:color w:val="000000"/>
                <w:sz w:val="18"/>
                <w:szCs w:val="18"/>
              </w:rPr>
              <w:t>Percentagem de distribuição:</w:t>
            </w:r>
          </w:p>
          <w:p w14:paraId="47A0FCCC" w14:textId="77777777" w:rsidR="00C1555D" w:rsidRPr="00500AFB" w:rsidRDefault="00C1555D" w:rsidP="00C1555D">
            <w:pPr>
              <w:pStyle w:val="ListParagraph"/>
              <w:numPr>
                <w:ilvl w:val="0"/>
                <w:numId w:val="16"/>
              </w:numPr>
              <w:jc w:val="both"/>
              <w:rPr>
                <w:rFonts w:cs="Calibri"/>
                <w:color w:val="000000"/>
                <w:sz w:val="18"/>
                <w:szCs w:val="18"/>
              </w:rPr>
            </w:pPr>
            <w:r w:rsidRPr="00500AFB">
              <w:rPr>
                <w:rFonts w:cs="Calibri"/>
                <w:color w:val="000000"/>
                <w:sz w:val="18"/>
                <w:szCs w:val="18"/>
              </w:rPr>
              <w:t xml:space="preserve">Este campo é aprovisionado de forma direta pelo campo ‘per_cobert’ da tabela </w:t>
            </w:r>
            <w:r w:rsidRPr="00500AFB">
              <w:rPr>
                <w:rFonts w:cs="Calibri"/>
                <w:i/>
                <w:color w:val="000000"/>
                <w:sz w:val="18"/>
                <w:szCs w:val="18"/>
              </w:rPr>
              <w:t>cd_garantias.gt018_rateio_aval</w:t>
            </w:r>
            <w:r w:rsidRPr="00500AFB">
              <w:rPr>
                <w:rFonts w:cs="Calibri"/>
                <w:color w:val="000000"/>
                <w:sz w:val="18"/>
                <w:szCs w:val="18"/>
              </w:rPr>
              <w:t>.</w:t>
            </w:r>
          </w:p>
          <w:p w14:paraId="060EFEB2" w14:textId="77777777" w:rsidR="00C1555D" w:rsidRPr="00500AFB" w:rsidRDefault="00C1555D" w:rsidP="00C1555D">
            <w:pPr>
              <w:pStyle w:val="ListParagraph"/>
              <w:numPr>
                <w:ilvl w:val="0"/>
                <w:numId w:val="16"/>
              </w:numPr>
              <w:jc w:val="both"/>
              <w:rPr>
                <w:rFonts w:cs="Calibri"/>
                <w:color w:val="000000"/>
                <w:sz w:val="18"/>
                <w:szCs w:val="18"/>
              </w:rPr>
            </w:pPr>
            <w:r w:rsidRPr="00500AFB">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084DAB50" w14:textId="77777777" w:rsidR="00C1555D" w:rsidRPr="00500AFB" w:rsidRDefault="00C1555D" w:rsidP="00C1555D">
            <w:pPr>
              <w:pStyle w:val="ListParagraph"/>
              <w:numPr>
                <w:ilvl w:val="0"/>
                <w:numId w:val="16"/>
              </w:numPr>
              <w:rPr>
                <w:rFonts w:cs="Calibri"/>
                <w:color w:val="000000"/>
                <w:sz w:val="18"/>
                <w:szCs w:val="18"/>
              </w:rPr>
            </w:pPr>
            <w:r w:rsidRPr="00500AFB">
              <w:rPr>
                <w:rFonts w:cs="Calibri"/>
                <w:color w:val="000000"/>
                <w:sz w:val="18"/>
                <w:szCs w:val="18"/>
              </w:rPr>
              <w:lastRenderedPageBreak/>
              <w:t>No caso de garantias pessoais, esta percentagem é sempre 100%.</w:t>
            </w:r>
          </w:p>
        </w:tc>
        <w:tc>
          <w:tcPr>
            <w:tcW w:w="993" w:type="dxa"/>
            <w:tcBorders>
              <w:top w:val="nil"/>
              <w:left w:val="nil"/>
              <w:bottom w:val="single" w:sz="4" w:space="0" w:color="auto"/>
              <w:right w:val="single" w:sz="4" w:space="0" w:color="auto"/>
            </w:tcBorders>
            <w:shd w:val="clear" w:color="auto" w:fill="auto"/>
            <w:noWrap/>
            <w:hideMark/>
          </w:tcPr>
          <w:p w14:paraId="26B1DBD4"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47B6F724" w14:textId="566FF3E9" w:rsidR="00C1555D" w:rsidRDefault="00C1555D" w:rsidP="00C1555D">
            <w:pPr>
              <w:rPr>
                <w:rFonts w:cs="Calibri"/>
                <w:color w:val="000000"/>
                <w:sz w:val="18"/>
                <w:szCs w:val="18"/>
              </w:rPr>
            </w:pPr>
            <w:r>
              <w:rPr>
                <w:rFonts w:cs="Calibri"/>
                <w:color w:val="000000"/>
                <w:sz w:val="18"/>
                <w:szCs w:val="18"/>
              </w:rPr>
              <w:t>MUG</w:t>
            </w:r>
          </w:p>
          <w:p w14:paraId="71D3DE01" w14:textId="624399CB"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9E9EE9B"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064B072" w14:textId="77777777" w:rsidR="00C1555D" w:rsidRDefault="00C1555D" w:rsidP="00C1555D">
            <w:pPr>
              <w:rPr>
                <w:color w:val="000000"/>
                <w:szCs w:val="22"/>
              </w:rPr>
            </w:pPr>
          </w:p>
        </w:tc>
        <w:tc>
          <w:tcPr>
            <w:tcW w:w="1134" w:type="dxa"/>
            <w:tcBorders>
              <w:top w:val="nil"/>
              <w:left w:val="single" w:sz="4" w:space="0" w:color="auto"/>
              <w:bottom w:val="single" w:sz="4" w:space="0" w:color="auto"/>
              <w:right w:val="single" w:sz="4" w:space="0" w:color="auto"/>
            </w:tcBorders>
          </w:tcPr>
          <w:p w14:paraId="1D71BBAD" w14:textId="19B0D83F" w:rsidR="00C1555D" w:rsidRDefault="00C1555D" w:rsidP="00C1555D">
            <w:pPr>
              <w:rPr>
                <w:color w:val="000000"/>
                <w:szCs w:val="22"/>
              </w:rPr>
            </w:pPr>
            <w:r>
              <w:rPr>
                <w:color w:val="000000"/>
                <w:szCs w:val="22"/>
              </w:rPr>
              <w:t>PERC_RATEIO</w:t>
            </w:r>
          </w:p>
          <w:p w14:paraId="5243737C" w14:textId="068FC69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BC9EB7F" w14:textId="77777777" w:rsidR="004D7C73" w:rsidRPr="00500AFB" w:rsidRDefault="004D7C73" w:rsidP="004D7C73">
            <w:pPr>
              <w:rPr>
                <w:color w:val="000000"/>
                <w:sz w:val="18"/>
                <w:szCs w:val="18"/>
                <w:lang w:val="en-US"/>
              </w:rPr>
            </w:pPr>
            <w:r w:rsidRPr="00500AFB">
              <w:rPr>
                <w:color w:val="000000"/>
                <w:sz w:val="18"/>
                <w:szCs w:val="18"/>
                <w:lang w:val="en-US"/>
              </w:rPr>
              <w:t xml:space="preserve">WHEN CAST(SUM(gt018.perc_rateio) AS DECIMAL(17,2)) &gt; 100 THEN 100 </w:t>
            </w:r>
          </w:p>
          <w:p w14:paraId="4F93520C" w14:textId="2C5C23C1" w:rsidR="00C1555D" w:rsidRPr="00500AFB" w:rsidRDefault="004D7C73" w:rsidP="004D7C73">
            <w:pPr>
              <w:rPr>
                <w:color w:val="000000"/>
                <w:sz w:val="18"/>
                <w:szCs w:val="18"/>
              </w:rPr>
            </w:pPr>
            <w:r w:rsidRPr="00500AFB">
              <w:rPr>
                <w:color w:val="000000"/>
                <w:sz w:val="18"/>
                <w:szCs w:val="18"/>
              </w:rPr>
              <w:t>ELSE CAST(SUM(gt018.perc_rateio) AS DECIMAL(17,2))</w:t>
            </w:r>
          </w:p>
        </w:tc>
      </w:tr>
      <w:tr w:rsidR="00C1555D" w:rsidRPr="00335137" w14:paraId="0FCD860E" w14:textId="1E004AC0"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CBB384C" w14:textId="77777777" w:rsidR="00C1555D" w:rsidRPr="00500AFB" w:rsidRDefault="00C1555D" w:rsidP="00C1555D">
            <w:pPr>
              <w:rPr>
                <w:rFonts w:cs="Calibri"/>
                <w:color w:val="000000"/>
                <w:sz w:val="18"/>
                <w:szCs w:val="18"/>
              </w:rPr>
            </w:pPr>
            <w:r w:rsidRPr="00500AFB">
              <w:rPr>
                <w:rFonts w:cs="Calibri"/>
                <w:color w:val="000000"/>
                <w:sz w:val="18"/>
                <w:szCs w:val="18"/>
              </w:rPr>
              <w:t>ordenprelgar</w:t>
            </w:r>
          </w:p>
        </w:tc>
        <w:tc>
          <w:tcPr>
            <w:tcW w:w="5495" w:type="dxa"/>
            <w:tcBorders>
              <w:top w:val="nil"/>
              <w:left w:val="nil"/>
              <w:bottom w:val="single" w:sz="4" w:space="0" w:color="auto"/>
              <w:right w:val="single" w:sz="4" w:space="0" w:color="auto"/>
            </w:tcBorders>
            <w:shd w:val="clear" w:color="auto" w:fill="auto"/>
            <w:noWrap/>
            <w:hideMark/>
          </w:tcPr>
          <w:p w14:paraId="256B7A8D" w14:textId="77777777" w:rsidR="00C1555D" w:rsidRPr="00500AFB" w:rsidRDefault="00C1555D" w:rsidP="00C1555D">
            <w:pPr>
              <w:rPr>
                <w:rFonts w:cs="Calibri"/>
                <w:color w:val="000000"/>
                <w:sz w:val="18"/>
                <w:szCs w:val="18"/>
              </w:rPr>
            </w:pPr>
            <w:r w:rsidRPr="00500AFB">
              <w:rPr>
                <w:rFonts w:cs="Calibri"/>
                <w:color w:val="000000"/>
                <w:sz w:val="18"/>
                <w:szCs w:val="18"/>
              </w:rPr>
              <w:t>Ordem prioridade garantia:</w:t>
            </w:r>
          </w:p>
          <w:p w14:paraId="27493CE1"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3FB14C6B"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B9711B4" w14:textId="7FA118DC" w:rsidR="00C1555D" w:rsidRDefault="00C1555D" w:rsidP="00C1555D">
            <w:pPr>
              <w:rPr>
                <w:rFonts w:cs="Calibri"/>
                <w:color w:val="000000"/>
                <w:sz w:val="18"/>
                <w:szCs w:val="18"/>
              </w:rPr>
            </w:pPr>
            <w:r>
              <w:rPr>
                <w:rFonts w:cs="Calibri"/>
                <w:color w:val="000000"/>
                <w:sz w:val="18"/>
                <w:szCs w:val="18"/>
              </w:rPr>
              <w:t>MUG</w:t>
            </w:r>
          </w:p>
          <w:p w14:paraId="276DCD8B" w14:textId="1C979E5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FE2D88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11C467D" w14:textId="12D7E7C3"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0C405A7B" w14:textId="77777777" w:rsidR="00C1555D" w:rsidRPr="00335137" w:rsidRDefault="00C1555D" w:rsidP="00C1555D">
            <w:pPr>
              <w:rPr>
                <w:rFonts w:cs="Calibri"/>
                <w:color w:val="000000"/>
                <w:sz w:val="18"/>
                <w:szCs w:val="18"/>
              </w:rPr>
            </w:pPr>
          </w:p>
        </w:tc>
      </w:tr>
      <w:tr w:rsidR="00C1555D" w:rsidRPr="00335137" w14:paraId="74818866" w14:textId="228731B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A9C911D" w14:textId="77777777" w:rsidR="00C1555D" w:rsidRPr="00500AFB" w:rsidRDefault="00C1555D" w:rsidP="00C1555D">
            <w:pPr>
              <w:rPr>
                <w:rFonts w:cs="Calibri"/>
                <w:color w:val="000000"/>
                <w:sz w:val="18"/>
                <w:szCs w:val="18"/>
              </w:rPr>
            </w:pPr>
            <w:r w:rsidRPr="00500AFB">
              <w:rPr>
                <w:rFonts w:cs="Calibri"/>
                <w:color w:val="000000"/>
                <w:sz w:val="18"/>
                <w:szCs w:val="18"/>
              </w:rPr>
              <w:t>tangohipotec</w:t>
            </w:r>
          </w:p>
        </w:tc>
        <w:tc>
          <w:tcPr>
            <w:tcW w:w="5495" w:type="dxa"/>
            <w:tcBorders>
              <w:top w:val="nil"/>
              <w:left w:val="nil"/>
              <w:bottom w:val="single" w:sz="4" w:space="0" w:color="auto"/>
              <w:right w:val="single" w:sz="4" w:space="0" w:color="auto"/>
            </w:tcBorders>
            <w:shd w:val="clear" w:color="auto" w:fill="auto"/>
            <w:noWrap/>
            <w:hideMark/>
          </w:tcPr>
          <w:p w14:paraId="4377F10F" w14:textId="77777777" w:rsidR="00C1555D" w:rsidRPr="00500AFB" w:rsidRDefault="00C1555D" w:rsidP="00C1555D">
            <w:pPr>
              <w:rPr>
                <w:rFonts w:cs="Calibri"/>
                <w:color w:val="000000"/>
                <w:sz w:val="18"/>
                <w:szCs w:val="18"/>
              </w:rPr>
            </w:pPr>
            <w:r w:rsidRPr="00500AFB">
              <w:rPr>
                <w:rFonts w:cs="Calibri"/>
                <w:color w:val="000000"/>
                <w:sz w:val="18"/>
                <w:szCs w:val="18"/>
              </w:rPr>
              <w:t>Rango hipotecário:</w:t>
            </w:r>
          </w:p>
          <w:p w14:paraId="6B679906"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00666D73"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53E99D94" w14:textId="15D1618A" w:rsidR="00C1555D" w:rsidRDefault="00C1555D" w:rsidP="00C1555D">
            <w:pPr>
              <w:rPr>
                <w:rFonts w:cs="Calibri"/>
                <w:color w:val="000000"/>
                <w:sz w:val="18"/>
                <w:szCs w:val="18"/>
              </w:rPr>
            </w:pPr>
            <w:r>
              <w:rPr>
                <w:rFonts w:cs="Calibri"/>
                <w:color w:val="000000"/>
                <w:sz w:val="18"/>
                <w:szCs w:val="18"/>
              </w:rPr>
              <w:t>MUG</w:t>
            </w:r>
          </w:p>
          <w:p w14:paraId="676C81FE" w14:textId="0CE05960"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61F883"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5538D7F" w14:textId="06607B2C"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78AB55C" w14:textId="77777777" w:rsidR="00C1555D" w:rsidRPr="00335137" w:rsidRDefault="00C1555D" w:rsidP="00C1555D">
            <w:pPr>
              <w:rPr>
                <w:rFonts w:cs="Calibri"/>
                <w:color w:val="000000"/>
                <w:sz w:val="18"/>
                <w:szCs w:val="18"/>
              </w:rPr>
            </w:pPr>
          </w:p>
        </w:tc>
      </w:tr>
      <w:tr w:rsidR="00C1555D" w:rsidRPr="00335137" w14:paraId="008D81EE" w14:textId="2FC1CDEF"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85AB708" w14:textId="77777777" w:rsidR="00C1555D" w:rsidRPr="00500AFB" w:rsidRDefault="00C1555D" w:rsidP="00C1555D">
            <w:pPr>
              <w:rPr>
                <w:rFonts w:cs="Calibri"/>
                <w:color w:val="000000"/>
                <w:sz w:val="18"/>
                <w:szCs w:val="18"/>
              </w:rPr>
            </w:pPr>
            <w:r w:rsidRPr="00500AFB">
              <w:rPr>
                <w:rFonts w:cs="Calibri"/>
                <w:color w:val="000000"/>
                <w:sz w:val="18"/>
                <w:szCs w:val="18"/>
              </w:rPr>
              <w:t>nimpago</w:t>
            </w:r>
          </w:p>
        </w:tc>
        <w:tc>
          <w:tcPr>
            <w:tcW w:w="5495" w:type="dxa"/>
            <w:tcBorders>
              <w:top w:val="nil"/>
              <w:left w:val="nil"/>
              <w:bottom w:val="single" w:sz="4" w:space="0" w:color="auto"/>
              <w:right w:val="single" w:sz="4" w:space="0" w:color="auto"/>
            </w:tcBorders>
            <w:shd w:val="clear" w:color="auto" w:fill="auto"/>
            <w:noWrap/>
            <w:hideMark/>
          </w:tcPr>
          <w:p w14:paraId="3B2C6714" w14:textId="77777777" w:rsidR="00C1555D" w:rsidRPr="00500AFB" w:rsidRDefault="00C1555D" w:rsidP="00C1555D">
            <w:pPr>
              <w:rPr>
                <w:rFonts w:cs="Calibri"/>
                <w:color w:val="000000"/>
                <w:sz w:val="18"/>
                <w:szCs w:val="18"/>
              </w:rPr>
            </w:pPr>
            <w:r w:rsidRPr="00500AFB">
              <w:rPr>
                <w:rFonts w:cs="Calibri"/>
                <w:color w:val="000000"/>
                <w:sz w:val="18"/>
                <w:szCs w:val="18"/>
              </w:rPr>
              <w:t>N-ésimo impago:</w:t>
            </w:r>
          </w:p>
          <w:p w14:paraId="317B3472"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5E97CC82" w14:textId="77777777" w:rsidR="00C1555D" w:rsidRPr="00335137" w:rsidRDefault="00C1555D" w:rsidP="00C1555D">
            <w:pPr>
              <w:rPr>
                <w:rFonts w:cs="Calibri"/>
                <w:color w:val="000000"/>
                <w:sz w:val="18"/>
                <w:szCs w:val="18"/>
              </w:rPr>
            </w:pPr>
            <w:r w:rsidRPr="00335137">
              <w:rPr>
                <w:rFonts w:cs="Calibri"/>
                <w:color w:val="000000"/>
                <w:sz w:val="18"/>
                <w:szCs w:val="18"/>
              </w:rPr>
              <w:t>Decimal</w:t>
            </w:r>
          </w:p>
        </w:tc>
        <w:tc>
          <w:tcPr>
            <w:tcW w:w="1842" w:type="dxa"/>
            <w:tcBorders>
              <w:top w:val="nil"/>
              <w:left w:val="nil"/>
              <w:bottom w:val="single" w:sz="4" w:space="0" w:color="auto"/>
              <w:right w:val="single" w:sz="4" w:space="0" w:color="auto"/>
            </w:tcBorders>
          </w:tcPr>
          <w:p w14:paraId="775B93DF" w14:textId="2D6EC09F" w:rsidR="00C1555D" w:rsidRDefault="00C1555D" w:rsidP="00C1555D">
            <w:pPr>
              <w:rPr>
                <w:rFonts w:cs="Calibri"/>
                <w:color w:val="000000"/>
                <w:sz w:val="18"/>
                <w:szCs w:val="18"/>
              </w:rPr>
            </w:pPr>
            <w:r>
              <w:rPr>
                <w:rFonts w:cs="Calibri"/>
                <w:color w:val="000000"/>
                <w:sz w:val="18"/>
                <w:szCs w:val="18"/>
              </w:rPr>
              <w:t>MUG</w:t>
            </w:r>
          </w:p>
          <w:p w14:paraId="4B59286B" w14:textId="2C53FF1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7816370"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8C4D5D6" w14:textId="3B452AA2"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9061A13" w14:textId="77777777" w:rsidR="00C1555D" w:rsidRPr="00335137" w:rsidRDefault="00C1555D" w:rsidP="00C1555D">
            <w:pPr>
              <w:rPr>
                <w:rFonts w:cs="Calibri"/>
                <w:color w:val="000000"/>
                <w:sz w:val="18"/>
                <w:szCs w:val="18"/>
              </w:rPr>
            </w:pPr>
          </w:p>
        </w:tc>
      </w:tr>
      <w:tr w:rsidR="00C1555D" w:rsidRPr="00335137" w14:paraId="73DA34F6" w14:textId="761EA3F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FBE2DC0" w14:textId="77777777" w:rsidR="00C1555D" w:rsidRPr="00500AFB" w:rsidRDefault="00C1555D" w:rsidP="00C1555D">
            <w:pPr>
              <w:rPr>
                <w:rFonts w:cs="Calibri"/>
                <w:color w:val="000000"/>
                <w:sz w:val="18"/>
                <w:szCs w:val="18"/>
              </w:rPr>
            </w:pPr>
            <w:r w:rsidRPr="00500AFB">
              <w:rPr>
                <w:rFonts w:cs="Calibri"/>
                <w:color w:val="000000"/>
                <w:sz w:val="18"/>
                <w:szCs w:val="18"/>
              </w:rPr>
              <w:t>iact_gp</w:t>
            </w:r>
          </w:p>
        </w:tc>
        <w:tc>
          <w:tcPr>
            <w:tcW w:w="5495" w:type="dxa"/>
            <w:tcBorders>
              <w:top w:val="nil"/>
              <w:left w:val="nil"/>
              <w:bottom w:val="single" w:sz="4" w:space="0" w:color="auto"/>
              <w:right w:val="single" w:sz="4" w:space="0" w:color="auto"/>
            </w:tcBorders>
            <w:shd w:val="clear" w:color="auto" w:fill="auto"/>
            <w:noWrap/>
            <w:hideMark/>
          </w:tcPr>
          <w:p w14:paraId="4DEDF19F" w14:textId="77777777" w:rsidR="00C1555D" w:rsidRPr="00500AFB" w:rsidRDefault="00C1555D" w:rsidP="00C1555D">
            <w:pPr>
              <w:rPr>
                <w:rFonts w:cs="Calibri"/>
                <w:color w:val="000000"/>
                <w:sz w:val="18"/>
                <w:szCs w:val="18"/>
              </w:rPr>
            </w:pPr>
            <w:r w:rsidRPr="00500AFB">
              <w:rPr>
                <w:rFonts w:cs="Calibri"/>
                <w:color w:val="000000"/>
                <w:sz w:val="18"/>
                <w:szCs w:val="18"/>
              </w:rPr>
              <w:t>Indicador dos dados avaliação:</w:t>
            </w:r>
          </w:p>
          <w:p w14:paraId="3C5B4205" w14:textId="77777777"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3" w:type="dxa"/>
            <w:tcBorders>
              <w:top w:val="nil"/>
              <w:left w:val="nil"/>
              <w:bottom w:val="single" w:sz="4" w:space="0" w:color="auto"/>
              <w:right w:val="single" w:sz="4" w:space="0" w:color="auto"/>
            </w:tcBorders>
            <w:shd w:val="clear" w:color="auto" w:fill="auto"/>
            <w:noWrap/>
            <w:hideMark/>
          </w:tcPr>
          <w:p w14:paraId="14008AD1" w14:textId="7777777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7EEF1141" w14:textId="5543FD29" w:rsidR="00C1555D" w:rsidRDefault="00C1555D" w:rsidP="00C1555D">
            <w:pPr>
              <w:rPr>
                <w:rFonts w:cs="Calibri"/>
                <w:color w:val="000000"/>
                <w:sz w:val="18"/>
                <w:szCs w:val="18"/>
              </w:rPr>
            </w:pPr>
            <w:r>
              <w:rPr>
                <w:rFonts w:cs="Calibri"/>
                <w:color w:val="000000"/>
                <w:sz w:val="18"/>
                <w:szCs w:val="18"/>
              </w:rPr>
              <w:t>MUG</w:t>
            </w:r>
          </w:p>
          <w:p w14:paraId="05FC3D2D" w14:textId="7EF9EE9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9381E4" w14:textId="77777777" w:rsidR="00C1555D" w:rsidRPr="00335137"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5C4B11C" w14:textId="35AC9316"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10852342" w14:textId="77777777" w:rsidR="00C1555D" w:rsidRPr="00335137" w:rsidRDefault="00C1555D" w:rsidP="00C1555D">
            <w:pPr>
              <w:rPr>
                <w:rFonts w:cs="Calibri"/>
                <w:color w:val="000000"/>
                <w:sz w:val="18"/>
                <w:szCs w:val="18"/>
              </w:rPr>
            </w:pPr>
          </w:p>
        </w:tc>
      </w:tr>
      <w:tr w:rsidR="00C1555D" w:rsidRPr="00335137" w14:paraId="553C955F" w14:textId="61E2841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7338B37B" w14:textId="45A6A256" w:rsidR="00C1555D" w:rsidRPr="00500AFB" w:rsidRDefault="00C1555D" w:rsidP="00C1555D">
            <w:pPr>
              <w:rPr>
                <w:rFonts w:cs="Calibri"/>
                <w:color w:val="000000"/>
                <w:sz w:val="18"/>
                <w:szCs w:val="18"/>
              </w:rPr>
            </w:pPr>
            <w:r w:rsidRPr="00500AFB">
              <w:rPr>
                <w:rFonts w:cs="Calibri"/>
                <w:color w:val="000000"/>
                <w:sz w:val="18"/>
                <w:szCs w:val="18"/>
              </w:rPr>
              <w:t>ckbalbem</w:t>
            </w:r>
          </w:p>
        </w:tc>
        <w:tc>
          <w:tcPr>
            <w:tcW w:w="5495" w:type="dxa"/>
            <w:tcBorders>
              <w:top w:val="nil"/>
              <w:left w:val="nil"/>
              <w:bottom w:val="single" w:sz="4" w:space="0" w:color="auto"/>
              <w:right w:val="single" w:sz="4" w:space="0" w:color="auto"/>
            </w:tcBorders>
            <w:shd w:val="clear" w:color="auto" w:fill="auto"/>
            <w:noWrap/>
          </w:tcPr>
          <w:p w14:paraId="11CD45AD" w14:textId="77777777" w:rsidR="00C1555D" w:rsidRPr="00500AFB" w:rsidRDefault="00C1555D" w:rsidP="00C1555D">
            <w:pPr>
              <w:jc w:val="both"/>
              <w:rPr>
                <w:rFonts w:cs="Calibri"/>
                <w:color w:val="000000"/>
                <w:sz w:val="18"/>
                <w:szCs w:val="18"/>
              </w:rPr>
            </w:pPr>
            <w:r w:rsidRPr="00500AFB">
              <w:rPr>
                <w:rFonts w:cs="Calibri"/>
                <w:color w:val="000000"/>
                <w:sz w:val="18"/>
                <w:szCs w:val="18"/>
              </w:rPr>
              <w:t>Código do balcão da garantia:</w:t>
            </w:r>
          </w:p>
          <w:p w14:paraId="614A610E" w14:textId="0AF6B154"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‘ckctabem’ e ‘ckrefbem’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7D7A3B29" w14:textId="487A3A9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CAA4E51" w14:textId="6A6D5244" w:rsidR="00C1555D" w:rsidRDefault="00C1555D" w:rsidP="00C1555D">
            <w:pPr>
              <w:rPr>
                <w:rFonts w:cs="Calibri"/>
                <w:color w:val="000000"/>
                <w:sz w:val="18"/>
                <w:szCs w:val="18"/>
              </w:rPr>
            </w:pPr>
            <w:r>
              <w:rPr>
                <w:rFonts w:cs="Calibri"/>
                <w:color w:val="000000"/>
                <w:sz w:val="18"/>
                <w:szCs w:val="18"/>
              </w:rPr>
              <w:t>MUG</w:t>
            </w:r>
          </w:p>
          <w:p w14:paraId="4D370993" w14:textId="33F573EE"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4A87522"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3D927B8" w14:textId="77777777" w:rsidR="00C1555D" w:rsidRPr="00D607B3" w:rsidRDefault="00C1555D" w:rsidP="00C1555D">
            <w:pPr>
              <w:rPr>
                <w:color w:val="000000"/>
                <w:sz w:val="18"/>
                <w:szCs w:val="18"/>
              </w:rPr>
            </w:pPr>
          </w:p>
        </w:tc>
        <w:tc>
          <w:tcPr>
            <w:tcW w:w="1134" w:type="dxa"/>
            <w:tcBorders>
              <w:top w:val="nil"/>
              <w:left w:val="single" w:sz="4" w:space="0" w:color="auto"/>
              <w:bottom w:val="single" w:sz="4" w:space="0" w:color="auto"/>
              <w:right w:val="single" w:sz="4" w:space="0" w:color="auto"/>
            </w:tcBorders>
          </w:tcPr>
          <w:p w14:paraId="100B201E" w14:textId="651EA628" w:rsidR="00C1555D" w:rsidRPr="00D607B3" w:rsidRDefault="00C1555D" w:rsidP="00C1555D">
            <w:pPr>
              <w:rPr>
                <w:color w:val="000000"/>
                <w:sz w:val="18"/>
                <w:szCs w:val="18"/>
              </w:rPr>
            </w:pPr>
            <w:r w:rsidRPr="00D607B3">
              <w:rPr>
                <w:color w:val="000000"/>
                <w:sz w:val="18"/>
                <w:szCs w:val="18"/>
              </w:rPr>
              <w:t>ckbalbem</w:t>
            </w:r>
          </w:p>
          <w:p w14:paraId="39BD1318" w14:textId="76A1F8F1" w:rsidR="00C1555D" w:rsidRPr="00D607B3" w:rsidRDefault="00C1555D" w:rsidP="00C1555D">
            <w:pPr>
              <w:rPr>
                <w:rFonts w:cs="Calibri"/>
                <w:color w:val="000000"/>
                <w:szCs w:val="22"/>
              </w:rPr>
            </w:pPr>
          </w:p>
        </w:tc>
        <w:tc>
          <w:tcPr>
            <w:tcW w:w="2127" w:type="dxa"/>
            <w:tcBorders>
              <w:top w:val="nil"/>
              <w:left w:val="single" w:sz="4" w:space="0" w:color="auto"/>
              <w:bottom w:val="single" w:sz="4" w:space="0" w:color="auto"/>
              <w:right w:val="single" w:sz="4" w:space="0" w:color="auto"/>
            </w:tcBorders>
          </w:tcPr>
          <w:p w14:paraId="49F20C6B" w14:textId="77777777" w:rsidR="00C1555D" w:rsidRPr="00D607B3" w:rsidRDefault="00C1555D" w:rsidP="00C1555D">
            <w:pPr>
              <w:rPr>
                <w:color w:val="000000"/>
                <w:sz w:val="18"/>
                <w:szCs w:val="18"/>
              </w:rPr>
            </w:pPr>
          </w:p>
        </w:tc>
      </w:tr>
      <w:tr w:rsidR="00C1555D" w:rsidRPr="00335137" w14:paraId="597B3BBD" w14:textId="64491077"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63C8F9DB" w14:textId="7457634E" w:rsidR="00C1555D" w:rsidRPr="00500AFB" w:rsidRDefault="00C1555D" w:rsidP="00C1555D">
            <w:pPr>
              <w:rPr>
                <w:rFonts w:cs="Calibri"/>
                <w:color w:val="000000"/>
                <w:sz w:val="18"/>
                <w:szCs w:val="18"/>
              </w:rPr>
            </w:pPr>
            <w:r w:rsidRPr="00500AFB">
              <w:rPr>
                <w:rFonts w:cs="Calibri"/>
                <w:color w:val="000000"/>
                <w:sz w:val="18"/>
                <w:szCs w:val="18"/>
              </w:rPr>
              <w:t>ckctabem</w:t>
            </w:r>
          </w:p>
        </w:tc>
        <w:tc>
          <w:tcPr>
            <w:tcW w:w="5495" w:type="dxa"/>
            <w:tcBorders>
              <w:top w:val="nil"/>
              <w:left w:val="nil"/>
              <w:bottom w:val="single" w:sz="4" w:space="0" w:color="auto"/>
              <w:right w:val="single" w:sz="4" w:space="0" w:color="auto"/>
            </w:tcBorders>
            <w:shd w:val="clear" w:color="auto" w:fill="auto"/>
            <w:noWrap/>
          </w:tcPr>
          <w:p w14:paraId="40317230"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 Conta da garantia:</w:t>
            </w:r>
          </w:p>
          <w:p w14:paraId="30263CA6" w14:textId="43F6658B"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‘ckbalbem’ e ‘ckrefbem’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45F169F8" w14:textId="086E1E23"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13E2D6F8" w14:textId="45F06F95" w:rsidR="00C1555D" w:rsidRDefault="00C1555D" w:rsidP="00C1555D">
            <w:pPr>
              <w:rPr>
                <w:rFonts w:cs="Calibri"/>
                <w:color w:val="000000"/>
                <w:sz w:val="18"/>
                <w:szCs w:val="18"/>
              </w:rPr>
            </w:pPr>
            <w:r>
              <w:rPr>
                <w:rFonts w:cs="Calibri"/>
                <w:color w:val="000000"/>
                <w:sz w:val="18"/>
                <w:szCs w:val="18"/>
              </w:rPr>
              <w:t>MUG</w:t>
            </w:r>
          </w:p>
          <w:p w14:paraId="45B66791" w14:textId="4C6B2828"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41683C6"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DBBFFE6"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55282CE" w14:textId="3F0FD71B" w:rsidR="00C1555D" w:rsidRPr="00335137" w:rsidRDefault="00C1555D" w:rsidP="00C1555D">
            <w:pPr>
              <w:rPr>
                <w:rFonts w:cs="Calibri"/>
                <w:color w:val="000000"/>
                <w:sz w:val="18"/>
                <w:szCs w:val="18"/>
              </w:rPr>
            </w:pPr>
            <w:r w:rsidRPr="00D607B3">
              <w:rPr>
                <w:rFonts w:cs="Calibri"/>
                <w:color w:val="000000"/>
                <w:sz w:val="18"/>
                <w:szCs w:val="18"/>
              </w:rPr>
              <w:t>ckctabem</w:t>
            </w:r>
          </w:p>
        </w:tc>
        <w:tc>
          <w:tcPr>
            <w:tcW w:w="2127" w:type="dxa"/>
            <w:tcBorders>
              <w:top w:val="nil"/>
              <w:left w:val="single" w:sz="4" w:space="0" w:color="auto"/>
              <w:bottom w:val="single" w:sz="4" w:space="0" w:color="auto"/>
              <w:right w:val="single" w:sz="4" w:space="0" w:color="auto"/>
            </w:tcBorders>
          </w:tcPr>
          <w:p w14:paraId="6209819E" w14:textId="77777777" w:rsidR="00C1555D" w:rsidRPr="00D607B3" w:rsidRDefault="00C1555D" w:rsidP="00C1555D">
            <w:pPr>
              <w:rPr>
                <w:rFonts w:cs="Calibri"/>
                <w:color w:val="000000"/>
                <w:sz w:val="18"/>
                <w:szCs w:val="18"/>
              </w:rPr>
            </w:pPr>
          </w:p>
        </w:tc>
      </w:tr>
      <w:tr w:rsidR="00C1555D" w:rsidRPr="00335137" w14:paraId="7E8D38C2" w14:textId="2F9B6DD9"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CE7710A" w14:textId="300A6738" w:rsidR="00C1555D" w:rsidRPr="00500AFB" w:rsidRDefault="00C1555D" w:rsidP="00C1555D">
            <w:pPr>
              <w:rPr>
                <w:rFonts w:cs="Calibri"/>
                <w:color w:val="000000"/>
                <w:sz w:val="18"/>
                <w:szCs w:val="18"/>
              </w:rPr>
            </w:pPr>
            <w:r w:rsidRPr="00500AFB">
              <w:rPr>
                <w:rFonts w:cs="Calibri"/>
                <w:color w:val="000000"/>
                <w:sz w:val="18"/>
                <w:szCs w:val="18"/>
              </w:rPr>
              <w:t>ckrefbem</w:t>
            </w:r>
          </w:p>
        </w:tc>
        <w:tc>
          <w:tcPr>
            <w:tcW w:w="5495" w:type="dxa"/>
            <w:tcBorders>
              <w:top w:val="nil"/>
              <w:left w:val="nil"/>
              <w:bottom w:val="single" w:sz="4" w:space="0" w:color="auto"/>
              <w:right w:val="single" w:sz="4" w:space="0" w:color="auto"/>
            </w:tcBorders>
            <w:shd w:val="clear" w:color="auto" w:fill="auto"/>
            <w:noWrap/>
          </w:tcPr>
          <w:p w14:paraId="5EA2519F" w14:textId="77777777" w:rsidR="00C1555D" w:rsidRPr="00500AFB" w:rsidRDefault="00C1555D" w:rsidP="00C1555D">
            <w:pPr>
              <w:jc w:val="both"/>
              <w:rPr>
                <w:rFonts w:cs="Calibri"/>
                <w:color w:val="000000"/>
                <w:sz w:val="18"/>
                <w:szCs w:val="18"/>
              </w:rPr>
            </w:pPr>
            <w:r w:rsidRPr="00500AFB">
              <w:rPr>
                <w:rFonts w:cs="Calibri"/>
                <w:color w:val="000000"/>
                <w:sz w:val="18"/>
                <w:szCs w:val="18"/>
              </w:rPr>
              <w:t>Número depósito da garantia:</w:t>
            </w:r>
          </w:p>
          <w:p w14:paraId="75E83C0F" w14:textId="14222F95" w:rsidR="00C1555D" w:rsidRPr="00500AFB" w:rsidRDefault="00C1555D" w:rsidP="00C1555D">
            <w:pPr>
              <w:pStyle w:val="ListParagraph"/>
              <w:numPr>
                <w:ilvl w:val="0"/>
                <w:numId w:val="38"/>
              </w:numPr>
              <w:rPr>
                <w:rFonts w:cs="Calibri"/>
                <w:color w:val="000000"/>
                <w:sz w:val="18"/>
                <w:szCs w:val="18"/>
              </w:rPr>
            </w:pPr>
            <w:r w:rsidRPr="00500AFB">
              <w:rPr>
                <w:rFonts w:cs="Calibri"/>
                <w:color w:val="000000"/>
                <w:sz w:val="18"/>
                <w:szCs w:val="18"/>
              </w:rPr>
              <w:t>Este campo juntamente com o ‘cempbem’, ‘ckbalbem’ e ‘ckctabem’ constituem a chave única do terceiro pilar do MUG, os bens/ garantias.</w:t>
            </w:r>
          </w:p>
        </w:tc>
        <w:tc>
          <w:tcPr>
            <w:tcW w:w="993" w:type="dxa"/>
            <w:tcBorders>
              <w:top w:val="nil"/>
              <w:left w:val="nil"/>
              <w:bottom w:val="single" w:sz="4" w:space="0" w:color="auto"/>
              <w:right w:val="single" w:sz="4" w:space="0" w:color="auto"/>
            </w:tcBorders>
            <w:shd w:val="clear" w:color="auto" w:fill="auto"/>
            <w:noWrap/>
          </w:tcPr>
          <w:p w14:paraId="69550AD3" w14:textId="786256E7" w:rsidR="00C1555D" w:rsidRPr="00335137" w:rsidRDefault="00C1555D" w:rsidP="00C1555D">
            <w:pPr>
              <w:rPr>
                <w:rFonts w:cs="Calibri"/>
                <w:color w:val="000000"/>
                <w:sz w:val="18"/>
                <w:szCs w:val="18"/>
              </w:rPr>
            </w:pPr>
            <w:r w:rsidRPr="00335137">
              <w:rPr>
                <w:rFonts w:cs="Calibri"/>
                <w:color w:val="000000"/>
                <w:sz w:val="18"/>
                <w:szCs w:val="18"/>
              </w:rPr>
              <w:t>String</w:t>
            </w:r>
          </w:p>
        </w:tc>
        <w:tc>
          <w:tcPr>
            <w:tcW w:w="1842" w:type="dxa"/>
            <w:tcBorders>
              <w:top w:val="nil"/>
              <w:left w:val="nil"/>
              <w:bottom w:val="single" w:sz="4" w:space="0" w:color="auto"/>
              <w:right w:val="single" w:sz="4" w:space="0" w:color="auto"/>
            </w:tcBorders>
          </w:tcPr>
          <w:p w14:paraId="64406E82" w14:textId="1C2B83C7" w:rsidR="00C1555D" w:rsidRDefault="00C1555D" w:rsidP="00C1555D">
            <w:pPr>
              <w:rPr>
                <w:rFonts w:cs="Calibri"/>
                <w:color w:val="000000"/>
                <w:sz w:val="18"/>
                <w:szCs w:val="18"/>
              </w:rPr>
            </w:pPr>
            <w:r>
              <w:rPr>
                <w:rFonts w:cs="Calibri"/>
                <w:color w:val="000000"/>
                <w:sz w:val="18"/>
                <w:szCs w:val="18"/>
              </w:rPr>
              <w:t>MUG</w:t>
            </w:r>
          </w:p>
          <w:p w14:paraId="5388BAB9" w14:textId="3CDD9861"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EDC7284" w14:textId="77777777" w:rsidR="004D7C73" w:rsidRDefault="004D7C73" w:rsidP="004D7C73">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08B3689" w14:textId="77777777" w:rsidR="00C1555D" w:rsidRPr="00D607B3"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F0360F5" w14:textId="3B31CCD1" w:rsidR="00C1555D" w:rsidRPr="00335137" w:rsidRDefault="00C1555D" w:rsidP="00C1555D">
            <w:pPr>
              <w:rPr>
                <w:rFonts w:cs="Calibri"/>
                <w:color w:val="000000"/>
                <w:sz w:val="18"/>
                <w:szCs w:val="18"/>
              </w:rPr>
            </w:pPr>
            <w:r w:rsidRPr="00D607B3">
              <w:rPr>
                <w:rFonts w:cs="Calibri"/>
                <w:color w:val="000000"/>
                <w:sz w:val="18"/>
                <w:szCs w:val="18"/>
              </w:rPr>
              <w:t>ckrefbem</w:t>
            </w:r>
          </w:p>
        </w:tc>
        <w:tc>
          <w:tcPr>
            <w:tcW w:w="2127" w:type="dxa"/>
            <w:tcBorders>
              <w:top w:val="nil"/>
              <w:left w:val="single" w:sz="4" w:space="0" w:color="auto"/>
              <w:bottom w:val="single" w:sz="4" w:space="0" w:color="auto"/>
              <w:right w:val="single" w:sz="4" w:space="0" w:color="auto"/>
            </w:tcBorders>
          </w:tcPr>
          <w:p w14:paraId="78D1E4F0" w14:textId="77777777" w:rsidR="00C1555D" w:rsidRPr="00D607B3" w:rsidRDefault="00C1555D" w:rsidP="00C1555D">
            <w:pPr>
              <w:rPr>
                <w:rFonts w:cs="Calibri"/>
                <w:color w:val="000000"/>
                <w:sz w:val="18"/>
                <w:szCs w:val="18"/>
              </w:rPr>
            </w:pPr>
          </w:p>
        </w:tc>
      </w:tr>
      <w:tr w:rsidR="00C1555D" w:rsidRPr="00335137" w14:paraId="39F9B7EB" w14:textId="36031F45" w:rsidTr="00476F0E">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52EB4AF" w14:textId="77777777" w:rsidR="00C1555D" w:rsidRPr="00500AFB" w:rsidRDefault="00C1555D" w:rsidP="00C1555D">
            <w:pPr>
              <w:rPr>
                <w:rFonts w:cs="Calibri"/>
                <w:color w:val="000000"/>
                <w:sz w:val="18"/>
                <w:szCs w:val="18"/>
              </w:rPr>
            </w:pPr>
            <w:r w:rsidRPr="00500AFB">
              <w:rPr>
                <w:rFonts w:cs="Calibri"/>
                <w:color w:val="000000"/>
                <w:sz w:val="18"/>
                <w:szCs w:val="18"/>
              </w:rPr>
              <w:t>ref_date</w:t>
            </w:r>
          </w:p>
        </w:tc>
        <w:tc>
          <w:tcPr>
            <w:tcW w:w="5495" w:type="dxa"/>
            <w:tcBorders>
              <w:top w:val="nil"/>
              <w:left w:val="nil"/>
              <w:bottom w:val="single" w:sz="4" w:space="0" w:color="auto"/>
              <w:right w:val="single" w:sz="4" w:space="0" w:color="auto"/>
            </w:tcBorders>
            <w:shd w:val="clear" w:color="auto" w:fill="auto"/>
            <w:noWrap/>
            <w:hideMark/>
          </w:tcPr>
          <w:p w14:paraId="3BD66608" w14:textId="77777777" w:rsidR="00C1555D" w:rsidRPr="00500AFB" w:rsidRDefault="00C1555D" w:rsidP="00C1555D">
            <w:pPr>
              <w:jc w:val="both"/>
              <w:rPr>
                <w:rFonts w:cs="Calibri"/>
                <w:color w:val="000000"/>
                <w:sz w:val="18"/>
                <w:szCs w:val="18"/>
              </w:rPr>
            </w:pPr>
            <w:r w:rsidRPr="00500AFB">
              <w:rPr>
                <w:rFonts w:cs="Calibri"/>
                <w:color w:val="000000"/>
                <w:sz w:val="18"/>
                <w:szCs w:val="18"/>
              </w:rPr>
              <w:t>Data de referência dos dados:</w:t>
            </w:r>
          </w:p>
          <w:p w14:paraId="2B150D2F" w14:textId="77777777" w:rsidR="00C1555D" w:rsidRPr="00500AFB" w:rsidRDefault="00C1555D" w:rsidP="00C1555D">
            <w:pPr>
              <w:pStyle w:val="ListParagraph"/>
              <w:numPr>
                <w:ilvl w:val="0"/>
                <w:numId w:val="7"/>
              </w:numPr>
              <w:jc w:val="both"/>
              <w:rPr>
                <w:rFonts w:cs="Calibri"/>
                <w:color w:val="000000"/>
                <w:sz w:val="18"/>
                <w:szCs w:val="18"/>
              </w:rPr>
            </w:pPr>
            <w:r w:rsidRPr="00500AFB">
              <w:rPr>
                <w:rFonts w:cs="Calibri"/>
                <w:color w:val="000000"/>
                <w:sz w:val="18"/>
                <w:szCs w:val="18"/>
              </w:rPr>
              <w:t xml:space="preserve">Todas as tabelas de output dos motores incluem sempre o campo ‘ref_date’ que reflete a data de referência dos dados. </w:t>
            </w:r>
          </w:p>
          <w:p w14:paraId="61A79A77" w14:textId="77777777" w:rsidR="00C1555D" w:rsidRPr="00500AFB" w:rsidRDefault="00C1555D" w:rsidP="00C1555D">
            <w:pPr>
              <w:pStyle w:val="ListParagraph"/>
              <w:numPr>
                <w:ilvl w:val="0"/>
                <w:numId w:val="7"/>
              </w:numPr>
              <w:jc w:val="both"/>
              <w:rPr>
                <w:rFonts w:cs="Calibri"/>
                <w:color w:val="000000"/>
                <w:sz w:val="18"/>
                <w:szCs w:val="18"/>
              </w:rPr>
            </w:pPr>
            <w:r w:rsidRPr="00500AFB">
              <w:rPr>
                <w:rFonts w:cs="Calibri"/>
                <w:color w:val="000000"/>
                <w:sz w:val="18"/>
                <w:szCs w:val="18"/>
              </w:rPr>
              <w:lastRenderedPageBreak/>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5DDB1A0" w14:textId="77777777" w:rsidR="00C1555D" w:rsidRPr="00500AFB" w:rsidRDefault="00C1555D" w:rsidP="00C1555D">
            <w:pPr>
              <w:pStyle w:val="ListParagraph"/>
              <w:numPr>
                <w:ilvl w:val="0"/>
                <w:numId w:val="7"/>
              </w:numPr>
              <w:rPr>
                <w:rFonts w:cs="Calibri"/>
                <w:color w:val="000000"/>
                <w:sz w:val="18"/>
                <w:szCs w:val="18"/>
              </w:rPr>
            </w:pPr>
            <w:r w:rsidRPr="00500AFB">
              <w:rPr>
                <w:rFonts w:cs="Calibri"/>
                <w:color w:val="000000"/>
                <w:sz w:val="18"/>
                <w:szCs w:val="18"/>
              </w:rPr>
              <w:t>Todas as datas no modelo respeitam o formato  ‘aaaa-mm-dd’.</w:t>
            </w:r>
          </w:p>
        </w:tc>
        <w:tc>
          <w:tcPr>
            <w:tcW w:w="993" w:type="dxa"/>
            <w:tcBorders>
              <w:top w:val="nil"/>
              <w:left w:val="nil"/>
              <w:bottom w:val="single" w:sz="4" w:space="0" w:color="auto"/>
              <w:right w:val="single" w:sz="4" w:space="0" w:color="auto"/>
            </w:tcBorders>
            <w:shd w:val="clear" w:color="auto" w:fill="auto"/>
            <w:noWrap/>
            <w:hideMark/>
          </w:tcPr>
          <w:p w14:paraId="54F444A1" w14:textId="77777777" w:rsidR="00C1555D" w:rsidRPr="00335137" w:rsidRDefault="00C1555D" w:rsidP="00C1555D">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nil"/>
              <w:bottom w:val="single" w:sz="4" w:space="0" w:color="auto"/>
              <w:right w:val="single" w:sz="4" w:space="0" w:color="auto"/>
            </w:tcBorders>
          </w:tcPr>
          <w:p w14:paraId="744469E6" w14:textId="07755F81" w:rsidR="00C1555D" w:rsidRDefault="00C1555D" w:rsidP="00C1555D">
            <w:pPr>
              <w:rPr>
                <w:rFonts w:cs="Calibri"/>
                <w:color w:val="000000"/>
                <w:sz w:val="18"/>
                <w:szCs w:val="18"/>
              </w:rPr>
            </w:pPr>
            <w:r>
              <w:rPr>
                <w:rFonts w:cs="Calibri"/>
                <w:color w:val="000000"/>
                <w:sz w:val="18"/>
                <w:szCs w:val="18"/>
              </w:rPr>
              <w:t>MUG</w:t>
            </w:r>
          </w:p>
          <w:p w14:paraId="654B4584" w14:textId="1F5127ED" w:rsidR="00C1555D" w:rsidRPr="00335137" w:rsidRDefault="00C1555D" w:rsidP="00C1555D">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3A5CECC" w14:textId="77777777" w:rsidR="00C1555D" w:rsidRDefault="00C1555D" w:rsidP="00C1555D">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CC3FB8A" w14:textId="0470B4D0" w:rsidR="00C1555D" w:rsidRPr="00335137" w:rsidRDefault="00C1555D" w:rsidP="00C1555D">
            <w:pPr>
              <w:rPr>
                <w:rFonts w:cs="Calibri"/>
                <w:color w:val="000000"/>
                <w:sz w:val="18"/>
                <w:szCs w:val="18"/>
              </w:rPr>
            </w:pPr>
          </w:p>
        </w:tc>
        <w:tc>
          <w:tcPr>
            <w:tcW w:w="2127" w:type="dxa"/>
            <w:tcBorders>
              <w:top w:val="nil"/>
              <w:left w:val="single" w:sz="4" w:space="0" w:color="auto"/>
              <w:bottom w:val="single" w:sz="4" w:space="0" w:color="auto"/>
              <w:right w:val="single" w:sz="4" w:space="0" w:color="auto"/>
            </w:tcBorders>
          </w:tcPr>
          <w:p w14:paraId="30D363DF" w14:textId="34E60801" w:rsidR="00C1555D" w:rsidRDefault="00C1555D" w:rsidP="004D7C73">
            <w:pPr>
              <w:rPr>
                <w:rFonts w:cs="Calibri"/>
                <w:color w:val="000000"/>
                <w:sz w:val="18"/>
                <w:szCs w:val="18"/>
              </w:rPr>
            </w:pPr>
          </w:p>
        </w:tc>
      </w:tr>
    </w:tbl>
    <w:p w14:paraId="1E1D097F" w14:textId="77777777" w:rsidR="009379A8" w:rsidRDefault="009379A8" w:rsidP="009379A8">
      <w:pPr>
        <w:rPr>
          <w:rFonts w:cs="Calibri"/>
        </w:rPr>
        <w:sectPr w:rsidR="009379A8" w:rsidSect="009379A8">
          <w:pgSz w:w="16838" w:h="11906" w:orient="landscape"/>
          <w:pgMar w:top="1440" w:right="1440" w:bottom="1440" w:left="1440" w:header="709" w:footer="709" w:gutter="0"/>
          <w:cols w:space="708"/>
          <w:docGrid w:linePitch="360"/>
        </w:sectPr>
      </w:pPr>
    </w:p>
    <w:p w14:paraId="37060A62" w14:textId="59DC8127" w:rsidR="009379A8" w:rsidRDefault="009379A8" w:rsidP="00B1143C"/>
    <w:p w14:paraId="530799E3" w14:textId="1BFFBBBA" w:rsidR="009379A8" w:rsidRPr="00986F5C" w:rsidRDefault="009379A8" w:rsidP="009379A8">
      <w:pPr>
        <w:pStyle w:val="Heading4"/>
      </w:pPr>
      <w:r>
        <w:tab/>
      </w:r>
      <w:bookmarkStart w:id="66" w:name="_Toc168671636"/>
      <w:r w:rsidRPr="00986F5C">
        <w:t xml:space="preserve">Tabela de processos/cauções de bens reais: </w:t>
      </w:r>
      <w:r w:rsidRPr="00986F5C">
        <w:rPr>
          <w:i/>
        </w:rPr>
        <w:t>cd_garantias. gt02</w:t>
      </w:r>
      <w:r w:rsidR="004806C5" w:rsidRPr="00986F5C">
        <w:rPr>
          <w:i/>
        </w:rPr>
        <w:t>0</w:t>
      </w:r>
      <w:r w:rsidRPr="00986F5C">
        <w:rPr>
          <w:i/>
        </w:rPr>
        <w:t>_report_biyr9510</w:t>
      </w:r>
      <w:bookmarkEnd w:id="66"/>
    </w:p>
    <w:p w14:paraId="65A77BB2" w14:textId="77777777" w:rsidR="009379A8" w:rsidRPr="009C499D" w:rsidRDefault="009379A8" w:rsidP="009379A8">
      <w:pPr>
        <w:pStyle w:val="Heading5"/>
      </w:pPr>
      <w:bookmarkStart w:id="67" w:name="_Toc168671637"/>
      <w:r w:rsidRPr="009C499D">
        <w:t>Visão Geral</w:t>
      </w:r>
      <w:bookmarkEnd w:id="67"/>
    </w:p>
    <w:p w14:paraId="23370594" w14:textId="3B73E679" w:rsidR="0032750F" w:rsidRDefault="0032750F" w:rsidP="009379A8">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d_garantias.gt020</w:t>
      </w:r>
      <w:r w:rsidRPr="00720567">
        <w:rPr>
          <w:rFonts w:eastAsiaTheme="minorHAnsi" w:cstheme="minorBidi"/>
          <w:i/>
          <w:szCs w:val="22"/>
          <w:lang w:eastAsia="en-US"/>
        </w:rPr>
        <w:t>_report_b</w:t>
      </w:r>
      <w:r>
        <w:rPr>
          <w:rFonts w:eastAsiaTheme="minorHAnsi" w:cstheme="minorBidi"/>
          <w:i/>
          <w:szCs w:val="22"/>
          <w:lang w:eastAsia="en-US"/>
        </w:rPr>
        <w:t>iyr951</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65413A85" w14:textId="7CB1BC69"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uma tabela de interface entre o MUG e os seus casos de uso</w:t>
      </w:r>
      <w:r w:rsidRPr="0032750F">
        <w:rPr>
          <w:rFonts w:eastAsiaTheme="minorHAnsi" w:cstheme="minorBidi"/>
          <w:szCs w:val="22"/>
          <w:lang w:eastAsia="en-US"/>
        </w:rPr>
        <w:t xml:space="preserve">. Apesar de respeitar as mesmas condições da </w:t>
      </w:r>
      <w:r w:rsidRPr="0032750F">
        <w:rPr>
          <w:rFonts w:eastAsiaTheme="minorHAnsi" w:cstheme="minorBidi"/>
          <w:i/>
          <w:szCs w:val="22"/>
          <w:lang w:eastAsia="en-US"/>
        </w:rPr>
        <w:t>cd_garantias.gt01</w:t>
      </w:r>
      <w:r w:rsidR="004806C5" w:rsidRPr="0032750F">
        <w:rPr>
          <w:rFonts w:eastAsiaTheme="minorHAnsi" w:cstheme="minorBidi"/>
          <w:i/>
          <w:szCs w:val="22"/>
          <w:lang w:eastAsia="en-US"/>
        </w:rPr>
        <w:t>9</w:t>
      </w:r>
      <w:r w:rsidRPr="0032750F">
        <w:rPr>
          <w:rFonts w:eastAsiaTheme="minorHAnsi" w:cstheme="minorBidi"/>
          <w:i/>
          <w:szCs w:val="22"/>
          <w:lang w:eastAsia="en-US"/>
        </w:rPr>
        <w:t>_report_biyr9500</w:t>
      </w:r>
      <w:r w:rsidRPr="0032750F">
        <w:rPr>
          <w:rFonts w:eastAsiaTheme="minorHAnsi" w:cstheme="minorBidi"/>
          <w:szCs w:val="22"/>
          <w:lang w:eastAsia="en-US"/>
        </w:rPr>
        <w:t xml:space="preserve">, descritas no capítulo </w:t>
      </w:r>
      <w:r w:rsidR="0032750F" w:rsidRPr="0032750F">
        <w:rPr>
          <w:rFonts w:eastAsiaTheme="minorHAnsi" w:cstheme="minorBidi"/>
          <w:szCs w:val="22"/>
          <w:lang w:eastAsia="en-US"/>
        </w:rPr>
        <w:t>2.2.1.4.1.</w:t>
      </w:r>
      <w:r w:rsidRPr="0032750F">
        <w:rPr>
          <w:rFonts w:eastAsiaTheme="minorHAnsi" w:cstheme="minorBidi"/>
          <w:szCs w:val="22"/>
          <w:lang w:eastAsia="en-US"/>
        </w:rPr>
        <w:t xml:space="preserve">, esta tabela tem como objetivo apresentar os atributos dos </w:t>
      </w:r>
      <w:r w:rsidR="004806C5" w:rsidRPr="0032750F">
        <w:rPr>
          <w:rFonts w:eastAsiaTheme="minorHAnsi" w:cstheme="minorBidi"/>
          <w:szCs w:val="22"/>
          <w:lang w:eastAsia="en-US"/>
        </w:rPr>
        <w:t>bens</w:t>
      </w:r>
      <w:r w:rsidRPr="0032750F">
        <w:rPr>
          <w:rFonts w:eastAsiaTheme="minorHAnsi" w:cstheme="minorBidi"/>
          <w:szCs w:val="22"/>
          <w:lang w:eastAsia="en-US"/>
        </w:rPr>
        <w:t xml:space="preserve"> associados a garantias reais. Assim, a</w:t>
      </w:r>
      <w:r w:rsidRPr="00720567">
        <w:rPr>
          <w:rFonts w:eastAsiaTheme="minorHAnsi" w:cstheme="minorBidi"/>
          <w:szCs w:val="22"/>
          <w:lang w:eastAsia="en-US"/>
        </w:rPr>
        <w:t xml:space="preserve">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contém </w:t>
      </w:r>
      <w:r w:rsidR="0032750F">
        <w:rPr>
          <w:rFonts w:eastAsiaTheme="minorHAnsi" w:cstheme="minorBidi"/>
          <w:szCs w:val="22"/>
          <w:lang w:eastAsia="en-US"/>
        </w:rPr>
        <w:t>todos os</w:t>
      </w:r>
      <w:r w:rsidRPr="00720567">
        <w:rPr>
          <w:rFonts w:eastAsiaTheme="minorHAnsi" w:cstheme="minorBidi"/>
          <w:szCs w:val="22"/>
          <w:lang w:eastAsia="en-US"/>
        </w:rPr>
        <w:t xml:space="preserve"> </w:t>
      </w:r>
      <w:r w:rsidR="0032750F">
        <w:rPr>
          <w:rFonts w:eastAsiaTheme="minorHAnsi" w:cstheme="minorBidi"/>
          <w:szCs w:val="22"/>
          <w:lang w:eastAsia="en-US"/>
        </w:rPr>
        <w:t>bens</w:t>
      </w:r>
      <w:r w:rsidR="00986F5C">
        <w:rPr>
          <w:rFonts w:eastAsiaTheme="minorHAnsi" w:cstheme="minorBidi"/>
          <w:szCs w:val="22"/>
          <w:lang w:eastAsia="en-US"/>
        </w:rPr>
        <w:t xml:space="preserve"> </w:t>
      </w:r>
      <w:r w:rsidRPr="00720567">
        <w:rPr>
          <w:rFonts w:eastAsiaTheme="minorHAnsi" w:cstheme="minorBidi"/>
          <w:szCs w:val="22"/>
          <w:lang w:eastAsia="en-US"/>
        </w:rPr>
        <w:t>associados a garantias imobiliárias e financeiras, sendo excluídos deste universo todos os registos de garantias pessoais.</w:t>
      </w:r>
    </w:p>
    <w:p w14:paraId="126EFEE0" w14:textId="13C10BA1" w:rsidR="0032750F"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32750F">
        <w:rPr>
          <w:rFonts w:eastAsiaTheme="minorHAnsi" w:cstheme="minorBidi"/>
          <w:szCs w:val="22"/>
          <w:lang w:eastAsia="en-US"/>
        </w:rPr>
        <w:t>_bem.</w:t>
      </w:r>
    </w:p>
    <w:p w14:paraId="448AB22F" w14:textId="539CC56B" w:rsidR="0032750F" w:rsidRPr="00720567" w:rsidRDefault="0032750F" w:rsidP="009379A8">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impotante garantir que a estrutura da tabela se mantem inalterável, para os casos de uso.</w:t>
      </w:r>
    </w:p>
    <w:p w14:paraId="473482D5" w14:textId="77777777" w:rsidR="009379A8" w:rsidRDefault="009379A8" w:rsidP="009379A8">
      <w:pPr>
        <w:pStyle w:val="Heading5"/>
      </w:pPr>
      <w:bookmarkStart w:id="68" w:name="_Toc168671638"/>
      <w:r w:rsidRPr="00E07147">
        <w:t>Granularidade e chave</w:t>
      </w:r>
      <w:bookmarkEnd w:id="68"/>
    </w:p>
    <w:p w14:paraId="448C0CB4" w14:textId="73F2A94B"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w:t>
      </w:r>
      <w:r w:rsidR="004806C5">
        <w:rPr>
          <w:rFonts w:eastAsiaTheme="minorHAnsi" w:cstheme="minorBidi"/>
          <w:i/>
          <w:szCs w:val="22"/>
          <w:lang w:eastAsia="en-US"/>
        </w:rPr>
        <w:t>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4BD041BD" w14:textId="37E35A34"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w:t>
      </w:r>
      <w:r w:rsidR="00337C95">
        <w:rPr>
          <w:rFonts w:eastAsiaTheme="minorHAnsi" w:cstheme="minorBidi"/>
          <w:szCs w:val="22"/>
          <w:lang w:eastAsia="en-US"/>
        </w:rPr>
        <w:t xml:space="preserve"> e financeiras</w:t>
      </w:r>
      <w:r w:rsidRPr="00720567">
        <w:rPr>
          <w:rFonts w:eastAsiaTheme="minorHAnsi" w:cstheme="minorBidi"/>
          <w:szCs w:val="22"/>
          <w:lang w:eastAsia="en-US"/>
        </w:rPr>
        <w:t>, a chave completa da tabela é constituída</w:t>
      </w:r>
      <w:r w:rsidR="004806C5">
        <w:rPr>
          <w:rFonts w:eastAsiaTheme="minorHAnsi" w:cstheme="minorBidi"/>
          <w:szCs w:val="22"/>
          <w:lang w:eastAsia="en-US"/>
        </w:rPr>
        <w:t xml:space="preserve"> pelos campos identificativos </w:t>
      </w:r>
      <w:r w:rsidR="004806C5" w:rsidRPr="00720567">
        <w:rPr>
          <w:rFonts w:eastAsiaTheme="minorHAnsi" w:cstheme="minorBidi"/>
          <w:szCs w:val="22"/>
          <w:lang w:eastAsia="en-US"/>
        </w:rPr>
        <w:t xml:space="preserve">do </w:t>
      </w:r>
      <w:r w:rsidR="004806C5">
        <w:rPr>
          <w:rFonts w:eastAsiaTheme="minorHAnsi" w:cstheme="minorBidi"/>
          <w:szCs w:val="22"/>
          <w:lang w:eastAsia="en-US"/>
        </w:rPr>
        <w:t xml:space="preserve">bem (‘ckbalbem’, ‘ckctabem’, </w:t>
      </w:r>
      <w:r w:rsidR="00241D06">
        <w:rPr>
          <w:rFonts w:eastAsiaTheme="minorHAnsi" w:cstheme="minorBidi"/>
          <w:szCs w:val="22"/>
          <w:lang w:eastAsia="en-US"/>
        </w:rPr>
        <w:t>c</w:t>
      </w:r>
      <w:r w:rsidR="004806C5">
        <w:rPr>
          <w:rFonts w:eastAsiaTheme="minorHAnsi" w:cstheme="minorBidi"/>
          <w:szCs w:val="22"/>
          <w:lang w:eastAsia="en-US"/>
        </w:rPr>
        <w:t>krefbem’).</w:t>
      </w:r>
    </w:p>
    <w:p w14:paraId="591D5C31" w14:textId="14A99C7B" w:rsidR="009379A8" w:rsidRPr="00E07147" w:rsidRDefault="009379A8" w:rsidP="009379A8">
      <w:pPr>
        <w:pStyle w:val="Heading5"/>
      </w:pPr>
      <w:bookmarkStart w:id="69" w:name="_Toc168671639"/>
      <w:r w:rsidRPr="00E07147">
        <w:t>Periodicidade</w:t>
      </w:r>
      <w:bookmarkEnd w:id="69"/>
    </w:p>
    <w:p w14:paraId="5666A1D6" w14:textId="3E66EBE6"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4806C5">
        <w:rPr>
          <w:rFonts w:eastAsiaTheme="minorHAnsi" w:cstheme="minorBidi"/>
          <w:i/>
          <w:szCs w:val="22"/>
          <w:lang w:eastAsia="en-US"/>
        </w:rPr>
        <w:t>cd_garantias.gt020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3A5B6702" w14:textId="157748E0"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sidR="00EB2EEA">
        <w:rPr>
          <w:rFonts w:eastAsiaTheme="minorHAnsi" w:cstheme="minorBidi"/>
          <w:szCs w:val="22"/>
          <w:lang w:eastAsia="en-US"/>
        </w:rPr>
        <w:t>ta tabela desde, e incluindo, 30</w:t>
      </w:r>
      <w:r w:rsidR="004806C5">
        <w:rPr>
          <w:rFonts w:eastAsiaTheme="minorHAnsi" w:cstheme="minorBidi"/>
          <w:szCs w:val="22"/>
          <w:lang w:eastAsia="en-US"/>
        </w:rPr>
        <w:t xml:space="preserve"> de abril de 2024.</w:t>
      </w:r>
    </w:p>
    <w:p w14:paraId="5F8B9084" w14:textId="77777777" w:rsidR="009379A8" w:rsidRPr="00E07147" w:rsidRDefault="009379A8" w:rsidP="009379A8">
      <w:pPr>
        <w:pStyle w:val="Heading5"/>
      </w:pPr>
      <w:bookmarkStart w:id="70" w:name="_Toc168671640"/>
      <w:r w:rsidRPr="00E07147">
        <w:t>Aprovisionamento</w:t>
      </w:r>
      <w:bookmarkEnd w:id="70"/>
    </w:p>
    <w:p w14:paraId="0833FB29" w14:textId="1609203A"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w:t>
      </w:r>
      <w:r w:rsidR="004806C5">
        <w:rPr>
          <w:rFonts w:eastAsiaTheme="minorHAnsi" w:cstheme="minorBidi"/>
          <w:i/>
          <w:szCs w:val="22"/>
          <w:lang w:eastAsia="en-US"/>
        </w:rPr>
        <w:t>020</w:t>
      </w:r>
      <w:r w:rsidRPr="00720567">
        <w:rPr>
          <w:rFonts w:eastAsiaTheme="minorHAnsi" w:cstheme="minorBidi"/>
          <w:i/>
          <w:szCs w:val="22"/>
          <w:lang w:eastAsia="en-US"/>
        </w:rPr>
        <w:t>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w:t>
      </w:r>
      <w:r w:rsidR="0032750F">
        <w:rPr>
          <w:rFonts w:eastAsiaTheme="minorHAnsi" w:cstheme="minorBidi"/>
          <w:szCs w:val="22"/>
          <w:lang w:eastAsia="en-US"/>
        </w:rPr>
        <w:t>o</w:t>
      </w:r>
      <w:r w:rsidRPr="00720567">
        <w:rPr>
          <w:rFonts w:eastAsiaTheme="minorHAnsi" w:cstheme="minorBidi"/>
          <w:szCs w:val="22"/>
          <w:lang w:eastAsia="en-US"/>
        </w:rPr>
        <w:t xml:space="preserve">completada com recurso a tabelas externas ao modelo. Desta forma, o aprovisionamento é realizado exclusivamente a partir das seguintes tabelas: </w:t>
      </w:r>
    </w:p>
    <w:p w14:paraId="77260032" w14:textId="77777777" w:rsidR="006F3501" w:rsidRPr="00720567" w:rsidRDefault="006F3501" w:rsidP="009379A8">
      <w:pPr>
        <w:spacing w:after="160" w:line="259" w:lineRule="auto"/>
        <w:jc w:val="both"/>
        <w:rPr>
          <w:rFonts w:eastAsiaTheme="minorHAnsi" w:cstheme="minorBidi"/>
          <w:szCs w:val="22"/>
          <w:lang w:eastAsia="en-US"/>
        </w:rPr>
      </w:pPr>
    </w:p>
    <w:p w14:paraId="4D371A40" w14:textId="22406C51" w:rsidR="009379A8" w:rsidRPr="00BE2C12" w:rsidRDefault="00BE2C12" w:rsidP="00BE2C12">
      <w:pPr>
        <w:pStyle w:val="Caption"/>
        <w:jc w:val="center"/>
        <w:rPr>
          <w:rFonts w:cs="Calibri"/>
          <w:b/>
          <w:color w:val="000000" w:themeColor="text1"/>
          <w:sz w:val="22"/>
          <w:szCs w:val="22"/>
        </w:rPr>
      </w:pPr>
      <w:bookmarkStart w:id="71" w:name="_Toc16841384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10</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cd_garantias.gt020_report_biyr9510</w:t>
      </w:r>
      <w:bookmarkEnd w:id="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E07147" w14:paraId="28F36861" w14:textId="77777777" w:rsidTr="004806C5">
        <w:trPr>
          <w:trHeight w:val="290"/>
        </w:trPr>
        <w:tc>
          <w:tcPr>
            <w:tcW w:w="1701" w:type="dxa"/>
            <w:shd w:val="clear" w:color="000000" w:fill="FF0000"/>
          </w:tcPr>
          <w:p w14:paraId="55F6F898" w14:textId="77777777" w:rsidR="009379A8" w:rsidRPr="00E07147" w:rsidRDefault="009379A8" w:rsidP="004806C5">
            <w:pPr>
              <w:rPr>
                <w:rFonts w:cs="Calibri"/>
                <w:b/>
                <w:bCs/>
                <w:color w:val="FFFFFF"/>
                <w:sz w:val="18"/>
                <w:szCs w:val="18"/>
              </w:rPr>
            </w:pPr>
            <w:r w:rsidRPr="00E07147">
              <w:rPr>
                <w:rFonts w:cs="Calibri"/>
                <w:b/>
                <w:bCs/>
                <w:color w:val="FFFFFF"/>
                <w:sz w:val="18"/>
                <w:szCs w:val="18"/>
              </w:rPr>
              <w:lastRenderedPageBreak/>
              <w:t>Aplicação Origem</w:t>
            </w:r>
          </w:p>
        </w:tc>
        <w:tc>
          <w:tcPr>
            <w:tcW w:w="3288" w:type="dxa"/>
            <w:shd w:val="clear" w:color="000000" w:fill="FF0000"/>
            <w:noWrap/>
            <w:hideMark/>
          </w:tcPr>
          <w:p w14:paraId="7EABB5E8"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1C6E8B8E" w14:textId="77777777" w:rsidR="009379A8" w:rsidRPr="00E07147" w:rsidRDefault="009379A8" w:rsidP="004806C5">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57EC8D3E" w14:textId="77777777" w:rsidR="009379A8" w:rsidRPr="00E07147" w:rsidRDefault="009379A8" w:rsidP="004806C5">
            <w:pPr>
              <w:rPr>
                <w:rFonts w:cs="Calibri"/>
                <w:b/>
                <w:bCs/>
                <w:color w:val="FFFFFF"/>
                <w:sz w:val="18"/>
                <w:szCs w:val="18"/>
              </w:rPr>
            </w:pPr>
            <w:r w:rsidRPr="00E07147">
              <w:rPr>
                <w:rFonts w:cs="Calibri"/>
                <w:b/>
                <w:bCs/>
                <w:color w:val="FFFFFF"/>
                <w:sz w:val="18"/>
                <w:szCs w:val="18"/>
              </w:rPr>
              <w:t>Nome da Tabela no Data Lake</w:t>
            </w:r>
          </w:p>
        </w:tc>
      </w:tr>
      <w:tr w:rsidR="009379A8" w:rsidRPr="00E07147" w14:paraId="242AFB4C" w14:textId="77777777" w:rsidTr="004806C5">
        <w:trPr>
          <w:trHeight w:val="290"/>
        </w:trPr>
        <w:tc>
          <w:tcPr>
            <w:tcW w:w="1701" w:type="dxa"/>
          </w:tcPr>
          <w:p w14:paraId="1CF81773"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4A851D1" w14:textId="77777777" w:rsidR="009379A8" w:rsidRPr="00E07147" w:rsidRDefault="009379A8" w:rsidP="004806C5">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7857C438" w14:textId="77777777" w:rsidR="009379A8" w:rsidRPr="00E07147" w:rsidRDefault="009379A8" w:rsidP="004806C5">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5A0F9DF1" w14:textId="77777777" w:rsidR="009379A8" w:rsidRPr="0085235D" w:rsidRDefault="009379A8" w:rsidP="004806C5">
            <w:pPr>
              <w:rPr>
                <w:rFonts w:cs="Calibri"/>
                <w:color w:val="000000"/>
                <w:sz w:val="18"/>
                <w:szCs w:val="18"/>
              </w:rPr>
            </w:pPr>
            <w:r w:rsidRPr="0085235D">
              <w:rPr>
                <w:rFonts w:cs="Calibri"/>
                <w:color w:val="000000"/>
                <w:sz w:val="18"/>
                <w:szCs w:val="18"/>
              </w:rPr>
              <w:t>gt018_rateio_aval</w:t>
            </w:r>
          </w:p>
        </w:tc>
      </w:tr>
      <w:tr w:rsidR="009379A8" w:rsidRPr="00E07147" w14:paraId="5161BB6F" w14:textId="77777777" w:rsidTr="004806C5">
        <w:trPr>
          <w:trHeight w:val="290"/>
        </w:trPr>
        <w:tc>
          <w:tcPr>
            <w:tcW w:w="1701" w:type="dxa"/>
          </w:tcPr>
          <w:p w14:paraId="56C84782" w14:textId="77777777" w:rsidR="009379A8" w:rsidRPr="00E07147" w:rsidRDefault="009379A8" w:rsidP="004806C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C6C22D6" w14:textId="77777777" w:rsidR="009379A8" w:rsidRPr="00E07147" w:rsidRDefault="009379A8" w:rsidP="004806C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B815910" w14:textId="77777777" w:rsidR="009379A8" w:rsidRPr="00E07147" w:rsidRDefault="009379A8" w:rsidP="004806C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42952C" w14:textId="77777777" w:rsidR="009379A8" w:rsidRPr="0085235D" w:rsidRDefault="009379A8" w:rsidP="004806C5">
            <w:pPr>
              <w:rPr>
                <w:rFonts w:cs="Calibri"/>
                <w:color w:val="000000"/>
                <w:sz w:val="18"/>
                <w:szCs w:val="18"/>
              </w:rPr>
            </w:pPr>
            <w:r w:rsidRPr="0085235D">
              <w:rPr>
                <w:rFonts w:cs="Calibri"/>
                <w:color w:val="000000"/>
                <w:sz w:val="18"/>
                <w:szCs w:val="18"/>
              </w:rPr>
              <w:t>gt002_grnt_prc</w:t>
            </w:r>
          </w:p>
        </w:tc>
      </w:tr>
      <w:tr w:rsidR="009379A8" w:rsidRPr="00E07147" w14:paraId="0A105528" w14:textId="77777777" w:rsidTr="004806C5">
        <w:trPr>
          <w:trHeight w:val="290"/>
        </w:trPr>
        <w:tc>
          <w:tcPr>
            <w:tcW w:w="1701" w:type="dxa"/>
          </w:tcPr>
          <w:p w14:paraId="2D60744E"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85AAC26" w14:textId="77777777" w:rsidR="009379A8" w:rsidRPr="00E07147" w:rsidRDefault="009379A8" w:rsidP="004806C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798B2982" w14:textId="77777777" w:rsidR="009379A8" w:rsidRPr="00E07147" w:rsidRDefault="009379A8" w:rsidP="004806C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AC45C28" w14:textId="77777777" w:rsidR="009379A8" w:rsidRPr="0085235D" w:rsidRDefault="009379A8" w:rsidP="004806C5">
            <w:pPr>
              <w:jc w:val="both"/>
              <w:rPr>
                <w:rFonts w:cs="Calibri"/>
                <w:sz w:val="18"/>
                <w:szCs w:val="18"/>
              </w:rPr>
            </w:pPr>
            <w:r w:rsidRPr="0085235D">
              <w:rPr>
                <w:rFonts w:cs="Calibri"/>
                <w:sz w:val="18"/>
                <w:szCs w:val="18"/>
              </w:rPr>
              <w:t>gt003_trz_gt_fin</w:t>
            </w:r>
          </w:p>
        </w:tc>
      </w:tr>
      <w:tr w:rsidR="009379A8" w:rsidRPr="00E07147" w14:paraId="184E675E" w14:textId="77777777" w:rsidTr="004806C5">
        <w:trPr>
          <w:trHeight w:val="290"/>
        </w:trPr>
        <w:tc>
          <w:tcPr>
            <w:tcW w:w="1701" w:type="dxa"/>
          </w:tcPr>
          <w:p w14:paraId="2F9FA54A" w14:textId="77777777" w:rsidR="009379A8" w:rsidRPr="00E07147" w:rsidRDefault="009379A8" w:rsidP="004806C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A94E5D8" w14:textId="77777777" w:rsidR="009379A8" w:rsidRPr="00E07147" w:rsidRDefault="009379A8" w:rsidP="004806C5">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D4260C4" w14:textId="77777777" w:rsidR="009379A8" w:rsidRPr="00E07147" w:rsidRDefault="009379A8" w:rsidP="004806C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6871C1D" w14:textId="77777777" w:rsidR="009379A8" w:rsidRPr="0085235D" w:rsidRDefault="009379A8" w:rsidP="004806C5">
            <w:pPr>
              <w:jc w:val="both"/>
              <w:rPr>
                <w:rFonts w:cs="Calibri"/>
                <w:sz w:val="18"/>
                <w:szCs w:val="18"/>
              </w:rPr>
            </w:pPr>
            <w:r w:rsidRPr="0085235D">
              <w:rPr>
                <w:rFonts w:cs="Calibri"/>
                <w:color w:val="000000"/>
                <w:sz w:val="18"/>
                <w:szCs w:val="18"/>
                <w:lang w:val="en-US"/>
              </w:rPr>
              <w:t>kt_chaves_gt</w:t>
            </w:r>
          </w:p>
        </w:tc>
      </w:tr>
      <w:tr w:rsidR="0085235D" w:rsidRPr="00E07147" w14:paraId="4146F25B" w14:textId="77777777" w:rsidTr="004806C5">
        <w:trPr>
          <w:trHeight w:val="290"/>
        </w:trPr>
        <w:tc>
          <w:tcPr>
            <w:tcW w:w="1701" w:type="dxa"/>
          </w:tcPr>
          <w:p w14:paraId="62E6CCED" w14:textId="232A6B58" w:rsidR="0085235D" w:rsidRPr="00E07147" w:rsidRDefault="0085235D" w:rsidP="0085235D">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B507BCF" w14:textId="763EA88C" w:rsidR="0085235D" w:rsidRDefault="0085235D" w:rsidP="0085235D">
            <w:pPr>
              <w:jc w:val="both"/>
              <w:rPr>
                <w:rFonts w:cs="Calibri"/>
                <w:color w:val="000000"/>
                <w:sz w:val="18"/>
                <w:szCs w:val="18"/>
                <w:lang w:val="en-US"/>
              </w:rPr>
            </w:pPr>
            <w:r w:rsidRPr="0085235D">
              <w:rPr>
                <w:rFonts w:cs="Calibri"/>
                <w:color w:val="000000"/>
                <w:sz w:val="18"/>
                <w:szCs w:val="18"/>
              </w:rPr>
              <w:t>cst08_caucbem</w:t>
            </w:r>
          </w:p>
        </w:tc>
        <w:tc>
          <w:tcPr>
            <w:tcW w:w="2041" w:type="dxa"/>
            <w:shd w:val="clear" w:color="auto" w:fill="auto"/>
            <w:noWrap/>
          </w:tcPr>
          <w:p w14:paraId="69AA9AA0" w14:textId="2C743ECE" w:rsidR="0085235D" w:rsidRPr="00E07147" w:rsidRDefault="0085235D" w:rsidP="0085235D">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0FAD194" w14:textId="5A986368" w:rsidR="0085235D" w:rsidRPr="0085235D" w:rsidRDefault="0085235D" w:rsidP="0085235D">
            <w:pPr>
              <w:jc w:val="both"/>
              <w:rPr>
                <w:rFonts w:cs="Calibri"/>
                <w:color w:val="000000"/>
                <w:sz w:val="18"/>
                <w:szCs w:val="18"/>
                <w:highlight w:val="yellow"/>
                <w:lang w:val="en-US"/>
              </w:rPr>
            </w:pPr>
            <w:r w:rsidRPr="0085235D">
              <w:rPr>
                <w:rFonts w:cs="Calibri"/>
                <w:color w:val="000000"/>
                <w:sz w:val="18"/>
                <w:szCs w:val="18"/>
              </w:rPr>
              <w:t>cst08_caucbem</w:t>
            </w:r>
          </w:p>
        </w:tc>
      </w:tr>
      <w:tr w:rsidR="0085235D" w:rsidRPr="00E07147" w14:paraId="606730A7" w14:textId="77777777" w:rsidTr="004806C5">
        <w:trPr>
          <w:trHeight w:val="290"/>
        </w:trPr>
        <w:tc>
          <w:tcPr>
            <w:tcW w:w="1701" w:type="dxa"/>
          </w:tcPr>
          <w:p w14:paraId="12E04B08" w14:textId="51EBB555" w:rsidR="0085235D" w:rsidRPr="00E07147" w:rsidRDefault="0085235D" w:rsidP="0085235D">
            <w:pPr>
              <w:jc w:val="both"/>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41AB2921" w14:textId="15ABF5DC" w:rsidR="0085235D" w:rsidRPr="00E07147" w:rsidRDefault="0085235D" w:rsidP="0085235D">
            <w:pPr>
              <w:jc w:val="both"/>
              <w:rPr>
                <w:rFonts w:cs="Calibri"/>
                <w:color w:val="000000"/>
                <w:sz w:val="18"/>
                <w:szCs w:val="18"/>
                <w:lang w:val="en-US"/>
              </w:rPr>
            </w:pPr>
            <w:r>
              <w:rPr>
                <w:rFonts w:cs="Calibri"/>
                <w:color w:val="000000"/>
                <w:sz w:val="18"/>
                <w:szCs w:val="18"/>
              </w:rPr>
              <w:t>tat91_tabelas</w:t>
            </w:r>
          </w:p>
        </w:tc>
        <w:tc>
          <w:tcPr>
            <w:tcW w:w="2041" w:type="dxa"/>
            <w:shd w:val="clear" w:color="auto" w:fill="auto"/>
            <w:noWrap/>
          </w:tcPr>
          <w:p w14:paraId="5E55ABCE" w14:textId="06BFC24C" w:rsidR="0085235D" w:rsidRPr="00E07147" w:rsidRDefault="0085235D" w:rsidP="0085235D">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17ACEF5B" w14:textId="6DC24C08" w:rsidR="0085235D" w:rsidRPr="00E07147" w:rsidRDefault="0085235D" w:rsidP="0085235D">
            <w:pPr>
              <w:jc w:val="both"/>
              <w:rPr>
                <w:rFonts w:cs="Calibri"/>
                <w:sz w:val="18"/>
                <w:szCs w:val="18"/>
              </w:rPr>
            </w:pPr>
            <w:r>
              <w:rPr>
                <w:rFonts w:cs="Calibri"/>
                <w:color w:val="000000"/>
                <w:sz w:val="18"/>
                <w:szCs w:val="18"/>
              </w:rPr>
              <w:t>tat91_tabelas</w:t>
            </w:r>
          </w:p>
        </w:tc>
      </w:tr>
      <w:tr w:rsidR="0085235D" w:rsidRPr="00E07147" w14:paraId="507FD1DE"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5E8B0972" w14:textId="7483578A" w:rsidR="0085235D" w:rsidRPr="00E07147" w:rsidRDefault="0085235D" w:rsidP="0085235D">
            <w:pPr>
              <w:jc w:val="both"/>
              <w:rPr>
                <w:rFonts w:cs="Calibri"/>
                <w:color w:val="000000"/>
                <w:sz w:val="18"/>
                <w:szCs w:val="18"/>
              </w:rPr>
            </w:pPr>
            <w:r w:rsidRPr="000E5989">
              <w:rPr>
                <w:rFonts w:cs="Calibri"/>
                <w:color w:val="000000"/>
                <w:sz w:val="18"/>
                <w:szCs w:val="18"/>
              </w:rPr>
              <w:t>Títulos (APMT0100022484)</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16F6378E"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ttt35_titlgru</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7EBDED97" w14:textId="77777777" w:rsidR="0085235D" w:rsidRPr="00E07147" w:rsidRDefault="0085235D" w:rsidP="0085235D">
            <w:pPr>
              <w:jc w:val="both"/>
              <w:rPr>
                <w:rFonts w:cs="Calibri"/>
                <w:color w:val="000000"/>
                <w:sz w:val="18"/>
                <w:szCs w:val="18"/>
              </w:rPr>
            </w:pPr>
            <w:r w:rsidRPr="00E07147">
              <w:rPr>
                <w:rFonts w:cs="Calibri"/>
                <w:color w:val="000000"/>
                <w:sz w:val="18"/>
                <w:szCs w:val="18"/>
              </w:rPr>
              <w:t>cd_mercados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5750C419" w14:textId="2AE028A0" w:rsidR="0085235D" w:rsidRPr="0085235D" w:rsidRDefault="0085235D" w:rsidP="0085235D">
            <w:pPr>
              <w:jc w:val="both"/>
              <w:rPr>
                <w:rFonts w:cs="Calibri"/>
                <w:color w:val="000000"/>
                <w:sz w:val="18"/>
                <w:szCs w:val="18"/>
              </w:rPr>
            </w:pPr>
            <w:r w:rsidRPr="0085235D">
              <w:rPr>
                <w:rFonts w:cs="Calibri"/>
                <w:color w:val="000000"/>
                <w:sz w:val="18"/>
                <w:szCs w:val="18"/>
              </w:rPr>
              <w:t>ttt35_titlgru</w:t>
            </w:r>
          </w:p>
        </w:tc>
      </w:tr>
      <w:tr w:rsidR="0085235D" w:rsidRPr="00E07147" w14:paraId="1CEF3B51"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52A302DF" w14:textId="5817FA0A" w:rsidR="0085235D" w:rsidRPr="00E07147" w:rsidRDefault="0085235D" w:rsidP="0085235D">
            <w:pPr>
              <w:jc w:val="both"/>
              <w:rPr>
                <w:rFonts w:cs="Calibri"/>
                <w:color w:val="000000"/>
                <w:sz w:val="18"/>
                <w:szCs w:val="18"/>
              </w:rPr>
            </w:pPr>
            <w:r w:rsidRPr="000E5989">
              <w:rPr>
                <w:rFonts w:cs="Calibri"/>
                <w:color w:val="000000"/>
                <w:sz w:val="18"/>
                <w:szCs w:val="18"/>
              </w:rPr>
              <w:t>Fundos (APMT0100021345)</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52B1FAF4"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fut02_contasfu</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10F54998" w14:textId="77777777" w:rsidR="0085235D" w:rsidRPr="00E07147" w:rsidRDefault="0085235D" w:rsidP="0085235D">
            <w:pPr>
              <w:jc w:val="both"/>
              <w:rPr>
                <w:rFonts w:cs="Calibri"/>
                <w:color w:val="000000"/>
                <w:sz w:val="18"/>
                <w:szCs w:val="18"/>
              </w:rPr>
            </w:pPr>
            <w:r w:rsidRPr="00E07147">
              <w:rPr>
                <w:rFonts w:cs="Calibri"/>
                <w:color w:val="000000"/>
                <w:sz w:val="18"/>
                <w:szCs w:val="18"/>
              </w:rPr>
              <w:t>cd_mercados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2D1515BA" w14:textId="79BCB927" w:rsidR="0085235D" w:rsidRPr="00E07147" w:rsidRDefault="0085235D" w:rsidP="0085235D">
            <w:pPr>
              <w:jc w:val="both"/>
              <w:rPr>
                <w:rFonts w:cs="Calibri"/>
                <w:color w:val="000000"/>
                <w:sz w:val="18"/>
                <w:szCs w:val="18"/>
              </w:rPr>
            </w:pPr>
            <w:r w:rsidRPr="00E07147">
              <w:rPr>
                <w:rFonts w:cs="Calibri"/>
                <w:color w:val="000000"/>
                <w:sz w:val="18"/>
                <w:szCs w:val="18"/>
              </w:rPr>
              <w:t>fut02_contasfu</w:t>
            </w:r>
          </w:p>
        </w:tc>
      </w:tr>
      <w:tr w:rsidR="0085235D" w:rsidRPr="00E07147" w14:paraId="2BEF5994" w14:textId="77777777" w:rsidTr="0085235D">
        <w:trPr>
          <w:trHeight w:val="290"/>
        </w:trPr>
        <w:tc>
          <w:tcPr>
            <w:tcW w:w="1701" w:type="dxa"/>
            <w:tcBorders>
              <w:top w:val="single" w:sz="4" w:space="0" w:color="auto"/>
              <w:left w:val="single" w:sz="4" w:space="0" w:color="auto"/>
              <w:bottom w:val="single" w:sz="4" w:space="0" w:color="auto"/>
              <w:right w:val="single" w:sz="4" w:space="0" w:color="auto"/>
            </w:tcBorders>
          </w:tcPr>
          <w:p w14:paraId="20C3557D" w14:textId="03E16A6E" w:rsidR="0085235D" w:rsidRPr="00E07147" w:rsidRDefault="0085235D" w:rsidP="0085235D">
            <w:pPr>
              <w:jc w:val="both"/>
              <w:rPr>
                <w:rFonts w:cs="Calibri"/>
                <w:color w:val="000000"/>
                <w:sz w:val="18"/>
                <w:szCs w:val="18"/>
              </w:rPr>
            </w:pPr>
            <w:r w:rsidRPr="000E5989">
              <w:rPr>
                <w:rFonts w:cs="Calibri"/>
                <w:color w:val="000000"/>
                <w:sz w:val="18"/>
                <w:szCs w:val="18"/>
              </w:rPr>
              <w:t>Estruturais (APMT0100050994)</w:t>
            </w:r>
          </w:p>
        </w:tc>
        <w:tc>
          <w:tcPr>
            <w:tcW w:w="3288" w:type="dxa"/>
            <w:tcBorders>
              <w:top w:val="single" w:sz="4" w:space="0" w:color="auto"/>
              <w:left w:val="single" w:sz="4" w:space="0" w:color="auto"/>
              <w:bottom w:val="single" w:sz="4" w:space="0" w:color="auto"/>
              <w:right w:val="single" w:sz="4" w:space="0" w:color="auto"/>
            </w:tcBorders>
            <w:shd w:val="clear" w:color="auto" w:fill="auto"/>
            <w:noWrap/>
          </w:tcPr>
          <w:p w14:paraId="00B365B2" w14:textId="77777777" w:rsidR="0085235D" w:rsidRPr="0085235D" w:rsidRDefault="0085235D" w:rsidP="0085235D">
            <w:pPr>
              <w:jc w:val="both"/>
              <w:rPr>
                <w:rFonts w:cs="Calibri"/>
                <w:color w:val="000000"/>
                <w:sz w:val="18"/>
                <w:szCs w:val="18"/>
                <w:lang w:val="en-US"/>
              </w:rPr>
            </w:pPr>
            <w:r w:rsidRPr="0085235D">
              <w:rPr>
                <w:rFonts w:cs="Calibri"/>
                <w:color w:val="000000"/>
                <w:sz w:val="18"/>
                <w:szCs w:val="18"/>
                <w:lang w:val="en-US"/>
              </w:rPr>
              <w:t>cat34_fuparam</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7D510380" w14:textId="77777777" w:rsidR="0085235D" w:rsidRPr="00E07147" w:rsidRDefault="0085235D" w:rsidP="0085235D">
            <w:pPr>
              <w:jc w:val="both"/>
              <w:rPr>
                <w:rFonts w:cs="Calibri"/>
                <w:color w:val="000000"/>
                <w:sz w:val="18"/>
                <w:szCs w:val="18"/>
              </w:rPr>
            </w:pPr>
            <w:r w:rsidRPr="00E07147">
              <w:rPr>
                <w:rFonts w:cs="Calibri"/>
                <w:color w:val="000000"/>
                <w:sz w:val="18"/>
                <w:szCs w:val="18"/>
              </w:rPr>
              <w:t>cd_estruturais</w:t>
            </w:r>
          </w:p>
        </w:tc>
        <w:tc>
          <w:tcPr>
            <w:tcW w:w="2041" w:type="dxa"/>
            <w:tcBorders>
              <w:top w:val="single" w:sz="4" w:space="0" w:color="auto"/>
              <w:left w:val="single" w:sz="4" w:space="0" w:color="auto"/>
              <w:bottom w:val="single" w:sz="4" w:space="0" w:color="auto"/>
              <w:right w:val="single" w:sz="4" w:space="0" w:color="auto"/>
            </w:tcBorders>
            <w:shd w:val="clear" w:color="auto" w:fill="auto"/>
            <w:noWrap/>
          </w:tcPr>
          <w:p w14:paraId="28003B4A" w14:textId="28D16376" w:rsidR="0085235D" w:rsidRPr="00E07147" w:rsidRDefault="0085235D" w:rsidP="0085235D">
            <w:pPr>
              <w:jc w:val="both"/>
              <w:rPr>
                <w:rFonts w:cs="Calibri"/>
                <w:color w:val="000000"/>
                <w:sz w:val="18"/>
                <w:szCs w:val="18"/>
              </w:rPr>
            </w:pPr>
            <w:r w:rsidRPr="00E07147">
              <w:rPr>
                <w:rFonts w:cs="Calibri"/>
                <w:color w:val="000000"/>
                <w:sz w:val="18"/>
                <w:szCs w:val="18"/>
              </w:rPr>
              <w:t>cat34_fuparam</w:t>
            </w:r>
          </w:p>
        </w:tc>
      </w:tr>
    </w:tbl>
    <w:p w14:paraId="551B9933" w14:textId="77777777" w:rsidR="009379A8" w:rsidRPr="00E07147" w:rsidRDefault="009379A8" w:rsidP="009379A8">
      <w:pPr>
        <w:rPr>
          <w:rFonts w:cs="Calibri"/>
        </w:rPr>
      </w:pPr>
      <w:r w:rsidRPr="00E07147">
        <w:rPr>
          <w:rFonts w:cs="Calibri"/>
        </w:rPr>
        <w:br w:type="page"/>
      </w:r>
    </w:p>
    <w:p w14:paraId="1ED12F9E" w14:textId="77777777" w:rsidR="009379A8" w:rsidRPr="00E07147" w:rsidRDefault="009379A8" w:rsidP="009379A8">
      <w:pPr>
        <w:pStyle w:val="Heading5"/>
        <w:numPr>
          <w:ilvl w:val="4"/>
          <w:numId w:val="12"/>
        </w:numPr>
        <w:rPr>
          <w:rFonts w:cs="Calibri"/>
        </w:rPr>
        <w:sectPr w:rsidR="009379A8" w:rsidRPr="00E07147" w:rsidSect="002E643E">
          <w:pgSz w:w="11906" w:h="16838"/>
          <w:pgMar w:top="1440" w:right="1440" w:bottom="1440" w:left="1440" w:header="709" w:footer="709" w:gutter="0"/>
          <w:cols w:space="708"/>
          <w:docGrid w:linePitch="360"/>
        </w:sectPr>
      </w:pPr>
    </w:p>
    <w:p w14:paraId="5A1C7E10" w14:textId="77777777" w:rsidR="009379A8" w:rsidRPr="00E07147" w:rsidRDefault="009379A8" w:rsidP="009379A8">
      <w:pPr>
        <w:pStyle w:val="Heading5"/>
      </w:pPr>
      <w:bookmarkStart w:id="72" w:name="_Toc168671641"/>
      <w:r w:rsidRPr="00E07147">
        <w:lastRenderedPageBreak/>
        <w:t>Detalhe dos Campos</w:t>
      </w:r>
      <w:bookmarkEnd w:id="72"/>
    </w:p>
    <w:p w14:paraId="121D1876" w14:textId="2E6086BD"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apresentam-se todos os campos da </w:t>
      </w:r>
      <w:r w:rsidRPr="00720567">
        <w:rPr>
          <w:rFonts w:eastAsiaTheme="minorHAnsi" w:cstheme="minorBidi"/>
          <w:i/>
          <w:szCs w:val="22"/>
          <w:lang w:eastAsia="en-US"/>
        </w:rPr>
        <w:t>c</w:t>
      </w:r>
      <w:r w:rsidR="00500AFB">
        <w:rPr>
          <w:rFonts w:eastAsiaTheme="minorHAnsi" w:cstheme="minorBidi"/>
          <w:i/>
          <w:szCs w:val="22"/>
          <w:lang w:eastAsia="en-US"/>
        </w:rPr>
        <w:t>d_garantias.gt0</w:t>
      </w:r>
      <w:r w:rsidRPr="00720567">
        <w:rPr>
          <w:rFonts w:eastAsiaTheme="minorHAnsi" w:cstheme="minorBidi"/>
          <w:i/>
          <w:szCs w:val="22"/>
          <w:lang w:eastAsia="en-US"/>
        </w:rPr>
        <w:t>2</w:t>
      </w:r>
      <w:r w:rsidR="00500AFB">
        <w:rPr>
          <w:rFonts w:eastAsiaTheme="minorHAnsi" w:cstheme="minorBidi"/>
          <w:i/>
          <w:szCs w:val="22"/>
          <w:lang w:eastAsia="en-US"/>
        </w:rPr>
        <w:t>0</w:t>
      </w:r>
      <w:r w:rsidRPr="00720567">
        <w:rPr>
          <w:rFonts w:eastAsiaTheme="minorHAnsi" w:cstheme="minorBidi"/>
          <w:i/>
          <w:szCs w:val="22"/>
          <w:lang w:eastAsia="en-US"/>
        </w:rPr>
        <w:t>_grnt_prc</w:t>
      </w:r>
      <w:r w:rsidRPr="00720567">
        <w:rPr>
          <w:rFonts w:eastAsiaTheme="minorHAnsi" w:cstheme="minorBidi"/>
          <w:szCs w:val="22"/>
          <w:lang w:eastAsia="en-US"/>
        </w:rPr>
        <w:t>, tabela relativa ao detalhe de informação dos processos/cauções. Além de listar os campos, a tabela infra indica o significado dos mesmos, bem como o formato e, em caso de códigos, as respetivas descodificações e valores elegíveis.</w:t>
      </w:r>
    </w:p>
    <w:p w14:paraId="014028E2" w14:textId="47563B5B" w:rsidR="009379A8" w:rsidRPr="00BE2C12" w:rsidRDefault="00BE2C12" w:rsidP="00BE2C12">
      <w:pPr>
        <w:pStyle w:val="Caption"/>
        <w:jc w:val="center"/>
        <w:rPr>
          <w:rFonts w:cs="Calibri"/>
          <w:b/>
          <w:color w:val="000000" w:themeColor="text1"/>
          <w:sz w:val="22"/>
          <w:szCs w:val="22"/>
        </w:rPr>
      </w:pPr>
      <w:bookmarkStart w:id="73" w:name="_Toc168413849"/>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11</w:t>
      </w:r>
      <w:r w:rsidRPr="00BE2C12">
        <w:rPr>
          <w:b/>
          <w:color w:val="000000" w:themeColor="text1"/>
          <w:sz w:val="22"/>
          <w:szCs w:val="22"/>
        </w:rPr>
        <w:fldChar w:fldCharType="end"/>
      </w:r>
      <w:r w:rsidRPr="00BE2C12">
        <w:rPr>
          <w:b/>
          <w:color w:val="000000" w:themeColor="text1"/>
          <w:sz w:val="22"/>
          <w:szCs w:val="22"/>
        </w:rPr>
        <w:t>: Detalhe dos campos da cd_garantias.gt020_report_biyr9510</w:t>
      </w:r>
      <w:bookmarkEnd w:id="73"/>
    </w:p>
    <w:tbl>
      <w:tblPr>
        <w:tblW w:w="15161" w:type="dxa"/>
        <w:tblLayout w:type="fixed"/>
        <w:tblCellMar>
          <w:left w:w="70" w:type="dxa"/>
          <w:right w:w="70" w:type="dxa"/>
        </w:tblCellMar>
        <w:tblLook w:val="04A0" w:firstRow="1" w:lastRow="0" w:firstColumn="1" w:lastColumn="0" w:noHBand="0" w:noVBand="1"/>
      </w:tblPr>
      <w:tblGrid>
        <w:gridCol w:w="1871"/>
        <w:gridCol w:w="5494"/>
        <w:gridCol w:w="992"/>
        <w:gridCol w:w="1843"/>
        <w:gridCol w:w="1701"/>
        <w:gridCol w:w="1134"/>
        <w:gridCol w:w="2126"/>
      </w:tblGrid>
      <w:tr w:rsidR="00B91595" w:rsidRPr="00212559" w14:paraId="55942A93" w14:textId="31FF077B" w:rsidTr="00934F34">
        <w:trPr>
          <w:trHeight w:val="290"/>
          <w:tblHeader/>
        </w:trPr>
        <w:tc>
          <w:tcPr>
            <w:tcW w:w="1871" w:type="dxa"/>
            <w:tcBorders>
              <w:top w:val="single" w:sz="4" w:space="0" w:color="auto"/>
              <w:left w:val="single" w:sz="4" w:space="0" w:color="auto"/>
              <w:bottom w:val="single" w:sz="4" w:space="0" w:color="auto"/>
              <w:right w:val="single" w:sz="4" w:space="0" w:color="auto"/>
            </w:tcBorders>
            <w:shd w:val="clear" w:color="000000" w:fill="FF0000"/>
            <w:noWrap/>
            <w:hideMark/>
          </w:tcPr>
          <w:p w14:paraId="156D1A8E" w14:textId="13F9500E" w:rsidR="00B91595" w:rsidRPr="00212559" w:rsidRDefault="00E24A6F" w:rsidP="00B91595">
            <w:pPr>
              <w:rPr>
                <w:rFonts w:cs="Calibri"/>
                <w:b/>
                <w:bCs/>
                <w:color w:val="FFFFFF"/>
                <w:sz w:val="18"/>
                <w:szCs w:val="18"/>
              </w:rPr>
            </w:pPr>
            <w:r>
              <w:rPr>
                <w:rFonts w:cs="Calibri"/>
                <w:b/>
                <w:bCs/>
                <w:color w:val="FFFFFF"/>
                <w:sz w:val="18"/>
                <w:szCs w:val="18"/>
              </w:rPr>
              <w:t>Campos</w:t>
            </w:r>
            <w:r w:rsidR="00B91595" w:rsidRPr="00212559">
              <w:rPr>
                <w:rFonts w:cs="Calibri"/>
                <w:b/>
                <w:bCs/>
                <w:color w:val="FFFFFF"/>
                <w:sz w:val="18"/>
                <w:szCs w:val="18"/>
              </w:rPr>
              <w:t xml:space="preserve"> da tabela</w:t>
            </w:r>
          </w:p>
          <w:p w14:paraId="15A072C3" w14:textId="3682C8D2" w:rsidR="00B91595" w:rsidRPr="00212559" w:rsidRDefault="00B91595" w:rsidP="00B91595">
            <w:pPr>
              <w:rPr>
                <w:rFonts w:cs="Calibri"/>
                <w:b/>
                <w:bCs/>
                <w:color w:val="FFFFFF"/>
                <w:sz w:val="18"/>
                <w:szCs w:val="18"/>
              </w:rPr>
            </w:pPr>
            <w:r w:rsidRPr="00212559">
              <w:rPr>
                <w:rFonts w:cs="Calibri"/>
                <w:b/>
                <w:bCs/>
                <w:color w:val="FFFFFF"/>
                <w:sz w:val="18"/>
                <w:szCs w:val="18"/>
              </w:rPr>
              <w:t>gt0</w:t>
            </w:r>
            <w:r>
              <w:rPr>
                <w:rFonts w:cs="Calibri"/>
                <w:b/>
                <w:bCs/>
                <w:color w:val="FFFFFF"/>
                <w:sz w:val="18"/>
                <w:szCs w:val="18"/>
              </w:rPr>
              <w:t>20</w:t>
            </w:r>
            <w:r w:rsidRPr="00212559">
              <w:rPr>
                <w:rFonts w:cs="Calibri"/>
                <w:b/>
                <w:bCs/>
                <w:color w:val="FFFFFF"/>
                <w:sz w:val="18"/>
                <w:szCs w:val="18"/>
              </w:rPr>
              <w:t>_report_biyr9510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475F5228" w14:textId="77777777" w:rsidR="00B91595" w:rsidRPr="00212559" w:rsidRDefault="00B91595" w:rsidP="00B91595">
            <w:pPr>
              <w:rPr>
                <w:rFonts w:cs="Calibri"/>
                <w:b/>
                <w:bCs/>
                <w:color w:val="FFFFFF"/>
                <w:sz w:val="18"/>
                <w:szCs w:val="18"/>
              </w:rPr>
            </w:pPr>
            <w:r w:rsidRPr="00212559">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2EDFAA47" w14:textId="77777777" w:rsidR="00B91595" w:rsidRPr="00212559" w:rsidRDefault="00B91595" w:rsidP="00B91595">
            <w:pPr>
              <w:rPr>
                <w:rFonts w:cs="Calibri"/>
                <w:b/>
                <w:bCs/>
                <w:color w:val="FFFFFF"/>
                <w:sz w:val="18"/>
                <w:szCs w:val="18"/>
              </w:rPr>
            </w:pPr>
            <w:r w:rsidRPr="00212559">
              <w:rPr>
                <w:rFonts w:cs="Calibri"/>
                <w:b/>
                <w:bCs/>
                <w:color w:val="FFFFFF"/>
                <w:sz w:val="18"/>
                <w:szCs w:val="18"/>
              </w:rPr>
              <w:t>Formato</w:t>
            </w:r>
          </w:p>
        </w:tc>
        <w:tc>
          <w:tcPr>
            <w:tcW w:w="1843" w:type="dxa"/>
            <w:tcBorders>
              <w:top w:val="single" w:sz="4" w:space="0" w:color="auto"/>
              <w:left w:val="nil"/>
              <w:bottom w:val="single" w:sz="4" w:space="0" w:color="auto"/>
              <w:right w:val="single" w:sz="4" w:space="0" w:color="auto"/>
            </w:tcBorders>
            <w:shd w:val="clear" w:color="000000" w:fill="FF0000"/>
          </w:tcPr>
          <w:p w14:paraId="5566CC05" w14:textId="54D66490" w:rsidR="00B91595" w:rsidRPr="00212559" w:rsidRDefault="00B91595" w:rsidP="00B91595">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7EC73A4B" w14:textId="2E9E1936" w:rsidR="00B91595" w:rsidRDefault="00E24A6F" w:rsidP="00E24A6F">
            <w:pPr>
              <w:rPr>
                <w:rFonts w:cs="Calibri"/>
                <w:b/>
                <w:bCs/>
                <w:color w:val="FFFFFF"/>
                <w:sz w:val="18"/>
                <w:szCs w:val="18"/>
              </w:rPr>
            </w:pPr>
            <w:r>
              <w:rPr>
                <w:rFonts w:cs="Calibri"/>
                <w:b/>
                <w:bCs/>
                <w:color w:val="FFFFFF"/>
                <w:sz w:val="18"/>
                <w:szCs w:val="18"/>
              </w:rPr>
              <w:t>Tabela</w:t>
            </w:r>
            <w:r w:rsidR="00B91595">
              <w:rPr>
                <w:rFonts w:cs="Calibri"/>
                <w:b/>
                <w:bCs/>
                <w:color w:val="FFFFFF"/>
                <w:sz w:val="18"/>
                <w:szCs w:val="18"/>
              </w:rPr>
              <w:t xml:space="preserve"> no Data Lake </w:t>
            </w:r>
          </w:p>
        </w:tc>
        <w:tc>
          <w:tcPr>
            <w:tcW w:w="1134" w:type="dxa"/>
            <w:tcBorders>
              <w:top w:val="single" w:sz="4" w:space="0" w:color="auto"/>
              <w:left w:val="single" w:sz="4" w:space="0" w:color="auto"/>
              <w:bottom w:val="single" w:sz="4" w:space="0" w:color="auto"/>
              <w:right w:val="single" w:sz="4" w:space="0" w:color="auto"/>
            </w:tcBorders>
            <w:shd w:val="clear" w:color="000000" w:fill="FF0000"/>
          </w:tcPr>
          <w:p w14:paraId="3FB553CD" w14:textId="516B820E" w:rsidR="00B91595" w:rsidRDefault="00B91595" w:rsidP="00E24A6F">
            <w:pPr>
              <w:rPr>
                <w:rFonts w:cs="Calibri"/>
                <w:b/>
                <w:bCs/>
                <w:color w:val="FFFFFF"/>
                <w:sz w:val="18"/>
                <w:szCs w:val="18"/>
              </w:rPr>
            </w:pPr>
            <w:r>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1FCED70C" w14:textId="0B044F63" w:rsidR="00B91595" w:rsidRDefault="00B91595" w:rsidP="00B91595">
            <w:pPr>
              <w:rPr>
                <w:rFonts w:cs="Calibri"/>
                <w:b/>
                <w:bCs/>
                <w:color w:val="FFFFFF"/>
                <w:sz w:val="18"/>
                <w:szCs w:val="18"/>
              </w:rPr>
            </w:pPr>
            <w:r>
              <w:rPr>
                <w:rFonts w:cs="Calibri"/>
                <w:b/>
                <w:bCs/>
                <w:color w:val="FFFFFF"/>
                <w:sz w:val="18"/>
                <w:szCs w:val="18"/>
              </w:rPr>
              <w:t>Condição</w:t>
            </w:r>
          </w:p>
        </w:tc>
      </w:tr>
      <w:tr w:rsidR="00B91595" w:rsidRPr="00212559" w14:paraId="0863F3AB" w14:textId="44ECC6B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0323FDE" w14:textId="77777777" w:rsidR="00B91595" w:rsidRPr="00212559" w:rsidRDefault="00B91595" w:rsidP="00B91595">
            <w:pPr>
              <w:rPr>
                <w:rFonts w:cs="Calibri"/>
                <w:color w:val="000000"/>
                <w:sz w:val="18"/>
                <w:szCs w:val="18"/>
              </w:rPr>
            </w:pPr>
            <w:r w:rsidRPr="00212559">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12C8E1CC" w14:textId="77777777" w:rsidR="00B91595" w:rsidRPr="00212559" w:rsidRDefault="00B91595" w:rsidP="00B91595">
            <w:pPr>
              <w:rPr>
                <w:rFonts w:cs="Calibri"/>
                <w:color w:val="000000"/>
                <w:sz w:val="18"/>
                <w:szCs w:val="18"/>
              </w:rPr>
            </w:pPr>
            <w:r w:rsidRPr="00212559">
              <w:rPr>
                <w:rFonts w:cs="Calibri"/>
                <w:color w:val="000000"/>
                <w:sz w:val="18"/>
                <w:szCs w:val="18"/>
              </w:rPr>
              <w:t>Código que identifica a tipologia de garantia:</w:t>
            </w:r>
          </w:p>
          <w:p w14:paraId="52AA0944" w14:textId="0E952D03" w:rsidR="00E24A6F" w:rsidRPr="00E24A6F" w:rsidRDefault="00B91595" w:rsidP="00E24A6F">
            <w:pPr>
              <w:pStyle w:val="ListParagraph"/>
              <w:numPr>
                <w:ilvl w:val="0"/>
                <w:numId w:val="26"/>
              </w:numPr>
              <w:rPr>
                <w:rFonts w:cs="Calibri"/>
                <w:color w:val="000000"/>
                <w:sz w:val="18"/>
                <w:szCs w:val="18"/>
              </w:rPr>
            </w:pPr>
            <w:r w:rsidRPr="00212559">
              <w:rPr>
                <w:rFonts w:cs="Calibri"/>
                <w:color w:val="000000"/>
                <w:sz w:val="18"/>
                <w:szCs w:val="18"/>
              </w:rPr>
              <w:t xml:space="preserve">Esta tabela de interface inclui </w:t>
            </w:r>
            <w:r>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w:t>
            </w:r>
          </w:p>
        </w:tc>
        <w:tc>
          <w:tcPr>
            <w:tcW w:w="992" w:type="dxa"/>
            <w:tcBorders>
              <w:top w:val="nil"/>
              <w:left w:val="nil"/>
              <w:bottom w:val="single" w:sz="4" w:space="0" w:color="auto"/>
              <w:right w:val="single" w:sz="4" w:space="0" w:color="auto"/>
            </w:tcBorders>
            <w:shd w:val="clear" w:color="auto" w:fill="auto"/>
            <w:noWrap/>
            <w:hideMark/>
          </w:tcPr>
          <w:p w14:paraId="6032654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8B9DD5" w14:textId="77777777" w:rsidR="00B91595" w:rsidRDefault="00B91595" w:rsidP="00B91595">
            <w:pPr>
              <w:rPr>
                <w:rFonts w:cs="Calibri"/>
                <w:color w:val="000000"/>
                <w:sz w:val="18"/>
                <w:szCs w:val="18"/>
              </w:rPr>
            </w:pPr>
            <w:r>
              <w:rPr>
                <w:rFonts w:cs="Calibri"/>
                <w:color w:val="000000"/>
                <w:sz w:val="18"/>
                <w:szCs w:val="18"/>
              </w:rPr>
              <w:t>MUG</w:t>
            </w:r>
          </w:p>
          <w:p w14:paraId="5713FAFA" w14:textId="133300CC"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69FB24B"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FD1D3C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F3A1209" w14:textId="0F8CA296" w:rsidR="00B91595" w:rsidRDefault="00C0082F" w:rsidP="00B91595">
            <w:pPr>
              <w:rPr>
                <w:rFonts w:cs="Calibri"/>
                <w:color w:val="000000"/>
                <w:sz w:val="18"/>
                <w:szCs w:val="18"/>
              </w:rPr>
            </w:pPr>
            <w:r w:rsidRPr="00C0082F">
              <w:rPr>
                <w:rFonts w:cs="Calibri"/>
                <w:color w:val="000000"/>
                <w:sz w:val="18"/>
                <w:szCs w:val="18"/>
              </w:rPr>
              <w:t>tipologia</w:t>
            </w:r>
          </w:p>
        </w:tc>
        <w:tc>
          <w:tcPr>
            <w:tcW w:w="2126" w:type="dxa"/>
            <w:tcBorders>
              <w:top w:val="nil"/>
              <w:left w:val="nil"/>
              <w:bottom w:val="single" w:sz="4" w:space="0" w:color="auto"/>
              <w:right w:val="single" w:sz="4" w:space="0" w:color="auto"/>
            </w:tcBorders>
          </w:tcPr>
          <w:p w14:paraId="4A917370" w14:textId="77777777" w:rsidR="00B91595" w:rsidRDefault="00B91595" w:rsidP="00B91595">
            <w:pPr>
              <w:rPr>
                <w:rFonts w:cs="Calibri"/>
                <w:color w:val="000000"/>
                <w:sz w:val="18"/>
                <w:szCs w:val="18"/>
              </w:rPr>
            </w:pPr>
          </w:p>
        </w:tc>
      </w:tr>
      <w:tr w:rsidR="00B91595" w:rsidRPr="00212559" w14:paraId="039D12F4" w14:textId="4A0EA0C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D87944D" w14:textId="77777777" w:rsidR="00B91595" w:rsidRPr="00212559" w:rsidRDefault="00B91595" w:rsidP="00B91595">
            <w:pPr>
              <w:rPr>
                <w:rFonts w:cs="Calibri"/>
                <w:color w:val="000000"/>
                <w:sz w:val="18"/>
                <w:szCs w:val="18"/>
              </w:rPr>
            </w:pPr>
            <w:r w:rsidRPr="00212559">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55513C1E" w14:textId="77777777" w:rsidR="00B91595" w:rsidRPr="00212559" w:rsidRDefault="00B91595" w:rsidP="00B91595">
            <w:pPr>
              <w:rPr>
                <w:rFonts w:cs="Calibri"/>
                <w:color w:val="000000"/>
                <w:sz w:val="18"/>
                <w:szCs w:val="18"/>
              </w:rPr>
            </w:pPr>
            <w:r w:rsidRPr="00212559">
              <w:rPr>
                <w:rFonts w:cs="Calibri"/>
                <w:color w:val="000000"/>
                <w:sz w:val="18"/>
                <w:szCs w:val="18"/>
              </w:rPr>
              <w:t>Código ID sistema origem da garantia (CS, GP, Lease):</w:t>
            </w:r>
          </w:p>
          <w:p w14:paraId="287C2557"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52A33D65" w14:textId="02DFD1D7" w:rsidR="00B91595" w:rsidRPr="00212559" w:rsidRDefault="00B91595" w:rsidP="00E24A6F">
            <w:pPr>
              <w:pStyle w:val="ListParagraph"/>
              <w:numPr>
                <w:ilvl w:val="0"/>
                <w:numId w:val="8"/>
              </w:numPr>
              <w:rPr>
                <w:rFonts w:cs="Calibri"/>
                <w:color w:val="000000"/>
                <w:sz w:val="18"/>
                <w:szCs w:val="18"/>
              </w:rPr>
            </w:pPr>
            <w:r w:rsidRPr="00212559">
              <w:rPr>
                <w:rFonts w:cs="Calibri"/>
                <w:color w:val="000000"/>
                <w:sz w:val="18"/>
                <w:szCs w:val="18"/>
              </w:rPr>
              <w:t>Esta tabela de interface contempla registos das origens: CS, GP, Leasing (provenientes da aplicação Lease e identificados com ‘LEA’).</w:t>
            </w:r>
          </w:p>
        </w:tc>
        <w:tc>
          <w:tcPr>
            <w:tcW w:w="992" w:type="dxa"/>
            <w:tcBorders>
              <w:top w:val="nil"/>
              <w:left w:val="nil"/>
              <w:bottom w:val="single" w:sz="4" w:space="0" w:color="auto"/>
              <w:right w:val="single" w:sz="4" w:space="0" w:color="auto"/>
            </w:tcBorders>
            <w:shd w:val="clear" w:color="auto" w:fill="auto"/>
            <w:noWrap/>
            <w:hideMark/>
          </w:tcPr>
          <w:p w14:paraId="5B771CE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E5E7F5E" w14:textId="77777777" w:rsidR="00B91595" w:rsidRDefault="00B91595" w:rsidP="00B91595">
            <w:pPr>
              <w:rPr>
                <w:rFonts w:cs="Calibri"/>
                <w:color w:val="000000"/>
                <w:sz w:val="18"/>
                <w:szCs w:val="18"/>
              </w:rPr>
            </w:pPr>
            <w:r>
              <w:rPr>
                <w:rFonts w:cs="Calibri"/>
                <w:color w:val="000000"/>
                <w:sz w:val="18"/>
                <w:szCs w:val="18"/>
              </w:rPr>
              <w:t>MUG</w:t>
            </w:r>
          </w:p>
          <w:p w14:paraId="41AD24CF" w14:textId="1A4929E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E9A3D68"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2F9665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71AF1F" w14:textId="7AEF2BC3" w:rsidR="00B91595" w:rsidRDefault="00C0082F" w:rsidP="00B91595">
            <w:pPr>
              <w:rPr>
                <w:rFonts w:cs="Calibri"/>
                <w:color w:val="000000"/>
                <w:sz w:val="18"/>
                <w:szCs w:val="18"/>
              </w:rPr>
            </w:pPr>
            <w:r>
              <w:rPr>
                <w:rFonts w:cs="Calibri"/>
                <w:color w:val="000000"/>
                <w:sz w:val="18"/>
                <w:szCs w:val="18"/>
              </w:rPr>
              <w:t xml:space="preserve">Origem </w:t>
            </w:r>
          </w:p>
        </w:tc>
        <w:tc>
          <w:tcPr>
            <w:tcW w:w="2126" w:type="dxa"/>
            <w:tcBorders>
              <w:top w:val="nil"/>
              <w:left w:val="nil"/>
              <w:bottom w:val="single" w:sz="4" w:space="0" w:color="auto"/>
              <w:right w:val="single" w:sz="4" w:space="0" w:color="auto"/>
            </w:tcBorders>
          </w:tcPr>
          <w:p w14:paraId="2E3B0C32" w14:textId="1FED59B6" w:rsidR="00B91595" w:rsidRDefault="00B91595" w:rsidP="00B91595">
            <w:pPr>
              <w:rPr>
                <w:rFonts w:cs="Calibri"/>
                <w:color w:val="000000"/>
                <w:sz w:val="18"/>
                <w:szCs w:val="18"/>
              </w:rPr>
            </w:pPr>
          </w:p>
        </w:tc>
      </w:tr>
      <w:tr w:rsidR="00B91595" w:rsidRPr="00212559" w14:paraId="7E49E0D6" w14:textId="08B3A5A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BECDB3B" w14:textId="77777777" w:rsidR="00B91595" w:rsidRPr="00212559" w:rsidRDefault="00B91595" w:rsidP="00B91595">
            <w:pPr>
              <w:rPr>
                <w:rFonts w:cs="Calibri"/>
                <w:color w:val="000000"/>
                <w:sz w:val="18"/>
                <w:szCs w:val="18"/>
              </w:rPr>
            </w:pPr>
            <w:r w:rsidRPr="00212559">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08A32FF1" w14:textId="77777777" w:rsidR="00B91595" w:rsidRPr="00212559" w:rsidRDefault="00B91595" w:rsidP="00B91595">
            <w:pPr>
              <w:rPr>
                <w:rFonts w:cs="Calibri"/>
                <w:color w:val="000000"/>
                <w:sz w:val="18"/>
                <w:szCs w:val="18"/>
              </w:rPr>
            </w:pPr>
            <w:r w:rsidRPr="00212559">
              <w:rPr>
                <w:rFonts w:cs="Calibri"/>
                <w:color w:val="000000"/>
                <w:sz w:val="18"/>
                <w:szCs w:val="18"/>
              </w:rPr>
              <w:t>Data dos dados:</w:t>
            </w:r>
          </w:p>
          <w:p w14:paraId="7772EB4B"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6101D0">
              <w:rPr>
                <w:rFonts w:cs="Calibri"/>
                <w:i/>
                <w:color w:val="000000"/>
                <w:sz w:val="18"/>
                <w:szCs w:val="18"/>
              </w:rPr>
              <w:t>cd_garantias.</w:t>
            </w:r>
            <w:r w:rsidRPr="006101D0">
              <w:rPr>
                <w:rFonts w:cs="Calibri"/>
                <w:i/>
                <w:sz w:val="18"/>
                <w:szCs w:val="18"/>
              </w:rPr>
              <w:t>gt016_report_biyr9510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0EB985A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4D09BF9" w14:textId="77777777" w:rsidR="00B91595" w:rsidRDefault="00B91595" w:rsidP="00B91595">
            <w:pPr>
              <w:rPr>
                <w:rFonts w:cs="Calibri"/>
                <w:color w:val="000000"/>
                <w:sz w:val="18"/>
                <w:szCs w:val="18"/>
              </w:rPr>
            </w:pPr>
            <w:r>
              <w:rPr>
                <w:rFonts w:cs="Calibri"/>
                <w:color w:val="000000"/>
                <w:sz w:val="18"/>
                <w:szCs w:val="18"/>
              </w:rPr>
              <w:t>MUG</w:t>
            </w:r>
          </w:p>
          <w:p w14:paraId="19A21896" w14:textId="41FC5E9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BCDD0A4"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6FB4F5D" w14:textId="7BEF609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EE5F0F2" w14:textId="67888023" w:rsidR="00B91595" w:rsidRDefault="0024639D" w:rsidP="00B91595">
            <w:pPr>
              <w:rPr>
                <w:rFonts w:cs="Calibri"/>
                <w:color w:val="000000"/>
                <w:sz w:val="18"/>
                <w:szCs w:val="18"/>
              </w:rPr>
            </w:pPr>
            <w:r w:rsidRPr="0024639D">
              <w:rPr>
                <w:rFonts w:cs="Calibri"/>
                <w:color w:val="000000"/>
                <w:sz w:val="18"/>
                <w:szCs w:val="18"/>
              </w:rPr>
              <w:t>ref_date</w:t>
            </w:r>
          </w:p>
        </w:tc>
      </w:tr>
      <w:tr w:rsidR="00B91595" w:rsidRPr="00212559" w14:paraId="6B73BD98" w14:textId="7E1ED35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3436B46" w14:textId="77777777" w:rsidR="00B91595" w:rsidRPr="00212559" w:rsidRDefault="00B91595" w:rsidP="00B91595">
            <w:pPr>
              <w:rPr>
                <w:rFonts w:cs="Calibri"/>
                <w:color w:val="000000"/>
                <w:sz w:val="18"/>
                <w:szCs w:val="18"/>
              </w:rPr>
            </w:pPr>
            <w:r w:rsidRPr="00212559">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7C774E3E" w14:textId="77777777" w:rsidR="00B91595" w:rsidRPr="00212559" w:rsidRDefault="00B91595" w:rsidP="00B91595">
            <w:pPr>
              <w:rPr>
                <w:rFonts w:cs="Calibri"/>
                <w:color w:val="000000"/>
                <w:sz w:val="18"/>
                <w:szCs w:val="18"/>
              </w:rPr>
            </w:pPr>
            <w:r w:rsidRPr="00212559">
              <w:rPr>
                <w:rFonts w:cs="Calibri"/>
                <w:color w:val="000000"/>
                <w:sz w:val="18"/>
                <w:szCs w:val="18"/>
              </w:rPr>
              <w:t>Empresa BG:</w:t>
            </w:r>
          </w:p>
          <w:p w14:paraId="08019D6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1015702"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5192758" w14:textId="77777777" w:rsidR="00B91595" w:rsidRDefault="00B91595" w:rsidP="00B91595">
            <w:pPr>
              <w:rPr>
                <w:rFonts w:cs="Calibri"/>
                <w:color w:val="000000"/>
                <w:sz w:val="18"/>
                <w:szCs w:val="18"/>
              </w:rPr>
            </w:pPr>
            <w:r>
              <w:rPr>
                <w:rFonts w:cs="Calibri"/>
                <w:color w:val="000000"/>
                <w:sz w:val="18"/>
                <w:szCs w:val="18"/>
              </w:rPr>
              <w:t>MUG</w:t>
            </w:r>
          </w:p>
          <w:p w14:paraId="15D0E1BE" w14:textId="1107538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CC2BA7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7BB7C8E" w14:textId="27A8AB5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F9DBCD6" w14:textId="77777777" w:rsidR="00B91595" w:rsidRDefault="00B91595" w:rsidP="00B91595">
            <w:pPr>
              <w:rPr>
                <w:rFonts w:cs="Calibri"/>
                <w:color w:val="000000"/>
                <w:sz w:val="18"/>
                <w:szCs w:val="18"/>
              </w:rPr>
            </w:pPr>
          </w:p>
        </w:tc>
      </w:tr>
      <w:tr w:rsidR="00B91595" w:rsidRPr="00212559" w14:paraId="415B1A68" w14:textId="38B29D3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23D5033" w14:textId="77777777" w:rsidR="00B91595" w:rsidRPr="00212559" w:rsidRDefault="00B91595" w:rsidP="00B91595">
            <w:pPr>
              <w:rPr>
                <w:rFonts w:cs="Calibri"/>
                <w:color w:val="000000"/>
                <w:sz w:val="18"/>
                <w:szCs w:val="18"/>
              </w:rPr>
            </w:pPr>
            <w:r w:rsidRPr="00212559">
              <w:rPr>
                <w:rFonts w:cs="Calibri"/>
                <w:color w:val="000000"/>
                <w:sz w:val="18"/>
                <w:szCs w:val="18"/>
              </w:rPr>
              <w:t>cglobgar</w:t>
            </w:r>
          </w:p>
        </w:tc>
        <w:tc>
          <w:tcPr>
            <w:tcW w:w="5494" w:type="dxa"/>
            <w:tcBorders>
              <w:top w:val="nil"/>
              <w:left w:val="nil"/>
              <w:bottom w:val="single" w:sz="4" w:space="0" w:color="auto"/>
              <w:right w:val="single" w:sz="4" w:space="0" w:color="auto"/>
            </w:tcBorders>
            <w:shd w:val="clear" w:color="auto" w:fill="auto"/>
            <w:noWrap/>
            <w:hideMark/>
          </w:tcPr>
          <w:p w14:paraId="153AA898" w14:textId="77777777" w:rsidR="00B91595" w:rsidRPr="00212559" w:rsidRDefault="00B91595" w:rsidP="00B91595">
            <w:pPr>
              <w:rPr>
                <w:rFonts w:cs="Calibri"/>
                <w:color w:val="000000"/>
                <w:sz w:val="18"/>
                <w:szCs w:val="18"/>
              </w:rPr>
            </w:pPr>
            <w:r w:rsidRPr="00212559">
              <w:rPr>
                <w:rFonts w:cs="Calibri"/>
                <w:color w:val="000000"/>
                <w:sz w:val="18"/>
                <w:szCs w:val="18"/>
              </w:rPr>
              <w:t>Código global garantia:</w:t>
            </w:r>
          </w:p>
          <w:p w14:paraId="0662908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E50806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472EFA5" w14:textId="77777777" w:rsidR="00B91595" w:rsidRDefault="00B91595" w:rsidP="00B91595">
            <w:pPr>
              <w:rPr>
                <w:rFonts w:cs="Calibri"/>
                <w:color w:val="000000"/>
                <w:sz w:val="18"/>
                <w:szCs w:val="18"/>
              </w:rPr>
            </w:pPr>
            <w:r>
              <w:rPr>
                <w:rFonts w:cs="Calibri"/>
                <w:color w:val="000000"/>
                <w:sz w:val="18"/>
                <w:szCs w:val="18"/>
              </w:rPr>
              <w:t>MUG</w:t>
            </w:r>
          </w:p>
          <w:p w14:paraId="133F3130" w14:textId="78607F2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065E05"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09CDAD8" w14:textId="27F7C9D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7457157" w14:textId="77777777" w:rsidR="00B91595" w:rsidRDefault="00B91595" w:rsidP="00B91595">
            <w:pPr>
              <w:rPr>
                <w:rFonts w:cs="Calibri"/>
                <w:color w:val="000000"/>
                <w:sz w:val="18"/>
                <w:szCs w:val="18"/>
              </w:rPr>
            </w:pPr>
          </w:p>
        </w:tc>
      </w:tr>
      <w:tr w:rsidR="00B91595" w:rsidRPr="00212559" w14:paraId="5FADCAEE" w14:textId="6D2034E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F10CE96" w14:textId="77777777" w:rsidR="00B91595" w:rsidRPr="00212559" w:rsidRDefault="00B91595" w:rsidP="00B91595">
            <w:pPr>
              <w:rPr>
                <w:rFonts w:cs="Calibri"/>
                <w:color w:val="000000"/>
                <w:sz w:val="18"/>
                <w:szCs w:val="18"/>
              </w:rPr>
            </w:pPr>
            <w:r w:rsidRPr="00212559">
              <w:rPr>
                <w:rFonts w:cs="Calibri"/>
                <w:color w:val="000000"/>
                <w:sz w:val="18"/>
                <w:szCs w:val="18"/>
              </w:rPr>
              <w:t>codcontr</w:t>
            </w:r>
          </w:p>
        </w:tc>
        <w:tc>
          <w:tcPr>
            <w:tcW w:w="5494" w:type="dxa"/>
            <w:tcBorders>
              <w:top w:val="nil"/>
              <w:left w:val="nil"/>
              <w:bottom w:val="single" w:sz="4" w:space="0" w:color="auto"/>
              <w:right w:val="single" w:sz="4" w:space="0" w:color="auto"/>
            </w:tcBorders>
            <w:shd w:val="clear" w:color="auto" w:fill="auto"/>
            <w:noWrap/>
            <w:hideMark/>
          </w:tcPr>
          <w:p w14:paraId="22D24349" w14:textId="77777777" w:rsidR="00B91595" w:rsidRPr="00212559" w:rsidRDefault="00B91595" w:rsidP="00B91595">
            <w:pPr>
              <w:rPr>
                <w:rFonts w:cs="Calibri"/>
                <w:color w:val="000000"/>
                <w:sz w:val="18"/>
                <w:szCs w:val="18"/>
              </w:rPr>
            </w:pPr>
            <w:r w:rsidRPr="00212559">
              <w:rPr>
                <w:rFonts w:cs="Calibri"/>
                <w:color w:val="000000"/>
                <w:sz w:val="18"/>
                <w:szCs w:val="18"/>
              </w:rPr>
              <w:t>Código contrato:</w:t>
            </w:r>
          </w:p>
          <w:p w14:paraId="776C057B"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Este campo encontra-se preenchido com o valor ‘0’ para todos os registos da tabela, uma vez que a sua informação não é </w:t>
            </w:r>
            <w:r w:rsidRPr="00212559">
              <w:rPr>
                <w:rFonts w:cs="Calibri"/>
                <w:color w:val="000000"/>
                <w:sz w:val="18"/>
                <w:szCs w:val="18"/>
              </w:rPr>
              <w:lastRenderedPageBreak/>
              <w:t>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61B4835"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BD07800" w14:textId="77777777" w:rsidR="00B91595" w:rsidRDefault="00B91595" w:rsidP="00B91595">
            <w:pPr>
              <w:rPr>
                <w:rFonts w:cs="Calibri"/>
                <w:color w:val="000000"/>
                <w:sz w:val="18"/>
                <w:szCs w:val="18"/>
              </w:rPr>
            </w:pPr>
            <w:r>
              <w:rPr>
                <w:rFonts w:cs="Calibri"/>
                <w:color w:val="000000"/>
                <w:sz w:val="18"/>
                <w:szCs w:val="18"/>
              </w:rPr>
              <w:t>MUG</w:t>
            </w:r>
          </w:p>
          <w:p w14:paraId="0418189A" w14:textId="07988194"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8FD1D9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F33944" w14:textId="5DFE89E6"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79A2DD4" w14:textId="77777777" w:rsidR="00B91595" w:rsidRDefault="00B91595" w:rsidP="00B91595">
            <w:pPr>
              <w:rPr>
                <w:rFonts w:cs="Calibri"/>
                <w:color w:val="000000"/>
                <w:sz w:val="18"/>
                <w:szCs w:val="18"/>
              </w:rPr>
            </w:pPr>
          </w:p>
        </w:tc>
      </w:tr>
      <w:tr w:rsidR="00B91595" w:rsidRPr="00212559" w14:paraId="6C1F8C5E" w14:textId="43975DE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4EF6B6" w14:textId="77777777" w:rsidR="00B91595" w:rsidRPr="00212559" w:rsidRDefault="00B91595" w:rsidP="00B91595">
            <w:pPr>
              <w:rPr>
                <w:rFonts w:cs="Calibri"/>
                <w:color w:val="000000"/>
                <w:sz w:val="18"/>
                <w:szCs w:val="18"/>
              </w:rPr>
            </w:pPr>
            <w:r w:rsidRPr="00212559">
              <w:rPr>
                <w:rFonts w:cs="Calibri"/>
                <w:color w:val="000000"/>
                <w:sz w:val="18"/>
                <w:szCs w:val="18"/>
              </w:rPr>
              <w:t>produtobg</w:t>
            </w:r>
          </w:p>
        </w:tc>
        <w:tc>
          <w:tcPr>
            <w:tcW w:w="5494" w:type="dxa"/>
            <w:tcBorders>
              <w:top w:val="nil"/>
              <w:left w:val="nil"/>
              <w:bottom w:val="single" w:sz="4" w:space="0" w:color="auto"/>
              <w:right w:val="single" w:sz="4" w:space="0" w:color="auto"/>
            </w:tcBorders>
            <w:shd w:val="clear" w:color="auto" w:fill="auto"/>
            <w:noWrap/>
            <w:hideMark/>
          </w:tcPr>
          <w:p w14:paraId="555B6D52" w14:textId="77777777" w:rsidR="00B91595" w:rsidRPr="00212559" w:rsidRDefault="00B91595" w:rsidP="00B91595">
            <w:pPr>
              <w:rPr>
                <w:rFonts w:cs="Calibri"/>
                <w:color w:val="000000"/>
                <w:sz w:val="18"/>
                <w:szCs w:val="18"/>
              </w:rPr>
            </w:pPr>
            <w:r w:rsidRPr="00212559">
              <w:rPr>
                <w:rFonts w:cs="Calibri"/>
                <w:color w:val="000000"/>
                <w:sz w:val="18"/>
                <w:szCs w:val="18"/>
              </w:rPr>
              <w:t>Produto do contrato:</w:t>
            </w:r>
          </w:p>
          <w:p w14:paraId="2F7DCE63"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8637F83"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6B5E7BE" w14:textId="77777777" w:rsidR="00B91595" w:rsidRDefault="00B91595" w:rsidP="00B91595">
            <w:pPr>
              <w:rPr>
                <w:rFonts w:cs="Calibri"/>
                <w:color w:val="000000"/>
                <w:sz w:val="18"/>
                <w:szCs w:val="18"/>
              </w:rPr>
            </w:pPr>
            <w:r>
              <w:rPr>
                <w:rFonts w:cs="Calibri"/>
                <w:color w:val="000000"/>
                <w:sz w:val="18"/>
                <w:szCs w:val="18"/>
              </w:rPr>
              <w:t>MUG</w:t>
            </w:r>
          </w:p>
          <w:p w14:paraId="6C801A5E" w14:textId="5B88243C"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69DD7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D7F8151" w14:textId="2A7AA71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0F9315E" w14:textId="77777777" w:rsidR="00B91595" w:rsidRDefault="00B91595" w:rsidP="00B91595">
            <w:pPr>
              <w:rPr>
                <w:rFonts w:cs="Calibri"/>
                <w:color w:val="000000"/>
                <w:sz w:val="18"/>
                <w:szCs w:val="18"/>
              </w:rPr>
            </w:pPr>
          </w:p>
        </w:tc>
      </w:tr>
      <w:tr w:rsidR="00B91595" w:rsidRPr="00260762" w14:paraId="4271F979" w14:textId="4BD750F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58F2CE" w14:textId="77777777" w:rsidR="00B91595" w:rsidRPr="00212559" w:rsidRDefault="00B91595" w:rsidP="00B91595">
            <w:pPr>
              <w:rPr>
                <w:rFonts w:cs="Calibri"/>
                <w:color w:val="000000"/>
                <w:sz w:val="18"/>
                <w:szCs w:val="18"/>
              </w:rPr>
            </w:pPr>
            <w:r w:rsidRPr="00212559">
              <w:rPr>
                <w:rFonts w:cs="Calibri"/>
                <w:color w:val="000000"/>
                <w:sz w:val="18"/>
                <w:szCs w:val="18"/>
              </w:rPr>
              <w:t>tipobembl</w:t>
            </w:r>
          </w:p>
        </w:tc>
        <w:tc>
          <w:tcPr>
            <w:tcW w:w="5494" w:type="dxa"/>
            <w:tcBorders>
              <w:top w:val="nil"/>
              <w:left w:val="nil"/>
              <w:bottom w:val="single" w:sz="4" w:space="0" w:color="auto"/>
              <w:right w:val="single" w:sz="4" w:space="0" w:color="auto"/>
            </w:tcBorders>
            <w:shd w:val="clear" w:color="auto" w:fill="auto"/>
            <w:noWrap/>
            <w:hideMark/>
          </w:tcPr>
          <w:p w14:paraId="1C6777AB" w14:textId="77777777" w:rsidR="00B91595" w:rsidRPr="009B603B" w:rsidRDefault="00B91595" w:rsidP="00B91595">
            <w:pPr>
              <w:rPr>
                <w:rFonts w:cs="Calibri"/>
                <w:color w:val="000000"/>
                <w:sz w:val="18"/>
                <w:szCs w:val="18"/>
              </w:rPr>
            </w:pPr>
            <w:r w:rsidRPr="009B603B">
              <w:rPr>
                <w:rFonts w:cs="Calibri"/>
                <w:color w:val="000000"/>
                <w:sz w:val="18"/>
                <w:szCs w:val="18"/>
              </w:rPr>
              <w:t>Código indicador de tipo de bem:</w:t>
            </w:r>
          </w:p>
          <w:p w14:paraId="4866A2C1" w14:textId="77777777" w:rsidR="00B91595" w:rsidRPr="009B603B" w:rsidRDefault="00B91595" w:rsidP="00B91595">
            <w:pPr>
              <w:pStyle w:val="ListParagraph"/>
              <w:numPr>
                <w:ilvl w:val="0"/>
                <w:numId w:val="25"/>
              </w:numPr>
              <w:rPr>
                <w:rFonts w:cs="Calibri"/>
                <w:color w:val="000000"/>
                <w:sz w:val="18"/>
                <w:szCs w:val="18"/>
              </w:rPr>
            </w:pPr>
            <w:r w:rsidRPr="009B603B">
              <w:rPr>
                <w:rFonts w:cs="Calibri"/>
                <w:color w:val="000000"/>
                <w:sz w:val="18"/>
                <w:szCs w:val="18"/>
              </w:rPr>
              <w:t>Indica o tipo de bem imóvel, como por exemplo: fracionável, moradia, terreno, fração, etc.</w:t>
            </w:r>
          </w:p>
          <w:p w14:paraId="247E9278" w14:textId="77777777" w:rsidR="00B91595" w:rsidRDefault="00B91595" w:rsidP="00B91595">
            <w:pPr>
              <w:pStyle w:val="ListParagraph"/>
              <w:numPr>
                <w:ilvl w:val="0"/>
                <w:numId w:val="25"/>
              </w:numPr>
              <w:rPr>
                <w:rFonts w:cs="Calibri"/>
                <w:color w:val="000000"/>
                <w:sz w:val="18"/>
                <w:szCs w:val="18"/>
              </w:rPr>
            </w:pPr>
            <w:r w:rsidRPr="009B603B">
              <w:rPr>
                <w:rFonts w:cs="Calibri"/>
                <w:color w:val="000000"/>
                <w:sz w:val="18"/>
                <w:szCs w:val="18"/>
              </w:rPr>
              <w:t>Apenas aplicável a garantias reais do tipo ‘IMO’</w:t>
            </w:r>
            <w:r>
              <w:rPr>
                <w:rFonts w:cs="Calibri"/>
                <w:color w:val="000000"/>
                <w:sz w:val="18"/>
                <w:szCs w:val="18"/>
              </w:rPr>
              <w:t>, estando refletida através dos códigos locais de acordo com a aplicação BDR:</w:t>
            </w:r>
          </w:p>
          <w:p w14:paraId="26C5BC98"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‘00001’ – Moradia</w:t>
            </w:r>
          </w:p>
          <w:p w14:paraId="0AE0D323"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‘00002’ – Prédio/ fração</w:t>
            </w:r>
          </w:p>
          <w:p w14:paraId="6E1096DE"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‘00003’ – Fração</w:t>
            </w:r>
          </w:p>
          <w:p w14:paraId="0D78A27C" w14:textId="77777777" w:rsidR="00B91595" w:rsidRDefault="00B91595" w:rsidP="00B91595">
            <w:pPr>
              <w:pStyle w:val="ListParagraph"/>
              <w:numPr>
                <w:ilvl w:val="1"/>
                <w:numId w:val="25"/>
              </w:numPr>
              <w:rPr>
                <w:rFonts w:cs="Calibri"/>
                <w:color w:val="000000"/>
                <w:sz w:val="18"/>
                <w:szCs w:val="18"/>
              </w:rPr>
            </w:pPr>
            <w:r>
              <w:rPr>
                <w:rFonts w:cs="Calibri"/>
                <w:color w:val="000000"/>
                <w:sz w:val="18"/>
                <w:szCs w:val="18"/>
              </w:rPr>
              <w:t>‘00004’ – Lote Terreno</w:t>
            </w:r>
          </w:p>
          <w:p w14:paraId="67FE2ECF" w14:textId="77777777" w:rsidR="00B91595" w:rsidRPr="009B603B" w:rsidRDefault="00B91595" w:rsidP="00B91595">
            <w:pPr>
              <w:pStyle w:val="ListParagraph"/>
              <w:numPr>
                <w:ilvl w:val="1"/>
                <w:numId w:val="25"/>
              </w:numPr>
              <w:rPr>
                <w:rFonts w:cs="Calibri"/>
                <w:color w:val="000000"/>
                <w:sz w:val="18"/>
                <w:szCs w:val="18"/>
              </w:rPr>
            </w:pPr>
            <w:r>
              <w:rPr>
                <w:rFonts w:cs="Calibri"/>
                <w:color w:val="000000"/>
                <w:sz w:val="18"/>
                <w:szCs w:val="18"/>
              </w:rPr>
              <w:t>‘00005’ – Outros Não Fracionáveis</w:t>
            </w:r>
          </w:p>
          <w:p w14:paraId="1D56AB25" w14:textId="77777777" w:rsidR="00B91595" w:rsidRPr="009B603B" w:rsidRDefault="00B91595" w:rsidP="00B91595">
            <w:pPr>
              <w:pStyle w:val="ListParagraph"/>
              <w:numPr>
                <w:ilvl w:val="1"/>
                <w:numId w:val="25"/>
              </w:numPr>
              <w:rPr>
                <w:rFonts w:cs="Calibri"/>
                <w:color w:val="000000"/>
                <w:sz w:val="18"/>
                <w:szCs w:val="18"/>
              </w:rPr>
            </w:pPr>
            <w:r>
              <w:rPr>
                <w:rFonts w:cs="Calibri"/>
                <w:color w:val="000000"/>
                <w:sz w:val="18"/>
                <w:szCs w:val="18"/>
              </w:rPr>
              <w:t>‘00006’ – Outros Fracionáveis</w:t>
            </w:r>
          </w:p>
        </w:tc>
        <w:tc>
          <w:tcPr>
            <w:tcW w:w="992" w:type="dxa"/>
            <w:tcBorders>
              <w:top w:val="nil"/>
              <w:left w:val="nil"/>
              <w:bottom w:val="single" w:sz="4" w:space="0" w:color="auto"/>
              <w:right w:val="single" w:sz="4" w:space="0" w:color="auto"/>
            </w:tcBorders>
            <w:shd w:val="clear" w:color="auto" w:fill="auto"/>
            <w:noWrap/>
            <w:hideMark/>
          </w:tcPr>
          <w:p w14:paraId="20F06C2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9FCBCF7" w14:textId="77777777" w:rsidR="00B91595" w:rsidRDefault="00B91595" w:rsidP="00B91595">
            <w:pPr>
              <w:rPr>
                <w:rFonts w:cs="Calibri"/>
                <w:color w:val="000000"/>
                <w:sz w:val="18"/>
                <w:szCs w:val="18"/>
              </w:rPr>
            </w:pPr>
            <w:r>
              <w:rPr>
                <w:rFonts w:cs="Calibri"/>
                <w:color w:val="000000"/>
                <w:sz w:val="18"/>
                <w:szCs w:val="18"/>
              </w:rPr>
              <w:t>MUG</w:t>
            </w:r>
          </w:p>
          <w:p w14:paraId="7A418063" w14:textId="1FEA3B0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F7A4143" w14:textId="7D63DD01" w:rsidR="00B91595" w:rsidRDefault="00C0082F" w:rsidP="00B91595">
            <w:pPr>
              <w:rPr>
                <w:rFonts w:cs="Calibri"/>
                <w:color w:val="000000"/>
                <w:sz w:val="18"/>
                <w:szCs w:val="18"/>
              </w:rPr>
            </w:pPr>
            <w:r w:rsidRPr="00C0082F">
              <w:rPr>
                <w:rFonts w:cs="Calibri"/>
                <w:color w:val="000000"/>
                <w:sz w:val="18"/>
                <w:szCs w:val="18"/>
              </w:rPr>
              <w:t>tat91_tabelas (503)</w:t>
            </w:r>
          </w:p>
        </w:tc>
        <w:tc>
          <w:tcPr>
            <w:tcW w:w="1134" w:type="dxa"/>
            <w:tcBorders>
              <w:top w:val="nil"/>
              <w:left w:val="single" w:sz="4" w:space="0" w:color="auto"/>
              <w:bottom w:val="single" w:sz="4" w:space="0" w:color="auto"/>
              <w:right w:val="single" w:sz="4" w:space="0" w:color="auto"/>
            </w:tcBorders>
          </w:tcPr>
          <w:p w14:paraId="60BCFA19" w14:textId="67CA149C" w:rsidR="00B91595" w:rsidRDefault="00C0082F" w:rsidP="00B91595">
            <w:pPr>
              <w:rPr>
                <w:rFonts w:cs="Calibri"/>
                <w:color w:val="000000"/>
                <w:sz w:val="18"/>
                <w:szCs w:val="18"/>
              </w:rPr>
            </w:pPr>
            <w:r w:rsidRPr="00C0082F">
              <w:rPr>
                <w:rFonts w:cs="Calibri"/>
                <w:color w:val="000000"/>
                <w:sz w:val="18"/>
                <w:szCs w:val="18"/>
              </w:rPr>
              <w:t>tayd91c0_nelemc02</w:t>
            </w:r>
          </w:p>
        </w:tc>
        <w:tc>
          <w:tcPr>
            <w:tcW w:w="2126" w:type="dxa"/>
            <w:tcBorders>
              <w:top w:val="nil"/>
              <w:left w:val="nil"/>
              <w:bottom w:val="single" w:sz="4" w:space="0" w:color="auto"/>
              <w:right w:val="single" w:sz="4" w:space="0" w:color="auto"/>
            </w:tcBorders>
          </w:tcPr>
          <w:p w14:paraId="73E47316" w14:textId="77777777" w:rsidR="0024639D" w:rsidRPr="0024639D" w:rsidRDefault="0024639D" w:rsidP="0024639D">
            <w:pPr>
              <w:rPr>
                <w:rFonts w:cs="Calibri"/>
                <w:color w:val="000000"/>
                <w:sz w:val="18"/>
                <w:szCs w:val="18"/>
              </w:rPr>
            </w:pPr>
            <w:r w:rsidRPr="0024639D">
              <w:rPr>
                <w:rFonts w:cs="Calibri"/>
                <w:color w:val="000000"/>
                <w:sz w:val="18"/>
                <w:szCs w:val="18"/>
              </w:rPr>
              <w:t>Obtido através do cruzamento:</w:t>
            </w:r>
          </w:p>
          <w:p w14:paraId="1E1FF992" w14:textId="77777777" w:rsidR="0024639D" w:rsidRPr="0024639D" w:rsidRDefault="0024639D" w:rsidP="0024639D">
            <w:pPr>
              <w:rPr>
                <w:rFonts w:cs="Calibri"/>
                <w:color w:val="000000"/>
                <w:sz w:val="18"/>
                <w:szCs w:val="18"/>
              </w:rPr>
            </w:pPr>
            <w:r w:rsidRPr="0024639D">
              <w:rPr>
                <w:rFonts w:cs="Calibri"/>
                <w:color w:val="000000"/>
                <w:sz w:val="18"/>
                <w:szCs w:val="18"/>
              </w:rPr>
              <w:t>celemtab =</w:t>
            </w:r>
          </w:p>
          <w:p w14:paraId="1E4A1895" w14:textId="4BB62324" w:rsidR="00B91595" w:rsidRPr="0024639D" w:rsidRDefault="0024639D" w:rsidP="0024639D">
            <w:pPr>
              <w:rPr>
                <w:rFonts w:cs="Calibri"/>
                <w:color w:val="000000"/>
                <w:sz w:val="18"/>
                <w:szCs w:val="18"/>
                <w:lang w:val="en-US"/>
              </w:rPr>
            </w:pPr>
            <w:r w:rsidRPr="0024639D">
              <w:rPr>
                <w:rFonts w:cs="Calibri"/>
                <w:color w:val="000000"/>
                <w:sz w:val="18"/>
                <w:szCs w:val="18"/>
                <w:lang w:val="en-US"/>
              </w:rPr>
              <w:t>CONCAT('BST508', CAST(gt018.ctipbem AS string))</w:t>
            </w:r>
          </w:p>
        </w:tc>
      </w:tr>
      <w:tr w:rsidR="00B91595" w:rsidRPr="00212559" w14:paraId="1818C18B" w14:textId="3BAAC3D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7C609D" w14:textId="77777777" w:rsidR="00B91595" w:rsidRPr="00212559" w:rsidRDefault="00B91595" w:rsidP="00B91595">
            <w:pPr>
              <w:rPr>
                <w:rFonts w:cs="Calibri"/>
                <w:color w:val="000000"/>
                <w:sz w:val="18"/>
                <w:szCs w:val="18"/>
              </w:rPr>
            </w:pPr>
            <w:r w:rsidRPr="00212559">
              <w:rPr>
                <w:rFonts w:cs="Calibri"/>
                <w:color w:val="000000"/>
                <w:sz w:val="18"/>
                <w:szCs w:val="18"/>
              </w:rPr>
              <w:t>entdep</w:t>
            </w:r>
          </w:p>
        </w:tc>
        <w:tc>
          <w:tcPr>
            <w:tcW w:w="5494" w:type="dxa"/>
            <w:tcBorders>
              <w:top w:val="nil"/>
              <w:left w:val="nil"/>
              <w:bottom w:val="single" w:sz="4" w:space="0" w:color="auto"/>
              <w:right w:val="single" w:sz="4" w:space="0" w:color="auto"/>
            </w:tcBorders>
            <w:shd w:val="clear" w:color="auto" w:fill="auto"/>
            <w:noWrap/>
            <w:hideMark/>
          </w:tcPr>
          <w:p w14:paraId="23932FB8" w14:textId="77777777" w:rsidR="00B91595" w:rsidRPr="00212559" w:rsidRDefault="00B91595" w:rsidP="00B91595">
            <w:pPr>
              <w:rPr>
                <w:rFonts w:cs="Calibri"/>
                <w:color w:val="000000"/>
                <w:sz w:val="18"/>
                <w:szCs w:val="18"/>
              </w:rPr>
            </w:pPr>
            <w:r w:rsidRPr="00212559">
              <w:rPr>
                <w:rFonts w:cs="Calibri"/>
                <w:color w:val="000000"/>
                <w:sz w:val="18"/>
                <w:szCs w:val="18"/>
              </w:rPr>
              <w:t>Entidade depositária:</w:t>
            </w:r>
          </w:p>
          <w:p w14:paraId="609A60A9" w14:textId="77777777" w:rsidR="00B91595" w:rsidRPr="00212559" w:rsidRDefault="00B91595" w:rsidP="00B91595">
            <w:pPr>
              <w:pStyle w:val="ListParagraph"/>
              <w:numPr>
                <w:ilvl w:val="0"/>
                <w:numId w:val="8"/>
              </w:numPr>
              <w:rPr>
                <w:rFonts w:cs="Calibri"/>
                <w:sz w:val="18"/>
                <w:szCs w:val="18"/>
              </w:rPr>
            </w:pPr>
            <w:r w:rsidRPr="00212559">
              <w:rPr>
                <w:rFonts w:cs="Calibri"/>
                <w:sz w:val="18"/>
                <w:szCs w:val="18"/>
              </w:rPr>
              <w:t>Nesta tabela, o campo encontra-se aprovisionado com o código ‘999’ para todos os títulos e fundos, estando vazio nos restantes registos.</w:t>
            </w:r>
          </w:p>
        </w:tc>
        <w:tc>
          <w:tcPr>
            <w:tcW w:w="992" w:type="dxa"/>
            <w:tcBorders>
              <w:top w:val="nil"/>
              <w:left w:val="nil"/>
              <w:bottom w:val="single" w:sz="4" w:space="0" w:color="auto"/>
              <w:right w:val="single" w:sz="4" w:space="0" w:color="auto"/>
            </w:tcBorders>
            <w:shd w:val="clear" w:color="auto" w:fill="auto"/>
            <w:noWrap/>
            <w:hideMark/>
          </w:tcPr>
          <w:p w14:paraId="1D7B23C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D38F022" w14:textId="77777777" w:rsidR="00B91595" w:rsidRDefault="00B91595" w:rsidP="00B91595">
            <w:pPr>
              <w:rPr>
                <w:rFonts w:cs="Calibri"/>
                <w:color w:val="000000"/>
                <w:sz w:val="18"/>
                <w:szCs w:val="18"/>
              </w:rPr>
            </w:pPr>
            <w:r>
              <w:rPr>
                <w:rFonts w:cs="Calibri"/>
                <w:color w:val="000000"/>
                <w:sz w:val="18"/>
                <w:szCs w:val="18"/>
              </w:rPr>
              <w:t>MUG</w:t>
            </w:r>
          </w:p>
          <w:p w14:paraId="553550B6" w14:textId="5C60EDD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79240C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C9A8CF0" w14:textId="0F8DA226"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6D6C6B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CASE </w:t>
            </w:r>
          </w:p>
          <w:p w14:paraId="1892422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='FU' THEN '999'</w:t>
            </w:r>
          </w:p>
          <w:p w14:paraId="3E01C78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='TT' THEN '999'</w:t>
            </w:r>
          </w:p>
          <w:p w14:paraId="6550B107"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2127E6B3" w14:textId="63A446B6"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398C192F" w14:textId="1E76723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8C5BE14" w14:textId="77777777" w:rsidR="00B91595" w:rsidRPr="00212559" w:rsidRDefault="00B91595" w:rsidP="00B91595">
            <w:pPr>
              <w:rPr>
                <w:rFonts w:cs="Calibri"/>
                <w:color w:val="000000"/>
                <w:sz w:val="18"/>
                <w:szCs w:val="18"/>
              </w:rPr>
            </w:pPr>
            <w:r w:rsidRPr="00212559">
              <w:rPr>
                <w:rFonts w:cs="Calibri"/>
                <w:color w:val="000000"/>
                <w:sz w:val="18"/>
                <w:szCs w:val="18"/>
              </w:rPr>
              <w:t>cindprin</w:t>
            </w:r>
          </w:p>
        </w:tc>
        <w:tc>
          <w:tcPr>
            <w:tcW w:w="5494" w:type="dxa"/>
            <w:tcBorders>
              <w:top w:val="nil"/>
              <w:left w:val="nil"/>
              <w:bottom w:val="single" w:sz="4" w:space="0" w:color="auto"/>
              <w:right w:val="single" w:sz="4" w:space="0" w:color="auto"/>
            </w:tcBorders>
            <w:shd w:val="clear" w:color="auto" w:fill="auto"/>
            <w:noWrap/>
            <w:hideMark/>
          </w:tcPr>
          <w:p w14:paraId="2519AACF" w14:textId="77777777" w:rsidR="00B91595" w:rsidRPr="00212559" w:rsidRDefault="00B91595" w:rsidP="00B91595">
            <w:pPr>
              <w:rPr>
                <w:rFonts w:cs="Calibri"/>
                <w:color w:val="000000"/>
                <w:sz w:val="18"/>
                <w:szCs w:val="18"/>
              </w:rPr>
            </w:pPr>
            <w:r w:rsidRPr="00212559">
              <w:rPr>
                <w:rFonts w:cs="Calibri"/>
                <w:color w:val="000000"/>
                <w:sz w:val="18"/>
                <w:szCs w:val="18"/>
              </w:rPr>
              <w:t>Indicador:</w:t>
            </w:r>
          </w:p>
          <w:p w14:paraId="64BA7ABF"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6103F063" w14:textId="77777777" w:rsidR="00B91595" w:rsidRPr="00212559" w:rsidRDefault="00B91595" w:rsidP="00B91595">
            <w:pPr>
              <w:pStyle w:val="ListParagraph"/>
              <w:numPr>
                <w:ilvl w:val="0"/>
                <w:numId w:val="8"/>
              </w:numPr>
              <w:rPr>
                <w:rFonts w:cs="Calibri"/>
                <w:color w:val="000000"/>
                <w:sz w:val="18"/>
                <w:szCs w:val="18"/>
              </w:rPr>
            </w:pPr>
            <w:r w:rsidRPr="00212559">
              <w:rPr>
                <w:rFonts w:cs="Calibri"/>
                <w:color w:val="000000"/>
                <w:sz w:val="18"/>
                <w:szCs w:val="18"/>
              </w:rPr>
              <w:t>Este campo encontra-se preenchido com ‘N’ para todos os registos.</w:t>
            </w:r>
          </w:p>
        </w:tc>
        <w:tc>
          <w:tcPr>
            <w:tcW w:w="992" w:type="dxa"/>
            <w:tcBorders>
              <w:top w:val="nil"/>
              <w:left w:val="nil"/>
              <w:bottom w:val="single" w:sz="4" w:space="0" w:color="auto"/>
              <w:right w:val="single" w:sz="4" w:space="0" w:color="auto"/>
            </w:tcBorders>
            <w:shd w:val="clear" w:color="auto" w:fill="auto"/>
            <w:noWrap/>
            <w:hideMark/>
          </w:tcPr>
          <w:p w14:paraId="6F2A019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E0E0BFA" w14:textId="77777777" w:rsidR="00B91595" w:rsidRDefault="00B91595" w:rsidP="00B91595">
            <w:pPr>
              <w:rPr>
                <w:rFonts w:cs="Calibri"/>
                <w:color w:val="000000"/>
                <w:sz w:val="18"/>
                <w:szCs w:val="18"/>
              </w:rPr>
            </w:pPr>
            <w:r>
              <w:rPr>
                <w:rFonts w:cs="Calibri"/>
                <w:color w:val="000000"/>
                <w:sz w:val="18"/>
                <w:szCs w:val="18"/>
              </w:rPr>
              <w:t>MUG</w:t>
            </w:r>
          </w:p>
          <w:p w14:paraId="418F05EE" w14:textId="2BEE592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7C0C3DC"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47D740" w14:textId="47C6FC1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1099D59" w14:textId="77777777" w:rsidR="00B91595" w:rsidRDefault="00B91595" w:rsidP="00B91595">
            <w:pPr>
              <w:rPr>
                <w:rFonts w:cs="Calibri"/>
                <w:color w:val="000000"/>
                <w:sz w:val="18"/>
                <w:szCs w:val="18"/>
              </w:rPr>
            </w:pPr>
          </w:p>
        </w:tc>
      </w:tr>
      <w:tr w:rsidR="00B91595" w:rsidRPr="00260762" w14:paraId="539202F5" w14:textId="58DB53F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EAEE861" w14:textId="77777777" w:rsidR="00B91595" w:rsidRPr="00212559" w:rsidRDefault="00B91595" w:rsidP="00B91595">
            <w:pPr>
              <w:rPr>
                <w:rFonts w:cs="Calibri"/>
                <w:color w:val="000000"/>
                <w:sz w:val="18"/>
                <w:szCs w:val="18"/>
              </w:rPr>
            </w:pPr>
            <w:r w:rsidRPr="00212559">
              <w:rPr>
                <w:rFonts w:cs="Calibri"/>
                <w:color w:val="000000"/>
                <w:sz w:val="18"/>
                <w:szCs w:val="18"/>
              </w:rPr>
              <w:t>cindtms</w:t>
            </w:r>
          </w:p>
        </w:tc>
        <w:tc>
          <w:tcPr>
            <w:tcW w:w="5494" w:type="dxa"/>
            <w:tcBorders>
              <w:top w:val="nil"/>
              <w:left w:val="nil"/>
              <w:bottom w:val="single" w:sz="4" w:space="0" w:color="auto"/>
              <w:right w:val="single" w:sz="4" w:space="0" w:color="auto"/>
            </w:tcBorders>
            <w:shd w:val="clear" w:color="auto" w:fill="auto"/>
            <w:noWrap/>
            <w:hideMark/>
          </w:tcPr>
          <w:p w14:paraId="2715B5F2" w14:textId="77777777" w:rsidR="00B91595" w:rsidRPr="00212559" w:rsidRDefault="00B91595" w:rsidP="00B91595">
            <w:pPr>
              <w:rPr>
                <w:rFonts w:cs="Calibri"/>
                <w:sz w:val="18"/>
                <w:szCs w:val="18"/>
              </w:rPr>
            </w:pPr>
            <w:r w:rsidRPr="00212559">
              <w:rPr>
                <w:rFonts w:cs="Calibri"/>
                <w:sz w:val="18"/>
                <w:szCs w:val="18"/>
              </w:rPr>
              <w:t>Indicador Principal:</w:t>
            </w:r>
          </w:p>
          <w:p w14:paraId="06F1BD30"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lastRenderedPageBreak/>
              <w:t xml:space="preserve">Indica se o ativo que constitui a garantia, no caso de ações ou outros ativos cotados, fazem parte de um índice principal (IBEX 35, FTSE 100…). </w:t>
            </w:r>
          </w:p>
          <w:p w14:paraId="02F39DBA"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No caso de fazer parte de um índice principal, este campo deve ser reportado com “S”, caso contrário, ‘N’.</w:t>
            </w:r>
          </w:p>
          <w:p w14:paraId="56F6A064"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 xml:space="preserve">Nesta tabela o campo encontra-se preenchido com ‘S’ para todos os fundos e títulos cotados, ‘9’ para títulos não cotados e ‘N’ para os restantes registos. </w:t>
            </w:r>
          </w:p>
        </w:tc>
        <w:tc>
          <w:tcPr>
            <w:tcW w:w="992" w:type="dxa"/>
            <w:tcBorders>
              <w:top w:val="nil"/>
              <w:left w:val="nil"/>
              <w:bottom w:val="single" w:sz="4" w:space="0" w:color="auto"/>
              <w:right w:val="single" w:sz="4" w:space="0" w:color="auto"/>
            </w:tcBorders>
            <w:shd w:val="clear" w:color="auto" w:fill="auto"/>
            <w:noWrap/>
            <w:hideMark/>
          </w:tcPr>
          <w:p w14:paraId="4E74028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391AF50" w14:textId="77777777" w:rsidR="00B91595" w:rsidRDefault="00B91595" w:rsidP="00B91595">
            <w:pPr>
              <w:rPr>
                <w:rFonts w:cs="Calibri"/>
                <w:color w:val="000000"/>
                <w:sz w:val="18"/>
                <w:szCs w:val="18"/>
              </w:rPr>
            </w:pPr>
            <w:r>
              <w:rPr>
                <w:rFonts w:cs="Calibri"/>
                <w:color w:val="000000"/>
                <w:sz w:val="18"/>
                <w:szCs w:val="18"/>
              </w:rPr>
              <w:t>MUG</w:t>
            </w:r>
          </w:p>
          <w:p w14:paraId="7B7D7C55" w14:textId="36FF7AE9"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B6248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EDCAA2" w14:textId="63B018D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6581E0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1D85990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'S'</w:t>
            </w:r>
          </w:p>
          <w:p w14:paraId="294BDC1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caplic = 'TT' THEN</w:t>
            </w:r>
          </w:p>
          <w:p w14:paraId="5E47033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6553634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ttt35.ICOTACAO ='S' THEN 'N'</w:t>
            </w:r>
          </w:p>
          <w:p w14:paraId="4B14256F" w14:textId="77777777" w:rsidR="0024639D" w:rsidRPr="00631B84" w:rsidRDefault="0024639D" w:rsidP="0024639D">
            <w:pPr>
              <w:rPr>
                <w:rFonts w:cs="Calibri"/>
                <w:color w:val="000000"/>
                <w:sz w:val="18"/>
                <w:szCs w:val="18"/>
                <w:lang w:val="en-US"/>
              </w:rPr>
            </w:pPr>
            <w:r w:rsidRPr="0024639D">
              <w:rPr>
                <w:rFonts w:cs="Calibri"/>
                <w:color w:val="000000"/>
                <w:sz w:val="18"/>
                <w:szCs w:val="18"/>
                <w:lang w:val="en-US"/>
              </w:rPr>
              <w:t xml:space="preserve">        </w:t>
            </w:r>
            <w:r w:rsidRPr="00631B84">
              <w:rPr>
                <w:rFonts w:cs="Calibri"/>
                <w:color w:val="000000"/>
                <w:sz w:val="18"/>
                <w:szCs w:val="18"/>
                <w:lang w:val="en-US"/>
              </w:rPr>
              <w:t>ELSE '9'</w:t>
            </w:r>
          </w:p>
          <w:p w14:paraId="5EECE538"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END</w:t>
            </w:r>
          </w:p>
          <w:p w14:paraId="412283A3"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ELSE 'N'</w:t>
            </w:r>
          </w:p>
          <w:p w14:paraId="7131356C" w14:textId="6420EC70" w:rsidR="00B91595" w:rsidRPr="00631B84" w:rsidRDefault="0024639D" w:rsidP="0024639D">
            <w:pPr>
              <w:rPr>
                <w:rFonts w:cs="Calibri"/>
                <w:color w:val="000000"/>
                <w:sz w:val="18"/>
                <w:szCs w:val="18"/>
                <w:lang w:val="en-US"/>
              </w:rPr>
            </w:pPr>
            <w:r w:rsidRPr="00631B84">
              <w:rPr>
                <w:rFonts w:cs="Calibri"/>
                <w:color w:val="000000"/>
                <w:sz w:val="18"/>
                <w:szCs w:val="18"/>
                <w:lang w:val="en-US"/>
              </w:rPr>
              <w:t>END</w:t>
            </w:r>
          </w:p>
        </w:tc>
      </w:tr>
      <w:tr w:rsidR="00B91595" w:rsidRPr="00212559" w14:paraId="05ED4769" w14:textId="5A6C666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3884BE5"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ctipdvpbbg</w:t>
            </w:r>
          </w:p>
        </w:tc>
        <w:tc>
          <w:tcPr>
            <w:tcW w:w="5494" w:type="dxa"/>
            <w:tcBorders>
              <w:top w:val="nil"/>
              <w:left w:val="nil"/>
              <w:bottom w:val="single" w:sz="4" w:space="0" w:color="auto"/>
              <w:right w:val="single" w:sz="4" w:space="0" w:color="auto"/>
            </w:tcBorders>
            <w:shd w:val="clear" w:color="auto" w:fill="auto"/>
            <w:noWrap/>
            <w:hideMark/>
          </w:tcPr>
          <w:p w14:paraId="3ED45055" w14:textId="77777777" w:rsidR="00B91595" w:rsidRPr="00212559" w:rsidRDefault="00B91595" w:rsidP="00B91595">
            <w:pPr>
              <w:rPr>
                <w:rFonts w:cs="Calibri"/>
                <w:sz w:val="18"/>
                <w:szCs w:val="18"/>
              </w:rPr>
            </w:pPr>
            <w:r w:rsidRPr="00212559">
              <w:rPr>
                <w:rFonts w:cs="Calibri"/>
                <w:sz w:val="18"/>
                <w:szCs w:val="18"/>
              </w:rPr>
              <w:t>Tipo dívida pública:</w:t>
            </w:r>
          </w:p>
          <w:p w14:paraId="721A92EF" w14:textId="77777777" w:rsidR="00B91595" w:rsidRPr="00212559" w:rsidRDefault="00B91595" w:rsidP="00B91595">
            <w:pPr>
              <w:pStyle w:val="ListParagraph"/>
              <w:numPr>
                <w:ilvl w:val="0"/>
                <w:numId w:val="25"/>
              </w:numPr>
              <w:rPr>
                <w:rFonts w:cs="Calibri"/>
                <w:sz w:val="18"/>
                <w:szCs w:val="18"/>
              </w:rPr>
            </w:pPr>
            <w:r w:rsidRPr="00212559">
              <w:rPr>
                <w:rFonts w:cs="Calibri"/>
                <w:sz w:val="18"/>
                <w:szCs w:val="18"/>
              </w:rPr>
              <w:t xml:space="preserve">Campo que identifica o tipo de dívida Pública: Governo, Regional ou Local. </w:t>
            </w:r>
          </w:p>
          <w:p w14:paraId="0083D4A9" w14:textId="77777777" w:rsidR="00B91595" w:rsidRPr="00212559" w:rsidRDefault="00B91595" w:rsidP="00B91595">
            <w:pPr>
              <w:pStyle w:val="ListParagraph"/>
              <w:numPr>
                <w:ilvl w:val="0"/>
                <w:numId w:val="25"/>
              </w:numPr>
              <w:rPr>
                <w:rFonts w:cs="Calibri"/>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C82185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ED0739A" w14:textId="77777777" w:rsidR="00B91595" w:rsidRDefault="00B91595" w:rsidP="00B91595">
            <w:pPr>
              <w:rPr>
                <w:rFonts w:cs="Calibri"/>
                <w:color w:val="000000"/>
                <w:sz w:val="18"/>
                <w:szCs w:val="18"/>
              </w:rPr>
            </w:pPr>
            <w:r>
              <w:rPr>
                <w:rFonts w:cs="Calibri"/>
                <w:color w:val="000000"/>
                <w:sz w:val="18"/>
                <w:szCs w:val="18"/>
              </w:rPr>
              <w:t>MUG</w:t>
            </w:r>
          </w:p>
          <w:p w14:paraId="58390FF3" w14:textId="2DEFC41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11E124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3794CE5" w14:textId="065EE25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BA12043" w14:textId="77777777" w:rsidR="00B91595" w:rsidRDefault="00B91595" w:rsidP="00B91595">
            <w:pPr>
              <w:rPr>
                <w:rFonts w:cs="Calibri"/>
                <w:color w:val="000000"/>
                <w:sz w:val="18"/>
                <w:szCs w:val="18"/>
              </w:rPr>
            </w:pPr>
          </w:p>
        </w:tc>
      </w:tr>
      <w:tr w:rsidR="00B91595" w:rsidRPr="00212559" w14:paraId="362C2FA3" w14:textId="2B178B0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D938BE" w14:textId="77777777" w:rsidR="00B91595" w:rsidRPr="00212559" w:rsidRDefault="00B91595" w:rsidP="00B91595">
            <w:pPr>
              <w:rPr>
                <w:rFonts w:cs="Calibri"/>
                <w:color w:val="000000"/>
                <w:sz w:val="18"/>
                <w:szCs w:val="18"/>
              </w:rPr>
            </w:pPr>
            <w:r w:rsidRPr="00212559">
              <w:rPr>
                <w:rFonts w:cs="Calibri"/>
                <w:color w:val="000000"/>
                <w:sz w:val="18"/>
                <w:szCs w:val="18"/>
              </w:rPr>
              <w:t>cinddvpbbg</w:t>
            </w:r>
          </w:p>
        </w:tc>
        <w:tc>
          <w:tcPr>
            <w:tcW w:w="5494" w:type="dxa"/>
            <w:tcBorders>
              <w:top w:val="nil"/>
              <w:left w:val="nil"/>
              <w:bottom w:val="single" w:sz="4" w:space="0" w:color="auto"/>
              <w:right w:val="single" w:sz="4" w:space="0" w:color="auto"/>
            </w:tcBorders>
            <w:shd w:val="clear" w:color="auto" w:fill="auto"/>
            <w:noWrap/>
            <w:hideMark/>
          </w:tcPr>
          <w:p w14:paraId="7A62DAAA" w14:textId="77777777" w:rsidR="00B91595" w:rsidRPr="00212559" w:rsidRDefault="00B91595" w:rsidP="00B91595">
            <w:pPr>
              <w:rPr>
                <w:rFonts w:cs="Calibri"/>
                <w:color w:val="000000"/>
                <w:sz w:val="18"/>
                <w:szCs w:val="18"/>
              </w:rPr>
            </w:pPr>
            <w:r w:rsidRPr="00212559">
              <w:rPr>
                <w:rFonts w:cs="Calibri"/>
                <w:color w:val="000000"/>
                <w:sz w:val="18"/>
                <w:szCs w:val="18"/>
              </w:rPr>
              <w:t>Identificador dívida pública:</w:t>
            </w:r>
          </w:p>
          <w:p w14:paraId="3D6B9F8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themeColor="text1"/>
                <w:sz w:val="18"/>
                <w:szCs w:val="18"/>
              </w:rPr>
              <w:t xml:space="preserve">Este campo tem em consideração a dívida pública (Sénior, Subordinada). </w:t>
            </w:r>
          </w:p>
          <w:p w14:paraId="64D3A395"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637650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07CE8DD" w14:textId="77777777" w:rsidR="00B91595" w:rsidRDefault="00B91595" w:rsidP="00B91595">
            <w:pPr>
              <w:rPr>
                <w:rFonts w:cs="Calibri"/>
                <w:color w:val="000000"/>
                <w:sz w:val="18"/>
                <w:szCs w:val="18"/>
              </w:rPr>
            </w:pPr>
            <w:r>
              <w:rPr>
                <w:rFonts w:cs="Calibri"/>
                <w:color w:val="000000"/>
                <w:sz w:val="18"/>
                <w:szCs w:val="18"/>
              </w:rPr>
              <w:t>MUG</w:t>
            </w:r>
          </w:p>
          <w:p w14:paraId="3B83BDA4" w14:textId="42FE3E5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6708360"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3925BF9" w14:textId="1B9962D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13E98BD" w14:textId="77777777" w:rsidR="00B91595" w:rsidRDefault="00B91595" w:rsidP="00B91595">
            <w:pPr>
              <w:rPr>
                <w:rFonts w:cs="Calibri"/>
                <w:color w:val="000000"/>
                <w:sz w:val="18"/>
                <w:szCs w:val="18"/>
              </w:rPr>
            </w:pPr>
          </w:p>
        </w:tc>
      </w:tr>
      <w:tr w:rsidR="00B91595" w:rsidRPr="00212559" w14:paraId="13B68A8C" w14:textId="1427E64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82C557B" w14:textId="77777777" w:rsidR="00B91595" w:rsidRPr="00212559" w:rsidRDefault="00B91595" w:rsidP="00B91595">
            <w:pPr>
              <w:rPr>
                <w:rFonts w:cs="Calibri"/>
                <w:color w:val="000000"/>
                <w:sz w:val="18"/>
                <w:szCs w:val="18"/>
              </w:rPr>
            </w:pPr>
            <w:r w:rsidRPr="00212559">
              <w:rPr>
                <w:rFonts w:cs="Calibri"/>
                <w:color w:val="000000"/>
                <w:sz w:val="18"/>
                <w:szCs w:val="18"/>
              </w:rPr>
              <w:t>cfvalcotbg</w:t>
            </w:r>
          </w:p>
        </w:tc>
        <w:tc>
          <w:tcPr>
            <w:tcW w:w="5494" w:type="dxa"/>
            <w:tcBorders>
              <w:top w:val="nil"/>
              <w:left w:val="nil"/>
              <w:bottom w:val="single" w:sz="4" w:space="0" w:color="auto"/>
              <w:right w:val="single" w:sz="4" w:space="0" w:color="auto"/>
            </w:tcBorders>
            <w:shd w:val="clear" w:color="auto" w:fill="auto"/>
            <w:noWrap/>
            <w:hideMark/>
          </w:tcPr>
          <w:p w14:paraId="37D844A6" w14:textId="77777777" w:rsidR="00B91595" w:rsidRPr="00212559" w:rsidRDefault="00B91595" w:rsidP="00B91595">
            <w:pPr>
              <w:rPr>
                <w:rFonts w:cs="Calibri"/>
                <w:color w:val="000000"/>
                <w:sz w:val="18"/>
                <w:szCs w:val="18"/>
              </w:rPr>
            </w:pPr>
            <w:r w:rsidRPr="00212559">
              <w:rPr>
                <w:rFonts w:cs="Calibri"/>
                <w:color w:val="000000"/>
                <w:sz w:val="18"/>
                <w:szCs w:val="18"/>
              </w:rPr>
              <w:t>Frequência valorização/cotação:</w:t>
            </w:r>
          </w:p>
          <w:p w14:paraId="7ECE5C8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Campo identificativo da frequência (diária, semanal…) com que se produzem cotações do bem que constitui a garantia (ações, rendas privadas fixas, futuros, outros ativos financeiros).</w:t>
            </w:r>
          </w:p>
          <w:p w14:paraId="4DC0D181"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93224B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EF079D7" w14:textId="77777777" w:rsidR="00B91595" w:rsidRDefault="00B91595" w:rsidP="00B91595">
            <w:pPr>
              <w:rPr>
                <w:rFonts w:cs="Calibri"/>
                <w:color w:val="000000"/>
                <w:sz w:val="18"/>
                <w:szCs w:val="18"/>
              </w:rPr>
            </w:pPr>
            <w:r>
              <w:rPr>
                <w:rFonts w:cs="Calibri"/>
                <w:color w:val="000000"/>
                <w:sz w:val="18"/>
                <w:szCs w:val="18"/>
              </w:rPr>
              <w:t>MUG</w:t>
            </w:r>
          </w:p>
          <w:p w14:paraId="4C66812F" w14:textId="6A7F16F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BCE3EC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AA1B06D" w14:textId="3750A4C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9B97579" w14:textId="77777777" w:rsidR="00B91595" w:rsidRDefault="00B91595" w:rsidP="00B91595">
            <w:pPr>
              <w:rPr>
                <w:rFonts w:cs="Calibri"/>
                <w:color w:val="000000"/>
                <w:sz w:val="18"/>
                <w:szCs w:val="18"/>
              </w:rPr>
            </w:pPr>
          </w:p>
        </w:tc>
      </w:tr>
      <w:tr w:rsidR="00B91595" w:rsidRPr="00212559" w14:paraId="4BB9BE19" w14:textId="4D082F6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CEDD43B" w14:textId="77777777" w:rsidR="00B91595" w:rsidRPr="00212559" w:rsidRDefault="00B91595" w:rsidP="00B91595">
            <w:pPr>
              <w:rPr>
                <w:rFonts w:cs="Calibri"/>
                <w:color w:val="000000"/>
                <w:sz w:val="18"/>
                <w:szCs w:val="18"/>
              </w:rPr>
            </w:pPr>
            <w:r w:rsidRPr="00212559">
              <w:rPr>
                <w:rFonts w:cs="Calibri"/>
                <w:color w:val="000000"/>
                <w:sz w:val="18"/>
                <w:szCs w:val="18"/>
              </w:rPr>
              <w:t>cpzcotval</w:t>
            </w:r>
          </w:p>
        </w:tc>
        <w:tc>
          <w:tcPr>
            <w:tcW w:w="5494" w:type="dxa"/>
            <w:tcBorders>
              <w:top w:val="nil"/>
              <w:left w:val="nil"/>
              <w:bottom w:val="single" w:sz="4" w:space="0" w:color="auto"/>
              <w:right w:val="single" w:sz="4" w:space="0" w:color="auto"/>
            </w:tcBorders>
            <w:shd w:val="clear" w:color="auto" w:fill="auto"/>
            <w:noWrap/>
            <w:hideMark/>
          </w:tcPr>
          <w:p w14:paraId="2AF3BE31" w14:textId="77777777" w:rsidR="00B91595" w:rsidRPr="00212559" w:rsidRDefault="00B91595" w:rsidP="00B91595">
            <w:pPr>
              <w:rPr>
                <w:rFonts w:cs="Calibri"/>
                <w:color w:val="000000"/>
                <w:sz w:val="18"/>
                <w:szCs w:val="18"/>
              </w:rPr>
            </w:pPr>
            <w:r w:rsidRPr="00212559">
              <w:rPr>
                <w:rFonts w:cs="Calibri"/>
                <w:color w:val="000000"/>
                <w:sz w:val="18"/>
                <w:szCs w:val="18"/>
              </w:rPr>
              <w:t>Prazo cotação/valorização:</w:t>
            </w:r>
          </w:p>
          <w:p w14:paraId="63D420B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BF7C7D3"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7DD30766" w14:textId="77777777" w:rsidR="00B91595" w:rsidRDefault="00B91595" w:rsidP="00B91595">
            <w:pPr>
              <w:rPr>
                <w:rFonts w:cs="Calibri"/>
                <w:color w:val="000000"/>
                <w:sz w:val="18"/>
                <w:szCs w:val="18"/>
              </w:rPr>
            </w:pPr>
            <w:r>
              <w:rPr>
                <w:rFonts w:cs="Calibri"/>
                <w:color w:val="000000"/>
                <w:sz w:val="18"/>
                <w:szCs w:val="18"/>
              </w:rPr>
              <w:t>MUG</w:t>
            </w:r>
          </w:p>
          <w:p w14:paraId="0C06A8A8" w14:textId="23CFCC1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D7533D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49EBFB4" w14:textId="0BF7689E"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E100C7D" w14:textId="77777777" w:rsidR="00B91595" w:rsidRDefault="00B91595" w:rsidP="00B91595">
            <w:pPr>
              <w:rPr>
                <w:rFonts w:cs="Calibri"/>
                <w:color w:val="000000"/>
                <w:sz w:val="18"/>
                <w:szCs w:val="18"/>
              </w:rPr>
            </w:pPr>
          </w:p>
        </w:tc>
      </w:tr>
      <w:tr w:rsidR="00B91595" w:rsidRPr="00260762" w14:paraId="5A6D746E" w14:textId="4C1475C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FBE93C2" w14:textId="77777777" w:rsidR="00B91595" w:rsidRPr="00212559" w:rsidRDefault="00B91595" w:rsidP="00B91595">
            <w:pPr>
              <w:rPr>
                <w:rFonts w:cs="Calibri"/>
                <w:color w:val="000000"/>
                <w:sz w:val="18"/>
                <w:szCs w:val="18"/>
              </w:rPr>
            </w:pPr>
            <w:r w:rsidRPr="00212559">
              <w:rPr>
                <w:rFonts w:cs="Calibri"/>
                <w:color w:val="000000"/>
                <w:sz w:val="18"/>
                <w:szCs w:val="18"/>
              </w:rPr>
              <w:t>iafecexp</w:t>
            </w:r>
          </w:p>
        </w:tc>
        <w:tc>
          <w:tcPr>
            <w:tcW w:w="5494" w:type="dxa"/>
            <w:tcBorders>
              <w:top w:val="nil"/>
              <w:left w:val="nil"/>
              <w:bottom w:val="single" w:sz="4" w:space="0" w:color="auto"/>
              <w:right w:val="single" w:sz="4" w:space="0" w:color="auto"/>
            </w:tcBorders>
            <w:shd w:val="clear" w:color="auto" w:fill="auto"/>
            <w:noWrap/>
            <w:hideMark/>
          </w:tcPr>
          <w:p w14:paraId="3D3748AD" w14:textId="77777777" w:rsidR="00B91595" w:rsidRPr="00212559" w:rsidRDefault="00B91595" w:rsidP="00B91595">
            <w:pPr>
              <w:rPr>
                <w:rFonts w:cs="Calibri"/>
                <w:color w:val="000000"/>
                <w:sz w:val="18"/>
                <w:szCs w:val="18"/>
              </w:rPr>
            </w:pPr>
            <w:r w:rsidRPr="00212559">
              <w:rPr>
                <w:rFonts w:cs="Calibri"/>
                <w:color w:val="000000"/>
                <w:sz w:val="18"/>
                <w:szCs w:val="18"/>
              </w:rPr>
              <w:t>Indicador afeto exploração:</w:t>
            </w:r>
          </w:p>
          <w:p w14:paraId="0CEBEE7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lastRenderedPageBreak/>
              <w:t xml:space="preserve">Campo indicativo de que o bem dado como garantia, no caso de uma hipoteca imobiliária ou Leasing, está afeto à exploração. No caso de estar afeto, este campo deve ser reportado com “S”, caso contrário, “N”. </w:t>
            </w:r>
          </w:p>
          <w:p w14:paraId="522807FF"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w:t>
            </w:r>
          </w:p>
        </w:tc>
        <w:tc>
          <w:tcPr>
            <w:tcW w:w="992" w:type="dxa"/>
            <w:tcBorders>
              <w:top w:val="nil"/>
              <w:left w:val="nil"/>
              <w:bottom w:val="single" w:sz="4" w:space="0" w:color="auto"/>
              <w:right w:val="single" w:sz="4" w:space="0" w:color="auto"/>
            </w:tcBorders>
            <w:shd w:val="clear" w:color="auto" w:fill="auto"/>
            <w:noWrap/>
            <w:hideMark/>
          </w:tcPr>
          <w:p w14:paraId="64C7A763"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3DE65EA" w14:textId="77777777" w:rsidR="00B91595" w:rsidRDefault="00B91595" w:rsidP="00B91595">
            <w:pPr>
              <w:rPr>
                <w:rFonts w:cs="Calibri"/>
                <w:color w:val="000000"/>
                <w:sz w:val="18"/>
                <w:szCs w:val="18"/>
              </w:rPr>
            </w:pPr>
            <w:r>
              <w:rPr>
                <w:rFonts w:cs="Calibri"/>
                <w:color w:val="000000"/>
                <w:sz w:val="18"/>
                <w:szCs w:val="18"/>
              </w:rPr>
              <w:t>MUG</w:t>
            </w:r>
          </w:p>
          <w:p w14:paraId="5A8E9116" w14:textId="75F8A45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427A17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B13A5E7" w14:textId="538BC59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AE967A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739785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gt002.ckprodut = '080' THEN </w:t>
            </w:r>
          </w:p>
          <w:p w14:paraId="42CB385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093D300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'PES' AND gt002.cksubpro IN ('079', '094') AND cst08.IAFECEXP &lt;&gt; '' THEN cst08.IAFECEXP</w:t>
            </w:r>
          </w:p>
          <w:p w14:paraId="0B6969BF"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'FIN' AND gt002.cksubpro &gt; '078' AND cst08.IAFECEXP &lt;&gt; '' THEN cst08.IAFECEXP</w:t>
            </w:r>
          </w:p>
          <w:p w14:paraId="660A8400" w14:textId="77777777" w:rsidR="0024639D" w:rsidRPr="00631B84" w:rsidRDefault="0024639D" w:rsidP="0024639D">
            <w:pPr>
              <w:rPr>
                <w:rFonts w:cs="Calibri"/>
                <w:color w:val="000000"/>
                <w:sz w:val="18"/>
                <w:szCs w:val="18"/>
                <w:lang w:val="en-US"/>
              </w:rPr>
            </w:pPr>
            <w:r w:rsidRPr="0024639D">
              <w:rPr>
                <w:rFonts w:cs="Calibri"/>
                <w:color w:val="000000"/>
                <w:sz w:val="18"/>
                <w:szCs w:val="18"/>
                <w:lang w:val="en-US"/>
              </w:rPr>
              <w:t xml:space="preserve">    </w:t>
            </w:r>
            <w:r w:rsidRPr="00631B84">
              <w:rPr>
                <w:rFonts w:cs="Calibri"/>
                <w:color w:val="000000"/>
                <w:sz w:val="18"/>
                <w:szCs w:val="18"/>
                <w:lang w:val="en-US"/>
              </w:rPr>
              <w:t>ELSE 'N'</w:t>
            </w:r>
          </w:p>
          <w:p w14:paraId="3C76D602"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END</w:t>
            </w:r>
          </w:p>
          <w:p w14:paraId="35FCD4AF"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 xml:space="preserve">    ELSE 'N'</w:t>
            </w:r>
          </w:p>
          <w:p w14:paraId="47F7E275" w14:textId="3F77FBC4" w:rsidR="00B91595" w:rsidRPr="00631B84" w:rsidRDefault="0024639D" w:rsidP="0024639D">
            <w:pPr>
              <w:rPr>
                <w:rFonts w:cs="Calibri"/>
                <w:color w:val="000000"/>
                <w:sz w:val="18"/>
                <w:szCs w:val="18"/>
                <w:lang w:val="en-US"/>
              </w:rPr>
            </w:pPr>
            <w:r w:rsidRPr="00631B84">
              <w:rPr>
                <w:rFonts w:cs="Calibri"/>
                <w:color w:val="000000"/>
                <w:sz w:val="18"/>
                <w:szCs w:val="18"/>
                <w:lang w:val="en-US"/>
              </w:rPr>
              <w:t>END</w:t>
            </w:r>
          </w:p>
        </w:tc>
      </w:tr>
      <w:tr w:rsidR="00B91595" w:rsidRPr="00212559" w14:paraId="1D09DB0F" w14:textId="51AFD7F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18764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cbembl</w:t>
            </w:r>
          </w:p>
        </w:tc>
        <w:tc>
          <w:tcPr>
            <w:tcW w:w="5494" w:type="dxa"/>
            <w:tcBorders>
              <w:top w:val="nil"/>
              <w:left w:val="nil"/>
              <w:bottom w:val="single" w:sz="4" w:space="0" w:color="auto"/>
              <w:right w:val="single" w:sz="4" w:space="0" w:color="auto"/>
            </w:tcBorders>
            <w:shd w:val="clear" w:color="auto" w:fill="auto"/>
            <w:noWrap/>
            <w:hideMark/>
          </w:tcPr>
          <w:p w14:paraId="297E6539" w14:textId="77777777" w:rsidR="00B91595" w:rsidRPr="00212559" w:rsidRDefault="00B91595" w:rsidP="00B91595">
            <w:pPr>
              <w:rPr>
                <w:rFonts w:cs="Calibri"/>
                <w:color w:val="000000"/>
                <w:sz w:val="18"/>
                <w:szCs w:val="18"/>
              </w:rPr>
            </w:pPr>
            <w:r w:rsidRPr="00212559">
              <w:rPr>
                <w:rFonts w:cs="Calibri"/>
                <w:color w:val="000000"/>
                <w:sz w:val="18"/>
                <w:szCs w:val="18"/>
              </w:rPr>
              <w:t>Classe bem</w:t>
            </w:r>
          </w:p>
          <w:p w14:paraId="70FE16F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5EC40B13"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1E9AFC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31469C0" w14:textId="77777777" w:rsidR="00B91595" w:rsidRDefault="00B91595" w:rsidP="00B91595">
            <w:pPr>
              <w:rPr>
                <w:rFonts w:cs="Calibri"/>
                <w:color w:val="000000"/>
                <w:sz w:val="18"/>
                <w:szCs w:val="18"/>
              </w:rPr>
            </w:pPr>
            <w:r>
              <w:rPr>
                <w:rFonts w:cs="Calibri"/>
                <w:color w:val="000000"/>
                <w:sz w:val="18"/>
                <w:szCs w:val="18"/>
              </w:rPr>
              <w:t>MUG</w:t>
            </w:r>
          </w:p>
          <w:p w14:paraId="1BF1216E" w14:textId="7129EF5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1467A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ACD365" w14:textId="5B1A46A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1FCBE6C" w14:textId="77777777" w:rsidR="00B91595" w:rsidRDefault="00B91595" w:rsidP="00B91595">
            <w:pPr>
              <w:rPr>
                <w:rFonts w:cs="Calibri"/>
                <w:color w:val="000000"/>
                <w:sz w:val="18"/>
                <w:szCs w:val="18"/>
              </w:rPr>
            </w:pPr>
          </w:p>
        </w:tc>
      </w:tr>
      <w:tr w:rsidR="00B91595" w:rsidRPr="00212559" w14:paraId="6D5DD3FD" w14:textId="1B53091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E259FE6" w14:textId="77777777" w:rsidR="00B91595" w:rsidRPr="00212559" w:rsidRDefault="00B91595" w:rsidP="00B91595">
            <w:pPr>
              <w:rPr>
                <w:rFonts w:cs="Calibri"/>
                <w:color w:val="000000"/>
                <w:sz w:val="18"/>
                <w:szCs w:val="18"/>
              </w:rPr>
            </w:pPr>
            <w:r w:rsidRPr="00212559">
              <w:rPr>
                <w:rFonts w:cs="Calibri"/>
                <w:color w:val="000000"/>
                <w:sz w:val="18"/>
                <w:szCs w:val="18"/>
              </w:rPr>
              <w:t>cpaisbg</w:t>
            </w:r>
          </w:p>
        </w:tc>
        <w:tc>
          <w:tcPr>
            <w:tcW w:w="5494" w:type="dxa"/>
            <w:tcBorders>
              <w:top w:val="nil"/>
              <w:left w:val="nil"/>
              <w:bottom w:val="single" w:sz="4" w:space="0" w:color="auto"/>
              <w:right w:val="single" w:sz="4" w:space="0" w:color="auto"/>
            </w:tcBorders>
            <w:shd w:val="clear" w:color="auto" w:fill="auto"/>
            <w:noWrap/>
            <w:hideMark/>
          </w:tcPr>
          <w:p w14:paraId="2473FF0B" w14:textId="77777777" w:rsidR="00B91595" w:rsidRPr="00212559" w:rsidRDefault="00B91595" w:rsidP="00B91595">
            <w:pPr>
              <w:rPr>
                <w:rFonts w:cs="Calibri"/>
                <w:color w:val="000000"/>
                <w:sz w:val="18"/>
                <w:szCs w:val="18"/>
              </w:rPr>
            </w:pPr>
            <w:r w:rsidRPr="00212559">
              <w:rPr>
                <w:rFonts w:cs="Calibri"/>
                <w:color w:val="000000"/>
                <w:sz w:val="18"/>
                <w:szCs w:val="18"/>
              </w:rPr>
              <w:t>Código do País:</w:t>
            </w:r>
          </w:p>
          <w:p w14:paraId="110BFD39"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 xml:space="preserve">Este campo indica o país onde o imóvel está localizado. </w:t>
            </w:r>
          </w:p>
          <w:p w14:paraId="13FE3E57"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BAA3FC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FD74FA4" w14:textId="77777777" w:rsidR="00B91595" w:rsidRDefault="00B91595" w:rsidP="00B91595">
            <w:pPr>
              <w:rPr>
                <w:rFonts w:cs="Calibri"/>
                <w:color w:val="000000"/>
                <w:sz w:val="18"/>
                <w:szCs w:val="18"/>
              </w:rPr>
            </w:pPr>
            <w:r>
              <w:rPr>
                <w:rFonts w:cs="Calibri"/>
                <w:color w:val="000000"/>
                <w:sz w:val="18"/>
                <w:szCs w:val="18"/>
              </w:rPr>
              <w:t>MUG</w:t>
            </w:r>
          </w:p>
          <w:p w14:paraId="4DAB4DBC" w14:textId="5216FA6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9CFB50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5A637A3" w14:textId="19A2136B"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B91258D" w14:textId="77777777" w:rsidR="00B91595" w:rsidRDefault="00B91595" w:rsidP="00B91595">
            <w:pPr>
              <w:rPr>
                <w:rFonts w:cs="Calibri"/>
                <w:color w:val="000000"/>
                <w:sz w:val="18"/>
                <w:szCs w:val="18"/>
              </w:rPr>
            </w:pPr>
          </w:p>
        </w:tc>
      </w:tr>
      <w:tr w:rsidR="00B91595" w:rsidRPr="00260762" w14:paraId="310D27D4" w14:textId="17E1730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39A862C" w14:textId="77777777" w:rsidR="00B91595" w:rsidRPr="00212559" w:rsidRDefault="00B91595" w:rsidP="00B91595">
            <w:pPr>
              <w:rPr>
                <w:rFonts w:cs="Calibri"/>
                <w:color w:val="000000"/>
                <w:sz w:val="18"/>
                <w:szCs w:val="18"/>
              </w:rPr>
            </w:pPr>
            <w:r w:rsidRPr="00212559">
              <w:rPr>
                <w:rFonts w:cs="Calibri"/>
                <w:color w:val="000000"/>
                <w:sz w:val="18"/>
                <w:szCs w:val="18"/>
              </w:rPr>
              <w:t>ordhipot</w:t>
            </w:r>
          </w:p>
        </w:tc>
        <w:tc>
          <w:tcPr>
            <w:tcW w:w="5494" w:type="dxa"/>
            <w:tcBorders>
              <w:top w:val="nil"/>
              <w:left w:val="nil"/>
              <w:bottom w:val="single" w:sz="4" w:space="0" w:color="auto"/>
              <w:right w:val="single" w:sz="4" w:space="0" w:color="auto"/>
            </w:tcBorders>
            <w:shd w:val="clear" w:color="auto" w:fill="auto"/>
            <w:noWrap/>
            <w:hideMark/>
          </w:tcPr>
          <w:p w14:paraId="1A1A2A2B" w14:textId="77777777" w:rsidR="00B91595" w:rsidRPr="00212559" w:rsidRDefault="00B91595" w:rsidP="00B91595">
            <w:pPr>
              <w:rPr>
                <w:rFonts w:cs="Calibri"/>
                <w:color w:val="000000"/>
                <w:sz w:val="18"/>
                <w:szCs w:val="18"/>
              </w:rPr>
            </w:pPr>
            <w:r w:rsidRPr="00212559">
              <w:rPr>
                <w:rFonts w:cs="Calibri"/>
                <w:color w:val="000000"/>
                <w:sz w:val="18"/>
                <w:szCs w:val="18"/>
              </w:rPr>
              <w:t>Ordem de hipoteca:</w:t>
            </w:r>
          </w:p>
          <w:p w14:paraId="78D06179"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t>Campo identificativo do número da ordem de hipoteca (primeira, segunda…).</w:t>
            </w:r>
          </w:p>
          <w:p w14:paraId="6D386573" w14:textId="77777777" w:rsidR="00B91595" w:rsidRPr="00212559" w:rsidRDefault="00B91595" w:rsidP="00B91595">
            <w:pPr>
              <w:pStyle w:val="ListParagraph"/>
              <w:numPr>
                <w:ilvl w:val="0"/>
                <w:numId w:val="27"/>
              </w:numPr>
              <w:rPr>
                <w:rFonts w:cs="Calibri"/>
                <w:color w:val="000000"/>
                <w:sz w:val="18"/>
                <w:szCs w:val="18"/>
              </w:rPr>
            </w:pPr>
            <w:r w:rsidRPr="00212559">
              <w:rPr>
                <w:rFonts w:cs="Calibri"/>
                <w:color w:val="000000"/>
                <w:sz w:val="18"/>
                <w:szCs w:val="18"/>
              </w:rPr>
              <w:lastRenderedPageBreak/>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992" w:type="dxa"/>
            <w:tcBorders>
              <w:top w:val="nil"/>
              <w:left w:val="nil"/>
              <w:bottom w:val="single" w:sz="4" w:space="0" w:color="auto"/>
              <w:right w:val="single" w:sz="4" w:space="0" w:color="auto"/>
            </w:tcBorders>
            <w:shd w:val="clear" w:color="auto" w:fill="auto"/>
            <w:noWrap/>
            <w:hideMark/>
          </w:tcPr>
          <w:p w14:paraId="2798EEC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Decimal</w:t>
            </w:r>
          </w:p>
        </w:tc>
        <w:tc>
          <w:tcPr>
            <w:tcW w:w="1843" w:type="dxa"/>
            <w:tcBorders>
              <w:top w:val="nil"/>
              <w:left w:val="nil"/>
              <w:bottom w:val="single" w:sz="4" w:space="0" w:color="auto"/>
              <w:right w:val="single" w:sz="4" w:space="0" w:color="auto"/>
            </w:tcBorders>
          </w:tcPr>
          <w:p w14:paraId="4DEDD3F2" w14:textId="77777777" w:rsidR="00B91595" w:rsidRDefault="00B91595" w:rsidP="00B91595">
            <w:pPr>
              <w:rPr>
                <w:rFonts w:cs="Calibri"/>
                <w:color w:val="000000"/>
                <w:sz w:val="18"/>
                <w:szCs w:val="18"/>
              </w:rPr>
            </w:pPr>
            <w:r>
              <w:rPr>
                <w:rFonts w:cs="Calibri"/>
                <w:color w:val="000000"/>
                <w:sz w:val="18"/>
                <w:szCs w:val="18"/>
              </w:rPr>
              <w:t>MUG</w:t>
            </w:r>
          </w:p>
          <w:p w14:paraId="1FD008D6" w14:textId="37E8BBC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04D83A"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08B4B1B" w14:textId="4793A3E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930727"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WHEN gt018.tipologia = 'IMO' THEN 1</w:t>
            </w:r>
          </w:p>
          <w:p w14:paraId="3F07B521" w14:textId="458626C1" w:rsidR="00B91595" w:rsidRPr="00631B84" w:rsidRDefault="0024639D" w:rsidP="0024639D">
            <w:pPr>
              <w:rPr>
                <w:rFonts w:cs="Calibri"/>
                <w:color w:val="000000"/>
                <w:sz w:val="18"/>
                <w:szCs w:val="18"/>
                <w:lang w:val="en-US"/>
              </w:rPr>
            </w:pPr>
            <w:r w:rsidRPr="00631B84">
              <w:rPr>
                <w:rFonts w:cs="Calibri"/>
                <w:color w:val="000000"/>
                <w:sz w:val="18"/>
                <w:szCs w:val="18"/>
                <w:lang w:val="en-US"/>
              </w:rPr>
              <w:t>ELSE 0</w:t>
            </w:r>
          </w:p>
        </w:tc>
      </w:tr>
      <w:tr w:rsidR="00B91595" w:rsidRPr="00212559" w14:paraId="7FAA0973" w14:textId="21D7F84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0BDBA31" w14:textId="77777777" w:rsidR="00B91595" w:rsidRPr="00212559" w:rsidRDefault="00B91595" w:rsidP="00B91595">
            <w:pPr>
              <w:rPr>
                <w:rFonts w:cs="Calibri"/>
                <w:color w:val="000000"/>
                <w:sz w:val="18"/>
                <w:szCs w:val="18"/>
              </w:rPr>
            </w:pPr>
            <w:r w:rsidRPr="00212559">
              <w:rPr>
                <w:rFonts w:cs="Calibri"/>
                <w:color w:val="000000"/>
                <w:sz w:val="18"/>
                <w:szCs w:val="18"/>
              </w:rPr>
              <w:t>cmoeorigbg</w:t>
            </w:r>
          </w:p>
        </w:tc>
        <w:tc>
          <w:tcPr>
            <w:tcW w:w="5494" w:type="dxa"/>
            <w:tcBorders>
              <w:top w:val="nil"/>
              <w:left w:val="nil"/>
              <w:bottom w:val="single" w:sz="4" w:space="0" w:color="auto"/>
              <w:right w:val="single" w:sz="4" w:space="0" w:color="auto"/>
            </w:tcBorders>
            <w:shd w:val="clear" w:color="auto" w:fill="auto"/>
            <w:noWrap/>
            <w:hideMark/>
          </w:tcPr>
          <w:p w14:paraId="699CE342" w14:textId="77777777" w:rsidR="00B91595" w:rsidRPr="00212559" w:rsidRDefault="00B91595" w:rsidP="00B91595">
            <w:pPr>
              <w:rPr>
                <w:rFonts w:cs="Calibri"/>
                <w:color w:val="000000"/>
                <w:sz w:val="18"/>
                <w:szCs w:val="18"/>
              </w:rPr>
            </w:pPr>
            <w:r w:rsidRPr="00212559">
              <w:rPr>
                <w:rFonts w:cs="Calibri"/>
                <w:color w:val="000000"/>
                <w:sz w:val="18"/>
                <w:szCs w:val="18"/>
              </w:rPr>
              <w:t>Moeda original:</w:t>
            </w:r>
          </w:p>
          <w:p w14:paraId="42C745AD"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Corresponde ao código da moeda original de denominação do contrato.</w:t>
            </w:r>
          </w:p>
          <w:p w14:paraId="71C8CA7F"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Neste caso, todos os contratos da tabela estão preenchidos com o código ‘EUR’, correspondente à moeda euro.</w:t>
            </w:r>
          </w:p>
        </w:tc>
        <w:tc>
          <w:tcPr>
            <w:tcW w:w="992" w:type="dxa"/>
            <w:tcBorders>
              <w:top w:val="nil"/>
              <w:left w:val="nil"/>
              <w:bottom w:val="single" w:sz="4" w:space="0" w:color="auto"/>
              <w:right w:val="single" w:sz="4" w:space="0" w:color="auto"/>
            </w:tcBorders>
            <w:shd w:val="clear" w:color="auto" w:fill="auto"/>
            <w:noWrap/>
            <w:hideMark/>
          </w:tcPr>
          <w:p w14:paraId="3F0D635F"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A3CA2C2" w14:textId="77777777" w:rsidR="00B91595" w:rsidRDefault="00B91595" w:rsidP="00B91595">
            <w:pPr>
              <w:rPr>
                <w:rFonts w:cs="Calibri"/>
                <w:color w:val="000000"/>
                <w:sz w:val="18"/>
                <w:szCs w:val="18"/>
              </w:rPr>
            </w:pPr>
            <w:r>
              <w:rPr>
                <w:rFonts w:cs="Calibri"/>
                <w:color w:val="000000"/>
                <w:sz w:val="18"/>
                <w:szCs w:val="18"/>
              </w:rPr>
              <w:t>MUG</w:t>
            </w:r>
          </w:p>
          <w:p w14:paraId="61646841" w14:textId="533C9F2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3206F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B2AA6BA" w14:textId="1C20FA6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55B9C91" w14:textId="77777777" w:rsidR="00B91595" w:rsidRDefault="00B91595" w:rsidP="00B91595">
            <w:pPr>
              <w:rPr>
                <w:rFonts w:cs="Calibri"/>
                <w:color w:val="000000"/>
                <w:sz w:val="18"/>
                <w:szCs w:val="18"/>
              </w:rPr>
            </w:pPr>
          </w:p>
        </w:tc>
      </w:tr>
      <w:tr w:rsidR="00B91595" w:rsidRPr="00212559" w14:paraId="5FA0F085" w14:textId="0F8D158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9398E18" w14:textId="77777777" w:rsidR="00B91595" w:rsidRPr="00212559" w:rsidRDefault="00B91595" w:rsidP="00B91595">
            <w:pPr>
              <w:rPr>
                <w:rFonts w:cs="Calibri"/>
                <w:color w:val="000000"/>
                <w:sz w:val="18"/>
                <w:szCs w:val="18"/>
              </w:rPr>
            </w:pPr>
            <w:r w:rsidRPr="00212559">
              <w:rPr>
                <w:rFonts w:cs="Calibri"/>
                <w:color w:val="000000"/>
                <w:sz w:val="18"/>
                <w:szCs w:val="18"/>
              </w:rPr>
              <w:t>dtvencim</w:t>
            </w:r>
          </w:p>
        </w:tc>
        <w:tc>
          <w:tcPr>
            <w:tcW w:w="5494" w:type="dxa"/>
            <w:tcBorders>
              <w:top w:val="nil"/>
              <w:left w:val="nil"/>
              <w:bottom w:val="single" w:sz="4" w:space="0" w:color="auto"/>
              <w:right w:val="single" w:sz="4" w:space="0" w:color="auto"/>
            </w:tcBorders>
            <w:shd w:val="clear" w:color="auto" w:fill="auto"/>
            <w:noWrap/>
            <w:hideMark/>
          </w:tcPr>
          <w:p w14:paraId="700CF85F" w14:textId="77777777" w:rsidR="00B91595" w:rsidRDefault="00B91595" w:rsidP="00B91595">
            <w:pPr>
              <w:rPr>
                <w:rFonts w:cs="Calibri"/>
                <w:color w:val="000000"/>
                <w:sz w:val="18"/>
                <w:szCs w:val="18"/>
              </w:rPr>
            </w:pPr>
            <w:r w:rsidRPr="00212559">
              <w:rPr>
                <w:rFonts w:cs="Calibri"/>
                <w:color w:val="000000"/>
                <w:sz w:val="18"/>
                <w:szCs w:val="18"/>
              </w:rPr>
              <w:t>Data de vencime</w:t>
            </w:r>
            <w:r>
              <w:rPr>
                <w:rFonts w:cs="Calibri"/>
                <w:color w:val="000000"/>
                <w:sz w:val="18"/>
                <w:szCs w:val="18"/>
              </w:rPr>
              <w:t>nto da relação responsabilidade – processo/caução</w:t>
            </w:r>
            <w:r w:rsidRPr="00212559">
              <w:rPr>
                <w:rFonts w:cs="Calibri"/>
                <w:color w:val="000000"/>
                <w:sz w:val="18"/>
                <w:szCs w:val="18"/>
              </w:rPr>
              <w:t xml:space="preserve"> (prevista):</w:t>
            </w:r>
          </w:p>
          <w:p w14:paraId="3CA1438E" w14:textId="77777777" w:rsidR="00B91595" w:rsidRDefault="00B91595" w:rsidP="00B91595">
            <w:pPr>
              <w:pStyle w:val="ListParagraph"/>
              <w:numPr>
                <w:ilvl w:val="0"/>
                <w:numId w:val="11"/>
              </w:numPr>
              <w:rPr>
                <w:rFonts w:cs="Calibri"/>
                <w:color w:val="000000"/>
                <w:sz w:val="18"/>
                <w:szCs w:val="18"/>
              </w:rPr>
            </w:pPr>
            <w:r>
              <w:rPr>
                <w:rFonts w:cs="Calibri"/>
                <w:color w:val="000000"/>
                <w:sz w:val="18"/>
                <w:szCs w:val="18"/>
              </w:rPr>
              <w:t xml:space="preserve">Este campo </w:t>
            </w:r>
            <w:r w:rsidRPr="00212559">
              <w:rPr>
                <w:rFonts w:cs="Calibri"/>
                <w:color w:val="000000"/>
                <w:sz w:val="18"/>
                <w:szCs w:val="18"/>
              </w:rPr>
              <w:t xml:space="preserve">corresponde à data prevista do vencimento da relação entre a responsabilidade e o </w:t>
            </w:r>
            <w:r>
              <w:rPr>
                <w:rFonts w:cs="Calibri"/>
                <w:color w:val="000000"/>
                <w:sz w:val="18"/>
                <w:szCs w:val="18"/>
              </w:rPr>
              <w:t>processo/caução</w:t>
            </w:r>
            <w:r w:rsidRPr="00212559">
              <w:rPr>
                <w:rFonts w:cs="Calibri"/>
                <w:color w:val="000000"/>
                <w:sz w:val="18"/>
                <w:szCs w:val="18"/>
              </w:rPr>
              <w:t>.</w:t>
            </w:r>
          </w:p>
          <w:p w14:paraId="11A97FEC" w14:textId="77777777" w:rsidR="00B91595" w:rsidRPr="00E13974" w:rsidRDefault="00B91595" w:rsidP="00B91595">
            <w:pPr>
              <w:pStyle w:val="ListParagraph"/>
              <w:numPr>
                <w:ilvl w:val="0"/>
                <w:numId w:val="11"/>
              </w:numPr>
              <w:rPr>
                <w:rFonts w:cs="Calibri"/>
                <w:color w:val="000000"/>
                <w:sz w:val="18"/>
                <w:szCs w:val="18"/>
              </w:rPr>
            </w:pPr>
            <w:r>
              <w:rPr>
                <w:rFonts w:cs="Calibri"/>
                <w:color w:val="000000"/>
                <w:sz w:val="18"/>
                <w:szCs w:val="18"/>
              </w:rPr>
              <w:t xml:space="preserve">Quando a aplicação fonte é GP, o campo é aprovisionado diretamente do campo ‘dfim_rel_prev’ da tabela </w:t>
            </w:r>
            <w:r w:rsidRPr="00987B5A">
              <w:rPr>
                <w:rFonts w:cs="Calibri"/>
                <w:i/>
                <w:color w:val="000000"/>
                <w:sz w:val="18"/>
                <w:szCs w:val="18"/>
              </w:rPr>
              <w:t>cd_garantias.gt001_trz_rsp_gt</w:t>
            </w:r>
            <w:r>
              <w:rPr>
                <w:rFonts w:cs="Calibri"/>
                <w:color w:val="000000"/>
                <w:sz w:val="18"/>
                <w:szCs w:val="18"/>
              </w:rPr>
              <w:t xml:space="preserve"> do MUG, caso contrário, é utlizado o campo ‘dvencim’ da tabela </w:t>
            </w:r>
            <w:r w:rsidRPr="00987B5A">
              <w:rPr>
                <w:rFonts w:cs="Calibri"/>
                <w:i/>
                <w:color w:val="000000"/>
                <w:sz w:val="18"/>
                <w:szCs w:val="18"/>
              </w:rPr>
              <w:t>cd_garantias.gt002_grnt_proc</w:t>
            </w:r>
            <w:r>
              <w:rPr>
                <w:rFonts w:cs="Calibri"/>
                <w:color w:val="000000"/>
                <w:sz w:val="18"/>
                <w:szCs w:val="18"/>
              </w:rPr>
              <w:t xml:space="preserve"> do MUG.</w:t>
            </w:r>
          </w:p>
        </w:tc>
        <w:tc>
          <w:tcPr>
            <w:tcW w:w="992" w:type="dxa"/>
            <w:tcBorders>
              <w:top w:val="nil"/>
              <w:left w:val="nil"/>
              <w:bottom w:val="single" w:sz="4" w:space="0" w:color="auto"/>
              <w:right w:val="single" w:sz="4" w:space="0" w:color="auto"/>
            </w:tcBorders>
            <w:shd w:val="clear" w:color="auto" w:fill="auto"/>
            <w:noWrap/>
            <w:hideMark/>
          </w:tcPr>
          <w:p w14:paraId="2E9D3257"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1E4008" w14:textId="77777777" w:rsidR="00B91595" w:rsidRDefault="00B91595" w:rsidP="00B91595">
            <w:pPr>
              <w:rPr>
                <w:rFonts w:cs="Calibri"/>
                <w:color w:val="000000"/>
                <w:sz w:val="18"/>
                <w:szCs w:val="18"/>
              </w:rPr>
            </w:pPr>
            <w:r>
              <w:rPr>
                <w:rFonts w:cs="Calibri"/>
                <w:color w:val="000000"/>
                <w:sz w:val="18"/>
                <w:szCs w:val="18"/>
              </w:rPr>
              <w:t>MUG</w:t>
            </w:r>
          </w:p>
          <w:p w14:paraId="331327EE" w14:textId="2F8B6F5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B8C3D7D" w14:textId="77777777" w:rsidR="00B91595" w:rsidRDefault="00C0082F" w:rsidP="00B91595">
            <w:pPr>
              <w:rPr>
                <w:rFonts w:cs="Calibri"/>
                <w:i/>
                <w:color w:val="000000"/>
                <w:sz w:val="18"/>
                <w:szCs w:val="18"/>
              </w:rPr>
            </w:pPr>
            <w:r w:rsidRPr="00C0082F">
              <w:rPr>
                <w:rFonts w:cs="Calibri"/>
                <w:i/>
                <w:color w:val="000000"/>
                <w:sz w:val="18"/>
                <w:szCs w:val="18"/>
              </w:rPr>
              <w:t>cd_garantias.gt003_trz_gt_fin</w:t>
            </w:r>
          </w:p>
          <w:p w14:paraId="5E51DEFE" w14:textId="1497A6E4" w:rsidR="00C0082F" w:rsidRDefault="00C0082F" w:rsidP="00C0082F">
            <w:pPr>
              <w:rPr>
                <w:rFonts w:cs="Calibri"/>
                <w:i/>
                <w:color w:val="000000"/>
                <w:sz w:val="18"/>
                <w:szCs w:val="18"/>
              </w:rPr>
            </w:pPr>
            <w:r w:rsidRPr="00C0082F">
              <w:rPr>
                <w:rFonts w:cs="Calibri"/>
                <w:i/>
                <w:color w:val="000000"/>
                <w:sz w:val="18"/>
                <w:szCs w:val="18"/>
              </w:rPr>
              <w:t>cd_garantias.gt00</w:t>
            </w:r>
            <w:r>
              <w:rPr>
                <w:rFonts w:cs="Calibri"/>
                <w:i/>
                <w:color w:val="000000"/>
                <w:sz w:val="18"/>
                <w:szCs w:val="18"/>
              </w:rPr>
              <w:t>8</w:t>
            </w:r>
            <w:r w:rsidRPr="00C0082F">
              <w:rPr>
                <w:rFonts w:cs="Calibri"/>
                <w:i/>
                <w:color w:val="000000"/>
                <w:sz w:val="18"/>
                <w:szCs w:val="18"/>
              </w:rPr>
              <w:t>_trz_gt_</w:t>
            </w:r>
            <w:r>
              <w:rPr>
                <w:rFonts w:cs="Calibri"/>
                <w:i/>
                <w:color w:val="000000"/>
                <w:sz w:val="18"/>
                <w:szCs w:val="18"/>
              </w:rPr>
              <w:t>imv</w:t>
            </w:r>
          </w:p>
          <w:p w14:paraId="54CD0BD6" w14:textId="54C66E8F" w:rsidR="00C0082F" w:rsidRPr="00C0082F" w:rsidRDefault="00C0082F" w:rsidP="00B91595">
            <w:pPr>
              <w:rPr>
                <w:rFonts w:cs="Calibri"/>
                <w:i/>
                <w:color w:val="000000"/>
                <w:sz w:val="18"/>
                <w:szCs w:val="18"/>
              </w:rPr>
            </w:pPr>
          </w:p>
        </w:tc>
        <w:tc>
          <w:tcPr>
            <w:tcW w:w="1134" w:type="dxa"/>
            <w:tcBorders>
              <w:top w:val="nil"/>
              <w:left w:val="single" w:sz="4" w:space="0" w:color="auto"/>
              <w:bottom w:val="single" w:sz="4" w:space="0" w:color="auto"/>
              <w:right w:val="single" w:sz="4" w:space="0" w:color="auto"/>
            </w:tcBorders>
          </w:tcPr>
          <w:p w14:paraId="6AAE390E" w14:textId="69DB7243" w:rsidR="00B91595" w:rsidRDefault="00C0082F" w:rsidP="00B91595">
            <w:pPr>
              <w:rPr>
                <w:rFonts w:cs="Calibri"/>
                <w:color w:val="000000"/>
                <w:sz w:val="18"/>
                <w:szCs w:val="18"/>
              </w:rPr>
            </w:pPr>
            <w:r w:rsidRPr="00C0082F">
              <w:rPr>
                <w:rFonts w:cs="Calibri"/>
                <w:color w:val="000000"/>
                <w:sz w:val="18"/>
                <w:szCs w:val="18"/>
              </w:rPr>
              <w:t>dfim_rel_prev</w:t>
            </w:r>
          </w:p>
        </w:tc>
        <w:tc>
          <w:tcPr>
            <w:tcW w:w="2126" w:type="dxa"/>
            <w:tcBorders>
              <w:top w:val="nil"/>
              <w:left w:val="nil"/>
              <w:bottom w:val="single" w:sz="4" w:space="0" w:color="auto"/>
              <w:right w:val="single" w:sz="4" w:space="0" w:color="auto"/>
            </w:tcBorders>
          </w:tcPr>
          <w:p w14:paraId="1592A36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COALESCE(gt003.dfim_rel_prev, gt008.dfim_rel_prev)</w:t>
            </w:r>
          </w:p>
          <w:p w14:paraId="3592D69F" w14:textId="77777777" w:rsidR="0024639D" w:rsidRPr="0024639D" w:rsidRDefault="0024639D" w:rsidP="0024639D">
            <w:pPr>
              <w:rPr>
                <w:rFonts w:cs="Calibri"/>
                <w:color w:val="000000"/>
                <w:sz w:val="18"/>
                <w:szCs w:val="18"/>
                <w:lang w:val="en-US"/>
              </w:rPr>
            </w:pPr>
          </w:p>
          <w:p w14:paraId="5D405A7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8DA823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dvencim &gt;= '2500-12-31' THEN '9999-12-31'</w:t>
            </w:r>
          </w:p>
          <w:p w14:paraId="41C301D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dvencim &lt;= '1900-01-01' THEN '0001-01-01'</w:t>
            </w:r>
          </w:p>
          <w:p w14:paraId="7129E72C"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dvencim</w:t>
            </w:r>
          </w:p>
          <w:p w14:paraId="327F0B32" w14:textId="6F9675EC"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1C6D1CA2" w14:textId="40F8AB1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381202" w14:textId="77777777" w:rsidR="00B91595" w:rsidRPr="00212559" w:rsidRDefault="00B91595" w:rsidP="00B91595">
            <w:pPr>
              <w:rPr>
                <w:rFonts w:cs="Calibri"/>
                <w:color w:val="000000"/>
                <w:sz w:val="18"/>
                <w:szCs w:val="18"/>
              </w:rPr>
            </w:pPr>
            <w:r w:rsidRPr="00212559">
              <w:rPr>
                <w:rFonts w:cs="Calibri"/>
                <w:color w:val="000000"/>
                <w:sz w:val="18"/>
                <w:szCs w:val="18"/>
              </w:rPr>
              <w:t>zregisto</w:t>
            </w:r>
          </w:p>
        </w:tc>
        <w:tc>
          <w:tcPr>
            <w:tcW w:w="5494" w:type="dxa"/>
            <w:tcBorders>
              <w:top w:val="nil"/>
              <w:left w:val="nil"/>
              <w:bottom w:val="single" w:sz="4" w:space="0" w:color="auto"/>
              <w:right w:val="single" w:sz="4" w:space="0" w:color="auto"/>
            </w:tcBorders>
            <w:shd w:val="clear" w:color="auto" w:fill="auto"/>
            <w:noWrap/>
            <w:hideMark/>
          </w:tcPr>
          <w:p w14:paraId="4E179B96" w14:textId="77777777" w:rsidR="00B91595" w:rsidRPr="00212559" w:rsidRDefault="00B91595" w:rsidP="00B91595">
            <w:pPr>
              <w:rPr>
                <w:rFonts w:cs="Calibri"/>
                <w:color w:val="000000"/>
                <w:sz w:val="18"/>
                <w:szCs w:val="18"/>
              </w:rPr>
            </w:pPr>
            <w:r w:rsidRPr="00212559">
              <w:rPr>
                <w:rFonts w:cs="Calibri"/>
                <w:color w:val="000000"/>
                <w:sz w:val="18"/>
                <w:szCs w:val="18"/>
              </w:rPr>
              <w:t>Número registo:</w:t>
            </w:r>
          </w:p>
          <w:p w14:paraId="7AB8A08E"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 xml:space="preserve">Campo de identificação do registo da garantia de uma hipoteca imobiliária ou Leasing. Em caso de não se aplicar este campo será aprovisionado com espaços. </w:t>
            </w:r>
          </w:p>
          <w:p w14:paraId="17F46A57" w14:textId="77777777" w:rsidR="00B91595" w:rsidRPr="00212559" w:rsidRDefault="00B91595" w:rsidP="00B91595">
            <w:pPr>
              <w:pStyle w:val="ListParagraph"/>
              <w:numPr>
                <w:ilvl w:val="0"/>
                <w:numId w:val="11"/>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6A03DB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BEB2D41" w14:textId="77777777" w:rsidR="00B91595" w:rsidRDefault="00B91595" w:rsidP="00B91595">
            <w:pPr>
              <w:rPr>
                <w:rFonts w:cs="Calibri"/>
                <w:color w:val="000000"/>
                <w:sz w:val="18"/>
                <w:szCs w:val="18"/>
              </w:rPr>
            </w:pPr>
            <w:r>
              <w:rPr>
                <w:rFonts w:cs="Calibri"/>
                <w:color w:val="000000"/>
                <w:sz w:val="18"/>
                <w:szCs w:val="18"/>
              </w:rPr>
              <w:t>MUG</w:t>
            </w:r>
          </w:p>
          <w:p w14:paraId="63BA03A1" w14:textId="4833F24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2941E8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51D05FE" w14:textId="4995CADB"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EC947A3" w14:textId="77777777" w:rsidR="00B91595" w:rsidRDefault="00B91595" w:rsidP="00B91595">
            <w:pPr>
              <w:rPr>
                <w:rFonts w:cs="Calibri"/>
                <w:color w:val="000000"/>
                <w:sz w:val="18"/>
                <w:szCs w:val="18"/>
              </w:rPr>
            </w:pPr>
          </w:p>
        </w:tc>
      </w:tr>
      <w:tr w:rsidR="00B91595" w:rsidRPr="00212559" w14:paraId="6F2DBE84" w14:textId="1D0E181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0F02355" w14:textId="77777777" w:rsidR="00B91595" w:rsidRPr="00212559" w:rsidRDefault="00B91595" w:rsidP="00B91595">
            <w:pPr>
              <w:rPr>
                <w:rFonts w:cs="Calibri"/>
                <w:color w:val="000000"/>
                <w:sz w:val="18"/>
                <w:szCs w:val="18"/>
              </w:rPr>
            </w:pPr>
            <w:r w:rsidRPr="00212559">
              <w:rPr>
                <w:rFonts w:cs="Calibri"/>
                <w:color w:val="000000"/>
                <w:sz w:val="18"/>
                <w:szCs w:val="18"/>
              </w:rPr>
              <w:t>ctipiemibg</w:t>
            </w:r>
          </w:p>
        </w:tc>
        <w:tc>
          <w:tcPr>
            <w:tcW w:w="5494" w:type="dxa"/>
            <w:tcBorders>
              <w:top w:val="nil"/>
              <w:left w:val="nil"/>
              <w:bottom w:val="single" w:sz="4" w:space="0" w:color="auto"/>
              <w:right w:val="single" w:sz="4" w:space="0" w:color="auto"/>
            </w:tcBorders>
            <w:shd w:val="clear" w:color="auto" w:fill="auto"/>
            <w:noWrap/>
            <w:hideMark/>
          </w:tcPr>
          <w:p w14:paraId="37883B5D" w14:textId="77777777" w:rsidR="00B91595" w:rsidRPr="00212559" w:rsidRDefault="00B91595" w:rsidP="00B91595">
            <w:pPr>
              <w:rPr>
                <w:rFonts w:cs="Calibri"/>
                <w:color w:val="000000"/>
                <w:sz w:val="18"/>
                <w:szCs w:val="18"/>
              </w:rPr>
            </w:pPr>
            <w:r w:rsidRPr="00212559">
              <w:rPr>
                <w:rFonts w:cs="Calibri"/>
                <w:color w:val="000000"/>
                <w:sz w:val="18"/>
                <w:szCs w:val="18"/>
              </w:rPr>
              <w:t>Tipo de identificação de emissão:</w:t>
            </w:r>
          </w:p>
          <w:p w14:paraId="005A1D34" w14:textId="77777777" w:rsidR="00B91595" w:rsidRPr="00212559" w:rsidRDefault="00B91595" w:rsidP="00B91595">
            <w:pPr>
              <w:pStyle w:val="ListParagraph"/>
              <w:numPr>
                <w:ilvl w:val="0"/>
                <w:numId w:val="39"/>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C1F1322"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014E98" w14:textId="77777777" w:rsidR="00B91595" w:rsidRDefault="00B91595" w:rsidP="00B91595">
            <w:pPr>
              <w:rPr>
                <w:rFonts w:cs="Calibri"/>
                <w:color w:val="000000"/>
                <w:sz w:val="18"/>
                <w:szCs w:val="18"/>
              </w:rPr>
            </w:pPr>
            <w:r>
              <w:rPr>
                <w:rFonts w:cs="Calibri"/>
                <w:color w:val="000000"/>
                <w:sz w:val="18"/>
                <w:szCs w:val="18"/>
              </w:rPr>
              <w:t>MUG</w:t>
            </w:r>
          </w:p>
          <w:p w14:paraId="2350893F" w14:textId="6430D2DE"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A37F07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76040B3" w14:textId="23DEED0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0C0001B" w14:textId="77777777" w:rsidR="00B91595" w:rsidRDefault="00B91595" w:rsidP="00B91595">
            <w:pPr>
              <w:rPr>
                <w:rFonts w:cs="Calibri"/>
                <w:color w:val="000000"/>
                <w:sz w:val="18"/>
                <w:szCs w:val="18"/>
              </w:rPr>
            </w:pPr>
          </w:p>
        </w:tc>
      </w:tr>
      <w:tr w:rsidR="00B91595" w:rsidRPr="00212559" w14:paraId="5B52B3D1" w14:textId="729AAA46"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8F2BAE6" w14:textId="77777777" w:rsidR="00B91595" w:rsidRPr="00212559" w:rsidRDefault="00B91595" w:rsidP="00B91595">
            <w:pPr>
              <w:rPr>
                <w:rFonts w:cs="Calibri"/>
                <w:color w:val="000000"/>
                <w:sz w:val="18"/>
                <w:szCs w:val="18"/>
              </w:rPr>
            </w:pPr>
            <w:r w:rsidRPr="00212559">
              <w:rPr>
                <w:rFonts w:cs="Calibri"/>
                <w:color w:val="000000"/>
                <w:sz w:val="18"/>
                <w:szCs w:val="18"/>
              </w:rPr>
              <w:t>codemis</w:t>
            </w:r>
          </w:p>
        </w:tc>
        <w:tc>
          <w:tcPr>
            <w:tcW w:w="5494" w:type="dxa"/>
            <w:tcBorders>
              <w:top w:val="nil"/>
              <w:left w:val="nil"/>
              <w:bottom w:val="single" w:sz="4" w:space="0" w:color="auto"/>
              <w:right w:val="single" w:sz="4" w:space="0" w:color="auto"/>
            </w:tcBorders>
            <w:shd w:val="clear" w:color="auto" w:fill="auto"/>
            <w:noWrap/>
            <w:hideMark/>
          </w:tcPr>
          <w:p w14:paraId="22F8E797" w14:textId="77777777" w:rsidR="00B91595" w:rsidRPr="00212559" w:rsidRDefault="00B91595" w:rsidP="00B91595">
            <w:pPr>
              <w:rPr>
                <w:rFonts w:cs="Calibri"/>
                <w:color w:val="000000"/>
                <w:sz w:val="18"/>
                <w:szCs w:val="18"/>
              </w:rPr>
            </w:pPr>
            <w:r w:rsidRPr="00212559">
              <w:rPr>
                <w:rFonts w:cs="Calibri"/>
                <w:color w:val="000000"/>
                <w:sz w:val="18"/>
                <w:szCs w:val="18"/>
              </w:rPr>
              <w:t>Código de Emissão:</w:t>
            </w:r>
          </w:p>
          <w:p w14:paraId="41D9641F" w14:textId="77777777" w:rsidR="00B91595" w:rsidRPr="00212559" w:rsidRDefault="00B91595" w:rsidP="00B91595">
            <w:pPr>
              <w:pStyle w:val="ListParagraph"/>
              <w:numPr>
                <w:ilvl w:val="0"/>
                <w:numId w:val="22"/>
              </w:numPr>
              <w:rPr>
                <w:rFonts w:cs="Calibri"/>
                <w:sz w:val="18"/>
                <w:szCs w:val="18"/>
              </w:rPr>
            </w:pPr>
            <w:r w:rsidRPr="00212559">
              <w:rPr>
                <w:rFonts w:cs="Calibri"/>
                <w:color w:val="000000"/>
                <w:sz w:val="18"/>
                <w:szCs w:val="18"/>
              </w:rPr>
              <w:t xml:space="preserve">Código de identificação associado ao contrato que constitui a garantia (Dívida pública, Ações, RF privado, Futuros, outros </w:t>
            </w:r>
            <w:r w:rsidRPr="00212559">
              <w:rPr>
                <w:rFonts w:cs="Calibri"/>
                <w:color w:val="000000"/>
                <w:sz w:val="18"/>
                <w:szCs w:val="18"/>
              </w:rPr>
              <w:lastRenderedPageBreak/>
              <w:t xml:space="preserve">ativos financeiros). Se este campo não for aplicável, </w:t>
            </w:r>
            <w:r w:rsidRPr="00212559">
              <w:rPr>
                <w:rFonts w:cs="Calibri"/>
                <w:sz w:val="18"/>
                <w:szCs w:val="18"/>
              </w:rPr>
              <w:t xml:space="preserve">deve ser reportado com espaços. </w:t>
            </w:r>
          </w:p>
          <w:p w14:paraId="4BE2D20D"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sz w:val="18"/>
                <w:szCs w:val="18"/>
              </w:rPr>
              <w:t>Nesta tabela o campo é reportado com o código ISIN para todos os títulos, estando sem preenchimento para os restantes registos.</w:t>
            </w:r>
          </w:p>
        </w:tc>
        <w:tc>
          <w:tcPr>
            <w:tcW w:w="992" w:type="dxa"/>
            <w:tcBorders>
              <w:top w:val="nil"/>
              <w:left w:val="nil"/>
              <w:bottom w:val="single" w:sz="4" w:space="0" w:color="auto"/>
              <w:right w:val="single" w:sz="4" w:space="0" w:color="auto"/>
            </w:tcBorders>
            <w:shd w:val="clear" w:color="auto" w:fill="auto"/>
            <w:noWrap/>
            <w:hideMark/>
          </w:tcPr>
          <w:p w14:paraId="57A11FED"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41E3D548" w14:textId="77777777" w:rsidR="00B91595" w:rsidRDefault="00B91595" w:rsidP="00B91595">
            <w:pPr>
              <w:rPr>
                <w:rFonts w:cs="Calibri"/>
                <w:color w:val="000000"/>
                <w:sz w:val="18"/>
                <w:szCs w:val="18"/>
              </w:rPr>
            </w:pPr>
            <w:r>
              <w:rPr>
                <w:rFonts w:cs="Calibri"/>
                <w:color w:val="000000"/>
                <w:sz w:val="18"/>
                <w:szCs w:val="18"/>
              </w:rPr>
              <w:t>MUG</w:t>
            </w:r>
          </w:p>
          <w:p w14:paraId="2FF4265D" w14:textId="5C79F93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604D14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F942DC3" w14:textId="3E3D702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C4030D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359F6CC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gt018.caplic = "TT" THEN </w:t>
            </w:r>
          </w:p>
          <w:p w14:paraId="401C9D4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CASE</w:t>
            </w:r>
          </w:p>
          <w:p w14:paraId="24CA933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trim(ttt35.ctitisin) &lt;&gt; "" THEN ttt35.ctitisin</w:t>
            </w:r>
          </w:p>
          <w:p w14:paraId="0A7EB0C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trim(ttt35.cisinref) &lt;&gt; "" THEN ttt35.cisinref</w:t>
            </w:r>
          </w:p>
          <w:p w14:paraId="395159B4"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00EB0ED5" w14:textId="77777777" w:rsidR="0024639D" w:rsidRPr="0024639D" w:rsidRDefault="0024639D" w:rsidP="0024639D">
            <w:pPr>
              <w:rPr>
                <w:rFonts w:cs="Calibri"/>
                <w:color w:val="000000"/>
                <w:sz w:val="18"/>
                <w:szCs w:val="18"/>
              </w:rPr>
            </w:pPr>
            <w:r w:rsidRPr="0024639D">
              <w:rPr>
                <w:rFonts w:cs="Calibri"/>
                <w:color w:val="000000"/>
                <w:sz w:val="18"/>
                <w:szCs w:val="18"/>
              </w:rPr>
              <w:t xml:space="preserve">    END</w:t>
            </w:r>
          </w:p>
          <w:p w14:paraId="32834015" w14:textId="54A4BCF2"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2ED50F9E" w14:textId="690A54D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EC94846"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idemis</w:t>
            </w:r>
          </w:p>
        </w:tc>
        <w:tc>
          <w:tcPr>
            <w:tcW w:w="5494" w:type="dxa"/>
            <w:tcBorders>
              <w:top w:val="nil"/>
              <w:left w:val="nil"/>
              <w:bottom w:val="single" w:sz="4" w:space="0" w:color="auto"/>
              <w:right w:val="single" w:sz="4" w:space="0" w:color="auto"/>
            </w:tcBorders>
            <w:shd w:val="clear" w:color="auto" w:fill="auto"/>
            <w:noWrap/>
            <w:hideMark/>
          </w:tcPr>
          <w:p w14:paraId="5AE655C2" w14:textId="77777777" w:rsidR="00B91595" w:rsidRPr="00212559" w:rsidRDefault="00B91595" w:rsidP="00B91595">
            <w:pPr>
              <w:rPr>
                <w:rFonts w:cs="Calibri"/>
                <w:color w:val="000000"/>
                <w:sz w:val="18"/>
                <w:szCs w:val="18"/>
              </w:rPr>
            </w:pPr>
            <w:r w:rsidRPr="00212559">
              <w:rPr>
                <w:rFonts w:cs="Calibri"/>
                <w:color w:val="000000"/>
                <w:sz w:val="18"/>
                <w:szCs w:val="18"/>
              </w:rPr>
              <w:t>Identificação emissor:</w:t>
            </w:r>
          </w:p>
          <w:p w14:paraId="5174D362"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9DE43A0"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979EB1B" w14:textId="77777777" w:rsidR="00B91595" w:rsidRDefault="00B91595" w:rsidP="00B91595">
            <w:pPr>
              <w:rPr>
                <w:rFonts w:cs="Calibri"/>
                <w:color w:val="000000"/>
                <w:sz w:val="18"/>
                <w:szCs w:val="18"/>
              </w:rPr>
            </w:pPr>
            <w:r>
              <w:rPr>
                <w:rFonts w:cs="Calibri"/>
                <w:color w:val="000000"/>
                <w:sz w:val="18"/>
                <w:szCs w:val="18"/>
              </w:rPr>
              <w:t>MUG</w:t>
            </w:r>
          </w:p>
          <w:p w14:paraId="2911AB34" w14:textId="353D468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1986F5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C7F2F4A" w14:textId="7227F2B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C66CC5F" w14:textId="77777777" w:rsidR="00B91595" w:rsidRDefault="00B91595" w:rsidP="00B91595">
            <w:pPr>
              <w:rPr>
                <w:rFonts w:cs="Calibri"/>
                <w:color w:val="000000"/>
                <w:sz w:val="18"/>
                <w:szCs w:val="18"/>
              </w:rPr>
            </w:pPr>
          </w:p>
        </w:tc>
      </w:tr>
      <w:tr w:rsidR="00B91595" w:rsidRPr="00212559" w14:paraId="7556BAD2" w14:textId="7FCA316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EC4E69B" w14:textId="77777777" w:rsidR="00B91595" w:rsidRPr="00212559" w:rsidRDefault="00B91595" w:rsidP="00B91595">
            <w:pPr>
              <w:rPr>
                <w:rFonts w:cs="Calibri"/>
                <w:color w:val="000000"/>
                <w:sz w:val="18"/>
                <w:szCs w:val="18"/>
              </w:rPr>
            </w:pPr>
            <w:r w:rsidRPr="00212559">
              <w:rPr>
                <w:rFonts w:cs="Calibri"/>
                <w:color w:val="000000"/>
                <w:sz w:val="18"/>
                <w:szCs w:val="18"/>
              </w:rPr>
              <w:t>przemisbg</w:t>
            </w:r>
          </w:p>
        </w:tc>
        <w:tc>
          <w:tcPr>
            <w:tcW w:w="5494" w:type="dxa"/>
            <w:tcBorders>
              <w:top w:val="nil"/>
              <w:left w:val="nil"/>
              <w:bottom w:val="single" w:sz="4" w:space="0" w:color="auto"/>
              <w:right w:val="single" w:sz="4" w:space="0" w:color="auto"/>
            </w:tcBorders>
            <w:shd w:val="clear" w:color="auto" w:fill="auto"/>
            <w:noWrap/>
            <w:hideMark/>
          </w:tcPr>
          <w:p w14:paraId="22CFA9B8" w14:textId="77777777" w:rsidR="00B91595" w:rsidRPr="00212559" w:rsidRDefault="00B91595" w:rsidP="00B91595">
            <w:pPr>
              <w:rPr>
                <w:rFonts w:cs="Calibri"/>
                <w:color w:val="000000"/>
                <w:sz w:val="18"/>
                <w:szCs w:val="18"/>
              </w:rPr>
            </w:pPr>
            <w:r w:rsidRPr="00212559">
              <w:rPr>
                <w:rFonts w:cs="Calibri"/>
                <w:color w:val="000000"/>
                <w:sz w:val="18"/>
                <w:szCs w:val="18"/>
              </w:rPr>
              <w:t>Prazo emissão:</w:t>
            </w:r>
          </w:p>
          <w:p w14:paraId="13AEB06B"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FB2B1A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AD3BCCE" w14:textId="77777777" w:rsidR="00B91595" w:rsidRDefault="00B91595" w:rsidP="00B91595">
            <w:pPr>
              <w:rPr>
                <w:rFonts w:cs="Calibri"/>
                <w:color w:val="000000"/>
                <w:sz w:val="18"/>
                <w:szCs w:val="18"/>
              </w:rPr>
            </w:pPr>
            <w:r>
              <w:rPr>
                <w:rFonts w:cs="Calibri"/>
                <w:color w:val="000000"/>
                <w:sz w:val="18"/>
                <w:szCs w:val="18"/>
              </w:rPr>
              <w:t>MUG</w:t>
            </w:r>
          </w:p>
          <w:p w14:paraId="7054A623" w14:textId="57FF189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8B60D3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4BB70F6" w14:textId="710BB1EF"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D58905" w14:textId="77777777" w:rsidR="00B91595" w:rsidRDefault="00B91595" w:rsidP="00B91595">
            <w:pPr>
              <w:rPr>
                <w:rFonts w:cs="Calibri"/>
                <w:color w:val="000000"/>
                <w:sz w:val="18"/>
                <w:szCs w:val="18"/>
              </w:rPr>
            </w:pPr>
          </w:p>
        </w:tc>
      </w:tr>
      <w:tr w:rsidR="00B91595" w:rsidRPr="00212559" w14:paraId="022D9108" w14:textId="51C7807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B49F1FE" w14:textId="77777777" w:rsidR="00B91595" w:rsidRPr="00212559" w:rsidRDefault="00B91595" w:rsidP="00B91595">
            <w:pPr>
              <w:rPr>
                <w:rFonts w:cs="Calibri"/>
                <w:color w:val="000000"/>
                <w:sz w:val="18"/>
                <w:szCs w:val="18"/>
              </w:rPr>
            </w:pPr>
            <w:r w:rsidRPr="00212559">
              <w:rPr>
                <w:rFonts w:cs="Calibri"/>
                <w:color w:val="000000"/>
                <w:sz w:val="18"/>
                <w:szCs w:val="18"/>
              </w:rPr>
              <w:t>mercapbg</w:t>
            </w:r>
          </w:p>
        </w:tc>
        <w:tc>
          <w:tcPr>
            <w:tcW w:w="5494" w:type="dxa"/>
            <w:tcBorders>
              <w:top w:val="nil"/>
              <w:left w:val="nil"/>
              <w:bottom w:val="single" w:sz="4" w:space="0" w:color="auto"/>
              <w:right w:val="single" w:sz="4" w:space="0" w:color="auto"/>
            </w:tcBorders>
            <w:shd w:val="clear" w:color="auto" w:fill="auto"/>
            <w:noWrap/>
            <w:hideMark/>
          </w:tcPr>
          <w:p w14:paraId="7ED55FBB" w14:textId="77777777" w:rsidR="00B91595" w:rsidRPr="00212559" w:rsidRDefault="00B91595" w:rsidP="00B91595">
            <w:pPr>
              <w:rPr>
                <w:rFonts w:cs="Calibri"/>
                <w:color w:val="000000"/>
                <w:sz w:val="18"/>
                <w:szCs w:val="18"/>
              </w:rPr>
            </w:pPr>
            <w:r w:rsidRPr="00212559">
              <w:rPr>
                <w:rFonts w:cs="Calibri"/>
                <w:color w:val="000000"/>
                <w:sz w:val="18"/>
                <w:szCs w:val="18"/>
              </w:rPr>
              <w:t>Mercado capitais:</w:t>
            </w:r>
          </w:p>
          <w:p w14:paraId="5AC68D8E"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0E316DE9"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95237A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F276E5" w14:textId="77777777" w:rsidR="00B91595" w:rsidRDefault="00B91595" w:rsidP="00B91595">
            <w:pPr>
              <w:rPr>
                <w:rFonts w:cs="Calibri"/>
                <w:color w:val="000000"/>
                <w:sz w:val="18"/>
                <w:szCs w:val="18"/>
              </w:rPr>
            </w:pPr>
            <w:r>
              <w:rPr>
                <w:rFonts w:cs="Calibri"/>
                <w:color w:val="000000"/>
                <w:sz w:val="18"/>
                <w:szCs w:val="18"/>
              </w:rPr>
              <w:t>MUG</w:t>
            </w:r>
          </w:p>
          <w:p w14:paraId="649F0CF4" w14:textId="07C7D99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0780F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3DFAFB5" w14:textId="48768635"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D97D66D" w14:textId="77777777" w:rsidR="00B91595" w:rsidRDefault="00B91595" w:rsidP="00B91595">
            <w:pPr>
              <w:rPr>
                <w:rFonts w:cs="Calibri"/>
                <w:color w:val="000000"/>
                <w:sz w:val="18"/>
                <w:szCs w:val="18"/>
              </w:rPr>
            </w:pPr>
          </w:p>
        </w:tc>
      </w:tr>
      <w:tr w:rsidR="00B91595" w:rsidRPr="00212559" w14:paraId="55232CA9" w14:textId="451E7706"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9219C73" w14:textId="77777777" w:rsidR="00B91595" w:rsidRPr="00212559" w:rsidRDefault="00B91595" w:rsidP="00B91595">
            <w:pPr>
              <w:rPr>
                <w:rFonts w:cs="Calibri"/>
                <w:color w:val="000000"/>
                <w:sz w:val="18"/>
                <w:szCs w:val="18"/>
              </w:rPr>
            </w:pPr>
            <w:r w:rsidRPr="00212559">
              <w:rPr>
                <w:rFonts w:cs="Calibri"/>
                <w:color w:val="000000"/>
                <w:sz w:val="18"/>
                <w:szCs w:val="18"/>
              </w:rPr>
              <w:t>qtitulos</w:t>
            </w:r>
          </w:p>
        </w:tc>
        <w:tc>
          <w:tcPr>
            <w:tcW w:w="5494" w:type="dxa"/>
            <w:tcBorders>
              <w:top w:val="nil"/>
              <w:left w:val="nil"/>
              <w:bottom w:val="single" w:sz="4" w:space="0" w:color="auto"/>
              <w:right w:val="single" w:sz="4" w:space="0" w:color="auto"/>
            </w:tcBorders>
            <w:shd w:val="clear" w:color="auto" w:fill="auto"/>
            <w:noWrap/>
            <w:hideMark/>
          </w:tcPr>
          <w:p w14:paraId="097BB8A2" w14:textId="77777777" w:rsidR="00B91595" w:rsidRPr="00212559" w:rsidRDefault="00B91595" w:rsidP="00B91595">
            <w:pPr>
              <w:rPr>
                <w:rFonts w:cs="Calibri"/>
                <w:color w:val="000000"/>
                <w:sz w:val="18"/>
                <w:szCs w:val="18"/>
              </w:rPr>
            </w:pPr>
            <w:r w:rsidRPr="00212559">
              <w:rPr>
                <w:rFonts w:cs="Calibri"/>
                <w:color w:val="000000"/>
                <w:sz w:val="18"/>
                <w:szCs w:val="18"/>
              </w:rPr>
              <w:t>Quantidade de títulos:</w:t>
            </w:r>
          </w:p>
          <w:p w14:paraId="6A66C29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w:t>
            </w:r>
            <w:r>
              <w:rPr>
                <w:rFonts w:cs="Calibri"/>
                <w:color w:val="000000"/>
                <w:sz w:val="18"/>
                <w:szCs w:val="18"/>
              </w:rPr>
              <w:t xml:space="preserve">po reflete o número de títulos, proveniente do campo ‘qcativo’ da tabela </w:t>
            </w:r>
            <w:r w:rsidRPr="002B1524">
              <w:rPr>
                <w:rFonts w:cs="Calibri"/>
                <w:i/>
                <w:color w:val="000000"/>
                <w:sz w:val="18"/>
                <w:szCs w:val="18"/>
              </w:rPr>
              <w:t xml:space="preserve">cd_garantias.gt003_trz_gt_fin </w:t>
            </w:r>
            <w:r w:rsidRPr="002B1524">
              <w:rPr>
                <w:rFonts w:cs="Calibri"/>
                <w:color w:val="000000"/>
                <w:sz w:val="18"/>
                <w:szCs w:val="18"/>
              </w:rPr>
              <w:t>do</w:t>
            </w:r>
            <w:r w:rsidRPr="002B1524">
              <w:rPr>
                <w:rFonts w:cs="Calibri"/>
                <w:i/>
                <w:color w:val="000000"/>
                <w:sz w:val="18"/>
                <w:szCs w:val="18"/>
              </w:rPr>
              <w:t xml:space="preserve"> MUG</w:t>
            </w:r>
            <w:r>
              <w:rPr>
                <w:rFonts w:cs="Calibri"/>
                <w:color w:val="000000"/>
                <w:sz w:val="18"/>
                <w:szCs w:val="18"/>
              </w:rPr>
              <w:t>.</w:t>
            </w:r>
          </w:p>
          <w:p w14:paraId="03440D5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992" w:type="dxa"/>
            <w:tcBorders>
              <w:top w:val="nil"/>
              <w:left w:val="nil"/>
              <w:bottom w:val="single" w:sz="4" w:space="0" w:color="auto"/>
              <w:right w:val="single" w:sz="4" w:space="0" w:color="auto"/>
            </w:tcBorders>
            <w:shd w:val="clear" w:color="auto" w:fill="auto"/>
            <w:noWrap/>
            <w:hideMark/>
          </w:tcPr>
          <w:p w14:paraId="64C0D7C9"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5B3A91D4" w14:textId="77777777" w:rsidR="00B91595" w:rsidRDefault="00B91595" w:rsidP="00B91595">
            <w:pPr>
              <w:rPr>
                <w:rFonts w:cs="Calibri"/>
                <w:color w:val="000000"/>
                <w:sz w:val="18"/>
                <w:szCs w:val="18"/>
              </w:rPr>
            </w:pPr>
            <w:r>
              <w:rPr>
                <w:rFonts w:cs="Calibri"/>
                <w:color w:val="000000"/>
                <w:sz w:val="18"/>
                <w:szCs w:val="18"/>
              </w:rPr>
              <w:t>MUG</w:t>
            </w:r>
          </w:p>
          <w:p w14:paraId="09A9410F" w14:textId="70F95CC9"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5EF7F33" w14:textId="77777777" w:rsidR="00C0082F" w:rsidRDefault="00C0082F" w:rsidP="00C0082F">
            <w:pPr>
              <w:rPr>
                <w:rFonts w:cs="Calibri"/>
                <w:i/>
                <w:color w:val="000000"/>
                <w:sz w:val="18"/>
                <w:szCs w:val="18"/>
              </w:rPr>
            </w:pPr>
            <w:r w:rsidRPr="00C0082F">
              <w:rPr>
                <w:rFonts w:cs="Calibri"/>
                <w:i/>
                <w:color w:val="000000"/>
                <w:sz w:val="18"/>
                <w:szCs w:val="18"/>
              </w:rPr>
              <w:t>cd_garantias.gt003_trz_gt_fin</w:t>
            </w:r>
          </w:p>
          <w:p w14:paraId="351F290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B354AD4" w14:textId="17E71BE9" w:rsidR="00B91595" w:rsidRDefault="00C0082F" w:rsidP="00B91595">
            <w:pPr>
              <w:rPr>
                <w:rFonts w:cs="Calibri"/>
                <w:color w:val="000000"/>
                <w:sz w:val="18"/>
                <w:szCs w:val="18"/>
              </w:rPr>
            </w:pPr>
            <w:r w:rsidRPr="00C0082F">
              <w:rPr>
                <w:rFonts w:cs="Calibri"/>
                <w:color w:val="000000"/>
                <w:sz w:val="18"/>
                <w:szCs w:val="18"/>
              </w:rPr>
              <w:t>qcativo</w:t>
            </w:r>
          </w:p>
        </w:tc>
        <w:tc>
          <w:tcPr>
            <w:tcW w:w="2126" w:type="dxa"/>
            <w:tcBorders>
              <w:top w:val="nil"/>
              <w:left w:val="nil"/>
              <w:bottom w:val="single" w:sz="4" w:space="0" w:color="auto"/>
              <w:right w:val="single" w:sz="4" w:space="0" w:color="auto"/>
            </w:tcBorders>
          </w:tcPr>
          <w:p w14:paraId="3CC906A2" w14:textId="77777777" w:rsidR="00B91595" w:rsidRDefault="00B91595" w:rsidP="00B91595">
            <w:pPr>
              <w:rPr>
                <w:rFonts w:cs="Calibri"/>
                <w:color w:val="000000"/>
                <w:sz w:val="18"/>
                <w:szCs w:val="18"/>
              </w:rPr>
            </w:pPr>
          </w:p>
        </w:tc>
      </w:tr>
      <w:tr w:rsidR="00B91595" w:rsidRPr="00212559" w14:paraId="14256823" w14:textId="2A899A2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1753CCA" w14:textId="77777777" w:rsidR="00B91595" w:rsidRPr="00212559" w:rsidRDefault="00B91595" w:rsidP="00B91595">
            <w:pPr>
              <w:rPr>
                <w:rFonts w:cs="Calibri"/>
                <w:color w:val="000000"/>
                <w:sz w:val="18"/>
                <w:szCs w:val="18"/>
              </w:rPr>
            </w:pPr>
            <w:r w:rsidRPr="00212559">
              <w:rPr>
                <w:rFonts w:cs="Calibri"/>
                <w:color w:val="000000"/>
                <w:sz w:val="18"/>
                <w:szCs w:val="18"/>
              </w:rPr>
              <w:t>indreferbg</w:t>
            </w:r>
          </w:p>
        </w:tc>
        <w:tc>
          <w:tcPr>
            <w:tcW w:w="5494" w:type="dxa"/>
            <w:tcBorders>
              <w:top w:val="nil"/>
              <w:left w:val="nil"/>
              <w:bottom w:val="single" w:sz="4" w:space="0" w:color="auto"/>
              <w:right w:val="single" w:sz="4" w:space="0" w:color="auto"/>
            </w:tcBorders>
            <w:shd w:val="clear" w:color="auto" w:fill="auto"/>
            <w:noWrap/>
            <w:hideMark/>
          </w:tcPr>
          <w:p w14:paraId="49A9F2B7" w14:textId="77777777" w:rsidR="00B91595" w:rsidRPr="00212559" w:rsidRDefault="00B91595" w:rsidP="00B91595">
            <w:pPr>
              <w:rPr>
                <w:rFonts w:cs="Calibri"/>
                <w:color w:val="000000"/>
                <w:sz w:val="18"/>
                <w:szCs w:val="18"/>
              </w:rPr>
            </w:pPr>
            <w:r w:rsidRPr="00212559">
              <w:rPr>
                <w:rFonts w:cs="Calibri"/>
                <w:color w:val="000000"/>
                <w:sz w:val="18"/>
                <w:szCs w:val="18"/>
              </w:rPr>
              <w:t>Índice referência:</w:t>
            </w:r>
          </w:p>
          <w:p w14:paraId="17D12E73"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4EEFAEB2"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lastRenderedPageBreak/>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C0DAFFD"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0A8D691C" w14:textId="77777777" w:rsidR="00B91595" w:rsidRDefault="00B91595" w:rsidP="00B91595">
            <w:pPr>
              <w:rPr>
                <w:rFonts w:cs="Calibri"/>
                <w:color w:val="000000"/>
                <w:sz w:val="18"/>
                <w:szCs w:val="18"/>
              </w:rPr>
            </w:pPr>
            <w:r>
              <w:rPr>
                <w:rFonts w:cs="Calibri"/>
                <w:color w:val="000000"/>
                <w:sz w:val="18"/>
                <w:szCs w:val="18"/>
              </w:rPr>
              <w:t>MUG</w:t>
            </w:r>
          </w:p>
          <w:p w14:paraId="56C51946" w14:textId="6E05FE5B"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65C6D4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9256193" w14:textId="5459714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BEAA6F9" w14:textId="77777777" w:rsidR="00B91595" w:rsidRDefault="00B91595" w:rsidP="00B91595">
            <w:pPr>
              <w:rPr>
                <w:rFonts w:cs="Calibri"/>
                <w:color w:val="000000"/>
                <w:sz w:val="18"/>
                <w:szCs w:val="18"/>
              </w:rPr>
            </w:pPr>
          </w:p>
        </w:tc>
      </w:tr>
      <w:tr w:rsidR="00B91595" w:rsidRPr="00212559" w14:paraId="311550F1" w14:textId="1DE3E2D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A18B76A" w14:textId="77777777" w:rsidR="00B91595" w:rsidRPr="00212559" w:rsidRDefault="00B91595" w:rsidP="00B91595">
            <w:pPr>
              <w:rPr>
                <w:rFonts w:cs="Calibri"/>
                <w:color w:val="000000"/>
                <w:sz w:val="18"/>
                <w:szCs w:val="18"/>
              </w:rPr>
            </w:pPr>
            <w:r w:rsidRPr="00212559">
              <w:rPr>
                <w:rFonts w:cs="Calibri"/>
                <w:color w:val="000000"/>
                <w:sz w:val="18"/>
                <w:szCs w:val="18"/>
              </w:rPr>
              <w:t>ttxjgarbg</w:t>
            </w:r>
          </w:p>
        </w:tc>
        <w:tc>
          <w:tcPr>
            <w:tcW w:w="5494" w:type="dxa"/>
            <w:tcBorders>
              <w:top w:val="nil"/>
              <w:left w:val="nil"/>
              <w:bottom w:val="single" w:sz="4" w:space="0" w:color="auto"/>
              <w:right w:val="single" w:sz="4" w:space="0" w:color="auto"/>
            </w:tcBorders>
            <w:shd w:val="clear" w:color="auto" w:fill="auto"/>
            <w:noWrap/>
            <w:hideMark/>
          </w:tcPr>
          <w:p w14:paraId="21416043" w14:textId="77777777" w:rsidR="00B91595" w:rsidRPr="00212559" w:rsidRDefault="00B91595" w:rsidP="00B91595">
            <w:pPr>
              <w:rPr>
                <w:rFonts w:cs="Calibri"/>
                <w:color w:val="000000"/>
                <w:sz w:val="18"/>
                <w:szCs w:val="18"/>
              </w:rPr>
            </w:pPr>
            <w:r w:rsidRPr="00212559">
              <w:rPr>
                <w:rFonts w:cs="Calibri"/>
                <w:color w:val="000000"/>
                <w:sz w:val="18"/>
                <w:szCs w:val="18"/>
              </w:rPr>
              <w:t>Tipo taxa juro garantia:</w:t>
            </w:r>
          </w:p>
          <w:p w14:paraId="64169C7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27D6EE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ECB94DF" w14:textId="77777777" w:rsidR="00B91595" w:rsidRDefault="00B91595" w:rsidP="00B91595">
            <w:pPr>
              <w:rPr>
                <w:rFonts w:cs="Calibri"/>
                <w:color w:val="000000"/>
                <w:sz w:val="18"/>
                <w:szCs w:val="18"/>
              </w:rPr>
            </w:pPr>
            <w:r>
              <w:rPr>
                <w:rFonts w:cs="Calibri"/>
                <w:color w:val="000000"/>
                <w:sz w:val="18"/>
                <w:szCs w:val="18"/>
              </w:rPr>
              <w:t>MUG</w:t>
            </w:r>
          </w:p>
          <w:p w14:paraId="0E14A8B2" w14:textId="631B198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DA88E2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65606D5" w14:textId="4E8B362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A8246FE" w14:textId="77777777" w:rsidR="00B91595" w:rsidRDefault="00B91595" w:rsidP="00B91595">
            <w:pPr>
              <w:rPr>
                <w:rFonts w:cs="Calibri"/>
                <w:color w:val="000000"/>
                <w:sz w:val="18"/>
                <w:szCs w:val="18"/>
              </w:rPr>
            </w:pPr>
          </w:p>
        </w:tc>
      </w:tr>
      <w:tr w:rsidR="00B91595" w:rsidRPr="00212559" w14:paraId="24E475F0" w14:textId="3420408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9CEF509" w14:textId="77777777" w:rsidR="00B91595" w:rsidRPr="00212559" w:rsidRDefault="00B91595" w:rsidP="00B91595">
            <w:pPr>
              <w:rPr>
                <w:rFonts w:cs="Calibri"/>
                <w:color w:val="000000"/>
                <w:sz w:val="18"/>
                <w:szCs w:val="18"/>
              </w:rPr>
            </w:pPr>
            <w:r w:rsidRPr="00212559">
              <w:rPr>
                <w:rFonts w:cs="Calibri"/>
                <w:color w:val="000000"/>
                <w:sz w:val="18"/>
                <w:szCs w:val="18"/>
              </w:rPr>
              <w:t>csegdora</w:t>
            </w:r>
          </w:p>
        </w:tc>
        <w:tc>
          <w:tcPr>
            <w:tcW w:w="5494" w:type="dxa"/>
            <w:tcBorders>
              <w:top w:val="nil"/>
              <w:left w:val="nil"/>
              <w:bottom w:val="single" w:sz="4" w:space="0" w:color="auto"/>
              <w:right w:val="single" w:sz="4" w:space="0" w:color="auto"/>
            </w:tcBorders>
            <w:shd w:val="clear" w:color="auto" w:fill="auto"/>
            <w:noWrap/>
            <w:hideMark/>
          </w:tcPr>
          <w:p w14:paraId="339B18B0" w14:textId="77777777" w:rsidR="00B91595" w:rsidRPr="00212559" w:rsidRDefault="00B91595" w:rsidP="00B91595">
            <w:pPr>
              <w:rPr>
                <w:rFonts w:cs="Calibri"/>
                <w:color w:val="000000"/>
                <w:sz w:val="18"/>
                <w:szCs w:val="18"/>
              </w:rPr>
            </w:pPr>
            <w:r w:rsidRPr="00212559">
              <w:rPr>
                <w:rFonts w:cs="Calibri"/>
                <w:color w:val="000000"/>
                <w:sz w:val="18"/>
                <w:szCs w:val="18"/>
              </w:rPr>
              <w:t>Companhia seguros:</w:t>
            </w:r>
          </w:p>
          <w:p w14:paraId="600ED72D"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Apenas preenchido para seguros financeiros, este código indica qual a seguradora responsável pelo seguro.</w:t>
            </w:r>
          </w:p>
        </w:tc>
        <w:tc>
          <w:tcPr>
            <w:tcW w:w="992" w:type="dxa"/>
            <w:tcBorders>
              <w:top w:val="nil"/>
              <w:left w:val="nil"/>
              <w:bottom w:val="single" w:sz="4" w:space="0" w:color="auto"/>
              <w:right w:val="single" w:sz="4" w:space="0" w:color="auto"/>
            </w:tcBorders>
            <w:shd w:val="clear" w:color="auto" w:fill="auto"/>
            <w:noWrap/>
            <w:hideMark/>
          </w:tcPr>
          <w:p w14:paraId="3461BEE0"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8ADA13A" w14:textId="77777777" w:rsidR="00B91595" w:rsidRDefault="00B91595" w:rsidP="00B91595">
            <w:pPr>
              <w:rPr>
                <w:rFonts w:cs="Calibri"/>
                <w:color w:val="000000"/>
                <w:sz w:val="18"/>
                <w:szCs w:val="18"/>
              </w:rPr>
            </w:pPr>
            <w:r>
              <w:rPr>
                <w:rFonts w:cs="Calibri"/>
                <w:color w:val="000000"/>
                <w:sz w:val="18"/>
                <w:szCs w:val="18"/>
              </w:rPr>
              <w:t>MUG</w:t>
            </w:r>
          </w:p>
          <w:p w14:paraId="3CC6BB6E" w14:textId="580EDFB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C9F06BD"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135931C" w14:textId="5674DF15"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458587A" w14:textId="77777777" w:rsidR="00B91595" w:rsidRDefault="00B91595" w:rsidP="00B91595">
            <w:pPr>
              <w:rPr>
                <w:rFonts w:cs="Calibri"/>
                <w:color w:val="000000"/>
                <w:sz w:val="18"/>
                <w:szCs w:val="18"/>
              </w:rPr>
            </w:pPr>
          </w:p>
        </w:tc>
      </w:tr>
      <w:tr w:rsidR="00B91595" w:rsidRPr="00212559" w14:paraId="0389A008" w14:textId="2ACC7DC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8D3481" w14:textId="77777777" w:rsidR="00B91595" w:rsidRPr="00212559" w:rsidRDefault="00B91595" w:rsidP="00B91595">
            <w:pPr>
              <w:rPr>
                <w:rFonts w:cs="Calibri"/>
                <w:color w:val="000000"/>
                <w:sz w:val="18"/>
                <w:szCs w:val="18"/>
              </w:rPr>
            </w:pPr>
            <w:r w:rsidRPr="00212559">
              <w:rPr>
                <w:rFonts w:cs="Calibri"/>
                <w:color w:val="000000"/>
                <w:sz w:val="18"/>
                <w:szCs w:val="18"/>
              </w:rPr>
              <w:t>gcobapol</w:t>
            </w:r>
          </w:p>
        </w:tc>
        <w:tc>
          <w:tcPr>
            <w:tcW w:w="5494" w:type="dxa"/>
            <w:tcBorders>
              <w:top w:val="nil"/>
              <w:left w:val="nil"/>
              <w:bottom w:val="single" w:sz="4" w:space="0" w:color="auto"/>
              <w:right w:val="single" w:sz="4" w:space="0" w:color="auto"/>
            </w:tcBorders>
            <w:shd w:val="clear" w:color="auto" w:fill="auto"/>
            <w:noWrap/>
            <w:hideMark/>
          </w:tcPr>
          <w:p w14:paraId="23241B2C" w14:textId="77777777" w:rsidR="00B91595" w:rsidRPr="00212559" w:rsidRDefault="00B91595" w:rsidP="00B91595">
            <w:pPr>
              <w:rPr>
                <w:rFonts w:cs="Calibri"/>
                <w:color w:val="000000"/>
                <w:sz w:val="18"/>
                <w:szCs w:val="18"/>
              </w:rPr>
            </w:pPr>
            <w:r w:rsidRPr="00212559">
              <w:rPr>
                <w:rFonts w:cs="Calibri"/>
                <w:color w:val="000000"/>
                <w:sz w:val="18"/>
                <w:szCs w:val="18"/>
              </w:rPr>
              <w:t>Grau cobertura apólice:</w:t>
            </w:r>
          </w:p>
          <w:p w14:paraId="3B332673"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456DDD9"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7C83CA8E" w14:textId="77777777" w:rsidR="00B91595" w:rsidRDefault="00B91595" w:rsidP="00B91595">
            <w:pPr>
              <w:rPr>
                <w:rFonts w:cs="Calibri"/>
                <w:color w:val="000000"/>
                <w:sz w:val="18"/>
                <w:szCs w:val="18"/>
              </w:rPr>
            </w:pPr>
            <w:r>
              <w:rPr>
                <w:rFonts w:cs="Calibri"/>
                <w:color w:val="000000"/>
                <w:sz w:val="18"/>
                <w:szCs w:val="18"/>
              </w:rPr>
              <w:t>MUG</w:t>
            </w:r>
          </w:p>
          <w:p w14:paraId="6831F9ED" w14:textId="66FEA87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80E65C1" w14:textId="77777777" w:rsidR="00C0082F" w:rsidRDefault="00C0082F" w:rsidP="00C0082F">
            <w:pPr>
              <w:rPr>
                <w:rFonts w:cs="Calibri"/>
                <w:i/>
                <w:color w:val="000000"/>
                <w:sz w:val="18"/>
                <w:szCs w:val="18"/>
              </w:rPr>
            </w:pPr>
            <w:r w:rsidRPr="00C0082F">
              <w:rPr>
                <w:rFonts w:cs="Calibri"/>
                <w:i/>
                <w:color w:val="000000"/>
                <w:sz w:val="18"/>
                <w:szCs w:val="18"/>
              </w:rPr>
              <w:t>cd_garantias.gt003_trz_gt_fin</w:t>
            </w:r>
          </w:p>
          <w:p w14:paraId="7CF38EB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A71429D" w14:textId="3B7A812D" w:rsidR="00B91595" w:rsidRDefault="00C0082F" w:rsidP="00B91595">
            <w:pPr>
              <w:rPr>
                <w:rFonts w:cs="Calibri"/>
                <w:color w:val="000000"/>
                <w:sz w:val="18"/>
                <w:szCs w:val="18"/>
              </w:rPr>
            </w:pPr>
            <w:r w:rsidRPr="00C0082F">
              <w:rPr>
                <w:rFonts w:cs="Calibri"/>
                <w:color w:val="000000"/>
                <w:sz w:val="18"/>
                <w:szCs w:val="18"/>
              </w:rPr>
              <w:t>tgraucob</w:t>
            </w:r>
          </w:p>
        </w:tc>
        <w:tc>
          <w:tcPr>
            <w:tcW w:w="2126" w:type="dxa"/>
            <w:tcBorders>
              <w:top w:val="nil"/>
              <w:left w:val="nil"/>
              <w:bottom w:val="single" w:sz="4" w:space="0" w:color="auto"/>
              <w:right w:val="single" w:sz="4" w:space="0" w:color="auto"/>
            </w:tcBorders>
          </w:tcPr>
          <w:p w14:paraId="7B46EEC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6B427E0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cast(gt018.TGRAUCOB AS string)</w:t>
            </w:r>
          </w:p>
          <w:p w14:paraId="70EA1F52"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'0'</w:t>
            </w:r>
          </w:p>
          <w:p w14:paraId="0200EAEC" w14:textId="60C076F6"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7E979849" w14:textId="3D51654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CD1059" w14:textId="77777777" w:rsidR="00B91595" w:rsidRPr="00212559" w:rsidRDefault="00B91595" w:rsidP="00B91595">
            <w:pPr>
              <w:rPr>
                <w:rFonts w:cs="Calibri"/>
                <w:color w:val="000000"/>
                <w:sz w:val="18"/>
                <w:szCs w:val="18"/>
              </w:rPr>
            </w:pPr>
            <w:r w:rsidRPr="00212559">
              <w:rPr>
                <w:rFonts w:cs="Calibri"/>
                <w:color w:val="000000"/>
                <w:sz w:val="18"/>
                <w:szCs w:val="18"/>
              </w:rPr>
              <w:t>ndoc</w:t>
            </w:r>
          </w:p>
        </w:tc>
        <w:tc>
          <w:tcPr>
            <w:tcW w:w="5494" w:type="dxa"/>
            <w:tcBorders>
              <w:top w:val="nil"/>
              <w:left w:val="nil"/>
              <w:bottom w:val="single" w:sz="4" w:space="0" w:color="auto"/>
              <w:right w:val="single" w:sz="4" w:space="0" w:color="auto"/>
            </w:tcBorders>
            <w:shd w:val="clear" w:color="auto" w:fill="auto"/>
            <w:noWrap/>
            <w:hideMark/>
          </w:tcPr>
          <w:p w14:paraId="42F8FE13" w14:textId="77777777" w:rsidR="00B91595" w:rsidRPr="00212559" w:rsidRDefault="00B91595" w:rsidP="00B91595">
            <w:pPr>
              <w:rPr>
                <w:rFonts w:cs="Calibri"/>
                <w:color w:val="000000"/>
                <w:sz w:val="18"/>
                <w:szCs w:val="18"/>
              </w:rPr>
            </w:pPr>
            <w:r w:rsidRPr="00212559">
              <w:rPr>
                <w:rFonts w:cs="Calibri"/>
                <w:color w:val="000000"/>
                <w:sz w:val="18"/>
                <w:szCs w:val="18"/>
              </w:rPr>
              <w:t>Número documento:</w:t>
            </w:r>
          </w:p>
          <w:p w14:paraId="6537ED47"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Campo identificativo do número de documento associado à garantia. Em caso de não se aplicar este campo será reportado com espaços.</w:t>
            </w:r>
          </w:p>
          <w:p w14:paraId="2D96967C"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517D6C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81301CB" w14:textId="77777777" w:rsidR="00B91595" w:rsidRDefault="00B91595" w:rsidP="00B91595">
            <w:pPr>
              <w:rPr>
                <w:rFonts w:cs="Calibri"/>
                <w:color w:val="000000"/>
                <w:sz w:val="18"/>
                <w:szCs w:val="18"/>
              </w:rPr>
            </w:pPr>
            <w:r>
              <w:rPr>
                <w:rFonts w:cs="Calibri"/>
                <w:color w:val="000000"/>
                <w:sz w:val="18"/>
                <w:szCs w:val="18"/>
              </w:rPr>
              <w:t>MUG</w:t>
            </w:r>
          </w:p>
          <w:p w14:paraId="7015970F" w14:textId="4C389D7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CE264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BA2AA75" w14:textId="2F3EC9B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6A66539" w14:textId="77777777" w:rsidR="00B91595" w:rsidRDefault="00B91595" w:rsidP="00B91595">
            <w:pPr>
              <w:rPr>
                <w:rFonts w:cs="Calibri"/>
                <w:color w:val="000000"/>
                <w:sz w:val="18"/>
                <w:szCs w:val="18"/>
              </w:rPr>
            </w:pPr>
          </w:p>
        </w:tc>
      </w:tr>
      <w:tr w:rsidR="00B91595" w:rsidRPr="00212559" w14:paraId="01B21374" w14:textId="2A21537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BA1C5D" w14:textId="77777777" w:rsidR="00B91595" w:rsidRPr="00212559" w:rsidRDefault="00B91595" w:rsidP="00B91595">
            <w:pPr>
              <w:rPr>
                <w:rFonts w:cs="Calibri"/>
                <w:color w:val="000000"/>
                <w:sz w:val="18"/>
                <w:szCs w:val="18"/>
              </w:rPr>
            </w:pPr>
            <w:r w:rsidRPr="00212559">
              <w:rPr>
                <w:rFonts w:cs="Calibri"/>
                <w:color w:val="000000"/>
                <w:sz w:val="18"/>
                <w:szCs w:val="18"/>
              </w:rPr>
              <w:t>indocac</w:t>
            </w:r>
          </w:p>
        </w:tc>
        <w:tc>
          <w:tcPr>
            <w:tcW w:w="5494" w:type="dxa"/>
            <w:tcBorders>
              <w:top w:val="nil"/>
              <w:left w:val="nil"/>
              <w:bottom w:val="single" w:sz="4" w:space="0" w:color="auto"/>
              <w:right w:val="single" w:sz="4" w:space="0" w:color="auto"/>
            </w:tcBorders>
            <w:shd w:val="clear" w:color="auto" w:fill="auto"/>
            <w:noWrap/>
            <w:hideMark/>
          </w:tcPr>
          <w:p w14:paraId="36DEC85E" w14:textId="77777777" w:rsidR="00B91595" w:rsidRPr="00212559" w:rsidRDefault="00B91595" w:rsidP="00B91595">
            <w:pPr>
              <w:rPr>
                <w:rFonts w:cs="Calibri"/>
                <w:color w:val="000000"/>
                <w:sz w:val="18"/>
                <w:szCs w:val="18"/>
              </w:rPr>
            </w:pPr>
            <w:r w:rsidRPr="00212559">
              <w:rPr>
                <w:rFonts w:cs="Calibri"/>
                <w:color w:val="000000"/>
                <w:sz w:val="18"/>
                <w:szCs w:val="18"/>
              </w:rPr>
              <w:t>Indicador documento aceite:</w:t>
            </w:r>
          </w:p>
          <w:p w14:paraId="1BB99AE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Este campo identifica se o documento associado à garantia está ou não aceite. </w:t>
            </w:r>
          </w:p>
          <w:p w14:paraId="3A78B18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433FCD4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1DDBAE" w14:textId="77777777" w:rsidR="00B91595" w:rsidRDefault="00B91595" w:rsidP="00B91595">
            <w:pPr>
              <w:rPr>
                <w:rFonts w:cs="Calibri"/>
                <w:color w:val="000000"/>
                <w:sz w:val="18"/>
                <w:szCs w:val="18"/>
              </w:rPr>
            </w:pPr>
            <w:r>
              <w:rPr>
                <w:rFonts w:cs="Calibri"/>
                <w:color w:val="000000"/>
                <w:sz w:val="18"/>
                <w:szCs w:val="18"/>
              </w:rPr>
              <w:t>MUG</w:t>
            </w:r>
          </w:p>
          <w:p w14:paraId="01D2ED09" w14:textId="3C818138"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259E6B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DA166B3" w14:textId="3CA934C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B8C0306" w14:textId="77777777" w:rsidR="00B91595" w:rsidRDefault="00B91595" w:rsidP="00B91595">
            <w:pPr>
              <w:rPr>
                <w:rFonts w:cs="Calibri"/>
                <w:color w:val="000000"/>
                <w:sz w:val="18"/>
                <w:szCs w:val="18"/>
              </w:rPr>
            </w:pPr>
          </w:p>
        </w:tc>
      </w:tr>
      <w:tr w:rsidR="00B91595" w:rsidRPr="00212559" w14:paraId="2FA0D7BE" w14:textId="62D8739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7A0FEA4" w14:textId="77777777" w:rsidR="00B91595" w:rsidRPr="00212559" w:rsidRDefault="00B91595" w:rsidP="00B91595">
            <w:pPr>
              <w:rPr>
                <w:rFonts w:cs="Calibri"/>
                <w:color w:val="000000"/>
                <w:sz w:val="18"/>
                <w:szCs w:val="18"/>
              </w:rPr>
            </w:pPr>
            <w:r w:rsidRPr="00212559">
              <w:rPr>
                <w:rFonts w:cs="Calibri"/>
                <w:color w:val="000000"/>
                <w:sz w:val="18"/>
                <w:szCs w:val="18"/>
              </w:rPr>
              <w:t>indocdom</w:t>
            </w:r>
          </w:p>
        </w:tc>
        <w:tc>
          <w:tcPr>
            <w:tcW w:w="5494" w:type="dxa"/>
            <w:tcBorders>
              <w:top w:val="nil"/>
              <w:left w:val="nil"/>
              <w:bottom w:val="single" w:sz="4" w:space="0" w:color="auto"/>
              <w:right w:val="single" w:sz="4" w:space="0" w:color="auto"/>
            </w:tcBorders>
            <w:shd w:val="clear" w:color="auto" w:fill="auto"/>
            <w:noWrap/>
            <w:hideMark/>
          </w:tcPr>
          <w:p w14:paraId="6655A794" w14:textId="77777777" w:rsidR="00B91595" w:rsidRPr="00212559" w:rsidRDefault="00B91595" w:rsidP="00B91595">
            <w:pPr>
              <w:rPr>
                <w:rFonts w:cs="Calibri"/>
                <w:color w:val="000000"/>
                <w:sz w:val="18"/>
                <w:szCs w:val="18"/>
              </w:rPr>
            </w:pPr>
            <w:r w:rsidRPr="00212559">
              <w:rPr>
                <w:rFonts w:cs="Calibri"/>
                <w:color w:val="000000"/>
                <w:sz w:val="18"/>
                <w:szCs w:val="18"/>
              </w:rPr>
              <w:t>Indicador documento domiciliado:</w:t>
            </w:r>
          </w:p>
          <w:p w14:paraId="7F0ACCF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identifica se o documento associado à garantia está ou não domiciliado. Será reportado com ‘S’ no caso de ser domiciliado, ‘N’ caso contrário.</w:t>
            </w:r>
          </w:p>
          <w:p w14:paraId="5C668875"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lastRenderedPageBreak/>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648DD13C"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1E9C56E" w14:textId="77777777" w:rsidR="00B91595" w:rsidRDefault="00B91595" w:rsidP="00B91595">
            <w:pPr>
              <w:rPr>
                <w:rFonts w:cs="Calibri"/>
                <w:color w:val="000000"/>
                <w:sz w:val="18"/>
                <w:szCs w:val="18"/>
              </w:rPr>
            </w:pPr>
            <w:r>
              <w:rPr>
                <w:rFonts w:cs="Calibri"/>
                <w:color w:val="000000"/>
                <w:sz w:val="18"/>
                <w:szCs w:val="18"/>
              </w:rPr>
              <w:t>MUG</w:t>
            </w:r>
          </w:p>
          <w:p w14:paraId="76822BFB" w14:textId="7047CCA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6F3832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BFBBCED" w14:textId="259241D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4D816CB" w14:textId="77777777" w:rsidR="00B91595" w:rsidRDefault="00B91595" w:rsidP="00B91595">
            <w:pPr>
              <w:rPr>
                <w:rFonts w:cs="Calibri"/>
                <w:color w:val="000000"/>
                <w:sz w:val="18"/>
                <w:szCs w:val="18"/>
              </w:rPr>
            </w:pPr>
          </w:p>
        </w:tc>
      </w:tr>
      <w:tr w:rsidR="00B91595" w:rsidRPr="00212559" w14:paraId="18A513A1" w14:textId="5B3594B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88171E9" w14:textId="77777777" w:rsidR="00B91595" w:rsidRPr="00212559" w:rsidRDefault="00B91595" w:rsidP="00B91595">
            <w:pPr>
              <w:rPr>
                <w:rFonts w:cs="Calibri"/>
                <w:color w:val="000000"/>
                <w:sz w:val="18"/>
                <w:szCs w:val="18"/>
              </w:rPr>
            </w:pPr>
            <w:r w:rsidRPr="00212559">
              <w:rPr>
                <w:rFonts w:cs="Calibri"/>
                <w:color w:val="000000"/>
                <w:sz w:val="18"/>
                <w:szCs w:val="18"/>
              </w:rPr>
              <w:t>indcat</w:t>
            </w:r>
          </w:p>
        </w:tc>
        <w:tc>
          <w:tcPr>
            <w:tcW w:w="5494" w:type="dxa"/>
            <w:tcBorders>
              <w:top w:val="nil"/>
              <w:left w:val="nil"/>
              <w:bottom w:val="single" w:sz="4" w:space="0" w:color="auto"/>
              <w:right w:val="single" w:sz="4" w:space="0" w:color="auto"/>
            </w:tcBorders>
            <w:shd w:val="clear" w:color="auto" w:fill="auto"/>
            <w:noWrap/>
            <w:hideMark/>
          </w:tcPr>
          <w:p w14:paraId="28FBC1FA" w14:textId="77777777" w:rsidR="00B91595" w:rsidRPr="00212559" w:rsidRDefault="00B91595" w:rsidP="00B91595">
            <w:pPr>
              <w:rPr>
                <w:rFonts w:cs="Calibri"/>
                <w:color w:val="000000"/>
                <w:sz w:val="18"/>
                <w:szCs w:val="18"/>
              </w:rPr>
            </w:pPr>
            <w:r w:rsidRPr="00212559">
              <w:rPr>
                <w:rFonts w:cs="Calibri"/>
                <w:color w:val="000000"/>
                <w:sz w:val="18"/>
                <w:szCs w:val="18"/>
              </w:rPr>
              <w:t>Indicador cativo:</w:t>
            </w:r>
          </w:p>
          <w:p w14:paraId="5D4D4E7D"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Identifica se existe algum valor cativo associado ao contrato. </w:t>
            </w:r>
          </w:p>
          <w:p w14:paraId="79C8F3DD"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‘S’ para todos os registos.</w:t>
            </w:r>
          </w:p>
        </w:tc>
        <w:tc>
          <w:tcPr>
            <w:tcW w:w="992" w:type="dxa"/>
            <w:tcBorders>
              <w:top w:val="nil"/>
              <w:left w:val="nil"/>
              <w:bottom w:val="single" w:sz="4" w:space="0" w:color="auto"/>
              <w:right w:val="single" w:sz="4" w:space="0" w:color="auto"/>
            </w:tcBorders>
            <w:shd w:val="clear" w:color="auto" w:fill="auto"/>
            <w:noWrap/>
            <w:hideMark/>
          </w:tcPr>
          <w:p w14:paraId="2D40590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B98A169" w14:textId="77777777" w:rsidR="00B91595" w:rsidRDefault="00B91595" w:rsidP="00B91595">
            <w:pPr>
              <w:rPr>
                <w:rFonts w:cs="Calibri"/>
                <w:color w:val="000000"/>
                <w:sz w:val="18"/>
                <w:szCs w:val="18"/>
              </w:rPr>
            </w:pPr>
            <w:r>
              <w:rPr>
                <w:rFonts w:cs="Calibri"/>
                <w:color w:val="000000"/>
                <w:sz w:val="18"/>
                <w:szCs w:val="18"/>
              </w:rPr>
              <w:t>MUG</w:t>
            </w:r>
          </w:p>
          <w:p w14:paraId="7AE6EAA8" w14:textId="4974F443"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E3DCEAE"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F163750" w14:textId="4F691B0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1982C71" w14:textId="77777777" w:rsidR="00B91595" w:rsidRDefault="00B91595" w:rsidP="00B91595">
            <w:pPr>
              <w:rPr>
                <w:rFonts w:cs="Calibri"/>
                <w:color w:val="000000"/>
                <w:sz w:val="18"/>
                <w:szCs w:val="18"/>
              </w:rPr>
            </w:pPr>
          </w:p>
        </w:tc>
      </w:tr>
      <w:tr w:rsidR="00B91595" w:rsidRPr="00212559" w14:paraId="38752AB8" w14:textId="0A03905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FEEBB0B" w14:textId="77777777" w:rsidR="00B91595" w:rsidRPr="00212559" w:rsidRDefault="00B91595" w:rsidP="00B91595">
            <w:pPr>
              <w:rPr>
                <w:rFonts w:cs="Calibri"/>
                <w:color w:val="000000"/>
                <w:sz w:val="18"/>
                <w:szCs w:val="18"/>
              </w:rPr>
            </w:pPr>
            <w:r w:rsidRPr="00212559">
              <w:rPr>
                <w:rFonts w:cs="Calibri"/>
                <w:color w:val="000000"/>
                <w:sz w:val="18"/>
                <w:szCs w:val="18"/>
              </w:rPr>
              <w:t>encgass</w:t>
            </w:r>
          </w:p>
        </w:tc>
        <w:tc>
          <w:tcPr>
            <w:tcW w:w="5494" w:type="dxa"/>
            <w:tcBorders>
              <w:top w:val="nil"/>
              <w:left w:val="nil"/>
              <w:bottom w:val="single" w:sz="4" w:space="0" w:color="auto"/>
              <w:right w:val="single" w:sz="4" w:space="0" w:color="auto"/>
            </w:tcBorders>
            <w:shd w:val="clear" w:color="auto" w:fill="auto"/>
            <w:noWrap/>
            <w:hideMark/>
          </w:tcPr>
          <w:p w14:paraId="548A4746" w14:textId="77777777" w:rsidR="00B91595" w:rsidRPr="00212559" w:rsidRDefault="00B91595" w:rsidP="00B91595">
            <w:pPr>
              <w:rPr>
                <w:rFonts w:cs="Calibri"/>
                <w:color w:val="000000"/>
                <w:sz w:val="18"/>
                <w:szCs w:val="18"/>
              </w:rPr>
            </w:pPr>
            <w:r w:rsidRPr="00212559">
              <w:rPr>
                <w:rFonts w:cs="Calibri"/>
                <w:color w:val="000000"/>
                <w:sz w:val="18"/>
                <w:szCs w:val="18"/>
              </w:rPr>
              <w:t>Encargos associados:</w:t>
            </w:r>
          </w:p>
          <w:p w14:paraId="57DD1DB2" w14:textId="77777777" w:rsidR="00B91595" w:rsidRPr="00212559" w:rsidRDefault="00B91595" w:rsidP="00B91595">
            <w:pPr>
              <w:pStyle w:val="ListParagraph"/>
              <w:numPr>
                <w:ilvl w:val="0"/>
                <w:numId w:val="23"/>
              </w:numPr>
              <w:rPr>
                <w:rFonts w:cs="Calibri"/>
                <w:color w:val="000000"/>
                <w:sz w:val="18"/>
                <w:szCs w:val="18"/>
              </w:rPr>
            </w:pPr>
            <w:r w:rsidRPr="00212559">
              <w:rPr>
                <w:rFonts w:cs="Calibri"/>
                <w:color w:val="000000"/>
                <w:sz w:val="18"/>
                <w:szCs w:val="18"/>
              </w:rPr>
              <w:t xml:space="preserve">Montante global de outros encargos associados à hipoteca ou à locação financeira de bens imóveis. Se não for aplicável, deve ser reportado "0". </w:t>
            </w:r>
          </w:p>
        </w:tc>
        <w:tc>
          <w:tcPr>
            <w:tcW w:w="992" w:type="dxa"/>
            <w:tcBorders>
              <w:top w:val="nil"/>
              <w:left w:val="nil"/>
              <w:bottom w:val="single" w:sz="4" w:space="0" w:color="auto"/>
              <w:right w:val="single" w:sz="4" w:space="0" w:color="auto"/>
            </w:tcBorders>
            <w:shd w:val="clear" w:color="auto" w:fill="auto"/>
            <w:noWrap/>
            <w:hideMark/>
          </w:tcPr>
          <w:p w14:paraId="58C92AA0" w14:textId="77777777" w:rsidR="00B91595" w:rsidRPr="00212559" w:rsidRDefault="00B91595" w:rsidP="00B91595">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3F51FD57" w14:textId="77777777" w:rsidR="00B91595" w:rsidRDefault="00B91595" w:rsidP="00B91595">
            <w:pPr>
              <w:rPr>
                <w:rFonts w:cs="Calibri"/>
                <w:color w:val="000000"/>
                <w:sz w:val="18"/>
                <w:szCs w:val="18"/>
              </w:rPr>
            </w:pPr>
            <w:r>
              <w:rPr>
                <w:rFonts w:cs="Calibri"/>
                <w:color w:val="000000"/>
                <w:sz w:val="18"/>
                <w:szCs w:val="18"/>
              </w:rPr>
              <w:t>MUG</w:t>
            </w:r>
          </w:p>
          <w:p w14:paraId="2D63B8F7" w14:textId="4770D18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148404F" w14:textId="0B35AE29" w:rsidR="00B91595" w:rsidRPr="0024639D" w:rsidRDefault="0024639D" w:rsidP="00B91595">
            <w:pPr>
              <w:rPr>
                <w:rFonts w:cs="Calibri"/>
                <w:i/>
                <w:color w:val="000000"/>
                <w:sz w:val="18"/>
                <w:szCs w:val="18"/>
              </w:rPr>
            </w:pPr>
            <w:r w:rsidRPr="0024639D">
              <w:rPr>
                <w:rFonts w:cs="Calibri"/>
                <w:i/>
                <w:color w:val="000000"/>
                <w:sz w:val="18"/>
                <w:szCs w:val="18"/>
              </w:rPr>
              <w:t>cd_garantias.cst08_caucbem</w:t>
            </w:r>
          </w:p>
        </w:tc>
        <w:tc>
          <w:tcPr>
            <w:tcW w:w="1134" w:type="dxa"/>
            <w:tcBorders>
              <w:top w:val="nil"/>
              <w:left w:val="single" w:sz="4" w:space="0" w:color="auto"/>
              <w:bottom w:val="single" w:sz="4" w:space="0" w:color="auto"/>
              <w:right w:val="single" w:sz="4" w:space="0" w:color="auto"/>
            </w:tcBorders>
          </w:tcPr>
          <w:p w14:paraId="62263096" w14:textId="0808B65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EE2F578" w14:textId="77777777" w:rsidR="0024639D" w:rsidRPr="0024639D" w:rsidRDefault="0024639D" w:rsidP="0024639D">
            <w:pPr>
              <w:rPr>
                <w:rFonts w:cs="Calibri"/>
                <w:color w:val="000000"/>
                <w:sz w:val="18"/>
                <w:szCs w:val="18"/>
              </w:rPr>
            </w:pPr>
            <w:r w:rsidRPr="0024639D">
              <w:rPr>
                <w:rFonts w:cs="Calibri"/>
                <w:color w:val="000000"/>
                <w:sz w:val="18"/>
                <w:szCs w:val="18"/>
              </w:rPr>
              <w:t>CASE</w:t>
            </w:r>
          </w:p>
          <w:p w14:paraId="23EFDE9A"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aux_orig.origem = 'CS' THEN cst08.MONUSORI</w:t>
            </w:r>
          </w:p>
          <w:p w14:paraId="443B83E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aux_orig.origem LIKE '%GP, CS%' THEN cst08.MONUSORI</w:t>
            </w:r>
          </w:p>
          <w:p w14:paraId="3A3FF31C"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0</w:t>
            </w:r>
          </w:p>
          <w:p w14:paraId="45C42E65" w14:textId="425E49DF" w:rsidR="00B91595" w:rsidRDefault="0024639D" w:rsidP="0024639D">
            <w:pPr>
              <w:rPr>
                <w:rFonts w:cs="Calibri"/>
                <w:color w:val="000000"/>
                <w:sz w:val="18"/>
                <w:szCs w:val="18"/>
              </w:rPr>
            </w:pPr>
            <w:r w:rsidRPr="0024639D">
              <w:rPr>
                <w:rFonts w:cs="Calibri"/>
                <w:color w:val="000000"/>
                <w:sz w:val="18"/>
                <w:szCs w:val="18"/>
              </w:rPr>
              <w:t>END</w:t>
            </w:r>
          </w:p>
        </w:tc>
      </w:tr>
      <w:tr w:rsidR="00B91595" w:rsidRPr="00212559" w14:paraId="7A52C495" w14:textId="1F9ACA64"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1F4B295" w14:textId="77777777" w:rsidR="00B91595" w:rsidRPr="00212559" w:rsidRDefault="00B91595" w:rsidP="00B91595">
            <w:pPr>
              <w:rPr>
                <w:rFonts w:cs="Calibri"/>
                <w:color w:val="000000"/>
                <w:sz w:val="18"/>
                <w:szCs w:val="18"/>
              </w:rPr>
            </w:pPr>
            <w:r w:rsidRPr="00212559">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2373BA86" w14:textId="77777777" w:rsidR="00B91595" w:rsidRPr="00212559" w:rsidRDefault="00B91595" w:rsidP="00B91595">
            <w:pPr>
              <w:rPr>
                <w:rFonts w:cs="Calibri"/>
                <w:color w:val="000000"/>
                <w:sz w:val="18"/>
                <w:szCs w:val="18"/>
              </w:rPr>
            </w:pPr>
            <w:r w:rsidRPr="00212559">
              <w:rPr>
                <w:rFonts w:cs="Calibri"/>
                <w:color w:val="000000"/>
                <w:sz w:val="18"/>
                <w:szCs w:val="18"/>
              </w:rPr>
              <w:t>Data modificação:</w:t>
            </w:r>
          </w:p>
          <w:p w14:paraId="29C76998" w14:textId="77777777" w:rsidR="00B91595" w:rsidRPr="00212559" w:rsidRDefault="00B91595" w:rsidP="00B91595">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622ABE90" w14:textId="77777777" w:rsidR="00B91595" w:rsidRPr="00212559" w:rsidRDefault="00B91595" w:rsidP="00B91595">
            <w:pPr>
              <w:pStyle w:val="ListParagraph"/>
              <w:numPr>
                <w:ilvl w:val="0"/>
                <w:numId w:val="19"/>
              </w:numPr>
              <w:rPr>
                <w:rFonts w:cs="Calibri"/>
                <w:color w:val="000000"/>
                <w:sz w:val="18"/>
                <w:szCs w:val="18"/>
              </w:rPr>
            </w:pPr>
            <w:r w:rsidRPr="00212559">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992" w:type="dxa"/>
            <w:tcBorders>
              <w:top w:val="nil"/>
              <w:left w:val="nil"/>
              <w:bottom w:val="single" w:sz="4" w:space="0" w:color="auto"/>
              <w:right w:val="single" w:sz="4" w:space="0" w:color="auto"/>
            </w:tcBorders>
            <w:shd w:val="clear" w:color="auto" w:fill="auto"/>
            <w:noWrap/>
            <w:hideMark/>
          </w:tcPr>
          <w:p w14:paraId="1CDD8C0E"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7FCC9E5" w14:textId="77777777" w:rsidR="00B91595" w:rsidRDefault="00B91595" w:rsidP="00B91595">
            <w:pPr>
              <w:rPr>
                <w:rFonts w:cs="Calibri"/>
                <w:color w:val="000000"/>
                <w:sz w:val="18"/>
                <w:szCs w:val="18"/>
              </w:rPr>
            </w:pPr>
            <w:r>
              <w:rPr>
                <w:rFonts w:cs="Calibri"/>
                <w:color w:val="000000"/>
                <w:sz w:val="18"/>
                <w:szCs w:val="18"/>
              </w:rPr>
              <w:t>MUG</w:t>
            </w:r>
          </w:p>
          <w:p w14:paraId="1D45F2EB" w14:textId="17DA3AE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514315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AA7248B" w14:textId="05C72CF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0532331" w14:textId="74A0AB6A" w:rsidR="00B91595" w:rsidRDefault="0024639D" w:rsidP="00B91595">
            <w:pPr>
              <w:rPr>
                <w:rFonts w:cs="Calibri"/>
                <w:color w:val="000000"/>
                <w:sz w:val="18"/>
                <w:szCs w:val="18"/>
              </w:rPr>
            </w:pPr>
            <w:r w:rsidRPr="0024639D">
              <w:rPr>
                <w:rFonts w:cs="Calibri"/>
                <w:color w:val="000000"/>
                <w:sz w:val="18"/>
                <w:szCs w:val="18"/>
              </w:rPr>
              <w:t>ref_date</w:t>
            </w:r>
          </w:p>
        </w:tc>
      </w:tr>
      <w:tr w:rsidR="00B91595" w:rsidRPr="00212559" w14:paraId="3C07FF60" w14:textId="5FA833A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4C7D9E" w14:textId="77777777" w:rsidR="00B91595" w:rsidRPr="00212559" w:rsidRDefault="00B91595" w:rsidP="00B91595">
            <w:pPr>
              <w:rPr>
                <w:rFonts w:cs="Calibri"/>
                <w:color w:val="000000"/>
                <w:sz w:val="18"/>
                <w:szCs w:val="18"/>
              </w:rPr>
            </w:pPr>
            <w:r w:rsidRPr="00212559">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157BE90C" w14:textId="77777777" w:rsidR="00B91595" w:rsidRPr="00CD3F80" w:rsidRDefault="00B91595" w:rsidP="00B91595">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4DA8323F" w14:textId="77777777" w:rsidR="00B91595" w:rsidRPr="00CD3F80" w:rsidRDefault="00B91595" w:rsidP="00B91595">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89C8044" w14:textId="77777777" w:rsidR="00B91595" w:rsidRPr="00CD3F80" w:rsidRDefault="00B91595" w:rsidP="00B91595">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36F18154" w14:textId="77777777" w:rsidR="00B91595" w:rsidRDefault="00B91595" w:rsidP="00B91595">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69FB3813" w14:textId="77777777" w:rsidR="00B91595" w:rsidRPr="00212559" w:rsidRDefault="00B91595" w:rsidP="00B91595">
            <w:pPr>
              <w:pStyle w:val="ListParagraph"/>
              <w:numPr>
                <w:ilvl w:val="0"/>
                <w:numId w:val="1"/>
              </w:numPr>
              <w:rPr>
                <w:rFonts w:cs="Calibri"/>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992" w:type="dxa"/>
            <w:tcBorders>
              <w:top w:val="nil"/>
              <w:left w:val="nil"/>
              <w:bottom w:val="single" w:sz="4" w:space="0" w:color="auto"/>
              <w:right w:val="single" w:sz="4" w:space="0" w:color="auto"/>
            </w:tcBorders>
            <w:shd w:val="clear" w:color="auto" w:fill="auto"/>
            <w:noWrap/>
            <w:hideMark/>
          </w:tcPr>
          <w:p w14:paraId="65A3127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7A2AD13" w14:textId="77777777" w:rsidR="00B91595" w:rsidRDefault="00B91595" w:rsidP="00B91595">
            <w:pPr>
              <w:rPr>
                <w:rFonts w:cs="Calibri"/>
                <w:color w:val="000000"/>
                <w:sz w:val="18"/>
                <w:szCs w:val="18"/>
              </w:rPr>
            </w:pPr>
            <w:r>
              <w:rPr>
                <w:rFonts w:cs="Calibri"/>
                <w:color w:val="000000"/>
                <w:sz w:val="18"/>
                <w:szCs w:val="18"/>
              </w:rPr>
              <w:t>MUG</w:t>
            </w:r>
          </w:p>
          <w:p w14:paraId="2FABD060" w14:textId="76D67915"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FE7CC53"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4A2FD7F"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637B0C2" w14:textId="38AA343E"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412D80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'LEA' THEN '90'</w:t>
            </w:r>
          </w:p>
          <w:p w14:paraId="61F5B544"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'FAC' THEN '91'</w:t>
            </w:r>
          </w:p>
          <w:p w14:paraId="52D2E77C" w14:textId="2A37EB2A" w:rsidR="00B91595" w:rsidRDefault="0024639D" w:rsidP="0024639D">
            <w:pPr>
              <w:rPr>
                <w:rFonts w:cs="Calibri"/>
                <w:color w:val="000000"/>
                <w:sz w:val="18"/>
                <w:szCs w:val="18"/>
              </w:rPr>
            </w:pPr>
            <w:r w:rsidRPr="0024639D">
              <w:rPr>
                <w:rFonts w:cs="Calibri"/>
                <w:color w:val="000000"/>
                <w:sz w:val="18"/>
                <w:szCs w:val="18"/>
              </w:rPr>
              <w:t>ELSE gt018.CEMPRESP</w:t>
            </w:r>
          </w:p>
        </w:tc>
      </w:tr>
      <w:tr w:rsidR="00B91595" w:rsidRPr="00212559" w14:paraId="00EF4413" w14:textId="3E73EB7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9DCDCCB" w14:textId="77777777" w:rsidR="00B91595" w:rsidRPr="00212559" w:rsidRDefault="00B91595" w:rsidP="00B91595">
            <w:pPr>
              <w:rPr>
                <w:rFonts w:cs="Calibri"/>
                <w:color w:val="000000"/>
                <w:sz w:val="18"/>
                <w:szCs w:val="18"/>
              </w:rPr>
            </w:pPr>
            <w:r w:rsidRPr="00212559">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490F2632" w14:textId="77777777" w:rsidR="00B91595" w:rsidRPr="00212559" w:rsidRDefault="00B91595" w:rsidP="00B91595">
            <w:pPr>
              <w:rPr>
                <w:rFonts w:cs="Calibri"/>
                <w:color w:val="000000"/>
                <w:sz w:val="18"/>
                <w:szCs w:val="18"/>
              </w:rPr>
            </w:pPr>
            <w:r w:rsidRPr="00212559">
              <w:rPr>
                <w:rFonts w:cs="Calibri"/>
                <w:color w:val="000000"/>
                <w:sz w:val="18"/>
                <w:szCs w:val="18"/>
              </w:rPr>
              <w:t>Código da empresa da conta:</w:t>
            </w:r>
          </w:p>
          <w:p w14:paraId="65392CD2"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lastRenderedPageBreak/>
              <w:t xml:space="preserve">Este campo, juntamente com </w:t>
            </w:r>
            <w:r>
              <w:rPr>
                <w:rFonts w:cs="Calibri"/>
                <w:color w:val="000000"/>
                <w:sz w:val="18"/>
                <w:szCs w:val="18"/>
              </w:rPr>
              <w:t xml:space="preserve">o </w:t>
            </w:r>
            <w:r w:rsidRPr="00212559">
              <w:rPr>
                <w:rFonts w:cs="Calibri"/>
                <w:color w:val="000000"/>
                <w:sz w:val="18"/>
                <w:szCs w:val="18"/>
              </w:rPr>
              <w:t xml:space="preserve">‘cnumcta’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5D795A44"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1388C4B6"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1B084A72" w14:textId="77777777" w:rsidR="00B91595" w:rsidRDefault="00B91595" w:rsidP="00B91595">
            <w:pPr>
              <w:rPr>
                <w:rFonts w:cs="Calibri"/>
                <w:color w:val="000000"/>
                <w:sz w:val="18"/>
                <w:szCs w:val="18"/>
              </w:rPr>
            </w:pPr>
            <w:r>
              <w:rPr>
                <w:rFonts w:cs="Calibri"/>
                <w:color w:val="000000"/>
                <w:sz w:val="18"/>
                <w:szCs w:val="18"/>
              </w:rPr>
              <w:t>MUG</w:t>
            </w:r>
          </w:p>
          <w:p w14:paraId="35B6EA4B" w14:textId="281CAAD1"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117FB0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15B5113" w14:textId="5E557FE2"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01D15B7" w14:textId="77777777" w:rsidR="00B91595" w:rsidRDefault="00B91595" w:rsidP="00B91595">
            <w:pPr>
              <w:rPr>
                <w:rFonts w:cs="Calibri"/>
                <w:color w:val="000000"/>
                <w:sz w:val="18"/>
                <w:szCs w:val="18"/>
              </w:rPr>
            </w:pPr>
          </w:p>
        </w:tc>
      </w:tr>
      <w:tr w:rsidR="00B91595" w:rsidRPr="00212559" w14:paraId="23B7B9DB" w14:textId="4AFA951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6134B17" w14:textId="77777777" w:rsidR="00B91595" w:rsidRPr="00212559" w:rsidRDefault="00B91595" w:rsidP="00B91595">
            <w:pPr>
              <w:rPr>
                <w:rFonts w:cs="Calibri"/>
                <w:color w:val="000000"/>
                <w:sz w:val="18"/>
                <w:szCs w:val="18"/>
              </w:rPr>
            </w:pPr>
            <w:r w:rsidRPr="00212559">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5D34A86B" w14:textId="77777777" w:rsidR="00B91595" w:rsidRPr="00212559" w:rsidRDefault="00B91595" w:rsidP="00B91595">
            <w:pPr>
              <w:rPr>
                <w:rFonts w:cs="Calibri"/>
                <w:color w:val="000000"/>
                <w:sz w:val="18"/>
                <w:szCs w:val="18"/>
              </w:rPr>
            </w:pPr>
            <w:r w:rsidRPr="00212559">
              <w:rPr>
                <w:rFonts w:cs="Calibri"/>
                <w:color w:val="000000"/>
                <w:sz w:val="18"/>
                <w:szCs w:val="18"/>
              </w:rPr>
              <w:t>Código do balcão da conta ID da garantia:</w:t>
            </w:r>
          </w:p>
          <w:p w14:paraId="482DE803"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o ‘</w:t>
            </w:r>
            <w:r w:rsidRPr="00212559">
              <w:rPr>
                <w:rFonts w:cs="Calibri"/>
                <w:color w:val="000000"/>
                <w:sz w:val="18"/>
                <w:szCs w:val="18"/>
              </w:rPr>
              <w:t xml:space="preserve">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242A9E72"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120D4FB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29EEC3B3" w14:textId="77777777" w:rsidR="00B91595" w:rsidRDefault="00B91595" w:rsidP="00B91595">
            <w:pPr>
              <w:rPr>
                <w:rFonts w:cs="Calibri"/>
                <w:color w:val="000000"/>
                <w:sz w:val="18"/>
                <w:szCs w:val="18"/>
              </w:rPr>
            </w:pPr>
            <w:r>
              <w:rPr>
                <w:rFonts w:cs="Calibri"/>
                <w:color w:val="000000"/>
                <w:sz w:val="18"/>
                <w:szCs w:val="18"/>
              </w:rPr>
              <w:t>MUG</w:t>
            </w:r>
          </w:p>
          <w:p w14:paraId="3438D652" w14:textId="47D6775A"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16D1662"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04D1180" w14:textId="12E9E11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A36A013" w14:textId="77777777" w:rsidR="00B91595" w:rsidRDefault="00B91595" w:rsidP="00B91595">
            <w:pPr>
              <w:rPr>
                <w:rFonts w:cs="Calibri"/>
                <w:color w:val="000000"/>
                <w:sz w:val="18"/>
                <w:szCs w:val="18"/>
              </w:rPr>
            </w:pPr>
          </w:p>
        </w:tc>
      </w:tr>
      <w:tr w:rsidR="00B91595" w:rsidRPr="00212559" w14:paraId="3795A852" w14:textId="262B274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A61DE00" w14:textId="77777777" w:rsidR="00B91595" w:rsidRPr="00212559" w:rsidRDefault="00B91595" w:rsidP="00B91595">
            <w:pPr>
              <w:rPr>
                <w:rFonts w:cs="Calibri"/>
                <w:color w:val="000000"/>
                <w:sz w:val="18"/>
                <w:szCs w:val="18"/>
              </w:rPr>
            </w:pPr>
            <w:r w:rsidRPr="00212559">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778E7EDD" w14:textId="77777777" w:rsidR="00B91595" w:rsidRPr="00212559" w:rsidRDefault="00B91595" w:rsidP="00B91595">
            <w:pPr>
              <w:rPr>
                <w:rFonts w:cs="Calibri"/>
                <w:color w:val="000000"/>
                <w:sz w:val="18"/>
                <w:szCs w:val="18"/>
              </w:rPr>
            </w:pPr>
            <w:r w:rsidRPr="00212559">
              <w:rPr>
                <w:rFonts w:cs="Calibri"/>
                <w:color w:val="000000"/>
                <w:sz w:val="18"/>
                <w:szCs w:val="18"/>
              </w:rPr>
              <w:t>Número de conta ID da caução:</w:t>
            </w:r>
          </w:p>
          <w:p w14:paraId="30A5CE76"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63EE472D" w14:textId="77777777" w:rsidR="00B91595" w:rsidRPr="00212559" w:rsidRDefault="00B91595" w:rsidP="00B91595">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472D800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A435AD6" w14:textId="77777777" w:rsidR="00B91595" w:rsidRDefault="00B91595" w:rsidP="00B91595">
            <w:pPr>
              <w:rPr>
                <w:rFonts w:cs="Calibri"/>
                <w:color w:val="000000"/>
                <w:sz w:val="18"/>
                <w:szCs w:val="18"/>
              </w:rPr>
            </w:pPr>
            <w:r>
              <w:rPr>
                <w:rFonts w:cs="Calibri"/>
                <w:color w:val="000000"/>
                <w:sz w:val="18"/>
                <w:szCs w:val="18"/>
              </w:rPr>
              <w:t>MUG</w:t>
            </w:r>
          </w:p>
          <w:p w14:paraId="135DCA83" w14:textId="45009BA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6DFFF7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A568DAB" w14:textId="2D2A9D44"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08DCE24" w14:textId="77777777" w:rsidR="00B91595" w:rsidRDefault="00B91595" w:rsidP="00B91595">
            <w:pPr>
              <w:rPr>
                <w:rFonts w:cs="Calibri"/>
                <w:color w:val="000000"/>
                <w:sz w:val="18"/>
                <w:szCs w:val="18"/>
              </w:rPr>
            </w:pPr>
          </w:p>
        </w:tc>
      </w:tr>
      <w:tr w:rsidR="00B91595" w:rsidRPr="00212559" w14:paraId="5AF2A7AA" w14:textId="30F9878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3671D78" w14:textId="77777777" w:rsidR="00B91595" w:rsidRPr="00212559" w:rsidRDefault="00B91595" w:rsidP="00B91595">
            <w:pPr>
              <w:rPr>
                <w:rFonts w:cs="Calibri"/>
                <w:color w:val="000000"/>
                <w:sz w:val="18"/>
                <w:szCs w:val="18"/>
              </w:rPr>
            </w:pPr>
            <w:r w:rsidRPr="00212559">
              <w:rPr>
                <w:rFonts w:cs="Calibri"/>
                <w:color w:val="000000"/>
                <w:sz w:val="18"/>
                <w:szCs w:val="18"/>
              </w:rPr>
              <w:t>ckbalcao</w:t>
            </w:r>
          </w:p>
        </w:tc>
        <w:tc>
          <w:tcPr>
            <w:tcW w:w="5494" w:type="dxa"/>
            <w:tcBorders>
              <w:top w:val="nil"/>
              <w:left w:val="nil"/>
              <w:bottom w:val="single" w:sz="4" w:space="0" w:color="auto"/>
              <w:right w:val="single" w:sz="4" w:space="0" w:color="auto"/>
            </w:tcBorders>
            <w:shd w:val="clear" w:color="auto" w:fill="auto"/>
            <w:noWrap/>
            <w:hideMark/>
          </w:tcPr>
          <w:p w14:paraId="25E2499B" w14:textId="77777777" w:rsidR="00B91595" w:rsidRPr="00212559" w:rsidRDefault="00B91595" w:rsidP="00B91595">
            <w:pPr>
              <w:rPr>
                <w:rFonts w:cs="Calibri"/>
                <w:color w:val="000000"/>
                <w:sz w:val="18"/>
                <w:szCs w:val="18"/>
              </w:rPr>
            </w:pPr>
            <w:r w:rsidRPr="00212559">
              <w:rPr>
                <w:rFonts w:cs="Calibri"/>
                <w:color w:val="000000"/>
                <w:sz w:val="18"/>
                <w:szCs w:val="18"/>
              </w:rPr>
              <w:t>Código do balcão da responsabilidade:</w:t>
            </w:r>
          </w:p>
          <w:p w14:paraId="752E7DF2"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Este campo, juntamente com o ‘cempresa’, ‘cknumcta’ e ‘zdeposit, correspondem à chave única de cada responsabilidade de crédito no banco.</w:t>
            </w:r>
          </w:p>
          <w:p w14:paraId="13A2A76D"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A chave é normalizada de acordo com as chaves contratuais da aplicação ICs da Contabilidade, com o ‘ckbalcao’ a corresponder nesse modelo ao campo ‘cbalcao’.</w:t>
            </w:r>
          </w:p>
          <w:p w14:paraId="61FDB379" w14:textId="77777777" w:rsidR="00B91595" w:rsidRPr="00212559" w:rsidRDefault="00B91595" w:rsidP="00B91595">
            <w:pPr>
              <w:pStyle w:val="ListParagraph"/>
              <w:numPr>
                <w:ilvl w:val="0"/>
                <w:numId w:val="2"/>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‘cbalcao’ ou ao campo ‘ckbalres’.</w:t>
            </w:r>
          </w:p>
        </w:tc>
        <w:tc>
          <w:tcPr>
            <w:tcW w:w="992" w:type="dxa"/>
            <w:tcBorders>
              <w:top w:val="nil"/>
              <w:left w:val="nil"/>
              <w:bottom w:val="single" w:sz="4" w:space="0" w:color="auto"/>
              <w:right w:val="single" w:sz="4" w:space="0" w:color="auto"/>
            </w:tcBorders>
            <w:shd w:val="clear" w:color="auto" w:fill="auto"/>
            <w:noWrap/>
            <w:hideMark/>
          </w:tcPr>
          <w:p w14:paraId="5CDB0F9B"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690C432" w14:textId="77777777" w:rsidR="00B91595" w:rsidRDefault="00B91595" w:rsidP="00B91595">
            <w:pPr>
              <w:rPr>
                <w:rFonts w:cs="Calibri"/>
                <w:color w:val="000000"/>
                <w:sz w:val="18"/>
                <w:szCs w:val="18"/>
              </w:rPr>
            </w:pPr>
            <w:r>
              <w:rPr>
                <w:rFonts w:cs="Calibri"/>
                <w:color w:val="000000"/>
                <w:sz w:val="18"/>
                <w:szCs w:val="18"/>
              </w:rPr>
              <w:t>MUG</w:t>
            </w:r>
          </w:p>
          <w:p w14:paraId="3498F426" w14:textId="5AC3AC72"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39FB94B"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3B46CBD" w14:textId="437F3EF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FCFF8F6" w14:textId="77777777" w:rsidR="00B91595" w:rsidRDefault="00B91595" w:rsidP="00B91595">
            <w:pPr>
              <w:rPr>
                <w:rFonts w:cs="Calibri"/>
                <w:color w:val="000000"/>
                <w:sz w:val="18"/>
                <w:szCs w:val="18"/>
              </w:rPr>
            </w:pPr>
          </w:p>
        </w:tc>
      </w:tr>
      <w:tr w:rsidR="00B91595" w:rsidRPr="00212559" w14:paraId="111D2627" w14:textId="10260CA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A17165A" w14:textId="77777777" w:rsidR="00B91595" w:rsidRPr="00212559" w:rsidRDefault="00B91595" w:rsidP="00B91595">
            <w:pPr>
              <w:rPr>
                <w:rFonts w:cs="Calibri"/>
                <w:color w:val="000000"/>
                <w:sz w:val="18"/>
                <w:szCs w:val="18"/>
              </w:rPr>
            </w:pPr>
            <w:r w:rsidRPr="00212559">
              <w:rPr>
                <w:rFonts w:cs="Calibri"/>
                <w:color w:val="000000"/>
                <w:sz w:val="18"/>
                <w:szCs w:val="18"/>
              </w:rPr>
              <w:t>cknumcta</w:t>
            </w:r>
          </w:p>
        </w:tc>
        <w:tc>
          <w:tcPr>
            <w:tcW w:w="5494" w:type="dxa"/>
            <w:tcBorders>
              <w:top w:val="nil"/>
              <w:left w:val="nil"/>
              <w:bottom w:val="single" w:sz="4" w:space="0" w:color="auto"/>
              <w:right w:val="single" w:sz="4" w:space="0" w:color="auto"/>
            </w:tcBorders>
            <w:shd w:val="clear" w:color="auto" w:fill="auto"/>
            <w:noWrap/>
            <w:hideMark/>
          </w:tcPr>
          <w:p w14:paraId="52C13C42" w14:textId="77777777" w:rsidR="00B91595" w:rsidRPr="00212559" w:rsidRDefault="00B91595" w:rsidP="00B91595">
            <w:pPr>
              <w:rPr>
                <w:rFonts w:cs="Calibri"/>
                <w:color w:val="000000"/>
                <w:sz w:val="18"/>
                <w:szCs w:val="18"/>
              </w:rPr>
            </w:pPr>
            <w:r w:rsidRPr="00212559">
              <w:rPr>
                <w:rFonts w:cs="Calibri"/>
                <w:color w:val="000000"/>
                <w:sz w:val="18"/>
                <w:szCs w:val="18"/>
              </w:rPr>
              <w:t>Número de conta da responsabilidade:</w:t>
            </w:r>
          </w:p>
          <w:p w14:paraId="5A318757"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lastRenderedPageBreak/>
              <w:t>Este campo, juntamente com o ‘cempresa’, ‘ckbalcao’ e ‘zdeposit’, correspondem à chave única de cada responsabilidade de crédito no banco.</w:t>
            </w:r>
          </w:p>
          <w:p w14:paraId="39220CDE"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t xml:space="preserve">A chave é normalizada de acordo com as chaves contratuais da aplicação ICs da Contabilidade, com o ‘cknumcta’ a corresponder nesse modelo ao campo ‘cnumecta’.  </w:t>
            </w:r>
          </w:p>
          <w:p w14:paraId="6A546894" w14:textId="77777777" w:rsidR="00B91595" w:rsidRPr="00212559" w:rsidRDefault="00B91595" w:rsidP="00B91595">
            <w:pPr>
              <w:pStyle w:val="ListParagraph"/>
              <w:numPr>
                <w:ilvl w:val="0"/>
                <w:numId w:val="4"/>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‘cnumecta’ ou ao campo ‘ckctares’.</w:t>
            </w:r>
          </w:p>
        </w:tc>
        <w:tc>
          <w:tcPr>
            <w:tcW w:w="992" w:type="dxa"/>
            <w:tcBorders>
              <w:top w:val="nil"/>
              <w:left w:val="nil"/>
              <w:bottom w:val="single" w:sz="4" w:space="0" w:color="auto"/>
              <w:right w:val="single" w:sz="4" w:space="0" w:color="auto"/>
            </w:tcBorders>
            <w:shd w:val="clear" w:color="auto" w:fill="auto"/>
            <w:noWrap/>
            <w:hideMark/>
          </w:tcPr>
          <w:p w14:paraId="433CDDFE"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FACDC98" w14:textId="77777777" w:rsidR="00B91595" w:rsidRDefault="00B91595" w:rsidP="00B91595">
            <w:pPr>
              <w:rPr>
                <w:rFonts w:cs="Calibri"/>
                <w:color w:val="000000"/>
                <w:sz w:val="18"/>
                <w:szCs w:val="18"/>
              </w:rPr>
            </w:pPr>
            <w:r>
              <w:rPr>
                <w:rFonts w:cs="Calibri"/>
                <w:color w:val="000000"/>
                <w:sz w:val="18"/>
                <w:szCs w:val="18"/>
              </w:rPr>
              <w:t>MUG</w:t>
            </w:r>
          </w:p>
          <w:p w14:paraId="7ADC0F28" w14:textId="65978497"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A461C4"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9E21243" w14:textId="34D1F4A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EC0CB9F" w14:textId="77777777" w:rsidR="00B91595" w:rsidRDefault="00B91595" w:rsidP="00B91595">
            <w:pPr>
              <w:rPr>
                <w:rFonts w:cs="Calibri"/>
                <w:color w:val="000000"/>
                <w:sz w:val="18"/>
                <w:szCs w:val="18"/>
              </w:rPr>
            </w:pPr>
          </w:p>
        </w:tc>
      </w:tr>
      <w:tr w:rsidR="00B91595" w:rsidRPr="00212559" w14:paraId="7C747285" w14:textId="31B85D6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4D6795" w14:textId="77777777" w:rsidR="00B91595" w:rsidRPr="00212559" w:rsidRDefault="00B91595" w:rsidP="00B91595">
            <w:pPr>
              <w:rPr>
                <w:rFonts w:cs="Calibri"/>
                <w:color w:val="000000"/>
                <w:sz w:val="18"/>
                <w:szCs w:val="18"/>
              </w:rPr>
            </w:pPr>
            <w:r w:rsidRPr="00212559">
              <w:rPr>
                <w:rFonts w:cs="Calibri"/>
                <w:color w:val="000000"/>
                <w:sz w:val="18"/>
                <w:szCs w:val="18"/>
              </w:rPr>
              <w:t>zdeposit</w:t>
            </w:r>
          </w:p>
        </w:tc>
        <w:tc>
          <w:tcPr>
            <w:tcW w:w="5494" w:type="dxa"/>
            <w:tcBorders>
              <w:top w:val="nil"/>
              <w:left w:val="nil"/>
              <w:bottom w:val="single" w:sz="4" w:space="0" w:color="auto"/>
              <w:right w:val="single" w:sz="4" w:space="0" w:color="auto"/>
            </w:tcBorders>
            <w:shd w:val="clear" w:color="auto" w:fill="auto"/>
            <w:noWrap/>
            <w:hideMark/>
          </w:tcPr>
          <w:p w14:paraId="028B8890" w14:textId="77777777" w:rsidR="00B91595" w:rsidRPr="00212559" w:rsidRDefault="00B91595" w:rsidP="00B91595">
            <w:pPr>
              <w:rPr>
                <w:rFonts w:cs="Calibri"/>
                <w:color w:val="000000"/>
                <w:sz w:val="18"/>
                <w:szCs w:val="18"/>
              </w:rPr>
            </w:pPr>
            <w:r w:rsidRPr="00212559">
              <w:rPr>
                <w:rFonts w:cs="Calibri"/>
                <w:color w:val="000000"/>
                <w:sz w:val="18"/>
                <w:szCs w:val="18"/>
              </w:rPr>
              <w:t>Número de contrato da responsabilidade:</w:t>
            </w:r>
          </w:p>
          <w:p w14:paraId="3E02B017"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Estes campos, juntamente com o ‘cempresa’, ‘ckbalcao’ e ‘cknumcta’, correspondem à chave única de cada responsabilidade de crédito no banco.</w:t>
            </w:r>
          </w:p>
          <w:p w14:paraId="082A298B"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A chave é normalizada de acordo com as chaves contratuais da aplicação ICs da Contabilidade, com o ‘zdeposit’ a corresponder nesse modelo ao campo ‘zdeposit’.</w:t>
            </w:r>
          </w:p>
          <w:p w14:paraId="5488730A" w14:textId="77777777" w:rsidR="00B91595" w:rsidRPr="00212559" w:rsidRDefault="00B91595" w:rsidP="00B91595">
            <w:pPr>
              <w:pStyle w:val="ListParagraph"/>
              <w:numPr>
                <w:ilvl w:val="0"/>
                <w:numId w:val="3"/>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‘creferencia’ ou ao campo ‘ckrefresp’.</w:t>
            </w:r>
          </w:p>
        </w:tc>
        <w:tc>
          <w:tcPr>
            <w:tcW w:w="992" w:type="dxa"/>
            <w:tcBorders>
              <w:top w:val="nil"/>
              <w:left w:val="nil"/>
              <w:bottom w:val="single" w:sz="4" w:space="0" w:color="auto"/>
              <w:right w:val="single" w:sz="4" w:space="0" w:color="auto"/>
            </w:tcBorders>
            <w:shd w:val="clear" w:color="auto" w:fill="auto"/>
            <w:noWrap/>
            <w:hideMark/>
          </w:tcPr>
          <w:p w14:paraId="11B233A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3E9ECA1" w14:textId="77777777" w:rsidR="00B91595" w:rsidRDefault="00B91595" w:rsidP="00B91595">
            <w:pPr>
              <w:rPr>
                <w:rFonts w:cs="Calibri"/>
                <w:color w:val="000000"/>
                <w:sz w:val="18"/>
                <w:szCs w:val="18"/>
              </w:rPr>
            </w:pPr>
            <w:r>
              <w:rPr>
                <w:rFonts w:cs="Calibri"/>
                <w:color w:val="000000"/>
                <w:sz w:val="18"/>
                <w:szCs w:val="18"/>
              </w:rPr>
              <w:t>MUG</w:t>
            </w:r>
          </w:p>
          <w:p w14:paraId="54442C20" w14:textId="4027A11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9FE855D"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A9A110F" w14:textId="3C5668C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8E4DD9E" w14:textId="77777777" w:rsidR="00B91595" w:rsidRDefault="00B91595" w:rsidP="00B91595">
            <w:pPr>
              <w:rPr>
                <w:rFonts w:cs="Calibri"/>
                <w:color w:val="000000"/>
                <w:sz w:val="18"/>
                <w:szCs w:val="18"/>
              </w:rPr>
            </w:pPr>
          </w:p>
        </w:tc>
      </w:tr>
      <w:tr w:rsidR="00B91595" w:rsidRPr="00212559" w14:paraId="7446CFF7" w14:textId="4C556D3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A5A44E4" w14:textId="77777777" w:rsidR="00B91595" w:rsidRPr="00212559" w:rsidRDefault="00B91595" w:rsidP="00B91595">
            <w:pPr>
              <w:rPr>
                <w:rFonts w:cs="Calibri"/>
                <w:color w:val="000000"/>
                <w:sz w:val="18"/>
                <w:szCs w:val="18"/>
              </w:rPr>
            </w:pPr>
            <w:r w:rsidRPr="00212559">
              <w:rPr>
                <w:rFonts w:cs="Calibri"/>
                <w:color w:val="000000"/>
                <w:sz w:val="18"/>
                <w:szCs w:val="18"/>
              </w:rPr>
              <w:t>cproduto</w:t>
            </w:r>
          </w:p>
        </w:tc>
        <w:tc>
          <w:tcPr>
            <w:tcW w:w="5494" w:type="dxa"/>
            <w:tcBorders>
              <w:top w:val="nil"/>
              <w:left w:val="nil"/>
              <w:bottom w:val="single" w:sz="4" w:space="0" w:color="auto"/>
              <w:right w:val="single" w:sz="4" w:space="0" w:color="auto"/>
            </w:tcBorders>
            <w:shd w:val="clear" w:color="auto" w:fill="auto"/>
            <w:noWrap/>
            <w:hideMark/>
          </w:tcPr>
          <w:p w14:paraId="141199F3" w14:textId="77777777" w:rsidR="00B91595" w:rsidRPr="00AA3E46" w:rsidRDefault="00B91595" w:rsidP="00B91595">
            <w:pPr>
              <w:rPr>
                <w:rFonts w:cs="Calibri"/>
                <w:color w:val="000000"/>
                <w:sz w:val="18"/>
                <w:szCs w:val="18"/>
              </w:rPr>
            </w:pPr>
            <w:r w:rsidRPr="00AA3E46">
              <w:rPr>
                <w:rFonts w:cs="Calibri"/>
                <w:color w:val="000000"/>
                <w:sz w:val="18"/>
                <w:szCs w:val="18"/>
              </w:rPr>
              <w:t>Código produto da responsabilidade:</w:t>
            </w:r>
          </w:p>
          <w:p w14:paraId="099EA66B" w14:textId="77777777" w:rsidR="00337C95" w:rsidRPr="00337C95" w:rsidRDefault="00B91595" w:rsidP="00337C95">
            <w:pPr>
              <w:pStyle w:val="ListParagraph"/>
              <w:numPr>
                <w:ilvl w:val="0"/>
                <w:numId w:val="33"/>
              </w:numPr>
              <w:rPr>
                <w:rFonts w:cs="Calibri"/>
                <w:color w:val="000000"/>
                <w:sz w:val="18"/>
                <w:szCs w:val="18"/>
              </w:rPr>
            </w:pPr>
            <w:r w:rsidRPr="00AA3E46">
              <w:rPr>
                <w:rFonts w:cs="Calibri"/>
                <w:color w:val="000000"/>
                <w:sz w:val="18"/>
                <w:szCs w:val="18"/>
              </w:rPr>
              <w:t xml:space="preserve">Este campo do produto (‘cproduto’) em complemento com o campo do subproduto (‘csubprod’), </w:t>
            </w:r>
            <w:r w:rsidRPr="00AA3E46">
              <w:rPr>
                <w:color w:val="000000"/>
                <w:sz w:val="18"/>
                <w:szCs w:val="18"/>
              </w:rPr>
              <w:t>permite obter mais detalhe acerca da operação de crédito.</w:t>
            </w:r>
          </w:p>
          <w:p w14:paraId="0383FBD0" w14:textId="390B829D" w:rsidR="00B91595" w:rsidRPr="00AA3E46" w:rsidRDefault="00337C95" w:rsidP="00337C95">
            <w:pPr>
              <w:pStyle w:val="ListParagraph"/>
              <w:numPr>
                <w:ilvl w:val="0"/>
                <w:numId w:val="33"/>
              </w:numPr>
              <w:rPr>
                <w:rFonts w:cs="Calibri"/>
                <w:color w:val="000000"/>
                <w:sz w:val="18"/>
                <w:szCs w:val="18"/>
              </w:rPr>
            </w:pPr>
            <w:r w:rsidRPr="00AA3E46">
              <w:rPr>
                <w:sz w:val="18"/>
              </w:rPr>
              <w:t xml:space="preserve"> </w:t>
            </w:r>
            <w:r w:rsidR="00B91595" w:rsidRPr="00AA3E46">
              <w:rPr>
                <w:sz w:val="18"/>
              </w:rPr>
              <w:t xml:space="preserve">O dicionário de produtos e subprodutos pode ser consultado na tabela </w:t>
            </w:r>
            <w:r w:rsidR="00B91595" w:rsidRPr="00A84B21">
              <w:rPr>
                <w:i/>
                <w:sz w:val="18"/>
              </w:rPr>
              <w:t>cd_</w:t>
            </w:r>
            <w:proofErr w:type="gramStart"/>
            <w:r w:rsidR="00B91595" w:rsidRPr="00A84B21">
              <w:rPr>
                <w:i/>
                <w:sz w:val="18"/>
              </w:rPr>
              <w:t>estruturais.tat</w:t>
            </w:r>
            <w:proofErr w:type="gramEnd"/>
            <w:r w:rsidR="00B91595" w:rsidRPr="00A84B21">
              <w:rPr>
                <w:i/>
                <w:sz w:val="18"/>
              </w:rPr>
              <w:t>91_tabelas</w:t>
            </w:r>
            <w:r w:rsidR="00B91595" w:rsidRPr="00AA3E46">
              <w:rPr>
                <w:sz w:val="18"/>
              </w:rPr>
              <w:t xml:space="preserve">, em que o campo </w:t>
            </w:r>
            <w:r w:rsidR="00B91595">
              <w:rPr>
                <w:sz w:val="18"/>
              </w:rPr>
              <w:t>‘</w:t>
            </w:r>
            <w:r w:rsidR="00B91595" w:rsidRPr="00AA3E46">
              <w:rPr>
                <w:sz w:val="18"/>
              </w:rPr>
              <w:t>tayd91c0_celemtab</w:t>
            </w:r>
            <w:r w:rsidR="00B91595">
              <w:rPr>
                <w:sz w:val="18"/>
              </w:rPr>
              <w:t>’</w:t>
            </w:r>
            <w:r w:rsidR="00B91595" w:rsidRPr="00AA3E46">
              <w:rPr>
                <w:sz w:val="18"/>
              </w:rPr>
              <w:t xml:space="preserve"> corresponde à concatenação do produto e subproduto, e o </w:t>
            </w:r>
            <w:r w:rsidR="00B91595">
              <w:rPr>
                <w:sz w:val="18"/>
              </w:rPr>
              <w:t>‘</w:t>
            </w:r>
            <w:r w:rsidR="00B91595" w:rsidRPr="00AA3E46">
              <w:rPr>
                <w:sz w:val="18"/>
              </w:rPr>
              <w:t>tayd91c0_gelemtab</w:t>
            </w:r>
            <w:r w:rsidR="00B91595">
              <w:rPr>
                <w:sz w:val="18"/>
              </w:rPr>
              <w:t>’</w:t>
            </w:r>
            <w:r w:rsidR="00B91595"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960090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3137C32" w14:textId="77777777" w:rsidR="00B91595" w:rsidRDefault="00B91595" w:rsidP="00B91595">
            <w:pPr>
              <w:rPr>
                <w:rFonts w:cs="Calibri"/>
                <w:color w:val="000000"/>
                <w:sz w:val="18"/>
                <w:szCs w:val="18"/>
              </w:rPr>
            </w:pPr>
            <w:r>
              <w:rPr>
                <w:rFonts w:cs="Calibri"/>
                <w:color w:val="000000"/>
                <w:sz w:val="18"/>
                <w:szCs w:val="18"/>
              </w:rPr>
              <w:t>MUG</w:t>
            </w:r>
          </w:p>
          <w:p w14:paraId="0E61E587" w14:textId="4D9074DD"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38C4B53" w14:textId="6A2BB603" w:rsidR="00B91595" w:rsidRDefault="00337C95" w:rsidP="00B91595">
            <w:pPr>
              <w:rPr>
                <w:rFonts w:cs="Calibri"/>
                <w:color w:val="000000"/>
                <w:sz w:val="18"/>
                <w:szCs w:val="18"/>
              </w:rPr>
            </w:pPr>
            <w:r w:rsidRPr="00984DB3">
              <w:rPr>
                <w:i/>
                <w:color w:val="000000"/>
                <w:sz w:val="18"/>
                <w:szCs w:val="18"/>
              </w:rPr>
              <w:t>cd_garantias.gt001_trz_rsp_gt</w:t>
            </w:r>
          </w:p>
        </w:tc>
        <w:tc>
          <w:tcPr>
            <w:tcW w:w="1134" w:type="dxa"/>
            <w:tcBorders>
              <w:top w:val="nil"/>
              <w:left w:val="single" w:sz="4" w:space="0" w:color="auto"/>
              <w:bottom w:val="single" w:sz="4" w:space="0" w:color="auto"/>
              <w:right w:val="single" w:sz="4" w:space="0" w:color="auto"/>
            </w:tcBorders>
          </w:tcPr>
          <w:p w14:paraId="67587FF2" w14:textId="29761EE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044B040A" w14:textId="77777777" w:rsidR="00B91595" w:rsidRDefault="00B91595" w:rsidP="00B91595">
            <w:pPr>
              <w:rPr>
                <w:rFonts w:cs="Calibri"/>
                <w:color w:val="000000"/>
                <w:sz w:val="18"/>
                <w:szCs w:val="18"/>
              </w:rPr>
            </w:pPr>
          </w:p>
        </w:tc>
      </w:tr>
      <w:tr w:rsidR="00B91595" w:rsidRPr="00212559" w14:paraId="508987B9" w14:textId="6D774C1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BA53E20" w14:textId="77777777" w:rsidR="00B91595" w:rsidRPr="00212559" w:rsidRDefault="00B91595" w:rsidP="00B91595">
            <w:pPr>
              <w:rPr>
                <w:rFonts w:cs="Calibri"/>
                <w:color w:val="000000"/>
                <w:sz w:val="18"/>
                <w:szCs w:val="18"/>
              </w:rPr>
            </w:pPr>
            <w:r w:rsidRPr="00212559">
              <w:rPr>
                <w:rFonts w:cs="Calibri"/>
                <w:color w:val="000000"/>
                <w:sz w:val="18"/>
                <w:szCs w:val="18"/>
              </w:rPr>
              <w:t>csubprod</w:t>
            </w:r>
          </w:p>
        </w:tc>
        <w:tc>
          <w:tcPr>
            <w:tcW w:w="5494" w:type="dxa"/>
            <w:tcBorders>
              <w:top w:val="nil"/>
              <w:left w:val="nil"/>
              <w:bottom w:val="single" w:sz="4" w:space="0" w:color="auto"/>
              <w:right w:val="single" w:sz="4" w:space="0" w:color="auto"/>
            </w:tcBorders>
            <w:shd w:val="clear" w:color="auto" w:fill="auto"/>
            <w:noWrap/>
            <w:hideMark/>
          </w:tcPr>
          <w:p w14:paraId="6D4D3427" w14:textId="77777777" w:rsidR="00B91595" w:rsidRPr="00AA3E46" w:rsidRDefault="00B91595" w:rsidP="00B91595">
            <w:pPr>
              <w:rPr>
                <w:rFonts w:cs="Calibri"/>
                <w:color w:val="000000"/>
                <w:sz w:val="18"/>
                <w:szCs w:val="18"/>
              </w:rPr>
            </w:pPr>
            <w:r w:rsidRPr="00AA3E46">
              <w:rPr>
                <w:rFonts w:cs="Calibri"/>
                <w:color w:val="000000"/>
                <w:sz w:val="18"/>
                <w:szCs w:val="18"/>
              </w:rPr>
              <w:t>Código subproduto da responsabilidade:</w:t>
            </w:r>
          </w:p>
          <w:p w14:paraId="45D6B6E7" w14:textId="77777777" w:rsidR="00B91595" w:rsidRPr="00D6754F" w:rsidRDefault="00B91595" w:rsidP="00B91595">
            <w:pPr>
              <w:pStyle w:val="ListParagraph"/>
              <w:numPr>
                <w:ilvl w:val="0"/>
                <w:numId w:val="33"/>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w:t>
            </w:r>
            <w:r w:rsidRPr="00AA3E46">
              <w:rPr>
                <w:color w:val="000000"/>
                <w:sz w:val="18"/>
                <w:szCs w:val="18"/>
              </w:rPr>
              <w:t>a operação de crédito.</w:t>
            </w:r>
          </w:p>
          <w:p w14:paraId="28532430" w14:textId="1CE91915" w:rsidR="00B91595" w:rsidRPr="00337C95" w:rsidRDefault="00B91595" w:rsidP="00337C95">
            <w:pPr>
              <w:pStyle w:val="ListParagraph"/>
              <w:numPr>
                <w:ilvl w:val="0"/>
                <w:numId w:val="33"/>
              </w:numPr>
              <w:rPr>
                <w:rFonts w:cs="Calibri"/>
                <w:color w:val="000000"/>
                <w:sz w:val="18"/>
                <w:szCs w:val="18"/>
              </w:rPr>
            </w:pPr>
            <w:r w:rsidRPr="00337C95">
              <w:rPr>
                <w:sz w:val="18"/>
              </w:rPr>
              <w:t xml:space="preserve">O dicionário de produtos e subprodutos pode ser consultado na tabela </w:t>
            </w:r>
            <w:r w:rsidRPr="00337C95">
              <w:rPr>
                <w:i/>
                <w:sz w:val="18"/>
              </w:rPr>
              <w:t>cd_</w:t>
            </w:r>
            <w:proofErr w:type="gramStart"/>
            <w:r w:rsidRPr="00337C95">
              <w:rPr>
                <w:i/>
                <w:sz w:val="18"/>
              </w:rPr>
              <w:t>estruturais.tat</w:t>
            </w:r>
            <w:proofErr w:type="gramEnd"/>
            <w:r w:rsidRPr="00337C95">
              <w:rPr>
                <w:i/>
                <w:sz w:val="18"/>
              </w:rPr>
              <w:t>91_tabelas</w:t>
            </w:r>
            <w:r w:rsidRPr="00337C95">
              <w:rPr>
                <w:sz w:val="18"/>
              </w:rPr>
              <w:t xml:space="preserve">, em que o campo ‘tayd91c0_celemtab’ corresponde à concatenação do produto </w:t>
            </w:r>
            <w:r w:rsidRPr="00337C95">
              <w:rPr>
                <w:sz w:val="18"/>
              </w:rPr>
              <w:lastRenderedPageBreak/>
              <w:t>e subproduto, e o ‘tayd91c0_gelemtab’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18A01670"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3727CA05" w14:textId="77777777" w:rsidR="00B91595" w:rsidRDefault="00B91595" w:rsidP="00B91595">
            <w:pPr>
              <w:rPr>
                <w:rFonts w:cs="Calibri"/>
                <w:color w:val="000000"/>
                <w:sz w:val="18"/>
                <w:szCs w:val="18"/>
              </w:rPr>
            </w:pPr>
            <w:r>
              <w:rPr>
                <w:rFonts w:cs="Calibri"/>
                <w:color w:val="000000"/>
                <w:sz w:val="18"/>
                <w:szCs w:val="18"/>
              </w:rPr>
              <w:t>MUG</w:t>
            </w:r>
          </w:p>
          <w:p w14:paraId="5BA45BF1" w14:textId="0C7DE28F"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56F34F" w14:textId="45B1DA32" w:rsidR="00B91595" w:rsidRDefault="00337C95" w:rsidP="00B91595">
            <w:pPr>
              <w:rPr>
                <w:rFonts w:cs="Calibri"/>
                <w:color w:val="000000"/>
                <w:sz w:val="18"/>
                <w:szCs w:val="18"/>
              </w:rPr>
            </w:pPr>
            <w:r w:rsidRPr="00984DB3">
              <w:rPr>
                <w:i/>
                <w:color w:val="000000"/>
                <w:sz w:val="18"/>
                <w:szCs w:val="18"/>
              </w:rPr>
              <w:t>cd_garantias.gt001_trz_rsp_gt</w:t>
            </w:r>
          </w:p>
        </w:tc>
        <w:tc>
          <w:tcPr>
            <w:tcW w:w="1134" w:type="dxa"/>
            <w:tcBorders>
              <w:top w:val="nil"/>
              <w:left w:val="single" w:sz="4" w:space="0" w:color="auto"/>
              <w:bottom w:val="single" w:sz="4" w:space="0" w:color="auto"/>
              <w:right w:val="single" w:sz="4" w:space="0" w:color="auto"/>
            </w:tcBorders>
          </w:tcPr>
          <w:p w14:paraId="2836663B" w14:textId="1C21A3F0" w:rsidR="00B91595" w:rsidRDefault="00337C95" w:rsidP="00B91595">
            <w:pPr>
              <w:rPr>
                <w:rFonts w:cs="Calibri"/>
                <w:color w:val="000000"/>
                <w:sz w:val="18"/>
                <w:szCs w:val="18"/>
              </w:rPr>
            </w:pPr>
            <w:r>
              <w:rPr>
                <w:color w:val="000000"/>
                <w:sz w:val="18"/>
                <w:szCs w:val="18"/>
              </w:rPr>
              <w:t>cksubpresp</w:t>
            </w:r>
          </w:p>
        </w:tc>
        <w:tc>
          <w:tcPr>
            <w:tcW w:w="2126" w:type="dxa"/>
            <w:tcBorders>
              <w:top w:val="nil"/>
              <w:left w:val="nil"/>
              <w:bottom w:val="single" w:sz="4" w:space="0" w:color="auto"/>
              <w:right w:val="single" w:sz="4" w:space="0" w:color="auto"/>
            </w:tcBorders>
          </w:tcPr>
          <w:p w14:paraId="14B0273E" w14:textId="77777777" w:rsidR="00B91595" w:rsidRDefault="00B91595" w:rsidP="00B91595">
            <w:pPr>
              <w:rPr>
                <w:rFonts w:cs="Calibri"/>
                <w:color w:val="000000"/>
                <w:sz w:val="18"/>
                <w:szCs w:val="18"/>
              </w:rPr>
            </w:pPr>
          </w:p>
        </w:tc>
      </w:tr>
      <w:tr w:rsidR="00B91595" w:rsidRPr="00212559" w14:paraId="45324197" w14:textId="65C93DD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4728B786" w14:textId="77777777" w:rsidR="00B91595" w:rsidRPr="00212559" w:rsidRDefault="00B91595" w:rsidP="00B91595">
            <w:pPr>
              <w:rPr>
                <w:rFonts w:cs="Calibri"/>
                <w:color w:val="000000"/>
                <w:sz w:val="18"/>
                <w:szCs w:val="18"/>
              </w:rPr>
            </w:pPr>
            <w:r w:rsidRPr="00212559">
              <w:rPr>
                <w:rFonts w:cs="Calibri"/>
                <w:color w:val="000000"/>
                <w:sz w:val="18"/>
                <w:szCs w:val="18"/>
              </w:rPr>
              <w:t>cmarca</w:t>
            </w:r>
          </w:p>
        </w:tc>
        <w:tc>
          <w:tcPr>
            <w:tcW w:w="5494" w:type="dxa"/>
            <w:tcBorders>
              <w:top w:val="nil"/>
              <w:left w:val="nil"/>
              <w:bottom w:val="single" w:sz="4" w:space="0" w:color="auto"/>
              <w:right w:val="single" w:sz="4" w:space="0" w:color="auto"/>
            </w:tcBorders>
            <w:shd w:val="clear" w:color="auto" w:fill="auto"/>
            <w:noWrap/>
            <w:hideMark/>
          </w:tcPr>
          <w:p w14:paraId="00155811" w14:textId="77777777" w:rsidR="00B91595" w:rsidRPr="00212559" w:rsidRDefault="00B91595" w:rsidP="00B91595">
            <w:pPr>
              <w:rPr>
                <w:rFonts w:cs="Calibri"/>
                <w:color w:val="000000"/>
                <w:sz w:val="18"/>
                <w:szCs w:val="18"/>
              </w:rPr>
            </w:pPr>
            <w:r w:rsidRPr="00212559">
              <w:rPr>
                <w:rFonts w:cs="Calibri"/>
                <w:color w:val="000000"/>
                <w:sz w:val="18"/>
                <w:szCs w:val="18"/>
              </w:rPr>
              <w:t>Marca:</w:t>
            </w:r>
          </w:p>
          <w:p w14:paraId="4DE0231F" w14:textId="77777777" w:rsidR="00B91595" w:rsidRPr="00212559" w:rsidRDefault="00B91595" w:rsidP="00B91595">
            <w:pPr>
              <w:pStyle w:val="ListParagraph"/>
              <w:numPr>
                <w:ilvl w:val="0"/>
                <w:numId w:val="33"/>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2AB036C7"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CAFFF71" w14:textId="77777777" w:rsidR="00B91595" w:rsidRDefault="00B91595" w:rsidP="00B91595">
            <w:pPr>
              <w:rPr>
                <w:rFonts w:cs="Calibri"/>
                <w:color w:val="000000"/>
                <w:sz w:val="18"/>
                <w:szCs w:val="18"/>
              </w:rPr>
            </w:pPr>
            <w:r>
              <w:rPr>
                <w:rFonts w:cs="Calibri"/>
                <w:color w:val="000000"/>
                <w:sz w:val="18"/>
                <w:szCs w:val="18"/>
              </w:rPr>
              <w:t>MUG</w:t>
            </w:r>
          </w:p>
          <w:p w14:paraId="18C69B65" w14:textId="56E746E0"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59A992A"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C71727A" w14:textId="3752913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4567EE7" w14:textId="77777777" w:rsidR="00B91595" w:rsidRDefault="00B91595" w:rsidP="00B91595">
            <w:pPr>
              <w:rPr>
                <w:rFonts w:cs="Calibri"/>
                <w:color w:val="000000"/>
                <w:sz w:val="18"/>
                <w:szCs w:val="18"/>
              </w:rPr>
            </w:pPr>
          </w:p>
        </w:tc>
      </w:tr>
      <w:tr w:rsidR="00B91595" w:rsidRPr="00212559" w14:paraId="21F5BEF7" w14:textId="16C27A1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0B1AC5" w14:textId="77777777" w:rsidR="00B91595" w:rsidRPr="00212559" w:rsidRDefault="00B91595" w:rsidP="00B91595">
            <w:pPr>
              <w:rPr>
                <w:rFonts w:cs="Calibri"/>
                <w:color w:val="000000"/>
                <w:sz w:val="18"/>
                <w:szCs w:val="18"/>
              </w:rPr>
            </w:pPr>
            <w:r w:rsidRPr="00212559">
              <w:rPr>
                <w:rFonts w:cs="Calibri"/>
                <w:color w:val="000000"/>
                <w:sz w:val="18"/>
                <w:szCs w:val="18"/>
              </w:rPr>
              <w:t>tipobeml</w:t>
            </w:r>
          </w:p>
        </w:tc>
        <w:tc>
          <w:tcPr>
            <w:tcW w:w="5494" w:type="dxa"/>
            <w:tcBorders>
              <w:top w:val="nil"/>
              <w:left w:val="nil"/>
              <w:bottom w:val="single" w:sz="4" w:space="0" w:color="auto"/>
              <w:right w:val="single" w:sz="4" w:space="0" w:color="auto"/>
            </w:tcBorders>
            <w:shd w:val="clear" w:color="auto" w:fill="auto"/>
            <w:noWrap/>
            <w:hideMark/>
          </w:tcPr>
          <w:p w14:paraId="290EB409" w14:textId="77777777" w:rsidR="00B91595" w:rsidRPr="00AA3E46" w:rsidRDefault="00B91595" w:rsidP="00B91595">
            <w:pPr>
              <w:rPr>
                <w:rFonts w:cs="Calibri"/>
                <w:color w:val="000000"/>
                <w:sz w:val="18"/>
                <w:szCs w:val="18"/>
              </w:rPr>
            </w:pPr>
            <w:r w:rsidRPr="00AA3E46">
              <w:rPr>
                <w:rFonts w:cs="Calibri"/>
                <w:color w:val="000000"/>
                <w:sz w:val="18"/>
                <w:szCs w:val="18"/>
              </w:rPr>
              <w:t>Código indicador de tipo de bem local:</w:t>
            </w:r>
          </w:p>
          <w:p w14:paraId="341D8726" w14:textId="77777777" w:rsidR="00B91595" w:rsidRPr="00AA3E46" w:rsidRDefault="00B91595" w:rsidP="00B91595">
            <w:pPr>
              <w:pStyle w:val="ListParagraph"/>
              <w:numPr>
                <w:ilvl w:val="0"/>
                <w:numId w:val="25"/>
              </w:numPr>
              <w:rPr>
                <w:rFonts w:cs="Calibri"/>
                <w:color w:val="000000"/>
                <w:sz w:val="18"/>
                <w:szCs w:val="18"/>
              </w:rPr>
            </w:pPr>
            <w:r w:rsidRPr="00AA3E46">
              <w:rPr>
                <w:rFonts w:cs="Calibri"/>
                <w:color w:val="000000"/>
                <w:sz w:val="18"/>
                <w:szCs w:val="18"/>
              </w:rPr>
              <w:t>Indica o tipo de bem imóvel, como por exemplo: fracionável, moradia, terreno, fração, etc.</w:t>
            </w:r>
          </w:p>
          <w:p w14:paraId="6BD69A63" w14:textId="77777777" w:rsidR="00B91595" w:rsidRPr="00AA3E46" w:rsidRDefault="00B91595" w:rsidP="00B91595">
            <w:pPr>
              <w:pStyle w:val="ListParagraph"/>
              <w:numPr>
                <w:ilvl w:val="0"/>
                <w:numId w:val="25"/>
              </w:numPr>
              <w:rPr>
                <w:rFonts w:cs="Calibri"/>
                <w:color w:val="000000"/>
                <w:sz w:val="18"/>
                <w:szCs w:val="18"/>
              </w:rPr>
            </w:pPr>
            <w:r w:rsidRPr="00AA3E46">
              <w:rPr>
                <w:rFonts w:cs="Calibri"/>
                <w:color w:val="000000"/>
                <w:sz w:val="18"/>
                <w:szCs w:val="18"/>
              </w:rPr>
              <w:t xml:space="preserve">Apenas aplicável a garantias reais imobiliárias. </w:t>
            </w:r>
          </w:p>
          <w:p w14:paraId="22EDC326" w14:textId="77777777" w:rsidR="00B91595" w:rsidRPr="00AA3E46" w:rsidRDefault="00B91595" w:rsidP="00B91595">
            <w:pPr>
              <w:pStyle w:val="ListParagraph"/>
              <w:numPr>
                <w:ilvl w:val="0"/>
                <w:numId w:val="25"/>
              </w:numPr>
              <w:rPr>
                <w:rFonts w:cs="Calibri"/>
                <w:color w:val="000000"/>
                <w:sz w:val="18"/>
                <w:szCs w:val="18"/>
              </w:rPr>
            </w:pPr>
            <w:r w:rsidRPr="008D6891">
              <w:rPr>
                <w:sz w:val="18"/>
              </w:rPr>
              <w:t xml:space="preserve">O </w:t>
            </w:r>
            <w:r>
              <w:rPr>
                <w:sz w:val="18"/>
              </w:rPr>
              <w:t>significado dos códigos do campo ‘tipobeml’</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Pr>
                <w:sz w:val="18"/>
              </w:rPr>
              <w:t>‘</w:t>
            </w:r>
            <w:r w:rsidRPr="008D6891">
              <w:rPr>
                <w:sz w:val="18"/>
              </w:rPr>
              <w:t>tayd91c0_celemtab</w:t>
            </w:r>
            <w:r>
              <w:rPr>
                <w:sz w:val="18"/>
              </w:rPr>
              <w:t>’</w:t>
            </w:r>
            <w:r w:rsidRPr="008D6891">
              <w:rPr>
                <w:sz w:val="18"/>
              </w:rPr>
              <w:t xml:space="preserve"> corresponde </w:t>
            </w:r>
            <w:r>
              <w:rPr>
                <w:sz w:val="18"/>
              </w:rPr>
              <w:t>ao código do tipo de bem</w:t>
            </w:r>
            <w:r w:rsidRPr="008D6891">
              <w:rPr>
                <w:sz w:val="18"/>
              </w:rPr>
              <w:t xml:space="preserve">, e o </w:t>
            </w:r>
            <w:r>
              <w:rPr>
                <w:sz w:val="18"/>
              </w:rPr>
              <w:t>‘</w:t>
            </w:r>
            <w:r w:rsidRPr="008D6891">
              <w:rPr>
                <w:sz w:val="18"/>
              </w:rPr>
              <w:t>tayd91c0_gelemtab</w:t>
            </w:r>
            <w:r>
              <w:rPr>
                <w:sz w:val="18"/>
              </w:rPr>
              <w:t>’</w:t>
            </w:r>
            <w:r w:rsidRPr="008D6891">
              <w:rPr>
                <w:sz w:val="18"/>
              </w:rPr>
              <w:t xml:space="preserve"> indica a designação </w:t>
            </w:r>
            <w:r>
              <w:rPr>
                <w:sz w:val="18"/>
              </w:rPr>
              <w:t>do tipo de bem respetivo</w:t>
            </w:r>
            <w:r w:rsidRPr="008D6891">
              <w:rPr>
                <w:sz w:val="18"/>
              </w:rPr>
              <w:t>. Ao atacar esta tabela, tem que se filtr</w:t>
            </w:r>
            <w:r>
              <w:rPr>
                <w:sz w:val="18"/>
              </w:rPr>
              <w:t>ar por 'tayd91c0_ctabela' = '062</w:t>
            </w:r>
            <w:r w:rsidRPr="008D6891">
              <w:rPr>
                <w:sz w:val="18"/>
              </w:rPr>
              <w:t>' e não esquecer de selecionar a 'data_date_part' relevante. Note-se que esta tabela só tem dados para os dias úteis</w:t>
            </w:r>
            <w:r w:rsidRPr="005F1378">
              <w:rPr>
                <w:sz w:val="18"/>
              </w:rPr>
              <w:t>.</w:t>
            </w:r>
          </w:p>
        </w:tc>
        <w:tc>
          <w:tcPr>
            <w:tcW w:w="992" w:type="dxa"/>
            <w:tcBorders>
              <w:top w:val="nil"/>
              <w:left w:val="nil"/>
              <w:bottom w:val="single" w:sz="4" w:space="0" w:color="auto"/>
              <w:right w:val="single" w:sz="4" w:space="0" w:color="auto"/>
            </w:tcBorders>
            <w:shd w:val="clear" w:color="auto" w:fill="auto"/>
            <w:noWrap/>
            <w:hideMark/>
          </w:tcPr>
          <w:p w14:paraId="166453F6"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5AD6AE8" w14:textId="77777777" w:rsidR="00B91595" w:rsidRDefault="00B91595" w:rsidP="00B91595">
            <w:pPr>
              <w:rPr>
                <w:rFonts w:cs="Calibri"/>
                <w:color w:val="000000"/>
                <w:sz w:val="18"/>
                <w:szCs w:val="18"/>
              </w:rPr>
            </w:pPr>
            <w:r>
              <w:rPr>
                <w:rFonts w:cs="Calibri"/>
                <w:color w:val="000000"/>
                <w:sz w:val="18"/>
                <w:szCs w:val="18"/>
              </w:rPr>
              <w:t>MUG</w:t>
            </w:r>
          </w:p>
          <w:p w14:paraId="21C3B521" w14:textId="68EAF316"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C4DF634"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4DEB00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E7C41F9" w14:textId="57D80257"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3DD341D7" w14:textId="272BC771" w:rsidR="00B91595" w:rsidRDefault="0024639D" w:rsidP="00B91595">
            <w:pPr>
              <w:rPr>
                <w:rFonts w:cs="Calibri"/>
                <w:color w:val="000000"/>
                <w:sz w:val="18"/>
                <w:szCs w:val="18"/>
              </w:rPr>
            </w:pPr>
            <w:r w:rsidRPr="0024639D">
              <w:rPr>
                <w:rFonts w:cs="Calibri"/>
                <w:color w:val="000000"/>
                <w:sz w:val="18"/>
                <w:szCs w:val="18"/>
              </w:rPr>
              <w:t>GT018.CTIPBEM</w:t>
            </w:r>
          </w:p>
        </w:tc>
      </w:tr>
      <w:tr w:rsidR="00B91595" w:rsidRPr="00C72FA2" w14:paraId="721CCB03" w14:textId="75239D7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BABBEDA" w14:textId="77777777" w:rsidR="00B91595" w:rsidRPr="00212559" w:rsidRDefault="00B91595" w:rsidP="00B91595">
            <w:pPr>
              <w:rPr>
                <w:rFonts w:cs="Calibri"/>
                <w:color w:val="000000"/>
                <w:sz w:val="18"/>
                <w:szCs w:val="18"/>
              </w:rPr>
            </w:pPr>
            <w:r w:rsidRPr="00212559">
              <w:rPr>
                <w:rFonts w:cs="Calibri"/>
                <w:color w:val="000000"/>
                <w:sz w:val="18"/>
                <w:szCs w:val="18"/>
              </w:rPr>
              <w:t>ctipdvpb</w:t>
            </w:r>
          </w:p>
        </w:tc>
        <w:tc>
          <w:tcPr>
            <w:tcW w:w="5494" w:type="dxa"/>
            <w:tcBorders>
              <w:top w:val="nil"/>
              <w:left w:val="nil"/>
              <w:bottom w:val="single" w:sz="4" w:space="0" w:color="auto"/>
              <w:right w:val="single" w:sz="4" w:space="0" w:color="auto"/>
            </w:tcBorders>
            <w:shd w:val="clear" w:color="auto" w:fill="auto"/>
            <w:noWrap/>
            <w:hideMark/>
          </w:tcPr>
          <w:p w14:paraId="36C5A915" w14:textId="77777777" w:rsidR="00B91595" w:rsidRPr="00212559" w:rsidRDefault="00B91595" w:rsidP="00B91595">
            <w:pPr>
              <w:rPr>
                <w:rFonts w:cs="Calibri"/>
                <w:color w:val="000000"/>
                <w:sz w:val="18"/>
                <w:szCs w:val="18"/>
              </w:rPr>
            </w:pPr>
            <w:r w:rsidRPr="00212559">
              <w:rPr>
                <w:rFonts w:cs="Calibri"/>
                <w:color w:val="000000"/>
                <w:sz w:val="18"/>
                <w:szCs w:val="18"/>
              </w:rPr>
              <w:t>Tipo dívida pública:</w:t>
            </w:r>
          </w:p>
          <w:p w14:paraId="57F45615"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Campo que identifica o tipo de dívida Pública: Governo, Regional ou Local. </w:t>
            </w:r>
          </w:p>
          <w:p w14:paraId="53973A1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B9C9C1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FFDC453" w14:textId="77777777" w:rsidR="00B91595" w:rsidRDefault="00B91595" w:rsidP="00B91595">
            <w:pPr>
              <w:rPr>
                <w:rFonts w:cs="Calibri"/>
                <w:color w:val="000000"/>
                <w:sz w:val="18"/>
                <w:szCs w:val="18"/>
              </w:rPr>
            </w:pPr>
            <w:r>
              <w:rPr>
                <w:rFonts w:cs="Calibri"/>
                <w:color w:val="000000"/>
                <w:sz w:val="18"/>
                <w:szCs w:val="18"/>
              </w:rPr>
              <w:t>MUG</w:t>
            </w:r>
          </w:p>
          <w:p w14:paraId="27FFACF5" w14:textId="75619777" w:rsidR="00B91595" w:rsidRPr="00212559" w:rsidRDefault="00B91595" w:rsidP="00B91595">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3E7C5A4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D0BA462" w14:textId="786B111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25DD146" w14:textId="3ECB4700" w:rsidR="00B91595" w:rsidRPr="00631B84" w:rsidRDefault="00B91595" w:rsidP="0024639D">
            <w:pPr>
              <w:rPr>
                <w:rFonts w:cs="Calibri"/>
                <w:color w:val="000000"/>
                <w:sz w:val="18"/>
                <w:szCs w:val="18"/>
                <w:lang w:val="en-US"/>
              </w:rPr>
            </w:pPr>
          </w:p>
        </w:tc>
      </w:tr>
      <w:tr w:rsidR="00B91595" w:rsidRPr="00C72FA2" w14:paraId="410A1F5C" w14:textId="6A678CC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5A515D2" w14:textId="77777777" w:rsidR="00B91595" w:rsidRPr="00212559" w:rsidRDefault="00B91595" w:rsidP="00B91595">
            <w:pPr>
              <w:rPr>
                <w:rFonts w:cs="Calibri"/>
                <w:color w:val="000000"/>
                <w:sz w:val="18"/>
                <w:szCs w:val="18"/>
              </w:rPr>
            </w:pPr>
            <w:r w:rsidRPr="00212559">
              <w:rPr>
                <w:rFonts w:cs="Calibri"/>
                <w:color w:val="000000"/>
                <w:sz w:val="18"/>
                <w:szCs w:val="18"/>
              </w:rPr>
              <w:t>cinddvpb</w:t>
            </w:r>
          </w:p>
        </w:tc>
        <w:tc>
          <w:tcPr>
            <w:tcW w:w="5494" w:type="dxa"/>
            <w:tcBorders>
              <w:top w:val="nil"/>
              <w:left w:val="nil"/>
              <w:bottom w:val="single" w:sz="4" w:space="0" w:color="auto"/>
              <w:right w:val="single" w:sz="4" w:space="0" w:color="auto"/>
            </w:tcBorders>
            <w:shd w:val="clear" w:color="auto" w:fill="auto"/>
            <w:noWrap/>
            <w:hideMark/>
          </w:tcPr>
          <w:p w14:paraId="3942EA23" w14:textId="77777777" w:rsidR="00B91595" w:rsidRPr="00212559" w:rsidRDefault="00B91595" w:rsidP="00B91595">
            <w:pPr>
              <w:rPr>
                <w:rFonts w:cs="Calibri"/>
                <w:color w:val="000000"/>
                <w:sz w:val="18"/>
                <w:szCs w:val="18"/>
              </w:rPr>
            </w:pPr>
            <w:r w:rsidRPr="00212559">
              <w:rPr>
                <w:rFonts w:cs="Calibri"/>
                <w:color w:val="000000"/>
                <w:sz w:val="18"/>
                <w:szCs w:val="18"/>
              </w:rPr>
              <w:t>Identificador dívida pública:</w:t>
            </w:r>
          </w:p>
          <w:p w14:paraId="571D1A2E"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themeColor="text1"/>
                <w:sz w:val="18"/>
                <w:szCs w:val="18"/>
              </w:rPr>
              <w:t>Este campo tem em consideração a dívida pública (Sénior, Subordinada).</w:t>
            </w:r>
          </w:p>
          <w:p w14:paraId="12822BE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6DB2AEA"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6A2EAA9" w14:textId="77777777" w:rsidR="00C0082F" w:rsidRDefault="00C0082F" w:rsidP="00C0082F">
            <w:pPr>
              <w:rPr>
                <w:rFonts w:cs="Calibri"/>
                <w:color w:val="000000"/>
                <w:sz w:val="18"/>
                <w:szCs w:val="18"/>
              </w:rPr>
            </w:pPr>
            <w:r>
              <w:rPr>
                <w:rFonts w:cs="Calibri"/>
                <w:color w:val="000000"/>
                <w:sz w:val="18"/>
                <w:szCs w:val="18"/>
              </w:rPr>
              <w:t>MUG</w:t>
            </w:r>
          </w:p>
          <w:p w14:paraId="6693B076" w14:textId="3310F8F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AD0E743"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18381A5" w14:textId="633F3493"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1919520" w14:textId="5F2A7DB2" w:rsidR="00B91595" w:rsidRPr="00631B84" w:rsidRDefault="00B91595" w:rsidP="0024639D">
            <w:pPr>
              <w:rPr>
                <w:rFonts w:cs="Calibri"/>
                <w:color w:val="000000"/>
                <w:sz w:val="18"/>
                <w:szCs w:val="18"/>
                <w:lang w:val="en-US"/>
              </w:rPr>
            </w:pPr>
          </w:p>
        </w:tc>
      </w:tr>
      <w:tr w:rsidR="00B91595" w:rsidRPr="00C72FA2" w14:paraId="394DCABE" w14:textId="748D2C3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C61E9C8" w14:textId="77777777" w:rsidR="00B91595" w:rsidRPr="00212559" w:rsidRDefault="00B91595" w:rsidP="00B91595">
            <w:pPr>
              <w:rPr>
                <w:rFonts w:cs="Calibri"/>
                <w:color w:val="000000"/>
                <w:sz w:val="18"/>
                <w:szCs w:val="18"/>
              </w:rPr>
            </w:pPr>
            <w:r w:rsidRPr="00212559">
              <w:rPr>
                <w:rFonts w:cs="Calibri"/>
                <w:color w:val="000000"/>
                <w:sz w:val="18"/>
                <w:szCs w:val="18"/>
              </w:rPr>
              <w:t>cfvalcot</w:t>
            </w:r>
          </w:p>
        </w:tc>
        <w:tc>
          <w:tcPr>
            <w:tcW w:w="5494" w:type="dxa"/>
            <w:tcBorders>
              <w:top w:val="nil"/>
              <w:left w:val="nil"/>
              <w:bottom w:val="single" w:sz="4" w:space="0" w:color="auto"/>
              <w:right w:val="single" w:sz="4" w:space="0" w:color="auto"/>
            </w:tcBorders>
            <w:shd w:val="clear" w:color="auto" w:fill="auto"/>
            <w:noWrap/>
            <w:hideMark/>
          </w:tcPr>
          <w:p w14:paraId="135283F0" w14:textId="77777777" w:rsidR="00B91595" w:rsidRPr="00212559" w:rsidRDefault="00B91595" w:rsidP="00B91595">
            <w:pPr>
              <w:rPr>
                <w:rFonts w:cs="Calibri"/>
                <w:color w:val="000000"/>
                <w:sz w:val="18"/>
                <w:szCs w:val="18"/>
              </w:rPr>
            </w:pPr>
            <w:r w:rsidRPr="00212559">
              <w:rPr>
                <w:rFonts w:cs="Calibri"/>
                <w:color w:val="000000"/>
                <w:sz w:val="18"/>
                <w:szCs w:val="18"/>
              </w:rPr>
              <w:t>Frequência valorização/cotação:</w:t>
            </w:r>
          </w:p>
          <w:p w14:paraId="5F9C3F57" w14:textId="77777777" w:rsidR="00B91595" w:rsidRPr="00212559" w:rsidRDefault="00B91595" w:rsidP="00B91595">
            <w:pPr>
              <w:pStyle w:val="ListParagraph"/>
              <w:numPr>
                <w:ilvl w:val="0"/>
                <w:numId w:val="40"/>
              </w:numPr>
              <w:rPr>
                <w:rFonts w:cs="Calibri"/>
                <w:color w:val="000000"/>
                <w:sz w:val="18"/>
                <w:szCs w:val="18"/>
              </w:rPr>
            </w:pPr>
            <w:r w:rsidRPr="00212559">
              <w:rPr>
                <w:rFonts w:cs="Calibri"/>
                <w:sz w:val="18"/>
                <w:szCs w:val="18"/>
              </w:rPr>
              <w:t>Para títulos, este campo está preenchido com ‘9999’, para os restantes registos, encontra-se a ‘0’.</w:t>
            </w:r>
          </w:p>
        </w:tc>
        <w:tc>
          <w:tcPr>
            <w:tcW w:w="992" w:type="dxa"/>
            <w:tcBorders>
              <w:top w:val="nil"/>
              <w:left w:val="nil"/>
              <w:bottom w:val="single" w:sz="4" w:space="0" w:color="auto"/>
              <w:right w:val="single" w:sz="4" w:space="0" w:color="auto"/>
            </w:tcBorders>
            <w:shd w:val="clear" w:color="auto" w:fill="auto"/>
            <w:noWrap/>
            <w:hideMark/>
          </w:tcPr>
          <w:p w14:paraId="0836CC71"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2A2F814" w14:textId="77777777" w:rsidR="00C0082F" w:rsidRDefault="00C0082F" w:rsidP="00C0082F">
            <w:pPr>
              <w:rPr>
                <w:rFonts w:cs="Calibri"/>
                <w:color w:val="000000"/>
                <w:sz w:val="18"/>
                <w:szCs w:val="18"/>
              </w:rPr>
            </w:pPr>
            <w:r>
              <w:rPr>
                <w:rFonts w:cs="Calibri"/>
                <w:color w:val="000000"/>
                <w:sz w:val="18"/>
                <w:szCs w:val="18"/>
              </w:rPr>
              <w:t>MUG</w:t>
            </w:r>
          </w:p>
          <w:p w14:paraId="26310F6F" w14:textId="0113FD9F"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1F39D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916C30C" w14:textId="79C9C1DD"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6E55726" w14:textId="5850CE6E" w:rsidR="00B91595" w:rsidRPr="00631B84" w:rsidRDefault="00B91595" w:rsidP="0024639D">
            <w:pPr>
              <w:rPr>
                <w:rFonts w:cs="Calibri"/>
                <w:color w:val="000000"/>
                <w:sz w:val="18"/>
                <w:szCs w:val="18"/>
                <w:lang w:val="en-US"/>
              </w:rPr>
            </w:pPr>
          </w:p>
        </w:tc>
      </w:tr>
      <w:tr w:rsidR="00B91595" w:rsidRPr="00212559" w14:paraId="5D91AC9B" w14:textId="43E73A0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8679DA2" w14:textId="77777777" w:rsidR="00B91595" w:rsidRPr="00212559" w:rsidRDefault="00B91595" w:rsidP="00B91595">
            <w:pPr>
              <w:rPr>
                <w:rFonts w:cs="Calibri"/>
                <w:color w:val="000000"/>
                <w:sz w:val="18"/>
                <w:szCs w:val="18"/>
              </w:rPr>
            </w:pPr>
            <w:r w:rsidRPr="00212559">
              <w:rPr>
                <w:rFonts w:cs="Calibri"/>
                <w:color w:val="000000"/>
                <w:sz w:val="18"/>
                <w:szCs w:val="18"/>
              </w:rPr>
              <w:t>cbem</w:t>
            </w:r>
          </w:p>
        </w:tc>
        <w:tc>
          <w:tcPr>
            <w:tcW w:w="5494" w:type="dxa"/>
            <w:tcBorders>
              <w:top w:val="nil"/>
              <w:left w:val="nil"/>
              <w:bottom w:val="single" w:sz="4" w:space="0" w:color="auto"/>
              <w:right w:val="single" w:sz="4" w:space="0" w:color="auto"/>
            </w:tcBorders>
            <w:shd w:val="clear" w:color="auto" w:fill="auto"/>
            <w:noWrap/>
            <w:hideMark/>
          </w:tcPr>
          <w:p w14:paraId="3A173C0C" w14:textId="77777777" w:rsidR="00B91595" w:rsidRPr="00212559" w:rsidRDefault="00B91595" w:rsidP="00B91595">
            <w:pPr>
              <w:rPr>
                <w:rFonts w:cs="Calibri"/>
                <w:color w:val="000000"/>
                <w:sz w:val="18"/>
                <w:szCs w:val="18"/>
              </w:rPr>
            </w:pPr>
            <w:r w:rsidRPr="00212559">
              <w:rPr>
                <w:rFonts w:cs="Calibri"/>
                <w:color w:val="000000"/>
                <w:sz w:val="18"/>
                <w:szCs w:val="18"/>
              </w:rPr>
              <w:t>Classe bem</w:t>
            </w:r>
          </w:p>
          <w:p w14:paraId="28677D4A" w14:textId="77777777" w:rsidR="00B91595" w:rsidRPr="004D64A4"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indica a classe do bem associado à garantia. Implica uma maior desagregação da informação em função do </w:t>
            </w:r>
            <w:r w:rsidRPr="00212559">
              <w:rPr>
                <w:rFonts w:cs="Calibri"/>
                <w:color w:val="000000"/>
                <w:sz w:val="18"/>
                <w:szCs w:val="18"/>
              </w:rPr>
              <w:lastRenderedPageBreak/>
              <w:t xml:space="preserve">tipo de bem. O código a introduzir neste campo será o correspondente à escala padrão local que tenha sido designada em cada entidade para identificar os diferentes tipos de bens. </w:t>
            </w:r>
          </w:p>
          <w:p w14:paraId="253E4D10"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992" w:type="dxa"/>
            <w:tcBorders>
              <w:top w:val="nil"/>
              <w:left w:val="nil"/>
              <w:bottom w:val="single" w:sz="4" w:space="0" w:color="auto"/>
              <w:right w:val="single" w:sz="4" w:space="0" w:color="auto"/>
            </w:tcBorders>
            <w:shd w:val="clear" w:color="auto" w:fill="auto"/>
            <w:noWrap/>
            <w:hideMark/>
          </w:tcPr>
          <w:p w14:paraId="621F15BC"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7EB5370F" w14:textId="77777777" w:rsidR="00C0082F" w:rsidRDefault="00C0082F" w:rsidP="00C0082F">
            <w:pPr>
              <w:rPr>
                <w:rFonts w:cs="Calibri"/>
                <w:color w:val="000000"/>
                <w:sz w:val="18"/>
                <w:szCs w:val="18"/>
              </w:rPr>
            </w:pPr>
            <w:r>
              <w:rPr>
                <w:rFonts w:cs="Calibri"/>
                <w:color w:val="000000"/>
                <w:sz w:val="18"/>
                <w:szCs w:val="18"/>
              </w:rPr>
              <w:t>MUG</w:t>
            </w:r>
          </w:p>
          <w:p w14:paraId="42C26CCD" w14:textId="090E4080"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3518543"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E5CF8D6"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6ADD5CC" w14:textId="43019279"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61C639D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IN ('LEA', 'FAC') THEN gt018.cgarant_rpt</w:t>
            </w:r>
          </w:p>
          <w:p w14:paraId="18A9F038" w14:textId="0CA54ADE" w:rsidR="00B91595" w:rsidRDefault="0024639D" w:rsidP="0024639D">
            <w:pPr>
              <w:rPr>
                <w:rFonts w:cs="Calibri"/>
                <w:color w:val="000000"/>
                <w:sz w:val="18"/>
                <w:szCs w:val="18"/>
              </w:rPr>
            </w:pPr>
            <w:r w:rsidRPr="0024639D">
              <w:rPr>
                <w:rFonts w:cs="Calibri"/>
                <w:color w:val="000000"/>
                <w:sz w:val="18"/>
                <w:szCs w:val="18"/>
              </w:rPr>
              <w:lastRenderedPageBreak/>
              <w:t>ELSE gt018.CFINBEM</w:t>
            </w:r>
          </w:p>
        </w:tc>
      </w:tr>
      <w:tr w:rsidR="00B91595" w:rsidRPr="00212559" w14:paraId="78F295F0" w14:textId="04D37F6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89791F2"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cpais</w:t>
            </w:r>
          </w:p>
        </w:tc>
        <w:tc>
          <w:tcPr>
            <w:tcW w:w="5494" w:type="dxa"/>
            <w:tcBorders>
              <w:top w:val="nil"/>
              <w:left w:val="nil"/>
              <w:bottom w:val="single" w:sz="4" w:space="0" w:color="auto"/>
              <w:right w:val="single" w:sz="4" w:space="0" w:color="auto"/>
            </w:tcBorders>
            <w:shd w:val="clear" w:color="auto" w:fill="auto"/>
            <w:noWrap/>
            <w:hideMark/>
          </w:tcPr>
          <w:p w14:paraId="29C6D060" w14:textId="77777777" w:rsidR="00B91595" w:rsidRPr="00212559" w:rsidRDefault="00B91595" w:rsidP="00B91595">
            <w:pPr>
              <w:rPr>
                <w:rFonts w:cs="Calibri"/>
                <w:color w:val="000000"/>
                <w:sz w:val="18"/>
                <w:szCs w:val="18"/>
              </w:rPr>
            </w:pPr>
            <w:r w:rsidRPr="00212559">
              <w:rPr>
                <w:rFonts w:cs="Calibri"/>
                <w:color w:val="000000"/>
                <w:sz w:val="18"/>
                <w:szCs w:val="18"/>
              </w:rPr>
              <w:t>Código do País:</w:t>
            </w:r>
          </w:p>
          <w:p w14:paraId="4B34B61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indica o país onde o imóvel está localizado. </w:t>
            </w:r>
          </w:p>
          <w:p w14:paraId="403A4136"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O código ‘620’ é referente a Portugal e é atribuído a todos os registos da tabela.</w:t>
            </w:r>
          </w:p>
        </w:tc>
        <w:tc>
          <w:tcPr>
            <w:tcW w:w="992" w:type="dxa"/>
            <w:tcBorders>
              <w:top w:val="nil"/>
              <w:left w:val="nil"/>
              <w:bottom w:val="single" w:sz="4" w:space="0" w:color="auto"/>
              <w:right w:val="single" w:sz="4" w:space="0" w:color="auto"/>
            </w:tcBorders>
            <w:shd w:val="clear" w:color="auto" w:fill="auto"/>
            <w:noWrap/>
            <w:hideMark/>
          </w:tcPr>
          <w:p w14:paraId="15E4789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DCD8AB" w14:textId="77777777" w:rsidR="00C0082F" w:rsidRDefault="00C0082F" w:rsidP="00C0082F">
            <w:pPr>
              <w:rPr>
                <w:rFonts w:cs="Calibri"/>
                <w:color w:val="000000"/>
                <w:sz w:val="18"/>
                <w:szCs w:val="18"/>
              </w:rPr>
            </w:pPr>
            <w:r>
              <w:rPr>
                <w:rFonts w:cs="Calibri"/>
                <w:color w:val="000000"/>
                <w:sz w:val="18"/>
                <w:szCs w:val="18"/>
              </w:rPr>
              <w:t>MUG</w:t>
            </w:r>
          </w:p>
          <w:p w14:paraId="35A62E3A" w14:textId="3F7123CA"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0EDC1A9"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DD5DC84" w14:textId="458881F1"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0CBD18F" w14:textId="77777777" w:rsidR="00B91595" w:rsidRDefault="00B91595" w:rsidP="00B91595">
            <w:pPr>
              <w:rPr>
                <w:rFonts w:cs="Calibri"/>
                <w:color w:val="000000"/>
                <w:sz w:val="18"/>
                <w:szCs w:val="18"/>
              </w:rPr>
            </w:pPr>
          </w:p>
        </w:tc>
      </w:tr>
      <w:tr w:rsidR="00B91595" w:rsidRPr="00212559" w14:paraId="3B1839F3" w14:textId="44277B0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D6EFFAB" w14:textId="77777777" w:rsidR="00B91595" w:rsidRPr="00212559" w:rsidRDefault="00B91595" w:rsidP="00B91595">
            <w:pPr>
              <w:rPr>
                <w:rFonts w:cs="Calibri"/>
                <w:color w:val="000000"/>
                <w:sz w:val="18"/>
                <w:szCs w:val="18"/>
              </w:rPr>
            </w:pPr>
            <w:r w:rsidRPr="00212559">
              <w:rPr>
                <w:rFonts w:cs="Calibri"/>
                <w:color w:val="000000"/>
                <w:sz w:val="18"/>
                <w:szCs w:val="18"/>
              </w:rPr>
              <w:t>cmoeorig</w:t>
            </w:r>
          </w:p>
        </w:tc>
        <w:tc>
          <w:tcPr>
            <w:tcW w:w="5494" w:type="dxa"/>
            <w:tcBorders>
              <w:top w:val="nil"/>
              <w:left w:val="nil"/>
              <w:bottom w:val="single" w:sz="4" w:space="0" w:color="auto"/>
              <w:right w:val="single" w:sz="4" w:space="0" w:color="auto"/>
            </w:tcBorders>
            <w:shd w:val="clear" w:color="auto" w:fill="auto"/>
            <w:noWrap/>
            <w:hideMark/>
          </w:tcPr>
          <w:p w14:paraId="7652F0C0" w14:textId="77777777" w:rsidR="00B91595" w:rsidRPr="00212559" w:rsidRDefault="00B91595" w:rsidP="00B91595">
            <w:pPr>
              <w:rPr>
                <w:rFonts w:cs="Calibri"/>
                <w:color w:val="000000"/>
                <w:sz w:val="18"/>
                <w:szCs w:val="18"/>
              </w:rPr>
            </w:pPr>
            <w:r w:rsidRPr="00212559">
              <w:rPr>
                <w:rFonts w:cs="Calibri"/>
                <w:color w:val="000000"/>
                <w:sz w:val="18"/>
                <w:szCs w:val="18"/>
              </w:rPr>
              <w:t>Moeda original:</w:t>
            </w:r>
          </w:p>
          <w:p w14:paraId="414EA31A" w14:textId="77777777" w:rsidR="00E24A6F" w:rsidRDefault="00B91595" w:rsidP="00E24A6F">
            <w:pPr>
              <w:pStyle w:val="ListParagraph"/>
              <w:numPr>
                <w:ilvl w:val="0"/>
                <w:numId w:val="25"/>
              </w:numPr>
              <w:rPr>
                <w:color w:val="000000"/>
                <w:sz w:val="18"/>
                <w:szCs w:val="18"/>
              </w:rPr>
            </w:pPr>
            <w:r w:rsidRPr="00212559">
              <w:rPr>
                <w:rFonts w:cs="Calibri"/>
                <w:color w:val="000000"/>
                <w:sz w:val="18"/>
                <w:szCs w:val="18"/>
              </w:rPr>
              <w:t xml:space="preserve">Corresponde ao código da moeda original de denominação do contrato. </w:t>
            </w:r>
          </w:p>
          <w:p w14:paraId="614E24C5" w14:textId="7398A068" w:rsidR="00B91595" w:rsidRPr="00887659" w:rsidRDefault="00B91595" w:rsidP="00E24A6F">
            <w:pPr>
              <w:pStyle w:val="ListParagraph"/>
              <w:numPr>
                <w:ilvl w:val="0"/>
                <w:numId w:val="25"/>
              </w:numPr>
              <w:rPr>
                <w:color w:val="000000"/>
                <w:sz w:val="18"/>
                <w:szCs w:val="18"/>
              </w:rPr>
            </w:pPr>
            <w:r w:rsidRPr="008D6891">
              <w:rPr>
                <w:sz w:val="18"/>
              </w:rPr>
              <w:t xml:space="preserve">O </w:t>
            </w:r>
            <w:r>
              <w:rPr>
                <w:sz w:val="18"/>
              </w:rPr>
              <w:t>significado dos códigos do campo ‘cmoeorig’</w:t>
            </w:r>
            <w:r w:rsidRPr="005F1378">
              <w:rPr>
                <w:sz w:val="18"/>
              </w:rPr>
              <w:t xml:space="preserve"> </w:t>
            </w:r>
            <w:r w:rsidRPr="008D6891">
              <w:rPr>
                <w:sz w:val="18"/>
              </w:rPr>
              <w:t xml:space="preserve">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8D6891">
              <w:rPr>
                <w:sz w:val="18"/>
              </w:rPr>
              <w:t xml:space="preserve">, em que o campo </w:t>
            </w:r>
            <w:r>
              <w:rPr>
                <w:sz w:val="18"/>
              </w:rPr>
              <w:t>‘</w:t>
            </w:r>
            <w:r w:rsidRPr="008D6891">
              <w:rPr>
                <w:sz w:val="18"/>
              </w:rPr>
              <w:t>tayd91c0_celemtab</w:t>
            </w:r>
            <w:r>
              <w:rPr>
                <w:sz w:val="18"/>
              </w:rPr>
              <w:t>’</w:t>
            </w:r>
            <w:r w:rsidRPr="008D6891">
              <w:rPr>
                <w:sz w:val="18"/>
              </w:rPr>
              <w:t xml:space="preserve"> corresponde </w:t>
            </w:r>
            <w:r>
              <w:rPr>
                <w:sz w:val="18"/>
              </w:rPr>
              <w:t>ao código da moeda</w:t>
            </w:r>
            <w:r w:rsidRPr="008D6891">
              <w:rPr>
                <w:sz w:val="18"/>
              </w:rPr>
              <w:t xml:space="preserve">, e o </w:t>
            </w:r>
            <w:r>
              <w:rPr>
                <w:sz w:val="18"/>
              </w:rPr>
              <w:t>‘</w:t>
            </w:r>
            <w:r w:rsidRPr="008D6891">
              <w:rPr>
                <w:sz w:val="18"/>
              </w:rPr>
              <w:t>tayd91c0_gelemtab</w:t>
            </w:r>
            <w:r>
              <w:rPr>
                <w:sz w:val="18"/>
              </w:rPr>
              <w:t>’</w:t>
            </w:r>
            <w:r w:rsidRPr="008D6891">
              <w:rPr>
                <w:sz w:val="18"/>
              </w:rPr>
              <w:t xml:space="preserve"> indica a designação </w:t>
            </w:r>
            <w:r>
              <w:rPr>
                <w:sz w:val="18"/>
              </w:rPr>
              <w:t>da moeda respetiva</w:t>
            </w:r>
            <w:r w:rsidRPr="008D6891">
              <w:rPr>
                <w:sz w:val="18"/>
              </w:rPr>
              <w:t>. Ao atacar esta tabela, tem que se filtr</w:t>
            </w:r>
            <w:r>
              <w:rPr>
                <w:sz w:val="18"/>
              </w:rPr>
              <w:t>ar por 'tayd91c0_ctabela' = '206</w:t>
            </w:r>
            <w:r w:rsidRPr="008D6891">
              <w:rPr>
                <w:sz w:val="18"/>
              </w:rPr>
              <w:t>' e não esquecer de selecionar a 'data_date_part' relevante. Note-se que esta tabela só tem dados para os dias úteis</w:t>
            </w:r>
            <w:r>
              <w:rPr>
                <w:sz w:val="18"/>
              </w:rPr>
              <w:t>.</w:t>
            </w:r>
            <w:r w:rsidRPr="00887659">
              <w:rPr>
                <w:rFonts w:cs="Calibri"/>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0DE591D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EFF7614" w14:textId="77777777" w:rsidR="00C0082F" w:rsidRDefault="00C0082F" w:rsidP="00C0082F">
            <w:pPr>
              <w:rPr>
                <w:rFonts w:cs="Calibri"/>
                <w:color w:val="000000"/>
                <w:sz w:val="18"/>
                <w:szCs w:val="18"/>
              </w:rPr>
            </w:pPr>
            <w:r>
              <w:rPr>
                <w:rFonts w:cs="Calibri"/>
                <w:color w:val="000000"/>
                <w:sz w:val="18"/>
                <w:szCs w:val="18"/>
              </w:rPr>
              <w:t>MUG</w:t>
            </w:r>
          </w:p>
          <w:p w14:paraId="3DE6F1FB" w14:textId="49619AA2"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4E554E4"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58609E17"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351160A" w14:textId="71CA3F3D" w:rsidR="00B91595" w:rsidRDefault="00C0082F" w:rsidP="00B91595">
            <w:pPr>
              <w:rPr>
                <w:rFonts w:cs="Calibri"/>
                <w:color w:val="000000"/>
                <w:sz w:val="18"/>
                <w:szCs w:val="18"/>
              </w:rPr>
            </w:pPr>
            <w:r w:rsidRPr="00C0082F">
              <w:rPr>
                <w:rFonts w:cs="Calibri"/>
                <w:color w:val="000000"/>
                <w:sz w:val="18"/>
                <w:szCs w:val="18"/>
              </w:rPr>
              <w:t>cmoeda</w:t>
            </w:r>
          </w:p>
        </w:tc>
        <w:tc>
          <w:tcPr>
            <w:tcW w:w="2126" w:type="dxa"/>
            <w:tcBorders>
              <w:top w:val="nil"/>
              <w:left w:val="nil"/>
              <w:bottom w:val="single" w:sz="4" w:space="0" w:color="auto"/>
              <w:right w:val="single" w:sz="4" w:space="0" w:color="auto"/>
            </w:tcBorders>
          </w:tcPr>
          <w:p w14:paraId="39A7A977" w14:textId="77777777" w:rsidR="00B91595" w:rsidRDefault="00B91595" w:rsidP="00B91595">
            <w:pPr>
              <w:rPr>
                <w:rFonts w:cs="Calibri"/>
                <w:color w:val="000000"/>
                <w:sz w:val="18"/>
                <w:szCs w:val="18"/>
              </w:rPr>
            </w:pPr>
          </w:p>
        </w:tc>
      </w:tr>
      <w:tr w:rsidR="00B91595" w:rsidRPr="00212559" w14:paraId="7CF08C1C" w14:textId="0ED1ACEF"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B73E124" w14:textId="77777777" w:rsidR="00B91595" w:rsidRPr="00212559" w:rsidRDefault="00B91595" w:rsidP="00B91595">
            <w:pPr>
              <w:rPr>
                <w:rFonts w:cs="Calibri"/>
                <w:color w:val="000000"/>
                <w:sz w:val="18"/>
                <w:szCs w:val="18"/>
              </w:rPr>
            </w:pPr>
            <w:r w:rsidRPr="00212559">
              <w:rPr>
                <w:rFonts w:cs="Calibri"/>
                <w:color w:val="000000"/>
                <w:sz w:val="18"/>
                <w:szCs w:val="18"/>
              </w:rPr>
              <w:t>ctipiemi</w:t>
            </w:r>
          </w:p>
        </w:tc>
        <w:tc>
          <w:tcPr>
            <w:tcW w:w="5494" w:type="dxa"/>
            <w:tcBorders>
              <w:top w:val="nil"/>
              <w:left w:val="nil"/>
              <w:bottom w:val="single" w:sz="4" w:space="0" w:color="auto"/>
              <w:right w:val="single" w:sz="4" w:space="0" w:color="auto"/>
            </w:tcBorders>
            <w:shd w:val="clear" w:color="auto" w:fill="auto"/>
            <w:noWrap/>
            <w:hideMark/>
          </w:tcPr>
          <w:p w14:paraId="1790EEF5" w14:textId="77777777" w:rsidR="00B91595" w:rsidRPr="00212559" w:rsidRDefault="00B91595" w:rsidP="00B91595">
            <w:pPr>
              <w:rPr>
                <w:rFonts w:cs="Calibri"/>
                <w:color w:val="FF5A5A" w:themeColor="accent1" w:themeTint="99"/>
                <w:sz w:val="18"/>
                <w:szCs w:val="18"/>
              </w:rPr>
            </w:pPr>
            <w:r w:rsidRPr="00212559">
              <w:rPr>
                <w:rFonts w:cs="Calibri"/>
                <w:color w:val="000000"/>
                <w:sz w:val="18"/>
                <w:szCs w:val="18"/>
              </w:rPr>
              <w:t>Tipo de identificação de emissão:</w:t>
            </w:r>
          </w:p>
          <w:p w14:paraId="2E2BEE6B" w14:textId="77777777" w:rsidR="00B91595" w:rsidRPr="00212559" w:rsidRDefault="00B91595" w:rsidP="00B91595">
            <w:pPr>
              <w:pStyle w:val="ListParagraph"/>
              <w:numPr>
                <w:ilvl w:val="0"/>
                <w:numId w:val="41"/>
              </w:numPr>
              <w:rPr>
                <w:rFonts w:cs="Calibri"/>
                <w:color w:val="000000"/>
                <w:sz w:val="18"/>
                <w:szCs w:val="18"/>
              </w:rPr>
            </w:pPr>
            <w:r w:rsidRPr="00212559">
              <w:rPr>
                <w:rFonts w:cs="Calibri"/>
                <w:sz w:val="18"/>
                <w:szCs w:val="18"/>
              </w:rPr>
              <w:t>Para fundos e títulos, este campo está preenchido com ‘9999’, para os restantes registos, encontra-se a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6666484C"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A96D81E" w14:textId="77777777" w:rsidR="00C0082F" w:rsidRDefault="00C0082F" w:rsidP="00C0082F">
            <w:pPr>
              <w:rPr>
                <w:rFonts w:cs="Calibri"/>
                <w:color w:val="000000"/>
                <w:sz w:val="18"/>
                <w:szCs w:val="18"/>
              </w:rPr>
            </w:pPr>
            <w:r>
              <w:rPr>
                <w:rFonts w:cs="Calibri"/>
                <w:color w:val="000000"/>
                <w:sz w:val="18"/>
                <w:szCs w:val="18"/>
              </w:rPr>
              <w:t>MUG</w:t>
            </w:r>
          </w:p>
          <w:p w14:paraId="2802EEAB" w14:textId="27EDBDDB"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EC646B7" w14:textId="070212FB"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20D36E3" w14:textId="1E84DC32"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759ED1AA" w14:textId="77777777" w:rsidR="00C0082F" w:rsidRDefault="00C0082F" w:rsidP="00C0082F">
            <w:pPr>
              <w:rPr>
                <w:rFonts w:cs="Calibri"/>
                <w:i/>
                <w:color w:val="000000"/>
                <w:sz w:val="18"/>
                <w:szCs w:val="18"/>
              </w:rPr>
            </w:pPr>
          </w:p>
          <w:p w14:paraId="701974F0"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693E885A" w14:textId="0F7E01D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76428B0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71DBFC2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'IMO' THEN '99999'</w:t>
            </w:r>
          </w:p>
          <w:p w14:paraId="1F6667E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gt018.ckprodut = '080' AND ( (gt018.cksubpro &gt; '019' AND gt018.cksubpro &lt; '032') OR (gt018.cksubpro &gt; '044' AND gt018.cksubpro &lt; '053') OR (gt018.cksubpro &gt; '074' AND gt018.cksubpro &lt; '078')) THEN '0'</w:t>
            </w:r>
          </w:p>
          <w:p w14:paraId="36ADA246"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'99999'</w:t>
            </w:r>
          </w:p>
          <w:p w14:paraId="1CE40878" w14:textId="3E373398" w:rsidR="00B91595" w:rsidRDefault="0024639D" w:rsidP="0024639D">
            <w:pPr>
              <w:rPr>
                <w:rFonts w:cs="Calibri"/>
                <w:color w:val="000000"/>
                <w:sz w:val="18"/>
                <w:szCs w:val="18"/>
              </w:rPr>
            </w:pPr>
            <w:r w:rsidRPr="0024639D">
              <w:rPr>
                <w:rFonts w:cs="Calibri"/>
                <w:color w:val="000000"/>
                <w:sz w:val="18"/>
                <w:szCs w:val="18"/>
              </w:rPr>
              <w:t>END</w:t>
            </w:r>
          </w:p>
        </w:tc>
      </w:tr>
      <w:tr w:rsidR="00B91595" w:rsidRPr="00260762" w14:paraId="2E4BD09A" w14:textId="49D28B5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33BFBB8" w14:textId="77777777" w:rsidR="00B91595" w:rsidRPr="00212559" w:rsidRDefault="00B91595" w:rsidP="00B91595">
            <w:pPr>
              <w:rPr>
                <w:rFonts w:cs="Calibri"/>
                <w:color w:val="000000"/>
                <w:sz w:val="18"/>
                <w:szCs w:val="18"/>
              </w:rPr>
            </w:pPr>
            <w:r w:rsidRPr="00212559">
              <w:rPr>
                <w:rFonts w:cs="Calibri"/>
                <w:color w:val="000000"/>
                <w:sz w:val="18"/>
                <w:szCs w:val="18"/>
              </w:rPr>
              <w:lastRenderedPageBreak/>
              <w:t>przemis</w:t>
            </w:r>
          </w:p>
        </w:tc>
        <w:tc>
          <w:tcPr>
            <w:tcW w:w="5494" w:type="dxa"/>
            <w:tcBorders>
              <w:top w:val="nil"/>
              <w:left w:val="nil"/>
              <w:bottom w:val="single" w:sz="4" w:space="0" w:color="auto"/>
              <w:right w:val="single" w:sz="4" w:space="0" w:color="auto"/>
            </w:tcBorders>
            <w:shd w:val="clear" w:color="auto" w:fill="auto"/>
            <w:noWrap/>
            <w:hideMark/>
          </w:tcPr>
          <w:p w14:paraId="1F348AE7" w14:textId="77777777" w:rsidR="00B91595" w:rsidRPr="00212559" w:rsidRDefault="00B91595" w:rsidP="00B91595">
            <w:pPr>
              <w:rPr>
                <w:rFonts w:cs="Calibri"/>
                <w:color w:val="000000"/>
                <w:sz w:val="18"/>
                <w:szCs w:val="18"/>
              </w:rPr>
            </w:pPr>
            <w:r w:rsidRPr="00212559">
              <w:rPr>
                <w:rFonts w:cs="Calibri"/>
                <w:color w:val="000000"/>
                <w:sz w:val="18"/>
                <w:szCs w:val="18"/>
              </w:rPr>
              <w:t>Prazo emissão:</w:t>
            </w:r>
          </w:p>
          <w:p w14:paraId="3DC1773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Este campo encontra-se aprovisionado com o código ‘99999’ para garantias reais imobiliárias de origem GP e com ‘0’ para os restantes registos.</w:t>
            </w:r>
          </w:p>
        </w:tc>
        <w:tc>
          <w:tcPr>
            <w:tcW w:w="992" w:type="dxa"/>
            <w:tcBorders>
              <w:top w:val="nil"/>
              <w:left w:val="nil"/>
              <w:bottom w:val="single" w:sz="4" w:space="0" w:color="auto"/>
              <w:right w:val="single" w:sz="4" w:space="0" w:color="auto"/>
            </w:tcBorders>
            <w:shd w:val="clear" w:color="auto" w:fill="auto"/>
            <w:noWrap/>
            <w:hideMark/>
          </w:tcPr>
          <w:p w14:paraId="420754C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6ED77C4" w14:textId="77777777" w:rsidR="00C0082F" w:rsidRDefault="00C0082F" w:rsidP="00C0082F">
            <w:pPr>
              <w:rPr>
                <w:rFonts w:cs="Calibri"/>
                <w:color w:val="000000"/>
                <w:sz w:val="18"/>
                <w:szCs w:val="18"/>
              </w:rPr>
            </w:pPr>
            <w:r>
              <w:rPr>
                <w:rFonts w:cs="Calibri"/>
                <w:color w:val="000000"/>
                <w:sz w:val="18"/>
                <w:szCs w:val="18"/>
              </w:rPr>
              <w:t>MUG</w:t>
            </w:r>
          </w:p>
          <w:p w14:paraId="6BB591A2" w14:textId="2F186B0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A54F8F1"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6CB619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5E5FAC4" w14:textId="36AE464A"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951803B" w14:textId="77777777" w:rsidR="0024639D" w:rsidRPr="00631B84" w:rsidRDefault="0024639D" w:rsidP="0024639D">
            <w:pPr>
              <w:rPr>
                <w:rFonts w:cs="Calibri"/>
                <w:color w:val="000000"/>
                <w:sz w:val="18"/>
                <w:szCs w:val="18"/>
                <w:lang w:val="en-US"/>
              </w:rPr>
            </w:pPr>
            <w:r w:rsidRPr="00631B84">
              <w:rPr>
                <w:rFonts w:cs="Calibri"/>
                <w:color w:val="000000"/>
                <w:sz w:val="18"/>
                <w:szCs w:val="18"/>
                <w:lang w:val="en-US"/>
              </w:rPr>
              <w:t>WHEN caplic = "GP" THEN '99999'</w:t>
            </w:r>
          </w:p>
          <w:p w14:paraId="2D38FB86" w14:textId="36B113D4" w:rsidR="00B91595" w:rsidRPr="00631B84" w:rsidRDefault="0024639D" w:rsidP="0024639D">
            <w:pPr>
              <w:rPr>
                <w:rFonts w:cs="Calibri"/>
                <w:color w:val="000000"/>
                <w:sz w:val="18"/>
                <w:szCs w:val="18"/>
                <w:lang w:val="en-US"/>
              </w:rPr>
            </w:pPr>
            <w:r w:rsidRPr="00631B84">
              <w:rPr>
                <w:rFonts w:cs="Calibri"/>
                <w:color w:val="000000"/>
                <w:sz w:val="18"/>
                <w:szCs w:val="18"/>
                <w:lang w:val="en-US"/>
              </w:rPr>
              <w:t>ELSE '0'</w:t>
            </w:r>
          </w:p>
        </w:tc>
      </w:tr>
      <w:tr w:rsidR="00B91595" w:rsidRPr="00212559" w14:paraId="31B056A2" w14:textId="132A461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D8E5EEA" w14:textId="77777777" w:rsidR="00B91595" w:rsidRPr="00212559" w:rsidRDefault="00B91595" w:rsidP="00B91595">
            <w:pPr>
              <w:rPr>
                <w:rFonts w:cs="Calibri"/>
                <w:color w:val="000000"/>
                <w:sz w:val="18"/>
                <w:szCs w:val="18"/>
              </w:rPr>
            </w:pPr>
            <w:r w:rsidRPr="00212559">
              <w:rPr>
                <w:rFonts w:cs="Calibri"/>
                <w:color w:val="000000"/>
                <w:sz w:val="18"/>
                <w:szCs w:val="18"/>
              </w:rPr>
              <w:t>mercap</w:t>
            </w:r>
          </w:p>
        </w:tc>
        <w:tc>
          <w:tcPr>
            <w:tcW w:w="5494" w:type="dxa"/>
            <w:tcBorders>
              <w:top w:val="nil"/>
              <w:left w:val="nil"/>
              <w:bottom w:val="single" w:sz="4" w:space="0" w:color="auto"/>
              <w:right w:val="single" w:sz="4" w:space="0" w:color="auto"/>
            </w:tcBorders>
            <w:shd w:val="clear" w:color="auto" w:fill="auto"/>
            <w:noWrap/>
            <w:hideMark/>
          </w:tcPr>
          <w:p w14:paraId="49DC0EF9" w14:textId="77777777" w:rsidR="00B91595" w:rsidRPr="00212559" w:rsidRDefault="00B91595" w:rsidP="00B91595">
            <w:pPr>
              <w:rPr>
                <w:rFonts w:cs="Calibri"/>
                <w:color w:val="000000"/>
                <w:sz w:val="18"/>
                <w:szCs w:val="18"/>
              </w:rPr>
            </w:pPr>
            <w:r w:rsidRPr="00212559">
              <w:rPr>
                <w:rFonts w:cs="Calibri"/>
                <w:color w:val="000000"/>
                <w:sz w:val="18"/>
                <w:szCs w:val="18"/>
              </w:rPr>
              <w:t>Mercado capitais:</w:t>
            </w:r>
          </w:p>
          <w:p w14:paraId="1A3749BD"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5614A4FC"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‘9999’.</w:t>
            </w:r>
          </w:p>
        </w:tc>
        <w:tc>
          <w:tcPr>
            <w:tcW w:w="992" w:type="dxa"/>
            <w:tcBorders>
              <w:top w:val="nil"/>
              <w:left w:val="nil"/>
              <w:bottom w:val="single" w:sz="4" w:space="0" w:color="auto"/>
              <w:right w:val="single" w:sz="4" w:space="0" w:color="auto"/>
            </w:tcBorders>
            <w:shd w:val="clear" w:color="auto" w:fill="auto"/>
            <w:noWrap/>
            <w:hideMark/>
          </w:tcPr>
          <w:p w14:paraId="710A42C4"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80B7BFC" w14:textId="77777777" w:rsidR="00C0082F" w:rsidRDefault="00C0082F" w:rsidP="00C0082F">
            <w:pPr>
              <w:rPr>
                <w:rFonts w:cs="Calibri"/>
                <w:color w:val="000000"/>
                <w:sz w:val="18"/>
                <w:szCs w:val="18"/>
              </w:rPr>
            </w:pPr>
            <w:r>
              <w:rPr>
                <w:rFonts w:cs="Calibri"/>
                <w:color w:val="000000"/>
                <w:sz w:val="18"/>
                <w:szCs w:val="18"/>
              </w:rPr>
              <w:t>MUG</w:t>
            </w:r>
          </w:p>
          <w:p w14:paraId="3D0C0A51" w14:textId="1BA0736D"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2D3E5F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6F90AC1"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6E9DBE3" w14:textId="25F584EC"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58F3599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caplic = "TT" THEN concat(substr(ttt35.cbolsa, 1, 3), substr(ttt35.pbolsa, 4, 1))</w:t>
            </w:r>
          </w:p>
          <w:p w14:paraId="57CF4AA0" w14:textId="0AC0C835" w:rsidR="00B91595" w:rsidRDefault="0024639D" w:rsidP="0024639D">
            <w:pPr>
              <w:rPr>
                <w:rFonts w:cs="Calibri"/>
                <w:color w:val="000000"/>
                <w:sz w:val="18"/>
                <w:szCs w:val="18"/>
              </w:rPr>
            </w:pPr>
            <w:r w:rsidRPr="0024639D">
              <w:rPr>
                <w:rFonts w:cs="Calibri"/>
                <w:color w:val="000000"/>
                <w:sz w:val="18"/>
                <w:szCs w:val="18"/>
              </w:rPr>
              <w:t>ELSE '9999'</w:t>
            </w:r>
          </w:p>
        </w:tc>
      </w:tr>
      <w:tr w:rsidR="00B91595" w:rsidRPr="00212559" w14:paraId="6885037F" w14:textId="770A70A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4F86163" w14:textId="77777777" w:rsidR="00B91595" w:rsidRPr="00212559" w:rsidRDefault="00B91595" w:rsidP="00B91595">
            <w:pPr>
              <w:rPr>
                <w:rFonts w:cs="Calibri"/>
                <w:color w:val="000000"/>
                <w:sz w:val="18"/>
                <w:szCs w:val="18"/>
              </w:rPr>
            </w:pPr>
            <w:r w:rsidRPr="00212559">
              <w:rPr>
                <w:rFonts w:cs="Calibri"/>
                <w:color w:val="000000"/>
                <w:sz w:val="18"/>
                <w:szCs w:val="18"/>
              </w:rPr>
              <w:t>indrefer</w:t>
            </w:r>
          </w:p>
        </w:tc>
        <w:tc>
          <w:tcPr>
            <w:tcW w:w="5494" w:type="dxa"/>
            <w:tcBorders>
              <w:top w:val="nil"/>
              <w:left w:val="nil"/>
              <w:bottom w:val="single" w:sz="4" w:space="0" w:color="auto"/>
              <w:right w:val="single" w:sz="4" w:space="0" w:color="auto"/>
            </w:tcBorders>
            <w:shd w:val="clear" w:color="auto" w:fill="auto"/>
            <w:noWrap/>
            <w:hideMark/>
          </w:tcPr>
          <w:p w14:paraId="57BCF951" w14:textId="77777777" w:rsidR="00B91595" w:rsidRPr="00212559" w:rsidRDefault="00B91595" w:rsidP="00B91595">
            <w:pPr>
              <w:rPr>
                <w:rFonts w:cs="Calibri"/>
                <w:color w:val="000000"/>
                <w:sz w:val="18"/>
                <w:szCs w:val="18"/>
              </w:rPr>
            </w:pPr>
            <w:r w:rsidRPr="00212559">
              <w:rPr>
                <w:rFonts w:cs="Calibri"/>
                <w:color w:val="000000"/>
                <w:sz w:val="18"/>
                <w:szCs w:val="18"/>
              </w:rPr>
              <w:t>Índice referência:</w:t>
            </w:r>
          </w:p>
          <w:p w14:paraId="07B576EA"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579FA45B"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sz w:val="18"/>
                <w:szCs w:val="18"/>
              </w:rPr>
              <w:t>Para títulos, este campo está preenchido com ‘00000’, para os restantes registos, encontra-se a ‘99999’.</w:t>
            </w:r>
          </w:p>
        </w:tc>
        <w:tc>
          <w:tcPr>
            <w:tcW w:w="992" w:type="dxa"/>
            <w:tcBorders>
              <w:top w:val="nil"/>
              <w:left w:val="nil"/>
              <w:bottom w:val="single" w:sz="4" w:space="0" w:color="auto"/>
              <w:right w:val="single" w:sz="4" w:space="0" w:color="auto"/>
            </w:tcBorders>
            <w:shd w:val="clear" w:color="auto" w:fill="auto"/>
            <w:noWrap/>
            <w:hideMark/>
          </w:tcPr>
          <w:p w14:paraId="22711D7D"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08C11A9" w14:textId="77777777" w:rsidR="00C0082F" w:rsidRDefault="00C0082F" w:rsidP="00C0082F">
            <w:pPr>
              <w:rPr>
                <w:rFonts w:cs="Calibri"/>
                <w:color w:val="000000"/>
                <w:sz w:val="18"/>
                <w:szCs w:val="18"/>
              </w:rPr>
            </w:pPr>
            <w:r>
              <w:rPr>
                <w:rFonts w:cs="Calibri"/>
                <w:color w:val="000000"/>
                <w:sz w:val="18"/>
                <w:szCs w:val="18"/>
              </w:rPr>
              <w:t>MUG</w:t>
            </w:r>
          </w:p>
          <w:p w14:paraId="113534B5" w14:textId="288E63C0"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3CD9B2B"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EF88B1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32C555F" w14:textId="5CADB4A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117D602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gt018.caplic = "TT" THEN '00000'</w:t>
            </w:r>
          </w:p>
          <w:p w14:paraId="6690C315" w14:textId="11DE8C77" w:rsidR="00B91595" w:rsidRDefault="0024639D" w:rsidP="0024639D">
            <w:pPr>
              <w:rPr>
                <w:rFonts w:cs="Calibri"/>
                <w:color w:val="000000"/>
                <w:sz w:val="18"/>
                <w:szCs w:val="18"/>
              </w:rPr>
            </w:pPr>
            <w:r w:rsidRPr="0024639D">
              <w:rPr>
                <w:rFonts w:cs="Calibri"/>
                <w:color w:val="000000"/>
                <w:sz w:val="18"/>
                <w:szCs w:val="18"/>
              </w:rPr>
              <w:t>ELSE '99999'</w:t>
            </w:r>
          </w:p>
        </w:tc>
      </w:tr>
      <w:tr w:rsidR="00B91595" w:rsidRPr="00212559" w14:paraId="1CB7055B" w14:textId="1403288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E41D17" w14:textId="77777777" w:rsidR="00B91595" w:rsidRPr="00212559" w:rsidRDefault="00B91595" w:rsidP="00B91595">
            <w:pPr>
              <w:rPr>
                <w:rFonts w:cs="Calibri"/>
                <w:color w:val="000000"/>
                <w:sz w:val="18"/>
                <w:szCs w:val="18"/>
              </w:rPr>
            </w:pPr>
            <w:r w:rsidRPr="00212559">
              <w:rPr>
                <w:rFonts w:cs="Calibri"/>
                <w:color w:val="000000"/>
                <w:sz w:val="18"/>
                <w:szCs w:val="18"/>
              </w:rPr>
              <w:t>ttxjgar</w:t>
            </w:r>
          </w:p>
        </w:tc>
        <w:tc>
          <w:tcPr>
            <w:tcW w:w="5494" w:type="dxa"/>
            <w:tcBorders>
              <w:top w:val="nil"/>
              <w:left w:val="nil"/>
              <w:bottom w:val="single" w:sz="4" w:space="0" w:color="auto"/>
              <w:right w:val="single" w:sz="4" w:space="0" w:color="auto"/>
            </w:tcBorders>
            <w:shd w:val="clear" w:color="auto" w:fill="auto"/>
            <w:noWrap/>
            <w:hideMark/>
          </w:tcPr>
          <w:p w14:paraId="373CE228" w14:textId="77777777" w:rsidR="00B91595" w:rsidRPr="00212559" w:rsidRDefault="00B91595" w:rsidP="00B91595">
            <w:pPr>
              <w:rPr>
                <w:rFonts w:cs="Calibri"/>
                <w:color w:val="000000"/>
                <w:sz w:val="18"/>
                <w:szCs w:val="18"/>
              </w:rPr>
            </w:pPr>
            <w:r w:rsidRPr="00212559">
              <w:rPr>
                <w:rFonts w:cs="Calibri"/>
                <w:color w:val="000000"/>
                <w:sz w:val="18"/>
                <w:szCs w:val="18"/>
              </w:rPr>
              <w:t>Tipo taxa juro garantia:</w:t>
            </w:r>
          </w:p>
          <w:p w14:paraId="35BCFA77"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Este campo identifica o tipo de taxa de juro (‘F’ - fixa ou ‘V’ - variável) associada co contrato de renda fixa provada que constituem a garantia. </w:t>
            </w:r>
          </w:p>
          <w:p w14:paraId="2DE16A38"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w:t>
            </w:r>
          </w:p>
        </w:tc>
        <w:tc>
          <w:tcPr>
            <w:tcW w:w="992" w:type="dxa"/>
            <w:tcBorders>
              <w:top w:val="nil"/>
              <w:left w:val="nil"/>
              <w:bottom w:val="single" w:sz="4" w:space="0" w:color="auto"/>
              <w:right w:val="single" w:sz="4" w:space="0" w:color="auto"/>
            </w:tcBorders>
            <w:shd w:val="clear" w:color="auto" w:fill="auto"/>
            <w:noWrap/>
            <w:hideMark/>
          </w:tcPr>
          <w:p w14:paraId="3BB4A8A8"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B447E9" w14:textId="77777777" w:rsidR="00C0082F" w:rsidRDefault="00C0082F" w:rsidP="00C0082F">
            <w:pPr>
              <w:rPr>
                <w:rFonts w:cs="Calibri"/>
                <w:color w:val="000000"/>
                <w:sz w:val="18"/>
                <w:szCs w:val="18"/>
              </w:rPr>
            </w:pPr>
            <w:r>
              <w:rPr>
                <w:rFonts w:cs="Calibri"/>
                <w:color w:val="000000"/>
                <w:sz w:val="18"/>
                <w:szCs w:val="18"/>
              </w:rPr>
              <w:t>MUG</w:t>
            </w:r>
          </w:p>
          <w:p w14:paraId="4F02C824" w14:textId="4737A044"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41DD3F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1AFE84C"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DF15121" w14:textId="48814138"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4549BD4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WHEN gt018.caplic = "TT" THEN ttt35.CTXREND</w:t>
            </w:r>
          </w:p>
          <w:p w14:paraId="583680C8" w14:textId="38EF6785" w:rsidR="00B91595" w:rsidRDefault="0024639D" w:rsidP="0024639D">
            <w:pPr>
              <w:rPr>
                <w:rFonts w:cs="Calibri"/>
                <w:color w:val="000000"/>
                <w:sz w:val="18"/>
                <w:szCs w:val="18"/>
              </w:rPr>
            </w:pPr>
            <w:r w:rsidRPr="0024639D">
              <w:rPr>
                <w:rFonts w:cs="Calibri"/>
                <w:color w:val="000000"/>
                <w:sz w:val="18"/>
                <w:szCs w:val="18"/>
              </w:rPr>
              <w:t>ELSE '9'</w:t>
            </w:r>
          </w:p>
        </w:tc>
      </w:tr>
      <w:tr w:rsidR="00B91595" w:rsidRPr="00212559" w14:paraId="31974C56" w14:textId="4B4B5FF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3455431C" w14:textId="77777777" w:rsidR="00B91595" w:rsidRPr="00212559" w:rsidRDefault="00B91595" w:rsidP="00B91595">
            <w:pPr>
              <w:rPr>
                <w:rFonts w:cs="Calibri"/>
                <w:color w:val="000000"/>
                <w:sz w:val="18"/>
                <w:szCs w:val="18"/>
              </w:rPr>
            </w:pPr>
            <w:r w:rsidRPr="00212559">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45FC54D9" w14:textId="77777777" w:rsidR="00B91595" w:rsidRPr="00212559" w:rsidRDefault="00B91595" w:rsidP="00B91595">
            <w:pPr>
              <w:rPr>
                <w:rFonts w:cs="Calibri"/>
                <w:color w:val="000000"/>
                <w:sz w:val="18"/>
                <w:szCs w:val="18"/>
              </w:rPr>
            </w:pPr>
            <w:r w:rsidRPr="00212559">
              <w:rPr>
                <w:rFonts w:cs="Calibri"/>
                <w:color w:val="000000"/>
                <w:sz w:val="18"/>
                <w:szCs w:val="18"/>
              </w:rPr>
              <w:t>Entidade a que respeita a informação:</w:t>
            </w:r>
          </w:p>
          <w:p w14:paraId="7C4FF433" w14:textId="77777777" w:rsidR="00B91595" w:rsidRPr="00212559" w:rsidRDefault="00B91595" w:rsidP="00B91595">
            <w:pPr>
              <w:pStyle w:val="ListParagraph"/>
              <w:numPr>
                <w:ilvl w:val="0"/>
                <w:numId w:val="2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225853E5"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55FD6DA8" w14:textId="77777777" w:rsidR="00C0082F" w:rsidRDefault="00C0082F" w:rsidP="00C0082F">
            <w:pPr>
              <w:rPr>
                <w:rFonts w:cs="Calibri"/>
                <w:color w:val="000000"/>
                <w:sz w:val="18"/>
                <w:szCs w:val="18"/>
              </w:rPr>
            </w:pPr>
            <w:r>
              <w:rPr>
                <w:rFonts w:cs="Calibri"/>
                <w:color w:val="000000"/>
                <w:sz w:val="18"/>
                <w:szCs w:val="18"/>
              </w:rPr>
              <w:t>MUG</w:t>
            </w:r>
          </w:p>
          <w:p w14:paraId="2582672B" w14:textId="76649E4B"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F6962B8" w14:textId="77777777" w:rsidR="00B91595" w:rsidRDefault="00B91595" w:rsidP="00B91595">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5E56B3C2" w14:textId="7EC10F00" w:rsidR="00B91595" w:rsidRDefault="00B91595" w:rsidP="00B91595">
            <w:pPr>
              <w:rPr>
                <w:rFonts w:cs="Calibri"/>
                <w:color w:val="000000"/>
                <w:sz w:val="18"/>
                <w:szCs w:val="18"/>
              </w:rPr>
            </w:pPr>
          </w:p>
        </w:tc>
        <w:tc>
          <w:tcPr>
            <w:tcW w:w="2126" w:type="dxa"/>
            <w:tcBorders>
              <w:top w:val="nil"/>
              <w:left w:val="nil"/>
              <w:bottom w:val="single" w:sz="4" w:space="0" w:color="auto"/>
              <w:right w:val="single" w:sz="4" w:space="0" w:color="auto"/>
            </w:tcBorders>
          </w:tcPr>
          <w:p w14:paraId="25ADD5D6" w14:textId="77777777" w:rsidR="00B91595" w:rsidRDefault="00B91595" w:rsidP="00B91595">
            <w:pPr>
              <w:rPr>
                <w:rFonts w:cs="Calibri"/>
                <w:color w:val="000000"/>
                <w:sz w:val="18"/>
                <w:szCs w:val="18"/>
              </w:rPr>
            </w:pPr>
          </w:p>
        </w:tc>
      </w:tr>
      <w:tr w:rsidR="00B91595" w:rsidRPr="00212559" w14:paraId="041DB668" w14:textId="1FDE7BC9"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4585869" w14:textId="77777777" w:rsidR="00B91595" w:rsidRPr="00212559" w:rsidRDefault="00B91595" w:rsidP="00B91595">
            <w:pPr>
              <w:rPr>
                <w:rFonts w:cs="Calibri"/>
                <w:color w:val="000000"/>
                <w:sz w:val="18"/>
                <w:szCs w:val="18"/>
              </w:rPr>
            </w:pPr>
            <w:r w:rsidRPr="00212559">
              <w:rPr>
                <w:rFonts w:cs="Calibri"/>
                <w:color w:val="000000"/>
                <w:sz w:val="18"/>
                <w:szCs w:val="18"/>
              </w:rPr>
              <w:t>caplic</w:t>
            </w:r>
          </w:p>
        </w:tc>
        <w:tc>
          <w:tcPr>
            <w:tcW w:w="5494" w:type="dxa"/>
            <w:tcBorders>
              <w:top w:val="nil"/>
              <w:left w:val="nil"/>
              <w:bottom w:val="single" w:sz="4" w:space="0" w:color="auto"/>
              <w:right w:val="single" w:sz="4" w:space="0" w:color="auto"/>
            </w:tcBorders>
            <w:shd w:val="clear" w:color="auto" w:fill="auto"/>
            <w:noWrap/>
            <w:hideMark/>
          </w:tcPr>
          <w:p w14:paraId="1C446D78" w14:textId="77777777" w:rsidR="00B91595" w:rsidRPr="00212559" w:rsidRDefault="00B91595" w:rsidP="00B91595">
            <w:pPr>
              <w:rPr>
                <w:rFonts w:cs="Calibri"/>
                <w:color w:val="000000"/>
                <w:sz w:val="18"/>
                <w:szCs w:val="18"/>
              </w:rPr>
            </w:pPr>
            <w:r w:rsidRPr="00212559">
              <w:rPr>
                <w:rFonts w:cs="Calibri"/>
                <w:color w:val="000000"/>
                <w:sz w:val="18"/>
                <w:szCs w:val="18"/>
              </w:rPr>
              <w:t>Aplicação fonte da informação:</w:t>
            </w:r>
          </w:p>
          <w:p w14:paraId="0828465A" w14:textId="77777777" w:rsidR="00B91595" w:rsidRPr="00212559" w:rsidRDefault="00B91595" w:rsidP="00B91595">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0C1F8F30"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31C4E986"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‘SG’ para seguros</w:t>
            </w:r>
          </w:p>
          <w:p w14:paraId="6A3F7F49"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‘FU’ para fundos</w:t>
            </w:r>
          </w:p>
          <w:p w14:paraId="210309E9"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0C9FE2D3"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6CCD6E73"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 xml:space="preserve"> ‘GP’ para garantias imóveis de origem GP</w:t>
            </w:r>
          </w:p>
          <w:p w14:paraId="20131BA7" w14:textId="77777777" w:rsidR="00B91595" w:rsidRPr="00212559" w:rsidRDefault="00B91595" w:rsidP="00B91595">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992" w:type="dxa"/>
            <w:tcBorders>
              <w:top w:val="nil"/>
              <w:left w:val="nil"/>
              <w:bottom w:val="single" w:sz="4" w:space="0" w:color="auto"/>
              <w:right w:val="single" w:sz="4" w:space="0" w:color="auto"/>
            </w:tcBorders>
            <w:shd w:val="clear" w:color="auto" w:fill="auto"/>
            <w:noWrap/>
            <w:hideMark/>
          </w:tcPr>
          <w:p w14:paraId="1818A279" w14:textId="77777777" w:rsidR="00B91595" w:rsidRPr="00212559" w:rsidRDefault="00B91595" w:rsidP="00B91595">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F081EFC" w14:textId="77777777" w:rsidR="00C0082F" w:rsidRDefault="00C0082F" w:rsidP="00C0082F">
            <w:pPr>
              <w:rPr>
                <w:rFonts w:cs="Calibri"/>
                <w:color w:val="000000"/>
                <w:sz w:val="18"/>
                <w:szCs w:val="18"/>
              </w:rPr>
            </w:pPr>
            <w:r>
              <w:rPr>
                <w:rFonts w:cs="Calibri"/>
                <w:color w:val="000000"/>
                <w:sz w:val="18"/>
                <w:szCs w:val="18"/>
              </w:rPr>
              <w:t>MUG</w:t>
            </w:r>
          </w:p>
          <w:p w14:paraId="017B4A74" w14:textId="0599923A" w:rsidR="00B91595"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584B0CC"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E7F392E"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52385BFA" w14:textId="3F257AEA" w:rsidR="00C0082F" w:rsidRDefault="00C0082F" w:rsidP="00C0082F">
            <w:pPr>
              <w:rPr>
                <w:rFonts w:cs="Calibri"/>
                <w:i/>
                <w:color w:val="000000"/>
                <w:sz w:val="18"/>
                <w:szCs w:val="18"/>
              </w:rPr>
            </w:pPr>
            <w:r>
              <w:rPr>
                <w:rFonts w:cs="Calibri"/>
                <w:i/>
                <w:color w:val="000000"/>
                <w:sz w:val="18"/>
                <w:szCs w:val="18"/>
              </w:rPr>
              <w:t xml:space="preserve">cd_garantias.gt003_trz_gt </w:t>
            </w:r>
          </w:p>
          <w:p w14:paraId="1458832D" w14:textId="48B001AA" w:rsidR="00B91595" w:rsidRDefault="00B91595"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D9E0D6E" w14:textId="77777777" w:rsidR="00C0082F" w:rsidRPr="00C0082F" w:rsidRDefault="00C0082F" w:rsidP="00C0082F">
            <w:pPr>
              <w:rPr>
                <w:rFonts w:cs="Calibri"/>
                <w:color w:val="000000"/>
                <w:sz w:val="18"/>
                <w:szCs w:val="18"/>
              </w:rPr>
            </w:pPr>
            <w:r w:rsidRPr="00C0082F">
              <w:rPr>
                <w:rFonts w:cs="Calibri"/>
                <w:color w:val="000000"/>
                <w:sz w:val="18"/>
                <w:szCs w:val="18"/>
              </w:rPr>
              <w:t>origem</w:t>
            </w:r>
          </w:p>
          <w:p w14:paraId="2375F6D3" w14:textId="77777777" w:rsidR="00C0082F" w:rsidRPr="00C0082F" w:rsidRDefault="00C0082F" w:rsidP="00C0082F">
            <w:pPr>
              <w:rPr>
                <w:rFonts w:cs="Calibri"/>
                <w:color w:val="000000"/>
                <w:sz w:val="18"/>
                <w:szCs w:val="18"/>
              </w:rPr>
            </w:pPr>
            <w:r w:rsidRPr="00C0082F">
              <w:rPr>
                <w:rFonts w:cs="Calibri"/>
                <w:color w:val="000000"/>
                <w:sz w:val="18"/>
                <w:szCs w:val="18"/>
              </w:rPr>
              <w:t>tipologia</w:t>
            </w:r>
          </w:p>
          <w:p w14:paraId="7F8AC986" w14:textId="77777777" w:rsidR="00C0082F" w:rsidRPr="00C0082F" w:rsidRDefault="00C0082F" w:rsidP="00C0082F">
            <w:pPr>
              <w:rPr>
                <w:rFonts w:cs="Calibri"/>
                <w:color w:val="000000"/>
                <w:sz w:val="18"/>
                <w:szCs w:val="18"/>
              </w:rPr>
            </w:pPr>
            <w:r w:rsidRPr="00C0082F">
              <w:rPr>
                <w:rFonts w:cs="Calibri"/>
                <w:color w:val="000000"/>
                <w:sz w:val="18"/>
                <w:szCs w:val="18"/>
              </w:rPr>
              <w:t>ctratcta</w:t>
            </w:r>
          </w:p>
          <w:p w14:paraId="0288340A" w14:textId="0A6227D2" w:rsidR="00B91595" w:rsidRDefault="00C0082F" w:rsidP="00C0082F">
            <w:pPr>
              <w:rPr>
                <w:rFonts w:cs="Calibri"/>
                <w:color w:val="000000"/>
                <w:sz w:val="18"/>
                <w:szCs w:val="18"/>
              </w:rPr>
            </w:pPr>
            <w:r w:rsidRPr="00C0082F">
              <w:rPr>
                <w:rFonts w:cs="Calibri"/>
                <w:color w:val="000000"/>
                <w:sz w:val="18"/>
                <w:szCs w:val="18"/>
              </w:rPr>
              <w:t>ckprodut</w:t>
            </w:r>
          </w:p>
        </w:tc>
        <w:tc>
          <w:tcPr>
            <w:tcW w:w="2126" w:type="dxa"/>
            <w:tcBorders>
              <w:top w:val="nil"/>
              <w:left w:val="nil"/>
              <w:bottom w:val="single" w:sz="4" w:space="0" w:color="auto"/>
              <w:right w:val="single" w:sz="4" w:space="0" w:color="auto"/>
            </w:tcBorders>
          </w:tcPr>
          <w:p w14:paraId="0A0F114B"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CASE </w:t>
            </w:r>
          </w:p>
          <w:p w14:paraId="7F1714C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gt018.origem = 'LEA' THEN 'LEA' </w:t>
            </w:r>
          </w:p>
          <w:p w14:paraId="3386034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gt018.origem = 'FAC' THEN 'FAC'</w:t>
            </w:r>
          </w:p>
          <w:p w14:paraId="37383F3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'FIN' THEN </w:t>
            </w:r>
          </w:p>
          <w:p w14:paraId="03DDEFF5"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744B4EB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lastRenderedPageBreak/>
              <w:t xml:space="preserve">            WHEN gt003.ctratcta = '01' THEN 'DC'</w:t>
            </w:r>
          </w:p>
          <w:p w14:paraId="08178B9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'03' THEN 'DP'</w:t>
            </w:r>
          </w:p>
          <w:p w14:paraId="0A53C44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'07' THEN 'FU'</w:t>
            </w:r>
          </w:p>
          <w:p w14:paraId="4A9E95A3"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'10' THEN 'TT'</w:t>
            </w:r>
          </w:p>
          <w:p w14:paraId="40DF7BFC"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gt003.ctratcta = '12' THEN 'SG'</w:t>
            </w:r>
          </w:p>
          <w:p w14:paraId="58A4505B"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32AB9CC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'IMO'  THEN</w:t>
            </w:r>
          </w:p>
          <w:p w14:paraId="7CAA89C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3575AC48"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gt018.ckprodut IN ('080') THEN 'CS'</w:t>
            </w:r>
          </w:p>
          <w:p w14:paraId="7E5F172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'GP' </w:t>
            </w:r>
          </w:p>
          <w:p w14:paraId="21081A92"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4EF01FF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gt018.tipologia = 'PES' THEN</w:t>
            </w:r>
          </w:p>
          <w:p w14:paraId="6D081BA7"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 </w:t>
            </w:r>
          </w:p>
          <w:p w14:paraId="6B19C15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gt002.ckprodut IN ('081', '082', '083') THEN 'CSA' </w:t>
            </w:r>
          </w:p>
          <w:p w14:paraId="561B013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'CLI'</w:t>
            </w:r>
          </w:p>
          <w:p w14:paraId="6509A5D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 </w:t>
            </w:r>
          </w:p>
          <w:p w14:paraId="3E2D132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w:t>
            </w:r>
          </w:p>
          <w:p w14:paraId="6244D9B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END</w:t>
            </w:r>
          </w:p>
          <w:p w14:paraId="066243AA" w14:textId="77777777" w:rsidR="0024639D" w:rsidRPr="0024639D" w:rsidRDefault="0024639D" w:rsidP="0024639D">
            <w:pPr>
              <w:rPr>
                <w:rFonts w:cs="Calibri"/>
                <w:color w:val="000000"/>
                <w:sz w:val="18"/>
                <w:szCs w:val="18"/>
                <w:lang w:val="en-US"/>
              </w:rPr>
            </w:pPr>
          </w:p>
          <w:p w14:paraId="353F8072" w14:textId="02CA8AFB" w:rsidR="00B91595" w:rsidRDefault="0024639D" w:rsidP="0024639D">
            <w:pPr>
              <w:rPr>
                <w:rFonts w:cs="Calibri"/>
                <w:color w:val="000000"/>
                <w:sz w:val="18"/>
                <w:szCs w:val="18"/>
              </w:rPr>
            </w:pPr>
            <w:r w:rsidRPr="0024639D">
              <w:rPr>
                <w:rFonts w:cs="Calibri"/>
                <w:color w:val="000000"/>
                <w:sz w:val="18"/>
                <w:szCs w:val="18"/>
              </w:rPr>
              <w:t>Caso exista para o mesmo bem caplic 'GP' E 'CS', seleciona-se 'GP'</w:t>
            </w:r>
          </w:p>
        </w:tc>
      </w:tr>
      <w:tr w:rsidR="00C0082F" w:rsidRPr="00212559" w14:paraId="3EE924E2" w14:textId="7F16983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2EB5AF9" w14:textId="77777777" w:rsidR="00C0082F" w:rsidRPr="00AA3E46" w:rsidRDefault="00C0082F" w:rsidP="00C0082F">
            <w:pPr>
              <w:rPr>
                <w:rFonts w:cs="Calibri"/>
                <w:color w:val="000000"/>
                <w:sz w:val="18"/>
                <w:szCs w:val="18"/>
              </w:rPr>
            </w:pPr>
            <w:r w:rsidRPr="00AA3E46">
              <w:rPr>
                <w:rFonts w:cs="Calibri"/>
                <w:color w:val="000000"/>
                <w:sz w:val="18"/>
                <w:szCs w:val="18"/>
              </w:rPr>
              <w:lastRenderedPageBreak/>
              <w:t>isin</w:t>
            </w:r>
          </w:p>
        </w:tc>
        <w:tc>
          <w:tcPr>
            <w:tcW w:w="5494" w:type="dxa"/>
            <w:tcBorders>
              <w:top w:val="nil"/>
              <w:left w:val="nil"/>
              <w:bottom w:val="single" w:sz="4" w:space="0" w:color="auto"/>
              <w:right w:val="single" w:sz="4" w:space="0" w:color="auto"/>
            </w:tcBorders>
            <w:shd w:val="clear" w:color="auto" w:fill="auto"/>
            <w:noWrap/>
            <w:hideMark/>
          </w:tcPr>
          <w:p w14:paraId="1A0DB5DC" w14:textId="77777777" w:rsidR="00C0082F" w:rsidRPr="00AA3E46" w:rsidRDefault="00C0082F" w:rsidP="00C0082F">
            <w:pPr>
              <w:rPr>
                <w:rFonts w:cs="Calibri"/>
                <w:color w:val="000000"/>
                <w:sz w:val="18"/>
                <w:szCs w:val="18"/>
              </w:rPr>
            </w:pPr>
            <w:r w:rsidRPr="00AA3E46">
              <w:rPr>
                <w:rFonts w:cs="Calibri"/>
                <w:color w:val="000000"/>
                <w:sz w:val="18"/>
                <w:szCs w:val="18"/>
              </w:rPr>
              <w:t>Código de Emissão (ISIN, ISINREF)</w:t>
            </w:r>
          </w:p>
          <w:p w14:paraId="1B0683A1" w14:textId="77777777" w:rsidR="00C0082F" w:rsidRPr="00AA3E46" w:rsidRDefault="00C0082F" w:rsidP="00C0082F">
            <w:pPr>
              <w:pStyle w:val="ListParagraph"/>
              <w:numPr>
                <w:ilvl w:val="0"/>
                <w:numId w:val="22"/>
              </w:numPr>
              <w:rPr>
                <w:rFonts w:cs="Calibri"/>
                <w:color w:val="000000"/>
                <w:sz w:val="18"/>
                <w:szCs w:val="18"/>
              </w:rPr>
            </w:pPr>
            <w:r w:rsidRPr="00AA3E46">
              <w:rPr>
                <w:rFonts w:cs="Calibri"/>
                <w:color w:val="000000"/>
                <w:sz w:val="18"/>
                <w:szCs w:val="18"/>
                <w:lang w:val="en-US"/>
              </w:rPr>
              <w:t>ISIN significa “</w:t>
            </w:r>
            <w:r w:rsidRPr="00AA3E46">
              <w:rPr>
                <w:rFonts w:cs="Calibri"/>
                <w:i/>
                <w:color w:val="000000"/>
                <w:sz w:val="18"/>
                <w:szCs w:val="18"/>
                <w:lang w:val="en-US"/>
              </w:rPr>
              <w:t>International Securities Identification Number”</w:t>
            </w:r>
            <w:r w:rsidRPr="00AA3E46">
              <w:rPr>
                <w:rFonts w:cs="Calibri"/>
                <w:color w:val="000000"/>
                <w:sz w:val="18"/>
                <w:szCs w:val="18"/>
                <w:lang w:val="en-US"/>
              </w:rPr>
              <w:t xml:space="preserve">. </w:t>
            </w:r>
            <w:r w:rsidRPr="00AA3E46">
              <w:rPr>
                <w:rFonts w:cs="Calibri"/>
                <w:color w:val="000000"/>
                <w:sz w:val="18"/>
                <w:szCs w:val="18"/>
              </w:rPr>
              <w:t>Este código é o número de identificação internacional atribuído a títulos e fundos, de acordo com a norma ISO 6166.</w:t>
            </w:r>
          </w:p>
          <w:p w14:paraId="63F485A3" w14:textId="77777777" w:rsidR="00C0082F" w:rsidRPr="00AA3E46" w:rsidRDefault="00C0082F" w:rsidP="00C0082F">
            <w:pPr>
              <w:pStyle w:val="ListParagraph"/>
              <w:numPr>
                <w:ilvl w:val="0"/>
                <w:numId w:val="22"/>
              </w:numPr>
              <w:rPr>
                <w:rFonts w:cs="Calibri"/>
                <w:color w:val="000000"/>
                <w:sz w:val="18"/>
                <w:szCs w:val="18"/>
              </w:rPr>
            </w:pPr>
            <w:r w:rsidRPr="00AA3E46">
              <w:rPr>
                <w:rFonts w:cs="Calibri"/>
                <w:color w:val="000000"/>
                <w:sz w:val="18"/>
                <w:szCs w:val="18"/>
              </w:rPr>
              <w:t>Este código está apenas preenchido para garantias reais financeiras do tipo fundos e títulos.</w:t>
            </w:r>
          </w:p>
        </w:tc>
        <w:tc>
          <w:tcPr>
            <w:tcW w:w="992" w:type="dxa"/>
            <w:tcBorders>
              <w:top w:val="nil"/>
              <w:left w:val="nil"/>
              <w:bottom w:val="single" w:sz="4" w:space="0" w:color="auto"/>
              <w:right w:val="single" w:sz="4" w:space="0" w:color="auto"/>
            </w:tcBorders>
            <w:shd w:val="clear" w:color="auto" w:fill="auto"/>
            <w:noWrap/>
            <w:hideMark/>
          </w:tcPr>
          <w:p w14:paraId="36B7A95D"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C0DDA2B" w14:textId="77777777" w:rsidR="00C0082F" w:rsidRDefault="00C0082F" w:rsidP="00C0082F">
            <w:pPr>
              <w:rPr>
                <w:rFonts w:cs="Calibri"/>
                <w:color w:val="000000"/>
                <w:sz w:val="18"/>
                <w:szCs w:val="18"/>
              </w:rPr>
            </w:pPr>
            <w:r w:rsidRPr="000E5989">
              <w:rPr>
                <w:rFonts w:cs="Calibri"/>
                <w:color w:val="000000"/>
                <w:sz w:val="18"/>
                <w:szCs w:val="18"/>
              </w:rPr>
              <w:t>Títulos (APMT0100022484)</w:t>
            </w:r>
          </w:p>
          <w:p w14:paraId="4A7790B7" w14:textId="77777777" w:rsidR="00C0082F" w:rsidRDefault="00C0082F" w:rsidP="00C0082F">
            <w:pPr>
              <w:rPr>
                <w:rFonts w:cs="Calibri"/>
                <w:color w:val="000000"/>
                <w:sz w:val="18"/>
                <w:szCs w:val="18"/>
              </w:rPr>
            </w:pPr>
            <w:r w:rsidRPr="000E5989">
              <w:rPr>
                <w:rFonts w:cs="Calibri"/>
                <w:color w:val="000000"/>
                <w:sz w:val="18"/>
                <w:szCs w:val="18"/>
              </w:rPr>
              <w:t>Fundos (APMT0100021345)</w:t>
            </w:r>
          </w:p>
          <w:p w14:paraId="355CA6BB" w14:textId="67F7A84D" w:rsidR="00C0082F" w:rsidRPr="00212559" w:rsidRDefault="00C0082F" w:rsidP="00C0082F">
            <w:pPr>
              <w:rPr>
                <w:rFonts w:cs="Calibri"/>
                <w:color w:val="000000"/>
                <w:sz w:val="18"/>
                <w:szCs w:val="18"/>
              </w:rPr>
            </w:pPr>
            <w:r w:rsidRPr="000E5989">
              <w:rPr>
                <w:rFonts w:cs="Calibri"/>
                <w:color w:val="000000"/>
                <w:sz w:val="18"/>
                <w:szCs w:val="18"/>
              </w:rPr>
              <w:t>Estruturais (APMT0100050994)</w:t>
            </w:r>
          </w:p>
        </w:tc>
        <w:tc>
          <w:tcPr>
            <w:tcW w:w="1701" w:type="dxa"/>
            <w:tcBorders>
              <w:top w:val="single" w:sz="4" w:space="0" w:color="auto"/>
              <w:left w:val="nil"/>
              <w:bottom w:val="single" w:sz="4" w:space="0" w:color="auto"/>
              <w:right w:val="single" w:sz="4" w:space="0" w:color="auto"/>
            </w:tcBorders>
          </w:tcPr>
          <w:p w14:paraId="2F8983C1" w14:textId="77777777" w:rsidR="0024639D" w:rsidRPr="00020F9F" w:rsidRDefault="0024639D" w:rsidP="0024639D">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mercados.ttt</w:t>
            </w:r>
            <w:proofErr w:type="gramEnd"/>
            <w:r w:rsidRPr="00020F9F">
              <w:rPr>
                <w:rFonts w:cs="Calibri"/>
                <w:i/>
                <w:color w:val="000000"/>
                <w:sz w:val="18"/>
                <w:szCs w:val="18"/>
              </w:rPr>
              <w:t>35_titlgru</w:t>
            </w:r>
          </w:p>
          <w:p w14:paraId="49904C65" w14:textId="77777777" w:rsidR="0024639D" w:rsidRPr="00020F9F" w:rsidRDefault="0024639D" w:rsidP="0024639D">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mercados.fut</w:t>
            </w:r>
            <w:proofErr w:type="gramEnd"/>
            <w:r w:rsidRPr="00020F9F">
              <w:rPr>
                <w:rFonts w:cs="Calibri"/>
                <w:i/>
                <w:color w:val="000000"/>
                <w:sz w:val="18"/>
                <w:szCs w:val="18"/>
              </w:rPr>
              <w:t>02_contasfu</w:t>
            </w:r>
          </w:p>
          <w:p w14:paraId="0CDE4988" w14:textId="3FCF8AE5" w:rsidR="00C0082F" w:rsidRDefault="0024639D" w:rsidP="0024639D">
            <w:pPr>
              <w:rPr>
                <w:rFonts w:cs="Calibri"/>
                <w:color w:val="000000"/>
                <w:sz w:val="18"/>
                <w:szCs w:val="18"/>
              </w:rPr>
            </w:pPr>
            <w:r w:rsidRPr="00020F9F">
              <w:rPr>
                <w:rFonts w:cs="Calibri"/>
                <w:i/>
                <w:color w:val="000000"/>
                <w:sz w:val="18"/>
                <w:szCs w:val="18"/>
              </w:rPr>
              <w:t>cd_estruturais.cat34_fuparam</w:t>
            </w:r>
          </w:p>
        </w:tc>
        <w:tc>
          <w:tcPr>
            <w:tcW w:w="1134" w:type="dxa"/>
            <w:tcBorders>
              <w:top w:val="nil"/>
              <w:left w:val="single" w:sz="4" w:space="0" w:color="auto"/>
              <w:bottom w:val="single" w:sz="4" w:space="0" w:color="auto"/>
              <w:right w:val="single" w:sz="4" w:space="0" w:color="auto"/>
            </w:tcBorders>
          </w:tcPr>
          <w:p w14:paraId="3313CFC1" w14:textId="77777777" w:rsidR="00C0082F" w:rsidRPr="00C0082F" w:rsidRDefault="00C0082F" w:rsidP="00C0082F">
            <w:pPr>
              <w:rPr>
                <w:rFonts w:cs="Calibri"/>
                <w:color w:val="000000"/>
                <w:sz w:val="18"/>
                <w:szCs w:val="18"/>
              </w:rPr>
            </w:pPr>
            <w:r w:rsidRPr="00C0082F">
              <w:rPr>
                <w:rFonts w:cs="Calibri"/>
                <w:color w:val="000000"/>
                <w:sz w:val="18"/>
                <w:szCs w:val="18"/>
              </w:rPr>
              <w:t>ctitisin/cisinref</w:t>
            </w:r>
          </w:p>
          <w:p w14:paraId="12420434" w14:textId="1A15E879" w:rsidR="00C0082F" w:rsidRDefault="00C0082F" w:rsidP="00C0082F">
            <w:pPr>
              <w:rPr>
                <w:rFonts w:cs="Calibri"/>
                <w:color w:val="000000"/>
                <w:sz w:val="18"/>
                <w:szCs w:val="18"/>
              </w:rPr>
            </w:pPr>
            <w:r w:rsidRPr="00C0082F">
              <w:rPr>
                <w:rFonts w:cs="Calibri"/>
                <w:color w:val="000000"/>
                <w:sz w:val="18"/>
                <w:szCs w:val="18"/>
              </w:rPr>
              <w:t>ccodisin</w:t>
            </w:r>
          </w:p>
        </w:tc>
        <w:tc>
          <w:tcPr>
            <w:tcW w:w="2126" w:type="dxa"/>
            <w:tcBorders>
              <w:top w:val="nil"/>
              <w:left w:val="nil"/>
              <w:bottom w:val="single" w:sz="4" w:space="0" w:color="auto"/>
              <w:right w:val="single" w:sz="4" w:space="0" w:color="auto"/>
            </w:tcBorders>
          </w:tcPr>
          <w:p w14:paraId="3A7DA11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CASE</w:t>
            </w:r>
          </w:p>
          <w:p w14:paraId="00999DBE"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""TT"" THEN</w:t>
            </w:r>
          </w:p>
          <w:p w14:paraId="20451FD9"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CASE</w:t>
            </w:r>
          </w:p>
          <w:p w14:paraId="16E3868D"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trim(ttt35.ctitisin) &lt;&gt; """" THEN ttt35.ctitisin</w:t>
            </w:r>
          </w:p>
          <w:p w14:paraId="31AD8F7A"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trim(ttt35.cisinref) &lt;&gt; """" THEN ttt35.cisinref</w:t>
            </w:r>
          </w:p>
          <w:p w14:paraId="6A65F8A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ELSE """"</w:t>
            </w:r>
          </w:p>
          <w:p w14:paraId="6500D8C6"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END</w:t>
            </w:r>
          </w:p>
          <w:p w14:paraId="6C890BA1" w14:textId="77777777" w:rsidR="0024639D" w:rsidRPr="0024639D" w:rsidRDefault="0024639D" w:rsidP="0024639D">
            <w:pPr>
              <w:rPr>
                <w:rFonts w:cs="Calibri"/>
                <w:color w:val="000000"/>
                <w:sz w:val="18"/>
                <w:szCs w:val="18"/>
                <w:lang w:val="en-US"/>
              </w:rPr>
            </w:pPr>
            <w:r w:rsidRPr="0024639D">
              <w:rPr>
                <w:rFonts w:cs="Calibri"/>
                <w:color w:val="000000"/>
                <w:sz w:val="18"/>
                <w:szCs w:val="18"/>
                <w:lang w:val="en-US"/>
              </w:rPr>
              <w:t xml:space="preserve">    WHEN caplic = 'FU' THEN trim( nvl( fut.ccodisin, '' ) )</w:t>
            </w:r>
          </w:p>
          <w:p w14:paraId="60900850" w14:textId="77777777" w:rsidR="0024639D" w:rsidRPr="0024639D" w:rsidRDefault="0024639D" w:rsidP="0024639D">
            <w:pPr>
              <w:rPr>
                <w:rFonts w:cs="Calibri"/>
                <w:color w:val="000000"/>
                <w:sz w:val="18"/>
                <w:szCs w:val="18"/>
              </w:rPr>
            </w:pPr>
            <w:r w:rsidRPr="0024639D">
              <w:rPr>
                <w:rFonts w:cs="Calibri"/>
                <w:color w:val="000000"/>
                <w:sz w:val="18"/>
                <w:szCs w:val="18"/>
                <w:lang w:val="en-US"/>
              </w:rPr>
              <w:t xml:space="preserve">    </w:t>
            </w:r>
            <w:r w:rsidRPr="0024639D">
              <w:rPr>
                <w:rFonts w:cs="Calibri"/>
                <w:color w:val="000000"/>
                <w:sz w:val="18"/>
                <w:szCs w:val="18"/>
              </w:rPr>
              <w:t>ELSE """"</w:t>
            </w:r>
          </w:p>
          <w:p w14:paraId="20DB5938" w14:textId="109BC367" w:rsidR="00C0082F" w:rsidRDefault="0024639D" w:rsidP="0024639D">
            <w:pPr>
              <w:rPr>
                <w:rFonts w:cs="Calibri"/>
                <w:color w:val="000000"/>
                <w:sz w:val="18"/>
                <w:szCs w:val="18"/>
              </w:rPr>
            </w:pPr>
            <w:r w:rsidRPr="0024639D">
              <w:rPr>
                <w:rFonts w:cs="Calibri"/>
                <w:color w:val="000000"/>
                <w:sz w:val="18"/>
                <w:szCs w:val="18"/>
              </w:rPr>
              <w:t>END</w:t>
            </w:r>
          </w:p>
        </w:tc>
      </w:tr>
      <w:tr w:rsidR="00C0082F" w:rsidRPr="00212559" w14:paraId="38C4FA6B" w14:textId="3B06F2CB"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138D29D" w14:textId="77777777" w:rsidR="00C0082F" w:rsidRPr="00AA3E46" w:rsidRDefault="00C0082F" w:rsidP="00C0082F">
            <w:pPr>
              <w:rPr>
                <w:rFonts w:cs="Calibri"/>
                <w:color w:val="000000"/>
                <w:sz w:val="18"/>
                <w:szCs w:val="18"/>
              </w:rPr>
            </w:pPr>
            <w:r w:rsidRPr="00AA3E46">
              <w:rPr>
                <w:rFonts w:cs="Calibri"/>
                <w:color w:val="000000"/>
                <w:sz w:val="18"/>
                <w:szCs w:val="18"/>
              </w:rPr>
              <w:t>cprodutol</w:t>
            </w:r>
          </w:p>
        </w:tc>
        <w:tc>
          <w:tcPr>
            <w:tcW w:w="5494" w:type="dxa"/>
            <w:tcBorders>
              <w:top w:val="nil"/>
              <w:left w:val="nil"/>
              <w:bottom w:val="single" w:sz="4" w:space="0" w:color="auto"/>
              <w:right w:val="single" w:sz="4" w:space="0" w:color="auto"/>
            </w:tcBorders>
            <w:shd w:val="clear" w:color="auto" w:fill="auto"/>
            <w:noWrap/>
            <w:hideMark/>
          </w:tcPr>
          <w:p w14:paraId="4BF482B6" w14:textId="77777777" w:rsidR="00C0082F" w:rsidRPr="00AA3E46" w:rsidRDefault="00C0082F" w:rsidP="00C0082F">
            <w:pPr>
              <w:rPr>
                <w:rFonts w:cs="Calibri"/>
                <w:color w:val="000000"/>
                <w:sz w:val="18"/>
                <w:szCs w:val="18"/>
              </w:rPr>
            </w:pPr>
            <w:r w:rsidRPr="00AA3E46">
              <w:rPr>
                <w:rFonts w:cs="Calibri"/>
                <w:color w:val="000000"/>
                <w:sz w:val="18"/>
                <w:szCs w:val="18"/>
              </w:rPr>
              <w:t>Produto local (caução)</w:t>
            </w:r>
          </w:p>
          <w:p w14:paraId="20ADD410" w14:textId="77777777" w:rsidR="00E24A6F" w:rsidRPr="00E24A6F" w:rsidRDefault="00C0082F" w:rsidP="00E24A6F">
            <w:pPr>
              <w:pStyle w:val="ListParagraph"/>
              <w:numPr>
                <w:ilvl w:val="0"/>
                <w:numId w:val="22"/>
              </w:numPr>
              <w:rPr>
                <w:rFonts w:cs="Calibri"/>
                <w:color w:val="000000"/>
                <w:sz w:val="18"/>
                <w:szCs w:val="18"/>
              </w:rPr>
            </w:pPr>
            <w:r w:rsidRPr="00AA3E46">
              <w:rPr>
                <w:rFonts w:cs="Calibri"/>
                <w:color w:val="000000"/>
                <w:sz w:val="18"/>
                <w:szCs w:val="18"/>
              </w:rPr>
              <w:t xml:space="preserve">Este campo do produto em complemento com o campo do subproduto informa o tipo de garantia, nomeadamente se é imobiliária ou financeira, para produtos locais. </w:t>
            </w:r>
          </w:p>
          <w:p w14:paraId="664BA55E" w14:textId="5BC1462B" w:rsidR="00C0082F" w:rsidRPr="00AA3E46" w:rsidRDefault="00C0082F" w:rsidP="00E24A6F">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Pr>
                <w:sz w:val="18"/>
              </w:rPr>
              <w:t>‘</w:t>
            </w:r>
            <w:r w:rsidRPr="00AA3E46">
              <w:rPr>
                <w:sz w:val="18"/>
              </w:rPr>
              <w:t>tayd91c0_celemtab</w:t>
            </w:r>
            <w:r>
              <w:rPr>
                <w:sz w:val="18"/>
              </w:rPr>
              <w:t>’</w:t>
            </w:r>
            <w:r w:rsidRPr="00AA3E46">
              <w:rPr>
                <w:sz w:val="18"/>
              </w:rPr>
              <w:t xml:space="preserve"> corresponde à concatenação do produto e subproduto, e o </w:t>
            </w:r>
            <w:r>
              <w:rPr>
                <w:sz w:val="18"/>
              </w:rPr>
              <w:t>‘</w:t>
            </w:r>
            <w:r w:rsidRPr="00AA3E46">
              <w:rPr>
                <w:sz w:val="18"/>
              </w:rPr>
              <w:t>tayd91c0_gelemtab</w:t>
            </w:r>
            <w:r>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F13E1A9"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11FCC10B" w14:textId="77777777" w:rsidR="00C0082F" w:rsidRDefault="00C0082F" w:rsidP="00C0082F">
            <w:pPr>
              <w:rPr>
                <w:rFonts w:cs="Calibri"/>
                <w:color w:val="000000"/>
                <w:sz w:val="18"/>
                <w:szCs w:val="18"/>
              </w:rPr>
            </w:pPr>
            <w:r>
              <w:rPr>
                <w:rFonts w:cs="Calibri"/>
                <w:color w:val="000000"/>
                <w:sz w:val="18"/>
                <w:szCs w:val="18"/>
              </w:rPr>
              <w:t>MUG</w:t>
            </w:r>
          </w:p>
          <w:p w14:paraId="5C0C6D8E" w14:textId="288687C8"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FC21339"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06A4E3BA"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7102436" w14:textId="74B0E884" w:rsidR="00C0082F" w:rsidRDefault="00C0082F" w:rsidP="00C0082F">
            <w:pPr>
              <w:rPr>
                <w:rFonts w:cs="Calibri"/>
                <w:color w:val="000000"/>
                <w:sz w:val="18"/>
                <w:szCs w:val="18"/>
              </w:rPr>
            </w:pPr>
            <w:r w:rsidRPr="00C0082F">
              <w:rPr>
                <w:rFonts w:cs="Calibri"/>
                <w:color w:val="000000"/>
                <w:sz w:val="18"/>
                <w:szCs w:val="18"/>
              </w:rPr>
              <w:t>gt002.CKPRODUT</w:t>
            </w:r>
          </w:p>
        </w:tc>
        <w:tc>
          <w:tcPr>
            <w:tcW w:w="2126" w:type="dxa"/>
            <w:tcBorders>
              <w:top w:val="nil"/>
              <w:left w:val="nil"/>
              <w:bottom w:val="single" w:sz="4" w:space="0" w:color="auto"/>
              <w:right w:val="single" w:sz="4" w:space="0" w:color="auto"/>
            </w:tcBorders>
          </w:tcPr>
          <w:p w14:paraId="149D1C55" w14:textId="77777777" w:rsidR="00C0082F" w:rsidRDefault="00C0082F" w:rsidP="00C0082F">
            <w:pPr>
              <w:rPr>
                <w:rFonts w:cs="Calibri"/>
                <w:color w:val="000000"/>
                <w:sz w:val="18"/>
                <w:szCs w:val="18"/>
              </w:rPr>
            </w:pPr>
          </w:p>
        </w:tc>
      </w:tr>
      <w:tr w:rsidR="00C0082F" w:rsidRPr="00212559" w14:paraId="5DF03E9C" w14:textId="7B71D56A"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7C7B59B" w14:textId="77777777" w:rsidR="00C0082F" w:rsidRPr="00AA3E46" w:rsidRDefault="00C0082F" w:rsidP="00C0082F">
            <w:pPr>
              <w:rPr>
                <w:rFonts w:cs="Calibri"/>
                <w:color w:val="000000"/>
                <w:sz w:val="18"/>
                <w:szCs w:val="18"/>
              </w:rPr>
            </w:pPr>
            <w:r w:rsidRPr="00AA3E46">
              <w:rPr>
                <w:rFonts w:cs="Calibri"/>
                <w:color w:val="000000"/>
                <w:sz w:val="18"/>
                <w:szCs w:val="18"/>
              </w:rPr>
              <w:t>csubprodl</w:t>
            </w:r>
          </w:p>
        </w:tc>
        <w:tc>
          <w:tcPr>
            <w:tcW w:w="5494" w:type="dxa"/>
            <w:tcBorders>
              <w:top w:val="nil"/>
              <w:left w:val="nil"/>
              <w:bottom w:val="single" w:sz="4" w:space="0" w:color="auto"/>
              <w:right w:val="single" w:sz="4" w:space="0" w:color="auto"/>
            </w:tcBorders>
            <w:shd w:val="clear" w:color="auto" w:fill="auto"/>
            <w:noWrap/>
            <w:hideMark/>
          </w:tcPr>
          <w:p w14:paraId="438EFA3D" w14:textId="77777777" w:rsidR="00C0082F" w:rsidRPr="00AA3E46" w:rsidRDefault="00C0082F" w:rsidP="00C0082F">
            <w:pPr>
              <w:rPr>
                <w:rFonts w:cs="Calibri"/>
                <w:color w:val="000000"/>
                <w:sz w:val="18"/>
                <w:szCs w:val="18"/>
              </w:rPr>
            </w:pPr>
            <w:r w:rsidRPr="00AA3E46">
              <w:rPr>
                <w:rFonts w:cs="Calibri"/>
                <w:color w:val="000000"/>
                <w:sz w:val="18"/>
                <w:szCs w:val="18"/>
              </w:rPr>
              <w:t>Subproduto local (caução)</w:t>
            </w:r>
          </w:p>
          <w:p w14:paraId="53DD7554" w14:textId="2E778B84" w:rsidR="00C0082F" w:rsidRPr="00E24A6F" w:rsidRDefault="00C0082F" w:rsidP="00E24A6F">
            <w:pPr>
              <w:pStyle w:val="ListParagraph"/>
              <w:numPr>
                <w:ilvl w:val="0"/>
                <w:numId w:val="22"/>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71EAFD7E" w14:textId="77777777" w:rsidR="00C0082F" w:rsidRPr="00AA3E46" w:rsidRDefault="00C0082F" w:rsidP="00C0082F">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w:t>
            </w:r>
            <w:proofErr w:type="gramStart"/>
            <w:r w:rsidRPr="00A84B21">
              <w:rPr>
                <w:i/>
                <w:sz w:val="18"/>
              </w:rPr>
              <w:t>estruturais.tat</w:t>
            </w:r>
            <w:proofErr w:type="gramEnd"/>
            <w:r w:rsidRPr="00A84B21">
              <w:rPr>
                <w:i/>
                <w:sz w:val="18"/>
              </w:rPr>
              <w:t>91_tabelas</w:t>
            </w:r>
            <w:r w:rsidRPr="00AA3E46">
              <w:rPr>
                <w:sz w:val="18"/>
              </w:rPr>
              <w:t xml:space="preserve">, em que o campo </w:t>
            </w:r>
            <w:r>
              <w:rPr>
                <w:sz w:val="18"/>
              </w:rPr>
              <w:t>‘</w:t>
            </w:r>
            <w:r w:rsidRPr="00AA3E46">
              <w:rPr>
                <w:sz w:val="18"/>
              </w:rPr>
              <w:t>tayd91c0_celemtab</w:t>
            </w:r>
            <w:r>
              <w:rPr>
                <w:sz w:val="18"/>
              </w:rPr>
              <w:t>’</w:t>
            </w:r>
            <w:r w:rsidRPr="00AA3E46">
              <w:rPr>
                <w:sz w:val="18"/>
              </w:rPr>
              <w:t xml:space="preserve"> corresponde à concatenação do produto e subproduto, e o </w:t>
            </w:r>
            <w:r>
              <w:rPr>
                <w:sz w:val="18"/>
              </w:rPr>
              <w:t>‘</w:t>
            </w:r>
            <w:r w:rsidRPr="00AA3E46">
              <w:rPr>
                <w:sz w:val="18"/>
              </w:rPr>
              <w:t>tayd91c0_gelemtab</w:t>
            </w:r>
            <w:r>
              <w:rPr>
                <w:sz w:val="18"/>
              </w:rPr>
              <w:t>’</w:t>
            </w:r>
            <w:r w:rsidRPr="00AA3E46">
              <w:rPr>
                <w:sz w:val="18"/>
              </w:rPr>
              <w:t xml:space="preserve"> indica a designação do </w:t>
            </w:r>
            <w:r w:rsidRPr="00AA3E46">
              <w:rPr>
                <w:sz w:val="18"/>
              </w:rPr>
              <w:lastRenderedPageBreak/>
              <w:t>produto/subproduto respetivo. Ao atacar esta tabela, tem que se filtrar por 'tayd91c0_ctabela' = '925'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5F0BACC7" w14:textId="7777777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BE8924A" w14:textId="77777777" w:rsidR="00C0082F" w:rsidRDefault="00C0082F" w:rsidP="00C0082F">
            <w:pPr>
              <w:rPr>
                <w:rFonts w:cs="Calibri"/>
                <w:color w:val="000000"/>
                <w:sz w:val="18"/>
                <w:szCs w:val="18"/>
              </w:rPr>
            </w:pPr>
            <w:r>
              <w:rPr>
                <w:rFonts w:cs="Calibri"/>
                <w:color w:val="000000"/>
                <w:sz w:val="18"/>
                <w:szCs w:val="18"/>
              </w:rPr>
              <w:t>MUG</w:t>
            </w:r>
          </w:p>
          <w:p w14:paraId="79782005" w14:textId="544107E9"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7C32DAA" w14:textId="77777777" w:rsidR="00C0082F" w:rsidRDefault="00C0082F" w:rsidP="00C0082F">
            <w:pPr>
              <w:rPr>
                <w:rFonts w:cs="Calibri"/>
                <w:i/>
                <w:color w:val="000000"/>
                <w:sz w:val="18"/>
                <w:szCs w:val="18"/>
              </w:rPr>
            </w:pPr>
            <w:r>
              <w:rPr>
                <w:rFonts w:cs="Calibri"/>
                <w:i/>
                <w:color w:val="000000"/>
                <w:sz w:val="18"/>
                <w:szCs w:val="18"/>
              </w:rPr>
              <w:t xml:space="preserve">cd_garantias.gt002_grnt_prc </w:t>
            </w:r>
          </w:p>
          <w:p w14:paraId="495DF213"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E5DAAC6" w14:textId="62D04648" w:rsidR="00C0082F" w:rsidRDefault="00C0082F" w:rsidP="00C0082F">
            <w:pPr>
              <w:rPr>
                <w:rFonts w:cs="Calibri"/>
                <w:color w:val="000000"/>
                <w:sz w:val="18"/>
                <w:szCs w:val="18"/>
              </w:rPr>
            </w:pPr>
            <w:r w:rsidRPr="00C0082F">
              <w:rPr>
                <w:rFonts w:cs="Calibri"/>
                <w:color w:val="000000"/>
                <w:sz w:val="18"/>
                <w:szCs w:val="18"/>
              </w:rPr>
              <w:t>gt002.CKSUBPRO</w:t>
            </w:r>
          </w:p>
        </w:tc>
        <w:tc>
          <w:tcPr>
            <w:tcW w:w="2126" w:type="dxa"/>
            <w:tcBorders>
              <w:top w:val="nil"/>
              <w:left w:val="nil"/>
              <w:bottom w:val="single" w:sz="4" w:space="0" w:color="auto"/>
              <w:right w:val="single" w:sz="4" w:space="0" w:color="auto"/>
            </w:tcBorders>
          </w:tcPr>
          <w:p w14:paraId="59154C53" w14:textId="77777777" w:rsidR="00C0082F" w:rsidRDefault="00C0082F" w:rsidP="00C0082F">
            <w:pPr>
              <w:rPr>
                <w:rFonts w:cs="Calibri"/>
                <w:color w:val="000000"/>
                <w:sz w:val="18"/>
                <w:szCs w:val="18"/>
              </w:rPr>
            </w:pPr>
          </w:p>
        </w:tc>
      </w:tr>
      <w:tr w:rsidR="00C0082F" w:rsidRPr="00212559" w14:paraId="731C7C69" w14:textId="5F549941"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49ECB39" w14:textId="77777777" w:rsidR="00C0082F" w:rsidRPr="00212559" w:rsidRDefault="00C0082F" w:rsidP="00C0082F">
            <w:pPr>
              <w:rPr>
                <w:rFonts w:cs="Calibri"/>
                <w:color w:val="000000"/>
                <w:sz w:val="18"/>
                <w:szCs w:val="18"/>
              </w:rPr>
            </w:pPr>
            <w:r w:rsidRPr="00212559">
              <w:rPr>
                <w:rFonts w:cs="Calibri"/>
                <w:color w:val="000000"/>
                <w:sz w:val="18"/>
                <w:szCs w:val="18"/>
              </w:rPr>
              <w:t>codpostal</w:t>
            </w:r>
          </w:p>
        </w:tc>
        <w:tc>
          <w:tcPr>
            <w:tcW w:w="5494" w:type="dxa"/>
            <w:tcBorders>
              <w:top w:val="nil"/>
              <w:left w:val="nil"/>
              <w:bottom w:val="single" w:sz="4" w:space="0" w:color="auto"/>
              <w:right w:val="single" w:sz="4" w:space="0" w:color="auto"/>
            </w:tcBorders>
            <w:shd w:val="clear" w:color="auto" w:fill="auto"/>
            <w:noWrap/>
            <w:hideMark/>
          </w:tcPr>
          <w:p w14:paraId="3AE740C5" w14:textId="77777777" w:rsidR="00C0082F" w:rsidRPr="00212559" w:rsidRDefault="00C0082F" w:rsidP="00C0082F">
            <w:pPr>
              <w:rPr>
                <w:rFonts w:cs="Calibri"/>
                <w:color w:val="000000"/>
                <w:sz w:val="18"/>
                <w:szCs w:val="18"/>
              </w:rPr>
            </w:pPr>
            <w:r w:rsidRPr="00212559">
              <w:rPr>
                <w:rFonts w:cs="Calibri"/>
                <w:color w:val="000000"/>
                <w:sz w:val="18"/>
                <w:szCs w:val="18"/>
              </w:rPr>
              <w:t>Código postal:</w:t>
            </w:r>
          </w:p>
          <w:p w14:paraId="54AC9118"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B472327"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6FBCBA69" w14:textId="77777777" w:rsidR="00C0082F" w:rsidRDefault="00C0082F" w:rsidP="00C0082F">
            <w:pPr>
              <w:rPr>
                <w:rFonts w:cs="Calibri"/>
                <w:color w:val="000000"/>
                <w:sz w:val="18"/>
                <w:szCs w:val="18"/>
              </w:rPr>
            </w:pPr>
            <w:r>
              <w:rPr>
                <w:rFonts w:cs="Calibri"/>
                <w:color w:val="000000"/>
                <w:sz w:val="18"/>
                <w:szCs w:val="18"/>
              </w:rPr>
              <w:t>MUG</w:t>
            </w:r>
          </w:p>
          <w:p w14:paraId="5648DA29" w14:textId="36484F19"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BB1D05D"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9ED4B01" w14:textId="44EB8DF5"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4B883020" w14:textId="77777777" w:rsidR="00C0082F" w:rsidRDefault="00C0082F" w:rsidP="00C0082F">
            <w:pPr>
              <w:rPr>
                <w:rFonts w:cs="Calibri"/>
                <w:color w:val="000000"/>
                <w:sz w:val="18"/>
                <w:szCs w:val="18"/>
              </w:rPr>
            </w:pPr>
          </w:p>
        </w:tc>
      </w:tr>
      <w:tr w:rsidR="00C0082F" w:rsidRPr="00212559" w14:paraId="4260AEA1" w14:textId="67C813CD"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26DDC20E" w14:textId="77777777" w:rsidR="00C0082F" w:rsidRPr="00212559" w:rsidRDefault="00C0082F" w:rsidP="00C0082F">
            <w:pPr>
              <w:rPr>
                <w:rFonts w:cs="Calibri"/>
                <w:color w:val="000000"/>
                <w:sz w:val="18"/>
                <w:szCs w:val="18"/>
              </w:rPr>
            </w:pPr>
            <w:r w:rsidRPr="00212559">
              <w:rPr>
                <w:rFonts w:cs="Calibri"/>
                <w:color w:val="000000"/>
                <w:sz w:val="18"/>
                <w:szCs w:val="18"/>
              </w:rPr>
              <w:t>iajudapub</w:t>
            </w:r>
          </w:p>
        </w:tc>
        <w:tc>
          <w:tcPr>
            <w:tcW w:w="5494" w:type="dxa"/>
            <w:tcBorders>
              <w:top w:val="nil"/>
              <w:left w:val="nil"/>
              <w:bottom w:val="single" w:sz="4" w:space="0" w:color="auto"/>
              <w:right w:val="single" w:sz="4" w:space="0" w:color="auto"/>
            </w:tcBorders>
            <w:shd w:val="clear" w:color="auto" w:fill="auto"/>
            <w:noWrap/>
            <w:hideMark/>
          </w:tcPr>
          <w:p w14:paraId="246A5AF2" w14:textId="77777777" w:rsidR="00C0082F" w:rsidRPr="00212559" w:rsidRDefault="00C0082F" w:rsidP="00C0082F">
            <w:pPr>
              <w:rPr>
                <w:rFonts w:cs="Calibri"/>
                <w:sz w:val="18"/>
                <w:szCs w:val="18"/>
              </w:rPr>
            </w:pPr>
            <w:r w:rsidRPr="00212559">
              <w:rPr>
                <w:rFonts w:cs="Calibri"/>
                <w:color w:val="000000"/>
                <w:sz w:val="18"/>
                <w:szCs w:val="18"/>
              </w:rPr>
              <w:t>Indicador de ajuda pública</w:t>
            </w:r>
            <w:r w:rsidRPr="00212559">
              <w:rPr>
                <w:rFonts w:cs="Calibri"/>
                <w:sz w:val="18"/>
                <w:szCs w:val="18"/>
              </w:rPr>
              <w:t>:</w:t>
            </w:r>
          </w:p>
          <w:p w14:paraId="1F2FB0CF"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indica se o garante recebe algum tipo de ajuda proveniente de uma entidade pública, para a sua aquisição.</w:t>
            </w:r>
          </w:p>
          <w:p w14:paraId="039EC633"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D265390"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504C829" w14:textId="77777777" w:rsidR="00C0082F" w:rsidRDefault="00C0082F" w:rsidP="00C0082F">
            <w:pPr>
              <w:rPr>
                <w:rFonts w:cs="Calibri"/>
                <w:color w:val="000000"/>
                <w:sz w:val="18"/>
                <w:szCs w:val="18"/>
              </w:rPr>
            </w:pPr>
            <w:r>
              <w:rPr>
                <w:rFonts w:cs="Calibri"/>
                <w:color w:val="000000"/>
                <w:sz w:val="18"/>
                <w:szCs w:val="18"/>
              </w:rPr>
              <w:t>MUG</w:t>
            </w:r>
          </w:p>
          <w:p w14:paraId="283F3A34" w14:textId="237F7728"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C593124"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7DA3240" w14:textId="624E2E75"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1AC7E7C" w14:textId="77777777" w:rsidR="00C0082F" w:rsidRDefault="00C0082F" w:rsidP="00C0082F">
            <w:pPr>
              <w:rPr>
                <w:rFonts w:cs="Calibri"/>
                <w:color w:val="000000"/>
                <w:sz w:val="18"/>
                <w:szCs w:val="18"/>
              </w:rPr>
            </w:pPr>
          </w:p>
        </w:tc>
      </w:tr>
      <w:tr w:rsidR="00C0082F" w:rsidRPr="00212559" w14:paraId="71A9C079" w14:textId="3DD3CF28"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2181EF2" w14:textId="77777777" w:rsidR="00C0082F" w:rsidRPr="00212559" w:rsidRDefault="00C0082F" w:rsidP="00C0082F">
            <w:pPr>
              <w:rPr>
                <w:rFonts w:cs="Calibri"/>
                <w:color w:val="000000"/>
                <w:sz w:val="18"/>
                <w:szCs w:val="18"/>
              </w:rPr>
            </w:pPr>
            <w:r w:rsidRPr="00212559">
              <w:rPr>
                <w:rFonts w:cs="Calibri"/>
                <w:color w:val="000000"/>
                <w:sz w:val="18"/>
                <w:szCs w:val="18"/>
              </w:rPr>
              <w:t>tiphipoteca</w:t>
            </w:r>
          </w:p>
        </w:tc>
        <w:tc>
          <w:tcPr>
            <w:tcW w:w="5494" w:type="dxa"/>
            <w:tcBorders>
              <w:top w:val="nil"/>
              <w:left w:val="nil"/>
              <w:bottom w:val="single" w:sz="4" w:space="0" w:color="auto"/>
              <w:right w:val="single" w:sz="4" w:space="0" w:color="auto"/>
            </w:tcBorders>
            <w:shd w:val="clear" w:color="auto" w:fill="auto"/>
            <w:noWrap/>
            <w:hideMark/>
          </w:tcPr>
          <w:p w14:paraId="4267F631" w14:textId="77777777" w:rsidR="00C0082F" w:rsidRPr="00212559" w:rsidRDefault="00C0082F" w:rsidP="00C0082F">
            <w:pPr>
              <w:rPr>
                <w:rFonts w:cs="Calibri"/>
                <w:color w:val="000000"/>
                <w:sz w:val="18"/>
                <w:szCs w:val="18"/>
              </w:rPr>
            </w:pPr>
            <w:r w:rsidRPr="00212559">
              <w:rPr>
                <w:rFonts w:cs="Calibri"/>
                <w:color w:val="000000"/>
                <w:sz w:val="18"/>
                <w:szCs w:val="18"/>
              </w:rPr>
              <w:t>Tipo de hipoteca</w:t>
            </w:r>
          </w:p>
          <w:p w14:paraId="295C8C32"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 xml:space="preserve">Campo identifica o tipo de habitação, de acordo com as normas contabilísticas e a sua classificação. </w:t>
            </w:r>
          </w:p>
          <w:p w14:paraId="5E7B1E33" w14:textId="77777777" w:rsidR="00C0082F" w:rsidRPr="00212559" w:rsidRDefault="00C0082F" w:rsidP="00C0082F">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44261AC"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33A67C5B" w14:textId="77777777" w:rsidR="00C0082F" w:rsidRDefault="00C0082F" w:rsidP="00C0082F">
            <w:pPr>
              <w:rPr>
                <w:rFonts w:cs="Calibri"/>
                <w:color w:val="000000"/>
                <w:sz w:val="18"/>
                <w:szCs w:val="18"/>
              </w:rPr>
            </w:pPr>
            <w:r>
              <w:rPr>
                <w:rFonts w:cs="Calibri"/>
                <w:color w:val="000000"/>
                <w:sz w:val="18"/>
                <w:szCs w:val="18"/>
              </w:rPr>
              <w:t>MUG</w:t>
            </w:r>
          </w:p>
          <w:p w14:paraId="1A544DC1" w14:textId="14FD7891"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5197791"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93F047A" w14:textId="0326084F"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1BF0DC6" w14:textId="77777777" w:rsidR="00C0082F" w:rsidRDefault="00C0082F" w:rsidP="00C0082F">
            <w:pPr>
              <w:rPr>
                <w:rFonts w:cs="Calibri"/>
                <w:color w:val="000000"/>
                <w:sz w:val="18"/>
                <w:szCs w:val="18"/>
              </w:rPr>
            </w:pPr>
          </w:p>
        </w:tc>
      </w:tr>
      <w:tr w:rsidR="00C0082F" w:rsidRPr="00212559" w14:paraId="12DA057D" w14:textId="5CA1C9F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1849DC9E" w14:textId="77777777" w:rsidR="00C0082F" w:rsidRPr="00212559" w:rsidRDefault="00C0082F" w:rsidP="00C0082F">
            <w:pPr>
              <w:rPr>
                <w:rFonts w:cs="Calibri"/>
                <w:color w:val="000000"/>
                <w:sz w:val="18"/>
                <w:szCs w:val="18"/>
              </w:rPr>
            </w:pPr>
            <w:r w:rsidRPr="00212559">
              <w:rPr>
                <w:rFonts w:cs="Calibri"/>
                <w:color w:val="000000"/>
                <w:sz w:val="18"/>
                <w:szCs w:val="18"/>
              </w:rPr>
              <w:t>cgarant</w:t>
            </w:r>
          </w:p>
        </w:tc>
        <w:tc>
          <w:tcPr>
            <w:tcW w:w="5494" w:type="dxa"/>
            <w:tcBorders>
              <w:top w:val="nil"/>
              <w:left w:val="nil"/>
              <w:bottom w:val="single" w:sz="4" w:space="0" w:color="auto"/>
              <w:right w:val="single" w:sz="4" w:space="0" w:color="auto"/>
            </w:tcBorders>
            <w:shd w:val="clear" w:color="auto" w:fill="auto"/>
            <w:noWrap/>
            <w:hideMark/>
          </w:tcPr>
          <w:p w14:paraId="64A15A36" w14:textId="77777777" w:rsidR="00C0082F" w:rsidRPr="009B603B" w:rsidRDefault="00C0082F" w:rsidP="00C0082F">
            <w:pPr>
              <w:rPr>
                <w:rFonts w:cs="Calibri"/>
                <w:color w:val="000000"/>
                <w:sz w:val="18"/>
                <w:szCs w:val="18"/>
              </w:rPr>
            </w:pPr>
            <w:r w:rsidRPr="009B603B">
              <w:rPr>
                <w:rFonts w:cs="Calibri"/>
                <w:color w:val="000000"/>
                <w:sz w:val="18"/>
                <w:szCs w:val="18"/>
              </w:rPr>
              <w:t>Tipologia garantia - local (nativo):</w:t>
            </w:r>
          </w:p>
          <w:p w14:paraId="1D0EA807" w14:textId="77777777" w:rsidR="00C0082F" w:rsidRPr="009B603B" w:rsidRDefault="00C0082F" w:rsidP="00C0082F">
            <w:pPr>
              <w:pStyle w:val="ListParagraph"/>
              <w:numPr>
                <w:ilvl w:val="0"/>
                <w:numId w:val="11"/>
              </w:numPr>
              <w:rPr>
                <w:rFonts w:cs="Calibri"/>
                <w:color w:val="000000"/>
                <w:sz w:val="18"/>
                <w:szCs w:val="18"/>
              </w:rPr>
            </w:pPr>
            <w:r w:rsidRPr="009B603B">
              <w:rPr>
                <w:rFonts w:cs="Calibri"/>
                <w:color w:val="000000"/>
                <w:sz w:val="18"/>
                <w:szCs w:val="18"/>
              </w:rPr>
              <w:t>O código da garantia pode ser dado diretamente pela origem do registo ou criado através de uma combinação do produto e subproduto da garantia, como no caso das CS.</w:t>
            </w:r>
          </w:p>
          <w:p w14:paraId="13F323C6" w14:textId="77777777" w:rsidR="00E24A6F" w:rsidRDefault="00C0082F" w:rsidP="00E24A6F">
            <w:pPr>
              <w:pStyle w:val="ListParagraph"/>
              <w:numPr>
                <w:ilvl w:val="0"/>
                <w:numId w:val="11"/>
              </w:numPr>
              <w:rPr>
                <w:rFonts w:cs="Calibri"/>
                <w:color w:val="000000"/>
                <w:sz w:val="18"/>
                <w:szCs w:val="18"/>
              </w:rPr>
            </w:pPr>
            <w:r w:rsidRPr="009B603B">
              <w:rPr>
                <w:rFonts w:cs="Calibri"/>
                <w:color w:val="000000"/>
                <w:sz w:val="18"/>
                <w:szCs w:val="18"/>
              </w:rPr>
              <w:t>Este campo permite obter mais detalhe acerca da garantia.</w:t>
            </w:r>
          </w:p>
          <w:p w14:paraId="55C7F141" w14:textId="43F4732B" w:rsidR="00C0082F" w:rsidRPr="00E24A6F" w:rsidRDefault="00C0082F" w:rsidP="00E24A6F">
            <w:pPr>
              <w:pStyle w:val="ListParagraph"/>
              <w:numPr>
                <w:ilvl w:val="0"/>
                <w:numId w:val="11"/>
              </w:numPr>
              <w:rPr>
                <w:rFonts w:cs="Calibri"/>
                <w:color w:val="000000"/>
                <w:sz w:val="18"/>
                <w:szCs w:val="18"/>
              </w:rPr>
            </w:pPr>
            <w:r w:rsidRPr="00E24A6F">
              <w:rPr>
                <w:sz w:val="18"/>
              </w:rPr>
              <w:t xml:space="preserve">O significado dos códigos do campo ‘cgarant’ pode ser consultado na tabela </w:t>
            </w:r>
            <w:r w:rsidRPr="00E24A6F">
              <w:rPr>
                <w:i/>
                <w:sz w:val="18"/>
              </w:rPr>
              <w:t>cd_</w:t>
            </w:r>
            <w:proofErr w:type="gramStart"/>
            <w:r w:rsidRPr="00E24A6F">
              <w:rPr>
                <w:i/>
                <w:sz w:val="18"/>
              </w:rPr>
              <w:t>estruturais.tat</w:t>
            </w:r>
            <w:proofErr w:type="gramEnd"/>
            <w:r w:rsidRPr="00E24A6F">
              <w:rPr>
                <w:i/>
                <w:sz w:val="18"/>
              </w:rPr>
              <w:t>91_tabelas</w:t>
            </w:r>
            <w:r w:rsidRPr="00E24A6F">
              <w:rPr>
                <w:sz w:val="18"/>
              </w:rPr>
              <w:t>, em que o campo ‘tayd91c0_celemtab’ corresponde ao código da garantia, e o ‘tayd91c0_gelemtab’ indica a designação do código da garantia respetiva. Ao atacar esta tabela, tem que se filtrar por 'tayd91c0_ctabela' = '251' e não esquecer de selecionar a 'data_date_part' relevante. Note-se que esta tabela só tem dados para os dias úteis.</w:t>
            </w:r>
          </w:p>
        </w:tc>
        <w:tc>
          <w:tcPr>
            <w:tcW w:w="992" w:type="dxa"/>
            <w:tcBorders>
              <w:top w:val="nil"/>
              <w:left w:val="nil"/>
              <w:bottom w:val="single" w:sz="4" w:space="0" w:color="auto"/>
              <w:right w:val="single" w:sz="4" w:space="0" w:color="auto"/>
            </w:tcBorders>
            <w:shd w:val="clear" w:color="auto" w:fill="auto"/>
            <w:noWrap/>
            <w:hideMark/>
          </w:tcPr>
          <w:p w14:paraId="727F25CC"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856BF4E" w14:textId="77777777" w:rsidR="00C0082F" w:rsidRDefault="00C0082F" w:rsidP="00C0082F">
            <w:pPr>
              <w:rPr>
                <w:rFonts w:cs="Calibri"/>
                <w:color w:val="000000"/>
                <w:sz w:val="18"/>
                <w:szCs w:val="18"/>
              </w:rPr>
            </w:pPr>
            <w:r>
              <w:rPr>
                <w:rFonts w:cs="Calibri"/>
                <w:color w:val="000000"/>
                <w:sz w:val="18"/>
                <w:szCs w:val="18"/>
              </w:rPr>
              <w:t>MUG</w:t>
            </w:r>
          </w:p>
          <w:p w14:paraId="3EB331CC" w14:textId="02F5D3B4"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6D82F71" w14:textId="4A7CA6F1" w:rsidR="00C0082F" w:rsidRP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tc>
        <w:tc>
          <w:tcPr>
            <w:tcW w:w="1134" w:type="dxa"/>
            <w:tcBorders>
              <w:top w:val="nil"/>
              <w:left w:val="single" w:sz="4" w:space="0" w:color="auto"/>
              <w:bottom w:val="single" w:sz="4" w:space="0" w:color="auto"/>
              <w:right w:val="single" w:sz="4" w:space="0" w:color="auto"/>
            </w:tcBorders>
          </w:tcPr>
          <w:p w14:paraId="02EA726F" w14:textId="77777777" w:rsidR="00C0082F" w:rsidRPr="00C0082F" w:rsidRDefault="00C0082F" w:rsidP="00C0082F">
            <w:pPr>
              <w:rPr>
                <w:rFonts w:cs="Calibri"/>
                <w:color w:val="000000"/>
                <w:sz w:val="18"/>
                <w:szCs w:val="18"/>
              </w:rPr>
            </w:pPr>
            <w:r w:rsidRPr="00C0082F">
              <w:rPr>
                <w:rFonts w:cs="Calibri"/>
                <w:color w:val="000000"/>
                <w:sz w:val="18"/>
                <w:szCs w:val="18"/>
              </w:rPr>
              <w:t>CGARANT_RPT</w:t>
            </w:r>
          </w:p>
          <w:p w14:paraId="5C817C11" w14:textId="7734C8CA" w:rsidR="00C0082F" w:rsidRDefault="00C0082F" w:rsidP="00C0082F">
            <w:pPr>
              <w:rPr>
                <w:rFonts w:cs="Calibri"/>
                <w:color w:val="000000"/>
                <w:sz w:val="18"/>
                <w:szCs w:val="18"/>
              </w:rPr>
            </w:pPr>
            <w:r w:rsidRPr="00C0082F">
              <w:rPr>
                <w:rFonts w:cs="Calibri"/>
                <w:color w:val="000000"/>
                <w:sz w:val="18"/>
                <w:szCs w:val="18"/>
              </w:rPr>
              <w:t>CGARANT_BEM</w:t>
            </w:r>
          </w:p>
        </w:tc>
        <w:tc>
          <w:tcPr>
            <w:tcW w:w="2126" w:type="dxa"/>
            <w:tcBorders>
              <w:top w:val="nil"/>
              <w:left w:val="nil"/>
              <w:bottom w:val="single" w:sz="4" w:space="0" w:color="auto"/>
              <w:right w:val="single" w:sz="4" w:space="0" w:color="auto"/>
            </w:tcBorders>
          </w:tcPr>
          <w:p w14:paraId="45CD345C" w14:textId="666F4C71" w:rsidR="00C0082F" w:rsidRDefault="0024639D" w:rsidP="00C0082F">
            <w:pPr>
              <w:rPr>
                <w:rFonts w:cs="Calibri"/>
                <w:color w:val="000000"/>
                <w:sz w:val="18"/>
                <w:szCs w:val="18"/>
              </w:rPr>
            </w:pPr>
            <w:r w:rsidRPr="0024639D">
              <w:rPr>
                <w:rFonts w:cs="Calibri"/>
                <w:color w:val="000000"/>
                <w:sz w:val="18"/>
                <w:szCs w:val="18"/>
              </w:rPr>
              <w:t>NVL(CGARANT_BEM, CGARANT_RPT)</w:t>
            </w:r>
          </w:p>
        </w:tc>
      </w:tr>
      <w:tr w:rsidR="00C0082F" w:rsidRPr="00212559" w14:paraId="2F955A5B" w14:textId="2E765105"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511141FC" w14:textId="77777777" w:rsidR="00C0082F" w:rsidRPr="00212559" w:rsidRDefault="00C0082F" w:rsidP="00C0082F">
            <w:pPr>
              <w:rPr>
                <w:rFonts w:cs="Calibri"/>
                <w:color w:val="000000"/>
                <w:sz w:val="18"/>
                <w:szCs w:val="18"/>
              </w:rPr>
            </w:pPr>
            <w:r w:rsidRPr="00212559">
              <w:rPr>
                <w:rFonts w:cs="Calibri"/>
                <w:color w:val="000000"/>
                <w:sz w:val="18"/>
                <w:szCs w:val="18"/>
              </w:rPr>
              <w:t>cbalbem</w:t>
            </w:r>
          </w:p>
        </w:tc>
        <w:tc>
          <w:tcPr>
            <w:tcW w:w="5494" w:type="dxa"/>
            <w:tcBorders>
              <w:top w:val="nil"/>
              <w:left w:val="nil"/>
              <w:bottom w:val="single" w:sz="4" w:space="0" w:color="auto"/>
              <w:right w:val="single" w:sz="4" w:space="0" w:color="auto"/>
            </w:tcBorders>
            <w:shd w:val="clear" w:color="auto" w:fill="auto"/>
            <w:noWrap/>
            <w:hideMark/>
          </w:tcPr>
          <w:p w14:paraId="1E1D3585" w14:textId="77777777" w:rsidR="00C0082F" w:rsidRPr="00212559" w:rsidRDefault="00C0082F" w:rsidP="00C0082F">
            <w:pPr>
              <w:rPr>
                <w:rFonts w:cs="Calibri"/>
                <w:color w:val="000000"/>
                <w:sz w:val="18"/>
                <w:szCs w:val="18"/>
              </w:rPr>
            </w:pPr>
            <w:r w:rsidRPr="00212559">
              <w:rPr>
                <w:rFonts w:cs="Calibri"/>
                <w:color w:val="000000"/>
                <w:sz w:val="18"/>
                <w:szCs w:val="18"/>
              </w:rPr>
              <w:t>Descrição tipo hipoteca:</w:t>
            </w:r>
          </w:p>
          <w:p w14:paraId="619AE20B"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lastRenderedPageBreak/>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DDE98B7" w14:textId="7777777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7466F2E" w14:textId="77777777" w:rsidR="00C0082F" w:rsidRDefault="00C0082F" w:rsidP="00C0082F">
            <w:pPr>
              <w:rPr>
                <w:rFonts w:cs="Calibri"/>
                <w:color w:val="000000"/>
                <w:sz w:val="18"/>
                <w:szCs w:val="18"/>
              </w:rPr>
            </w:pPr>
            <w:r>
              <w:rPr>
                <w:rFonts w:cs="Calibri"/>
                <w:color w:val="000000"/>
                <w:sz w:val="18"/>
                <w:szCs w:val="18"/>
              </w:rPr>
              <w:t>MUG</w:t>
            </w:r>
          </w:p>
          <w:p w14:paraId="019827C3" w14:textId="14242760"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4099BAA"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B91A35C" w14:textId="261A8DC3"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C0F08FB" w14:textId="77777777" w:rsidR="00C0082F" w:rsidRDefault="00C0082F" w:rsidP="00C0082F">
            <w:pPr>
              <w:rPr>
                <w:rFonts w:cs="Calibri"/>
                <w:color w:val="000000"/>
                <w:sz w:val="18"/>
                <w:szCs w:val="18"/>
              </w:rPr>
            </w:pPr>
          </w:p>
        </w:tc>
      </w:tr>
      <w:tr w:rsidR="00C0082F" w:rsidRPr="00212559" w14:paraId="2184ABD4" w14:textId="1261532C"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0FB81F8A" w14:textId="77777777" w:rsidR="00C0082F" w:rsidRPr="00212559" w:rsidRDefault="00C0082F" w:rsidP="00C0082F">
            <w:pPr>
              <w:rPr>
                <w:rFonts w:cs="Calibri"/>
                <w:color w:val="000000"/>
                <w:sz w:val="18"/>
                <w:szCs w:val="18"/>
              </w:rPr>
            </w:pPr>
            <w:r w:rsidRPr="00212559">
              <w:rPr>
                <w:rFonts w:cs="Calibri"/>
                <w:color w:val="000000"/>
                <w:sz w:val="18"/>
                <w:szCs w:val="18"/>
              </w:rPr>
              <w:t>cctabem</w:t>
            </w:r>
          </w:p>
        </w:tc>
        <w:tc>
          <w:tcPr>
            <w:tcW w:w="5494" w:type="dxa"/>
            <w:tcBorders>
              <w:top w:val="nil"/>
              <w:left w:val="nil"/>
              <w:bottom w:val="single" w:sz="4" w:space="0" w:color="auto"/>
              <w:right w:val="single" w:sz="4" w:space="0" w:color="auto"/>
            </w:tcBorders>
            <w:shd w:val="clear" w:color="auto" w:fill="auto"/>
            <w:noWrap/>
            <w:hideMark/>
          </w:tcPr>
          <w:p w14:paraId="259EB9BE" w14:textId="77777777" w:rsidR="00C0082F" w:rsidRPr="00212559" w:rsidRDefault="00C0082F" w:rsidP="00C0082F">
            <w:pPr>
              <w:rPr>
                <w:rFonts w:cs="Calibri"/>
                <w:color w:val="000000"/>
                <w:sz w:val="18"/>
                <w:szCs w:val="18"/>
              </w:rPr>
            </w:pPr>
            <w:r w:rsidRPr="00212559">
              <w:rPr>
                <w:rFonts w:cs="Calibri"/>
                <w:color w:val="000000"/>
                <w:sz w:val="18"/>
                <w:szCs w:val="18"/>
              </w:rPr>
              <w:t>Conta bem:</w:t>
            </w:r>
          </w:p>
          <w:p w14:paraId="554861DF"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4DF9C86"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48980459" w14:textId="77777777" w:rsidR="00C0082F" w:rsidRDefault="00C0082F" w:rsidP="00C0082F">
            <w:pPr>
              <w:rPr>
                <w:rFonts w:cs="Calibri"/>
                <w:color w:val="000000"/>
                <w:sz w:val="18"/>
                <w:szCs w:val="18"/>
              </w:rPr>
            </w:pPr>
            <w:r>
              <w:rPr>
                <w:rFonts w:cs="Calibri"/>
                <w:color w:val="000000"/>
                <w:sz w:val="18"/>
                <w:szCs w:val="18"/>
              </w:rPr>
              <w:t>MUG</w:t>
            </w:r>
          </w:p>
          <w:p w14:paraId="61FC5155" w14:textId="0AEBA5D3"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772A693B"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1AE8364" w14:textId="5BFC3FDA"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3AC06A5E" w14:textId="77777777" w:rsidR="00C0082F" w:rsidRDefault="00C0082F" w:rsidP="00C0082F">
            <w:pPr>
              <w:rPr>
                <w:rFonts w:cs="Calibri"/>
                <w:color w:val="000000"/>
                <w:sz w:val="18"/>
                <w:szCs w:val="18"/>
              </w:rPr>
            </w:pPr>
          </w:p>
        </w:tc>
      </w:tr>
      <w:tr w:rsidR="00C0082F" w:rsidRPr="00212559" w14:paraId="6647ED64" w14:textId="506BD20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C0B41C" w14:textId="77777777" w:rsidR="00C0082F" w:rsidRPr="00212559" w:rsidRDefault="00C0082F" w:rsidP="00C0082F">
            <w:pPr>
              <w:rPr>
                <w:rFonts w:cs="Calibri"/>
                <w:color w:val="000000"/>
                <w:sz w:val="18"/>
                <w:szCs w:val="18"/>
              </w:rPr>
            </w:pPr>
            <w:r w:rsidRPr="00212559">
              <w:rPr>
                <w:rFonts w:cs="Calibri"/>
                <w:color w:val="000000"/>
                <w:sz w:val="18"/>
                <w:szCs w:val="18"/>
              </w:rPr>
              <w:t>codpost</w:t>
            </w:r>
          </w:p>
        </w:tc>
        <w:tc>
          <w:tcPr>
            <w:tcW w:w="5494" w:type="dxa"/>
            <w:tcBorders>
              <w:top w:val="nil"/>
              <w:left w:val="nil"/>
              <w:bottom w:val="single" w:sz="4" w:space="0" w:color="auto"/>
              <w:right w:val="single" w:sz="4" w:space="0" w:color="auto"/>
            </w:tcBorders>
            <w:shd w:val="clear" w:color="auto" w:fill="auto"/>
            <w:noWrap/>
            <w:hideMark/>
          </w:tcPr>
          <w:p w14:paraId="70CA9D0A" w14:textId="77777777" w:rsidR="00C0082F" w:rsidRPr="00212559" w:rsidRDefault="00C0082F" w:rsidP="00C0082F">
            <w:pPr>
              <w:rPr>
                <w:rFonts w:cs="Calibri"/>
                <w:color w:val="000000"/>
                <w:sz w:val="18"/>
                <w:szCs w:val="18"/>
              </w:rPr>
            </w:pPr>
            <w:r w:rsidRPr="00212559">
              <w:rPr>
                <w:rFonts w:cs="Calibri"/>
                <w:color w:val="000000"/>
                <w:sz w:val="18"/>
                <w:szCs w:val="18"/>
              </w:rPr>
              <w:t>Código postal:</w:t>
            </w:r>
          </w:p>
          <w:p w14:paraId="27F7870A" w14:textId="77777777" w:rsidR="00C0082F" w:rsidRPr="00212559" w:rsidRDefault="00C0082F" w:rsidP="00C0082F">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5E044E97"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C92ED61" w14:textId="77777777" w:rsidR="00C0082F" w:rsidRDefault="00C0082F" w:rsidP="00C0082F">
            <w:pPr>
              <w:rPr>
                <w:rFonts w:cs="Calibri"/>
                <w:color w:val="000000"/>
                <w:sz w:val="18"/>
                <w:szCs w:val="18"/>
              </w:rPr>
            </w:pPr>
            <w:r>
              <w:rPr>
                <w:rFonts w:cs="Calibri"/>
                <w:color w:val="000000"/>
                <w:sz w:val="18"/>
                <w:szCs w:val="18"/>
              </w:rPr>
              <w:t>MUG</w:t>
            </w:r>
          </w:p>
          <w:p w14:paraId="4BC293F7" w14:textId="2BA9A1C5"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1E0926BC"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07BCD283" w14:textId="2B7E0EC3"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5364762F" w14:textId="77777777" w:rsidR="00C0082F" w:rsidRDefault="00C0082F" w:rsidP="00C0082F">
            <w:pPr>
              <w:rPr>
                <w:rFonts w:cs="Calibri"/>
                <w:color w:val="000000"/>
                <w:sz w:val="18"/>
                <w:szCs w:val="18"/>
              </w:rPr>
            </w:pPr>
          </w:p>
        </w:tc>
      </w:tr>
      <w:tr w:rsidR="00C0082F" w:rsidRPr="00212559" w14:paraId="2714FAF6" w14:textId="79F335A3"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06AFCCD" w14:textId="77777777" w:rsidR="00C0082F" w:rsidRPr="00212559" w:rsidRDefault="00C0082F" w:rsidP="00C0082F">
            <w:pPr>
              <w:rPr>
                <w:rFonts w:cs="Calibri"/>
                <w:color w:val="000000"/>
                <w:sz w:val="18"/>
                <w:szCs w:val="18"/>
              </w:rPr>
            </w:pPr>
            <w:r w:rsidRPr="00212559">
              <w:rPr>
                <w:rFonts w:cs="Calibri"/>
                <w:color w:val="000000"/>
                <w:sz w:val="18"/>
                <w:szCs w:val="18"/>
              </w:rPr>
              <w:t>cdisconf</w:t>
            </w:r>
          </w:p>
        </w:tc>
        <w:tc>
          <w:tcPr>
            <w:tcW w:w="5494" w:type="dxa"/>
            <w:tcBorders>
              <w:top w:val="nil"/>
              <w:left w:val="nil"/>
              <w:bottom w:val="single" w:sz="4" w:space="0" w:color="auto"/>
              <w:right w:val="single" w:sz="4" w:space="0" w:color="auto"/>
            </w:tcBorders>
            <w:shd w:val="clear" w:color="auto" w:fill="auto"/>
            <w:noWrap/>
            <w:hideMark/>
          </w:tcPr>
          <w:p w14:paraId="53713EC1" w14:textId="77777777" w:rsidR="00C0082F" w:rsidRPr="00212559" w:rsidRDefault="00C0082F" w:rsidP="00C0082F">
            <w:pPr>
              <w:rPr>
                <w:rFonts w:cs="Calibri"/>
                <w:color w:val="000000"/>
                <w:sz w:val="18"/>
                <w:szCs w:val="18"/>
              </w:rPr>
            </w:pPr>
            <w:r w:rsidRPr="00212559">
              <w:rPr>
                <w:rFonts w:cs="Calibri"/>
                <w:color w:val="000000"/>
                <w:sz w:val="18"/>
                <w:szCs w:val="18"/>
              </w:rPr>
              <w:t>Distrito/Concelho/Freguesia:</w:t>
            </w:r>
          </w:p>
          <w:p w14:paraId="3A815CBD"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0FCF8459"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2EBB819" w14:textId="77777777" w:rsidR="00C0082F" w:rsidRDefault="00C0082F" w:rsidP="00C0082F">
            <w:pPr>
              <w:rPr>
                <w:rFonts w:cs="Calibri"/>
                <w:color w:val="000000"/>
                <w:sz w:val="18"/>
                <w:szCs w:val="18"/>
              </w:rPr>
            </w:pPr>
            <w:r>
              <w:rPr>
                <w:rFonts w:cs="Calibri"/>
                <w:color w:val="000000"/>
                <w:sz w:val="18"/>
                <w:szCs w:val="18"/>
              </w:rPr>
              <w:t>MUG</w:t>
            </w:r>
          </w:p>
          <w:p w14:paraId="007A14FB" w14:textId="580286A6"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596A728"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3F100154" w14:textId="6DCCD1B9"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025DA4C1" w14:textId="77777777" w:rsidR="00C0082F" w:rsidRDefault="00C0082F" w:rsidP="00C0082F">
            <w:pPr>
              <w:rPr>
                <w:rFonts w:cs="Calibri"/>
                <w:color w:val="000000"/>
                <w:sz w:val="18"/>
                <w:szCs w:val="18"/>
              </w:rPr>
            </w:pPr>
          </w:p>
        </w:tc>
      </w:tr>
      <w:tr w:rsidR="00C0082F" w:rsidRPr="00212559" w14:paraId="19DACBCC" w14:textId="0B8EBC52"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6AEC84C8" w14:textId="77777777" w:rsidR="00C0082F" w:rsidRPr="00212559" w:rsidRDefault="00C0082F" w:rsidP="00C0082F">
            <w:pPr>
              <w:rPr>
                <w:rFonts w:cs="Calibri"/>
                <w:color w:val="000000"/>
                <w:sz w:val="18"/>
                <w:szCs w:val="18"/>
              </w:rPr>
            </w:pPr>
            <w:r w:rsidRPr="00212559">
              <w:rPr>
                <w:rFonts w:cs="Calibri"/>
                <w:color w:val="000000"/>
                <w:sz w:val="18"/>
                <w:szCs w:val="18"/>
              </w:rPr>
              <w:t>perliqgr</w:t>
            </w:r>
          </w:p>
        </w:tc>
        <w:tc>
          <w:tcPr>
            <w:tcW w:w="5494" w:type="dxa"/>
            <w:tcBorders>
              <w:top w:val="nil"/>
              <w:left w:val="nil"/>
              <w:bottom w:val="single" w:sz="4" w:space="0" w:color="auto"/>
              <w:right w:val="single" w:sz="4" w:space="0" w:color="auto"/>
            </w:tcBorders>
            <w:shd w:val="clear" w:color="auto" w:fill="auto"/>
            <w:noWrap/>
            <w:hideMark/>
          </w:tcPr>
          <w:p w14:paraId="0EAEEF8F" w14:textId="77777777" w:rsidR="00C0082F" w:rsidRPr="00212559" w:rsidRDefault="00C0082F" w:rsidP="00C0082F">
            <w:pPr>
              <w:rPr>
                <w:rFonts w:cs="Calibri"/>
                <w:color w:val="000000"/>
                <w:sz w:val="18"/>
                <w:szCs w:val="18"/>
              </w:rPr>
            </w:pPr>
            <w:r w:rsidRPr="00212559">
              <w:rPr>
                <w:rFonts w:cs="Calibri"/>
                <w:color w:val="000000"/>
                <w:sz w:val="18"/>
                <w:szCs w:val="18"/>
              </w:rPr>
              <w:t>Período de liquidação da garantia real</w:t>
            </w:r>
          </w:p>
          <w:p w14:paraId="68290103"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identifica o período de liquidação da garantia que permitirá a afetação da margem de avaliação que for mais vantajosa.</w:t>
            </w:r>
          </w:p>
          <w:p w14:paraId="0818B58C" w14:textId="77777777" w:rsidR="00C0082F" w:rsidRPr="00212559" w:rsidRDefault="00C0082F" w:rsidP="00C0082F">
            <w:pPr>
              <w:pStyle w:val="ListParagraph"/>
              <w:numPr>
                <w:ilvl w:val="0"/>
                <w:numId w:val="28"/>
              </w:numPr>
              <w:rPr>
                <w:rFonts w:cs="Calibri"/>
                <w:color w:val="000000"/>
                <w:sz w:val="18"/>
                <w:szCs w:val="18"/>
              </w:rPr>
            </w:pPr>
            <w:r w:rsidRPr="00212559">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36F96D17" w14:textId="77777777" w:rsidR="00C0082F" w:rsidRPr="00212559" w:rsidRDefault="00C0082F" w:rsidP="00C0082F">
            <w:pPr>
              <w:rPr>
                <w:rFonts w:cs="Calibri"/>
                <w:color w:val="000000"/>
                <w:sz w:val="18"/>
                <w:szCs w:val="18"/>
              </w:rPr>
            </w:pPr>
            <w:r w:rsidRPr="00212559">
              <w:rPr>
                <w:rFonts w:cs="Calibri"/>
                <w:color w:val="000000"/>
                <w:sz w:val="18"/>
                <w:szCs w:val="18"/>
              </w:rPr>
              <w:t>Decimal</w:t>
            </w:r>
          </w:p>
        </w:tc>
        <w:tc>
          <w:tcPr>
            <w:tcW w:w="1843" w:type="dxa"/>
            <w:tcBorders>
              <w:top w:val="nil"/>
              <w:left w:val="nil"/>
              <w:bottom w:val="single" w:sz="4" w:space="0" w:color="auto"/>
              <w:right w:val="single" w:sz="4" w:space="0" w:color="auto"/>
            </w:tcBorders>
          </w:tcPr>
          <w:p w14:paraId="45185301" w14:textId="77777777" w:rsidR="00C0082F" w:rsidRDefault="00C0082F" w:rsidP="00C0082F">
            <w:pPr>
              <w:rPr>
                <w:rFonts w:cs="Calibri"/>
                <w:color w:val="000000"/>
                <w:sz w:val="18"/>
                <w:szCs w:val="18"/>
              </w:rPr>
            </w:pPr>
            <w:r>
              <w:rPr>
                <w:rFonts w:cs="Calibri"/>
                <w:color w:val="000000"/>
                <w:sz w:val="18"/>
                <w:szCs w:val="18"/>
              </w:rPr>
              <w:t>MUG</w:t>
            </w:r>
          </w:p>
          <w:p w14:paraId="6738B4A4" w14:textId="513515BE"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C7B2350"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7DE10B13" w14:textId="27ED0F92"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7DDB5327" w14:textId="77777777" w:rsidR="00C0082F" w:rsidRDefault="00C0082F" w:rsidP="00C0082F">
            <w:pPr>
              <w:rPr>
                <w:rFonts w:cs="Calibri"/>
                <w:color w:val="000000"/>
                <w:sz w:val="18"/>
                <w:szCs w:val="18"/>
              </w:rPr>
            </w:pPr>
          </w:p>
        </w:tc>
      </w:tr>
      <w:tr w:rsidR="00C0082F" w:rsidRPr="00212559" w14:paraId="2F57A99B" w14:textId="13C21FD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83D26B8" w14:textId="69094D7C" w:rsidR="00C0082F" w:rsidRPr="00212559" w:rsidRDefault="00C0082F" w:rsidP="00C0082F">
            <w:pPr>
              <w:rPr>
                <w:rFonts w:cs="Calibri"/>
                <w:color w:val="000000"/>
                <w:sz w:val="18"/>
                <w:szCs w:val="18"/>
              </w:rPr>
            </w:pPr>
            <w:r>
              <w:rPr>
                <w:rFonts w:cs="Calibri"/>
                <w:color w:val="000000"/>
                <w:sz w:val="18"/>
                <w:szCs w:val="18"/>
              </w:rPr>
              <w:t>ckbalbem</w:t>
            </w:r>
          </w:p>
        </w:tc>
        <w:tc>
          <w:tcPr>
            <w:tcW w:w="5494" w:type="dxa"/>
            <w:tcBorders>
              <w:top w:val="nil"/>
              <w:left w:val="nil"/>
              <w:bottom w:val="single" w:sz="4" w:space="0" w:color="auto"/>
              <w:right w:val="single" w:sz="4" w:space="0" w:color="auto"/>
            </w:tcBorders>
            <w:shd w:val="clear" w:color="auto" w:fill="auto"/>
            <w:noWrap/>
          </w:tcPr>
          <w:p w14:paraId="541AAA5D" w14:textId="77777777" w:rsidR="00C0082F" w:rsidRPr="00262B41" w:rsidRDefault="00C0082F" w:rsidP="00C0082F">
            <w:pPr>
              <w:jc w:val="both"/>
              <w:rPr>
                <w:rFonts w:cs="Calibri"/>
                <w:color w:val="000000"/>
                <w:sz w:val="18"/>
                <w:szCs w:val="18"/>
              </w:rPr>
            </w:pPr>
            <w:r w:rsidRPr="00262B41">
              <w:rPr>
                <w:rFonts w:cs="Calibri"/>
                <w:color w:val="000000"/>
                <w:sz w:val="18"/>
                <w:szCs w:val="18"/>
              </w:rPr>
              <w:t>Código do balcão da garantia:</w:t>
            </w:r>
          </w:p>
          <w:p w14:paraId="7D032600" w14:textId="1E068B8D"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t>Este campo juntamente com o ‘cempbem’, ‘ckctabem’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7CD5C0F0" w14:textId="33BDA6C5"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2D344E43" w14:textId="77777777" w:rsidR="00C0082F" w:rsidRDefault="00C0082F" w:rsidP="00C0082F">
            <w:pPr>
              <w:rPr>
                <w:rFonts w:cs="Calibri"/>
                <w:color w:val="000000"/>
                <w:sz w:val="18"/>
                <w:szCs w:val="18"/>
              </w:rPr>
            </w:pPr>
            <w:r>
              <w:rPr>
                <w:rFonts w:cs="Calibri"/>
                <w:color w:val="000000"/>
                <w:sz w:val="18"/>
                <w:szCs w:val="18"/>
              </w:rPr>
              <w:t>MUG</w:t>
            </w:r>
          </w:p>
          <w:p w14:paraId="331CFE3B" w14:textId="4AAB3A2E"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CB594FF"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E63AB5C"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2305E1A" w14:textId="1E57BA0E" w:rsidR="00C0082F" w:rsidRDefault="00C0082F" w:rsidP="00C0082F">
            <w:pPr>
              <w:rPr>
                <w:rFonts w:cs="Calibri"/>
                <w:color w:val="000000"/>
                <w:sz w:val="18"/>
                <w:szCs w:val="18"/>
              </w:rPr>
            </w:pPr>
            <w:r w:rsidRPr="00C0082F">
              <w:rPr>
                <w:rFonts w:cs="Calibri"/>
                <w:color w:val="000000"/>
                <w:sz w:val="18"/>
                <w:szCs w:val="18"/>
              </w:rPr>
              <w:t>ckbalbem</w:t>
            </w:r>
          </w:p>
        </w:tc>
        <w:tc>
          <w:tcPr>
            <w:tcW w:w="2126" w:type="dxa"/>
            <w:tcBorders>
              <w:top w:val="nil"/>
              <w:left w:val="nil"/>
              <w:bottom w:val="single" w:sz="4" w:space="0" w:color="auto"/>
              <w:right w:val="single" w:sz="4" w:space="0" w:color="auto"/>
            </w:tcBorders>
          </w:tcPr>
          <w:p w14:paraId="194B2E54" w14:textId="77777777" w:rsidR="00C0082F" w:rsidRDefault="00C0082F" w:rsidP="00C0082F">
            <w:pPr>
              <w:rPr>
                <w:rFonts w:cs="Calibri"/>
                <w:color w:val="000000"/>
                <w:sz w:val="18"/>
                <w:szCs w:val="18"/>
              </w:rPr>
            </w:pPr>
          </w:p>
        </w:tc>
      </w:tr>
      <w:tr w:rsidR="00C0082F" w:rsidRPr="00212559" w14:paraId="77D161AD" w14:textId="2A5E1720"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7961A06A" w14:textId="37059A2C" w:rsidR="00C0082F" w:rsidRPr="00212559" w:rsidRDefault="00C0082F" w:rsidP="00C0082F">
            <w:pPr>
              <w:rPr>
                <w:rFonts w:cs="Calibri"/>
                <w:color w:val="000000"/>
                <w:sz w:val="18"/>
                <w:szCs w:val="18"/>
              </w:rPr>
            </w:pPr>
            <w:r>
              <w:rPr>
                <w:rFonts w:cs="Calibri"/>
                <w:color w:val="000000"/>
                <w:sz w:val="18"/>
                <w:szCs w:val="18"/>
              </w:rPr>
              <w:t>ckctabem</w:t>
            </w:r>
          </w:p>
        </w:tc>
        <w:tc>
          <w:tcPr>
            <w:tcW w:w="5494" w:type="dxa"/>
            <w:tcBorders>
              <w:top w:val="nil"/>
              <w:left w:val="nil"/>
              <w:bottom w:val="single" w:sz="4" w:space="0" w:color="auto"/>
              <w:right w:val="single" w:sz="4" w:space="0" w:color="auto"/>
            </w:tcBorders>
            <w:shd w:val="clear" w:color="auto" w:fill="auto"/>
            <w:noWrap/>
          </w:tcPr>
          <w:p w14:paraId="7C246AEC" w14:textId="77777777" w:rsidR="00C0082F" w:rsidRPr="00262B41" w:rsidRDefault="00C0082F" w:rsidP="00C0082F">
            <w:pPr>
              <w:jc w:val="both"/>
              <w:rPr>
                <w:rFonts w:cs="Calibri"/>
                <w:color w:val="000000"/>
                <w:sz w:val="18"/>
                <w:szCs w:val="18"/>
              </w:rPr>
            </w:pPr>
            <w:r w:rsidRPr="00262B41">
              <w:rPr>
                <w:rFonts w:cs="Calibri"/>
                <w:color w:val="000000"/>
                <w:sz w:val="18"/>
                <w:szCs w:val="18"/>
              </w:rPr>
              <w:t>Número de Conta da garantia:</w:t>
            </w:r>
          </w:p>
          <w:p w14:paraId="3153F227" w14:textId="1C26E39C"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t>Este campo juntamente com o ‘cempbem’, ‘ckbalbem’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7C7D8E84" w14:textId="75C168D4"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761A55FF" w14:textId="77777777" w:rsidR="00C0082F" w:rsidRDefault="00C0082F" w:rsidP="00C0082F">
            <w:pPr>
              <w:rPr>
                <w:rFonts w:cs="Calibri"/>
                <w:color w:val="000000"/>
                <w:sz w:val="18"/>
                <w:szCs w:val="18"/>
              </w:rPr>
            </w:pPr>
            <w:r>
              <w:rPr>
                <w:rFonts w:cs="Calibri"/>
                <w:color w:val="000000"/>
                <w:sz w:val="18"/>
                <w:szCs w:val="18"/>
              </w:rPr>
              <w:t>MUG</w:t>
            </w:r>
          </w:p>
          <w:p w14:paraId="1D0F6C3F" w14:textId="6B6211B1"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83B6DD9"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3D46E56F"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24CBFC1A" w14:textId="673A17BE" w:rsidR="00C0082F" w:rsidRDefault="00C0082F" w:rsidP="00C0082F">
            <w:pPr>
              <w:rPr>
                <w:rFonts w:cs="Calibri"/>
                <w:color w:val="000000"/>
                <w:sz w:val="18"/>
                <w:szCs w:val="18"/>
              </w:rPr>
            </w:pPr>
            <w:r w:rsidRPr="00C0082F">
              <w:rPr>
                <w:rFonts w:cs="Calibri"/>
                <w:color w:val="000000"/>
                <w:sz w:val="18"/>
                <w:szCs w:val="18"/>
              </w:rPr>
              <w:t>ckctabem</w:t>
            </w:r>
          </w:p>
        </w:tc>
        <w:tc>
          <w:tcPr>
            <w:tcW w:w="2126" w:type="dxa"/>
            <w:tcBorders>
              <w:top w:val="nil"/>
              <w:left w:val="nil"/>
              <w:bottom w:val="single" w:sz="4" w:space="0" w:color="auto"/>
              <w:right w:val="single" w:sz="4" w:space="0" w:color="auto"/>
            </w:tcBorders>
          </w:tcPr>
          <w:p w14:paraId="76A9F73F" w14:textId="77777777" w:rsidR="00C0082F" w:rsidRDefault="00C0082F" w:rsidP="00C0082F">
            <w:pPr>
              <w:rPr>
                <w:rFonts w:cs="Calibri"/>
                <w:color w:val="000000"/>
                <w:sz w:val="18"/>
                <w:szCs w:val="18"/>
              </w:rPr>
            </w:pPr>
          </w:p>
        </w:tc>
      </w:tr>
      <w:tr w:rsidR="00C0082F" w:rsidRPr="00212559" w14:paraId="0CBB94DB" w14:textId="58498CEE"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tcPr>
          <w:p w14:paraId="11B266B6" w14:textId="2B6ED78C" w:rsidR="00C0082F" w:rsidRPr="00212559" w:rsidRDefault="00C0082F" w:rsidP="00C0082F">
            <w:pPr>
              <w:rPr>
                <w:rFonts w:cs="Calibri"/>
                <w:color w:val="000000"/>
                <w:sz w:val="18"/>
                <w:szCs w:val="18"/>
              </w:rPr>
            </w:pPr>
            <w:r>
              <w:rPr>
                <w:rFonts w:cs="Calibri"/>
                <w:color w:val="000000"/>
                <w:sz w:val="18"/>
                <w:szCs w:val="18"/>
              </w:rPr>
              <w:t>ckrefbem</w:t>
            </w:r>
          </w:p>
        </w:tc>
        <w:tc>
          <w:tcPr>
            <w:tcW w:w="5494" w:type="dxa"/>
            <w:tcBorders>
              <w:top w:val="nil"/>
              <w:left w:val="nil"/>
              <w:bottom w:val="single" w:sz="4" w:space="0" w:color="auto"/>
              <w:right w:val="single" w:sz="4" w:space="0" w:color="auto"/>
            </w:tcBorders>
            <w:shd w:val="clear" w:color="auto" w:fill="auto"/>
            <w:noWrap/>
          </w:tcPr>
          <w:p w14:paraId="1AF6A586" w14:textId="77777777" w:rsidR="00C0082F" w:rsidRPr="00262B41" w:rsidRDefault="00C0082F" w:rsidP="00C0082F">
            <w:pPr>
              <w:jc w:val="both"/>
              <w:rPr>
                <w:rFonts w:cs="Calibri"/>
                <w:color w:val="000000"/>
                <w:sz w:val="18"/>
                <w:szCs w:val="18"/>
              </w:rPr>
            </w:pPr>
            <w:r w:rsidRPr="00262B41">
              <w:rPr>
                <w:rFonts w:cs="Calibri"/>
                <w:color w:val="000000"/>
                <w:sz w:val="18"/>
                <w:szCs w:val="18"/>
              </w:rPr>
              <w:t>Número depósito da garantia:</w:t>
            </w:r>
          </w:p>
          <w:p w14:paraId="041AFCE2" w14:textId="0338D4F5" w:rsidR="00C0082F" w:rsidRPr="00E24A6F" w:rsidRDefault="00C0082F" w:rsidP="00E24A6F">
            <w:pPr>
              <w:pStyle w:val="ListParagraph"/>
              <w:numPr>
                <w:ilvl w:val="0"/>
                <w:numId w:val="70"/>
              </w:numPr>
              <w:rPr>
                <w:rFonts w:cs="Calibri"/>
                <w:color w:val="000000"/>
                <w:sz w:val="18"/>
                <w:szCs w:val="18"/>
              </w:rPr>
            </w:pPr>
            <w:r w:rsidRPr="00E24A6F">
              <w:rPr>
                <w:rFonts w:cs="Calibri"/>
                <w:color w:val="000000"/>
                <w:sz w:val="18"/>
                <w:szCs w:val="18"/>
              </w:rPr>
              <w:lastRenderedPageBreak/>
              <w:t>Este campo juntamente com o ‘cempbem’, ‘ckbalbem’ e ‘ckctabem’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1A641663" w14:textId="39DDAA27" w:rsidR="00C0082F" w:rsidRPr="00212559" w:rsidRDefault="00C0082F" w:rsidP="00C0082F">
            <w:pPr>
              <w:rPr>
                <w:rFonts w:cs="Calibri"/>
                <w:color w:val="000000"/>
                <w:sz w:val="18"/>
                <w:szCs w:val="18"/>
              </w:rPr>
            </w:pPr>
            <w:r w:rsidRPr="00212559">
              <w:rPr>
                <w:rFonts w:cs="Calibri"/>
                <w:color w:val="000000"/>
                <w:sz w:val="18"/>
                <w:szCs w:val="18"/>
              </w:rPr>
              <w:lastRenderedPageBreak/>
              <w:t>String</w:t>
            </w:r>
          </w:p>
        </w:tc>
        <w:tc>
          <w:tcPr>
            <w:tcW w:w="1843" w:type="dxa"/>
            <w:tcBorders>
              <w:top w:val="nil"/>
              <w:left w:val="nil"/>
              <w:bottom w:val="single" w:sz="4" w:space="0" w:color="auto"/>
              <w:right w:val="single" w:sz="4" w:space="0" w:color="auto"/>
            </w:tcBorders>
          </w:tcPr>
          <w:p w14:paraId="61CFD7CB" w14:textId="77777777" w:rsidR="00C0082F" w:rsidRDefault="00C0082F" w:rsidP="00C0082F">
            <w:pPr>
              <w:rPr>
                <w:rFonts w:cs="Calibri"/>
                <w:color w:val="000000"/>
                <w:sz w:val="18"/>
                <w:szCs w:val="18"/>
              </w:rPr>
            </w:pPr>
            <w:r>
              <w:rPr>
                <w:rFonts w:cs="Calibri"/>
                <w:color w:val="000000"/>
                <w:sz w:val="18"/>
                <w:szCs w:val="18"/>
              </w:rPr>
              <w:t>MUG</w:t>
            </w:r>
          </w:p>
          <w:p w14:paraId="71E3BD57" w14:textId="7D96799C"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4220B0E8" w14:textId="77777777" w:rsidR="00C0082F" w:rsidRDefault="00C0082F" w:rsidP="00C0082F">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259A214B"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4CC8B732" w14:textId="51D8EA30" w:rsidR="00C0082F" w:rsidRDefault="00C0082F" w:rsidP="00C0082F">
            <w:pPr>
              <w:rPr>
                <w:rFonts w:cs="Calibri"/>
                <w:color w:val="000000"/>
                <w:sz w:val="18"/>
                <w:szCs w:val="18"/>
              </w:rPr>
            </w:pPr>
            <w:r w:rsidRPr="00C0082F">
              <w:rPr>
                <w:rFonts w:cs="Calibri"/>
                <w:color w:val="000000"/>
                <w:sz w:val="18"/>
                <w:szCs w:val="18"/>
              </w:rPr>
              <w:t>ckrefbem</w:t>
            </w:r>
          </w:p>
        </w:tc>
        <w:tc>
          <w:tcPr>
            <w:tcW w:w="2126" w:type="dxa"/>
            <w:tcBorders>
              <w:top w:val="nil"/>
              <w:left w:val="nil"/>
              <w:bottom w:val="single" w:sz="4" w:space="0" w:color="auto"/>
              <w:right w:val="single" w:sz="4" w:space="0" w:color="auto"/>
            </w:tcBorders>
          </w:tcPr>
          <w:p w14:paraId="18B0603A" w14:textId="77777777" w:rsidR="00C0082F" w:rsidRDefault="00C0082F" w:rsidP="00C0082F">
            <w:pPr>
              <w:rPr>
                <w:rFonts w:cs="Calibri"/>
                <w:color w:val="000000"/>
                <w:sz w:val="18"/>
                <w:szCs w:val="18"/>
              </w:rPr>
            </w:pPr>
          </w:p>
        </w:tc>
      </w:tr>
      <w:tr w:rsidR="00C0082F" w:rsidRPr="00212559" w14:paraId="4821FA2F" w14:textId="1505F4E7" w:rsidTr="00934F34">
        <w:trPr>
          <w:trHeight w:val="290"/>
        </w:trPr>
        <w:tc>
          <w:tcPr>
            <w:tcW w:w="1871" w:type="dxa"/>
            <w:tcBorders>
              <w:top w:val="nil"/>
              <w:left w:val="single" w:sz="4" w:space="0" w:color="auto"/>
              <w:bottom w:val="single" w:sz="4" w:space="0" w:color="auto"/>
              <w:right w:val="single" w:sz="4" w:space="0" w:color="auto"/>
            </w:tcBorders>
            <w:shd w:val="clear" w:color="000000" w:fill="F2F2F2"/>
            <w:hideMark/>
          </w:tcPr>
          <w:p w14:paraId="79C90CAD" w14:textId="77777777" w:rsidR="00C0082F" w:rsidRPr="00212559" w:rsidRDefault="00C0082F" w:rsidP="00C0082F">
            <w:pPr>
              <w:rPr>
                <w:rFonts w:cs="Calibri"/>
                <w:color w:val="000000"/>
                <w:sz w:val="18"/>
                <w:szCs w:val="18"/>
              </w:rPr>
            </w:pPr>
            <w:r w:rsidRPr="00212559">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30F83233" w14:textId="77777777" w:rsidR="00C0082F" w:rsidRPr="00212559" w:rsidRDefault="00C0082F" w:rsidP="00C0082F">
            <w:pPr>
              <w:rPr>
                <w:rFonts w:cs="Calibri"/>
                <w:color w:val="000000"/>
                <w:sz w:val="18"/>
                <w:szCs w:val="18"/>
              </w:rPr>
            </w:pPr>
            <w:r w:rsidRPr="00212559">
              <w:rPr>
                <w:rFonts w:cs="Calibri"/>
                <w:color w:val="000000"/>
                <w:sz w:val="18"/>
                <w:szCs w:val="18"/>
              </w:rPr>
              <w:t>Data de referência dos dados:</w:t>
            </w:r>
          </w:p>
          <w:p w14:paraId="3CAA90FD"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7689182B"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047116CC" w14:textId="77777777" w:rsidR="00C0082F" w:rsidRPr="00212559" w:rsidRDefault="00C0082F" w:rsidP="00C0082F">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01843641" w14:textId="77777777" w:rsidR="00C0082F" w:rsidRPr="00212559" w:rsidRDefault="00C0082F" w:rsidP="00C0082F">
            <w:pPr>
              <w:rPr>
                <w:rFonts w:cs="Calibri"/>
                <w:color w:val="000000"/>
                <w:sz w:val="18"/>
                <w:szCs w:val="18"/>
              </w:rPr>
            </w:pPr>
            <w:r w:rsidRPr="00212559">
              <w:rPr>
                <w:rFonts w:cs="Calibri"/>
                <w:color w:val="000000"/>
                <w:sz w:val="18"/>
                <w:szCs w:val="18"/>
              </w:rPr>
              <w:t>String</w:t>
            </w:r>
          </w:p>
        </w:tc>
        <w:tc>
          <w:tcPr>
            <w:tcW w:w="1843" w:type="dxa"/>
            <w:tcBorders>
              <w:top w:val="nil"/>
              <w:left w:val="nil"/>
              <w:bottom w:val="single" w:sz="4" w:space="0" w:color="auto"/>
              <w:right w:val="single" w:sz="4" w:space="0" w:color="auto"/>
            </w:tcBorders>
          </w:tcPr>
          <w:p w14:paraId="006B3C71" w14:textId="77777777" w:rsidR="00C0082F" w:rsidRDefault="00C0082F" w:rsidP="00C0082F">
            <w:pPr>
              <w:rPr>
                <w:rFonts w:cs="Calibri"/>
                <w:color w:val="000000"/>
                <w:sz w:val="18"/>
                <w:szCs w:val="18"/>
              </w:rPr>
            </w:pPr>
            <w:r>
              <w:rPr>
                <w:rFonts w:cs="Calibri"/>
                <w:color w:val="000000"/>
                <w:sz w:val="18"/>
                <w:szCs w:val="18"/>
              </w:rPr>
              <w:t>MUG</w:t>
            </w:r>
          </w:p>
          <w:p w14:paraId="58CCE6DA" w14:textId="2CFA5EA5" w:rsidR="00C0082F" w:rsidRPr="00212559" w:rsidRDefault="00C0082F" w:rsidP="00C0082F">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F7A8A64" w14:textId="77777777" w:rsidR="00C0082F" w:rsidRDefault="00C0082F" w:rsidP="00C0082F">
            <w:pPr>
              <w:rPr>
                <w:rFonts w:cs="Calibri"/>
                <w:color w:val="000000"/>
                <w:sz w:val="18"/>
                <w:szCs w:val="18"/>
              </w:rPr>
            </w:pPr>
          </w:p>
        </w:tc>
        <w:tc>
          <w:tcPr>
            <w:tcW w:w="1134" w:type="dxa"/>
            <w:tcBorders>
              <w:top w:val="nil"/>
              <w:left w:val="single" w:sz="4" w:space="0" w:color="auto"/>
              <w:bottom w:val="single" w:sz="4" w:space="0" w:color="auto"/>
              <w:right w:val="single" w:sz="4" w:space="0" w:color="auto"/>
            </w:tcBorders>
          </w:tcPr>
          <w:p w14:paraId="1C89190A" w14:textId="45D5A07C" w:rsidR="00C0082F" w:rsidRDefault="00C0082F" w:rsidP="00C0082F">
            <w:pPr>
              <w:rPr>
                <w:rFonts w:cs="Calibri"/>
                <w:color w:val="000000"/>
                <w:sz w:val="18"/>
                <w:szCs w:val="18"/>
              </w:rPr>
            </w:pPr>
          </w:p>
        </w:tc>
        <w:tc>
          <w:tcPr>
            <w:tcW w:w="2126" w:type="dxa"/>
            <w:tcBorders>
              <w:top w:val="nil"/>
              <w:left w:val="nil"/>
              <w:bottom w:val="single" w:sz="4" w:space="0" w:color="auto"/>
              <w:right w:val="single" w:sz="4" w:space="0" w:color="auto"/>
            </w:tcBorders>
          </w:tcPr>
          <w:p w14:paraId="20911132" w14:textId="77E63B0F" w:rsidR="00C0082F" w:rsidRDefault="00C0082F" w:rsidP="00C0082F">
            <w:pPr>
              <w:rPr>
                <w:rFonts w:cs="Calibri"/>
                <w:color w:val="000000"/>
                <w:sz w:val="18"/>
                <w:szCs w:val="18"/>
              </w:rPr>
            </w:pPr>
          </w:p>
        </w:tc>
      </w:tr>
    </w:tbl>
    <w:p w14:paraId="7B53A003" w14:textId="4B50C284" w:rsidR="009379A8" w:rsidRDefault="009379A8" w:rsidP="009379A8">
      <w:pPr>
        <w:tabs>
          <w:tab w:val="left" w:pos="888"/>
        </w:tabs>
      </w:pPr>
    </w:p>
    <w:p w14:paraId="3A6B523F" w14:textId="2D68C5CD" w:rsidR="009C499D" w:rsidRDefault="009379A8" w:rsidP="009379A8">
      <w:pPr>
        <w:tabs>
          <w:tab w:val="left" w:pos="888"/>
        </w:tabs>
        <w:sectPr w:rsidR="009C499D" w:rsidSect="009C499D">
          <w:pgSz w:w="16838" w:h="11906" w:orient="landscape"/>
          <w:pgMar w:top="1440" w:right="1440" w:bottom="1440" w:left="1440" w:header="709" w:footer="709" w:gutter="0"/>
          <w:cols w:space="708"/>
          <w:docGrid w:linePitch="360"/>
        </w:sectPr>
      </w:pPr>
      <w:r>
        <w:tab/>
      </w:r>
    </w:p>
    <w:p w14:paraId="6460DF74" w14:textId="64E9733F" w:rsidR="009C499D" w:rsidRDefault="009C499D" w:rsidP="009379A8">
      <w:pPr>
        <w:tabs>
          <w:tab w:val="left" w:pos="888"/>
        </w:tabs>
      </w:pPr>
    </w:p>
    <w:p w14:paraId="3EBA85A4" w14:textId="4695DDE1" w:rsidR="009C499D" w:rsidRPr="001B4C66" w:rsidRDefault="009C499D" w:rsidP="009C499D">
      <w:pPr>
        <w:pStyle w:val="Heading4"/>
        <w:rPr>
          <w:i/>
        </w:rPr>
      </w:pPr>
      <w:bookmarkStart w:id="74" w:name="_Toc168671642"/>
      <w:r>
        <w:t xml:space="preserve">Tabela de avaliações de processos/cauções reais: </w:t>
      </w:r>
      <w:r w:rsidRPr="00666790">
        <w:rPr>
          <w:i/>
        </w:rPr>
        <w:t>cd_garantias.</w:t>
      </w:r>
      <w:r>
        <w:rPr>
          <w:i/>
        </w:rPr>
        <w:t>gt021</w:t>
      </w:r>
      <w:r w:rsidRPr="00666790">
        <w:rPr>
          <w:i/>
        </w:rPr>
        <w:t>_report_biyr9520</w:t>
      </w:r>
      <w:bookmarkEnd w:id="74"/>
    </w:p>
    <w:p w14:paraId="14A5ADA3" w14:textId="77777777" w:rsidR="009C499D" w:rsidRDefault="009C499D" w:rsidP="009C499D">
      <w:pPr>
        <w:pStyle w:val="Heading5"/>
      </w:pPr>
      <w:bookmarkStart w:id="75" w:name="_Toc168671643"/>
      <w:r>
        <w:t>Visão Geral</w:t>
      </w:r>
      <w:bookmarkEnd w:id="75"/>
    </w:p>
    <w:p w14:paraId="7659400D" w14:textId="6071525A" w:rsidR="0032750F" w:rsidRDefault="0032750F" w:rsidP="0032750F">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d_garantias.gt021</w:t>
      </w:r>
      <w:r w:rsidRPr="00720567">
        <w:rPr>
          <w:rFonts w:eastAsiaTheme="minorHAnsi" w:cstheme="minorBidi"/>
          <w:i/>
          <w:szCs w:val="22"/>
          <w:lang w:eastAsia="en-US"/>
        </w:rPr>
        <w:t>_report_b</w:t>
      </w:r>
      <w:r>
        <w:rPr>
          <w:rFonts w:eastAsiaTheme="minorHAnsi" w:cstheme="minorBidi"/>
          <w:i/>
          <w:szCs w:val="22"/>
          <w:lang w:eastAsia="en-US"/>
        </w:rPr>
        <w:t>iyr952</w:t>
      </w:r>
      <w:r w:rsidRPr="00720567">
        <w:rPr>
          <w:rFonts w:eastAsiaTheme="minorHAnsi" w:cstheme="minorBidi"/>
          <w:i/>
          <w:szCs w:val="22"/>
          <w:lang w:eastAsia="en-US"/>
        </w:rPr>
        <w:t>0</w:t>
      </w:r>
      <w:r>
        <w:rPr>
          <w:rFonts w:eastAsiaTheme="minorHAnsi" w:cstheme="minorBidi"/>
          <w:szCs w:val="22"/>
          <w:lang w:eastAsia="en-US"/>
        </w:rPr>
        <w:t xml:space="preserve"> assegura a continuidade das tabelas anteriores, somente com alteração a nível da granularidade, que passa agora a estar a nível do Bem. </w:t>
      </w:r>
    </w:p>
    <w:p w14:paraId="3302FD83" w14:textId="5C571E3D"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w:t>
      </w:r>
      <w:r>
        <w:rPr>
          <w:rFonts w:eastAsiaTheme="minorHAnsi" w:cstheme="minorBidi"/>
          <w:i/>
          <w:szCs w:val="22"/>
          <w:lang w:eastAsia="en-US"/>
        </w:rPr>
        <w:t>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uma tabela de interface entre o MUG e os seus casos de uso. Apesar </w:t>
      </w:r>
      <w:r w:rsidRPr="00C01C92">
        <w:rPr>
          <w:rFonts w:eastAsiaTheme="minorHAnsi" w:cstheme="minorBidi"/>
          <w:szCs w:val="22"/>
          <w:lang w:eastAsia="en-US"/>
        </w:rPr>
        <w:t xml:space="preserve">de respeitar as mesmas condições da </w:t>
      </w:r>
      <w:r w:rsidRPr="00C01C92">
        <w:rPr>
          <w:rFonts w:eastAsiaTheme="minorHAnsi" w:cstheme="minorBidi"/>
          <w:i/>
          <w:szCs w:val="22"/>
          <w:lang w:eastAsia="en-US"/>
        </w:rPr>
        <w:t>cd_garantias.gt019_report_biyr9500</w:t>
      </w:r>
      <w:r w:rsidRPr="00C01C92">
        <w:rPr>
          <w:rFonts w:eastAsiaTheme="minorHAnsi" w:cstheme="minorBidi"/>
          <w:szCs w:val="22"/>
          <w:lang w:eastAsia="en-US"/>
        </w:rPr>
        <w:t xml:space="preserve">, descritas no capítulo </w:t>
      </w:r>
      <w:r w:rsidR="0032750F" w:rsidRPr="00C01C92">
        <w:rPr>
          <w:rFonts w:eastAsiaTheme="minorHAnsi" w:cstheme="minorBidi"/>
          <w:szCs w:val="22"/>
          <w:lang w:eastAsia="en-US"/>
        </w:rPr>
        <w:t xml:space="preserve">2.2.1.4.1, </w:t>
      </w:r>
      <w:r w:rsidRPr="00C01C92">
        <w:rPr>
          <w:rFonts w:eastAsiaTheme="minorHAnsi" w:cstheme="minorBidi"/>
          <w:szCs w:val="22"/>
          <w:lang w:eastAsia="en-US"/>
        </w:rPr>
        <w:t xml:space="preserve">esta tabela tem como objetivo apresentar as avaliações dos </w:t>
      </w:r>
      <w:r w:rsidR="00C01C92" w:rsidRPr="00C01C92">
        <w:rPr>
          <w:rFonts w:eastAsiaTheme="minorHAnsi" w:cstheme="minorBidi"/>
          <w:szCs w:val="22"/>
          <w:lang w:eastAsia="en-US"/>
        </w:rPr>
        <w:t>bens</w:t>
      </w:r>
      <w:r w:rsidRPr="00C01C92">
        <w:rPr>
          <w:rFonts w:eastAsiaTheme="minorHAnsi" w:cstheme="minorBidi"/>
          <w:szCs w:val="22"/>
          <w:lang w:eastAsia="en-US"/>
        </w:rPr>
        <w:t xml:space="preserve"> desta mesma avaliação. Assim, a </w:t>
      </w:r>
      <w:r w:rsidRPr="00C01C92">
        <w:rPr>
          <w:rFonts w:eastAsiaTheme="minorHAnsi" w:cstheme="minorBidi"/>
          <w:i/>
          <w:szCs w:val="22"/>
          <w:lang w:eastAsia="en-US"/>
        </w:rPr>
        <w:t>cd_garantias.gt021_report_biyr9520</w:t>
      </w:r>
      <w:r w:rsidRPr="00C01C92">
        <w:rPr>
          <w:rFonts w:eastAsiaTheme="minorHAnsi" w:cstheme="minorBidi"/>
          <w:szCs w:val="22"/>
          <w:lang w:eastAsia="en-US"/>
        </w:rPr>
        <w:t xml:space="preserve"> contém todos </w:t>
      </w:r>
      <w:r w:rsidR="0052710E" w:rsidRPr="00C01C92">
        <w:rPr>
          <w:rFonts w:eastAsiaTheme="minorHAnsi" w:cstheme="minorBidi"/>
          <w:szCs w:val="22"/>
          <w:lang w:eastAsia="en-US"/>
        </w:rPr>
        <w:t>os Bens</w:t>
      </w:r>
      <w:r w:rsidRPr="00C01C92">
        <w:rPr>
          <w:rFonts w:eastAsiaTheme="minorHAnsi" w:cstheme="minorBidi"/>
          <w:szCs w:val="22"/>
          <w:lang w:eastAsia="en-US"/>
        </w:rPr>
        <w:t xml:space="preserve"> associados a garantias imobiliárias e financeiras, sendo</w:t>
      </w:r>
      <w:r w:rsidRPr="00720567">
        <w:rPr>
          <w:rFonts w:eastAsiaTheme="minorHAnsi" w:cstheme="minorBidi"/>
          <w:szCs w:val="22"/>
          <w:lang w:eastAsia="en-US"/>
        </w:rPr>
        <w:t xml:space="preserve"> excluídos deste universo todos os registos de garantias pessoais. </w:t>
      </w:r>
    </w:p>
    <w:p w14:paraId="14C46661" w14:textId="36DA58D2" w:rsidR="0032750F" w:rsidRDefault="009C499D" w:rsidP="009C499D">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w:t>
      </w:r>
      <w:r>
        <w:rPr>
          <w:rFonts w:eastAsiaTheme="minorHAnsi" w:cstheme="minorBidi"/>
          <w:i/>
          <w:szCs w:val="22"/>
          <w:lang w:eastAsia="en-US"/>
        </w:rPr>
        <w:t>ntias.kt</w:t>
      </w:r>
      <w:proofErr w:type="gramEnd"/>
      <w:r>
        <w:rPr>
          <w:rFonts w:eastAsiaTheme="minorHAnsi" w:cstheme="minorBidi"/>
          <w:i/>
          <w:szCs w:val="22"/>
          <w:lang w:eastAsia="en-US"/>
        </w:rPr>
        <w:t>_chaves_intrf_grts_biyr_ bem.</w:t>
      </w:r>
    </w:p>
    <w:p w14:paraId="63AD2585" w14:textId="11B93FF9" w:rsidR="0032750F" w:rsidRPr="0032750F" w:rsidRDefault="0032750F" w:rsidP="009C499D">
      <w:pPr>
        <w:spacing w:after="160" w:line="259" w:lineRule="auto"/>
        <w:jc w:val="both"/>
        <w:rPr>
          <w:rFonts w:eastAsiaTheme="minorHAnsi" w:cstheme="minorBidi"/>
          <w:szCs w:val="22"/>
          <w:lang w:eastAsia="en-US"/>
        </w:rPr>
      </w:pPr>
      <w:r>
        <w:rPr>
          <w:rFonts w:eastAsiaTheme="minorHAnsi" w:cstheme="minorBidi"/>
          <w:szCs w:val="22"/>
          <w:lang w:eastAsia="en-US"/>
        </w:rPr>
        <w:t>Ademais, é possível encontrar campos que ficam a vazio, uma vez que é impotante garantir que a estrutura da tabela se mantem inalterável, para os casos de uso.</w:t>
      </w:r>
    </w:p>
    <w:p w14:paraId="4D985E45" w14:textId="77777777" w:rsidR="009C499D" w:rsidRDefault="009C499D" w:rsidP="009C499D">
      <w:pPr>
        <w:pStyle w:val="Heading5"/>
      </w:pPr>
      <w:bookmarkStart w:id="76" w:name="_Toc168671644"/>
      <w:r w:rsidRPr="005F1378">
        <w:t>Granularidade e chave</w:t>
      </w:r>
      <w:bookmarkEnd w:id="76"/>
    </w:p>
    <w:p w14:paraId="69655E65" w14:textId="4E0F4335"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w:t>
      </w:r>
      <w:r>
        <w:rPr>
          <w:rFonts w:eastAsiaTheme="minorHAnsi" w:cstheme="minorBidi"/>
          <w:i/>
          <w:szCs w:val="22"/>
          <w:lang w:eastAsia="en-US"/>
        </w:rPr>
        <w:t>as.gt021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70E34705" w14:textId="6A37C3F2"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w:t>
      </w:r>
      <w:r w:rsidRPr="0052710E">
        <w:rPr>
          <w:rFonts w:eastAsiaTheme="minorHAnsi" w:cstheme="minorBidi"/>
          <w:szCs w:val="22"/>
          <w:lang w:eastAsia="en-US"/>
        </w:rPr>
        <w:t>garantias reais imobiliárias</w:t>
      </w:r>
      <w:r w:rsidR="006F3501">
        <w:rPr>
          <w:rFonts w:eastAsiaTheme="minorHAnsi" w:cstheme="minorBidi"/>
          <w:szCs w:val="22"/>
          <w:lang w:eastAsia="en-US"/>
        </w:rPr>
        <w:t xml:space="preserve"> e financeiras</w:t>
      </w:r>
      <w:r w:rsidRPr="0052710E">
        <w:rPr>
          <w:rFonts w:eastAsiaTheme="minorHAnsi" w:cstheme="minorBidi"/>
          <w:szCs w:val="22"/>
          <w:lang w:eastAsia="en-US"/>
        </w:rPr>
        <w:t>, a chave completa da tabela é constituída apenas</w:t>
      </w:r>
      <w:r w:rsidR="0052710E" w:rsidRPr="0052710E">
        <w:rPr>
          <w:rFonts w:eastAsiaTheme="minorHAnsi" w:cstheme="minorBidi"/>
          <w:szCs w:val="22"/>
          <w:lang w:eastAsia="en-US"/>
        </w:rPr>
        <w:t xml:space="preserve"> pelos campos identificadores</w:t>
      </w:r>
      <w:r w:rsidRPr="0052710E">
        <w:rPr>
          <w:rFonts w:eastAsiaTheme="minorHAnsi" w:cstheme="minorBidi"/>
          <w:szCs w:val="22"/>
          <w:lang w:eastAsia="en-US"/>
        </w:rPr>
        <w:t xml:space="preserve"> do bem (‘ckbalbem’</w:t>
      </w:r>
      <w:r>
        <w:rPr>
          <w:rFonts w:eastAsiaTheme="minorHAnsi" w:cstheme="minorBidi"/>
          <w:szCs w:val="22"/>
          <w:lang w:eastAsia="en-US"/>
        </w:rPr>
        <w:t>, ‘ckctabem’, ‘ckrefbem’).</w:t>
      </w:r>
    </w:p>
    <w:p w14:paraId="5A286E18" w14:textId="7DEE9BFE" w:rsidR="009C499D" w:rsidRPr="00720567" w:rsidRDefault="009C499D" w:rsidP="009C499D">
      <w:pPr>
        <w:spacing w:after="160" w:line="259" w:lineRule="auto"/>
        <w:jc w:val="both"/>
        <w:rPr>
          <w:rFonts w:eastAsiaTheme="minorHAnsi" w:cstheme="minorBidi"/>
          <w:szCs w:val="22"/>
          <w:lang w:eastAsia="en-US"/>
        </w:rPr>
      </w:pPr>
    </w:p>
    <w:p w14:paraId="5C14827B" w14:textId="67FBCE0B" w:rsidR="009C499D" w:rsidRDefault="009C499D" w:rsidP="009C499D">
      <w:pPr>
        <w:pStyle w:val="Heading5"/>
      </w:pPr>
      <w:bookmarkStart w:id="77" w:name="_Toc168671645"/>
      <w:r w:rsidRPr="005F1378">
        <w:t>Periodicidade</w:t>
      </w:r>
      <w:bookmarkEnd w:id="77"/>
    </w:p>
    <w:p w14:paraId="19DE9AE1" w14:textId="0D664F6A"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Pr>
          <w:rFonts w:eastAsiaTheme="minorHAnsi" w:cstheme="minorBidi"/>
          <w:i/>
          <w:szCs w:val="22"/>
          <w:lang w:eastAsia="en-US"/>
        </w:rPr>
        <w:t>cd_garantias.gt021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BE85653" w14:textId="48F3783B" w:rsidR="009C499D" w:rsidRPr="00720567"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w:t>
      </w:r>
      <w:r>
        <w:rPr>
          <w:rFonts w:eastAsiaTheme="minorHAnsi" w:cstheme="minorBidi"/>
          <w:szCs w:val="22"/>
          <w:lang w:eastAsia="en-US"/>
        </w:rPr>
        <w:t>, e incluindo, 30 de abril de 2024.</w:t>
      </w:r>
    </w:p>
    <w:p w14:paraId="6B44648C" w14:textId="77777777" w:rsidR="009C499D" w:rsidRDefault="009C499D" w:rsidP="009C499D">
      <w:pPr>
        <w:pStyle w:val="Heading5"/>
      </w:pPr>
      <w:bookmarkStart w:id="78" w:name="_Toc168671646"/>
      <w:r w:rsidRPr="005F1378">
        <w:t>Aprovisionamento</w:t>
      </w:r>
      <w:bookmarkEnd w:id="78"/>
    </w:p>
    <w:p w14:paraId="39D24A1E" w14:textId="57D8DCDA" w:rsidR="009C499D" w:rsidRDefault="009C499D" w:rsidP="009C499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w:t>
      </w:r>
      <w:r>
        <w:rPr>
          <w:rFonts w:eastAsiaTheme="minorHAnsi" w:cstheme="minorBidi"/>
          <w:i/>
          <w:szCs w:val="22"/>
          <w:lang w:eastAsia="en-US"/>
        </w:rPr>
        <w:t>21</w:t>
      </w:r>
      <w:r w:rsidRPr="00720567">
        <w:rPr>
          <w:rFonts w:eastAsiaTheme="minorHAnsi" w:cstheme="minorBidi"/>
          <w:i/>
          <w:szCs w:val="22"/>
          <w:lang w:eastAsia="en-US"/>
        </w:rPr>
        <w:t>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359D8D49" w14:textId="2E3AEB9F" w:rsidR="00337C95" w:rsidRDefault="00337C95" w:rsidP="009C499D">
      <w:pPr>
        <w:spacing w:after="160" w:line="259" w:lineRule="auto"/>
        <w:jc w:val="both"/>
        <w:rPr>
          <w:rFonts w:eastAsiaTheme="minorHAnsi" w:cstheme="minorBidi"/>
          <w:szCs w:val="22"/>
          <w:lang w:eastAsia="en-US"/>
        </w:rPr>
      </w:pPr>
    </w:p>
    <w:p w14:paraId="256DFBF8" w14:textId="77777777" w:rsidR="00337C95" w:rsidRPr="00720567" w:rsidRDefault="00337C95" w:rsidP="009C499D">
      <w:pPr>
        <w:spacing w:after="160" w:line="259" w:lineRule="auto"/>
        <w:jc w:val="both"/>
        <w:rPr>
          <w:rFonts w:eastAsiaTheme="minorHAnsi" w:cstheme="minorBidi"/>
          <w:szCs w:val="22"/>
          <w:lang w:eastAsia="en-US"/>
        </w:rPr>
      </w:pPr>
    </w:p>
    <w:p w14:paraId="53723318" w14:textId="69735F9D" w:rsidR="009C499D" w:rsidRPr="00BE2C12" w:rsidRDefault="00BE2C12" w:rsidP="00BE2C12">
      <w:pPr>
        <w:pStyle w:val="Caption"/>
        <w:jc w:val="center"/>
        <w:rPr>
          <w:rFonts w:cs="Calibri"/>
          <w:b/>
          <w:color w:val="000000" w:themeColor="text1"/>
          <w:sz w:val="22"/>
          <w:szCs w:val="22"/>
        </w:rPr>
      </w:pPr>
      <w:bookmarkStart w:id="79" w:name="_Toc168413850"/>
      <w:r w:rsidRPr="00BE2C12">
        <w:rPr>
          <w:b/>
          <w:color w:val="000000" w:themeColor="text1"/>
          <w:sz w:val="22"/>
          <w:szCs w:val="22"/>
        </w:rPr>
        <w:lastRenderedPageBreak/>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12</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cd_garantias.gt021_report_biyr9520</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C499D" w:rsidRPr="005F1378" w14:paraId="11F67986" w14:textId="77777777" w:rsidTr="00BA1485">
        <w:trPr>
          <w:trHeight w:val="290"/>
        </w:trPr>
        <w:tc>
          <w:tcPr>
            <w:tcW w:w="1701" w:type="dxa"/>
            <w:shd w:val="clear" w:color="000000" w:fill="FF0000"/>
          </w:tcPr>
          <w:p w14:paraId="5F1F0386" w14:textId="77777777" w:rsidR="009C499D" w:rsidRPr="005F1378" w:rsidRDefault="009C499D" w:rsidP="00BA1485">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43D7036C" w14:textId="77777777" w:rsidR="009C499D" w:rsidRPr="005F1378" w:rsidRDefault="009C499D" w:rsidP="00BA1485">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2AAB149C" w14:textId="77777777" w:rsidR="009C499D" w:rsidRPr="005F1378" w:rsidRDefault="009C499D" w:rsidP="00BA1485">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00427E5E" w14:textId="77777777" w:rsidR="009C499D" w:rsidRPr="005F1378" w:rsidRDefault="009C499D" w:rsidP="00BA1485">
            <w:pPr>
              <w:rPr>
                <w:rFonts w:cs="Calibri"/>
                <w:b/>
                <w:bCs/>
                <w:color w:val="FFFFFF"/>
                <w:sz w:val="18"/>
                <w:szCs w:val="18"/>
              </w:rPr>
            </w:pPr>
            <w:r w:rsidRPr="005F1378">
              <w:rPr>
                <w:rFonts w:cs="Calibri"/>
                <w:b/>
                <w:bCs/>
                <w:color w:val="FFFFFF"/>
                <w:sz w:val="18"/>
                <w:szCs w:val="18"/>
              </w:rPr>
              <w:t>Nome da Tabela no Data Lake</w:t>
            </w:r>
          </w:p>
        </w:tc>
      </w:tr>
      <w:tr w:rsidR="009C499D" w:rsidRPr="005F1378" w14:paraId="54FC0015" w14:textId="77777777" w:rsidTr="00BA1485">
        <w:trPr>
          <w:trHeight w:val="290"/>
        </w:trPr>
        <w:tc>
          <w:tcPr>
            <w:tcW w:w="1701" w:type="dxa"/>
          </w:tcPr>
          <w:p w14:paraId="37A0C4F3" w14:textId="77777777" w:rsidR="009C499D" w:rsidRPr="005F1378" w:rsidRDefault="009C499D" w:rsidP="00BA1485">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DB07A1F" w14:textId="77777777" w:rsidR="009C499D" w:rsidRPr="005F1378" w:rsidRDefault="009C499D" w:rsidP="00BA1485">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6649CD21" w14:textId="77777777" w:rsidR="009C499D" w:rsidRPr="005F1378" w:rsidRDefault="009C499D" w:rsidP="00BA1485">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384F4AF9" w14:textId="77777777" w:rsidR="009C499D" w:rsidRPr="005F1378" w:rsidRDefault="009C499D" w:rsidP="00BA1485">
            <w:pPr>
              <w:rPr>
                <w:rFonts w:cs="Calibri"/>
                <w:color w:val="000000"/>
                <w:sz w:val="18"/>
                <w:szCs w:val="18"/>
              </w:rPr>
            </w:pPr>
            <w:r w:rsidRPr="006C592D">
              <w:rPr>
                <w:rFonts w:cs="Calibri"/>
                <w:color w:val="000000"/>
                <w:sz w:val="18"/>
                <w:szCs w:val="18"/>
              </w:rPr>
              <w:t>gt018_rateio_aval</w:t>
            </w:r>
          </w:p>
        </w:tc>
      </w:tr>
      <w:tr w:rsidR="0085235D" w:rsidRPr="005F1378" w14:paraId="27D72EA4" w14:textId="77777777" w:rsidTr="00BA1485">
        <w:trPr>
          <w:trHeight w:val="290"/>
        </w:trPr>
        <w:tc>
          <w:tcPr>
            <w:tcW w:w="1701" w:type="dxa"/>
          </w:tcPr>
          <w:p w14:paraId="42889BE4" w14:textId="38E78F04" w:rsidR="0085235D" w:rsidRPr="005F1378" w:rsidRDefault="0085235D" w:rsidP="0085235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DD150F9" w14:textId="7BAD22AF" w:rsidR="0085235D" w:rsidRPr="006C592D" w:rsidRDefault="0085235D" w:rsidP="0085235D">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21C1D73" w14:textId="3C18A071" w:rsidR="0085235D" w:rsidRPr="005F1378" w:rsidRDefault="0085235D" w:rsidP="0085235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BA29911" w14:textId="35E54DD4" w:rsidR="0085235D" w:rsidRPr="006C592D" w:rsidRDefault="0085235D" w:rsidP="0085235D">
            <w:pPr>
              <w:rPr>
                <w:rFonts w:cs="Calibri"/>
                <w:color w:val="000000"/>
                <w:sz w:val="18"/>
                <w:szCs w:val="18"/>
              </w:rPr>
            </w:pPr>
            <w:r w:rsidRPr="0085235D">
              <w:rPr>
                <w:rFonts w:cs="Calibri"/>
                <w:color w:val="000000"/>
                <w:sz w:val="18"/>
                <w:szCs w:val="18"/>
              </w:rPr>
              <w:t>gt002_grnt_prc</w:t>
            </w:r>
          </w:p>
        </w:tc>
      </w:tr>
      <w:tr w:rsidR="0085235D" w:rsidRPr="005F1378" w14:paraId="32468D9E" w14:textId="77777777" w:rsidTr="00BA1485">
        <w:trPr>
          <w:trHeight w:val="290"/>
        </w:trPr>
        <w:tc>
          <w:tcPr>
            <w:tcW w:w="1701" w:type="dxa"/>
          </w:tcPr>
          <w:p w14:paraId="629C065C" w14:textId="77777777" w:rsidR="0085235D" w:rsidRPr="005F1378" w:rsidRDefault="0085235D" w:rsidP="0085235D">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6ACE45F" w14:textId="77777777" w:rsidR="0085235D" w:rsidRPr="005F1378" w:rsidRDefault="0085235D" w:rsidP="0085235D">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01C1C80A" w14:textId="77777777" w:rsidR="0085235D" w:rsidRPr="005F1378" w:rsidRDefault="0085235D" w:rsidP="0085235D">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0223CB9A" w14:textId="77777777" w:rsidR="0085235D" w:rsidRPr="005F1378" w:rsidRDefault="0085235D" w:rsidP="0085235D">
            <w:pPr>
              <w:jc w:val="both"/>
              <w:rPr>
                <w:sz w:val="18"/>
                <w:szCs w:val="18"/>
              </w:rPr>
            </w:pPr>
            <w:r w:rsidRPr="006C592D">
              <w:rPr>
                <w:sz w:val="18"/>
                <w:szCs w:val="18"/>
              </w:rPr>
              <w:t>gt003_trz_gt_fin</w:t>
            </w:r>
          </w:p>
        </w:tc>
      </w:tr>
      <w:tr w:rsidR="0085235D" w:rsidRPr="005F1378" w14:paraId="253D3431" w14:textId="77777777" w:rsidTr="00BA1485">
        <w:trPr>
          <w:trHeight w:val="290"/>
        </w:trPr>
        <w:tc>
          <w:tcPr>
            <w:tcW w:w="1701" w:type="dxa"/>
          </w:tcPr>
          <w:p w14:paraId="635DCF03" w14:textId="64952239" w:rsidR="0085235D" w:rsidRDefault="0085235D" w:rsidP="0085235D">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0DB8926" w14:textId="17CB98F3" w:rsidR="0085235D" w:rsidRPr="006C592D" w:rsidRDefault="0085235D" w:rsidP="0085235D">
            <w:pPr>
              <w:jc w:val="both"/>
              <w:rPr>
                <w:rFonts w:cs="Calibri"/>
                <w:color w:val="000000"/>
                <w:sz w:val="18"/>
                <w:szCs w:val="18"/>
                <w:lang w:val="en-US"/>
              </w:rPr>
            </w:pPr>
            <w:r>
              <w:rPr>
                <w:sz w:val="18"/>
                <w:szCs w:val="18"/>
              </w:rPr>
              <w:t>gt011_avalc_imov</w:t>
            </w:r>
          </w:p>
        </w:tc>
        <w:tc>
          <w:tcPr>
            <w:tcW w:w="2041" w:type="dxa"/>
            <w:shd w:val="clear" w:color="auto" w:fill="auto"/>
            <w:noWrap/>
          </w:tcPr>
          <w:p w14:paraId="21292F3A" w14:textId="5A94BFF0" w:rsidR="0085235D" w:rsidRPr="005F1378" w:rsidRDefault="0085235D" w:rsidP="0085235D">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4405954B" w14:textId="546FEAF2" w:rsidR="0085235D" w:rsidRPr="006C592D" w:rsidRDefault="0085235D" w:rsidP="0085235D">
            <w:pPr>
              <w:jc w:val="both"/>
              <w:rPr>
                <w:sz w:val="18"/>
                <w:szCs w:val="18"/>
              </w:rPr>
            </w:pPr>
            <w:r>
              <w:rPr>
                <w:sz w:val="18"/>
                <w:szCs w:val="18"/>
              </w:rPr>
              <w:t>gt011_avalc_imov</w:t>
            </w:r>
          </w:p>
        </w:tc>
      </w:tr>
      <w:tr w:rsidR="0085235D" w:rsidRPr="005F1378" w14:paraId="2CF8B7CB" w14:textId="77777777" w:rsidTr="00BA1485">
        <w:trPr>
          <w:trHeight w:val="290"/>
        </w:trPr>
        <w:tc>
          <w:tcPr>
            <w:tcW w:w="1701" w:type="dxa"/>
          </w:tcPr>
          <w:p w14:paraId="57B3B97D" w14:textId="3C925266" w:rsidR="0085235D" w:rsidRPr="005F1378" w:rsidRDefault="0085235D" w:rsidP="0085235D">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24DFD378" w14:textId="5FF5ACE9" w:rsidR="0085235D" w:rsidRPr="005F1378" w:rsidRDefault="0085235D" w:rsidP="0085235D">
            <w:pPr>
              <w:rPr>
                <w:rFonts w:cs="Calibri"/>
                <w:color w:val="000000"/>
                <w:sz w:val="18"/>
                <w:szCs w:val="18"/>
              </w:rPr>
            </w:pPr>
            <w:r w:rsidRPr="00983A0C">
              <w:rPr>
                <w:sz w:val="18"/>
                <w:szCs w:val="18"/>
              </w:rPr>
              <w:t>ttt35_titlgru</w:t>
            </w:r>
          </w:p>
        </w:tc>
        <w:tc>
          <w:tcPr>
            <w:tcW w:w="2041" w:type="dxa"/>
            <w:shd w:val="clear" w:color="auto" w:fill="auto"/>
            <w:noWrap/>
          </w:tcPr>
          <w:p w14:paraId="39C05B04" w14:textId="77777777" w:rsidR="0085235D" w:rsidRPr="005F1378" w:rsidRDefault="0085235D" w:rsidP="0085235D">
            <w:pPr>
              <w:rPr>
                <w:rFonts w:cs="Calibri"/>
                <w:color w:val="000000"/>
                <w:sz w:val="18"/>
                <w:szCs w:val="18"/>
              </w:rPr>
            </w:pPr>
            <w:r>
              <w:rPr>
                <w:rFonts w:cs="Calibri"/>
                <w:color w:val="000000"/>
                <w:sz w:val="18"/>
                <w:szCs w:val="18"/>
              </w:rPr>
              <w:t>cd_mercados</w:t>
            </w:r>
          </w:p>
        </w:tc>
        <w:tc>
          <w:tcPr>
            <w:tcW w:w="2041" w:type="dxa"/>
            <w:shd w:val="clear" w:color="auto" w:fill="auto"/>
            <w:noWrap/>
          </w:tcPr>
          <w:p w14:paraId="237079AD" w14:textId="0717F157" w:rsidR="0085235D" w:rsidRPr="005F1378" w:rsidRDefault="0085235D" w:rsidP="0085235D">
            <w:pPr>
              <w:rPr>
                <w:sz w:val="18"/>
                <w:szCs w:val="18"/>
              </w:rPr>
            </w:pPr>
            <w:r w:rsidRPr="00983A0C">
              <w:rPr>
                <w:sz w:val="18"/>
                <w:szCs w:val="18"/>
              </w:rPr>
              <w:t>ttt35_titlgru</w:t>
            </w:r>
          </w:p>
        </w:tc>
      </w:tr>
      <w:tr w:rsidR="0085235D" w:rsidRPr="005F1378" w14:paraId="36515FCF" w14:textId="77777777" w:rsidTr="00BA1485">
        <w:trPr>
          <w:trHeight w:val="290"/>
        </w:trPr>
        <w:tc>
          <w:tcPr>
            <w:tcW w:w="1701" w:type="dxa"/>
          </w:tcPr>
          <w:p w14:paraId="5CAFA755" w14:textId="05902CEB" w:rsidR="0085235D" w:rsidRPr="005F1378" w:rsidRDefault="0085235D" w:rsidP="0085235D">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59B357BF" w14:textId="6EF74307" w:rsidR="0085235D" w:rsidRPr="005F1378" w:rsidRDefault="0085235D" w:rsidP="0085235D">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503A1B7E" w14:textId="77777777" w:rsidR="0085235D" w:rsidRPr="005F1378" w:rsidRDefault="0085235D" w:rsidP="0085235D">
            <w:pPr>
              <w:rPr>
                <w:rFonts w:cs="Calibri"/>
                <w:color w:val="000000"/>
                <w:sz w:val="18"/>
                <w:szCs w:val="18"/>
              </w:rPr>
            </w:pPr>
            <w:r>
              <w:rPr>
                <w:rFonts w:cs="Calibri"/>
                <w:color w:val="000000"/>
                <w:sz w:val="18"/>
                <w:szCs w:val="18"/>
              </w:rPr>
              <w:t>cd_mercados</w:t>
            </w:r>
          </w:p>
        </w:tc>
        <w:tc>
          <w:tcPr>
            <w:tcW w:w="2041" w:type="dxa"/>
            <w:shd w:val="clear" w:color="auto" w:fill="auto"/>
            <w:noWrap/>
          </w:tcPr>
          <w:p w14:paraId="603D9A32" w14:textId="2EE440A1" w:rsidR="0085235D" w:rsidRPr="005F1378" w:rsidRDefault="0085235D" w:rsidP="0085235D">
            <w:pPr>
              <w:rPr>
                <w:rFonts w:cs="Calibri"/>
                <w:color w:val="000000"/>
                <w:sz w:val="18"/>
                <w:szCs w:val="18"/>
              </w:rPr>
            </w:pPr>
            <w:r w:rsidRPr="00983A0C">
              <w:rPr>
                <w:rFonts w:cs="Calibri"/>
                <w:color w:val="000000"/>
                <w:sz w:val="18"/>
                <w:szCs w:val="18"/>
              </w:rPr>
              <w:t>fut02_contasfu</w:t>
            </w:r>
          </w:p>
        </w:tc>
      </w:tr>
      <w:tr w:rsidR="0085235D" w:rsidRPr="005F1378" w14:paraId="32E241B5" w14:textId="77777777" w:rsidTr="00BA1485">
        <w:trPr>
          <w:trHeight w:val="290"/>
        </w:trPr>
        <w:tc>
          <w:tcPr>
            <w:tcW w:w="1701" w:type="dxa"/>
          </w:tcPr>
          <w:p w14:paraId="6AD55466" w14:textId="28F3DFFA" w:rsidR="0085235D" w:rsidRPr="005F1378" w:rsidRDefault="0085235D" w:rsidP="0085235D">
            <w:pPr>
              <w:rPr>
                <w:rFonts w:cs="Calibri"/>
                <w:color w:val="000000"/>
                <w:sz w:val="18"/>
                <w:szCs w:val="18"/>
              </w:rPr>
            </w:pPr>
            <w:r w:rsidRPr="000E5989">
              <w:rPr>
                <w:rFonts w:cs="Calibri"/>
                <w:color w:val="000000"/>
                <w:sz w:val="18"/>
                <w:szCs w:val="18"/>
              </w:rPr>
              <w:t>Estruturais (APMT0100050994)</w:t>
            </w:r>
          </w:p>
        </w:tc>
        <w:tc>
          <w:tcPr>
            <w:tcW w:w="3288" w:type="dxa"/>
            <w:shd w:val="clear" w:color="auto" w:fill="auto"/>
            <w:noWrap/>
          </w:tcPr>
          <w:p w14:paraId="1513C2D8" w14:textId="1ED36253" w:rsidR="0085235D" w:rsidRPr="005F1378" w:rsidRDefault="0085235D" w:rsidP="0085235D">
            <w:pPr>
              <w:rPr>
                <w:rFonts w:cs="Calibri"/>
                <w:color w:val="000000"/>
                <w:sz w:val="18"/>
                <w:szCs w:val="18"/>
              </w:rPr>
            </w:pPr>
            <w:r w:rsidRPr="00983A0C">
              <w:rPr>
                <w:rFonts w:cs="Calibri"/>
                <w:color w:val="000000"/>
                <w:sz w:val="18"/>
                <w:szCs w:val="18"/>
              </w:rPr>
              <w:t>cat34_fuparam</w:t>
            </w:r>
          </w:p>
        </w:tc>
        <w:tc>
          <w:tcPr>
            <w:tcW w:w="2041" w:type="dxa"/>
            <w:shd w:val="clear" w:color="auto" w:fill="auto"/>
            <w:noWrap/>
          </w:tcPr>
          <w:p w14:paraId="3226A0A0" w14:textId="77777777" w:rsidR="0085235D" w:rsidRDefault="0085235D" w:rsidP="0085235D">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EECF0E5" w14:textId="6E3CAE34" w:rsidR="0085235D" w:rsidRPr="00983A0C" w:rsidRDefault="0085235D" w:rsidP="0085235D">
            <w:pPr>
              <w:rPr>
                <w:rFonts w:cs="Calibri"/>
                <w:color w:val="000000"/>
                <w:sz w:val="18"/>
                <w:szCs w:val="18"/>
              </w:rPr>
            </w:pPr>
            <w:r w:rsidRPr="00983A0C">
              <w:rPr>
                <w:rFonts w:cs="Calibri"/>
                <w:color w:val="000000"/>
                <w:sz w:val="18"/>
                <w:szCs w:val="18"/>
              </w:rPr>
              <w:t>cat34_fuparam</w:t>
            </w:r>
          </w:p>
        </w:tc>
      </w:tr>
    </w:tbl>
    <w:p w14:paraId="2CFF7F4B" w14:textId="77777777" w:rsidR="009C499D" w:rsidRPr="009B592D" w:rsidRDefault="009C499D" w:rsidP="009C499D"/>
    <w:p w14:paraId="60C31F1C" w14:textId="77777777" w:rsidR="009C499D" w:rsidRPr="00115048" w:rsidRDefault="009C499D" w:rsidP="009C499D"/>
    <w:p w14:paraId="388D5E39" w14:textId="77777777" w:rsidR="009C499D" w:rsidRDefault="009C499D" w:rsidP="009C499D">
      <w:pPr>
        <w:pStyle w:val="Heading5"/>
        <w:numPr>
          <w:ilvl w:val="0"/>
          <w:numId w:val="0"/>
        </w:numPr>
        <w:ind w:left="2232"/>
        <w:sectPr w:rsidR="009C499D" w:rsidSect="002600F3">
          <w:pgSz w:w="11906" w:h="16838"/>
          <w:pgMar w:top="1440" w:right="1440" w:bottom="1440" w:left="1440" w:header="709" w:footer="709" w:gutter="0"/>
          <w:cols w:space="708"/>
          <w:docGrid w:linePitch="360"/>
        </w:sectPr>
      </w:pPr>
    </w:p>
    <w:p w14:paraId="22647D83" w14:textId="77777777" w:rsidR="009C499D" w:rsidRPr="00BC1FC6" w:rsidRDefault="009C499D" w:rsidP="009C499D">
      <w:pPr>
        <w:pStyle w:val="Heading5"/>
      </w:pPr>
      <w:bookmarkStart w:id="80" w:name="_Toc168671647"/>
      <w:r>
        <w:lastRenderedPageBreak/>
        <w:t>Detalhe dos campos</w:t>
      </w:r>
      <w:bookmarkEnd w:id="80"/>
    </w:p>
    <w:p w14:paraId="042FC50A" w14:textId="2454691D" w:rsidR="009C499D" w:rsidRPr="00BE2C12" w:rsidRDefault="00BE2C12" w:rsidP="00BE2C12">
      <w:pPr>
        <w:pStyle w:val="Caption"/>
        <w:jc w:val="center"/>
        <w:rPr>
          <w:rFonts w:cs="Calibri"/>
          <w:b/>
          <w:color w:val="000000" w:themeColor="text1"/>
          <w:sz w:val="22"/>
          <w:szCs w:val="22"/>
        </w:rPr>
      </w:pPr>
      <w:bookmarkStart w:id="81" w:name="_Toc168413851"/>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13</w:t>
      </w:r>
      <w:r w:rsidRPr="00BE2C12">
        <w:rPr>
          <w:b/>
          <w:color w:val="000000" w:themeColor="text1"/>
          <w:sz w:val="22"/>
          <w:szCs w:val="22"/>
        </w:rPr>
        <w:fldChar w:fldCharType="end"/>
      </w:r>
      <w:r w:rsidRPr="00BE2C12">
        <w:rPr>
          <w:b/>
          <w:color w:val="000000" w:themeColor="text1"/>
          <w:sz w:val="22"/>
          <w:szCs w:val="22"/>
        </w:rPr>
        <w:t>: Detalhe dos campos da cd_garantias.gt021_report_biyr9520</w:t>
      </w:r>
      <w:bookmarkEnd w:id="81"/>
    </w:p>
    <w:tbl>
      <w:tblPr>
        <w:tblW w:w="15018" w:type="dxa"/>
        <w:tblLayout w:type="fixed"/>
        <w:tblCellMar>
          <w:left w:w="70" w:type="dxa"/>
          <w:right w:w="70" w:type="dxa"/>
        </w:tblCellMar>
        <w:tblLook w:val="04A0" w:firstRow="1" w:lastRow="0" w:firstColumn="1" w:lastColumn="0" w:noHBand="0" w:noVBand="1"/>
      </w:tblPr>
      <w:tblGrid>
        <w:gridCol w:w="1877"/>
        <w:gridCol w:w="5494"/>
        <w:gridCol w:w="992"/>
        <w:gridCol w:w="1694"/>
        <w:gridCol w:w="1701"/>
        <w:gridCol w:w="1134"/>
        <w:gridCol w:w="2126"/>
      </w:tblGrid>
      <w:tr w:rsidR="004E0FC9" w:rsidRPr="00212559" w14:paraId="1AD7B50B" w14:textId="58DCE730"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F0000"/>
            <w:noWrap/>
            <w:hideMark/>
          </w:tcPr>
          <w:p w14:paraId="37A6B7D2" w14:textId="7C8B4BFD" w:rsidR="00934F34" w:rsidRPr="00212559" w:rsidRDefault="00E24A6F" w:rsidP="00934F34">
            <w:pPr>
              <w:rPr>
                <w:rFonts w:cs="Calibri"/>
                <w:b/>
                <w:bCs/>
                <w:color w:val="FFFFFF"/>
                <w:sz w:val="18"/>
                <w:szCs w:val="18"/>
              </w:rPr>
            </w:pPr>
            <w:r>
              <w:rPr>
                <w:rFonts w:cs="Calibri"/>
                <w:b/>
                <w:bCs/>
                <w:color w:val="FFFFFF"/>
                <w:sz w:val="18"/>
                <w:szCs w:val="18"/>
              </w:rPr>
              <w:t>Campos</w:t>
            </w:r>
            <w:r w:rsidR="00934F34" w:rsidRPr="00212559">
              <w:rPr>
                <w:rFonts w:cs="Calibri"/>
                <w:b/>
                <w:bCs/>
                <w:color w:val="FFFFFF"/>
                <w:sz w:val="18"/>
                <w:szCs w:val="18"/>
              </w:rPr>
              <w:t xml:space="preserve"> da tabela </w:t>
            </w:r>
          </w:p>
          <w:p w14:paraId="11E6CD0E" w14:textId="126C32CE" w:rsidR="00934F34" w:rsidRPr="00212559" w:rsidRDefault="00934F34" w:rsidP="00934F34">
            <w:pPr>
              <w:rPr>
                <w:rFonts w:cs="Calibri"/>
                <w:b/>
                <w:bCs/>
                <w:color w:val="FFFFFF"/>
                <w:sz w:val="18"/>
                <w:szCs w:val="18"/>
              </w:rPr>
            </w:pPr>
            <w:r>
              <w:rPr>
                <w:rFonts w:cs="Calibri"/>
                <w:b/>
                <w:bCs/>
                <w:color w:val="FFFFFF"/>
                <w:sz w:val="18"/>
                <w:szCs w:val="18"/>
              </w:rPr>
              <w:t>gt021</w:t>
            </w:r>
            <w:r w:rsidRPr="00212559">
              <w:rPr>
                <w:rFonts w:cs="Calibri"/>
                <w:b/>
                <w:bCs/>
                <w:color w:val="FFFFFF"/>
                <w:sz w:val="18"/>
                <w:szCs w:val="18"/>
              </w:rPr>
              <w:t>_report_biyr9520</w:t>
            </w:r>
          </w:p>
        </w:tc>
        <w:tc>
          <w:tcPr>
            <w:tcW w:w="5494" w:type="dxa"/>
            <w:tcBorders>
              <w:top w:val="single" w:sz="4" w:space="0" w:color="auto"/>
              <w:left w:val="nil"/>
              <w:bottom w:val="single" w:sz="4" w:space="0" w:color="auto"/>
              <w:right w:val="single" w:sz="4" w:space="0" w:color="auto"/>
            </w:tcBorders>
            <w:shd w:val="clear" w:color="000000" w:fill="FF0000"/>
            <w:noWrap/>
            <w:hideMark/>
          </w:tcPr>
          <w:p w14:paraId="5E555CCA" w14:textId="77777777" w:rsidR="00934F34" w:rsidRPr="00212559" w:rsidRDefault="00934F34" w:rsidP="00934F34">
            <w:pPr>
              <w:rPr>
                <w:rFonts w:cs="Calibri"/>
                <w:b/>
                <w:bCs/>
                <w:color w:val="FFFFFF"/>
                <w:sz w:val="18"/>
                <w:szCs w:val="18"/>
              </w:rPr>
            </w:pPr>
            <w:r w:rsidRPr="00212559">
              <w:rPr>
                <w:rFonts w:cs="Calibri"/>
                <w:b/>
                <w:bCs/>
                <w:color w:val="FFFFFF"/>
                <w:sz w:val="18"/>
                <w:szCs w:val="18"/>
              </w:rPr>
              <w:t>Significado do campo</w:t>
            </w:r>
          </w:p>
        </w:tc>
        <w:tc>
          <w:tcPr>
            <w:tcW w:w="992" w:type="dxa"/>
            <w:tcBorders>
              <w:top w:val="single" w:sz="4" w:space="0" w:color="auto"/>
              <w:left w:val="nil"/>
              <w:bottom w:val="single" w:sz="4" w:space="0" w:color="auto"/>
              <w:right w:val="single" w:sz="4" w:space="0" w:color="auto"/>
            </w:tcBorders>
            <w:shd w:val="clear" w:color="000000" w:fill="FF0000"/>
            <w:noWrap/>
            <w:hideMark/>
          </w:tcPr>
          <w:p w14:paraId="0BD58EE6" w14:textId="77777777" w:rsidR="00934F34" w:rsidRPr="00212559" w:rsidRDefault="00934F34" w:rsidP="00934F34">
            <w:pPr>
              <w:rPr>
                <w:rFonts w:cs="Calibri"/>
                <w:b/>
                <w:bCs/>
                <w:color w:val="FFFFFF"/>
                <w:sz w:val="18"/>
                <w:szCs w:val="18"/>
              </w:rPr>
            </w:pPr>
            <w:r w:rsidRPr="00212559">
              <w:rPr>
                <w:rFonts w:cs="Calibri"/>
                <w:b/>
                <w:bCs/>
                <w:color w:val="FFFFFF"/>
                <w:sz w:val="18"/>
                <w:szCs w:val="18"/>
              </w:rPr>
              <w:t>Formato</w:t>
            </w:r>
          </w:p>
        </w:tc>
        <w:tc>
          <w:tcPr>
            <w:tcW w:w="1694" w:type="dxa"/>
            <w:tcBorders>
              <w:top w:val="single" w:sz="4" w:space="0" w:color="auto"/>
              <w:left w:val="nil"/>
              <w:bottom w:val="single" w:sz="4" w:space="0" w:color="auto"/>
              <w:right w:val="single" w:sz="4" w:space="0" w:color="auto"/>
            </w:tcBorders>
            <w:shd w:val="clear" w:color="000000" w:fill="FF0000"/>
          </w:tcPr>
          <w:p w14:paraId="7AFABEF5" w14:textId="2354F0A6" w:rsidR="00934F34" w:rsidRPr="00212559" w:rsidRDefault="00934F34" w:rsidP="00934F34">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nil"/>
              <w:bottom w:val="single" w:sz="4" w:space="0" w:color="auto"/>
              <w:right w:val="single" w:sz="4" w:space="0" w:color="auto"/>
            </w:tcBorders>
            <w:shd w:val="clear" w:color="000000" w:fill="FF0000"/>
          </w:tcPr>
          <w:p w14:paraId="1D48F274" w14:textId="1438B89D" w:rsidR="00934F34" w:rsidRDefault="00E24A6F" w:rsidP="00934F34">
            <w:pPr>
              <w:rPr>
                <w:rFonts w:cs="Calibri"/>
                <w:b/>
                <w:bCs/>
                <w:color w:val="FFFFFF"/>
                <w:sz w:val="18"/>
                <w:szCs w:val="18"/>
              </w:rPr>
            </w:pPr>
            <w:r>
              <w:rPr>
                <w:rFonts w:cs="Calibri"/>
                <w:b/>
                <w:bCs/>
                <w:color w:val="FFFFFF"/>
                <w:sz w:val="18"/>
                <w:szCs w:val="18"/>
              </w:rPr>
              <w:t>Tabela</w:t>
            </w:r>
            <w:r w:rsidR="00934F34">
              <w:rPr>
                <w:rFonts w:cs="Calibri"/>
                <w:b/>
                <w:bCs/>
                <w:color w:val="FFFFFF"/>
                <w:sz w:val="18"/>
                <w:szCs w:val="18"/>
              </w:rPr>
              <w:t xml:space="preserve"> no Data Lake </w:t>
            </w:r>
          </w:p>
        </w:tc>
        <w:tc>
          <w:tcPr>
            <w:tcW w:w="1134" w:type="dxa"/>
            <w:tcBorders>
              <w:top w:val="single" w:sz="4" w:space="0" w:color="auto"/>
              <w:left w:val="nil"/>
              <w:bottom w:val="single" w:sz="4" w:space="0" w:color="auto"/>
              <w:right w:val="single" w:sz="4" w:space="0" w:color="auto"/>
            </w:tcBorders>
            <w:shd w:val="clear" w:color="000000" w:fill="FF0000"/>
          </w:tcPr>
          <w:p w14:paraId="2EEC5537" w14:textId="021B1C9F" w:rsidR="00934F34" w:rsidRDefault="00E24A6F" w:rsidP="00934F34">
            <w:pPr>
              <w:rPr>
                <w:rFonts w:cs="Calibri"/>
                <w:b/>
                <w:bCs/>
                <w:color w:val="FFFFFF"/>
                <w:sz w:val="18"/>
                <w:szCs w:val="18"/>
              </w:rPr>
            </w:pPr>
            <w:r>
              <w:rPr>
                <w:rFonts w:cs="Calibri"/>
                <w:b/>
                <w:bCs/>
                <w:color w:val="FFFFFF"/>
                <w:sz w:val="18"/>
                <w:szCs w:val="18"/>
              </w:rPr>
              <w:t xml:space="preserve">Campo </w:t>
            </w:r>
          </w:p>
        </w:tc>
        <w:tc>
          <w:tcPr>
            <w:tcW w:w="2126" w:type="dxa"/>
            <w:tcBorders>
              <w:top w:val="single" w:sz="4" w:space="0" w:color="auto"/>
              <w:left w:val="nil"/>
              <w:bottom w:val="single" w:sz="4" w:space="0" w:color="auto"/>
              <w:right w:val="single" w:sz="4" w:space="0" w:color="auto"/>
            </w:tcBorders>
            <w:shd w:val="clear" w:color="000000" w:fill="FF0000"/>
          </w:tcPr>
          <w:p w14:paraId="2D9E075D" w14:textId="1048CC54" w:rsidR="00934F34" w:rsidRDefault="00934F34" w:rsidP="00934F34">
            <w:pPr>
              <w:rPr>
                <w:rFonts w:cs="Calibri"/>
                <w:b/>
                <w:bCs/>
                <w:color w:val="FFFFFF"/>
                <w:sz w:val="18"/>
                <w:szCs w:val="18"/>
              </w:rPr>
            </w:pPr>
            <w:r>
              <w:rPr>
                <w:rFonts w:cs="Calibri"/>
                <w:b/>
                <w:bCs/>
                <w:color w:val="FFFFFF"/>
                <w:sz w:val="18"/>
                <w:szCs w:val="18"/>
              </w:rPr>
              <w:t>Condição</w:t>
            </w:r>
          </w:p>
        </w:tc>
      </w:tr>
      <w:tr w:rsidR="004E0FC9" w:rsidRPr="00212559" w14:paraId="53EB4950" w14:textId="6326F137"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0493645" w14:textId="77777777" w:rsidR="00934F34" w:rsidRPr="00212559" w:rsidRDefault="00934F34" w:rsidP="00934F34">
            <w:pPr>
              <w:rPr>
                <w:rFonts w:cs="Calibri"/>
                <w:color w:val="000000"/>
                <w:sz w:val="18"/>
                <w:szCs w:val="18"/>
              </w:rPr>
            </w:pPr>
            <w:r w:rsidRPr="00212559">
              <w:rPr>
                <w:rFonts w:cs="Calibri"/>
                <w:color w:val="000000"/>
                <w:sz w:val="18"/>
                <w:szCs w:val="18"/>
              </w:rPr>
              <w:t>tipologia</w:t>
            </w:r>
          </w:p>
        </w:tc>
        <w:tc>
          <w:tcPr>
            <w:tcW w:w="5494" w:type="dxa"/>
            <w:tcBorders>
              <w:top w:val="nil"/>
              <w:left w:val="nil"/>
              <w:bottom w:val="single" w:sz="4" w:space="0" w:color="auto"/>
              <w:right w:val="single" w:sz="4" w:space="0" w:color="auto"/>
            </w:tcBorders>
            <w:shd w:val="clear" w:color="auto" w:fill="auto"/>
            <w:noWrap/>
            <w:hideMark/>
          </w:tcPr>
          <w:p w14:paraId="73B3D5A5" w14:textId="77777777" w:rsidR="00934F34" w:rsidRPr="00212559" w:rsidRDefault="00934F34" w:rsidP="00934F34">
            <w:pPr>
              <w:rPr>
                <w:rFonts w:cs="Calibri"/>
                <w:color w:val="000000"/>
                <w:sz w:val="18"/>
                <w:szCs w:val="18"/>
              </w:rPr>
            </w:pPr>
            <w:r w:rsidRPr="00212559">
              <w:rPr>
                <w:rFonts w:cs="Calibri"/>
                <w:color w:val="000000"/>
                <w:sz w:val="18"/>
                <w:szCs w:val="18"/>
              </w:rPr>
              <w:t>Tipologia dos dados:</w:t>
            </w:r>
          </w:p>
          <w:p w14:paraId="199C8331" w14:textId="1D40FF01" w:rsidR="00934F34" w:rsidRPr="00E24A6F" w:rsidRDefault="00934F34" w:rsidP="00E24A6F">
            <w:pPr>
              <w:pStyle w:val="ListParagraph"/>
              <w:numPr>
                <w:ilvl w:val="0"/>
                <w:numId w:val="43"/>
              </w:numPr>
              <w:rPr>
                <w:rFonts w:cs="Calibri"/>
                <w:color w:val="000000"/>
                <w:sz w:val="18"/>
                <w:szCs w:val="18"/>
              </w:rPr>
            </w:pPr>
            <w:r w:rsidRPr="00212559">
              <w:rPr>
                <w:rFonts w:cs="Calibri"/>
                <w:color w:val="000000"/>
                <w:sz w:val="18"/>
                <w:szCs w:val="18"/>
              </w:rPr>
              <w:t xml:space="preserve">Esta tabela de interface inclui </w:t>
            </w:r>
            <w:r>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 </w:t>
            </w:r>
          </w:p>
        </w:tc>
        <w:tc>
          <w:tcPr>
            <w:tcW w:w="992" w:type="dxa"/>
            <w:tcBorders>
              <w:top w:val="nil"/>
              <w:left w:val="nil"/>
              <w:bottom w:val="single" w:sz="4" w:space="0" w:color="auto"/>
              <w:right w:val="single" w:sz="4" w:space="0" w:color="auto"/>
            </w:tcBorders>
            <w:shd w:val="clear" w:color="auto" w:fill="auto"/>
            <w:noWrap/>
            <w:hideMark/>
          </w:tcPr>
          <w:p w14:paraId="2461B862"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3E6332D" w14:textId="77777777" w:rsidR="004E0FC9" w:rsidRDefault="004E0FC9" w:rsidP="004E0FC9">
            <w:pPr>
              <w:rPr>
                <w:rFonts w:cs="Calibri"/>
                <w:color w:val="000000"/>
                <w:sz w:val="18"/>
                <w:szCs w:val="18"/>
              </w:rPr>
            </w:pPr>
            <w:r>
              <w:rPr>
                <w:rFonts w:cs="Calibri"/>
                <w:color w:val="000000"/>
                <w:sz w:val="18"/>
                <w:szCs w:val="18"/>
              </w:rPr>
              <w:t>MUG</w:t>
            </w:r>
          </w:p>
          <w:p w14:paraId="60D4E687" w14:textId="6146487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A180383"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C679E70" w14:textId="06CDF533"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05EFFBDF" w14:textId="5AAF09FA" w:rsidR="00934F34" w:rsidRDefault="004E0FC9" w:rsidP="00934F34">
            <w:pPr>
              <w:rPr>
                <w:rFonts w:cs="Calibri"/>
                <w:color w:val="000000"/>
                <w:sz w:val="18"/>
                <w:szCs w:val="18"/>
              </w:rPr>
            </w:pPr>
            <w:r>
              <w:rPr>
                <w:rFonts w:cs="Calibri"/>
                <w:color w:val="000000"/>
                <w:sz w:val="18"/>
                <w:szCs w:val="18"/>
              </w:rPr>
              <w:t>Tipologia</w:t>
            </w:r>
          </w:p>
        </w:tc>
        <w:tc>
          <w:tcPr>
            <w:tcW w:w="2126" w:type="dxa"/>
            <w:tcBorders>
              <w:top w:val="nil"/>
              <w:left w:val="nil"/>
              <w:bottom w:val="single" w:sz="4" w:space="0" w:color="auto"/>
              <w:right w:val="single" w:sz="4" w:space="0" w:color="auto"/>
            </w:tcBorders>
          </w:tcPr>
          <w:p w14:paraId="6800BFCB" w14:textId="4BAFF4A4" w:rsidR="00934F34" w:rsidRDefault="00934F34" w:rsidP="00934F34">
            <w:pPr>
              <w:rPr>
                <w:rFonts w:cs="Calibri"/>
                <w:color w:val="000000"/>
                <w:sz w:val="18"/>
                <w:szCs w:val="18"/>
              </w:rPr>
            </w:pPr>
          </w:p>
        </w:tc>
      </w:tr>
      <w:tr w:rsidR="004E0FC9" w:rsidRPr="00212559" w14:paraId="4719974C" w14:textId="335B4CC6"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0468675F" w14:textId="77777777" w:rsidR="00934F34" w:rsidRPr="00212559" w:rsidRDefault="00934F34" w:rsidP="00934F34">
            <w:pPr>
              <w:rPr>
                <w:rFonts w:cs="Calibri"/>
                <w:color w:val="000000"/>
                <w:sz w:val="18"/>
                <w:szCs w:val="18"/>
              </w:rPr>
            </w:pPr>
            <w:r w:rsidRPr="00212559">
              <w:rPr>
                <w:rFonts w:cs="Calibri"/>
                <w:color w:val="000000"/>
                <w:sz w:val="18"/>
                <w:szCs w:val="18"/>
              </w:rPr>
              <w:t>origem</w:t>
            </w:r>
          </w:p>
        </w:tc>
        <w:tc>
          <w:tcPr>
            <w:tcW w:w="5494" w:type="dxa"/>
            <w:tcBorders>
              <w:top w:val="nil"/>
              <w:left w:val="nil"/>
              <w:bottom w:val="single" w:sz="4" w:space="0" w:color="auto"/>
              <w:right w:val="single" w:sz="4" w:space="0" w:color="auto"/>
            </w:tcBorders>
            <w:shd w:val="clear" w:color="auto" w:fill="auto"/>
            <w:noWrap/>
            <w:hideMark/>
          </w:tcPr>
          <w:p w14:paraId="34524ACE" w14:textId="77777777" w:rsidR="00934F34" w:rsidRPr="00212559" w:rsidRDefault="00934F34" w:rsidP="00934F34">
            <w:pPr>
              <w:rPr>
                <w:rFonts w:cs="Calibri"/>
                <w:color w:val="000000"/>
                <w:sz w:val="18"/>
                <w:szCs w:val="18"/>
              </w:rPr>
            </w:pPr>
            <w:r w:rsidRPr="00212559">
              <w:rPr>
                <w:rFonts w:cs="Calibri"/>
                <w:color w:val="000000"/>
                <w:sz w:val="18"/>
                <w:szCs w:val="18"/>
              </w:rPr>
              <w:t>Código ID sistema origem da garantia (CS, GP, Lease):</w:t>
            </w:r>
          </w:p>
          <w:p w14:paraId="540C8984"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4501FEBE" w14:textId="0F10822A" w:rsidR="00934F34" w:rsidRPr="00212559" w:rsidRDefault="00934F34" w:rsidP="00337C95">
            <w:pPr>
              <w:pStyle w:val="ListParagraph"/>
              <w:numPr>
                <w:ilvl w:val="0"/>
                <w:numId w:val="8"/>
              </w:numPr>
              <w:rPr>
                <w:rFonts w:cs="Calibri"/>
                <w:color w:val="000000"/>
                <w:sz w:val="18"/>
                <w:szCs w:val="18"/>
              </w:rPr>
            </w:pPr>
            <w:r w:rsidRPr="00212559">
              <w:rPr>
                <w:rFonts w:cs="Calibri"/>
                <w:color w:val="000000"/>
                <w:sz w:val="18"/>
                <w:szCs w:val="18"/>
              </w:rPr>
              <w:t>Tal como o universo do MUG, esta tabela de interface contempla registos das origens: CS, GP, Leasing (provenientes da aplicação Lease e identificados com ‘LEA’).</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7896AA8B"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CAF5ECA" w14:textId="77777777" w:rsidR="004E0FC9" w:rsidRDefault="004E0FC9" w:rsidP="004E0FC9">
            <w:pPr>
              <w:rPr>
                <w:rFonts w:cs="Calibri"/>
                <w:color w:val="000000"/>
                <w:sz w:val="18"/>
                <w:szCs w:val="18"/>
              </w:rPr>
            </w:pPr>
            <w:r>
              <w:rPr>
                <w:rFonts w:cs="Calibri"/>
                <w:color w:val="000000"/>
                <w:sz w:val="18"/>
                <w:szCs w:val="18"/>
              </w:rPr>
              <w:t>MUG</w:t>
            </w:r>
          </w:p>
          <w:p w14:paraId="77EBA90E" w14:textId="6ED47267"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1C5D071E"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002AB1E" w14:textId="6EF988C2"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6E77C377" w14:textId="6E0E20DC" w:rsidR="00934F34" w:rsidRDefault="004E0FC9" w:rsidP="00934F34">
            <w:pPr>
              <w:rPr>
                <w:rFonts w:cs="Calibri"/>
                <w:color w:val="000000"/>
                <w:sz w:val="18"/>
                <w:szCs w:val="18"/>
              </w:rPr>
            </w:pPr>
            <w:r>
              <w:rPr>
                <w:rFonts w:cs="Calibri"/>
                <w:color w:val="000000"/>
                <w:sz w:val="18"/>
                <w:szCs w:val="18"/>
              </w:rPr>
              <w:t>Origem</w:t>
            </w:r>
          </w:p>
        </w:tc>
        <w:tc>
          <w:tcPr>
            <w:tcW w:w="2126" w:type="dxa"/>
            <w:tcBorders>
              <w:top w:val="nil"/>
              <w:left w:val="nil"/>
              <w:bottom w:val="single" w:sz="4" w:space="0" w:color="auto"/>
              <w:right w:val="single" w:sz="4" w:space="0" w:color="auto"/>
            </w:tcBorders>
          </w:tcPr>
          <w:p w14:paraId="509D18DA" w14:textId="4DADA816" w:rsidR="00934F34" w:rsidRDefault="00934F34" w:rsidP="00934F34">
            <w:pPr>
              <w:rPr>
                <w:rFonts w:cs="Calibri"/>
                <w:color w:val="000000"/>
                <w:sz w:val="18"/>
                <w:szCs w:val="18"/>
              </w:rPr>
            </w:pPr>
          </w:p>
        </w:tc>
      </w:tr>
      <w:tr w:rsidR="004E0FC9" w:rsidRPr="00212559" w14:paraId="2537BB36" w14:textId="3486845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BCE21BD" w14:textId="77777777" w:rsidR="00934F34" w:rsidRPr="00212559" w:rsidRDefault="00934F34" w:rsidP="00934F34">
            <w:pPr>
              <w:rPr>
                <w:rFonts w:cs="Calibri"/>
                <w:color w:val="000000"/>
                <w:sz w:val="18"/>
                <w:szCs w:val="18"/>
              </w:rPr>
            </w:pPr>
            <w:r w:rsidRPr="00212559">
              <w:rPr>
                <w:rFonts w:cs="Calibri"/>
                <w:color w:val="000000"/>
                <w:sz w:val="18"/>
                <w:szCs w:val="18"/>
              </w:rPr>
              <w:t>datdados</w:t>
            </w:r>
          </w:p>
        </w:tc>
        <w:tc>
          <w:tcPr>
            <w:tcW w:w="5494" w:type="dxa"/>
            <w:tcBorders>
              <w:top w:val="nil"/>
              <w:left w:val="nil"/>
              <w:bottom w:val="single" w:sz="4" w:space="0" w:color="auto"/>
              <w:right w:val="single" w:sz="4" w:space="0" w:color="auto"/>
            </w:tcBorders>
            <w:shd w:val="clear" w:color="auto" w:fill="auto"/>
            <w:noWrap/>
            <w:hideMark/>
          </w:tcPr>
          <w:p w14:paraId="6DF13569" w14:textId="77777777" w:rsidR="00934F34" w:rsidRPr="00212559" w:rsidRDefault="00934F34" w:rsidP="00934F34">
            <w:pPr>
              <w:rPr>
                <w:rFonts w:cs="Calibri"/>
                <w:color w:val="000000"/>
                <w:sz w:val="18"/>
                <w:szCs w:val="18"/>
              </w:rPr>
            </w:pPr>
            <w:r w:rsidRPr="00212559">
              <w:rPr>
                <w:rFonts w:cs="Calibri"/>
                <w:color w:val="000000"/>
                <w:sz w:val="18"/>
                <w:szCs w:val="18"/>
              </w:rPr>
              <w:t>Data dos dados:</w:t>
            </w:r>
          </w:p>
          <w:p w14:paraId="599AF09C"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A84B21">
              <w:rPr>
                <w:rFonts w:cs="Calibri"/>
                <w:i/>
                <w:color w:val="000000"/>
                <w:sz w:val="18"/>
                <w:szCs w:val="18"/>
              </w:rPr>
              <w:t>cd_garantias.</w:t>
            </w:r>
            <w:r w:rsidRPr="00A84B21">
              <w:rPr>
                <w:rFonts w:cs="Calibri"/>
                <w:i/>
                <w:sz w:val="18"/>
                <w:szCs w:val="18"/>
              </w:rPr>
              <w:t>gt017_report_biyr9520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80D6711"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3C63FBDB" w14:textId="77777777" w:rsidR="004E0FC9" w:rsidRDefault="004E0FC9" w:rsidP="004E0FC9">
            <w:pPr>
              <w:rPr>
                <w:rFonts w:cs="Calibri"/>
                <w:color w:val="000000"/>
                <w:sz w:val="18"/>
                <w:szCs w:val="18"/>
              </w:rPr>
            </w:pPr>
            <w:r>
              <w:rPr>
                <w:rFonts w:cs="Calibri"/>
                <w:color w:val="000000"/>
                <w:sz w:val="18"/>
                <w:szCs w:val="18"/>
              </w:rPr>
              <w:t>MUG</w:t>
            </w:r>
          </w:p>
          <w:p w14:paraId="5E8867FE" w14:textId="62C1C497"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E1C86CF"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823A5F6" w14:textId="4B6921C9"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A699E32" w14:textId="4C37533F" w:rsidR="00934F34" w:rsidRDefault="004E0FC9" w:rsidP="00934F34">
            <w:pPr>
              <w:rPr>
                <w:rFonts w:cs="Calibri"/>
                <w:color w:val="000000"/>
                <w:sz w:val="18"/>
                <w:szCs w:val="18"/>
              </w:rPr>
            </w:pPr>
            <w:r w:rsidRPr="004E0FC9">
              <w:rPr>
                <w:rFonts w:cs="Calibri"/>
                <w:color w:val="000000"/>
                <w:sz w:val="18"/>
                <w:szCs w:val="18"/>
              </w:rPr>
              <w:t>REF_DATE</w:t>
            </w:r>
          </w:p>
        </w:tc>
        <w:tc>
          <w:tcPr>
            <w:tcW w:w="2126" w:type="dxa"/>
            <w:tcBorders>
              <w:top w:val="nil"/>
              <w:left w:val="nil"/>
              <w:bottom w:val="single" w:sz="4" w:space="0" w:color="auto"/>
              <w:right w:val="single" w:sz="4" w:space="0" w:color="auto"/>
            </w:tcBorders>
          </w:tcPr>
          <w:p w14:paraId="278F06B2" w14:textId="317566DF" w:rsidR="00934F34" w:rsidRDefault="00934F34" w:rsidP="00934F34">
            <w:pPr>
              <w:rPr>
                <w:rFonts w:cs="Calibri"/>
                <w:color w:val="000000"/>
                <w:sz w:val="18"/>
                <w:szCs w:val="18"/>
              </w:rPr>
            </w:pPr>
          </w:p>
        </w:tc>
      </w:tr>
      <w:tr w:rsidR="004E0FC9" w:rsidRPr="00212559" w14:paraId="180437CF" w14:textId="02C2ABEC"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615DDC2" w14:textId="77777777" w:rsidR="00934F34" w:rsidRPr="00212559" w:rsidRDefault="00934F34" w:rsidP="00934F34">
            <w:pPr>
              <w:rPr>
                <w:rFonts w:cs="Calibri"/>
                <w:color w:val="000000"/>
                <w:sz w:val="18"/>
                <w:szCs w:val="18"/>
              </w:rPr>
            </w:pPr>
            <w:r w:rsidRPr="00212559">
              <w:rPr>
                <w:rFonts w:cs="Calibri"/>
                <w:color w:val="000000"/>
                <w:sz w:val="18"/>
                <w:szCs w:val="18"/>
              </w:rPr>
              <w:t>empresabg</w:t>
            </w:r>
          </w:p>
        </w:tc>
        <w:tc>
          <w:tcPr>
            <w:tcW w:w="5494" w:type="dxa"/>
            <w:tcBorders>
              <w:top w:val="nil"/>
              <w:left w:val="nil"/>
              <w:bottom w:val="single" w:sz="4" w:space="0" w:color="auto"/>
              <w:right w:val="single" w:sz="4" w:space="0" w:color="auto"/>
            </w:tcBorders>
            <w:shd w:val="clear" w:color="auto" w:fill="auto"/>
            <w:noWrap/>
            <w:hideMark/>
          </w:tcPr>
          <w:p w14:paraId="6FE93ED4" w14:textId="77777777" w:rsidR="00934F34" w:rsidRPr="00212559" w:rsidRDefault="00934F34" w:rsidP="00934F34">
            <w:pPr>
              <w:rPr>
                <w:rFonts w:cs="Calibri"/>
                <w:color w:val="000000"/>
                <w:sz w:val="18"/>
                <w:szCs w:val="18"/>
              </w:rPr>
            </w:pPr>
            <w:r w:rsidRPr="00212559">
              <w:rPr>
                <w:rFonts w:cs="Calibri"/>
                <w:color w:val="000000"/>
                <w:sz w:val="18"/>
                <w:szCs w:val="18"/>
              </w:rPr>
              <w:t>Empresa BG:</w:t>
            </w:r>
          </w:p>
          <w:p w14:paraId="621C45AC"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992" w:type="dxa"/>
            <w:tcBorders>
              <w:top w:val="nil"/>
              <w:left w:val="nil"/>
              <w:bottom w:val="single" w:sz="4" w:space="0" w:color="auto"/>
              <w:right w:val="single" w:sz="4" w:space="0" w:color="auto"/>
            </w:tcBorders>
            <w:shd w:val="clear" w:color="auto" w:fill="auto"/>
            <w:noWrap/>
            <w:hideMark/>
          </w:tcPr>
          <w:p w14:paraId="71A9BEA8"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F348F1A" w14:textId="77777777" w:rsidR="004E0FC9" w:rsidRDefault="004E0FC9" w:rsidP="004E0FC9">
            <w:pPr>
              <w:rPr>
                <w:rFonts w:cs="Calibri"/>
                <w:color w:val="000000"/>
                <w:sz w:val="18"/>
                <w:szCs w:val="18"/>
              </w:rPr>
            </w:pPr>
            <w:r>
              <w:rPr>
                <w:rFonts w:cs="Calibri"/>
                <w:color w:val="000000"/>
                <w:sz w:val="18"/>
                <w:szCs w:val="18"/>
              </w:rPr>
              <w:t>MUG</w:t>
            </w:r>
          </w:p>
          <w:p w14:paraId="070B75C7" w14:textId="0E62AB1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08DE0008" w14:textId="31F8F6DC"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5120ABD0" w14:textId="235736DC"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014A3EE6" w14:textId="786590D7" w:rsidR="00934F34" w:rsidRDefault="00934F34" w:rsidP="00934F34">
            <w:pPr>
              <w:rPr>
                <w:rFonts w:cs="Calibri"/>
                <w:color w:val="000000"/>
                <w:sz w:val="18"/>
                <w:szCs w:val="18"/>
              </w:rPr>
            </w:pPr>
          </w:p>
        </w:tc>
      </w:tr>
      <w:tr w:rsidR="004E0FC9" w:rsidRPr="00212559" w14:paraId="24D99CD3" w14:textId="20AC0335"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74DDAE94" w14:textId="77777777" w:rsidR="00934F34" w:rsidRPr="00212559" w:rsidRDefault="00934F34" w:rsidP="00934F34">
            <w:pPr>
              <w:rPr>
                <w:rFonts w:cs="Calibri"/>
                <w:color w:val="000000"/>
                <w:sz w:val="18"/>
                <w:szCs w:val="18"/>
              </w:rPr>
            </w:pPr>
            <w:r w:rsidRPr="00212559">
              <w:rPr>
                <w:rFonts w:cs="Calibri"/>
                <w:color w:val="000000"/>
                <w:sz w:val="18"/>
                <w:szCs w:val="18"/>
              </w:rPr>
              <w:t>cglobgar</w:t>
            </w:r>
          </w:p>
        </w:tc>
        <w:tc>
          <w:tcPr>
            <w:tcW w:w="5494" w:type="dxa"/>
            <w:tcBorders>
              <w:top w:val="single" w:sz="4" w:space="0" w:color="auto"/>
              <w:left w:val="nil"/>
              <w:bottom w:val="single" w:sz="4" w:space="0" w:color="auto"/>
              <w:right w:val="single" w:sz="4" w:space="0" w:color="auto"/>
            </w:tcBorders>
            <w:shd w:val="clear" w:color="auto" w:fill="auto"/>
            <w:noWrap/>
            <w:hideMark/>
          </w:tcPr>
          <w:p w14:paraId="777F4E50" w14:textId="77777777" w:rsidR="00934F34" w:rsidRPr="00212559" w:rsidRDefault="00934F34" w:rsidP="00934F34">
            <w:pPr>
              <w:rPr>
                <w:rFonts w:cs="Calibri"/>
                <w:color w:val="000000"/>
                <w:sz w:val="18"/>
                <w:szCs w:val="18"/>
              </w:rPr>
            </w:pPr>
            <w:r w:rsidRPr="00212559">
              <w:rPr>
                <w:rFonts w:cs="Calibri"/>
                <w:color w:val="000000"/>
                <w:sz w:val="18"/>
                <w:szCs w:val="18"/>
              </w:rPr>
              <w:t>Código global garantia:</w:t>
            </w:r>
          </w:p>
          <w:p w14:paraId="69EC384A"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 xml:space="preserve">Campo que indica a chave única de identificação da garantia. </w:t>
            </w:r>
          </w:p>
          <w:p w14:paraId="26385802" w14:textId="77777777" w:rsidR="00934F34" w:rsidRPr="00212559" w:rsidRDefault="00934F34" w:rsidP="00934F34">
            <w:pPr>
              <w:pStyle w:val="ListParagraph"/>
              <w:numPr>
                <w:ilvl w:val="0"/>
                <w:numId w:val="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5A95187F"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5CA24B27" w14:textId="77777777" w:rsidR="004E0FC9" w:rsidRDefault="004E0FC9" w:rsidP="004E0FC9">
            <w:pPr>
              <w:rPr>
                <w:rFonts w:cs="Calibri"/>
                <w:color w:val="000000"/>
                <w:sz w:val="18"/>
                <w:szCs w:val="18"/>
              </w:rPr>
            </w:pPr>
            <w:r>
              <w:rPr>
                <w:rFonts w:cs="Calibri"/>
                <w:color w:val="000000"/>
                <w:sz w:val="18"/>
                <w:szCs w:val="18"/>
              </w:rPr>
              <w:t>MUG</w:t>
            </w:r>
          </w:p>
          <w:p w14:paraId="7A4F4B2D" w14:textId="5929FC18"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137B9AC" w14:textId="60EF3FA5" w:rsidR="00934F34" w:rsidRDefault="00934F34" w:rsidP="00934F34">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2102A6AA" w14:textId="1388DE87" w:rsidR="00934F34" w:rsidRDefault="00934F34" w:rsidP="00934F34">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0203D0C5" w14:textId="43E88CD5" w:rsidR="00934F34" w:rsidRDefault="00934F34" w:rsidP="00934F34">
            <w:pPr>
              <w:rPr>
                <w:rFonts w:cs="Calibri"/>
                <w:color w:val="000000"/>
                <w:sz w:val="18"/>
                <w:szCs w:val="18"/>
              </w:rPr>
            </w:pPr>
          </w:p>
        </w:tc>
      </w:tr>
      <w:tr w:rsidR="004E0FC9" w:rsidRPr="00212559" w14:paraId="31A19FFE" w14:textId="638DA4A7"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4B621894" w14:textId="77777777" w:rsidR="00934F34" w:rsidRPr="00212559" w:rsidRDefault="00934F34" w:rsidP="00934F34">
            <w:pPr>
              <w:rPr>
                <w:rFonts w:cs="Calibri"/>
                <w:color w:val="000000"/>
                <w:sz w:val="18"/>
                <w:szCs w:val="18"/>
              </w:rPr>
            </w:pPr>
            <w:r w:rsidRPr="00212559">
              <w:rPr>
                <w:rFonts w:cs="Calibri"/>
                <w:color w:val="000000"/>
                <w:sz w:val="18"/>
                <w:szCs w:val="18"/>
              </w:rPr>
              <w:t>dtavalia</w:t>
            </w:r>
          </w:p>
        </w:tc>
        <w:tc>
          <w:tcPr>
            <w:tcW w:w="5494" w:type="dxa"/>
            <w:tcBorders>
              <w:top w:val="single" w:sz="4" w:space="0" w:color="auto"/>
              <w:left w:val="nil"/>
              <w:bottom w:val="single" w:sz="4" w:space="0" w:color="auto"/>
              <w:right w:val="single" w:sz="4" w:space="0" w:color="auto"/>
            </w:tcBorders>
            <w:shd w:val="clear" w:color="auto" w:fill="auto"/>
            <w:noWrap/>
            <w:hideMark/>
          </w:tcPr>
          <w:p w14:paraId="0D55BC03" w14:textId="77777777" w:rsidR="00934F34" w:rsidRPr="00212559" w:rsidRDefault="00934F34" w:rsidP="00934F34">
            <w:pPr>
              <w:rPr>
                <w:rFonts w:cs="Calibri"/>
                <w:color w:val="000000"/>
                <w:sz w:val="18"/>
                <w:szCs w:val="18"/>
              </w:rPr>
            </w:pPr>
            <w:r w:rsidRPr="00212559">
              <w:rPr>
                <w:rFonts w:cs="Calibri"/>
                <w:color w:val="000000"/>
                <w:sz w:val="18"/>
                <w:szCs w:val="18"/>
              </w:rPr>
              <w:t>Data de avaliação atual</w:t>
            </w:r>
          </w:p>
          <w:p w14:paraId="2D1A7531"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t>Para bens imóveis, esta data corresponde à data de avaliação do imóvel mais recente.</w:t>
            </w:r>
          </w:p>
          <w:p w14:paraId="6B0E91D2"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t>Para as restantes tipologias de garantias, esta data equivale à última data útil de referência dos dados.</w:t>
            </w:r>
          </w:p>
          <w:p w14:paraId="28FD07E5" w14:textId="77777777" w:rsidR="00934F34" w:rsidRPr="00212559" w:rsidRDefault="00934F34" w:rsidP="00934F34">
            <w:pPr>
              <w:pStyle w:val="ListParagraph"/>
              <w:numPr>
                <w:ilvl w:val="0"/>
                <w:numId w:val="29"/>
              </w:numPr>
              <w:rPr>
                <w:rFonts w:cs="Calibri"/>
                <w:color w:val="000000"/>
                <w:sz w:val="18"/>
                <w:szCs w:val="18"/>
              </w:rPr>
            </w:pPr>
            <w:r w:rsidRPr="00212559">
              <w:rPr>
                <w:rFonts w:cs="Calibri"/>
                <w:color w:val="000000"/>
                <w:sz w:val="18"/>
                <w:szCs w:val="18"/>
              </w:rPr>
              <w:lastRenderedPageBreak/>
              <w:t>Todas as datas no modelo respeitam o formato ‘aaaa-mm-dd’ .</w:t>
            </w:r>
          </w:p>
        </w:tc>
        <w:tc>
          <w:tcPr>
            <w:tcW w:w="992" w:type="dxa"/>
            <w:tcBorders>
              <w:top w:val="single" w:sz="4" w:space="0" w:color="auto"/>
              <w:left w:val="nil"/>
              <w:bottom w:val="single" w:sz="4" w:space="0" w:color="auto"/>
              <w:right w:val="single" w:sz="4" w:space="0" w:color="auto"/>
            </w:tcBorders>
            <w:shd w:val="clear" w:color="auto" w:fill="auto"/>
            <w:noWrap/>
            <w:hideMark/>
          </w:tcPr>
          <w:p w14:paraId="0E24B788" w14:textId="77777777" w:rsidR="00934F34" w:rsidRPr="00212559" w:rsidRDefault="00934F34" w:rsidP="00934F34">
            <w:pPr>
              <w:rPr>
                <w:rFonts w:cs="Calibri"/>
                <w:color w:val="000000"/>
                <w:sz w:val="18"/>
                <w:szCs w:val="18"/>
              </w:rPr>
            </w:pPr>
            <w:r w:rsidRPr="00212559">
              <w:rPr>
                <w:rFonts w:cs="Calibri"/>
                <w:color w:val="000000"/>
                <w:sz w:val="18"/>
                <w:szCs w:val="18"/>
              </w:rPr>
              <w:lastRenderedPageBreak/>
              <w:t>String</w:t>
            </w:r>
          </w:p>
        </w:tc>
        <w:tc>
          <w:tcPr>
            <w:tcW w:w="1694" w:type="dxa"/>
            <w:tcBorders>
              <w:top w:val="single" w:sz="4" w:space="0" w:color="auto"/>
              <w:left w:val="nil"/>
              <w:bottom w:val="single" w:sz="4" w:space="0" w:color="auto"/>
              <w:right w:val="single" w:sz="4" w:space="0" w:color="auto"/>
            </w:tcBorders>
          </w:tcPr>
          <w:p w14:paraId="5219E90A" w14:textId="77777777" w:rsidR="004E0FC9" w:rsidRDefault="004E0FC9" w:rsidP="004E0FC9">
            <w:pPr>
              <w:rPr>
                <w:rFonts w:cs="Calibri"/>
                <w:color w:val="000000"/>
                <w:sz w:val="18"/>
                <w:szCs w:val="18"/>
              </w:rPr>
            </w:pPr>
            <w:r>
              <w:rPr>
                <w:rFonts w:cs="Calibri"/>
                <w:color w:val="000000"/>
                <w:sz w:val="18"/>
                <w:szCs w:val="18"/>
              </w:rPr>
              <w:t>MUG</w:t>
            </w:r>
          </w:p>
          <w:p w14:paraId="1C5B8731" w14:textId="470DF8ED"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2C9C9C2E"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556CA007" w14:textId="47C303F6" w:rsidR="00934F34" w:rsidRDefault="00934F34" w:rsidP="00934F34">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3CEC1DC4" w14:textId="576B8D2E" w:rsidR="00934F34" w:rsidRDefault="004E0FC9" w:rsidP="00934F34">
            <w:pPr>
              <w:rPr>
                <w:rFonts w:cs="Calibri"/>
                <w:color w:val="000000"/>
                <w:sz w:val="18"/>
                <w:szCs w:val="18"/>
              </w:rPr>
            </w:pPr>
            <w:r w:rsidRPr="004E0FC9">
              <w:rPr>
                <w:rFonts w:cs="Calibri"/>
                <w:color w:val="000000"/>
                <w:sz w:val="18"/>
                <w:szCs w:val="18"/>
              </w:rPr>
              <w:t>DTRCAVAL</w:t>
            </w:r>
          </w:p>
        </w:tc>
        <w:tc>
          <w:tcPr>
            <w:tcW w:w="2126" w:type="dxa"/>
            <w:tcBorders>
              <w:top w:val="single" w:sz="4" w:space="0" w:color="auto"/>
              <w:left w:val="nil"/>
              <w:bottom w:val="single" w:sz="4" w:space="0" w:color="auto"/>
              <w:right w:val="single" w:sz="4" w:space="0" w:color="auto"/>
            </w:tcBorders>
          </w:tcPr>
          <w:p w14:paraId="4BF28C8F" w14:textId="17DEAB47" w:rsidR="00934F34" w:rsidRDefault="00934F34" w:rsidP="00934F34">
            <w:pPr>
              <w:rPr>
                <w:rFonts w:cs="Calibri"/>
                <w:color w:val="000000"/>
                <w:sz w:val="18"/>
                <w:szCs w:val="18"/>
              </w:rPr>
            </w:pPr>
          </w:p>
        </w:tc>
      </w:tr>
      <w:tr w:rsidR="004E0FC9" w:rsidRPr="00212559" w14:paraId="7119320F" w14:textId="7EC5A339"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2083A6F8" w14:textId="77777777" w:rsidR="00934F34" w:rsidRPr="00212559" w:rsidRDefault="00934F34" w:rsidP="00934F34">
            <w:pPr>
              <w:rPr>
                <w:rFonts w:cs="Calibri"/>
                <w:color w:val="000000"/>
                <w:sz w:val="18"/>
                <w:szCs w:val="18"/>
              </w:rPr>
            </w:pPr>
            <w:r w:rsidRPr="00212559">
              <w:rPr>
                <w:rFonts w:cs="Calibri"/>
                <w:color w:val="000000"/>
                <w:sz w:val="18"/>
                <w:szCs w:val="18"/>
              </w:rPr>
              <w:t>entaval</w:t>
            </w:r>
          </w:p>
        </w:tc>
        <w:tc>
          <w:tcPr>
            <w:tcW w:w="5494" w:type="dxa"/>
            <w:tcBorders>
              <w:top w:val="nil"/>
              <w:left w:val="nil"/>
              <w:bottom w:val="single" w:sz="4" w:space="0" w:color="auto"/>
              <w:right w:val="single" w:sz="4" w:space="0" w:color="auto"/>
            </w:tcBorders>
            <w:shd w:val="clear" w:color="auto" w:fill="auto"/>
            <w:noWrap/>
            <w:hideMark/>
          </w:tcPr>
          <w:p w14:paraId="75A94DCF" w14:textId="77777777" w:rsidR="00934F34" w:rsidRPr="00212559" w:rsidRDefault="00934F34" w:rsidP="00934F34">
            <w:pPr>
              <w:rPr>
                <w:rFonts w:cs="Calibri"/>
                <w:color w:val="000000"/>
                <w:sz w:val="18"/>
                <w:szCs w:val="18"/>
              </w:rPr>
            </w:pPr>
            <w:r w:rsidRPr="00212559">
              <w:rPr>
                <w:rFonts w:cs="Calibri"/>
                <w:color w:val="000000"/>
                <w:sz w:val="18"/>
                <w:szCs w:val="18"/>
              </w:rPr>
              <w:t>Entidade avaliadora</w:t>
            </w:r>
          </w:p>
          <w:p w14:paraId="7B1AF69B" w14:textId="77777777" w:rsidR="00934F34" w:rsidRPr="00212559" w:rsidRDefault="00934F34" w:rsidP="00934F34">
            <w:pPr>
              <w:pStyle w:val="ListParagraph"/>
              <w:numPr>
                <w:ilvl w:val="0"/>
                <w:numId w:val="30"/>
              </w:numPr>
              <w:rPr>
                <w:rFonts w:cs="Calibri"/>
                <w:color w:val="000000"/>
                <w:sz w:val="18"/>
                <w:szCs w:val="18"/>
              </w:rPr>
            </w:pPr>
            <w:r w:rsidRPr="00212559">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992" w:type="dxa"/>
            <w:tcBorders>
              <w:top w:val="nil"/>
              <w:left w:val="nil"/>
              <w:bottom w:val="single" w:sz="4" w:space="0" w:color="auto"/>
              <w:right w:val="single" w:sz="4" w:space="0" w:color="auto"/>
            </w:tcBorders>
            <w:shd w:val="clear" w:color="auto" w:fill="auto"/>
            <w:noWrap/>
            <w:hideMark/>
          </w:tcPr>
          <w:p w14:paraId="5473949D"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636BC92" w14:textId="77777777" w:rsidR="004E0FC9" w:rsidRDefault="004E0FC9" w:rsidP="004E0FC9">
            <w:pPr>
              <w:rPr>
                <w:rFonts w:cs="Calibri"/>
                <w:color w:val="000000"/>
                <w:sz w:val="18"/>
                <w:szCs w:val="18"/>
              </w:rPr>
            </w:pPr>
            <w:r>
              <w:rPr>
                <w:rFonts w:cs="Calibri"/>
                <w:color w:val="000000"/>
                <w:sz w:val="18"/>
                <w:szCs w:val="18"/>
              </w:rPr>
              <w:t>MUG</w:t>
            </w:r>
          </w:p>
          <w:p w14:paraId="74A269D8" w14:textId="1CECEB9B"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F95AEC7" w14:textId="58DF7644"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CDD9DBE" w14:textId="45E9DCED"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7F13C846" w14:textId="6F308DB5" w:rsidR="00934F34" w:rsidRDefault="00934F34" w:rsidP="00934F34">
            <w:pPr>
              <w:rPr>
                <w:rFonts w:cs="Calibri"/>
                <w:color w:val="000000"/>
                <w:sz w:val="18"/>
                <w:szCs w:val="18"/>
              </w:rPr>
            </w:pPr>
          </w:p>
        </w:tc>
      </w:tr>
      <w:tr w:rsidR="004E0FC9" w:rsidRPr="00212559" w14:paraId="6595936D" w14:textId="18728E4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EA26048" w14:textId="77777777" w:rsidR="00934F34" w:rsidRPr="00212559" w:rsidRDefault="00934F34" w:rsidP="00934F34">
            <w:pPr>
              <w:rPr>
                <w:rFonts w:cs="Calibri"/>
                <w:color w:val="000000"/>
                <w:sz w:val="18"/>
                <w:szCs w:val="18"/>
              </w:rPr>
            </w:pPr>
            <w:r w:rsidRPr="00212559">
              <w:rPr>
                <w:rFonts w:cs="Calibri"/>
                <w:color w:val="000000"/>
                <w:sz w:val="18"/>
                <w:szCs w:val="18"/>
              </w:rPr>
              <w:t>mavalia</w:t>
            </w:r>
          </w:p>
        </w:tc>
        <w:tc>
          <w:tcPr>
            <w:tcW w:w="5494" w:type="dxa"/>
            <w:tcBorders>
              <w:top w:val="nil"/>
              <w:left w:val="nil"/>
              <w:bottom w:val="single" w:sz="4" w:space="0" w:color="auto"/>
              <w:right w:val="single" w:sz="4" w:space="0" w:color="auto"/>
            </w:tcBorders>
            <w:shd w:val="clear" w:color="auto" w:fill="auto"/>
            <w:noWrap/>
            <w:hideMark/>
          </w:tcPr>
          <w:p w14:paraId="6654ADA7" w14:textId="77777777" w:rsidR="00934F34" w:rsidRPr="00212559" w:rsidRDefault="00934F34" w:rsidP="00934F34">
            <w:pPr>
              <w:rPr>
                <w:rFonts w:cs="Calibri"/>
                <w:color w:val="000000"/>
                <w:sz w:val="18"/>
                <w:szCs w:val="18"/>
              </w:rPr>
            </w:pPr>
            <w:r w:rsidRPr="00212559">
              <w:rPr>
                <w:rFonts w:cs="Calibri"/>
                <w:color w:val="000000"/>
                <w:sz w:val="18"/>
                <w:szCs w:val="18"/>
              </w:rPr>
              <w:t>Montante de avaliação do bem:</w:t>
            </w:r>
          </w:p>
          <w:p w14:paraId="5996D77A"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Corresponde ao valor atual do bem como garantia para o Banco.</w:t>
            </w:r>
          </w:p>
          <w:p w14:paraId="0AD54E2C"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 xml:space="preserve">No caso de garantias imóveis e financeiras, este valor é obtido através das tabelas </w:t>
            </w:r>
            <w:r w:rsidRPr="00212559">
              <w:rPr>
                <w:rFonts w:cs="Calibri"/>
                <w:i/>
                <w:color w:val="000000"/>
                <w:sz w:val="18"/>
                <w:szCs w:val="18"/>
              </w:rPr>
              <w:t>cd_garantias.gt009_bens_imov</w:t>
            </w:r>
            <w:r w:rsidRPr="00212559">
              <w:rPr>
                <w:rFonts w:cs="Calibri"/>
                <w:color w:val="000000"/>
                <w:sz w:val="18"/>
                <w:szCs w:val="18"/>
              </w:rPr>
              <w:t xml:space="preserve"> e </w:t>
            </w:r>
            <w:r w:rsidRPr="00212559">
              <w:rPr>
                <w:rFonts w:cs="Calibri"/>
                <w:i/>
                <w:color w:val="000000"/>
                <w:sz w:val="18"/>
                <w:szCs w:val="18"/>
              </w:rPr>
              <w:t>cd_garantias.gt003_trz_gt_fin</w:t>
            </w:r>
            <w:r w:rsidRPr="00212559">
              <w:rPr>
                <w:rFonts w:cs="Calibri"/>
                <w:color w:val="000000"/>
                <w:sz w:val="18"/>
                <w:szCs w:val="18"/>
              </w:rPr>
              <w:t>, respetivamente do MUG.</w:t>
            </w:r>
          </w:p>
          <w:p w14:paraId="3424A236" w14:textId="77777777" w:rsidR="00934F34" w:rsidRPr="00212559" w:rsidRDefault="00934F34" w:rsidP="00934F34">
            <w:pPr>
              <w:pStyle w:val="ListParagraph"/>
              <w:numPr>
                <w:ilvl w:val="0"/>
                <w:numId w:val="31"/>
              </w:numPr>
              <w:rPr>
                <w:rFonts w:cs="Calibri"/>
                <w:color w:val="000000"/>
                <w:sz w:val="18"/>
                <w:szCs w:val="18"/>
              </w:rPr>
            </w:pPr>
            <w:r w:rsidRPr="00212559">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992" w:type="dxa"/>
            <w:tcBorders>
              <w:top w:val="nil"/>
              <w:left w:val="nil"/>
              <w:bottom w:val="single" w:sz="4" w:space="0" w:color="auto"/>
              <w:right w:val="single" w:sz="4" w:space="0" w:color="auto"/>
            </w:tcBorders>
            <w:shd w:val="clear" w:color="auto" w:fill="auto"/>
            <w:noWrap/>
            <w:hideMark/>
          </w:tcPr>
          <w:p w14:paraId="7C6FBC3E" w14:textId="77777777" w:rsidR="00934F34" w:rsidRPr="00212559" w:rsidRDefault="00934F34" w:rsidP="00934F34">
            <w:pPr>
              <w:rPr>
                <w:rFonts w:cs="Calibri"/>
                <w:color w:val="000000"/>
                <w:sz w:val="18"/>
                <w:szCs w:val="18"/>
              </w:rPr>
            </w:pPr>
            <w:r w:rsidRPr="00212559">
              <w:rPr>
                <w:rFonts w:cs="Calibri"/>
                <w:color w:val="000000"/>
                <w:sz w:val="18"/>
                <w:szCs w:val="18"/>
              </w:rPr>
              <w:t>Decimal</w:t>
            </w:r>
          </w:p>
        </w:tc>
        <w:tc>
          <w:tcPr>
            <w:tcW w:w="1694" w:type="dxa"/>
            <w:tcBorders>
              <w:top w:val="nil"/>
              <w:left w:val="nil"/>
              <w:bottom w:val="single" w:sz="4" w:space="0" w:color="auto"/>
              <w:right w:val="single" w:sz="4" w:space="0" w:color="auto"/>
            </w:tcBorders>
          </w:tcPr>
          <w:p w14:paraId="7FA58E8E" w14:textId="77777777" w:rsidR="004E0FC9" w:rsidRDefault="004E0FC9" w:rsidP="004E0FC9">
            <w:pPr>
              <w:rPr>
                <w:rFonts w:cs="Calibri"/>
                <w:color w:val="000000"/>
                <w:sz w:val="18"/>
                <w:szCs w:val="18"/>
              </w:rPr>
            </w:pPr>
            <w:r>
              <w:rPr>
                <w:rFonts w:cs="Calibri"/>
                <w:color w:val="000000"/>
                <w:sz w:val="18"/>
                <w:szCs w:val="18"/>
              </w:rPr>
              <w:t>MUG</w:t>
            </w:r>
          </w:p>
          <w:p w14:paraId="10872C9A" w14:textId="0D5AECA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BA502FA"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1D9A6D58" w14:textId="753983A4"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5B1E099B" w14:textId="0E0E9DA2" w:rsidR="00934F34" w:rsidRDefault="004E0FC9" w:rsidP="00934F34">
            <w:pPr>
              <w:rPr>
                <w:rFonts w:cs="Calibri"/>
                <w:color w:val="000000"/>
                <w:sz w:val="18"/>
                <w:szCs w:val="18"/>
              </w:rPr>
            </w:pPr>
            <w:r w:rsidRPr="004E0FC9">
              <w:rPr>
                <w:rFonts w:cs="Calibri"/>
                <w:color w:val="000000"/>
                <w:sz w:val="18"/>
                <w:szCs w:val="18"/>
              </w:rPr>
              <w:t>MAVALIAA</w:t>
            </w:r>
          </w:p>
        </w:tc>
        <w:tc>
          <w:tcPr>
            <w:tcW w:w="2126" w:type="dxa"/>
            <w:tcBorders>
              <w:top w:val="nil"/>
              <w:left w:val="nil"/>
              <w:bottom w:val="single" w:sz="4" w:space="0" w:color="auto"/>
              <w:right w:val="single" w:sz="4" w:space="0" w:color="auto"/>
            </w:tcBorders>
          </w:tcPr>
          <w:p w14:paraId="7DC8492C" w14:textId="22209DAE" w:rsidR="00934F34" w:rsidRDefault="00934F34" w:rsidP="00934F34">
            <w:pPr>
              <w:rPr>
                <w:rFonts w:cs="Calibri"/>
                <w:color w:val="000000"/>
                <w:sz w:val="18"/>
                <w:szCs w:val="18"/>
              </w:rPr>
            </w:pPr>
          </w:p>
        </w:tc>
      </w:tr>
      <w:tr w:rsidR="004E0FC9" w:rsidRPr="00212559" w14:paraId="1643DF60" w14:textId="5980A9E3"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645B502" w14:textId="77777777" w:rsidR="00934F34" w:rsidRPr="00212559" w:rsidRDefault="00934F34" w:rsidP="00934F34">
            <w:pPr>
              <w:rPr>
                <w:rFonts w:cs="Calibri"/>
                <w:color w:val="000000"/>
                <w:sz w:val="18"/>
                <w:szCs w:val="18"/>
              </w:rPr>
            </w:pPr>
            <w:r w:rsidRPr="00212559">
              <w:rPr>
                <w:rFonts w:cs="Calibri"/>
                <w:color w:val="000000"/>
                <w:sz w:val="18"/>
                <w:szCs w:val="18"/>
              </w:rPr>
              <w:t>dtultmod</w:t>
            </w:r>
          </w:p>
        </w:tc>
        <w:tc>
          <w:tcPr>
            <w:tcW w:w="5494" w:type="dxa"/>
            <w:tcBorders>
              <w:top w:val="nil"/>
              <w:left w:val="nil"/>
              <w:bottom w:val="single" w:sz="4" w:space="0" w:color="auto"/>
              <w:right w:val="single" w:sz="4" w:space="0" w:color="auto"/>
            </w:tcBorders>
            <w:shd w:val="clear" w:color="auto" w:fill="auto"/>
            <w:noWrap/>
            <w:hideMark/>
          </w:tcPr>
          <w:p w14:paraId="2B3DE399" w14:textId="77777777" w:rsidR="00934F34" w:rsidRPr="00212559" w:rsidRDefault="00934F34" w:rsidP="00934F34">
            <w:pPr>
              <w:rPr>
                <w:rFonts w:cs="Calibri"/>
                <w:color w:val="000000"/>
                <w:sz w:val="18"/>
                <w:szCs w:val="18"/>
              </w:rPr>
            </w:pPr>
            <w:r w:rsidRPr="00212559">
              <w:rPr>
                <w:rFonts w:cs="Calibri"/>
                <w:color w:val="000000"/>
                <w:sz w:val="18"/>
                <w:szCs w:val="18"/>
              </w:rPr>
              <w:t>Data modificação:</w:t>
            </w:r>
          </w:p>
          <w:p w14:paraId="00511E35" w14:textId="77777777" w:rsidR="00934F34" w:rsidRPr="00212559" w:rsidRDefault="00934F34" w:rsidP="00934F34">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43007E84" w14:textId="77777777" w:rsidR="00934F34" w:rsidRPr="00212559" w:rsidRDefault="00934F34" w:rsidP="00934F34">
            <w:pPr>
              <w:pStyle w:val="ListParagraph"/>
              <w:numPr>
                <w:ilvl w:val="0"/>
                <w:numId w:val="19"/>
              </w:numPr>
              <w:rPr>
                <w:rFonts w:cs="Calibri"/>
                <w:color w:val="000000"/>
                <w:sz w:val="18"/>
                <w:szCs w:val="18"/>
              </w:rPr>
            </w:pPr>
            <w:r w:rsidRPr="00212559">
              <w:rPr>
                <w:rFonts w:cs="Calibri"/>
                <w:color w:val="000000"/>
                <w:sz w:val="18"/>
                <w:szCs w:val="18"/>
              </w:rPr>
              <w:t xml:space="preserve">Neste caso, o campo será equivalente ao campo ‘ref_date’, uma vez que o MUG e </w:t>
            </w:r>
            <w:proofErr w:type="gramStart"/>
            <w:r w:rsidRPr="00212559">
              <w:rPr>
                <w:rFonts w:cs="Calibri"/>
                <w:color w:val="000000"/>
                <w:sz w:val="18"/>
                <w:szCs w:val="18"/>
              </w:rPr>
              <w:t>os seus interfaces</w:t>
            </w:r>
            <w:proofErr w:type="gramEnd"/>
            <w:r w:rsidRPr="00212559">
              <w:rPr>
                <w:rFonts w:cs="Calibri"/>
                <w:color w:val="000000"/>
                <w:sz w:val="18"/>
                <w:szCs w:val="18"/>
              </w:rPr>
              <w:t xml:space="preserve"> não são reprocessados, sendo a última data de modificação coincidente com a partição temporal da tabela. </w:t>
            </w:r>
          </w:p>
          <w:p w14:paraId="05026EB1" w14:textId="77777777" w:rsidR="00934F34" w:rsidRPr="00212559" w:rsidRDefault="00934F34" w:rsidP="00934F34">
            <w:pPr>
              <w:rPr>
                <w:rFonts w:cs="Calibri"/>
                <w:color w:val="000000"/>
                <w:sz w:val="18"/>
                <w:szCs w:val="18"/>
              </w:rPr>
            </w:pPr>
          </w:p>
        </w:tc>
        <w:tc>
          <w:tcPr>
            <w:tcW w:w="992" w:type="dxa"/>
            <w:tcBorders>
              <w:top w:val="nil"/>
              <w:left w:val="nil"/>
              <w:bottom w:val="single" w:sz="4" w:space="0" w:color="auto"/>
              <w:right w:val="single" w:sz="4" w:space="0" w:color="auto"/>
            </w:tcBorders>
            <w:shd w:val="clear" w:color="auto" w:fill="auto"/>
            <w:noWrap/>
            <w:hideMark/>
          </w:tcPr>
          <w:p w14:paraId="495D2AE8"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7257A39F" w14:textId="77777777" w:rsidR="004E0FC9" w:rsidRDefault="004E0FC9" w:rsidP="004E0FC9">
            <w:pPr>
              <w:rPr>
                <w:rFonts w:cs="Calibri"/>
                <w:color w:val="000000"/>
                <w:sz w:val="18"/>
                <w:szCs w:val="18"/>
              </w:rPr>
            </w:pPr>
            <w:r>
              <w:rPr>
                <w:rFonts w:cs="Calibri"/>
                <w:color w:val="000000"/>
                <w:sz w:val="18"/>
                <w:szCs w:val="18"/>
              </w:rPr>
              <w:t>MUG</w:t>
            </w:r>
          </w:p>
          <w:p w14:paraId="5830883F" w14:textId="272CF9F5"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65A1E54C"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41CF7F94" w14:textId="292DA3DE"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DF99FAE" w14:textId="05617CB4" w:rsidR="00934F34" w:rsidRDefault="004E0FC9" w:rsidP="00934F34">
            <w:pPr>
              <w:rPr>
                <w:rFonts w:cs="Calibri"/>
                <w:color w:val="000000"/>
                <w:sz w:val="18"/>
                <w:szCs w:val="18"/>
              </w:rPr>
            </w:pPr>
            <w:r w:rsidRPr="004E0FC9">
              <w:rPr>
                <w:rFonts w:cs="Calibri"/>
                <w:color w:val="000000"/>
                <w:sz w:val="18"/>
                <w:szCs w:val="18"/>
              </w:rPr>
              <w:t>REF_DATE</w:t>
            </w:r>
          </w:p>
        </w:tc>
        <w:tc>
          <w:tcPr>
            <w:tcW w:w="2126" w:type="dxa"/>
            <w:tcBorders>
              <w:top w:val="nil"/>
              <w:left w:val="nil"/>
              <w:bottom w:val="single" w:sz="4" w:space="0" w:color="auto"/>
              <w:right w:val="single" w:sz="4" w:space="0" w:color="auto"/>
            </w:tcBorders>
          </w:tcPr>
          <w:p w14:paraId="38025D14" w14:textId="15BF0C6F" w:rsidR="00934F34" w:rsidRDefault="00934F34" w:rsidP="00934F34">
            <w:pPr>
              <w:rPr>
                <w:rFonts w:cs="Calibri"/>
                <w:color w:val="000000"/>
                <w:sz w:val="18"/>
                <w:szCs w:val="18"/>
              </w:rPr>
            </w:pPr>
          </w:p>
        </w:tc>
      </w:tr>
      <w:tr w:rsidR="004E0FC9" w:rsidRPr="00212559" w14:paraId="30656D83" w14:textId="42A341E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44DD183A" w14:textId="77777777" w:rsidR="00934F34" w:rsidRPr="00212559" w:rsidRDefault="00934F34" w:rsidP="00934F34">
            <w:pPr>
              <w:rPr>
                <w:rFonts w:cs="Calibri"/>
                <w:color w:val="000000"/>
                <w:sz w:val="18"/>
                <w:szCs w:val="18"/>
              </w:rPr>
            </w:pPr>
            <w:r w:rsidRPr="00212559">
              <w:rPr>
                <w:rFonts w:cs="Calibri"/>
                <w:color w:val="000000"/>
                <w:sz w:val="18"/>
                <w:szCs w:val="18"/>
              </w:rPr>
              <w:t>cempresa</w:t>
            </w:r>
          </w:p>
        </w:tc>
        <w:tc>
          <w:tcPr>
            <w:tcW w:w="5494" w:type="dxa"/>
            <w:tcBorders>
              <w:top w:val="nil"/>
              <w:left w:val="nil"/>
              <w:bottom w:val="single" w:sz="4" w:space="0" w:color="auto"/>
              <w:right w:val="single" w:sz="4" w:space="0" w:color="auto"/>
            </w:tcBorders>
            <w:shd w:val="clear" w:color="auto" w:fill="auto"/>
            <w:noWrap/>
            <w:hideMark/>
          </w:tcPr>
          <w:p w14:paraId="70F7454E" w14:textId="77777777" w:rsidR="00934F34" w:rsidRPr="00212559" w:rsidRDefault="00934F34" w:rsidP="00934F34">
            <w:pPr>
              <w:rPr>
                <w:rFonts w:cs="Calibri"/>
                <w:color w:val="000000"/>
                <w:sz w:val="18"/>
                <w:szCs w:val="18"/>
              </w:rPr>
            </w:pPr>
            <w:r w:rsidRPr="00212559">
              <w:rPr>
                <w:rFonts w:cs="Calibri"/>
                <w:color w:val="000000"/>
                <w:sz w:val="18"/>
                <w:szCs w:val="18"/>
              </w:rPr>
              <w:t>Código da empresa da conta:</w:t>
            </w:r>
          </w:p>
          <w:p w14:paraId="592AB22D"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‘cbalcao’,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56025777" w14:textId="77777777" w:rsidR="00934F34" w:rsidRPr="00212559" w:rsidRDefault="00934F34" w:rsidP="00934F34">
            <w:pPr>
              <w:pStyle w:val="ListParagraph"/>
              <w:numPr>
                <w:ilvl w:val="0"/>
                <w:numId w:val="1"/>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992" w:type="dxa"/>
            <w:tcBorders>
              <w:top w:val="nil"/>
              <w:left w:val="nil"/>
              <w:bottom w:val="single" w:sz="4" w:space="0" w:color="auto"/>
              <w:right w:val="single" w:sz="4" w:space="0" w:color="auto"/>
            </w:tcBorders>
            <w:shd w:val="clear" w:color="auto" w:fill="auto"/>
            <w:noWrap/>
            <w:hideMark/>
          </w:tcPr>
          <w:p w14:paraId="32E25862"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3CCAC17E" w14:textId="77777777" w:rsidR="004E0FC9" w:rsidRDefault="004E0FC9" w:rsidP="004E0FC9">
            <w:pPr>
              <w:rPr>
                <w:rFonts w:cs="Calibri"/>
                <w:color w:val="000000"/>
                <w:sz w:val="18"/>
                <w:szCs w:val="18"/>
              </w:rPr>
            </w:pPr>
            <w:r>
              <w:rPr>
                <w:rFonts w:cs="Calibri"/>
                <w:color w:val="000000"/>
                <w:sz w:val="18"/>
                <w:szCs w:val="18"/>
              </w:rPr>
              <w:t>MUG</w:t>
            </w:r>
          </w:p>
          <w:p w14:paraId="6B33ACF4" w14:textId="496DC5E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766EE4E" w14:textId="67476448"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84B88AE" w14:textId="09B1DB92"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0C230A51" w14:textId="664A060B" w:rsidR="00934F34" w:rsidRDefault="00934F34" w:rsidP="00934F34">
            <w:pPr>
              <w:rPr>
                <w:rFonts w:cs="Calibri"/>
                <w:color w:val="000000"/>
                <w:sz w:val="18"/>
                <w:szCs w:val="18"/>
              </w:rPr>
            </w:pPr>
          </w:p>
        </w:tc>
      </w:tr>
      <w:tr w:rsidR="004E0FC9" w:rsidRPr="00212559" w14:paraId="7F049D88" w14:textId="26F5225B" w:rsidTr="001C0DB6">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3E270020" w14:textId="77777777" w:rsidR="00934F34" w:rsidRPr="00212559" w:rsidRDefault="00934F34" w:rsidP="00934F34">
            <w:pPr>
              <w:rPr>
                <w:rFonts w:cs="Calibri"/>
                <w:color w:val="000000"/>
                <w:sz w:val="18"/>
                <w:szCs w:val="18"/>
              </w:rPr>
            </w:pPr>
            <w:r w:rsidRPr="00212559">
              <w:rPr>
                <w:rFonts w:cs="Calibri"/>
                <w:color w:val="000000"/>
                <w:sz w:val="18"/>
                <w:szCs w:val="18"/>
              </w:rPr>
              <w:t>cbalcao</w:t>
            </w:r>
          </w:p>
        </w:tc>
        <w:tc>
          <w:tcPr>
            <w:tcW w:w="5494" w:type="dxa"/>
            <w:tcBorders>
              <w:top w:val="nil"/>
              <w:left w:val="nil"/>
              <w:bottom w:val="single" w:sz="4" w:space="0" w:color="auto"/>
              <w:right w:val="single" w:sz="4" w:space="0" w:color="auto"/>
            </w:tcBorders>
            <w:shd w:val="clear" w:color="auto" w:fill="auto"/>
            <w:noWrap/>
            <w:hideMark/>
          </w:tcPr>
          <w:p w14:paraId="793C94AD" w14:textId="77777777" w:rsidR="00934F34" w:rsidRPr="00212559" w:rsidRDefault="00934F34" w:rsidP="00934F34">
            <w:pPr>
              <w:rPr>
                <w:rFonts w:cs="Calibri"/>
                <w:color w:val="000000"/>
                <w:sz w:val="18"/>
                <w:szCs w:val="18"/>
              </w:rPr>
            </w:pPr>
            <w:r w:rsidRPr="00212559">
              <w:rPr>
                <w:rFonts w:cs="Calibri"/>
                <w:color w:val="000000"/>
                <w:sz w:val="18"/>
                <w:szCs w:val="18"/>
              </w:rPr>
              <w:t>Código da empresa da conta:</w:t>
            </w:r>
          </w:p>
          <w:p w14:paraId="2420B4E0"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‘cnumcta’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15C7AAF4"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w:t>
            </w:r>
            <w:r w:rsidRPr="00212559">
              <w:rPr>
                <w:rFonts w:cs="Calibri"/>
                <w:color w:val="000000"/>
                <w:sz w:val="18"/>
                <w:szCs w:val="18"/>
              </w:rPr>
              <w:lastRenderedPageBreak/>
              <w:t xml:space="preserve">homogeneidade, criado pelo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239AA6FB" w14:textId="4D31EA89" w:rsidR="00934F34" w:rsidRPr="00212559" w:rsidRDefault="00934F34" w:rsidP="001C0DB6">
            <w:pPr>
              <w:rPr>
                <w:rFonts w:cs="Calibri"/>
                <w:color w:val="000000"/>
                <w:sz w:val="18"/>
                <w:szCs w:val="18"/>
              </w:rPr>
            </w:pPr>
            <w:r w:rsidRPr="00212559">
              <w:rPr>
                <w:rFonts w:cs="Calibri"/>
                <w:color w:val="000000"/>
                <w:sz w:val="18"/>
                <w:szCs w:val="18"/>
              </w:rPr>
              <w:lastRenderedPageBreak/>
              <w:t>String</w:t>
            </w:r>
          </w:p>
        </w:tc>
        <w:tc>
          <w:tcPr>
            <w:tcW w:w="1694" w:type="dxa"/>
            <w:tcBorders>
              <w:top w:val="nil"/>
              <w:left w:val="nil"/>
              <w:bottom w:val="single" w:sz="4" w:space="0" w:color="auto"/>
              <w:right w:val="single" w:sz="4" w:space="0" w:color="auto"/>
            </w:tcBorders>
          </w:tcPr>
          <w:p w14:paraId="257947E4" w14:textId="77777777" w:rsidR="004E0FC9" w:rsidRDefault="004E0FC9" w:rsidP="004E0FC9">
            <w:pPr>
              <w:rPr>
                <w:rFonts w:cs="Calibri"/>
                <w:color w:val="000000"/>
                <w:sz w:val="18"/>
                <w:szCs w:val="18"/>
              </w:rPr>
            </w:pPr>
            <w:r>
              <w:rPr>
                <w:rFonts w:cs="Calibri"/>
                <w:color w:val="000000"/>
                <w:sz w:val="18"/>
                <w:szCs w:val="18"/>
              </w:rPr>
              <w:t>MUG</w:t>
            </w:r>
          </w:p>
          <w:p w14:paraId="28D342DF" w14:textId="38C7BCA3"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70681F8" w14:textId="317147F6"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6C5BAC14" w14:textId="0CD788A5"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2533B2EF" w14:textId="1C942EF8" w:rsidR="00934F34" w:rsidRDefault="00934F34" w:rsidP="00934F34">
            <w:pPr>
              <w:rPr>
                <w:rFonts w:cs="Calibri"/>
                <w:color w:val="000000"/>
                <w:sz w:val="18"/>
                <w:szCs w:val="18"/>
              </w:rPr>
            </w:pPr>
          </w:p>
        </w:tc>
      </w:tr>
      <w:tr w:rsidR="004E0FC9" w:rsidRPr="00212559" w14:paraId="41B87BBF" w14:textId="488FBCC4"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F1C6D01" w14:textId="77777777" w:rsidR="00934F34" w:rsidRPr="00212559" w:rsidRDefault="00934F34" w:rsidP="00934F34">
            <w:pPr>
              <w:rPr>
                <w:rFonts w:cs="Calibri"/>
                <w:color w:val="000000"/>
                <w:sz w:val="18"/>
                <w:szCs w:val="18"/>
              </w:rPr>
            </w:pPr>
            <w:r w:rsidRPr="00212559">
              <w:rPr>
                <w:rFonts w:cs="Calibri"/>
                <w:color w:val="000000"/>
                <w:sz w:val="18"/>
                <w:szCs w:val="18"/>
              </w:rPr>
              <w:t>cnumcta</w:t>
            </w:r>
          </w:p>
        </w:tc>
        <w:tc>
          <w:tcPr>
            <w:tcW w:w="5494" w:type="dxa"/>
            <w:tcBorders>
              <w:top w:val="nil"/>
              <w:left w:val="nil"/>
              <w:bottom w:val="single" w:sz="4" w:space="0" w:color="auto"/>
              <w:right w:val="single" w:sz="4" w:space="0" w:color="auto"/>
            </w:tcBorders>
            <w:shd w:val="clear" w:color="auto" w:fill="auto"/>
            <w:noWrap/>
            <w:hideMark/>
          </w:tcPr>
          <w:p w14:paraId="308EB048" w14:textId="77777777" w:rsidR="00934F34" w:rsidRPr="00212559" w:rsidRDefault="00934F34" w:rsidP="00934F34">
            <w:pPr>
              <w:rPr>
                <w:rFonts w:cs="Calibri"/>
                <w:color w:val="000000"/>
                <w:sz w:val="18"/>
                <w:szCs w:val="18"/>
              </w:rPr>
            </w:pPr>
            <w:r w:rsidRPr="00212559">
              <w:rPr>
                <w:rFonts w:cs="Calibri"/>
                <w:color w:val="000000"/>
                <w:sz w:val="18"/>
                <w:szCs w:val="18"/>
              </w:rPr>
              <w:t>Código do balcão da conta ID da garantia:</w:t>
            </w:r>
          </w:p>
          <w:p w14:paraId="6D0D89CD"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‘zcaucao’,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3B6C80E6"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4C99C21C"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1237A7B3" w14:textId="77777777" w:rsidR="004E0FC9" w:rsidRDefault="004E0FC9" w:rsidP="004E0FC9">
            <w:pPr>
              <w:rPr>
                <w:rFonts w:cs="Calibri"/>
                <w:color w:val="000000"/>
                <w:sz w:val="18"/>
                <w:szCs w:val="18"/>
              </w:rPr>
            </w:pPr>
            <w:r>
              <w:rPr>
                <w:rFonts w:cs="Calibri"/>
                <w:color w:val="000000"/>
                <w:sz w:val="18"/>
                <w:szCs w:val="18"/>
              </w:rPr>
              <w:t>MUG</w:t>
            </w:r>
          </w:p>
          <w:p w14:paraId="158C2E5C" w14:textId="7C294821"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47AF7EB" w14:textId="519B7D20"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AF692C6" w14:textId="3F1E7EC4"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4D49795A" w14:textId="30FCAB94" w:rsidR="00934F34" w:rsidRDefault="00934F34" w:rsidP="00934F34">
            <w:pPr>
              <w:rPr>
                <w:rFonts w:cs="Calibri"/>
                <w:color w:val="000000"/>
                <w:sz w:val="18"/>
                <w:szCs w:val="18"/>
              </w:rPr>
            </w:pPr>
          </w:p>
        </w:tc>
      </w:tr>
      <w:tr w:rsidR="004E0FC9" w:rsidRPr="00212559" w14:paraId="292EB961" w14:textId="721D8D2E"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D70247A" w14:textId="77777777" w:rsidR="00934F34" w:rsidRPr="00212559" w:rsidRDefault="00934F34" w:rsidP="00934F34">
            <w:pPr>
              <w:rPr>
                <w:rFonts w:cs="Calibri"/>
                <w:color w:val="000000"/>
                <w:sz w:val="18"/>
                <w:szCs w:val="18"/>
              </w:rPr>
            </w:pPr>
            <w:r w:rsidRPr="00212559">
              <w:rPr>
                <w:rFonts w:cs="Calibri"/>
                <w:color w:val="000000"/>
                <w:sz w:val="18"/>
                <w:szCs w:val="18"/>
              </w:rPr>
              <w:t>zcaucao</w:t>
            </w:r>
          </w:p>
        </w:tc>
        <w:tc>
          <w:tcPr>
            <w:tcW w:w="5494" w:type="dxa"/>
            <w:tcBorders>
              <w:top w:val="nil"/>
              <w:left w:val="nil"/>
              <w:bottom w:val="single" w:sz="4" w:space="0" w:color="auto"/>
              <w:right w:val="single" w:sz="4" w:space="0" w:color="auto"/>
            </w:tcBorders>
            <w:shd w:val="clear" w:color="auto" w:fill="auto"/>
            <w:noWrap/>
            <w:hideMark/>
          </w:tcPr>
          <w:p w14:paraId="32345136" w14:textId="77777777" w:rsidR="00934F34" w:rsidRPr="00212559" w:rsidRDefault="00934F34" w:rsidP="00934F34">
            <w:pPr>
              <w:rPr>
                <w:rFonts w:cs="Calibri"/>
                <w:color w:val="000000"/>
                <w:sz w:val="18"/>
                <w:szCs w:val="18"/>
              </w:rPr>
            </w:pPr>
            <w:r w:rsidRPr="00212559">
              <w:rPr>
                <w:rFonts w:cs="Calibri"/>
                <w:color w:val="000000"/>
                <w:sz w:val="18"/>
                <w:szCs w:val="18"/>
              </w:rPr>
              <w:t>Número de conta ID da caução:</w:t>
            </w:r>
          </w:p>
          <w:p w14:paraId="1C1C45E2"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‘cnumcta’, constituem a chave única do segundo pilar do MUG e dos </w:t>
            </w:r>
            <w:proofErr w:type="gramStart"/>
            <w:r w:rsidRPr="00212559">
              <w:rPr>
                <w:rFonts w:cs="Calibri"/>
                <w:color w:val="000000"/>
                <w:sz w:val="18"/>
                <w:szCs w:val="18"/>
              </w:rPr>
              <w:t>seus interfaces</w:t>
            </w:r>
            <w:proofErr w:type="gramEnd"/>
            <w:r w:rsidRPr="00212559">
              <w:rPr>
                <w:rFonts w:cs="Calibri"/>
                <w:color w:val="000000"/>
                <w:sz w:val="18"/>
                <w:szCs w:val="18"/>
              </w:rPr>
              <w:t xml:space="preserve">, ou seja, os </w:t>
            </w:r>
            <w:r>
              <w:rPr>
                <w:rFonts w:cs="Calibri"/>
                <w:color w:val="000000"/>
                <w:sz w:val="18"/>
                <w:szCs w:val="18"/>
              </w:rPr>
              <w:t>processos/cauções</w:t>
            </w:r>
            <w:r w:rsidRPr="00212559">
              <w:rPr>
                <w:rFonts w:cs="Calibri"/>
                <w:color w:val="000000"/>
                <w:sz w:val="18"/>
                <w:szCs w:val="18"/>
              </w:rPr>
              <w:t>.</w:t>
            </w:r>
          </w:p>
          <w:p w14:paraId="03B1AA99"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992" w:type="dxa"/>
            <w:tcBorders>
              <w:top w:val="nil"/>
              <w:left w:val="nil"/>
              <w:bottom w:val="single" w:sz="4" w:space="0" w:color="auto"/>
              <w:right w:val="single" w:sz="4" w:space="0" w:color="auto"/>
            </w:tcBorders>
            <w:shd w:val="clear" w:color="auto" w:fill="auto"/>
            <w:noWrap/>
            <w:hideMark/>
          </w:tcPr>
          <w:p w14:paraId="51EA6B99"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BB7870F" w14:textId="77777777" w:rsidR="004E0FC9" w:rsidRDefault="004E0FC9" w:rsidP="004E0FC9">
            <w:pPr>
              <w:rPr>
                <w:rFonts w:cs="Calibri"/>
                <w:color w:val="000000"/>
                <w:sz w:val="18"/>
                <w:szCs w:val="18"/>
              </w:rPr>
            </w:pPr>
            <w:r>
              <w:rPr>
                <w:rFonts w:cs="Calibri"/>
                <w:color w:val="000000"/>
                <w:sz w:val="18"/>
                <w:szCs w:val="18"/>
              </w:rPr>
              <w:t>MUG</w:t>
            </w:r>
          </w:p>
          <w:p w14:paraId="38439D22" w14:textId="1AC50EF0"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3B16FED0" w14:textId="278AED89"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7AB23F18" w14:textId="530751EB"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72BE1C1D" w14:textId="2C892655" w:rsidR="00934F34" w:rsidRDefault="00934F34" w:rsidP="00934F34">
            <w:pPr>
              <w:rPr>
                <w:rFonts w:cs="Calibri"/>
                <w:color w:val="000000"/>
                <w:sz w:val="18"/>
                <w:szCs w:val="18"/>
              </w:rPr>
            </w:pPr>
          </w:p>
        </w:tc>
      </w:tr>
      <w:tr w:rsidR="004E0FC9" w:rsidRPr="00212559" w14:paraId="57F34288" w14:textId="5A42661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008A8E31" w14:textId="77777777" w:rsidR="00934F34" w:rsidRPr="00212559" w:rsidRDefault="00934F34" w:rsidP="00934F34">
            <w:pPr>
              <w:rPr>
                <w:rFonts w:cs="Calibri"/>
                <w:color w:val="000000"/>
                <w:sz w:val="18"/>
                <w:szCs w:val="18"/>
              </w:rPr>
            </w:pPr>
            <w:r w:rsidRPr="00212559">
              <w:rPr>
                <w:rFonts w:cs="Calibri"/>
                <w:color w:val="000000"/>
                <w:sz w:val="18"/>
                <w:szCs w:val="18"/>
              </w:rPr>
              <w:t>centidad</w:t>
            </w:r>
          </w:p>
        </w:tc>
        <w:tc>
          <w:tcPr>
            <w:tcW w:w="5494" w:type="dxa"/>
            <w:tcBorders>
              <w:top w:val="nil"/>
              <w:left w:val="nil"/>
              <w:bottom w:val="single" w:sz="4" w:space="0" w:color="auto"/>
              <w:right w:val="single" w:sz="4" w:space="0" w:color="auto"/>
            </w:tcBorders>
            <w:shd w:val="clear" w:color="auto" w:fill="auto"/>
            <w:noWrap/>
            <w:hideMark/>
          </w:tcPr>
          <w:p w14:paraId="5E7D9A02" w14:textId="77777777" w:rsidR="00934F34" w:rsidRPr="00212559" w:rsidRDefault="00934F34" w:rsidP="00934F34">
            <w:pPr>
              <w:rPr>
                <w:rFonts w:cs="Calibri"/>
                <w:color w:val="000000"/>
                <w:sz w:val="18"/>
                <w:szCs w:val="18"/>
              </w:rPr>
            </w:pPr>
            <w:r w:rsidRPr="00212559">
              <w:rPr>
                <w:rFonts w:cs="Calibri"/>
                <w:color w:val="000000"/>
                <w:sz w:val="18"/>
                <w:szCs w:val="18"/>
              </w:rPr>
              <w:t>Entidade a que respeita a informação</w:t>
            </w:r>
          </w:p>
          <w:p w14:paraId="138A1F03" w14:textId="77777777" w:rsidR="00934F34" w:rsidRPr="00212559" w:rsidRDefault="00934F34" w:rsidP="00934F34">
            <w:pPr>
              <w:pStyle w:val="ListParagraph"/>
              <w:numPr>
                <w:ilvl w:val="0"/>
                <w:numId w:val="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992" w:type="dxa"/>
            <w:tcBorders>
              <w:top w:val="nil"/>
              <w:left w:val="nil"/>
              <w:bottom w:val="single" w:sz="4" w:space="0" w:color="auto"/>
              <w:right w:val="single" w:sz="4" w:space="0" w:color="auto"/>
            </w:tcBorders>
            <w:shd w:val="clear" w:color="auto" w:fill="auto"/>
            <w:noWrap/>
            <w:hideMark/>
          </w:tcPr>
          <w:p w14:paraId="34D484B1" w14:textId="77777777" w:rsidR="00934F34" w:rsidRPr="00212559" w:rsidRDefault="00934F34" w:rsidP="00934F34">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170A86B" w14:textId="77777777" w:rsidR="004E0FC9" w:rsidRDefault="004E0FC9" w:rsidP="004E0FC9">
            <w:pPr>
              <w:rPr>
                <w:rFonts w:cs="Calibri"/>
                <w:color w:val="000000"/>
                <w:sz w:val="18"/>
                <w:szCs w:val="18"/>
              </w:rPr>
            </w:pPr>
            <w:r>
              <w:rPr>
                <w:rFonts w:cs="Calibri"/>
                <w:color w:val="000000"/>
                <w:sz w:val="18"/>
                <w:szCs w:val="18"/>
              </w:rPr>
              <w:t>MUG</w:t>
            </w:r>
          </w:p>
          <w:p w14:paraId="408B761F" w14:textId="69F9E636" w:rsidR="00934F34"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B408B1A" w14:textId="3DB50F6E" w:rsidR="00934F34" w:rsidRDefault="00934F34" w:rsidP="00934F34">
            <w:pPr>
              <w:rPr>
                <w:rFonts w:cs="Calibri"/>
                <w:color w:val="000000"/>
                <w:sz w:val="18"/>
                <w:szCs w:val="18"/>
              </w:rPr>
            </w:pPr>
          </w:p>
        </w:tc>
        <w:tc>
          <w:tcPr>
            <w:tcW w:w="1134" w:type="dxa"/>
            <w:tcBorders>
              <w:top w:val="nil"/>
              <w:left w:val="nil"/>
              <w:bottom w:val="single" w:sz="4" w:space="0" w:color="auto"/>
              <w:right w:val="single" w:sz="4" w:space="0" w:color="auto"/>
            </w:tcBorders>
          </w:tcPr>
          <w:p w14:paraId="25F536F9" w14:textId="2C71CEEC" w:rsidR="00934F34" w:rsidRDefault="00934F34" w:rsidP="00934F34">
            <w:pPr>
              <w:rPr>
                <w:rFonts w:cs="Calibri"/>
                <w:color w:val="000000"/>
                <w:sz w:val="18"/>
                <w:szCs w:val="18"/>
              </w:rPr>
            </w:pPr>
          </w:p>
        </w:tc>
        <w:tc>
          <w:tcPr>
            <w:tcW w:w="2126" w:type="dxa"/>
            <w:tcBorders>
              <w:top w:val="nil"/>
              <w:left w:val="nil"/>
              <w:bottom w:val="single" w:sz="4" w:space="0" w:color="auto"/>
              <w:right w:val="single" w:sz="4" w:space="0" w:color="auto"/>
            </w:tcBorders>
          </w:tcPr>
          <w:p w14:paraId="405280FA" w14:textId="166F7E6C" w:rsidR="00934F34" w:rsidRDefault="00934F34" w:rsidP="00934F34">
            <w:pPr>
              <w:rPr>
                <w:rFonts w:cs="Calibri"/>
                <w:color w:val="000000"/>
                <w:sz w:val="18"/>
                <w:szCs w:val="18"/>
              </w:rPr>
            </w:pPr>
          </w:p>
        </w:tc>
      </w:tr>
      <w:tr w:rsidR="004E0FC9" w:rsidRPr="00212559" w14:paraId="7DF386B1" w14:textId="0C4AD2C3"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2A4C3925" w14:textId="77777777" w:rsidR="004E0FC9" w:rsidRPr="00212559" w:rsidRDefault="004E0FC9" w:rsidP="004E0FC9">
            <w:pPr>
              <w:rPr>
                <w:rFonts w:cs="Calibri"/>
                <w:color w:val="000000"/>
                <w:sz w:val="18"/>
                <w:szCs w:val="18"/>
              </w:rPr>
            </w:pPr>
            <w:r w:rsidRPr="00212559">
              <w:rPr>
                <w:rFonts w:cs="Calibri"/>
                <w:color w:val="000000"/>
                <w:sz w:val="18"/>
                <w:szCs w:val="18"/>
              </w:rPr>
              <w:t>caplic</w:t>
            </w:r>
          </w:p>
        </w:tc>
        <w:tc>
          <w:tcPr>
            <w:tcW w:w="5494" w:type="dxa"/>
            <w:tcBorders>
              <w:top w:val="single" w:sz="4" w:space="0" w:color="auto"/>
              <w:left w:val="nil"/>
              <w:bottom w:val="single" w:sz="4" w:space="0" w:color="auto"/>
              <w:right w:val="single" w:sz="4" w:space="0" w:color="auto"/>
            </w:tcBorders>
            <w:shd w:val="clear" w:color="auto" w:fill="auto"/>
            <w:noWrap/>
            <w:hideMark/>
          </w:tcPr>
          <w:p w14:paraId="4938FCD5" w14:textId="77777777" w:rsidR="004E0FC9" w:rsidRPr="00212559" w:rsidRDefault="004E0FC9" w:rsidP="004E0FC9">
            <w:pPr>
              <w:rPr>
                <w:rFonts w:cs="Calibri"/>
                <w:color w:val="000000"/>
                <w:sz w:val="18"/>
                <w:szCs w:val="18"/>
              </w:rPr>
            </w:pPr>
            <w:r w:rsidRPr="00212559">
              <w:rPr>
                <w:rFonts w:cs="Calibri"/>
                <w:color w:val="000000"/>
                <w:sz w:val="18"/>
                <w:szCs w:val="18"/>
              </w:rPr>
              <w:t>Aplicação fonte da informação:</w:t>
            </w:r>
          </w:p>
          <w:p w14:paraId="2A4860A8"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35B0C860"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5A03DF51"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‘SG’ para seguros</w:t>
            </w:r>
          </w:p>
          <w:p w14:paraId="619B1B76"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‘FU’ para fundos</w:t>
            </w:r>
          </w:p>
          <w:p w14:paraId="1679736F"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4C4E1C93"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6BAB1688"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‘GP’ para garantias imóveis de origem GP</w:t>
            </w:r>
          </w:p>
          <w:p w14:paraId="1D8C4529" w14:textId="77777777" w:rsidR="004E0FC9" w:rsidRPr="00212559" w:rsidRDefault="004E0FC9" w:rsidP="004E0FC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992" w:type="dxa"/>
            <w:tcBorders>
              <w:top w:val="single" w:sz="4" w:space="0" w:color="auto"/>
              <w:left w:val="nil"/>
              <w:bottom w:val="single" w:sz="4" w:space="0" w:color="auto"/>
              <w:right w:val="single" w:sz="4" w:space="0" w:color="auto"/>
            </w:tcBorders>
            <w:shd w:val="clear" w:color="auto" w:fill="auto"/>
            <w:noWrap/>
            <w:hideMark/>
          </w:tcPr>
          <w:p w14:paraId="29460326"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2BB83105" w14:textId="77777777" w:rsidR="004E0FC9" w:rsidRDefault="004E0FC9" w:rsidP="004E0FC9">
            <w:pPr>
              <w:rPr>
                <w:rFonts w:cs="Calibri"/>
                <w:color w:val="000000"/>
                <w:sz w:val="18"/>
                <w:szCs w:val="18"/>
              </w:rPr>
            </w:pPr>
            <w:r>
              <w:rPr>
                <w:rFonts w:cs="Calibri"/>
                <w:color w:val="000000"/>
                <w:sz w:val="18"/>
                <w:szCs w:val="18"/>
              </w:rPr>
              <w:t>MUG</w:t>
            </w:r>
          </w:p>
          <w:p w14:paraId="7AA96459" w14:textId="543D60B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69C2E53F"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4E18D1B" w14:textId="77777777" w:rsidR="004E0FC9" w:rsidRDefault="004E0FC9" w:rsidP="004E0FC9">
            <w:pPr>
              <w:rPr>
                <w:rFonts w:cs="Calibri"/>
                <w:i/>
                <w:color w:val="000000"/>
                <w:sz w:val="18"/>
                <w:szCs w:val="18"/>
              </w:rPr>
            </w:pPr>
            <w:r>
              <w:rPr>
                <w:rFonts w:cs="Calibri"/>
                <w:i/>
                <w:color w:val="000000"/>
                <w:sz w:val="18"/>
                <w:szCs w:val="18"/>
              </w:rPr>
              <w:t xml:space="preserve">cd_garantias.gt002_grnt_prc </w:t>
            </w:r>
          </w:p>
          <w:p w14:paraId="0BEF423E" w14:textId="77777777" w:rsidR="004E0FC9" w:rsidRDefault="004E0FC9" w:rsidP="004E0FC9">
            <w:pPr>
              <w:rPr>
                <w:rFonts w:cs="Calibri"/>
                <w:i/>
                <w:color w:val="000000"/>
                <w:sz w:val="18"/>
                <w:szCs w:val="18"/>
              </w:rPr>
            </w:pPr>
            <w:r>
              <w:rPr>
                <w:rFonts w:cs="Calibri"/>
                <w:i/>
                <w:color w:val="000000"/>
                <w:sz w:val="18"/>
                <w:szCs w:val="18"/>
              </w:rPr>
              <w:t xml:space="preserve">cd_garantias.gt003_trz_gt </w:t>
            </w:r>
          </w:p>
          <w:p w14:paraId="353EE448" w14:textId="38461CA8"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3BB5E815" w14:textId="77777777" w:rsidR="004E0FC9" w:rsidRPr="004E0FC9" w:rsidRDefault="004E0FC9" w:rsidP="004E0FC9">
            <w:pPr>
              <w:rPr>
                <w:rFonts w:cs="Calibri"/>
                <w:color w:val="000000"/>
                <w:sz w:val="18"/>
                <w:szCs w:val="18"/>
              </w:rPr>
            </w:pPr>
            <w:r w:rsidRPr="004E0FC9">
              <w:rPr>
                <w:rFonts w:cs="Calibri"/>
                <w:color w:val="000000"/>
                <w:sz w:val="18"/>
                <w:szCs w:val="18"/>
              </w:rPr>
              <w:t>origem</w:t>
            </w:r>
          </w:p>
          <w:p w14:paraId="4C954AEA" w14:textId="77777777" w:rsidR="004E0FC9" w:rsidRPr="004E0FC9" w:rsidRDefault="004E0FC9" w:rsidP="004E0FC9">
            <w:pPr>
              <w:rPr>
                <w:rFonts w:cs="Calibri"/>
                <w:color w:val="000000"/>
                <w:sz w:val="18"/>
                <w:szCs w:val="18"/>
              </w:rPr>
            </w:pPr>
            <w:r w:rsidRPr="004E0FC9">
              <w:rPr>
                <w:rFonts w:cs="Calibri"/>
                <w:color w:val="000000"/>
                <w:sz w:val="18"/>
                <w:szCs w:val="18"/>
              </w:rPr>
              <w:t>tipologia</w:t>
            </w:r>
          </w:p>
          <w:p w14:paraId="1667D252" w14:textId="77777777" w:rsidR="004E0FC9" w:rsidRPr="004E0FC9" w:rsidRDefault="004E0FC9" w:rsidP="004E0FC9">
            <w:pPr>
              <w:rPr>
                <w:rFonts w:cs="Calibri"/>
                <w:color w:val="000000"/>
                <w:sz w:val="18"/>
                <w:szCs w:val="18"/>
              </w:rPr>
            </w:pPr>
            <w:r w:rsidRPr="004E0FC9">
              <w:rPr>
                <w:rFonts w:cs="Calibri"/>
                <w:color w:val="000000"/>
                <w:sz w:val="18"/>
                <w:szCs w:val="18"/>
              </w:rPr>
              <w:t>ctratcta</w:t>
            </w:r>
          </w:p>
          <w:p w14:paraId="4B02C4FE" w14:textId="27FC4911" w:rsidR="004E0FC9" w:rsidRDefault="004E0FC9" w:rsidP="004E0FC9">
            <w:pPr>
              <w:rPr>
                <w:rFonts w:cs="Calibri"/>
                <w:color w:val="000000"/>
                <w:sz w:val="18"/>
                <w:szCs w:val="18"/>
              </w:rPr>
            </w:pPr>
            <w:r w:rsidRPr="004E0FC9">
              <w:rPr>
                <w:rFonts w:cs="Calibri"/>
                <w:color w:val="000000"/>
                <w:sz w:val="18"/>
                <w:szCs w:val="18"/>
              </w:rPr>
              <w:t>ckprodut</w:t>
            </w:r>
          </w:p>
        </w:tc>
        <w:tc>
          <w:tcPr>
            <w:tcW w:w="2126" w:type="dxa"/>
            <w:tcBorders>
              <w:top w:val="single" w:sz="4" w:space="0" w:color="auto"/>
              <w:left w:val="nil"/>
              <w:bottom w:val="single" w:sz="4" w:space="0" w:color="auto"/>
              <w:right w:val="single" w:sz="4" w:space="0" w:color="auto"/>
            </w:tcBorders>
          </w:tcPr>
          <w:p w14:paraId="2D842CCD" w14:textId="3357017B" w:rsidR="004E0FC9" w:rsidRDefault="004E0FC9" w:rsidP="004E0FC9">
            <w:pPr>
              <w:rPr>
                <w:rFonts w:cs="Calibri"/>
                <w:color w:val="000000"/>
                <w:sz w:val="18"/>
                <w:szCs w:val="18"/>
              </w:rPr>
            </w:pPr>
          </w:p>
        </w:tc>
      </w:tr>
      <w:tr w:rsidR="004E0FC9" w:rsidRPr="00212559" w14:paraId="46993E71" w14:textId="7218C96E"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028335DB" w14:textId="77777777" w:rsidR="004E0FC9" w:rsidRPr="00212559" w:rsidRDefault="004E0FC9" w:rsidP="004E0FC9">
            <w:pPr>
              <w:rPr>
                <w:rFonts w:cs="Calibri"/>
                <w:color w:val="000000"/>
                <w:sz w:val="18"/>
                <w:szCs w:val="18"/>
              </w:rPr>
            </w:pPr>
            <w:r w:rsidRPr="00212559">
              <w:rPr>
                <w:rFonts w:cs="Calibri"/>
                <w:color w:val="000000"/>
                <w:sz w:val="18"/>
                <w:szCs w:val="18"/>
              </w:rPr>
              <w:t>isin</w:t>
            </w:r>
          </w:p>
        </w:tc>
        <w:tc>
          <w:tcPr>
            <w:tcW w:w="5494" w:type="dxa"/>
            <w:tcBorders>
              <w:top w:val="single" w:sz="4" w:space="0" w:color="auto"/>
              <w:left w:val="nil"/>
              <w:bottom w:val="single" w:sz="4" w:space="0" w:color="auto"/>
              <w:right w:val="single" w:sz="4" w:space="0" w:color="auto"/>
            </w:tcBorders>
            <w:shd w:val="clear" w:color="auto" w:fill="auto"/>
            <w:noWrap/>
            <w:hideMark/>
          </w:tcPr>
          <w:p w14:paraId="7EB5C847" w14:textId="77777777" w:rsidR="004E0FC9" w:rsidRPr="00212559" w:rsidRDefault="004E0FC9" w:rsidP="004E0FC9">
            <w:pPr>
              <w:rPr>
                <w:rFonts w:cs="Calibri"/>
                <w:color w:val="000000"/>
                <w:sz w:val="18"/>
                <w:szCs w:val="18"/>
              </w:rPr>
            </w:pPr>
            <w:r w:rsidRPr="00212559">
              <w:rPr>
                <w:rFonts w:cs="Calibri"/>
                <w:color w:val="000000"/>
                <w:sz w:val="18"/>
                <w:szCs w:val="18"/>
              </w:rPr>
              <w:t>Código de Emissão (ISIN, ISINREF)</w:t>
            </w:r>
          </w:p>
          <w:p w14:paraId="1ED15511"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lang w:val="en-US"/>
              </w:rPr>
              <w:t>ISIN significa “</w:t>
            </w:r>
            <w:r w:rsidRPr="00212559">
              <w:rPr>
                <w:rFonts w:cs="Calibri"/>
                <w:i/>
                <w:color w:val="000000"/>
                <w:sz w:val="18"/>
                <w:szCs w:val="18"/>
                <w:lang w:val="en-US"/>
              </w:rPr>
              <w:t>International Securities Identification Number”</w:t>
            </w:r>
            <w:r w:rsidRPr="00212559">
              <w:rPr>
                <w:rFonts w:cs="Calibri"/>
                <w:color w:val="000000"/>
                <w:sz w:val="18"/>
                <w:szCs w:val="18"/>
                <w:lang w:val="en-US"/>
              </w:rPr>
              <w:t xml:space="preserve">. </w:t>
            </w:r>
            <w:r w:rsidRPr="00212559">
              <w:rPr>
                <w:rFonts w:cs="Calibri"/>
                <w:color w:val="000000"/>
                <w:sz w:val="18"/>
                <w:szCs w:val="18"/>
              </w:rPr>
              <w:t>Este código é o número de identificação internacional atribuído a títulos e fundos, de acordo com a norma ISO 6166.</w:t>
            </w:r>
          </w:p>
          <w:p w14:paraId="5FB92EBD"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 xml:space="preserve">Este código está apenas preenchido para garantias reais financeiras do tipo fundos e títulos. </w:t>
            </w:r>
          </w:p>
        </w:tc>
        <w:tc>
          <w:tcPr>
            <w:tcW w:w="992" w:type="dxa"/>
            <w:tcBorders>
              <w:top w:val="single" w:sz="4" w:space="0" w:color="auto"/>
              <w:left w:val="nil"/>
              <w:bottom w:val="single" w:sz="4" w:space="0" w:color="auto"/>
              <w:right w:val="single" w:sz="4" w:space="0" w:color="auto"/>
            </w:tcBorders>
            <w:shd w:val="clear" w:color="auto" w:fill="auto"/>
            <w:noWrap/>
            <w:hideMark/>
          </w:tcPr>
          <w:p w14:paraId="5E42E006"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4279E5B4" w14:textId="77777777" w:rsidR="004E0FC9" w:rsidRDefault="004E0FC9" w:rsidP="004E0FC9">
            <w:pPr>
              <w:rPr>
                <w:rFonts w:cs="Calibri"/>
                <w:color w:val="000000"/>
                <w:sz w:val="18"/>
                <w:szCs w:val="18"/>
              </w:rPr>
            </w:pPr>
            <w:r w:rsidRPr="000E5989">
              <w:rPr>
                <w:rFonts w:cs="Calibri"/>
                <w:color w:val="000000"/>
                <w:sz w:val="18"/>
                <w:szCs w:val="18"/>
              </w:rPr>
              <w:t>Títulos (APMT0100022484)</w:t>
            </w:r>
          </w:p>
          <w:p w14:paraId="596E0278" w14:textId="77777777" w:rsidR="004E0FC9" w:rsidRDefault="004E0FC9" w:rsidP="004E0FC9">
            <w:pPr>
              <w:rPr>
                <w:rFonts w:cs="Calibri"/>
                <w:color w:val="000000"/>
                <w:sz w:val="18"/>
                <w:szCs w:val="18"/>
              </w:rPr>
            </w:pPr>
            <w:r w:rsidRPr="000E5989">
              <w:rPr>
                <w:rFonts w:cs="Calibri"/>
                <w:color w:val="000000"/>
                <w:sz w:val="18"/>
                <w:szCs w:val="18"/>
              </w:rPr>
              <w:t>Fundos (APMT0100021345)</w:t>
            </w:r>
          </w:p>
          <w:p w14:paraId="661BE4C6" w14:textId="6C61901B" w:rsidR="004E0FC9" w:rsidRPr="00212559" w:rsidRDefault="004E0FC9" w:rsidP="004E0FC9">
            <w:pPr>
              <w:rPr>
                <w:rFonts w:cs="Calibri"/>
                <w:color w:val="000000"/>
                <w:sz w:val="18"/>
                <w:szCs w:val="18"/>
              </w:rPr>
            </w:pPr>
            <w:r w:rsidRPr="000E5989">
              <w:rPr>
                <w:rFonts w:cs="Calibri"/>
                <w:color w:val="000000"/>
                <w:sz w:val="18"/>
                <w:szCs w:val="18"/>
              </w:rPr>
              <w:t>Estruturais (APMT0100050994</w:t>
            </w:r>
          </w:p>
        </w:tc>
        <w:tc>
          <w:tcPr>
            <w:tcW w:w="1701" w:type="dxa"/>
            <w:tcBorders>
              <w:top w:val="single" w:sz="4" w:space="0" w:color="auto"/>
              <w:left w:val="nil"/>
              <w:bottom w:val="single" w:sz="4" w:space="0" w:color="auto"/>
              <w:right w:val="single" w:sz="4" w:space="0" w:color="auto"/>
            </w:tcBorders>
          </w:tcPr>
          <w:p w14:paraId="38008A00" w14:textId="77777777" w:rsidR="004E0FC9" w:rsidRPr="00020F9F" w:rsidRDefault="004E0FC9" w:rsidP="004E0FC9">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mercados.ttt</w:t>
            </w:r>
            <w:proofErr w:type="gramEnd"/>
            <w:r w:rsidRPr="00020F9F">
              <w:rPr>
                <w:rFonts w:cs="Calibri"/>
                <w:i/>
                <w:color w:val="000000"/>
                <w:sz w:val="18"/>
                <w:szCs w:val="18"/>
              </w:rPr>
              <w:t>35_titlgru</w:t>
            </w:r>
          </w:p>
          <w:p w14:paraId="07BAE357" w14:textId="77777777" w:rsidR="004E0FC9" w:rsidRPr="00020F9F" w:rsidRDefault="004E0FC9" w:rsidP="004E0FC9">
            <w:pPr>
              <w:rPr>
                <w:rFonts w:cs="Calibri"/>
                <w:i/>
                <w:color w:val="000000"/>
                <w:sz w:val="18"/>
                <w:szCs w:val="18"/>
              </w:rPr>
            </w:pPr>
            <w:r w:rsidRPr="00020F9F">
              <w:rPr>
                <w:rFonts w:cs="Calibri"/>
                <w:i/>
                <w:color w:val="000000"/>
                <w:sz w:val="18"/>
                <w:szCs w:val="18"/>
              </w:rPr>
              <w:t>cd_</w:t>
            </w:r>
            <w:proofErr w:type="gramStart"/>
            <w:r w:rsidRPr="00020F9F">
              <w:rPr>
                <w:rFonts w:cs="Calibri"/>
                <w:i/>
                <w:color w:val="000000"/>
                <w:sz w:val="18"/>
                <w:szCs w:val="18"/>
              </w:rPr>
              <w:t>mercados.fut</w:t>
            </w:r>
            <w:proofErr w:type="gramEnd"/>
            <w:r w:rsidRPr="00020F9F">
              <w:rPr>
                <w:rFonts w:cs="Calibri"/>
                <w:i/>
                <w:color w:val="000000"/>
                <w:sz w:val="18"/>
                <w:szCs w:val="18"/>
              </w:rPr>
              <w:t>02_contasfu</w:t>
            </w:r>
          </w:p>
          <w:p w14:paraId="642E6F28" w14:textId="27B04312" w:rsidR="004E0FC9" w:rsidRDefault="004E0FC9" w:rsidP="004E0FC9">
            <w:pPr>
              <w:rPr>
                <w:rFonts w:cs="Calibri"/>
                <w:color w:val="000000"/>
                <w:sz w:val="18"/>
                <w:szCs w:val="18"/>
              </w:rPr>
            </w:pPr>
            <w:r w:rsidRPr="00020F9F">
              <w:rPr>
                <w:rFonts w:cs="Calibri"/>
                <w:i/>
                <w:color w:val="000000"/>
                <w:sz w:val="18"/>
                <w:szCs w:val="18"/>
              </w:rPr>
              <w:t>cd_estruturais.cat34_fuparam</w:t>
            </w:r>
          </w:p>
        </w:tc>
        <w:tc>
          <w:tcPr>
            <w:tcW w:w="1134" w:type="dxa"/>
            <w:tcBorders>
              <w:top w:val="single" w:sz="4" w:space="0" w:color="auto"/>
              <w:left w:val="nil"/>
              <w:bottom w:val="single" w:sz="4" w:space="0" w:color="auto"/>
              <w:right w:val="single" w:sz="4" w:space="0" w:color="auto"/>
            </w:tcBorders>
          </w:tcPr>
          <w:p w14:paraId="20F25882" w14:textId="77777777" w:rsidR="004E0FC9" w:rsidRPr="004E0FC9" w:rsidRDefault="004E0FC9" w:rsidP="004E0FC9">
            <w:pPr>
              <w:rPr>
                <w:rFonts w:cs="Calibri"/>
                <w:color w:val="000000"/>
                <w:sz w:val="18"/>
                <w:szCs w:val="18"/>
              </w:rPr>
            </w:pPr>
            <w:r w:rsidRPr="004E0FC9">
              <w:rPr>
                <w:rFonts w:cs="Calibri"/>
                <w:color w:val="000000"/>
                <w:sz w:val="18"/>
                <w:szCs w:val="18"/>
              </w:rPr>
              <w:t>ctitisin/cisinref</w:t>
            </w:r>
          </w:p>
          <w:p w14:paraId="1EFE8F38" w14:textId="0C3A30BF" w:rsidR="004E0FC9" w:rsidRDefault="004E0FC9" w:rsidP="004E0FC9">
            <w:pPr>
              <w:rPr>
                <w:rFonts w:cs="Calibri"/>
                <w:color w:val="000000"/>
                <w:sz w:val="18"/>
                <w:szCs w:val="18"/>
              </w:rPr>
            </w:pPr>
            <w:r w:rsidRPr="004E0FC9">
              <w:rPr>
                <w:rFonts w:cs="Calibri"/>
                <w:color w:val="000000"/>
                <w:sz w:val="18"/>
                <w:szCs w:val="18"/>
              </w:rPr>
              <w:t>ccodisin</w:t>
            </w:r>
          </w:p>
        </w:tc>
        <w:tc>
          <w:tcPr>
            <w:tcW w:w="2126" w:type="dxa"/>
            <w:tcBorders>
              <w:top w:val="single" w:sz="4" w:space="0" w:color="auto"/>
              <w:left w:val="nil"/>
              <w:bottom w:val="single" w:sz="4" w:space="0" w:color="auto"/>
              <w:right w:val="single" w:sz="4" w:space="0" w:color="auto"/>
            </w:tcBorders>
          </w:tcPr>
          <w:p w14:paraId="3BF465F7" w14:textId="3E5D103B" w:rsidR="004E0FC9" w:rsidRDefault="004E0FC9" w:rsidP="004E0FC9">
            <w:pPr>
              <w:rPr>
                <w:rFonts w:cs="Calibri"/>
                <w:color w:val="000000"/>
                <w:sz w:val="18"/>
                <w:szCs w:val="18"/>
              </w:rPr>
            </w:pPr>
          </w:p>
        </w:tc>
      </w:tr>
      <w:tr w:rsidR="004E0FC9" w:rsidRPr="00212559" w14:paraId="4F9947A5" w14:textId="4744D7D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7FFD3CFA" w14:textId="77777777" w:rsidR="004E0FC9" w:rsidRPr="00212559" w:rsidRDefault="004E0FC9" w:rsidP="004E0FC9">
            <w:pPr>
              <w:rPr>
                <w:rFonts w:cs="Calibri"/>
                <w:color w:val="000000"/>
                <w:sz w:val="18"/>
                <w:szCs w:val="18"/>
              </w:rPr>
            </w:pPr>
            <w:r w:rsidRPr="00212559">
              <w:rPr>
                <w:rFonts w:cs="Calibri"/>
                <w:color w:val="000000"/>
                <w:sz w:val="18"/>
                <w:szCs w:val="18"/>
              </w:rPr>
              <w:lastRenderedPageBreak/>
              <w:t>tipvalor</w:t>
            </w:r>
          </w:p>
        </w:tc>
        <w:tc>
          <w:tcPr>
            <w:tcW w:w="5494" w:type="dxa"/>
            <w:tcBorders>
              <w:top w:val="nil"/>
              <w:left w:val="nil"/>
              <w:bottom w:val="single" w:sz="4" w:space="0" w:color="auto"/>
              <w:right w:val="single" w:sz="4" w:space="0" w:color="auto"/>
            </w:tcBorders>
            <w:shd w:val="clear" w:color="auto" w:fill="auto"/>
            <w:noWrap/>
            <w:hideMark/>
          </w:tcPr>
          <w:p w14:paraId="31195169" w14:textId="77777777" w:rsidR="004E0FC9" w:rsidRPr="00212559" w:rsidRDefault="004E0FC9" w:rsidP="004E0FC9">
            <w:pPr>
              <w:rPr>
                <w:rFonts w:cs="Calibri"/>
                <w:color w:val="000000"/>
                <w:sz w:val="18"/>
                <w:szCs w:val="18"/>
              </w:rPr>
            </w:pPr>
            <w:r w:rsidRPr="00212559">
              <w:rPr>
                <w:rFonts w:cs="Calibri"/>
                <w:color w:val="000000"/>
                <w:sz w:val="18"/>
                <w:szCs w:val="18"/>
              </w:rPr>
              <w:t>Tipo de Valoração</w:t>
            </w:r>
          </w:p>
          <w:p w14:paraId="3354F619"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 xml:space="preserve">Este campo indica o tipo de valoração da garantia. </w:t>
            </w:r>
          </w:p>
          <w:p w14:paraId="5D71E576"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757CCB89"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C6311A9" w14:textId="77777777" w:rsidR="004E0FC9" w:rsidRDefault="004E0FC9" w:rsidP="004E0FC9">
            <w:pPr>
              <w:rPr>
                <w:rFonts w:cs="Calibri"/>
                <w:color w:val="000000"/>
                <w:sz w:val="18"/>
                <w:szCs w:val="18"/>
              </w:rPr>
            </w:pPr>
            <w:r>
              <w:rPr>
                <w:rFonts w:cs="Calibri"/>
                <w:color w:val="000000"/>
                <w:sz w:val="18"/>
                <w:szCs w:val="18"/>
              </w:rPr>
              <w:t>MUG</w:t>
            </w:r>
          </w:p>
          <w:p w14:paraId="534D4DD9" w14:textId="5FA956D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5AA6B51" w14:textId="280872F0"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5643BF57" w14:textId="42DB1929"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3718450B" w14:textId="0A1C9337" w:rsidR="004E0FC9" w:rsidRDefault="004E0FC9" w:rsidP="004E0FC9">
            <w:pPr>
              <w:rPr>
                <w:rFonts w:cs="Calibri"/>
                <w:color w:val="000000"/>
                <w:sz w:val="18"/>
                <w:szCs w:val="18"/>
              </w:rPr>
            </w:pPr>
          </w:p>
        </w:tc>
      </w:tr>
      <w:tr w:rsidR="004E0FC9" w:rsidRPr="00212559" w14:paraId="1A8D07F4" w14:textId="18A088C4"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465E6EF7" w14:textId="77777777" w:rsidR="004E0FC9" w:rsidRPr="00212559" w:rsidRDefault="004E0FC9" w:rsidP="004E0FC9">
            <w:pPr>
              <w:rPr>
                <w:rFonts w:cs="Calibri"/>
                <w:color w:val="000000"/>
                <w:sz w:val="18"/>
                <w:szCs w:val="18"/>
              </w:rPr>
            </w:pPr>
            <w:r w:rsidRPr="00212559">
              <w:rPr>
                <w:rFonts w:cs="Calibri"/>
                <w:color w:val="000000"/>
                <w:sz w:val="18"/>
                <w:szCs w:val="18"/>
              </w:rPr>
              <w:t>tipgarant</w:t>
            </w:r>
          </w:p>
        </w:tc>
        <w:tc>
          <w:tcPr>
            <w:tcW w:w="5494" w:type="dxa"/>
            <w:tcBorders>
              <w:top w:val="nil"/>
              <w:left w:val="nil"/>
              <w:bottom w:val="single" w:sz="4" w:space="0" w:color="auto"/>
              <w:right w:val="single" w:sz="4" w:space="0" w:color="auto"/>
            </w:tcBorders>
            <w:shd w:val="clear" w:color="auto" w:fill="auto"/>
            <w:noWrap/>
            <w:hideMark/>
          </w:tcPr>
          <w:p w14:paraId="2FD3D465" w14:textId="77777777" w:rsidR="004E0FC9" w:rsidRPr="00212559" w:rsidRDefault="004E0FC9" w:rsidP="004E0FC9">
            <w:pPr>
              <w:rPr>
                <w:rFonts w:cs="Calibri"/>
                <w:color w:val="000000"/>
                <w:sz w:val="18"/>
                <w:szCs w:val="18"/>
              </w:rPr>
            </w:pPr>
            <w:r w:rsidRPr="00212559">
              <w:rPr>
                <w:rFonts w:cs="Calibri"/>
                <w:color w:val="000000"/>
                <w:sz w:val="18"/>
                <w:szCs w:val="18"/>
              </w:rPr>
              <w:t>Tipo de Garantia</w:t>
            </w:r>
          </w:p>
          <w:p w14:paraId="6C87F849"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374D014E"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037DFAF"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0A6A797" w14:textId="77777777" w:rsidR="004E0FC9" w:rsidRDefault="004E0FC9" w:rsidP="004E0FC9">
            <w:pPr>
              <w:rPr>
                <w:rFonts w:cs="Calibri"/>
                <w:color w:val="000000"/>
                <w:sz w:val="18"/>
                <w:szCs w:val="18"/>
              </w:rPr>
            </w:pPr>
            <w:r>
              <w:rPr>
                <w:rFonts w:cs="Calibri"/>
                <w:color w:val="000000"/>
                <w:sz w:val="18"/>
                <w:szCs w:val="18"/>
              </w:rPr>
              <w:t>MUG</w:t>
            </w:r>
          </w:p>
          <w:p w14:paraId="4B49DBBB" w14:textId="14780627"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72C273B" w14:textId="5AEA5BE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06244E9" w14:textId="07ACAA8F"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61AB973A" w14:textId="03678B11" w:rsidR="004E0FC9" w:rsidRDefault="004E0FC9" w:rsidP="004E0FC9">
            <w:pPr>
              <w:rPr>
                <w:rFonts w:cs="Calibri"/>
                <w:color w:val="000000"/>
                <w:sz w:val="18"/>
                <w:szCs w:val="18"/>
              </w:rPr>
            </w:pPr>
          </w:p>
        </w:tc>
      </w:tr>
      <w:tr w:rsidR="004E0FC9" w:rsidRPr="00212559" w14:paraId="3A6505F9" w14:textId="645BEE4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2F76EB24" w14:textId="77777777" w:rsidR="004E0FC9" w:rsidRPr="00212559" w:rsidRDefault="004E0FC9" w:rsidP="004E0FC9">
            <w:pPr>
              <w:rPr>
                <w:rFonts w:cs="Calibri"/>
                <w:color w:val="000000"/>
                <w:sz w:val="18"/>
                <w:szCs w:val="18"/>
              </w:rPr>
            </w:pPr>
            <w:r w:rsidRPr="00212559">
              <w:rPr>
                <w:rFonts w:cs="Calibri"/>
                <w:color w:val="000000"/>
                <w:sz w:val="18"/>
                <w:szCs w:val="18"/>
              </w:rPr>
              <w:t>divisa</w:t>
            </w:r>
          </w:p>
        </w:tc>
        <w:tc>
          <w:tcPr>
            <w:tcW w:w="5494" w:type="dxa"/>
            <w:tcBorders>
              <w:top w:val="nil"/>
              <w:left w:val="nil"/>
              <w:bottom w:val="single" w:sz="4" w:space="0" w:color="auto"/>
              <w:right w:val="single" w:sz="4" w:space="0" w:color="auto"/>
            </w:tcBorders>
            <w:shd w:val="clear" w:color="auto" w:fill="auto"/>
            <w:noWrap/>
            <w:hideMark/>
          </w:tcPr>
          <w:p w14:paraId="00279335" w14:textId="77777777" w:rsidR="004E0FC9" w:rsidRPr="00212559" w:rsidRDefault="004E0FC9" w:rsidP="004E0FC9">
            <w:pPr>
              <w:rPr>
                <w:rFonts w:cs="Calibri"/>
                <w:color w:val="000000"/>
                <w:sz w:val="18"/>
                <w:szCs w:val="18"/>
              </w:rPr>
            </w:pPr>
            <w:r w:rsidRPr="00212559">
              <w:rPr>
                <w:rFonts w:cs="Calibri"/>
                <w:color w:val="000000"/>
                <w:sz w:val="18"/>
                <w:szCs w:val="18"/>
              </w:rPr>
              <w:t>Código da moeda</w:t>
            </w:r>
          </w:p>
          <w:p w14:paraId="0947048A" w14:textId="77777777" w:rsidR="004E0FC9" w:rsidRPr="00212559" w:rsidRDefault="004E0FC9" w:rsidP="004E0FC9">
            <w:pPr>
              <w:pStyle w:val="ListParagraph"/>
              <w:numPr>
                <w:ilvl w:val="0"/>
                <w:numId w:val="11"/>
              </w:numPr>
              <w:rPr>
                <w:rFonts w:cs="Calibri"/>
                <w:color w:val="000000"/>
                <w:sz w:val="18"/>
                <w:szCs w:val="18"/>
              </w:rPr>
            </w:pPr>
            <w:r w:rsidRPr="00212559">
              <w:rPr>
                <w:rFonts w:cs="Calibri"/>
                <w:color w:val="000000"/>
                <w:sz w:val="18"/>
                <w:szCs w:val="18"/>
              </w:rPr>
              <w:t>Corresponde ao código da moeda de denominação do contrato.</w:t>
            </w:r>
          </w:p>
          <w:p w14:paraId="0485E307" w14:textId="77777777" w:rsidR="004E0FC9" w:rsidRPr="00212559" w:rsidRDefault="004E0FC9" w:rsidP="004E0FC9">
            <w:pPr>
              <w:pStyle w:val="ListParagraph"/>
              <w:numPr>
                <w:ilvl w:val="0"/>
                <w:numId w:val="11"/>
              </w:numPr>
              <w:rPr>
                <w:rFonts w:cs="Calibri"/>
                <w:color w:val="000000"/>
                <w:sz w:val="18"/>
                <w:szCs w:val="18"/>
              </w:rPr>
            </w:pPr>
            <w:r w:rsidRPr="00212559">
              <w:rPr>
                <w:rFonts w:cs="Calibri"/>
                <w:color w:val="000000"/>
                <w:sz w:val="18"/>
                <w:szCs w:val="18"/>
              </w:rPr>
              <w:t>Neste caso, todos os registos estão preenchidos com ‘EUR’, indicando que a divisa associada ao contrato é o Euro</w:t>
            </w:r>
            <w:r w:rsidRPr="00212559">
              <w:rPr>
                <w:rFonts w:cs="Calibri"/>
                <w:sz w:val="18"/>
                <w:szCs w:val="18"/>
              </w:rPr>
              <w:t>.</w:t>
            </w:r>
          </w:p>
        </w:tc>
        <w:tc>
          <w:tcPr>
            <w:tcW w:w="992" w:type="dxa"/>
            <w:tcBorders>
              <w:top w:val="nil"/>
              <w:left w:val="nil"/>
              <w:bottom w:val="single" w:sz="4" w:space="0" w:color="auto"/>
              <w:right w:val="single" w:sz="4" w:space="0" w:color="auto"/>
            </w:tcBorders>
            <w:shd w:val="clear" w:color="auto" w:fill="auto"/>
            <w:noWrap/>
            <w:hideMark/>
          </w:tcPr>
          <w:p w14:paraId="1F632A93"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1A8B33EB" w14:textId="77777777" w:rsidR="004E0FC9" w:rsidRDefault="004E0FC9" w:rsidP="004E0FC9">
            <w:pPr>
              <w:rPr>
                <w:rFonts w:cs="Calibri"/>
                <w:color w:val="000000"/>
                <w:sz w:val="18"/>
                <w:szCs w:val="18"/>
              </w:rPr>
            </w:pPr>
            <w:r>
              <w:rPr>
                <w:rFonts w:cs="Calibri"/>
                <w:color w:val="000000"/>
                <w:sz w:val="18"/>
                <w:szCs w:val="18"/>
              </w:rPr>
              <w:t>MUG</w:t>
            </w:r>
          </w:p>
          <w:p w14:paraId="3F1298AD" w14:textId="69538061"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CC35FE5" w14:textId="608A2B66"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944F94E" w14:textId="18B33CCB"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35D00057" w14:textId="7F69A4AB" w:rsidR="004E0FC9" w:rsidRDefault="004E0FC9" w:rsidP="004E0FC9">
            <w:pPr>
              <w:rPr>
                <w:rFonts w:cs="Calibri"/>
                <w:color w:val="000000"/>
                <w:sz w:val="18"/>
                <w:szCs w:val="18"/>
              </w:rPr>
            </w:pPr>
          </w:p>
        </w:tc>
      </w:tr>
      <w:tr w:rsidR="004E0FC9" w:rsidRPr="00212559" w14:paraId="5E0EED54" w14:textId="33314B62"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0A2F9B9" w14:textId="77777777" w:rsidR="004E0FC9" w:rsidRPr="00212559" w:rsidRDefault="004E0FC9" w:rsidP="004E0FC9">
            <w:pPr>
              <w:rPr>
                <w:rFonts w:cs="Calibri"/>
                <w:color w:val="000000"/>
                <w:sz w:val="18"/>
                <w:szCs w:val="18"/>
              </w:rPr>
            </w:pPr>
            <w:r w:rsidRPr="00212559">
              <w:rPr>
                <w:rFonts w:cs="Calibri"/>
                <w:color w:val="000000"/>
                <w:sz w:val="18"/>
                <w:szCs w:val="18"/>
              </w:rPr>
              <w:t>tipgarbl</w:t>
            </w:r>
          </w:p>
        </w:tc>
        <w:tc>
          <w:tcPr>
            <w:tcW w:w="5494" w:type="dxa"/>
            <w:tcBorders>
              <w:top w:val="nil"/>
              <w:left w:val="nil"/>
              <w:bottom w:val="single" w:sz="4" w:space="0" w:color="auto"/>
              <w:right w:val="single" w:sz="4" w:space="0" w:color="auto"/>
            </w:tcBorders>
            <w:shd w:val="clear" w:color="auto" w:fill="auto"/>
            <w:noWrap/>
            <w:hideMark/>
          </w:tcPr>
          <w:p w14:paraId="17530700" w14:textId="77777777" w:rsidR="004E0FC9" w:rsidRPr="00212559" w:rsidRDefault="004E0FC9" w:rsidP="004E0FC9">
            <w:pPr>
              <w:rPr>
                <w:rFonts w:cs="Calibri"/>
                <w:color w:val="000000"/>
                <w:sz w:val="18"/>
                <w:szCs w:val="18"/>
              </w:rPr>
            </w:pPr>
            <w:r w:rsidRPr="00212559">
              <w:rPr>
                <w:rFonts w:cs="Calibri"/>
                <w:color w:val="000000"/>
                <w:sz w:val="18"/>
                <w:szCs w:val="18"/>
              </w:rPr>
              <w:t>Tipo de Garantia – Local</w:t>
            </w:r>
          </w:p>
          <w:p w14:paraId="674047D7"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2810EFD4" w14:textId="77777777" w:rsidR="004E0FC9" w:rsidRPr="00212559" w:rsidRDefault="004E0FC9" w:rsidP="004E0FC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992" w:type="dxa"/>
            <w:tcBorders>
              <w:top w:val="nil"/>
              <w:left w:val="nil"/>
              <w:bottom w:val="single" w:sz="4" w:space="0" w:color="auto"/>
              <w:right w:val="single" w:sz="4" w:space="0" w:color="auto"/>
            </w:tcBorders>
            <w:shd w:val="clear" w:color="auto" w:fill="auto"/>
            <w:noWrap/>
            <w:hideMark/>
          </w:tcPr>
          <w:p w14:paraId="2CCD60FF"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B495134" w14:textId="77777777" w:rsidR="004E0FC9" w:rsidRDefault="004E0FC9" w:rsidP="004E0FC9">
            <w:pPr>
              <w:rPr>
                <w:rFonts w:cs="Calibri"/>
                <w:color w:val="000000"/>
                <w:sz w:val="18"/>
                <w:szCs w:val="18"/>
              </w:rPr>
            </w:pPr>
            <w:r>
              <w:rPr>
                <w:rFonts w:cs="Calibri"/>
                <w:color w:val="000000"/>
                <w:sz w:val="18"/>
                <w:szCs w:val="18"/>
              </w:rPr>
              <w:t>MUG</w:t>
            </w:r>
          </w:p>
          <w:p w14:paraId="74E17290" w14:textId="16BCDC89"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7A23D424" w14:textId="4000AA7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02F03C59" w14:textId="4FA85E82"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0525BCD5" w14:textId="2E8B1104" w:rsidR="004E0FC9" w:rsidRDefault="004E0FC9" w:rsidP="004E0FC9">
            <w:pPr>
              <w:rPr>
                <w:rFonts w:cs="Calibri"/>
                <w:color w:val="000000"/>
                <w:sz w:val="18"/>
                <w:szCs w:val="18"/>
              </w:rPr>
            </w:pPr>
          </w:p>
        </w:tc>
      </w:tr>
      <w:tr w:rsidR="004E0FC9" w:rsidRPr="00212559" w14:paraId="64387DA4" w14:textId="7670DE60"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7DB38F6C" w14:textId="77777777" w:rsidR="004E0FC9" w:rsidRPr="00212559" w:rsidRDefault="004E0FC9" w:rsidP="004E0FC9">
            <w:pPr>
              <w:rPr>
                <w:rFonts w:cs="Calibri"/>
                <w:color w:val="000000"/>
                <w:sz w:val="18"/>
                <w:szCs w:val="18"/>
              </w:rPr>
            </w:pPr>
            <w:r w:rsidRPr="00212559">
              <w:rPr>
                <w:rFonts w:cs="Calibri"/>
                <w:color w:val="000000"/>
                <w:sz w:val="18"/>
                <w:szCs w:val="18"/>
              </w:rPr>
              <w:t>coravgp</w:t>
            </w:r>
          </w:p>
        </w:tc>
        <w:tc>
          <w:tcPr>
            <w:tcW w:w="5494" w:type="dxa"/>
            <w:tcBorders>
              <w:top w:val="nil"/>
              <w:left w:val="nil"/>
              <w:bottom w:val="single" w:sz="4" w:space="0" w:color="auto"/>
              <w:right w:val="single" w:sz="4" w:space="0" w:color="auto"/>
            </w:tcBorders>
            <w:shd w:val="clear" w:color="auto" w:fill="auto"/>
            <w:noWrap/>
            <w:hideMark/>
          </w:tcPr>
          <w:p w14:paraId="6C920F41" w14:textId="77777777" w:rsidR="004E0FC9" w:rsidRPr="00212559" w:rsidRDefault="004E0FC9" w:rsidP="004E0FC9">
            <w:pPr>
              <w:rPr>
                <w:rFonts w:cs="Calibri"/>
                <w:color w:val="000000"/>
                <w:sz w:val="18"/>
                <w:szCs w:val="18"/>
              </w:rPr>
            </w:pPr>
            <w:r w:rsidRPr="00212559">
              <w:rPr>
                <w:rFonts w:cs="Calibri"/>
                <w:color w:val="000000"/>
                <w:sz w:val="18"/>
                <w:szCs w:val="18"/>
              </w:rPr>
              <w:t>Código de origem da avaliação (valor e data):</w:t>
            </w:r>
          </w:p>
          <w:p w14:paraId="3A60158B"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nil"/>
              <w:left w:val="nil"/>
              <w:bottom w:val="single" w:sz="4" w:space="0" w:color="auto"/>
              <w:right w:val="single" w:sz="4" w:space="0" w:color="auto"/>
            </w:tcBorders>
            <w:shd w:val="clear" w:color="auto" w:fill="auto"/>
            <w:noWrap/>
            <w:hideMark/>
          </w:tcPr>
          <w:p w14:paraId="132742C0"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A5F7592" w14:textId="77777777" w:rsidR="004E0FC9" w:rsidRDefault="004E0FC9" w:rsidP="004E0FC9">
            <w:pPr>
              <w:rPr>
                <w:rFonts w:cs="Calibri"/>
                <w:color w:val="000000"/>
                <w:sz w:val="18"/>
                <w:szCs w:val="18"/>
              </w:rPr>
            </w:pPr>
            <w:r>
              <w:rPr>
                <w:rFonts w:cs="Calibri"/>
                <w:color w:val="000000"/>
                <w:sz w:val="18"/>
                <w:szCs w:val="18"/>
              </w:rPr>
              <w:t>MUG</w:t>
            </w:r>
          </w:p>
          <w:p w14:paraId="1DBC46E7" w14:textId="1B2E4A58"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276E556" w14:textId="6B2D4B5E" w:rsidR="004E0FC9" w:rsidRDefault="004E0FC9" w:rsidP="004E0FC9">
            <w:pPr>
              <w:rPr>
                <w:rFonts w:cs="Calibri"/>
                <w:color w:val="000000"/>
                <w:sz w:val="18"/>
                <w:szCs w:val="18"/>
              </w:rPr>
            </w:pPr>
            <w:r w:rsidRPr="004E0FC9">
              <w:rPr>
                <w:i/>
                <w:sz w:val="18"/>
                <w:szCs w:val="18"/>
              </w:rPr>
              <w:t>cd_garantias.gt011_avalc_imov</w:t>
            </w:r>
          </w:p>
        </w:tc>
        <w:tc>
          <w:tcPr>
            <w:tcW w:w="1134" w:type="dxa"/>
            <w:tcBorders>
              <w:top w:val="nil"/>
              <w:left w:val="nil"/>
              <w:bottom w:val="single" w:sz="4" w:space="0" w:color="auto"/>
              <w:right w:val="single" w:sz="4" w:space="0" w:color="auto"/>
            </w:tcBorders>
          </w:tcPr>
          <w:p w14:paraId="6E46CE6E" w14:textId="156E7E55" w:rsidR="004E0FC9" w:rsidRDefault="004E0FC9" w:rsidP="004E0FC9">
            <w:pPr>
              <w:rPr>
                <w:rFonts w:cs="Calibri"/>
                <w:color w:val="000000"/>
                <w:sz w:val="18"/>
                <w:szCs w:val="18"/>
              </w:rPr>
            </w:pPr>
            <w:r w:rsidRPr="004E0FC9">
              <w:rPr>
                <w:rFonts w:cs="Calibri"/>
                <w:color w:val="000000"/>
                <w:sz w:val="18"/>
                <w:szCs w:val="18"/>
              </w:rPr>
              <w:t>coravgp</w:t>
            </w:r>
          </w:p>
        </w:tc>
        <w:tc>
          <w:tcPr>
            <w:tcW w:w="2126" w:type="dxa"/>
            <w:tcBorders>
              <w:top w:val="nil"/>
              <w:left w:val="nil"/>
              <w:bottom w:val="single" w:sz="4" w:space="0" w:color="auto"/>
              <w:right w:val="single" w:sz="4" w:space="0" w:color="auto"/>
            </w:tcBorders>
          </w:tcPr>
          <w:p w14:paraId="631003C1" w14:textId="3DB5CC10" w:rsidR="004E0FC9" w:rsidRDefault="004E0FC9" w:rsidP="004E0FC9">
            <w:pPr>
              <w:rPr>
                <w:rFonts w:cs="Calibri"/>
                <w:color w:val="000000"/>
                <w:sz w:val="18"/>
                <w:szCs w:val="18"/>
              </w:rPr>
            </w:pPr>
          </w:p>
        </w:tc>
      </w:tr>
      <w:tr w:rsidR="004E0FC9" w:rsidRPr="00212559" w14:paraId="752F8DB1" w14:textId="4DE6CABE"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6638D7C4" w14:textId="77777777" w:rsidR="004E0FC9" w:rsidRPr="00212559" w:rsidRDefault="004E0FC9" w:rsidP="004E0FC9">
            <w:pPr>
              <w:rPr>
                <w:rFonts w:cs="Calibri"/>
                <w:color w:val="000000"/>
                <w:sz w:val="18"/>
                <w:szCs w:val="18"/>
              </w:rPr>
            </w:pPr>
            <w:r w:rsidRPr="00212559">
              <w:rPr>
                <w:rFonts w:cs="Calibri"/>
                <w:color w:val="000000"/>
                <w:sz w:val="18"/>
                <w:szCs w:val="18"/>
              </w:rPr>
              <w:t>ctipreavl</w:t>
            </w:r>
          </w:p>
        </w:tc>
        <w:tc>
          <w:tcPr>
            <w:tcW w:w="5494" w:type="dxa"/>
            <w:tcBorders>
              <w:top w:val="nil"/>
              <w:left w:val="nil"/>
              <w:bottom w:val="single" w:sz="4" w:space="0" w:color="auto"/>
              <w:right w:val="single" w:sz="4" w:space="0" w:color="auto"/>
            </w:tcBorders>
            <w:shd w:val="clear" w:color="auto" w:fill="auto"/>
            <w:noWrap/>
            <w:hideMark/>
          </w:tcPr>
          <w:p w14:paraId="2DBA5637" w14:textId="77777777" w:rsidR="004E0FC9" w:rsidRPr="00212559" w:rsidRDefault="004E0FC9" w:rsidP="004E0FC9">
            <w:pPr>
              <w:rPr>
                <w:rFonts w:cs="Calibri"/>
                <w:color w:val="000000"/>
                <w:sz w:val="18"/>
                <w:szCs w:val="18"/>
              </w:rPr>
            </w:pPr>
            <w:r w:rsidRPr="00212559">
              <w:rPr>
                <w:rFonts w:cs="Calibri"/>
                <w:color w:val="000000"/>
                <w:sz w:val="18"/>
                <w:szCs w:val="18"/>
              </w:rPr>
              <w:t>Tipo de Reavaliação:</w:t>
            </w:r>
          </w:p>
          <w:p w14:paraId="608A57EA"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Permite identificar se a informação do registo provém de uma A - avaliação, V - verificação ou R - revisão.</w:t>
            </w:r>
          </w:p>
        </w:tc>
        <w:tc>
          <w:tcPr>
            <w:tcW w:w="992" w:type="dxa"/>
            <w:tcBorders>
              <w:top w:val="nil"/>
              <w:left w:val="nil"/>
              <w:bottom w:val="single" w:sz="4" w:space="0" w:color="auto"/>
              <w:right w:val="single" w:sz="4" w:space="0" w:color="auto"/>
            </w:tcBorders>
            <w:shd w:val="clear" w:color="auto" w:fill="auto"/>
            <w:noWrap/>
            <w:hideMark/>
          </w:tcPr>
          <w:p w14:paraId="365BA75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2BB96ED3" w14:textId="77777777" w:rsidR="004E0FC9" w:rsidRDefault="004E0FC9" w:rsidP="004E0FC9">
            <w:pPr>
              <w:rPr>
                <w:rFonts w:cs="Calibri"/>
                <w:color w:val="000000"/>
                <w:sz w:val="18"/>
                <w:szCs w:val="18"/>
              </w:rPr>
            </w:pPr>
            <w:r>
              <w:rPr>
                <w:rFonts w:cs="Calibri"/>
                <w:color w:val="000000"/>
                <w:sz w:val="18"/>
                <w:szCs w:val="18"/>
              </w:rPr>
              <w:t>MUG</w:t>
            </w:r>
          </w:p>
          <w:p w14:paraId="5D5AA653" w14:textId="03DD6E0C"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5D74DFDA" w14:textId="5686B9F2" w:rsidR="004E0FC9" w:rsidRPr="004E0FC9" w:rsidRDefault="004E0FC9" w:rsidP="004E0FC9">
            <w:pPr>
              <w:rPr>
                <w:rFonts w:cs="Calibri"/>
                <w:i/>
                <w:color w:val="000000"/>
                <w:sz w:val="18"/>
                <w:szCs w:val="18"/>
              </w:rPr>
            </w:pPr>
            <w:r w:rsidRPr="004E0FC9">
              <w:rPr>
                <w:i/>
                <w:sz w:val="18"/>
                <w:szCs w:val="18"/>
              </w:rPr>
              <w:t>cd_garantias.gt011_avalc_imov</w:t>
            </w:r>
          </w:p>
        </w:tc>
        <w:tc>
          <w:tcPr>
            <w:tcW w:w="1134" w:type="dxa"/>
            <w:tcBorders>
              <w:top w:val="nil"/>
              <w:left w:val="nil"/>
              <w:bottom w:val="single" w:sz="4" w:space="0" w:color="auto"/>
              <w:right w:val="single" w:sz="4" w:space="0" w:color="auto"/>
            </w:tcBorders>
          </w:tcPr>
          <w:p w14:paraId="6B6A788E" w14:textId="77777777" w:rsidR="004E0FC9" w:rsidRPr="004E0FC9" w:rsidRDefault="004E0FC9" w:rsidP="004E0FC9">
            <w:pPr>
              <w:rPr>
                <w:rFonts w:cs="Calibri"/>
                <w:color w:val="000000"/>
                <w:sz w:val="18"/>
                <w:szCs w:val="18"/>
              </w:rPr>
            </w:pPr>
            <w:r w:rsidRPr="004E0FC9">
              <w:rPr>
                <w:rFonts w:cs="Calibri"/>
                <w:color w:val="000000"/>
                <w:sz w:val="18"/>
                <w:szCs w:val="18"/>
              </w:rPr>
              <w:t>coravgp</w:t>
            </w:r>
          </w:p>
          <w:p w14:paraId="796F6E82" w14:textId="6E9FD06D" w:rsidR="004E0FC9" w:rsidRDefault="004E0FC9" w:rsidP="004E0FC9">
            <w:pPr>
              <w:rPr>
                <w:rFonts w:cs="Calibri"/>
                <w:color w:val="000000"/>
                <w:sz w:val="18"/>
                <w:szCs w:val="18"/>
              </w:rPr>
            </w:pPr>
            <w:r w:rsidRPr="004E0FC9">
              <w:rPr>
                <w:rFonts w:cs="Calibri"/>
                <w:color w:val="000000"/>
                <w:sz w:val="18"/>
                <w:szCs w:val="18"/>
              </w:rPr>
              <w:t>ctipreavl</w:t>
            </w:r>
          </w:p>
        </w:tc>
        <w:tc>
          <w:tcPr>
            <w:tcW w:w="2126" w:type="dxa"/>
            <w:tcBorders>
              <w:top w:val="nil"/>
              <w:left w:val="nil"/>
              <w:bottom w:val="single" w:sz="4" w:space="0" w:color="auto"/>
              <w:right w:val="single" w:sz="4" w:space="0" w:color="auto"/>
            </w:tcBorders>
          </w:tcPr>
          <w:p w14:paraId="29FCC892" w14:textId="52F11D3A" w:rsidR="004E0FC9" w:rsidRDefault="004E0FC9" w:rsidP="004E0FC9">
            <w:pPr>
              <w:rPr>
                <w:rFonts w:cs="Calibri"/>
                <w:color w:val="000000"/>
                <w:sz w:val="18"/>
                <w:szCs w:val="18"/>
              </w:rPr>
            </w:pPr>
          </w:p>
        </w:tc>
      </w:tr>
      <w:tr w:rsidR="004E0FC9" w:rsidRPr="00212559" w14:paraId="367BEF7B" w14:textId="66F6D13E"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3C5BBE61" w14:textId="77777777" w:rsidR="004E0FC9" w:rsidRPr="00212559" w:rsidRDefault="004E0FC9" w:rsidP="004E0FC9">
            <w:pPr>
              <w:rPr>
                <w:rFonts w:cs="Calibri"/>
                <w:color w:val="000000"/>
                <w:sz w:val="18"/>
                <w:szCs w:val="18"/>
              </w:rPr>
            </w:pPr>
            <w:r w:rsidRPr="00212559">
              <w:rPr>
                <w:rFonts w:cs="Calibri"/>
                <w:color w:val="000000"/>
                <w:sz w:val="18"/>
                <w:szCs w:val="18"/>
              </w:rPr>
              <w:t>tipgarbg</w:t>
            </w:r>
          </w:p>
        </w:tc>
        <w:tc>
          <w:tcPr>
            <w:tcW w:w="5494" w:type="dxa"/>
            <w:tcBorders>
              <w:top w:val="single" w:sz="4" w:space="0" w:color="auto"/>
              <w:left w:val="nil"/>
              <w:bottom w:val="single" w:sz="4" w:space="0" w:color="auto"/>
              <w:right w:val="single" w:sz="4" w:space="0" w:color="auto"/>
            </w:tcBorders>
            <w:shd w:val="clear" w:color="auto" w:fill="auto"/>
            <w:noWrap/>
            <w:hideMark/>
          </w:tcPr>
          <w:p w14:paraId="26A36B7A" w14:textId="77777777" w:rsidR="004E0FC9" w:rsidRPr="00212559" w:rsidRDefault="004E0FC9" w:rsidP="004E0FC9">
            <w:pPr>
              <w:rPr>
                <w:rFonts w:cs="Calibri"/>
                <w:color w:val="000000"/>
                <w:sz w:val="18"/>
                <w:szCs w:val="18"/>
              </w:rPr>
            </w:pPr>
            <w:r w:rsidRPr="00212559">
              <w:rPr>
                <w:rFonts w:cs="Calibri"/>
                <w:color w:val="000000"/>
                <w:sz w:val="18"/>
                <w:szCs w:val="18"/>
              </w:rPr>
              <w:t>BG da Garantia</w:t>
            </w:r>
          </w:p>
          <w:p w14:paraId="665EF1CC"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636F0E14"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0A58E61B" w14:textId="77777777" w:rsidR="004E0FC9" w:rsidRDefault="004E0FC9" w:rsidP="004E0FC9">
            <w:pPr>
              <w:rPr>
                <w:rFonts w:cs="Calibri"/>
                <w:color w:val="000000"/>
                <w:sz w:val="18"/>
                <w:szCs w:val="18"/>
              </w:rPr>
            </w:pPr>
            <w:r>
              <w:rPr>
                <w:rFonts w:cs="Calibri"/>
                <w:color w:val="000000"/>
                <w:sz w:val="18"/>
                <w:szCs w:val="18"/>
              </w:rPr>
              <w:t>MUG</w:t>
            </w:r>
          </w:p>
          <w:p w14:paraId="4FFE28FB" w14:textId="0F804C63"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574A5D40" w14:textId="4C9F1CCC"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42A08900" w14:textId="0D718ECF" w:rsidR="004E0FC9" w:rsidRDefault="004E0FC9" w:rsidP="004E0FC9">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25C6243F" w14:textId="35C57F99" w:rsidR="004E0FC9" w:rsidRDefault="004E0FC9" w:rsidP="004E0FC9">
            <w:pPr>
              <w:rPr>
                <w:rFonts w:cs="Calibri"/>
                <w:color w:val="000000"/>
                <w:sz w:val="18"/>
                <w:szCs w:val="18"/>
              </w:rPr>
            </w:pPr>
          </w:p>
        </w:tc>
      </w:tr>
      <w:tr w:rsidR="004E0FC9" w:rsidRPr="00212559" w14:paraId="1B097389" w14:textId="3B622D84" w:rsidTr="004E0FC9">
        <w:trPr>
          <w:trHeight w:val="290"/>
        </w:trPr>
        <w:tc>
          <w:tcPr>
            <w:tcW w:w="1877" w:type="dxa"/>
            <w:tcBorders>
              <w:top w:val="single" w:sz="4" w:space="0" w:color="auto"/>
              <w:left w:val="single" w:sz="4" w:space="0" w:color="auto"/>
              <w:bottom w:val="single" w:sz="4" w:space="0" w:color="auto"/>
              <w:right w:val="single" w:sz="4" w:space="0" w:color="auto"/>
            </w:tcBorders>
            <w:shd w:val="clear" w:color="000000" w:fill="F2F2F2"/>
            <w:hideMark/>
          </w:tcPr>
          <w:p w14:paraId="4B9F0FD5" w14:textId="77777777" w:rsidR="004E0FC9" w:rsidRPr="00212559" w:rsidRDefault="004E0FC9" w:rsidP="004E0FC9">
            <w:pPr>
              <w:rPr>
                <w:rFonts w:cs="Calibri"/>
                <w:color w:val="000000"/>
                <w:sz w:val="18"/>
                <w:szCs w:val="18"/>
              </w:rPr>
            </w:pPr>
            <w:r w:rsidRPr="00212559">
              <w:rPr>
                <w:rFonts w:cs="Calibri"/>
                <w:color w:val="000000"/>
                <w:sz w:val="18"/>
                <w:szCs w:val="18"/>
              </w:rPr>
              <w:t>iact_gp</w:t>
            </w:r>
          </w:p>
        </w:tc>
        <w:tc>
          <w:tcPr>
            <w:tcW w:w="5494" w:type="dxa"/>
            <w:tcBorders>
              <w:top w:val="single" w:sz="4" w:space="0" w:color="auto"/>
              <w:left w:val="nil"/>
              <w:bottom w:val="single" w:sz="4" w:space="0" w:color="auto"/>
              <w:right w:val="single" w:sz="4" w:space="0" w:color="auto"/>
            </w:tcBorders>
            <w:shd w:val="clear" w:color="auto" w:fill="auto"/>
            <w:noWrap/>
            <w:hideMark/>
          </w:tcPr>
          <w:p w14:paraId="302F4987" w14:textId="77777777" w:rsidR="004E0FC9" w:rsidRPr="00212559" w:rsidRDefault="004E0FC9" w:rsidP="004E0FC9">
            <w:pPr>
              <w:rPr>
                <w:rFonts w:cs="Calibri"/>
                <w:color w:val="000000"/>
                <w:sz w:val="18"/>
                <w:szCs w:val="18"/>
              </w:rPr>
            </w:pPr>
            <w:r w:rsidRPr="00212559">
              <w:rPr>
                <w:rFonts w:cs="Calibri"/>
                <w:color w:val="000000"/>
                <w:sz w:val="18"/>
                <w:szCs w:val="18"/>
              </w:rPr>
              <w:t>Indicador dos dados avaliação:</w:t>
            </w:r>
          </w:p>
          <w:p w14:paraId="21249025" w14:textId="77777777" w:rsidR="004E0FC9" w:rsidRPr="00212559" w:rsidRDefault="004E0FC9" w:rsidP="004E0FC9">
            <w:pPr>
              <w:pStyle w:val="ListParagraph"/>
              <w:numPr>
                <w:ilvl w:val="0"/>
                <w:numId w:val="3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992" w:type="dxa"/>
            <w:tcBorders>
              <w:top w:val="single" w:sz="4" w:space="0" w:color="auto"/>
              <w:left w:val="nil"/>
              <w:bottom w:val="single" w:sz="4" w:space="0" w:color="auto"/>
              <w:right w:val="single" w:sz="4" w:space="0" w:color="auto"/>
            </w:tcBorders>
            <w:shd w:val="clear" w:color="auto" w:fill="auto"/>
            <w:noWrap/>
            <w:hideMark/>
          </w:tcPr>
          <w:p w14:paraId="12BA959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single" w:sz="4" w:space="0" w:color="auto"/>
              <w:left w:val="nil"/>
              <w:bottom w:val="single" w:sz="4" w:space="0" w:color="auto"/>
              <w:right w:val="single" w:sz="4" w:space="0" w:color="auto"/>
            </w:tcBorders>
          </w:tcPr>
          <w:p w14:paraId="57CFC716" w14:textId="77777777" w:rsidR="004E0FC9" w:rsidRDefault="004E0FC9" w:rsidP="004E0FC9">
            <w:pPr>
              <w:rPr>
                <w:rFonts w:cs="Calibri"/>
                <w:color w:val="000000"/>
                <w:sz w:val="18"/>
                <w:szCs w:val="18"/>
              </w:rPr>
            </w:pPr>
            <w:r>
              <w:rPr>
                <w:rFonts w:cs="Calibri"/>
                <w:color w:val="000000"/>
                <w:sz w:val="18"/>
                <w:szCs w:val="18"/>
              </w:rPr>
              <w:t>MUG</w:t>
            </w:r>
          </w:p>
          <w:p w14:paraId="4307174F" w14:textId="59157B52"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single" w:sz="4" w:space="0" w:color="auto"/>
              <w:left w:val="nil"/>
              <w:bottom w:val="single" w:sz="4" w:space="0" w:color="auto"/>
              <w:right w:val="single" w:sz="4" w:space="0" w:color="auto"/>
            </w:tcBorders>
          </w:tcPr>
          <w:p w14:paraId="0AD2EE63" w14:textId="49F2CCC4" w:rsidR="004E0FC9" w:rsidRDefault="004E0FC9" w:rsidP="004E0FC9">
            <w:pPr>
              <w:rPr>
                <w:rFonts w:cs="Calibri"/>
                <w:color w:val="000000"/>
                <w:sz w:val="18"/>
                <w:szCs w:val="18"/>
              </w:rPr>
            </w:pPr>
          </w:p>
        </w:tc>
        <w:tc>
          <w:tcPr>
            <w:tcW w:w="1134" w:type="dxa"/>
            <w:tcBorders>
              <w:top w:val="single" w:sz="4" w:space="0" w:color="auto"/>
              <w:left w:val="nil"/>
              <w:bottom w:val="single" w:sz="4" w:space="0" w:color="auto"/>
              <w:right w:val="single" w:sz="4" w:space="0" w:color="auto"/>
            </w:tcBorders>
          </w:tcPr>
          <w:p w14:paraId="1383BCCA" w14:textId="4FE7BDA1" w:rsidR="004E0FC9" w:rsidRDefault="004E0FC9" w:rsidP="004E0FC9">
            <w:pPr>
              <w:rPr>
                <w:rFonts w:cs="Calibri"/>
                <w:color w:val="000000"/>
                <w:sz w:val="18"/>
                <w:szCs w:val="18"/>
              </w:rPr>
            </w:pPr>
          </w:p>
        </w:tc>
        <w:tc>
          <w:tcPr>
            <w:tcW w:w="2126" w:type="dxa"/>
            <w:tcBorders>
              <w:top w:val="single" w:sz="4" w:space="0" w:color="auto"/>
              <w:left w:val="nil"/>
              <w:bottom w:val="single" w:sz="4" w:space="0" w:color="auto"/>
              <w:right w:val="single" w:sz="4" w:space="0" w:color="auto"/>
            </w:tcBorders>
          </w:tcPr>
          <w:p w14:paraId="4078E79C" w14:textId="7EE5A761" w:rsidR="004E0FC9" w:rsidRDefault="004E0FC9" w:rsidP="004E0FC9">
            <w:pPr>
              <w:rPr>
                <w:rFonts w:cs="Calibri"/>
                <w:color w:val="000000"/>
                <w:sz w:val="18"/>
                <w:szCs w:val="18"/>
              </w:rPr>
            </w:pPr>
          </w:p>
        </w:tc>
      </w:tr>
      <w:tr w:rsidR="004E0FC9" w:rsidRPr="00212559" w14:paraId="100E4508" w14:textId="097985BC"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630FDE19" w14:textId="68233B4B" w:rsidR="004E0FC9" w:rsidRPr="00212559" w:rsidRDefault="004E0FC9" w:rsidP="004E0FC9">
            <w:pPr>
              <w:rPr>
                <w:rFonts w:cs="Calibri"/>
                <w:color w:val="000000"/>
                <w:sz w:val="18"/>
                <w:szCs w:val="18"/>
              </w:rPr>
            </w:pPr>
            <w:r>
              <w:rPr>
                <w:rFonts w:cs="Calibri"/>
                <w:color w:val="000000"/>
                <w:sz w:val="18"/>
                <w:szCs w:val="18"/>
              </w:rPr>
              <w:lastRenderedPageBreak/>
              <w:t>ckbalbem</w:t>
            </w:r>
          </w:p>
        </w:tc>
        <w:tc>
          <w:tcPr>
            <w:tcW w:w="5494" w:type="dxa"/>
            <w:tcBorders>
              <w:top w:val="nil"/>
              <w:left w:val="nil"/>
              <w:bottom w:val="single" w:sz="4" w:space="0" w:color="auto"/>
              <w:right w:val="single" w:sz="4" w:space="0" w:color="auto"/>
            </w:tcBorders>
            <w:shd w:val="clear" w:color="auto" w:fill="auto"/>
            <w:noWrap/>
          </w:tcPr>
          <w:p w14:paraId="2AA6A987" w14:textId="77777777" w:rsidR="004E0FC9" w:rsidRPr="00262B41" w:rsidRDefault="004E0FC9" w:rsidP="004E0FC9">
            <w:pPr>
              <w:jc w:val="both"/>
              <w:rPr>
                <w:rFonts w:cs="Calibri"/>
                <w:color w:val="000000"/>
                <w:sz w:val="18"/>
                <w:szCs w:val="18"/>
              </w:rPr>
            </w:pPr>
            <w:r w:rsidRPr="00262B41">
              <w:rPr>
                <w:rFonts w:cs="Calibri"/>
                <w:color w:val="000000"/>
                <w:sz w:val="18"/>
                <w:szCs w:val="18"/>
              </w:rPr>
              <w:t>Código do balcão da garantia:</w:t>
            </w:r>
          </w:p>
          <w:p w14:paraId="72C859BE" w14:textId="56C26E7E"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‘ckctabem’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0B27C71C" w14:textId="7C15B86D"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7919674" w14:textId="77777777" w:rsidR="004E0FC9" w:rsidRDefault="004E0FC9" w:rsidP="004E0FC9">
            <w:pPr>
              <w:rPr>
                <w:rFonts w:cs="Calibri"/>
                <w:color w:val="000000"/>
                <w:sz w:val="18"/>
                <w:szCs w:val="18"/>
              </w:rPr>
            </w:pPr>
            <w:r>
              <w:rPr>
                <w:rFonts w:cs="Calibri"/>
                <w:color w:val="000000"/>
                <w:sz w:val="18"/>
                <w:szCs w:val="18"/>
              </w:rPr>
              <w:t>MUG</w:t>
            </w:r>
          </w:p>
          <w:p w14:paraId="00BEB3C0" w14:textId="77458D52"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09F90A29"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62C31910" w14:textId="586ACCE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67F72D6D" w14:textId="0F6D4986" w:rsidR="004E0FC9" w:rsidRDefault="004E0FC9" w:rsidP="004E0FC9">
            <w:pPr>
              <w:rPr>
                <w:rFonts w:cs="Calibri"/>
                <w:color w:val="000000"/>
                <w:sz w:val="18"/>
                <w:szCs w:val="18"/>
              </w:rPr>
            </w:pPr>
            <w:r w:rsidRPr="004E0FC9">
              <w:rPr>
                <w:rFonts w:cs="Calibri"/>
                <w:color w:val="000000"/>
                <w:sz w:val="18"/>
                <w:szCs w:val="18"/>
              </w:rPr>
              <w:t>ckbalbem</w:t>
            </w:r>
          </w:p>
        </w:tc>
        <w:tc>
          <w:tcPr>
            <w:tcW w:w="2126" w:type="dxa"/>
            <w:tcBorders>
              <w:top w:val="nil"/>
              <w:left w:val="nil"/>
              <w:bottom w:val="single" w:sz="4" w:space="0" w:color="auto"/>
              <w:right w:val="single" w:sz="4" w:space="0" w:color="auto"/>
            </w:tcBorders>
          </w:tcPr>
          <w:p w14:paraId="160C3CD7" w14:textId="5B45C4F1" w:rsidR="004E0FC9" w:rsidRDefault="004E0FC9" w:rsidP="004E0FC9">
            <w:pPr>
              <w:rPr>
                <w:rFonts w:cs="Calibri"/>
                <w:color w:val="000000"/>
                <w:sz w:val="18"/>
                <w:szCs w:val="18"/>
              </w:rPr>
            </w:pPr>
          </w:p>
        </w:tc>
      </w:tr>
      <w:tr w:rsidR="004E0FC9" w:rsidRPr="00212559" w14:paraId="6EE108DC" w14:textId="58B55043"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48135190" w14:textId="685139F0" w:rsidR="004E0FC9" w:rsidRPr="00212559" w:rsidRDefault="004E0FC9" w:rsidP="004E0FC9">
            <w:pPr>
              <w:rPr>
                <w:rFonts w:cs="Calibri"/>
                <w:color w:val="000000"/>
                <w:sz w:val="18"/>
                <w:szCs w:val="18"/>
              </w:rPr>
            </w:pPr>
            <w:r>
              <w:rPr>
                <w:rFonts w:cs="Calibri"/>
                <w:color w:val="000000"/>
                <w:sz w:val="18"/>
                <w:szCs w:val="18"/>
              </w:rPr>
              <w:t>ckctabem</w:t>
            </w:r>
          </w:p>
        </w:tc>
        <w:tc>
          <w:tcPr>
            <w:tcW w:w="5494" w:type="dxa"/>
            <w:tcBorders>
              <w:top w:val="nil"/>
              <w:left w:val="nil"/>
              <w:bottom w:val="single" w:sz="4" w:space="0" w:color="auto"/>
              <w:right w:val="single" w:sz="4" w:space="0" w:color="auto"/>
            </w:tcBorders>
            <w:shd w:val="clear" w:color="auto" w:fill="auto"/>
            <w:noWrap/>
          </w:tcPr>
          <w:p w14:paraId="0F288E46" w14:textId="77777777" w:rsidR="004E0FC9" w:rsidRPr="00262B41" w:rsidRDefault="004E0FC9" w:rsidP="004E0FC9">
            <w:pPr>
              <w:jc w:val="both"/>
              <w:rPr>
                <w:rFonts w:cs="Calibri"/>
                <w:color w:val="000000"/>
                <w:sz w:val="18"/>
                <w:szCs w:val="18"/>
              </w:rPr>
            </w:pPr>
            <w:r w:rsidRPr="00262B41">
              <w:rPr>
                <w:rFonts w:cs="Calibri"/>
                <w:color w:val="000000"/>
                <w:sz w:val="18"/>
                <w:szCs w:val="18"/>
              </w:rPr>
              <w:t>Número de Conta da garantia:</w:t>
            </w:r>
          </w:p>
          <w:p w14:paraId="282CEAAA" w14:textId="21E6BDFE"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‘ckbalbem’ e ‘ckrefbem’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5E333E11" w14:textId="2C137358"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4D6AC87" w14:textId="77777777" w:rsidR="004E0FC9" w:rsidRDefault="004E0FC9" w:rsidP="004E0FC9">
            <w:pPr>
              <w:rPr>
                <w:rFonts w:cs="Calibri"/>
                <w:color w:val="000000"/>
                <w:sz w:val="18"/>
                <w:szCs w:val="18"/>
              </w:rPr>
            </w:pPr>
            <w:r>
              <w:rPr>
                <w:rFonts w:cs="Calibri"/>
                <w:color w:val="000000"/>
                <w:sz w:val="18"/>
                <w:szCs w:val="18"/>
              </w:rPr>
              <w:t>MUG</w:t>
            </w:r>
          </w:p>
          <w:p w14:paraId="02AB1F8A" w14:textId="4AA5990D"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5E58C52"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71995B90" w14:textId="27F53813"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119C76D7" w14:textId="2913D74A" w:rsidR="004E0FC9" w:rsidRDefault="004E0FC9" w:rsidP="004E0FC9">
            <w:pPr>
              <w:rPr>
                <w:rFonts w:cs="Calibri"/>
                <w:color w:val="000000"/>
                <w:sz w:val="18"/>
                <w:szCs w:val="18"/>
              </w:rPr>
            </w:pPr>
            <w:r w:rsidRPr="004E0FC9">
              <w:rPr>
                <w:rFonts w:cs="Calibri"/>
                <w:color w:val="000000"/>
                <w:sz w:val="18"/>
                <w:szCs w:val="18"/>
              </w:rPr>
              <w:t>ckctabem</w:t>
            </w:r>
          </w:p>
        </w:tc>
        <w:tc>
          <w:tcPr>
            <w:tcW w:w="2126" w:type="dxa"/>
            <w:tcBorders>
              <w:top w:val="nil"/>
              <w:left w:val="nil"/>
              <w:bottom w:val="single" w:sz="4" w:space="0" w:color="auto"/>
              <w:right w:val="single" w:sz="4" w:space="0" w:color="auto"/>
            </w:tcBorders>
          </w:tcPr>
          <w:p w14:paraId="3ED4FC7F" w14:textId="0A02D90B" w:rsidR="004E0FC9" w:rsidRDefault="004E0FC9" w:rsidP="004E0FC9">
            <w:pPr>
              <w:rPr>
                <w:rFonts w:cs="Calibri"/>
                <w:color w:val="000000"/>
                <w:sz w:val="18"/>
                <w:szCs w:val="18"/>
              </w:rPr>
            </w:pPr>
          </w:p>
        </w:tc>
      </w:tr>
      <w:tr w:rsidR="004E0FC9" w:rsidRPr="00212559" w14:paraId="6EED88CF" w14:textId="471AB701"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tcPr>
          <w:p w14:paraId="7C6E99C2" w14:textId="013CC80C" w:rsidR="004E0FC9" w:rsidRPr="00212559" w:rsidRDefault="004E0FC9" w:rsidP="004E0FC9">
            <w:pPr>
              <w:rPr>
                <w:rFonts w:cs="Calibri"/>
                <w:color w:val="000000"/>
                <w:sz w:val="18"/>
                <w:szCs w:val="18"/>
              </w:rPr>
            </w:pPr>
            <w:r>
              <w:rPr>
                <w:rFonts w:cs="Calibri"/>
                <w:color w:val="000000"/>
                <w:sz w:val="18"/>
                <w:szCs w:val="18"/>
              </w:rPr>
              <w:t>ckrefbem</w:t>
            </w:r>
          </w:p>
        </w:tc>
        <w:tc>
          <w:tcPr>
            <w:tcW w:w="5494" w:type="dxa"/>
            <w:tcBorders>
              <w:top w:val="nil"/>
              <w:left w:val="nil"/>
              <w:bottom w:val="single" w:sz="4" w:space="0" w:color="auto"/>
              <w:right w:val="single" w:sz="4" w:space="0" w:color="auto"/>
            </w:tcBorders>
            <w:shd w:val="clear" w:color="auto" w:fill="auto"/>
            <w:noWrap/>
          </w:tcPr>
          <w:p w14:paraId="13D31601" w14:textId="77777777" w:rsidR="004E0FC9" w:rsidRPr="00262B41" w:rsidRDefault="004E0FC9" w:rsidP="004E0FC9">
            <w:pPr>
              <w:jc w:val="both"/>
              <w:rPr>
                <w:rFonts w:cs="Calibri"/>
                <w:color w:val="000000"/>
                <w:sz w:val="18"/>
                <w:szCs w:val="18"/>
              </w:rPr>
            </w:pPr>
            <w:r w:rsidRPr="00262B41">
              <w:rPr>
                <w:rFonts w:cs="Calibri"/>
                <w:color w:val="000000"/>
                <w:sz w:val="18"/>
                <w:szCs w:val="18"/>
              </w:rPr>
              <w:t>Número depósito da garantia:</w:t>
            </w:r>
          </w:p>
          <w:p w14:paraId="3A0D9446" w14:textId="23FFED32" w:rsidR="004E0FC9" w:rsidRPr="009C499D" w:rsidRDefault="004E0FC9" w:rsidP="004E0FC9">
            <w:pPr>
              <w:pStyle w:val="ListParagraph"/>
              <w:numPr>
                <w:ilvl w:val="0"/>
                <w:numId w:val="32"/>
              </w:numPr>
              <w:rPr>
                <w:rFonts w:cs="Calibri"/>
                <w:color w:val="000000"/>
                <w:sz w:val="18"/>
                <w:szCs w:val="18"/>
              </w:rPr>
            </w:pPr>
            <w:r w:rsidRPr="009C499D">
              <w:rPr>
                <w:rFonts w:cs="Calibri"/>
                <w:color w:val="000000"/>
                <w:sz w:val="18"/>
                <w:szCs w:val="18"/>
              </w:rPr>
              <w:t>Este campo juntamente com o ‘cempbem’, ‘ckbalbem’ e ‘ckctabem’ constituem a chave única do terceiro pilar do MUG, os bens/ garantias.</w:t>
            </w:r>
          </w:p>
        </w:tc>
        <w:tc>
          <w:tcPr>
            <w:tcW w:w="992" w:type="dxa"/>
            <w:tcBorders>
              <w:top w:val="nil"/>
              <w:left w:val="nil"/>
              <w:bottom w:val="single" w:sz="4" w:space="0" w:color="auto"/>
              <w:right w:val="single" w:sz="4" w:space="0" w:color="auto"/>
            </w:tcBorders>
            <w:shd w:val="clear" w:color="auto" w:fill="auto"/>
            <w:noWrap/>
          </w:tcPr>
          <w:p w14:paraId="35FE1161" w14:textId="2C3B6B6C"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5CD0CFA4" w14:textId="77777777" w:rsidR="004E0FC9" w:rsidRDefault="004E0FC9" w:rsidP="004E0FC9">
            <w:pPr>
              <w:rPr>
                <w:rFonts w:cs="Calibri"/>
                <w:color w:val="000000"/>
                <w:sz w:val="18"/>
                <w:szCs w:val="18"/>
              </w:rPr>
            </w:pPr>
            <w:r>
              <w:rPr>
                <w:rFonts w:cs="Calibri"/>
                <w:color w:val="000000"/>
                <w:sz w:val="18"/>
                <w:szCs w:val="18"/>
              </w:rPr>
              <w:t>MUG</w:t>
            </w:r>
          </w:p>
          <w:p w14:paraId="27D42F39" w14:textId="51BAB758"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470FB4D8" w14:textId="77777777" w:rsidR="004E0FC9" w:rsidRDefault="004E0FC9" w:rsidP="004E0FC9">
            <w:pPr>
              <w:rPr>
                <w:rFonts w:cs="Calibri"/>
                <w:i/>
                <w:color w:val="000000"/>
                <w:sz w:val="18"/>
                <w:szCs w:val="18"/>
              </w:rPr>
            </w:pPr>
            <w:r w:rsidRPr="007D3B0E">
              <w:rPr>
                <w:rFonts w:cs="Calibri"/>
                <w:i/>
                <w:color w:val="000000"/>
                <w:sz w:val="18"/>
                <w:szCs w:val="18"/>
              </w:rPr>
              <w:t>cd_garantias.gt018_rateio_aval</w:t>
            </w:r>
            <w:r>
              <w:rPr>
                <w:rFonts w:cs="Calibri"/>
                <w:i/>
                <w:color w:val="000000"/>
                <w:sz w:val="18"/>
                <w:szCs w:val="18"/>
              </w:rPr>
              <w:t xml:space="preserve"> </w:t>
            </w:r>
          </w:p>
          <w:p w14:paraId="0BB20077" w14:textId="4E370EEB"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1D5F0910" w14:textId="3E37AFEB" w:rsidR="004E0FC9" w:rsidRDefault="004E0FC9" w:rsidP="004E0FC9">
            <w:pPr>
              <w:rPr>
                <w:rFonts w:cs="Calibri"/>
                <w:color w:val="000000"/>
                <w:sz w:val="18"/>
                <w:szCs w:val="18"/>
              </w:rPr>
            </w:pPr>
            <w:r w:rsidRPr="004E0FC9">
              <w:rPr>
                <w:rFonts w:cs="Calibri"/>
                <w:color w:val="000000"/>
                <w:sz w:val="18"/>
                <w:szCs w:val="18"/>
              </w:rPr>
              <w:t>ckrefbem</w:t>
            </w:r>
          </w:p>
        </w:tc>
        <w:tc>
          <w:tcPr>
            <w:tcW w:w="2126" w:type="dxa"/>
            <w:tcBorders>
              <w:top w:val="nil"/>
              <w:left w:val="nil"/>
              <w:bottom w:val="single" w:sz="4" w:space="0" w:color="auto"/>
              <w:right w:val="single" w:sz="4" w:space="0" w:color="auto"/>
            </w:tcBorders>
          </w:tcPr>
          <w:p w14:paraId="66EB8C35" w14:textId="5EF14929" w:rsidR="004E0FC9" w:rsidRDefault="004E0FC9" w:rsidP="004E0FC9">
            <w:pPr>
              <w:rPr>
                <w:rFonts w:cs="Calibri"/>
                <w:color w:val="000000"/>
                <w:sz w:val="18"/>
                <w:szCs w:val="18"/>
              </w:rPr>
            </w:pPr>
          </w:p>
        </w:tc>
      </w:tr>
      <w:tr w:rsidR="004E0FC9" w:rsidRPr="00212559" w14:paraId="3AF3D23A" w14:textId="398E61A5" w:rsidTr="004E0FC9">
        <w:trPr>
          <w:trHeight w:val="290"/>
        </w:trPr>
        <w:tc>
          <w:tcPr>
            <w:tcW w:w="1877" w:type="dxa"/>
            <w:tcBorders>
              <w:top w:val="nil"/>
              <w:left w:val="single" w:sz="4" w:space="0" w:color="auto"/>
              <w:bottom w:val="single" w:sz="4" w:space="0" w:color="auto"/>
              <w:right w:val="single" w:sz="4" w:space="0" w:color="auto"/>
            </w:tcBorders>
            <w:shd w:val="clear" w:color="000000" w:fill="F2F2F2"/>
            <w:hideMark/>
          </w:tcPr>
          <w:p w14:paraId="54A212A7" w14:textId="77777777" w:rsidR="004E0FC9" w:rsidRPr="00212559" w:rsidRDefault="004E0FC9" w:rsidP="004E0FC9">
            <w:pPr>
              <w:rPr>
                <w:rFonts w:cs="Calibri"/>
                <w:color w:val="000000"/>
                <w:sz w:val="18"/>
                <w:szCs w:val="18"/>
              </w:rPr>
            </w:pPr>
            <w:r w:rsidRPr="00212559">
              <w:rPr>
                <w:rFonts w:cs="Calibri"/>
                <w:color w:val="000000"/>
                <w:sz w:val="18"/>
                <w:szCs w:val="18"/>
              </w:rPr>
              <w:t>ref_date</w:t>
            </w:r>
          </w:p>
        </w:tc>
        <w:tc>
          <w:tcPr>
            <w:tcW w:w="5494" w:type="dxa"/>
            <w:tcBorders>
              <w:top w:val="nil"/>
              <w:left w:val="nil"/>
              <w:bottom w:val="single" w:sz="4" w:space="0" w:color="auto"/>
              <w:right w:val="single" w:sz="4" w:space="0" w:color="auto"/>
            </w:tcBorders>
            <w:shd w:val="clear" w:color="auto" w:fill="auto"/>
            <w:noWrap/>
            <w:hideMark/>
          </w:tcPr>
          <w:p w14:paraId="68B2803C" w14:textId="77777777" w:rsidR="004E0FC9" w:rsidRPr="00212559" w:rsidRDefault="004E0FC9" w:rsidP="004E0FC9">
            <w:pPr>
              <w:rPr>
                <w:rFonts w:cs="Calibri"/>
                <w:color w:val="000000"/>
                <w:sz w:val="18"/>
                <w:szCs w:val="18"/>
              </w:rPr>
            </w:pPr>
            <w:r w:rsidRPr="00212559">
              <w:rPr>
                <w:rFonts w:cs="Calibri"/>
                <w:color w:val="000000"/>
                <w:sz w:val="18"/>
                <w:szCs w:val="18"/>
              </w:rPr>
              <w:t>Data de referência dos dados:</w:t>
            </w:r>
          </w:p>
          <w:p w14:paraId="22EE6965"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2F4E1B3D"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277BAF1" w14:textId="77777777" w:rsidR="004E0FC9" w:rsidRPr="00212559" w:rsidRDefault="004E0FC9" w:rsidP="004E0FC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992" w:type="dxa"/>
            <w:tcBorders>
              <w:top w:val="nil"/>
              <w:left w:val="nil"/>
              <w:bottom w:val="single" w:sz="4" w:space="0" w:color="auto"/>
              <w:right w:val="single" w:sz="4" w:space="0" w:color="auto"/>
            </w:tcBorders>
            <w:shd w:val="clear" w:color="auto" w:fill="auto"/>
            <w:noWrap/>
            <w:hideMark/>
          </w:tcPr>
          <w:p w14:paraId="264B89D7" w14:textId="77777777" w:rsidR="004E0FC9" w:rsidRPr="00212559" w:rsidRDefault="004E0FC9" w:rsidP="004E0FC9">
            <w:pPr>
              <w:rPr>
                <w:rFonts w:cs="Calibri"/>
                <w:color w:val="000000"/>
                <w:sz w:val="18"/>
                <w:szCs w:val="18"/>
              </w:rPr>
            </w:pPr>
            <w:r w:rsidRPr="00212559">
              <w:rPr>
                <w:rFonts w:cs="Calibri"/>
                <w:color w:val="000000"/>
                <w:sz w:val="18"/>
                <w:szCs w:val="18"/>
              </w:rPr>
              <w:t>String</w:t>
            </w:r>
          </w:p>
        </w:tc>
        <w:tc>
          <w:tcPr>
            <w:tcW w:w="1694" w:type="dxa"/>
            <w:tcBorders>
              <w:top w:val="nil"/>
              <w:left w:val="nil"/>
              <w:bottom w:val="single" w:sz="4" w:space="0" w:color="auto"/>
              <w:right w:val="single" w:sz="4" w:space="0" w:color="auto"/>
            </w:tcBorders>
          </w:tcPr>
          <w:p w14:paraId="00C27227" w14:textId="77777777" w:rsidR="004E0FC9" w:rsidRDefault="004E0FC9" w:rsidP="004E0FC9">
            <w:pPr>
              <w:rPr>
                <w:rFonts w:cs="Calibri"/>
                <w:color w:val="000000"/>
                <w:sz w:val="18"/>
                <w:szCs w:val="18"/>
              </w:rPr>
            </w:pPr>
            <w:r>
              <w:rPr>
                <w:rFonts w:cs="Calibri"/>
                <w:color w:val="000000"/>
                <w:sz w:val="18"/>
                <w:szCs w:val="18"/>
              </w:rPr>
              <w:t>MUG</w:t>
            </w:r>
          </w:p>
          <w:p w14:paraId="3AAE6196" w14:textId="3EA1F8F1" w:rsidR="004E0FC9" w:rsidRPr="00212559" w:rsidRDefault="004E0FC9" w:rsidP="004E0FC9">
            <w:pPr>
              <w:rPr>
                <w:rFonts w:cs="Calibri"/>
                <w:color w:val="000000"/>
                <w:sz w:val="18"/>
                <w:szCs w:val="18"/>
              </w:rPr>
            </w:pPr>
            <w:r>
              <w:rPr>
                <w:rFonts w:cs="Calibri"/>
                <w:color w:val="000000"/>
                <w:sz w:val="18"/>
                <w:szCs w:val="18"/>
              </w:rPr>
              <w:t>(</w:t>
            </w:r>
            <w:r w:rsidRPr="00E85FC2">
              <w:rPr>
                <w:rFonts w:cs="Calibri"/>
                <w:color w:val="000000"/>
                <w:sz w:val="18"/>
                <w:szCs w:val="18"/>
              </w:rPr>
              <w:t>APMT0100048766</w:t>
            </w:r>
            <w:r>
              <w:rPr>
                <w:rFonts w:cs="Calibri"/>
                <w:color w:val="000000"/>
                <w:sz w:val="18"/>
                <w:szCs w:val="18"/>
              </w:rPr>
              <w:t>)</w:t>
            </w:r>
          </w:p>
        </w:tc>
        <w:tc>
          <w:tcPr>
            <w:tcW w:w="1701" w:type="dxa"/>
            <w:tcBorders>
              <w:top w:val="nil"/>
              <w:left w:val="nil"/>
              <w:bottom w:val="single" w:sz="4" w:space="0" w:color="auto"/>
              <w:right w:val="single" w:sz="4" w:space="0" w:color="auto"/>
            </w:tcBorders>
          </w:tcPr>
          <w:p w14:paraId="2DAFA913" w14:textId="72802A02" w:rsidR="004E0FC9" w:rsidRDefault="004E0FC9" w:rsidP="004E0FC9">
            <w:pPr>
              <w:rPr>
                <w:rFonts w:cs="Calibri"/>
                <w:color w:val="000000"/>
                <w:sz w:val="18"/>
                <w:szCs w:val="18"/>
              </w:rPr>
            </w:pPr>
          </w:p>
        </w:tc>
        <w:tc>
          <w:tcPr>
            <w:tcW w:w="1134" w:type="dxa"/>
            <w:tcBorders>
              <w:top w:val="nil"/>
              <w:left w:val="nil"/>
              <w:bottom w:val="single" w:sz="4" w:space="0" w:color="auto"/>
              <w:right w:val="single" w:sz="4" w:space="0" w:color="auto"/>
            </w:tcBorders>
          </w:tcPr>
          <w:p w14:paraId="47C96241" w14:textId="74C221F4" w:rsidR="004E0FC9" w:rsidRDefault="004E0FC9" w:rsidP="004E0FC9">
            <w:pPr>
              <w:rPr>
                <w:rFonts w:cs="Calibri"/>
                <w:color w:val="000000"/>
                <w:sz w:val="18"/>
                <w:szCs w:val="18"/>
              </w:rPr>
            </w:pPr>
          </w:p>
        </w:tc>
        <w:tc>
          <w:tcPr>
            <w:tcW w:w="2126" w:type="dxa"/>
            <w:tcBorders>
              <w:top w:val="nil"/>
              <w:left w:val="nil"/>
              <w:bottom w:val="single" w:sz="4" w:space="0" w:color="auto"/>
              <w:right w:val="single" w:sz="4" w:space="0" w:color="auto"/>
            </w:tcBorders>
          </w:tcPr>
          <w:p w14:paraId="2644C8EA" w14:textId="54EA33D2" w:rsidR="004E0FC9" w:rsidRDefault="004E0FC9" w:rsidP="004E0FC9">
            <w:pPr>
              <w:rPr>
                <w:rFonts w:cs="Calibri"/>
                <w:color w:val="000000"/>
                <w:sz w:val="18"/>
                <w:szCs w:val="18"/>
              </w:rPr>
            </w:pPr>
          </w:p>
        </w:tc>
      </w:tr>
    </w:tbl>
    <w:p w14:paraId="0BB8EE3A" w14:textId="6F024BD8" w:rsidR="009C499D" w:rsidRPr="009379A8" w:rsidRDefault="009C499D" w:rsidP="009379A8">
      <w:pPr>
        <w:tabs>
          <w:tab w:val="left" w:pos="888"/>
        </w:tabs>
        <w:sectPr w:rsidR="009C499D" w:rsidRPr="009379A8" w:rsidSect="00145D75">
          <w:pgSz w:w="16838" w:h="11906" w:orient="landscape"/>
          <w:pgMar w:top="1440" w:right="1440" w:bottom="1440" w:left="1440" w:header="709" w:footer="709" w:gutter="0"/>
          <w:cols w:space="708"/>
          <w:docGrid w:linePitch="360"/>
        </w:sectPr>
      </w:pPr>
    </w:p>
    <w:p w14:paraId="3790002A" w14:textId="19B2F649" w:rsidR="00B06055" w:rsidRDefault="00B06055" w:rsidP="00666790">
      <w:pPr>
        <w:pStyle w:val="Heading3"/>
      </w:pPr>
      <w:bookmarkStart w:id="82" w:name="_Toc168671648"/>
      <w:bookmarkStart w:id="83" w:name="_Toc163902262"/>
      <w:r>
        <w:lastRenderedPageBreak/>
        <w:t>Tradutores de Chaves</w:t>
      </w:r>
      <w:bookmarkEnd w:id="82"/>
    </w:p>
    <w:p w14:paraId="43DB250B" w14:textId="3732EBE2" w:rsidR="00145D75" w:rsidRDefault="00F23A21" w:rsidP="00666790">
      <w:pPr>
        <w:pStyle w:val="Heading4"/>
      </w:pPr>
      <w:bookmarkStart w:id="84" w:name="_Toc168671649"/>
      <w:r>
        <w:t>Tradutor entre MUG e Interfaces</w:t>
      </w:r>
      <w:r w:rsidR="00145D75">
        <w:t xml:space="preserve">: </w:t>
      </w:r>
      <w:r w:rsidR="00145D75" w:rsidRPr="00666790">
        <w:rPr>
          <w:i/>
        </w:rPr>
        <w:t>cd_</w:t>
      </w:r>
      <w:proofErr w:type="gramStart"/>
      <w:r w:rsidR="00145D75" w:rsidRPr="00666790">
        <w:rPr>
          <w:i/>
        </w:rPr>
        <w:t>garantias.</w:t>
      </w:r>
      <w:r w:rsidRPr="00666790">
        <w:rPr>
          <w:i/>
        </w:rPr>
        <w:t>kt</w:t>
      </w:r>
      <w:proofErr w:type="gramEnd"/>
      <w:r w:rsidRPr="00666790">
        <w:rPr>
          <w:i/>
        </w:rPr>
        <w:t>_chaves_intrf_grts_biyr</w:t>
      </w:r>
      <w:bookmarkEnd w:id="83"/>
      <w:bookmarkEnd w:id="84"/>
    </w:p>
    <w:p w14:paraId="4928FB2D" w14:textId="2D94CC3A" w:rsidR="00145D75" w:rsidRPr="002C5C82" w:rsidRDefault="00145D75" w:rsidP="00666790">
      <w:pPr>
        <w:pStyle w:val="Heading5"/>
      </w:pPr>
      <w:bookmarkStart w:id="85" w:name="_Toc163902263"/>
      <w:bookmarkStart w:id="86" w:name="_Toc168671650"/>
      <w:r w:rsidRPr="002C5C82">
        <w:t>Visão Geral</w:t>
      </w:r>
      <w:bookmarkEnd w:id="85"/>
      <w:bookmarkEnd w:id="86"/>
    </w:p>
    <w:p w14:paraId="78F94A7F" w14:textId="05CE9B00" w:rsidR="00C601BA" w:rsidRPr="00720567" w:rsidRDefault="00514A0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Pr="00720567">
        <w:rPr>
          <w:rFonts w:eastAsiaTheme="minorHAnsi" w:cstheme="minorBidi"/>
          <w:szCs w:val="22"/>
          <w:lang w:eastAsia="en-US"/>
        </w:rPr>
        <w:t xml:space="preserve"> é uma tabela de tradução e rastreabilidade das chaves do MUG para os</w:t>
      </w:r>
      <w:r w:rsidR="002C5C82" w:rsidRPr="00720567">
        <w:rPr>
          <w:rFonts w:eastAsiaTheme="minorHAnsi" w:cstheme="minorBidi"/>
          <w:szCs w:val="22"/>
          <w:lang w:eastAsia="en-US"/>
        </w:rPr>
        <w:t xml:space="preserve"> seus</w:t>
      </w:r>
      <w:r w:rsidRPr="00720567">
        <w:rPr>
          <w:rFonts w:eastAsiaTheme="minorHAnsi" w:cstheme="minorBidi"/>
          <w:szCs w:val="22"/>
          <w:lang w:eastAsia="en-US"/>
        </w:rPr>
        <w:t xml:space="preserve"> interfaces</w:t>
      </w:r>
      <w:r w:rsidR="00FE1E54" w:rsidRPr="00720567">
        <w:rPr>
          <w:rFonts w:eastAsiaTheme="minorHAnsi" w:cstheme="minorBidi"/>
          <w:szCs w:val="22"/>
          <w:lang w:eastAsia="en-US"/>
        </w:rPr>
        <w:t xml:space="preserve"> com a BDR e IFRS9</w:t>
      </w:r>
      <w:r w:rsidRPr="00720567">
        <w:rPr>
          <w:rFonts w:eastAsiaTheme="minorHAnsi" w:cstheme="minorBidi"/>
          <w:szCs w:val="22"/>
          <w:lang w:eastAsia="en-US"/>
        </w:rPr>
        <w:t>.</w:t>
      </w:r>
      <w:r w:rsidR="00C601BA">
        <w:rPr>
          <w:rFonts w:eastAsiaTheme="minorHAnsi" w:cstheme="minorBidi"/>
          <w:szCs w:val="22"/>
          <w:lang w:eastAsia="en-US"/>
        </w:rPr>
        <w:t xml:space="preserve"> Esta tabela é válida para as tabelas elegíveis no período entre, e incluindo, 31 dezembro 2022 até 29 de abril de 2024 - </w:t>
      </w:r>
      <w:r w:rsidR="00C601BA" w:rsidRPr="00720567">
        <w:rPr>
          <w:rFonts w:eastAsiaTheme="minorHAnsi" w:cstheme="minorBidi"/>
          <w:i/>
          <w:szCs w:val="22"/>
          <w:lang w:eastAsia="en-US"/>
        </w:rPr>
        <w:t>cd_garantias.gt0</w:t>
      </w:r>
      <w:r w:rsidR="00C601BA">
        <w:rPr>
          <w:rFonts w:eastAsiaTheme="minorHAnsi" w:cstheme="minorBidi"/>
          <w:i/>
          <w:szCs w:val="22"/>
          <w:lang w:eastAsia="en-US"/>
        </w:rPr>
        <w:t>15</w:t>
      </w:r>
      <w:r w:rsidR="00C601BA" w:rsidRPr="00720567">
        <w:rPr>
          <w:rFonts w:eastAsiaTheme="minorHAnsi" w:cstheme="minorBidi"/>
          <w:i/>
          <w:szCs w:val="22"/>
          <w:lang w:eastAsia="en-US"/>
        </w:rPr>
        <w:t>_report_biyr95</w:t>
      </w:r>
      <w:r w:rsidR="00C601BA">
        <w:rPr>
          <w:rFonts w:eastAsiaTheme="minorHAnsi" w:cstheme="minorBidi"/>
          <w:i/>
          <w:szCs w:val="22"/>
          <w:lang w:eastAsia="en-US"/>
        </w:rPr>
        <w:t>0</w:t>
      </w:r>
      <w:r w:rsidR="00C601BA" w:rsidRPr="00720567">
        <w:rPr>
          <w:rFonts w:eastAsiaTheme="minorHAnsi" w:cstheme="minorBidi"/>
          <w:i/>
          <w:szCs w:val="22"/>
          <w:lang w:eastAsia="en-US"/>
        </w:rPr>
        <w:t>0</w:t>
      </w:r>
      <w:r w:rsidR="00C601BA">
        <w:rPr>
          <w:rFonts w:eastAsiaTheme="minorHAnsi" w:cstheme="minorBidi"/>
          <w:i/>
          <w:szCs w:val="22"/>
          <w:lang w:eastAsia="en-US"/>
        </w:rPr>
        <w:t>, cd_garantias.gt016_report_biyr951</w:t>
      </w:r>
      <w:r w:rsidR="00C601BA" w:rsidRPr="00720567">
        <w:rPr>
          <w:rFonts w:eastAsiaTheme="minorHAnsi" w:cstheme="minorBidi"/>
          <w:i/>
          <w:szCs w:val="22"/>
          <w:lang w:eastAsia="en-US"/>
        </w:rPr>
        <w:t>0</w:t>
      </w:r>
      <w:r w:rsidR="00C601BA">
        <w:rPr>
          <w:rFonts w:eastAsiaTheme="minorHAnsi" w:cstheme="minorBidi"/>
          <w:i/>
          <w:szCs w:val="22"/>
          <w:lang w:eastAsia="en-US"/>
        </w:rPr>
        <w:t xml:space="preserve">, </w:t>
      </w:r>
      <w:r w:rsidR="00C601BA" w:rsidRPr="00720567">
        <w:rPr>
          <w:rFonts w:eastAsiaTheme="minorHAnsi" w:cstheme="minorBidi"/>
          <w:i/>
          <w:szCs w:val="22"/>
          <w:lang w:eastAsia="en-US"/>
        </w:rPr>
        <w:t>cd_garantias.gt017_report_biyr9520</w:t>
      </w:r>
      <w:r w:rsidR="00C601BA">
        <w:rPr>
          <w:rFonts w:eastAsiaTheme="minorHAnsi" w:cstheme="minorBidi"/>
          <w:i/>
          <w:szCs w:val="22"/>
          <w:lang w:eastAsia="en-US"/>
        </w:rPr>
        <w:t>.</w:t>
      </w:r>
    </w:p>
    <w:p w14:paraId="53AEEE02" w14:textId="14124059" w:rsidR="002C5C82" w:rsidRPr="00720567" w:rsidRDefault="004628F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módulo consolido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contém toda a informação do modelo na sua granularidade máxima, ou seja, apresentando todas 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em concordância com os princípios definidos no capítulo 2.2.3. da documentação funcional do Modelo Único de Garantias.</w:t>
      </w:r>
      <w:r w:rsidR="002C5C82" w:rsidRPr="00720567">
        <w:rPr>
          <w:rFonts w:eastAsiaTheme="minorHAnsi" w:cstheme="minorBidi"/>
          <w:szCs w:val="22"/>
          <w:lang w:eastAsia="en-US"/>
        </w:rPr>
        <w:t xml:space="preserve"> </w:t>
      </w:r>
      <w:r w:rsidRPr="00720567">
        <w:rPr>
          <w:rFonts w:eastAsiaTheme="minorHAnsi" w:cstheme="minorBidi"/>
          <w:szCs w:val="22"/>
          <w:lang w:eastAsia="en-US"/>
        </w:rPr>
        <w:t>Não obstante, as tabelas de interface do MUG para os seus casos de uso não estão estruturadas na granularidade m</w:t>
      </w:r>
      <w:r w:rsidR="002C5C82" w:rsidRPr="00720567">
        <w:rPr>
          <w:rFonts w:eastAsiaTheme="minorHAnsi" w:cstheme="minorBidi"/>
          <w:szCs w:val="22"/>
          <w:lang w:eastAsia="en-US"/>
        </w:rPr>
        <w:t xml:space="preserve">áxima, sendo, por isso, necessário transformar as chaves, de forma a respeitar a estrutura definida pelos casos de uso. </w:t>
      </w:r>
    </w:p>
    <w:p w14:paraId="67739E5F" w14:textId="50138CC1" w:rsidR="00C601BA" w:rsidRDefault="002C5C82" w:rsidP="00AC02F4">
      <w:pPr>
        <w:spacing w:after="160" w:line="259" w:lineRule="auto"/>
        <w:jc w:val="both"/>
        <w:rPr>
          <w:rFonts w:eastAsiaTheme="minorHAnsi" w:cstheme="minorBidi"/>
          <w:i/>
          <w:szCs w:val="22"/>
          <w:lang w:eastAsia="en-US"/>
        </w:rPr>
      </w:pPr>
      <w:r w:rsidRPr="00720567">
        <w:rPr>
          <w:rFonts w:eastAsiaTheme="minorHAnsi" w:cstheme="minorBidi"/>
          <w:szCs w:val="22"/>
          <w:lang w:eastAsia="en-US"/>
        </w:rPr>
        <w:t>De forma a garantir a total traçabilidade</w:t>
      </w:r>
      <w:r w:rsidR="00521BCB" w:rsidRPr="00720567">
        <w:rPr>
          <w:rFonts w:eastAsiaTheme="minorHAnsi" w:cstheme="minorBidi"/>
          <w:szCs w:val="22"/>
          <w:lang w:eastAsia="en-US"/>
        </w:rPr>
        <w:t xml:space="preserve"> das chaves, o tradutor Rosetta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Pr="00720567">
        <w:rPr>
          <w:rFonts w:eastAsiaTheme="minorHAnsi" w:cstheme="minorBidi"/>
          <w:szCs w:val="22"/>
          <w:lang w:eastAsia="en-US"/>
        </w:rPr>
        <w:t xml:space="preserve"> apresenta primeiramente todos os campos identificadores das chaves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no MUG, adicionando o sufixo “_orig” para mais fácil </w:t>
      </w:r>
      <w:r w:rsidR="006977B3" w:rsidRPr="00720567">
        <w:rPr>
          <w:rFonts w:eastAsiaTheme="minorHAnsi" w:cstheme="minorBidi"/>
          <w:szCs w:val="22"/>
          <w:lang w:eastAsia="en-US"/>
        </w:rPr>
        <w:t>compreensão</w:t>
      </w:r>
      <w:r w:rsidRPr="00720567">
        <w:rPr>
          <w:rFonts w:eastAsiaTheme="minorHAnsi" w:cstheme="minorBidi"/>
          <w:szCs w:val="22"/>
          <w:lang w:eastAsia="en-US"/>
        </w:rPr>
        <w:t xml:space="preserve"> do tradutor. De seguida, a tabela contém os campos das chaves primárias nas tabelas de interface, terminados com o </w:t>
      </w:r>
      <w:r w:rsidR="001B2180">
        <w:rPr>
          <w:rFonts w:eastAsiaTheme="minorHAnsi" w:cstheme="minorBidi"/>
          <w:szCs w:val="22"/>
          <w:lang w:eastAsia="en-US"/>
        </w:rPr>
        <w:t xml:space="preserve">sufixo </w:t>
      </w:r>
      <w:r w:rsidRPr="00720567">
        <w:rPr>
          <w:rFonts w:eastAsiaTheme="minorHAnsi" w:cstheme="minorBidi"/>
          <w:szCs w:val="22"/>
          <w:lang w:eastAsia="en-US"/>
        </w:rPr>
        <w:t xml:space="preserve">“_dest”. </w:t>
      </w:r>
      <w:r w:rsidR="00C601BA">
        <w:rPr>
          <w:rFonts w:eastAsiaTheme="minorHAnsi" w:cstheme="minorBidi"/>
          <w:i/>
          <w:szCs w:val="22"/>
          <w:lang w:eastAsia="en-US"/>
        </w:rPr>
        <w:t xml:space="preserve"> </w:t>
      </w:r>
    </w:p>
    <w:p w14:paraId="4278AB1C" w14:textId="1801EF7F" w:rsidR="00145D75" w:rsidRPr="002C5C82" w:rsidRDefault="00145D75" w:rsidP="00666790">
      <w:pPr>
        <w:pStyle w:val="Heading5"/>
      </w:pPr>
      <w:bookmarkStart w:id="87" w:name="_Toc163902265"/>
      <w:bookmarkStart w:id="88" w:name="_Toc168671651"/>
      <w:r w:rsidRPr="002C5C82">
        <w:t>Periodicidade</w:t>
      </w:r>
      <w:bookmarkEnd w:id="87"/>
      <w:bookmarkEnd w:id="88"/>
    </w:p>
    <w:p w14:paraId="00340E22" w14:textId="1205B451" w:rsidR="002C5C82"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w:t>
      </w:r>
      <w:proofErr w:type="gramStart"/>
      <w:r w:rsidR="008005CF" w:rsidRPr="00720567">
        <w:rPr>
          <w:rFonts w:eastAsiaTheme="minorHAnsi" w:cstheme="minorBidi"/>
          <w:i/>
          <w:szCs w:val="22"/>
          <w:lang w:eastAsia="en-US"/>
        </w:rPr>
        <w:t>garantias.kt</w:t>
      </w:r>
      <w:proofErr w:type="gramEnd"/>
      <w:r w:rsidR="008005CF" w:rsidRPr="00720567">
        <w:rPr>
          <w:rFonts w:eastAsiaTheme="minorHAnsi" w:cstheme="minorBidi"/>
          <w:i/>
          <w:szCs w:val="22"/>
          <w:lang w:eastAsia="en-US"/>
        </w:rPr>
        <w:t>_chaves_intrf_grts_biyr</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Pr="00720567">
        <w:rPr>
          <w:rFonts w:eastAsiaTheme="minorHAnsi" w:cstheme="minorBidi"/>
          <w:szCs w:val="22"/>
          <w:lang w:eastAsia="en-US"/>
        </w:rPr>
        <w:t xml:space="preserve">. </w:t>
      </w:r>
    </w:p>
    <w:p w14:paraId="04A234CE" w14:textId="1EA2674E" w:rsidR="00C601BA" w:rsidRPr="00720567" w:rsidRDefault="002C5C82" w:rsidP="00C601BA">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 e incluindo,</w:t>
      </w:r>
      <w:r w:rsidR="00C601BA">
        <w:rPr>
          <w:rFonts w:eastAsiaTheme="minorHAnsi" w:cstheme="minorBidi"/>
          <w:szCs w:val="22"/>
          <w:lang w:eastAsia="en-US"/>
        </w:rPr>
        <w:t xml:space="preserve"> 31 dezembro 2022 até 29 de abril de 2024. A partir dessa data passa a estar em vigor a tabela </w:t>
      </w:r>
      <w:r w:rsidR="00C601BA">
        <w:rPr>
          <w:rFonts w:eastAsiaTheme="minorHAnsi" w:cstheme="minorBidi"/>
          <w:i/>
          <w:szCs w:val="22"/>
          <w:lang w:eastAsia="en-US"/>
        </w:rPr>
        <w:t>cd_</w:t>
      </w:r>
      <w:r w:rsidR="00C601BA" w:rsidRPr="00C601BA">
        <w:rPr>
          <w:rFonts w:eastAsiaTheme="minorHAnsi" w:cstheme="minorBidi"/>
          <w:i/>
          <w:szCs w:val="22"/>
          <w:lang w:eastAsia="en-US"/>
        </w:rPr>
        <w:t xml:space="preserve"> </w:t>
      </w:r>
      <w:r w:rsidR="00C601BA" w:rsidRPr="00720567">
        <w:rPr>
          <w:rFonts w:eastAsiaTheme="minorHAnsi" w:cstheme="minorBidi"/>
          <w:i/>
          <w:szCs w:val="22"/>
          <w:lang w:eastAsia="en-US"/>
        </w:rPr>
        <w:t>cd_</w:t>
      </w:r>
      <w:proofErr w:type="gramStart"/>
      <w:r w:rsidR="00C601BA" w:rsidRPr="00720567">
        <w:rPr>
          <w:rFonts w:eastAsiaTheme="minorHAnsi" w:cstheme="minorBidi"/>
          <w:i/>
          <w:szCs w:val="22"/>
          <w:lang w:eastAsia="en-US"/>
        </w:rPr>
        <w:t>garantias.kt</w:t>
      </w:r>
      <w:proofErr w:type="gramEnd"/>
      <w:r w:rsidR="00C601BA" w:rsidRPr="00720567">
        <w:rPr>
          <w:rFonts w:eastAsiaTheme="minorHAnsi" w:cstheme="minorBidi"/>
          <w:i/>
          <w:szCs w:val="22"/>
          <w:lang w:eastAsia="en-US"/>
        </w:rPr>
        <w:t>_chaves_intrf_grts_biyr</w:t>
      </w:r>
      <w:r w:rsidR="00C601BA">
        <w:rPr>
          <w:rFonts w:eastAsiaTheme="minorHAnsi" w:cstheme="minorBidi"/>
          <w:i/>
          <w:szCs w:val="22"/>
          <w:lang w:eastAsia="en-US"/>
        </w:rPr>
        <w:t>_bem.</w:t>
      </w:r>
    </w:p>
    <w:p w14:paraId="3B6EC502" w14:textId="77777777" w:rsidR="00C601BA" w:rsidRPr="00720567" w:rsidRDefault="00C601BA" w:rsidP="00720567">
      <w:pPr>
        <w:spacing w:after="160" w:line="259" w:lineRule="auto"/>
        <w:jc w:val="both"/>
        <w:rPr>
          <w:rFonts w:eastAsiaTheme="minorHAnsi" w:cstheme="minorBidi"/>
          <w:szCs w:val="22"/>
          <w:lang w:eastAsia="en-US"/>
        </w:rPr>
      </w:pPr>
    </w:p>
    <w:p w14:paraId="707B9A7E" w14:textId="4201867E" w:rsidR="00145D75" w:rsidRPr="002C5C82" w:rsidRDefault="00145D75" w:rsidP="00666790">
      <w:pPr>
        <w:pStyle w:val="Heading5"/>
      </w:pPr>
      <w:bookmarkStart w:id="89" w:name="_Toc163902266"/>
      <w:bookmarkStart w:id="90" w:name="_Toc168671652"/>
      <w:r w:rsidRPr="002C5C82">
        <w:t>Aprovisionamento</w:t>
      </w:r>
      <w:bookmarkEnd w:id="89"/>
      <w:bookmarkEnd w:id="90"/>
    </w:p>
    <w:p w14:paraId="3131F4D7" w14:textId="76FE341F" w:rsidR="00BE2C12"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008005CF" w:rsidRPr="00720567">
        <w:rPr>
          <w:rFonts w:eastAsiaTheme="minorHAnsi" w:cstheme="minorBidi"/>
          <w:i/>
          <w:szCs w:val="22"/>
          <w:lang w:eastAsia="en-US"/>
        </w:rPr>
        <w:t>cd_</w:t>
      </w:r>
      <w:proofErr w:type="gramStart"/>
      <w:r w:rsidR="008005CF" w:rsidRPr="00720567">
        <w:rPr>
          <w:rFonts w:eastAsiaTheme="minorHAnsi" w:cstheme="minorBidi"/>
          <w:i/>
          <w:szCs w:val="22"/>
          <w:lang w:eastAsia="en-US"/>
        </w:rPr>
        <w:t>garantias.kt</w:t>
      </w:r>
      <w:proofErr w:type="gramEnd"/>
      <w:r w:rsidR="008005CF" w:rsidRPr="00720567">
        <w:rPr>
          <w:rFonts w:eastAsiaTheme="minorHAnsi" w:cstheme="minorBidi"/>
          <w:i/>
          <w:szCs w:val="22"/>
          <w:lang w:eastAsia="en-US"/>
        </w:rPr>
        <w:t>_chaves_intrf_grts_biyr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112275C3" w14:textId="4E308966" w:rsidR="00AC02F4" w:rsidRDefault="00AC02F4" w:rsidP="00720567">
      <w:pPr>
        <w:spacing w:after="160" w:line="259" w:lineRule="auto"/>
        <w:jc w:val="both"/>
        <w:rPr>
          <w:rFonts w:eastAsiaTheme="minorHAnsi" w:cstheme="minorBidi"/>
          <w:szCs w:val="22"/>
          <w:lang w:eastAsia="en-US"/>
        </w:rPr>
      </w:pPr>
    </w:p>
    <w:p w14:paraId="3713DFE1" w14:textId="3BAE3D1B" w:rsidR="00AC02F4" w:rsidRDefault="00AC02F4" w:rsidP="00720567">
      <w:pPr>
        <w:spacing w:after="160" w:line="259" w:lineRule="auto"/>
        <w:jc w:val="both"/>
        <w:rPr>
          <w:rFonts w:eastAsiaTheme="minorHAnsi" w:cstheme="minorBidi"/>
          <w:szCs w:val="22"/>
          <w:lang w:eastAsia="en-US"/>
        </w:rPr>
      </w:pPr>
    </w:p>
    <w:p w14:paraId="266AF8B2" w14:textId="77777777" w:rsidR="00AC02F4" w:rsidRPr="00720567" w:rsidRDefault="00AC02F4" w:rsidP="00720567">
      <w:pPr>
        <w:spacing w:after="160" w:line="259" w:lineRule="auto"/>
        <w:jc w:val="both"/>
        <w:rPr>
          <w:rFonts w:eastAsiaTheme="minorHAnsi" w:cstheme="minorBidi"/>
          <w:szCs w:val="22"/>
          <w:lang w:eastAsia="en-US"/>
        </w:rPr>
      </w:pPr>
    </w:p>
    <w:p w14:paraId="64F43B60" w14:textId="37E4DACD" w:rsidR="00BC1FC6" w:rsidRPr="00BE2C12" w:rsidRDefault="00BE2C12" w:rsidP="00BE2C12">
      <w:pPr>
        <w:pStyle w:val="Caption"/>
        <w:jc w:val="center"/>
        <w:rPr>
          <w:rFonts w:cs="Calibri"/>
          <w:b/>
          <w:color w:val="000000" w:themeColor="text1"/>
          <w:sz w:val="22"/>
          <w:szCs w:val="22"/>
        </w:rPr>
      </w:pPr>
      <w:bookmarkStart w:id="91" w:name="_Toc168413852"/>
      <w:r w:rsidRPr="00BE2C12">
        <w:rPr>
          <w:b/>
          <w:color w:val="000000" w:themeColor="text1"/>
          <w:sz w:val="22"/>
          <w:szCs w:val="22"/>
        </w:rPr>
        <w:lastRenderedPageBreak/>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14</w:t>
      </w:r>
      <w:r w:rsidRPr="00BE2C12">
        <w:rPr>
          <w:b/>
          <w:color w:val="000000" w:themeColor="text1"/>
          <w:sz w:val="22"/>
          <w:szCs w:val="22"/>
        </w:rPr>
        <w:fldChar w:fldCharType="end"/>
      </w:r>
      <w:r w:rsidRPr="00BE2C12">
        <w:rPr>
          <w:b/>
          <w:color w:val="000000" w:themeColor="text1"/>
          <w:sz w:val="22"/>
          <w:szCs w:val="22"/>
        </w:rPr>
        <w:t>: Informação das tabelas de aprovisionament</w:t>
      </w:r>
      <w:r>
        <w:rPr>
          <w:b/>
          <w:color w:val="000000" w:themeColor="text1"/>
          <w:sz w:val="22"/>
          <w:szCs w:val="22"/>
        </w:rPr>
        <w:t xml:space="preserve">o da </w:t>
      </w:r>
      <w:r w:rsidRPr="00BE2C12">
        <w:rPr>
          <w:b/>
          <w:color w:val="000000" w:themeColor="text1"/>
          <w:sz w:val="22"/>
          <w:szCs w:val="22"/>
        </w:rPr>
        <w:t>cd_garantias.kt_chaves_intrf_grts_biyr</w:t>
      </w:r>
      <w:bookmarkEnd w:id="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2C5C82" w:rsidRPr="005F1378" w14:paraId="7812C8DF" w14:textId="77777777" w:rsidTr="006977B3">
        <w:trPr>
          <w:trHeight w:val="290"/>
        </w:trPr>
        <w:tc>
          <w:tcPr>
            <w:tcW w:w="1701" w:type="dxa"/>
            <w:shd w:val="clear" w:color="000000" w:fill="FF0000"/>
          </w:tcPr>
          <w:p w14:paraId="0B50AFEA" w14:textId="77777777" w:rsidR="002C5C82" w:rsidRPr="005F1378" w:rsidRDefault="002C5C82"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17948A6"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14E4DB54" w14:textId="77777777" w:rsidR="002C5C82" w:rsidRPr="005F1378" w:rsidRDefault="002C5C82"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2ABEE2E2"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no Data Lake</w:t>
            </w:r>
          </w:p>
        </w:tc>
      </w:tr>
      <w:tr w:rsidR="002C5C82" w:rsidRPr="005F1378" w14:paraId="06B9FDA5" w14:textId="77777777" w:rsidTr="006977B3">
        <w:trPr>
          <w:trHeight w:val="290"/>
        </w:trPr>
        <w:tc>
          <w:tcPr>
            <w:tcW w:w="1701" w:type="dxa"/>
          </w:tcPr>
          <w:p w14:paraId="03B10BE0" w14:textId="77777777" w:rsidR="002C5C82" w:rsidRPr="005F1378" w:rsidRDefault="002C5C82"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A214367"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292394A5" w14:textId="77777777" w:rsidR="002C5C82" w:rsidRPr="005F1378" w:rsidRDefault="002C5C82"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550A49B1"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r>
      <w:tr w:rsidR="002C5C82" w:rsidRPr="005F1378" w14:paraId="78D2FDE3" w14:textId="77777777" w:rsidTr="006977B3">
        <w:trPr>
          <w:trHeight w:val="290"/>
        </w:trPr>
        <w:tc>
          <w:tcPr>
            <w:tcW w:w="1701" w:type="dxa"/>
          </w:tcPr>
          <w:p w14:paraId="28445D76" w14:textId="77777777" w:rsidR="002C5C82" w:rsidRPr="005F1378" w:rsidRDefault="002C5C82" w:rsidP="002C5C82">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61C24C62" w14:textId="3C4F8FED" w:rsidR="002C5C82" w:rsidRPr="005F1378" w:rsidRDefault="002C5C82" w:rsidP="002C5C82">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75F9479B" w14:textId="77777777" w:rsidR="002C5C82" w:rsidRPr="005F1378" w:rsidRDefault="002C5C82" w:rsidP="002C5C82">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773CF6BF" w14:textId="22EB325B" w:rsidR="002C5C82" w:rsidRPr="005F1378" w:rsidRDefault="002C5C82" w:rsidP="002C5C82">
            <w:pPr>
              <w:jc w:val="both"/>
              <w:rPr>
                <w:sz w:val="18"/>
                <w:szCs w:val="18"/>
              </w:rPr>
            </w:pPr>
            <w:r>
              <w:rPr>
                <w:rFonts w:cs="Calibri"/>
                <w:color w:val="000000"/>
                <w:sz w:val="18"/>
                <w:szCs w:val="18"/>
                <w:lang w:val="en-US"/>
              </w:rPr>
              <w:t>kt_chaves_gt</w:t>
            </w:r>
          </w:p>
        </w:tc>
      </w:tr>
      <w:tr w:rsidR="007F4B7C" w:rsidRPr="005F1378" w14:paraId="0A13D100" w14:textId="77777777" w:rsidTr="006977B3">
        <w:trPr>
          <w:trHeight w:val="290"/>
        </w:trPr>
        <w:tc>
          <w:tcPr>
            <w:tcW w:w="1701" w:type="dxa"/>
          </w:tcPr>
          <w:p w14:paraId="5162DB16" w14:textId="2F7CEE2E" w:rsidR="007F4B7C" w:rsidRPr="005F1378" w:rsidRDefault="007F4B7C" w:rsidP="007F4B7C">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587BAAF1" w14:textId="66CA379F" w:rsidR="007F4B7C" w:rsidRPr="005F1378" w:rsidRDefault="007F4B7C" w:rsidP="007F4B7C">
            <w:pPr>
              <w:rPr>
                <w:rFonts w:cs="Calibri"/>
                <w:color w:val="000000"/>
                <w:sz w:val="18"/>
                <w:szCs w:val="18"/>
              </w:rPr>
            </w:pPr>
            <w:r w:rsidRPr="00983A0C">
              <w:rPr>
                <w:sz w:val="18"/>
                <w:szCs w:val="18"/>
              </w:rPr>
              <w:t>ttt35_titlgru</w:t>
            </w:r>
          </w:p>
        </w:tc>
        <w:tc>
          <w:tcPr>
            <w:tcW w:w="2041" w:type="dxa"/>
            <w:shd w:val="clear" w:color="auto" w:fill="auto"/>
            <w:noWrap/>
          </w:tcPr>
          <w:p w14:paraId="1B59B220" w14:textId="74971A48"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5B132F8B" w14:textId="77DB7AD3" w:rsidR="007F4B7C" w:rsidRPr="005F1378" w:rsidRDefault="007F4B7C" w:rsidP="007F4B7C">
            <w:pPr>
              <w:rPr>
                <w:sz w:val="18"/>
                <w:szCs w:val="18"/>
              </w:rPr>
            </w:pPr>
            <w:r w:rsidRPr="00983A0C">
              <w:rPr>
                <w:sz w:val="18"/>
                <w:szCs w:val="18"/>
              </w:rPr>
              <w:t>ttt35_titlgru</w:t>
            </w:r>
          </w:p>
        </w:tc>
      </w:tr>
      <w:tr w:rsidR="007F4B7C" w:rsidRPr="005F1378" w14:paraId="0D91B912" w14:textId="77777777" w:rsidTr="006977B3">
        <w:trPr>
          <w:trHeight w:val="290"/>
        </w:trPr>
        <w:tc>
          <w:tcPr>
            <w:tcW w:w="1701" w:type="dxa"/>
          </w:tcPr>
          <w:p w14:paraId="354596E3" w14:textId="3A03DD99" w:rsidR="007F4B7C" w:rsidRPr="005F1378" w:rsidRDefault="007F4B7C" w:rsidP="007F4B7C">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49BA4A8C" w14:textId="4159149E" w:rsidR="007F4B7C" w:rsidRPr="005F1378" w:rsidRDefault="007F4B7C" w:rsidP="007F4B7C">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0ACAACA9" w14:textId="61DD578C"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1C4E9408" w14:textId="26554789" w:rsidR="007F4B7C" w:rsidRPr="005F1378" w:rsidRDefault="007F4B7C" w:rsidP="007F4B7C">
            <w:pPr>
              <w:rPr>
                <w:rFonts w:cs="Calibri"/>
                <w:color w:val="000000"/>
                <w:sz w:val="18"/>
                <w:szCs w:val="18"/>
              </w:rPr>
            </w:pPr>
            <w:r w:rsidRPr="00983A0C">
              <w:rPr>
                <w:rFonts w:cs="Calibri"/>
                <w:color w:val="000000"/>
                <w:sz w:val="18"/>
                <w:szCs w:val="18"/>
              </w:rPr>
              <w:t>fut02_contasfu</w:t>
            </w:r>
          </w:p>
        </w:tc>
      </w:tr>
    </w:tbl>
    <w:p w14:paraId="74F45578" w14:textId="77777777" w:rsidR="009C499D" w:rsidRDefault="009C499D" w:rsidP="009C499D">
      <w:pPr>
        <w:pStyle w:val="Heading5"/>
        <w:numPr>
          <w:ilvl w:val="0"/>
          <w:numId w:val="0"/>
        </w:numPr>
        <w:ind w:left="1440" w:hanging="1440"/>
        <w:sectPr w:rsidR="009C499D" w:rsidSect="002E643E">
          <w:pgSz w:w="11906" w:h="16838"/>
          <w:pgMar w:top="1440" w:right="1440" w:bottom="1440" w:left="1440" w:header="709" w:footer="709" w:gutter="0"/>
          <w:cols w:space="708"/>
          <w:docGrid w:linePitch="360"/>
        </w:sectPr>
      </w:pPr>
    </w:p>
    <w:p w14:paraId="380EA7A7" w14:textId="7786D8F8" w:rsidR="0086264E" w:rsidRPr="00BC1FC6" w:rsidRDefault="00145D75" w:rsidP="00666790">
      <w:pPr>
        <w:pStyle w:val="Heading5"/>
      </w:pPr>
      <w:bookmarkStart w:id="92" w:name="_Toc163902267"/>
      <w:bookmarkStart w:id="93" w:name="_Toc168671653"/>
      <w:r w:rsidRPr="001E69C3">
        <w:lastRenderedPageBreak/>
        <w:t>Detalhe</w:t>
      </w:r>
      <w:r>
        <w:t xml:space="preserve"> dos Campos</w:t>
      </w:r>
      <w:bookmarkEnd w:id="92"/>
      <w:bookmarkEnd w:id="93"/>
    </w:p>
    <w:p w14:paraId="55CE6B3A" w14:textId="1F71446C" w:rsidR="00BC1FC6" w:rsidRPr="00BE2C12" w:rsidRDefault="00BE2C12" w:rsidP="00BE2C12">
      <w:pPr>
        <w:pStyle w:val="Caption"/>
        <w:jc w:val="center"/>
        <w:rPr>
          <w:rFonts w:cs="Calibri"/>
          <w:b/>
          <w:color w:val="000000" w:themeColor="text1"/>
          <w:sz w:val="22"/>
          <w:szCs w:val="22"/>
        </w:rPr>
      </w:pPr>
      <w:bookmarkStart w:id="94" w:name="_Toc168413853"/>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15</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w:t>
      </w:r>
      <w:bookmarkEnd w:id="94"/>
    </w:p>
    <w:tbl>
      <w:tblPr>
        <w:tblW w:w="13849" w:type="dxa"/>
        <w:tblCellMar>
          <w:left w:w="70" w:type="dxa"/>
          <w:right w:w="70" w:type="dxa"/>
        </w:tblCellMar>
        <w:tblLook w:val="04A0" w:firstRow="1" w:lastRow="0" w:firstColumn="1" w:lastColumn="0" w:noHBand="0" w:noVBand="1"/>
      </w:tblPr>
      <w:tblGrid>
        <w:gridCol w:w="2057"/>
        <w:gridCol w:w="10942"/>
        <w:gridCol w:w="850"/>
      </w:tblGrid>
      <w:tr w:rsidR="00A84B21" w:rsidRPr="00F61B8B" w14:paraId="293D90EE" w14:textId="77777777" w:rsidTr="009370D5">
        <w:trPr>
          <w:trHeight w:val="290"/>
          <w:tblHeader/>
        </w:trPr>
        <w:tc>
          <w:tcPr>
            <w:tcW w:w="2057" w:type="dxa"/>
            <w:tcBorders>
              <w:top w:val="single" w:sz="4" w:space="0" w:color="auto"/>
              <w:left w:val="single" w:sz="4" w:space="0" w:color="auto"/>
              <w:bottom w:val="single" w:sz="4" w:space="0" w:color="auto"/>
              <w:right w:val="single" w:sz="4" w:space="0" w:color="auto"/>
            </w:tcBorders>
            <w:shd w:val="clear" w:color="000000" w:fill="FF0000"/>
            <w:noWrap/>
            <w:hideMark/>
          </w:tcPr>
          <w:p w14:paraId="56F86AE2" w14:textId="77777777" w:rsidR="00A84B21" w:rsidRDefault="00A84B21" w:rsidP="00F61B8B">
            <w:pPr>
              <w:rPr>
                <w:rFonts w:cs="Calibri"/>
                <w:b/>
                <w:bCs/>
                <w:color w:val="FFFFFF"/>
                <w:sz w:val="18"/>
                <w:szCs w:val="18"/>
              </w:rPr>
            </w:pPr>
            <w:r>
              <w:rPr>
                <w:rFonts w:cs="Calibri"/>
                <w:b/>
                <w:bCs/>
                <w:color w:val="FFFFFF"/>
                <w:sz w:val="18"/>
                <w:szCs w:val="18"/>
              </w:rPr>
              <w:t>Chaves da tabela</w:t>
            </w:r>
          </w:p>
          <w:p w14:paraId="06D1EDDC" w14:textId="31745548" w:rsidR="00A84B21" w:rsidRPr="007314D4" w:rsidRDefault="00A84B21" w:rsidP="00F61B8B">
            <w:pPr>
              <w:rPr>
                <w:rFonts w:cs="Calibri"/>
                <w:b/>
                <w:bCs/>
                <w:i/>
                <w:color w:val="FFFFFF"/>
                <w:sz w:val="18"/>
                <w:szCs w:val="18"/>
              </w:rPr>
            </w:pPr>
            <w:r w:rsidRPr="007314D4">
              <w:rPr>
                <w:rFonts w:cs="Calibri"/>
                <w:b/>
                <w:bCs/>
                <w:i/>
                <w:color w:val="FFFFFF"/>
                <w:sz w:val="18"/>
                <w:szCs w:val="18"/>
              </w:rPr>
              <w:t>kt_chaves_intrf_grts_biyr</w:t>
            </w:r>
          </w:p>
        </w:tc>
        <w:tc>
          <w:tcPr>
            <w:tcW w:w="10942" w:type="dxa"/>
            <w:tcBorders>
              <w:top w:val="single" w:sz="4" w:space="0" w:color="auto"/>
              <w:left w:val="nil"/>
              <w:bottom w:val="single" w:sz="4" w:space="0" w:color="auto"/>
              <w:right w:val="single" w:sz="4" w:space="0" w:color="auto"/>
            </w:tcBorders>
            <w:shd w:val="clear" w:color="000000" w:fill="FF0000"/>
            <w:noWrap/>
            <w:hideMark/>
          </w:tcPr>
          <w:p w14:paraId="3E9EB26A" w14:textId="77777777" w:rsidR="00A84B21" w:rsidRPr="00F61B8B" w:rsidRDefault="00A84B21" w:rsidP="00F61B8B">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92F6DC3" w14:textId="77777777" w:rsidR="00A84B21" w:rsidRPr="00F61B8B" w:rsidRDefault="00A84B21" w:rsidP="00F61B8B">
            <w:pPr>
              <w:rPr>
                <w:rFonts w:cs="Calibri"/>
                <w:b/>
                <w:bCs/>
                <w:color w:val="FFFFFF"/>
                <w:sz w:val="18"/>
                <w:szCs w:val="18"/>
              </w:rPr>
            </w:pPr>
            <w:r w:rsidRPr="00F61B8B">
              <w:rPr>
                <w:rFonts w:cs="Calibri"/>
                <w:b/>
                <w:bCs/>
                <w:color w:val="FFFFFF"/>
                <w:sz w:val="18"/>
                <w:szCs w:val="18"/>
              </w:rPr>
              <w:t>Formato</w:t>
            </w:r>
          </w:p>
        </w:tc>
      </w:tr>
      <w:tr w:rsidR="00A84B21" w:rsidRPr="00F61B8B" w14:paraId="0FFBC8F8" w14:textId="77777777" w:rsidTr="00A84B21">
        <w:trPr>
          <w:trHeight w:val="289"/>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EDC76A" w14:textId="77777777" w:rsidR="00A84B21" w:rsidRPr="00F61B8B" w:rsidRDefault="00A84B21" w:rsidP="00AC23FE">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hideMark/>
          </w:tcPr>
          <w:p w14:paraId="5D3F056A" w14:textId="77777777" w:rsidR="00A84B21" w:rsidRPr="00CD3F80" w:rsidRDefault="00A84B21" w:rsidP="00AC23FE">
            <w:pPr>
              <w:rPr>
                <w:rFonts w:cs="Calibri"/>
                <w:color w:val="000000"/>
                <w:sz w:val="18"/>
                <w:szCs w:val="18"/>
              </w:rPr>
            </w:pPr>
            <w:r w:rsidRPr="00CD3F80">
              <w:rPr>
                <w:rFonts w:cs="Calibri"/>
                <w:color w:val="000000"/>
                <w:sz w:val="18"/>
                <w:szCs w:val="18"/>
              </w:rPr>
              <w:t>Código que identifica a tipologia de garantia:</w:t>
            </w:r>
          </w:p>
          <w:p w14:paraId="7207F5E3" w14:textId="59BCC277" w:rsidR="00A84B21" w:rsidRPr="00AC23FE" w:rsidRDefault="00A84B21" w:rsidP="00627E4A">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670F123" w14:textId="5A01256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EC314A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598246" w14:textId="77777777" w:rsidR="00A84B21" w:rsidRPr="00F61B8B" w:rsidRDefault="00A84B21" w:rsidP="00AC23FE">
            <w:pPr>
              <w:rPr>
                <w:rFonts w:cs="Calibri"/>
                <w:color w:val="000000"/>
                <w:sz w:val="18"/>
                <w:szCs w:val="18"/>
              </w:rPr>
            </w:pPr>
            <w:r w:rsidRPr="00F61B8B">
              <w:rPr>
                <w:rFonts w:cs="Calibri"/>
                <w:color w:val="000000"/>
                <w:sz w:val="18"/>
                <w:szCs w:val="18"/>
              </w:rPr>
              <w:t>cempresp_orig</w:t>
            </w:r>
          </w:p>
        </w:tc>
        <w:tc>
          <w:tcPr>
            <w:tcW w:w="10942" w:type="dxa"/>
            <w:tcBorders>
              <w:top w:val="nil"/>
              <w:left w:val="nil"/>
              <w:bottom w:val="single" w:sz="4" w:space="0" w:color="auto"/>
              <w:right w:val="single" w:sz="4" w:space="0" w:color="auto"/>
            </w:tcBorders>
            <w:shd w:val="clear" w:color="auto" w:fill="auto"/>
            <w:vAlign w:val="center"/>
            <w:hideMark/>
          </w:tcPr>
          <w:p w14:paraId="09E78968" w14:textId="627AEBF2" w:rsidR="00A84B21" w:rsidRPr="00AC23FE"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128F0352" w14:textId="299CC44B"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576881F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CFC5548" w14:textId="77777777" w:rsidR="00A84B21" w:rsidRPr="00F61B8B" w:rsidRDefault="00A84B21" w:rsidP="00AC23FE">
            <w:pPr>
              <w:rPr>
                <w:rFonts w:cs="Calibri"/>
                <w:color w:val="000000"/>
                <w:sz w:val="18"/>
                <w:szCs w:val="18"/>
              </w:rPr>
            </w:pPr>
            <w:r w:rsidRPr="00F61B8B">
              <w:rPr>
                <w:rFonts w:cs="Calibri"/>
                <w:color w:val="000000"/>
                <w:sz w:val="18"/>
                <w:szCs w:val="18"/>
              </w:rPr>
              <w:t>ckbalres_orig</w:t>
            </w:r>
          </w:p>
        </w:tc>
        <w:tc>
          <w:tcPr>
            <w:tcW w:w="10942" w:type="dxa"/>
            <w:tcBorders>
              <w:top w:val="nil"/>
              <w:left w:val="nil"/>
              <w:bottom w:val="single" w:sz="4" w:space="0" w:color="auto"/>
              <w:right w:val="single" w:sz="4" w:space="0" w:color="auto"/>
            </w:tcBorders>
            <w:shd w:val="clear" w:color="auto" w:fill="auto"/>
            <w:vAlign w:val="center"/>
            <w:hideMark/>
          </w:tcPr>
          <w:p w14:paraId="2760ACB6" w14:textId="50D9A4BD"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42CE77D7" w14:textId="2AED5DB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AFFFE9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F4DADA6" w14:textId="77777777" w:rsidR="00A84B21" w:rsidRPr="00F61B8B" w:rsidRDefault="00A84B21" w:rsidP="00AC23FE">
            <w:pPr>
              <w:rPr>
                <w:rFonts w:cs="Calibri"/>
                <w:color w:val="000000"/>
                <w:sz w:val="18"/>
                <w:szCs w:val="18"/>
              </w:rPr>
            </w:pPr>
            <w:r w:rsidRPr="00F61B8B">
              <w:rPr>
                <w:rFonts w:cs="Calibri"/>
                <w:color w:val="000000"/>
                <w:sz w:val="18"/>
                <w:szCs w:val="18"/>
              </w:rPr>
              <w:t>ckctares_orig</w:t>
            </w:r>
          </w:p>
        </w:tc>
        <w:tc>
          <w:tcPr>
            <w:tcW w:w="10942" w:type="dxa"/>
            <w:tcBorders>
              <w:top w:val="nil"/>
              <w:left w:val="nil"/>
              <w:bottom w:val="single" w:sz="4" w:space="0" w:color="auto"/>
              <w:right w:val="single" w:sz="4" w:space="0" w:color="auto"/>
            </w:tcBorders>
            <w:shd w:val="clear" w:color="auto" w:fill="auto"/>
            <w:vAlign w:val="center"/>
            <w:hideMark/>
          </w:tcPr>
          <w:p w14:paraId="420BB4DD" w14:textId="5FEDBD5A"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562649EA" w14:textId="304C2126"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4EEC7EC"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D5E6F4" w14:textId="77777777" w:rsidR="00A84B21" w:rsidRPr="00F61B8B" w:rsidRDefault="00A84B21" w:rsidP="00AC23FE">
            <w:pPr>
              <w:rPr>
                <w:rFonts w:cs="Calibri"/>
                <w:color w:val="000000"/>
                <w:sz w:val="18"/>
                <w:szCs w:val="18"/>
              </w:rPr>
            </w:pPr>
            <w:r w:rsidRPr="00F61B8B">
              <w:rPr>
                <w:rFonts w:cs="Calibri"/>
                <w:color w:val="000000"/>
                <w:sz w:val="18"/>
                <w:szCs w:val="18"/>
              </w:rPr>
              <w:t>ckrefresp_orig</w:t>
            </w:r>
          </w:p>
        </w:tc>
        <w:tc>
          <w:tcPr>
            <w:tcW w:w="10942" w:type="dxa"/>
            <w:tcBorders>
              <w:top w:val="nil"/>
              <w:left w:val="nil"/>
              <w:bottom w:val="single" w:sz="4" w:space="0" w:color="auto"/>
              <w:right w:val="single" w:sz="4" w:space="0" w:color="auto"/>
            </w:tcBorders>
            <w:shd w:val="clear" w:color="auto" w:fill="auto"/>
            <w:vAlign w:val="center"/>
            <w:hideMark/>
          </w:tcPr>
          <w:p w14:paraId="2E09F63C" w14:textId="76E44D74" w:rsidR="00A84B21" w:rsidRPr="00F61B8B" w:rsidRDefault="00A84B21" w:rsidP="00AC23FE">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50" w:type="dxa"/>
            <w:tcBorders>
              <w:top w:val="nil"/>
              <w:left w:val="nil"/>
              <w:bottom w:val="single" w:sz="4" w:space="0" w:color="auto"/>
              <w:right w:val="single" w:sz="4" w:space="0" w:color="auto"/>
            </w:tcBorders>
            <w:shd w:val="clear" w:color="auto" w:fill="auto"/>
            <w:hideMark/>
          </w:tcPr>
          <w:p w14:paraId="4F381C3C" w14:textId="718CE94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8DAC3CB"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7786B0C" w14:textId="77777777" w:rsidR="00A84B21" w:rsidRPr="00F61B8B" w:rsidRDefault="00A84B21" w:rsidP="00AC23FE">
            <w:pPr>
              <w:rPr>
                <w:rFonts w:cs="Calibri"/>
                <w:color w:val="000000"/>
                <w:sz w:val="18"/>
                <w:szCs w:val="18"/>
              </w:rPr>
            </w:pPr>
            <w:r w:rsidRPr="00F61B8B">
              <w:rPr>
                <w:rFonts w:cs="Calibri"/>
                <w:color w:val="000000"/>
                <w:sz w:val="18"/>
                <w:szCs w:val="18"/>
              </w:rPr>
              <w:t>cempresa_orig</w:t>
            </w:r>
          </w:p>
        </w:tc>
        <w:tc>
          <w:tcPr>
            <w:tcW w:w="10942" w:type="dxa"/>
            <w:tcBorders>
              <w:top w:val="nil"/>
              <w:left w:val="nil"/>
              <w:bottom w:val="single" w:sz="4" w:space="0" w:color="auto"/>
              <w:right w:val="single" w:sz="4" w:space="0" w:color="auto"/>
            </w:tcBorders>
            <w:shd w:val="clear" w:color="auto" w:fill="auto"/>
            <w:vAlign w:val="center"/>
            <w:hideMark/>
          </w:tcPr>
          <w:p w14:paraId="71AF7BAE" w14:textId="42A5D053"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7428B79F" w14:textId="66EE9E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EF0943D"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B96043C" w14:textId="77777777" w:rsidR="00A84B21" w:rsidRPr="00F61B8B" w:rsidRDefault="00A84B21" w:rsidP="00AC23FE">
            <w:pPr>
              <w:rPr>
                <w:rFonts w:cs="Calibri"/>
                <w:color w:val="000000"/>
                <w:sz w:val="18"/>
                <w:szCs w:val="18"/>
              </w:rPr>
            </w:pPr>
            <w:r w:rsidRPr="00F61B8B">
              <w:rPr>
                <w:rFonts w:cs="Calibri"/>
                <w:color w:val="000000"/>
                <w:sz w:val="18"/>
                <w:szCs w:val="18"/>
              </w:rPr>
              <w:t>ckbalcao_orig</w:t>
            </w:r>
          </w:p>
        </w:tc>
        <w:tc>
          <w:tcPr>
            <w:tcW w:w="10942" w:type="dxa"/>
            <w:tcBorders>
              <w:top w:val="nil"/>
              <w:left w:val="nil"/>
              <w:bottom w:val="single" w:sz="4" w:space="0" w:color="auto"/>
              <w:right w:val="single" w:sz="4" w:space="0" w:color="auto"/>
            </w:tcBorders>
            <w:shd w:val="clear" w:color="auto" w:fill="auto"/>
            <w:vAlign w:val="center"/>
            <w:hideMark/>
          </w:tcPr>
          <w:p w14:paraId="052D4233" w14:textId="21BF650B"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34514E2F" w14:textId="274D9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4AC368"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E73A347" w14:textId="77777777" w:rsidR="00A84B21" w:rsidRPr="00F61B8B" w:rsidRDefault="00A84B21" w:rsidP="00AC23FE">
            <w:pPr>
              <w:rPr>
                <w:rFonts w:cs="Calibri"/>
                <w:color w:val="000000"/>
                <w:sz w:val="18"/>
                <w:szCs w:val="18"/>
              </w:rPr>
            </w:pPr>
            <w:r w:rsidRPr="00F61B8B">
              <w:rPr>
                <w:rFonts w:cs="Calibri"/>
                <w:color w:val="000000"/>
                <w:sz w:val="18"/>
                <w:szCs w:val="18"/>
              </w:rPr>
              <w:t>cknumcta_orig</w:t>
            </w:r>
          </w:p>
        </w:tc>
        <w:tc>
          <w:tcPr>
            <w:tcW w:w="10942" w:type="dxa"/>
            <w:tcBorders>
              <w:top w:val="nil"/>
              <w:left w:val="nil"/>
              <w:bottom w:val="single" w:sz="4" w:space="0" w:color="auto"/>
              <w:right w:val="single" w:sz="4" w:space="0" w:color="auto"/>
            </w:tcBorders>
            <w:shd w:val="clear" w:color="auto" w:fill="auto"/>
            <w:vAlign w:val="center"/>
            <w:hideMark/>
          </w:tcPr>
          <w:p w14:paraId="154BC0B3" w14:textId="3C67A755" w:rsidR="00A84B21" w:rsidRPr="00F61B8B" w:rsidRDefault="00A84B21"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162C47B4" w14:textId="2C1C94D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FCE93C1"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37675D" w14:textId="77777777" w:rsidR="00A84B21" w:rsidRPr="00F61B8B" w:rsidRDefault="00A84B21" w:rsidP="00AC23FE">
            <w:pPr>
              <w:rPr>
                <w:rFonts w:cs="Calibri"/>
                <w:color w:val="000000"/>
                <w:sz w:val="18"/>
                <w:szCs w:val="18"/>
              </w:rPr>
            </w:pPr>
            <w:r w:rsidRPr="00F61B8B">
              <w:rPr>
                <w:rFonts w:cs="Calibri"/>
                <w:color w:val="000000"/>
                <w:sz w:val="18"/>
                <w:szCs w:val="18"/>
              </w:rPr>
              <w:t>comp_id_gar_orig</w:t>
            </w:r>
          </w:p>
        </w:tc>
        <w:tc>
          <w:tcPr>
            <w:tcW w:w="10942" w:type="dxa"/>
            <w:tcBorders>
              <w:top w:val="nil"/>
              <w:left w:val="nil"/>
              <w:bottom w:val="single" w:sz="4" w:space="0" w:color="auto"/>
              <w:right w:val="single" w:sz="4" w:space="0" w:color="auto"/>
            </w:tcBorders>
            <w:shd w:val="clear" w:color="auto" w:fill="auto"/>
            <w:vAlign w:val="center"/>
            <w:hideMark/>
          </w:tcPr>
          <w:p w14:paraId="1D853AEC" w14:textId="49B3208E" w:rsidR="00A84B21" w:rsidRPr="00F61B8B" w:rsidRDefault="00A84B21"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hideMark/>
          </w:tcPr>
          <w:p w14:paraId="1B3224F0" w14:textId="55AA557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109F9446"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3075051" w14:textId="77777777" w:rsidR="00A84B21" w:rsidRPr="00F61B8B" w:rsidRDefault="00A84B21" w:rsidP="00AC23FE">
            <w:pPr>
              <w:rPr>
                <w:rFonts w:cs="Calibri"/>
                <w:color w:val="000000"/>
                <w:sz w:val="18"/>
                <w:szCs w:val="18"/>
              </w:rPr>
            </w:pPr>
            <w:r w:rsidRPr="00F61B8B">
              <w:rPr>
                <w:rFonts w:cs="Calibri"/>
                <w:color w:val="000000"/>
                <w:sz w:val="18"/>
                <w:szCs w:val="18"/>
              </w:rPr>
              <w:t>cempbem_orig</w:t>
            </w:r>
          </w:p>
        </w:tc>
        <w:tc>
          <w:tcPr>
            <w:tcW w:w="10942" w:type="dxa"/>
            <w:tcBorders>
              <w:top w:val="nil"/>
              <w:left w:val="nil"/>
              <w:bottom w:val="single" w:sz="4" w:space="0" w:color="auto"/>
              <w:right w:val="single" w:sz="4" w:space="0" w:color="auto"/>
            </w:tcBorders>
            <w:shd w:val="clear" w:color="auto" w:fill="auto"/>
            <w:vAlign w:val="center"/>
            <w:hideMark/>
          </w:tcPr>
          <w:p w14:paraId="2AA12159" w14:textId="228697B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028918B8" w14:textId="05BAAD3D"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D4C544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080D1B" w14:textId="77777777" w:rsidR="00A84B21" w:rsidRPr="00F61B8B" w:rsidRDefault="00A84B21" w:rsidP="00AC23FE">
            <w:pPr>
              <w:rPr>
                <w:rFonts w:cs="Calibri"/>
                <w:color w:val="000000"/>
                <w:sz w:val="18"/>
                <w:szCs w:val="18"/>
              </w:rPr>
            </w:pPr>
            <w:r w:rsidRPr="00F61B8B">
              <w:rPr>
                <w:rFonts w:cs="Calibri"/>
                <w:color w:val="000000"/>
                <w:sz w:val="18"/>
                <w:szCs w:val="18"/>
              </w:rPr>
              <w:t>ckbalbem_orig</w:t>
            </w:r>
          </w:p>
        </w:tc>
        <w:tc>
          <w:tcPr>
            <w:tcW w:w="10942" w:type="dxa"/>
            <w:tcBorders>
              <w:top w:val="nil"/>
              <w:left w:val="nil"/>
              <w:bottom w:val="single" w:sz="4" w:space="0" w:color="auto"/>
              <w:right w:val="single" w:sz="4" w:space="0" w:color="auto"/>
            </w:tcBorders>
            <w:shd w:val="clear" w:color="auto" w:fill="auto"/>
            <w:vAlign w:val="center"/>
            <w:hideMark/>
          </w:tcPr>
          <w:p w14:paraId="30EBB02F" w14:textId="732E67F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5CD2B9B6" w14:textId="150CBD1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A01F7B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44A7A91" w14:textId="77777777" w:rsidR="00A84B21" w:rsidRPr="00F61B8B" w:rsidRDefault="00A84B21" w:rsidP="00AC23FE">
            <w:pPr>
              <w:rPr>
                <w:rFonts w:cs="Calibri"/>
                <w:color w:val="000000"/>
                <w:sz w:val="18"/>
                <w:szCs w:val="18"/>
              </w:rPr>
            </w:pPr>
            <w:r w:rsidRPr="00F61B8B">
              <w:rPr>
                <w:rFonts w:cs="Calibri"/>
                <w:color w:val="000000"/>
                <w:sz w:val="18"/>
                <w:szCs w:val="18"/>
              </w:rPr>
              <w:t>ckctabem_orig</w:t>
            </w:r>
          </w:p>
        </w:tc>
        <w:tc>
          <w:tcPr>
            <w:tcW w:w="10942" w:type="dxa"/>
            <w:tcBorders>
              <w:top w:val="nil"/>
              <w:left w:val="nil"/>
              <w:bottom w:val="single" w:sz="4" w:space="0" w:color="auto"/>
              <w:right w:val="single" w:sz="4" w:space="0" w:color="auto"/>
            </w:tcBorders>
            <w:shd w:val="clear" w:color="auto" w:fill="auto"/>
            <w:vAlign w:val="center"/>
            <w:hideMark/>
          </w:tcPr>
          <w:p w14:paraId="584CE4DD" w14:textId="02AD6B93"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18F4EA79" w14:textId="47596FD1"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0CF5DE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8891A59" w14:textId="77777777" w:rsidR="00A84B21" w:rsidRPr="00F61B8B" w:rsidRDefault="00A84B21" w:rsidP="00AC23FE">
            <w:pPr>
              <w:rPr>
                <w:rFonts w:cs="Calibri"/>
                <w:color w:val="000000"/>
                <w:sz w:val="18"/>
                <w:szCs w:val="18"/>
              </w:rPr>
            </w:pPr>
            <w:r w:rsidRPr="00F61B8B">
              <w:rPr>
                <w:rFonts w:cs="Calibri"/>
                <w:color w:val="000000"/>
                <w:sz w:val="18"/>
                <w:szCs w:val="18"/>
              </w:rPr>
              <w:t>ckrefbem_orig</w:t>
            </w:r>
          </w:p>
        </w:tc>
        <w:tc>
          <w:tcPr>
            <w:tcW w:w="10942" w:type="dxa"/>
            <w:tcBorders>
              <w:top w:val="nil"/>
              <w:left w:val="nil"/>
              <w:bottom w:val="single" w:sz="4" w:space="0" w:color="auto"/>
              <w:right w:val="single" w:sz="4" w:space="0" w:color="auto"/>
            </w:tcBorders>
            <w:shd w:val="clear" w:color="auto" w:fill="auto"/>
            <w:vAlign w:val="center"/>
            <w:hideMark/>
          </w:tcPr>
          <w:p w14:paraId="0EC48D45" w14:textId="3DE498BC"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256C47BD" w14:textId="678082D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89D30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E51B0AC" w14:textId="77777777" w:rsidR="00A84B21" w:rsidRPr="00F61B8B" w:rsidRDefault="00A84B21" w:rsidP="00AC23FE">
            <w:pPr>
              <w:rPr>
                <w:rFonts w:cs="Calibri"/>
                <w:color w:val="000000"/>
                <w:sz w:val="18"/>
                <w:szCs w:val="18"/>
              </w:rPr>
            </w:pPr>
            <w:r w:rsidRPr="00F61B8B">
              <w:rPr>
                <w:rFonts w:cs="Calibri"/>
                <w:color w:val="000000"/>
                <w:sz w:val="18"/>
                <w:szCs w:val="18"/>
              </w:rPr>
              <w:t>cempresa_dest</w:t>
            </w:r>
          </w:p>
        </w:tc>
        <w:tc>
          <w:tcPr>
            <w:tcW w:w="10942" w:type="dxa"/>
            <w:tcBorders>
              <w:top w:val="nil"/>
              <w:left w:val="nil"/>
              <w:bottom w:val="single" w:sz="4" w:space="0" w:color="auto"/>
              <w:right w:val="single" w:sz="4" w:space="0" w:color="auto"/>
            </w:tcBorders>
            <w:shd w:val="clear" w:color="auto" w:fill="auto"/>
            <w:vAlign w:val="center"/>
            <w:hideMark/>
          </w:tcPr>
          <w:p w14:paraId="6EF37CD7" w14:textId="1E9F4BA4"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E093374" w14:textId="3DA864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8A9AD8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1509F4D" w14:textId="77777777" w:rsidR="00A84B21" w:rsidRPr="00F61B8B" w:rsidRDefault="00A84B21" w:rsidP="00AC23FE">
            <w:pPr>
              <w:rPr>
                <w:rFonts w:cs="Calibri"/>
                <w:color w:val="000000"/>
                <w:sz w:val="18"/>
                <w:szCs w:val="18"/>
              </w:rPr>
            </w:pPr>
            <w:r w:rsidRPr="00F61B8B">
              <w:rPr>
                <w:rFonts w:cs="Calibri"/>
                <w:color w:val="000000"/>
                <w:sz w:val="18"/>
                <w:szCs w:val="18"/>
              </w:rPr>
              <w:t>ckbalcao_dest</w:t>
            </w:r>
          </w:p>
        </w:tc>
        <w:tc>
          <w:tcPr>
            <w:tcW w:w="10942" w:type="dxa"/>
            <w:tcBorders>
              <w:top w:val="nil"/>
              <w:left w:val="nil"/>
              <w:bottom w:val="single" w:sz="4" w:space="0" w:color="auto"/>
              <w:right w:val="single" w:sz="4" w:space="0" w:color="auto"/>
            </w:tcBorders>
            <w:shd w:val="clear" w:color="auto" w:fill="auto"/>
            <w:vAlign w:val="center"/>
            <w:hideMark/>
          </w:tcPr>
          <w:p w14:paraId="1CFC3294" w14:textId="039B4B7E"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122D16EF" w14:textId="1B72C2F5"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8AD5B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1071C372" w14:textId="77777777" w:rsidR="00A84B21" w:rsidRPr="00F61B8B" w:rsidRDefault="00A84B21" w:rsidP="00AC23FE">
            <w:pPr>
              <w:rPr>
                <w:rFonts w:cs="Calibri"/>
                <w:color w:val="000000"/>
                <w:sz w:val="18"/>
                <w:szCs w:val="18"/>
              </w:rPr>
            </w:pPr>
            <w:r w:rsidRPr="00F61B8B">
              <w:rPr>
                <w:rFonts w:cs="Calibri"/>
                <w:color w:val="000000"/>
                <w:sz w:val="18"/>
                <w:szCs w:val="18"/>
              </w:rPr>
              <w:t>cknumcta_dest</w:t>
            </w:r>
          </w:p>
        </w:tc>
        <w:tc>
          <w:tcPr>
            <w:tcW w:w="10942" w:type="dxa"/>
            <w:tcBorders>
              <w:top w:val="nil"/>
              <w:left w:val="nil"/>
              <w:bottom w:val="single" w:sz="4" w:space="0" w:color="auto"/>
              <w:right w:val="single" w:sz="4" w:space="0" w:color="auto"/>
            </w:tcBorders>
            <w:shd w:val="clear" w:color="auto" w:fill="auto"/>
            <w:vAlign w:val="center"/>
            <w:hideMark/>
          </w:tcPr>
          <w:p w14:paraId="7763ABE0" w14:textId="6B93CAA9"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45C5AACF" w14:textId="5A75D0F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517D2C7"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D9202A8" w14:textId="77777777" w:rsidR="00A84B21" w:rsidRPr="00F61B8B" w:rsidRDefault="00A84B21" w:rsidP="00AC23FE">
            <w:pPr>
              <w:rPr>
                <w:rFonts w:cs="Calibri"/>
                <w:color w:val="000000"/>
                <w:sz w:val="18"/>
                <w:szCs w:val="18"/>
              </w:rPr>
            </w:pPr>
            <w:r w:rsidRPr="00F61B8B">
              <w:rPr>
                <w:rFonts w:cs="Calibri"/>
                <w:color w:val="000000"/>
                <w:sz w:val="18"/>
                <w:szCs w:val="18"/>
              </w:rPr>
              <w:t>zdeposit_dest</w:t>
            </w:r>
          </w:p>
        </w:tc>
        <w:tc>
          <w:tcPr>
            <w:tcW w:w="10942" w:type="dxa"/>
            <w:tcBorders>
              <w:top w:val="nil"/>
              <w:left w:val="nil"/>
              <w:bottom w:val="single" w:sz="4" w:space="0" w:color="auto"/>
              <w:right w:val="single" w:sz="4" w:space="0" w:color="auto"/>
            </w:tcBorders>
            <w:shd w:val="clear" w:color="auto" w:fill="auto"/>
            <w:vAlign w:val="center"/>
            <w:hideMark/>
          </w:tcPr>
          <w:p w14:paraId="657CDC84" w14:textId="6A2A892B"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224ACF7" w14:textId="0007D31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6D90A8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DFE03EC" w14:textId="77777777" w:rsidR="00A84B21" w:rsidRPr="00F61B8B" w:rsidRDefault="00A84B21" w:rsidP="00AC23FE">
            <w:pPr>
              <w:rPr>
                <w:rFonts w:cs="Calibri"/>
                <w:color w:val="000000"/>
                <w:sz w:val="18"/>
                <w:szCs w:val="18"/>
              </w:rPr>
            </w:pPr>
            <w:r w:rsidRPr="00F61B8B">
              <w:rPr>
                <w:rFonts w:cs="Calibri"/>
                <w:color w:val="000000"/>
                <w:sz w:val="18"/>
                <w:szCs w:val="18"/>
              </w:rPr>
              <w:t>cbalcao_dest</w:t>
            </w:r>
          </w:p>
        </w:tc>
        <w:tc>
          <w:tcPr>
            <w:tcW w:w="10942" w:type="dxa"/>
            <w:tcBorders>
              <w:top w:val="nil"/>
              <w:left w:val="nil"/>
              <w:bottom w:val="single" w:sz="4" w:space="0" w:color="auto"/>
              <w:right w:val="single" w:sz="4" w:space="0" w:color="auto"/>
            </w:tcBorders>
            <w:shd w:val="clear" w:color="auto" w:fill="auto"/>
            <w:vAlign w:val="center"/>
            <w:hideMark/>
          </w:tcPr>
          <w:p w14:paraId="04E9304E" w14:textId="025FD347" w:rsidR="00A84B21" w:rsidRPr="00F61B8B" w:rsidRDefault="00A84B21" w:rsidP="00A2437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00EEE353" w14:textId="7F2BD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EF8B1E5"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F76C419" w14:textId="77777777" w:rsidR="00A84B21" w:rsidRPr="00F61B8B" w:rsidRDefault="00A84B21" w:rsidP="00AC23FE">
            <w:pPr>
              <w:rPr>
                <w:rFonts w:cs="Calibri"/>
                <w:color w:val="000000"/>
                <w:sz w:val="18"/>
                <w:szCs w:val="18"/>
              </w:rPr>
            </w:pPr>
            <w:r w:rsidRPr="00F61B8B">
              <w:rPr>
                <w:rFonts w:cs="Calibri"/>
                <w:color w:val="000000"/>
                <w:sz w:val="18"/>
                <w:szCs w:val="18"/>
              </w:rPr>
              <w:t>cnumcta_dest</w:t>
            </w:r>
          </w:p>
        </w:tc>
        <w:tc>
          <w:tcPr>
            <w:tcW w:w="10942" w:type="dxa"/>
            <w:tcBorders>
              <w:top w:val="nil"/>
              <w:left w:val="nil"/>
              <w:bottom w:val="single" w:sz="4" w:space="0" w:color="auto"/>
              <w:right w:val="single" w:sz="4" w:space="0" w:color="auto"/>
            </w:tcBorders>
            <w:shd w:val="clear" w:color="auto" w:fill="auto"/>
            <w:vAlign w:val="center"/>
            <w:hideMark/>
          </w:tcPr>
          <w:p w14:paraId="3A4DDD1B" w14:textId="6F5A92F3"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58282F8C" w14:textId="05B0864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95D561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CD9746" w14:textId="77777777" w:rsidR="00A84B21" w:rsidRPr="00F61B8B" w:rsidRDefault="00A84B21" w:rsidP="00AC23FE">
            <w:pPr>
              <w:rPr>
                <w:rFonts w:cs="Calibri"/>
                <w:color w:val="000000"/>
                <w:sz w:val="18"/>
                <w:szCs w:val="18"/>
              </w:rPr>
            </w:pPr>
            <w:r w:rsidRPr="00F61B8B">
              <w:rPr>
                <w:rFonts w:cs="Calibri"/>
                <w:color w:val="000000"/>
                <w:sz w:val="18"/>
                <w:szCs w:val="18"/>
              </w:rPr>
              <w:t>zcaucao_dest</w:t>
            </w:r>
          </w:p>
        </w:tc>
        <w:tc>
          <w:tcPr>
            <w:tcW w:w="10942" w:type="dxa"/>
            <w:tcBorders>
              <w:top w:val="nil"/>
              <w:left w:val="nil"/>
              <w:bottom w:val="single" w:sz="4" w:space="0" w:color="auto"/>
              <w:right w:val="single" w:sz="4" w:space="0" w:color="auto"/>
            </w:tcBorders>
            <w:shd w:val="clear" w:color="auto" w:fill="auto"/>
            <w:vAlign w:val="center"/>
            <w:hideMark/>
          </w:tcPr>
          <w:p w14:paraId="4B3146A6" w14:textId="09C9DA79"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3C702F90" w14:textId="41617AA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16C2D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CBCF066" w14:textId="77777777" w:rsidR="00A84B21" w:rsidRPr="00F61B8B" w:rsidRDefault="00A84B21" w:rsidP="00AC23FE">
            <w:pPr>
              <w:rPr>
                <w:rFonts w:cs="Calibri"/>
                <w:color w:val="000000"/>
                <w:sz w:val="18"/>
                <w:szCs w:val="18"/>
              </w:rPr>
            </w:pPr>
            <w:r w:rsidRPr="00F61B8B">
              <w:rPr>
                <w:rFonts w:cs="Calibri"/>
                <w:color w:val="000000"/>
                <w:sz w:val="18"/>
                <w:szCs w:val="18"/>
              </w:rPr>
              <w:t>zcliente</w:t>
            </w:r>
          </w:p>
        </w:tc>
        <w:tc>
          <w:tcPr>
            <w:tcW w:w="10942" w:type="dxa"/>
            <w:tcBorders>
              <w:top w:val="nil"/>
              <w:left w:val="nil"/>
              <w:bottom w:val="single" w:sz="4" w:space="0" w:color="auto"/>
              <w:right w:val="single" w:sz="4" w:space="0" w:color="auto"/>
            </w:tcBorders>
            <w:shd w:val="clear" w:color="auto" w:fill="auto"/>
            <w:vAlign w:val="center"/>
            <w:hideMark/>
          </w:tcPr>
          <w:p w14:paraId="375F4170" w14:textId="56AC37CA" w:rsidR="00A84B21" w:rsidRPr="00F61B8B" w:rsidRDefault="00A84B21" w:rsidP="00AC23FE">
            <w:pPr>
              <w:rPr>
                <w:rFonts w:cs="Calibri"/>
                <w:color w:val="000000"/>
                <w:sz w:val="18"/>
                <w:szCs w:val="18"/>
              </w:rPr>
            </w:pPr>
            <w:r w:rsidRPr="00F61B8B">
              <w:rPr>
                <w:rFonts w:cs="Calibri"/>
                <w:color w:val="000000"/>
                <w:sz w:val="18"/>
                <w:szCs w:val="18"/>
              </w:rPr>
              <w:t>Número de cliente</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5C5E2AFF" w14:textId="67EEABB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3DE01D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E3D19AD" w14:textId="77777777" w:rsidR="00A84B21" w:rsidRPr="00F61B8B" w:rsidRDefault="00A84B21" w:rsidP="00AC23FE">
            <w:pPr>
              <w:rPr>
                <w:rFonts w:cs="Calibri"/>
                <w:color w:val="000000"/>
                <w:sz w:val="18"/>
                <w:szCs w:val="18"/>
              </w:rPr>
            </w:pPr>
            <w:r w:rsidRPr="00F61B8B">
              <w:rPr>
                <w:rFonts w:cs="Calibri"/>
                <w:color w:val="000000"/>
                <w:sz w:val="18"/>
                <w:szCs w:val="18"/>
              </w:rPr>
              <w:t>cisin</w:t>
            </w:r>
          </w:p>
        </w:tc>
        <w:tc>
          <w:tcPr>
            <w:tcW w:w="10942" w:type="dxa"/>
            <w:tcBorders>
              <w:top w:val="nil"/>
              <w:left w:val="nil"/>
              <w:bottom w:val="single" w:sz="4" w:space="0" w:color="auto"/>
              <w:right w:val="single" w:sz="4" w:space="0" w:color="auto"/>
            </w:tcBorders>
            <w:shd w:val="clear" w:color="auto" w:fill="auto"/>
            <w:vAlign w:val="center"/>
            <w:hideMark/>
          </w:tcPr>
          <w:p w14:paraId="390EF9F5" w14:textId="1A36C6D4" w:rsidR="00A84B21" w:rsidRPr="00F61B8B" w:rsidRDefault="00A84B21" w:rsidP="00AC23FE">
            <w:pPr>
              <w:rPr>
                <w:rFonts w:cs="Calibri"/>
                <w:color w:val="000000"/>
                <w:sz w:val="18"/>
                <w:szCs w:val="18"/>
              </w:rPr>
            </w:pPr>
            <w:r w:rsidRPr="00F61B8B">
              <w:rPr>
                <w:rFonts w:cs="Calibri"/>
                <w:color w:val="000000"/>
                <w:sz w:val="18"/>
                <w:szCs w:val="18"/>
              </w:rPr>
              <w:t>Código ISIN</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0E980C71" w14:textId="5E22577E"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E3A98B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6F9AABC" w14:textId="77777777" w:rsidR="00A84B21" w:rsidRPr="00F61B8B" w:rsidRDefault="00A84B21"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hideMark/>
          </w:tcPr>
          <w:p w14:paraId="00852E2C" w14:textId="77777777" w:rsidR="00A84B21" w:rsidRPr="00212559" w:rsidRDefault="00A84B21" w:rsidP="00AC23FE">
            <w:pPr>
              <w:rPr>
                <w:rFonts w:cs="Calibri"/>
                <w:color w:val="000000"/>
                <w:sz w:val="18"/>
                <w:szCs w:val="18"/>
              </w:rPr>
            </w:pPr>
            <w:r w:rsidRPr="00212559">
              <w:rPr>
                <w:rFonts w:cs="Calibri"/>
                <w:color w:val="000000"/>
                <w:sz w:val="18"/>
                <w:szCs w:val="18"/>
              </w:rPr>
              <w:t>Data de referência dos dados:</w:t>
            </w:r>
          </w:p>
          <w:p w14:paraId="1048ECDC"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58B3611B"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lastRenderedPageBreak/>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317E462" w14:textId="74A11C17" w:rsidR="00A84B21" w:rsidRPr="00AC23FE" w:rsidRDefault="00A84B21"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hideMark/>
          </w:tcPr>
          <w:p w14:paraId="26A167A2" w14:textId="59FD1B6B" w:rsidR="00A84B21" w:rsidRPr="00F61B8B" w:rsidRDefault="00A84B21" w:rsidP="00AC23FE">
            <w:pPr>
              <w:rPr>
                <w:rFonts w:cs="Calibri"/>
                <w:color w:val="000000"/>
                <w:sz w:val="18"/>
                <w:szCs w:val="18"/>
              </w:rPr>
            </w:pPr>
            <w:r w:rsidRPr="00CD3F80">
              <w:rPr>
                <w:rFonts w:cs="Calibri"/>
                <w:color w:val="000000"/>
                <w:sz w:val="18"/>
                <w:szCs w:val="18"/>
              </w:rPr>
              <w:lastRenderedPageBreak/>
              <w:t>String</w:t>
            </w:r>
          </w:p>
        </w:tc>
      </w:tr>
    </w:tbl>
    <w:p w14:paraId="55BCE091" w14:textId="7070F5B1" w:rsidR="007F3E4B" w:rsidRDefault="007F3E4B" w:rsidP="004C2264"/>
    <w:p w14:paraId="388E6AA8" w14:textId="446F5A34" w:rsidR="009379A8" w:rsidRDefault="009379A8" w:rsidP="004C2264"/>
    <w:p w14:paraId="5149779D" w14:textId="14A483C2" w:rsidR="009C499D" w:rsidRDefault="009C499D" w:rsidP="004C2264">
      <w:pPr>
        <w:sectPr w:rsidR="009C499D" w:rsidSect="009C499D">
          <w:pgSz w:w="16838" w:h="11906" w:orient="landscape"/>
          <w:pgMar w:top="1440" w:right="1440" w:bottom="1440" w:left="1440" w:header="709" w:footer="709" w:gutter="0"/>
          <w:cols w:space="708"/>
          <w:docGrid w:linePitch="360"/>
        </w:sectPr>
      </w:pPr>
    </w:p>
    <w:p w14:paraId="11061499" w14:textId="2489B09F" w:rsidR="009379A8" w:rsidRDefault="009379A8" w:rsidP="004C2264"/>
    <w:p w14:paraId="7BD3401E" w14:textId="2DEE2576" w:rsidR="009379A8" w:rsidRDefault="009379A8" w:rsidP="009379A8">
      <w:pPr>
        <w:pStyle w:val="Heading4"/>
      </w:pPr>
      <w:bookmarkStart w:id="95" w:name="_Toc168671654"/>
      <w:r>
        <w:t xml:space="preserve">Tradutor entre MUG e Interfaces: </w:t>
      </w:r>
      <w:r w:rsidRPr="00866B88">
        <w:rPr>
          <w:i/>
        </w:rPr>
        <w:t>cd_</w:t>
      </w:r>
      <w:proofErr w:type="gramStart"/>
      <w:r w:rsidRPr="00866B88">
        <w:rPr>
          <w:i/>
        </w:rPr>
        <w:t>garantias.kt</w:t>
      </w:r>
      <w:proofErr w:type="gramEnd"/>
      <w:r w:rsidRPr="00866B88">
        <w:rPr>
          <w:i/>
        </w:rPr>
        <w:t>_chaves_intrf_grts_biyr</w:t>
      </w:r>
      <w:r w:rsidR="009A5951" w:rsidRPr="00866B88">
        <w:rPr>
          <w:i/>
        </w:rPr>
        <w:t>_bem</w:t>
      </w:r>
      <w:bookmarkEnd w:id="95"/>
    </w:p>
    <w:p w14:paraId="34E09C4E" w14:textId="0DD9BF89" w:rsidR="00C601BA" w:rsidRDefault="009379A8" w:rsidP="00542255">
      <w:pPr>
        <w:pStyle w:val="Heading5"/>
        <w:rPr>
          <w:rFonts w:eastAsiaTheme="minorHAnsi" w:cstheme="minorBidi"/>
          <w:szCs w:val="22"/>
          <w:lang w:eastAsia="en-US"/>
        </w:rPr>
      </w:pPr>
      <w:bookmarkStart w:id="96" w:name="_Toc168671655"/>
      <w:r w:rsidRPr="002C5C82">
        <w:t>Visão Geral</w:t>
      </w:r>
      <w:bookmarkEnd w:id="96"/>
    </w:p>
    <w:p w14:paraId="21D43880" w14:textId="710C2DD4" w:rsidR="00C601BA" w:rsidRDefault="00C601BA" w:rsidP="009379A8">
      <w:pPr>
        <w:spacing w:after="160" w:line="259" w:lineRule="auto"/>
        <w:jc w:val="both"/>
        <w:rPr>
          <w:rFonts w:eastAsiaTheme="minorHAnsi" w:cstheme="minorBidi"/>
          <w:szCs w:val="22"/>
          <w:lang w:eastAsia="en-US"/>
        </w:rPr>
      </w:pPr>
      <w:r>
        <w:rPr>
          <w:rFonts w:eastAsiaTheme="minorHAnsi" w:cstheme="minorBidi"/>
          <w:szCs w:val="22"/>
          <w:lang w:eastAsia="en-US"/>
        </w:rPr>
        <w:t xml:space="preserve">Dado terem sido acrescentadas novas tabelas </w:t>
      </w:r>
      <w:r w:rsidR="00542255">
        <w:rPr>
          <w:rFonts w:eastAsiaTheme="minorHAnsi" w:cstheme="minorBidi"/>
          <w:szCs w:val="22"/>
          <w:lang w:eastAsia="en-US"/>
        </w:rPr>
        <w:t xml:space="preserve">de interface com a BDR e IFRS9 com nova granularidade ao nível do Bem, </w:t>
      </w:r>
      <w:r>
        <w:rPr>
          <w:rFonts w:eastAsiaTheme="minorHAnsi" w:cstheme="minorBidi"/>
          <w:szCs w:val="22"/>
          <w:lang w:eastAsia="en-US"/>
        </w:rPr>
        <w:t xml:space="preserve">a partir de 30 de abril de 2024, inclusive, </w:t>
      </w:r>
      <w:r w:rsidR="00542255">
        <w:rPr>
          <w:rFonts w:eastAsiaTheme="minorHAnsi" w:cstheme="minorBidi"/>
          <w:szCs w:val="22"/>
          <w:lang w:eastAsia="en-US"/>
        </w:rPr>
        <w:t xml:space="preserve">houve a necessidade de incluir uma nova tabela de tradução e rastreabilidade das chaves nomeada de </w:t>
      </w:r>
      <w:r w:rsidR="00542255" w:rsidRPr="00720567">
        <w:rPr>
          <w:rFonts w:eastAsiaTheme="minorHAnsi" w:cstheme="minorBidi"/>
          <w:i/>
          <w:szCs w:val="22"/>
          <w:lang w:eastAsia="en-US"/>
        </w:rPr>
        <w:t>cd_</w:t>
      </w:r>
      <w:proofErr w:type="gramStart"/>
      <w:r w:rsidR="00542255" w:rsidRPr="00720567">
        <w:rPr>
          <w:rFonts w:eastAsiaTheme="minorHAnsi" w:cstheme="minorBidi"/>
          <w:i/>
          <w:szCs w:val="22"/>
          <w:lang w:eastAsia="en-US"/>
        </w:rPr>
        <w:t>garantias.kt</w:t>
      </w:r>
      <w:proofErr w:type="gramEnd"/>
      <w:r w:rsidR="00542255" w:rsidRPr="00720567">
        <w:rPr>
          <w:rFonts w:eastAsiaTheme="minorHAnsi" w:cstheme="minorBidi"/>
          <w:i/>
          <w:szCs w:val="22"/>
          <w:lang w:eastAsia="en-US"/>
        </w:rPr>
        <w:t>_chaves_intrf_grts_biyr</w:t>
      </w:r>
      <w:r w:rsidR="00542255">
        <w:rPr>
          <w:rFonts w:eastAsiaTheme="minorHAnsi" w:cstheme="minorBidi"/>
          <w:i/>
          <w:szCs w:val="22"/>
          <w:lang w:eastAsia="en-US"/>
        </w:rPr>
        <w:t>_bem.</w:t>
      </w:r>
    </w:p>
    <w:p w14:paraId="0B2BC327" w14:textId="4E274BBE"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O módulo consoli</w:t>
      </w:r>
      <w:r w:rsidR="00721E1B">
        <w:rPr>
          <w:rFonts w:eastAsiaTheme="minorHAnsi" w:cstheme="minorBidi"/>
          <w:szCs w:val="22"/>
          <w:lang w:eastAsia="en-US"/>
        </w:rPr>
        <w:t>da</w:t>
      </w:r>
      <w:r w:rsidRPr="00720567">
        <w:rPr>
          <w:rFonts w:eastAsiaTheme="minorHAnsi" w:cstheme="minorBidi"/>
          <w:szCs w:val="22"/>
          <w:lang w:eastAsia="en-US"/>
        </w:rPr>
        <w:t xml:space="preserve">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xml:space="preserve">, contém toda a informação do modelo na sua granularidade máxima, ou seja, apresentando todas as responsabilidades, processos/cauções e bens em concordância com os princípios definidos no capítulo 2.2.3. da documentação funcional do Modelo Único de Garantias. Não obstante, as tabelas de interface do MUG para os seus casos de uso não estão estruturadas na granularidade máxima, sendo, por isso, necessário transformar as chaves, de forma a respeitar a estrutura definida pelos casos de uso. </w:t>
      </w:r>
    </w:p>
    <w:p w14:paraId="303CB009" w14:textId="2B714B02" w:rsidR="00C601BA"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forma a garantir a total traçabilidade das chaves, o tradutor Rosetta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D31A07">
        <w:rPr>
          <w:rFonts w:eastAsiaTheme="minorHAnsi" w:cstheme="minorBidi"/>
          <w:i/>
          <w:szCs w:val="22"/>
          <w:lang w:eastAsia="en-US"/>
        </w:rPr>
        <w:t>_bem</w:t>
      </w:r>
      <w:r w:rsidRPr="00720567">
        <w:rPr>
          <w:rFonts w:eastAsiaTheme="minorHAnsi" w:cstheme="minorBidi"/>
          <w:szCs w:val="22"/>
          <w:lang w:eastAsia="en-US"/>
        </w:rPr>
        <w:t xml:space="preserve"> apresenta primeiramente todos os campos identificadores das chaves das responsabilidades, processos/cauções e bens no MUG, adicionando o sufixo “_orig” para mais fácil compreensão do tradutor. De seguida, a tabela contém os campos das chaves primárias nas tabelas de interface, terminados com o </w:t>
      </w:r>
      <w:r w:rsidR="00FB23D9">
        <w:rPr>
          <w:rFonts w:eastAsiaTheme="minorHAnsi" w:cstheme="minorBidi"/>
          <w:szCs w:val="22"/>
          <w:lang w:eastAsia="en-US"/>
        </w:rPr>
        <w:t xml:space="preserve">sufixo </w:t>
      </w:r>
      <w:r w:rsidRPr="00720567">
        <w:rPr>
          <w:rFonts w:eastAsiaTheme="minorHAnsi" w:cstheme="minorBidi"/>
          <w:szCs w:val="22"/>
          <w:lang w:eastAsia="en-US"/>
        </w:rPr>
        <w:t xml:space="preserve">“_dest”. </w:t>
      </w:r>
    </w:p>
    <w:p w14:paraId="3D72075A" w14:textId="255D8E72" w:rsidR="00AC02F4" w:rsidRPr="00720567" w:rsidRDefault="00AC02F4" w:rsidP="00AC02F4">
      <w:pPr>
        <w:spacing w:after="160" w:line="259" w:lineRule="auto"/>
        <w:jc w:val="both"/>
        <w:rPr>
          <w:rFonts w:eastAsiaTheme="minorHAnsi" w:cstheme="minorBidi"/>
          <w:szCs w:val="22"/>
          <w:lang w:eastAsia="en-US"/>
        </w:rPr>
      </w:pPr>
      <w:r>
        <w:rPr>
          <w:rFonts w:eastAsiaTheme="minorHAnsi" w:cstheme="minorBidi"/>
          <w:szCs w:val="22"/>
          <w:lang w:eastAsia="en-US"/>
        </w:rPr>
        <w:t>A</w:t>
      </w:r>
      <w:r w:rsidRPr="00720567">
        <w:rPr>
          <w:rFonts w:eastAsiaTheme="minorHAnsi" w:cstheme="minorBidi"/>
          <w:szCs w:val="22"/>
          <w:lang w:eastAsia="en-US"/>
        </w:rPr>
        <w:t xml:space="preserve"> tabela </w:t>
      </w:r>
      <w:r w:rsidRPr="00720567">
        <w:rPr>
          <w:rFonts w:eastAsiaTheme="minorHAnsi" w:cstheme="minorBidi"/>
          <w:i/>
          <w:szCs w:val="22"/>
          <w:lang w:eastAsia="en-US"/>
        </w:rPr>
        <w:t>c</w:t>
      </w:r>
      <w:r>
        <w:rPr>
          <w:rFonts w:eastAsiaTheme="minorHAnsi" w:cstheme="minorBidi"/>
          <w:i/>
          <w:szCs w:val="22"/>
          <w:lang w:eastAsia="en-US"/>
        </w:rPr>
        <w:t>d_garantias.gt019</w:t>
      </w:r>
      <w:r w:rsidRPr="00720567">
        <w:rPr>
          <w:rFonts w:eastAsiaTheme="minorHAnsi" w:cstheme="minorBidi"/>
          <w:i/>
          <w:szCs w:val="22"/>
          <w:lang w:eastAsia="en-US"/>
        </w:rPr>
        <w:t>_report_b</w:t>
      </w:r>
      <w:r>
        <w:rPr>
          <w:rFonts w:eastAsiaTheme="minorHAnsi" w:cstheme="minorBidi"/>
          <w:i/>
          <w:szCs w:val="22"/>
          <w:lang w:eastAsia="en-US"/>
        </w:rPr>
        <w:t>iyr950</w:t>
      </w:r>
      <w:r w:rsidRPr="00720567">
        <w:rPr>
          <w:rFonts w:eastAsiaTheme="minorHAnsi" w:cstheme="minorBidi"/>
          <w:i/>
          <w:szCs w:val="22"/>
          <w:lang w:eastAsia="en-US"/>
        </w:rPr>
        <w:t>0</w:t>
      </w:r>
      <w:r>
        <w:rPr>
          <w:rFonts w:eastAsiaTheme="minorHAnsi" w:cstheme="minorBidi"/>
          <w:i/>
          <w:szCs w:val="22"/>
          <w:lang w:eastAsia="en-US"/>
        </w:rPr>
        <w:t>_bem</w:t>
      </w:r>
      <w:r>
        <w:rPr>
          <w:rFonts w:eastAsiaTheme="minorHAnsi" w:cstheme="minorBidi"/>
          <w:szCs w:val="22"/>
          <w:lang w:eastAsia="en-US"/>
        </w:rPr>
        <w:t xml:space="preserve"> assegura a continuidade das tabelas anteriores, somente com alteração a nível da granularidade, que passa agora a estar a nível d</w:t>
      </w:r>
      <w:r w:rsidR="009B23BF">
        <w:rPr>
          <w:rFonts w:eastAsiaTheme="minorHAnsi" w:cstheme="minorBidi"/>
          <w:szCs w:val="22"/>
          <w:lang w:eastAsia="en-US"/>
        </w:rPr>
        <w:t>a Responsabilidade -</w:t>
      </w:r>
      <w:r>
        <w:rPr>
          <w:rFonts w:eastAsiaTheme="minorHAnsi" w:cstheme="minorBidi"/>
          <w:szCs w:val="22"/>
          <w:lang w:eastAsia="en-US"/>
        </w:rPr>
        <w:t xml:space="preserve"> Bem.</w:t>
      </w:r>
    </w:p>
    <w:p w14:paraId="345744D3" w14:textId="77777777" w:rsidR="00AC02F4" w:rsidRPr="00720567" w:rsidRDefault="00AC02F4" w:rsidP="009379A8">
      <w:pPr>
        <w:spacing w:after="160" w:line="259" w:lineRule="auto"/>
        <w:jc w:val="both"/>
        <w:rPr>
          <w:rFonts w:eastAsiaTheme="minorHAnsi" w:cstheme="minorBidi"/>
          <w:szCs w:val="22"/>
          <w:lang w:eastAsia="en-US"/>
        </w:rPr>
      </w:pPr>
    </w:p>
    <w:p w14:paraId="40FFBAD3" w14:textId="77777777" w:rsidR="009379A8" w:rsidRPr="002C5C82" w:rsidRDefault="009379A8" w:rsidP="009379A8">
      <w:pPr>
        <w:pStyle w:val="Heading5"/>
      </w:pPr>
      <w:bookmarkStart w:id="97" w:name="_Toc168671656"/>
      <w:r w:rsidRPr="002C5C82">
        <w:t>Periodicidade</w:t>
      </w:r>
      <w:bookmarkEnd w:id="97"/>
    </w:p>
    <w:p w14:paraId="33778663" w14:textId="24AE05CB" w:rsidR="00416B8E" w:rsidRPr="00720567" w:rsidRDefault="009379A8" w:rsidP="00416B8E">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D31A07">
        <w:rPr>
          <w:rFonts w:eastAsiaTheme="minorHAnsi" w:cstheme="minorBidi"/>
          <w:i/>
          <w:szCs w:val="22"/>
          <w:lang w:eastAsia="en-US"/>
        </w:rPr>
        <w:t>_bem</w:t>
      </w:r>
      <w:r w:rsidR="00416B8E">
        <w:rPr>
          <w:rFonts w:eastAsiaTheme="minorHAnsi" w:cstheme="minorBidi"/>
          <w:szCs w:val="22"/>
          <w:lang w:eastAsia="en-US"/>
        </w:rPr>
        <w:t xml:space="preserve"> </w:t>
      </w:r>
      <w:r w:rsidR="00416B8E"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00416B8E"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00416B8E"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00416B8E" w:rsidRPr="00720567">
        <w:rPr>
          <w:rFonts w:eastAsiaTheme="minorHAnsi" w:cstheme="minorBidi"/>
          <w:szCs w:val="22"/>
          <w:lang w:eastAsia="en-US"/>
        </w:rPr>
        <w:t xml:space="preserve">. </w:t>
      </w:r>
    </w:p>
    <w:p w14:paraId="2DAEFB5B" w14:textId="77989420" w:rsidR="009379A8" w:rsidRPr="00720567" w:rsidRDefault="009379A8" w:rsidP="009379A8">
      <w:pPr>
        <w:spacing w:after="160" w:line="259" w:lineRule="auto"/>
        <w:jc w:val="both"/>
        <w:rPr>
          <w:rFonts w:eastAsiaTheme="minorHAnsi" w:cstheme="minorBidi"/>
          <w:szCs w:val="22"/>
          <w:lang w:eastAsia="en-US"/>
        </w:rPr>
      </w:pPr>
    </w:p>
    <w:p w14:paraId="2CEDAF92" w14:textId="7E6C7B42" w:rsidR="009379A8" w:rsidRPr="00720567"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w:t>
      </w:r>
      <w:r w:rsidR="00D31A07">
        <w:rPr>
          <w:rFonts w:eastAsiaTheme="minorHAnsi" w:cstheme="minorBidi"/>
          <w:szCs w:val="22"/>
          <w:lang w:eastAsia="en-US"/>
        </w:rPr>
        <w:t>30 de abril de 2024.</w:t>
      </w:r>
    </w:p>
    <w:p w14:paraId="357541E4" w14:textId="77777777" w:rsidR="009379A8" w:rsidRPr="002C5C82" w:rsidRDefault="009379A8" w:rsidP="009379A8">
      <w:pPr>
        <w:pStyle w:val="Heading5"/>
      </w:pPr>
      <w:bookmarkStart w:id="98" w:name="_Toc168671657"/>
      <w:r w:rsidRPr="002C5C82">
        <w:t>Aprovisionamento</w:t>
      </w:r>
      <w:bookmarkEnd w:id="98"/>
    </w:p>
    <w:p w14:paraId="6E6D971A" w14:textId="640EFBDC" w:rsidR="009379A8" w:rsidRDefault="009379A8" w:rsidP="009379A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_chaves_intrf_grts_biyr</w:t>
      </w:r>
      <w:r w:rsidR="00D31A07">
        <w:rPr>
          <w:rFonts w:eastAsiaTheme="minorHAnsi" w:cstheme="minorBidi"/>
          <w:i/>
          <w:szCs w:val="22"/>
          <w:lang w:eastAsia="en-US"/>
        </w:rPr>
        <w:t>_bem</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DE10628" w14:textId="238C7CDC" w:rsidR="00AC02F4" w:rsidRDefault="00AC02F4" w:rsidP="009379A8">
      <w:pPr>
        <w:spacing w:after="160" w:line="259" w:lineRule="auto"/>
        <w:jc w:val="both"/>
        <w:rPr>
          <w:rFonts w:eastAsiaTheme="minorHAnsi" w:cstheme="minorBidi"/>
          <w:szCs w:val="22"/>
          <w:lang w:eastAsia="en-US"/>
        </w:rPr>
      </w:pPr>
    </w:p>
    <w:p w14:paraId="5F9ECA6E" w14:textId="30C36A4E" w:rsidR="00AC02F4" w:rsidRDefault="00AC02F4" w:rsidP="009379A8">
      <w:pPr>
        <w:spacing w:after="160" w:line="259" w:lineRule="auto"/>
        <w:jc w:val="both"/>
        <w:rPr>
          <w:rFonts w:eastAsiaTheme="minorHAnsi" w:cstheme="minorBidi"/>
          <w:szCs w:val="22"/>
          <w:lang w:eastAsia="en-US"/>
        </w:rPr>
      </w:pPr>
    </w:p>
    <w:p w14:paraId="53D2026F" w14:textId="77777777" w:rsidR="00AC02F4" w:rsidRPr="00720567" w:rsidRDefault="00AC02F4" w:rsidP="009379A8">
      <w:pPr>
        <w:spacing w:after="160" w:line="259" w:lineRule="auto"/>
        <w:jc w:val="both"/>
        <w:rPr>
          <w:rFonts w:eastAsiaTheme="minorHAnsi" w:cstheme="minorBidi"/>
          <w:szCs w:val="22"/>
          <w:lang w:eastAsia="en-US"/>
        </w:rPr>
      </w:pPr>
    </w:p>
    <w:p w14:paraId="7D4AA106" w14:textId="744BA901" w:rsidR="009379A8" w:rsidRPr="00BE2C12" w:rsidRDefault="00BE2C12" w:rsidP="00BE2C12">
      <w:pPr>
        <w:pStyle w:val="Caption"/>
        <w:jc w:val="center"/>
        <w:rPr>
          <w:rFonts w:cs="Calibri"/>
          <w:b/>
          <w:color w:val="000000" w:themeColor="text1"/>
          <w:sz w:val="22"/>
          <w:szCs w:val="22"/>
        </w:rPr>
      </w:pPr>
      <w:bookmarkStart w:id="99" w:name="_Toc168413854"/>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16</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cd_garantias.kt_chaves_intrf_grts_biyr_bem</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379A8" w:rsidRPr="005F1378" w14:paraId="093913BE" w14:textId="77777777" w:rsidTr="004806C5">
        <w:trPr>
          <w:trHeight w:val="290"/>
        </w:trPr>
        <w:tc>
          <w:tcPr>
            <w:tcW w:w="1701" w:type="dxa"/>
            <w:shd w:val="clear" w:color="000000" w:fill="FF0000"/>
          </w:tcPr>
          <w:p w14:paraId="331068A1" w14:textId="77777777" w:rsidR="009379A8" w:rsidRPr="005F1378" w:rsidRDefault="009379A8" w:rsidP="004806C5">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178AAF4C" w14:textId="77777777" w:rsidR="009379A8" w:rsidRPr="005F1378" w:rsidRDefault="009379A8" w:rsidP="004806C5">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3E73C309" w14:textId="77777777" w:rsidR="009379A8" w:rsidRPr="005F1378" w:rsidRDefault="009379A8" w:rsidP="004806C5">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A0E1498" w14:textId="77777777" w:rsidR="009379A8" w:rsidRPr="005F1378" w:rsidRDefault="009379A8" w:rsidP="004806C5">
            <w:pPr>
              <w:rPr>
                <w:rFonts w:cs="Calibri"/>
                <w:b/>
                <w:bCs/>
                <w:color w:val="FFFFFF"/>
                <w:sz w:val="18"/>
                <w:szCs w:val="18"/>
              </w:rPr>
            </w:pPr>
            <w:r w:rsidRPr="005F1378">
              <w:rPr>
                <w:rFonts w:cs="Calibri"/>
                <w:b/>
                <w:bCs/>
                <w:color w:val="FFFFFF"/>
                <w:sz w:val="18"/>
                <w:szCs w:val="18"/>
              </w:rPr>
              <w:t>Nome da Tabela no Data Lake</w:t>
            </w:r>
          </w:p>
        </w:tc>
      </w:tr>
      <w:tr w:rsidR="009379A8" w:rsidRPr="005F1378" w14:paraId="491C5D1F" w14:textId="77777777" w:rsidTr="004806C5">
        <w:trPr>
          <w:trHeight w:val="290"/>
        </w:trPr>
        <w:tc>
          <w:tcPr>
            <w:tcW w:w="1701" w:type="dxa"/>
          </w:tcPr>
          <w:p w14:paraId="6DB711B3" w14:textId="77777777" w:rsidR="009379A8" w:rsidRPr="005F1378" w:rsidRDefault="009379A8" w:rsidP="004806C5">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232EEA47" w14:textId="77777777" w:rsidR="009379A8" w:rsidRPr="005F1378" w:rsidRDefault="009379A8" w:rsidP="004806C5">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59DE6F26" w14:textId="77777777" w:rsidR="009379A8" w:rsidRPr="005F1378" w:rsidRDefault="009379A8" w:rsidP="004806C5">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55AD7FA" w14:textId="77777777" w:rsidR="009379A8" w:rsidRPr="005F1378" w:rsidRDefault="009379A8" w:rsidP="004806C5">
            <w:pPr>
              <w:rPr>
                <w:rFonts w:cs="Calibri"/>
                <w:color w:val="000000"/>
                <w:sz w:val="18"/>
                <w:szCs w:val="18"/>
              </w:rPr>
            </w:pPr>
            <w:r w:rsidRPr="006C592D">
              <w:rPr>
                <w:rFonts w:cs="Calibri"/>
                <w:color w:val="000000"/>
                <w:sz w:val="18"/>
                <w:szCs w:val="18"/>
              </w:rPr>
              <w:t>gt018_rateio_aval</w:t>
            </w:r>
          </w:p>
        </w:tc>
      </w:tr>
      <w:tr w:rsidR="009379A8" w:rsidRPr="005F1378" w14:paraId="241B089D" w14:textId="77777777" w:rsidTr="004806C5">
        <w:trPr>
          <w:trHeight w:val="290"/>
        </w:trPr>
        <w:tc>
          <w:tcPr>
            <w:tcW w:w="1701" w:type="dxa"/>
          </w:tcPr>
          <w:p w14:paraId="602D5D27" w14:textId="77777777" w:rsidR="009379A8" w:rsidRPr="005F1378" w:rsidRDefault="009379A8" w:rsidP="004806C5">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475B9AC7" w14:textId="77777777" w:rsidR="009379A8" w:rsidRPr="005F1378" w:rsidRDefault="009379A8" w:rsidP="004806C5">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204D9691" w14:textId="77777777" w:rsidR="009379A8" w:rsidRPr="005F1378" w:rsidRDefault="009379A8" w:rsidP="004806C5">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B95FD15" w14:textId="77777777" w:rsidR="009379A8" w:rsidRPr="005F1378" w:rsidRDefault="009379A8" w:rsidP="004806C5">
            <w:pPr>
              <w:jc w:val="both"/>
              <w:rPr>
                <w:sz w:val="18"/>
                <w:szCs w:val="18"/>
              </w:rPr>
            </w:pPr>
            <w:r>
              <w:rPr>
                <w:rFonts w:cs="Calibri"/>
                <w:color w:val="000000"/>
                <w:sz w:val="18"/>
                <w:szCs w:val="18"/>
                <w:lang w:val="en-US"/>
              </w:rPr>
              <w:t>kt_chaves_gt</w:t>
            </w:r>
          </w:p>
        </w:tc>
      </w:tr>
      <w:tr w:rsidR="007F4B7C" w:rsidRPr="005F1378" w14:paraId="59EB6AF6" w14:textId="77777777" w:rsidTr="004806C5">
        <w:trPr>
          <w:trHeight w:val="290"/>
        </w:trPr>
        <w:tc>
          <w:tcPr>
            <w:tcW w:w="1701" w:type="dxa"/>
          </w:tcPr>
          <w:p w14:paraId="3C263DC9" w14:textId="3A5F1FFC" w:rsidR="007F4B7C" w:rsidRPr="005F1378" w:rsidRDefault="007F4B7C" w:rsidP="007F4B7C">
            <w:pPr>
              <w:rPr>
                <w:rFonts w:cs="Calibri"/>
                <w:color w:val="000000"/>
                <w:sz w:val="18"/>
                <w:szCs w:val="18"/>
              </w:rPr>
            </w:pPr>
            <w:r w:rsidRPr="000E5989">
              <w:rPr>
                <w:rFonts w:cs="Calibri"/>
                <w:color w:val="000000"/>
                <w:sz w:val="18"/>
                <w:szCs w:val="18"/>
              </w:rPr>
              <w:t>Títulos (APMT0100022484)</w:t>
            </w:r>
          </w:p>
        </w:tc>
        <w:tc>
          <w:tcPr>
            <w:tcW w:w="3288" w:type="dxa"/>
            <w:shd w:val="clear" w:color="auto" w:fill="auto"/>
            <w:noWrap/>
          </w:tcPr>
          <w:p w14:paraId="221D1E30" w14:textId="6E5AD179" w:rsidR="007F4B7C" w:rsidRPr="005F1378" w:rsidRDefault="007F4B7C" w:rsidP="007F4B7C">
            <w:pPr>
              <w:rPr>
                <w:rFonts w:cs="Calibri"/>
                <w:color w:val="000000"/>
                <w:sz w:val="18"/>
                <w:szCs w:val="18"/>
              </w:rPr>
            </w:pPr>
            <w:r w:rsidRPr="00983A0C">
              <w:rPr>
                <w:sz w:val="18"/>
                <w:szCs w:val="18"/>
              </w:rPr>
              <w:t>ttt35_titlgru</w:t>
            </w:r>
          </w:p>
        </w:tc>
        <w:tc>
          <w:tcPr>
            <w:tcW w:w="2041" w:type="dxa"/>
            <w:shd w:val="clear" w:color="auto" w:fill="auto"/>
            <w:noWrap/>
          </w:tcPr>
          <w:p w14:paraId="521BECEE" w14:textId="32F88170"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145D49F8" w14:textId="15EC53FC" w:rsidR="007F4B7C" w:rsidRPr="005F1378" w:rsidRDefault="007F4B7C" w:rsidP="007F4B7C">
            <w:pPr>
              <w:rPr>
                <w:sz w:val="18"/>
                <w:szCs w:val="18"/>
              </w:rPr>
            </w:pPr>
            <w:r w:rsidRPr="00983A0C">
              <w:rPr>
                <w:sz w:val="18"/>
                <w:szCs w:val="18"/>
              </w:rPr>
              <w:t>ttt35_titlgru</w:t>
            </w:r>
          </w:p>
        </w:tc>
      </w:tr>
      <w:tr w:rsidR="007F4B7C" w:rsidRPr="005F1378" w14:paraId="36A2B3B1" w14:textId="77777777" w:rsidTr="004806C5">
        <w:trPr>
          <w:trHeight w:val="290"/>
        </w:trPr>
        <w:tc>
          <w:tcPr>
            <w:tcW w:w="1701" w:type="dxa"/>
          </w:tcPr>
          <w:p w14:paraId="37733E3A" w14:textId="265EB27B" w:rsidR="007F4B7C" w:rsidRPr="005F1378" w:rsidRDefault="007F4B7C" w:rsidP="007F4B7C">
            <w:pPr>
              <w:rPr>
                <w:rFonts w:cs="Calibri"/>
                <w:color w:val="000000"/>
                <w:sz w:val="18"/>
                <w:szCs w:val="18"/>
              </w:rPr>
            </w:pPr>
            <w:r w:rsidRPr="000E5989">
              <w:rPr>
                <w:rFonts w:cs="Calibri"/>
                <w:color w:val="000000"/>
                <w:sz w:val="18"/>
                <w:szCs w:val="18"/>
              </w:rPr>
              <w:t>Fundos (APMT0100021345)</w:t>
            </w:r>
          </w:p>
        </w:tc>
        <w:tc>
          <w:tcPr>
            <w:tcW w:w="3288" w:type="dxa"/>
            <w:shd w:val="clear" w:color="auto" w:fill="auto"/>
            <w:noWrap/>
          </w:tcPr>
          <w:p w14:paraId="5B270F42" w14:textId="19F1F18D" w:rsidR="007F4B7C" w:rsidRPr="005F1378" w:rsidRDefault="007F4B7C" w:rsidP="007F4B7C">
            <w:pPr>
              <w:rPr>
                <w:rFonts w:cs="Calibri"/>
                <w:color w:val="000000"/>
                <w:sz w:val="18"/>
                <w:szCs w:val="18"/>
              </w:rPr>
            </w:pPr>
            <w:r w:rsidRPr="00983A0C">
              <w:rPr>
                <w:rFonts w:cs="Calibri"/>
                <w:color w:val="000000"/>
                <w:sz w:val="18"/>
                <w:szCs w:val="18"/>
              </w:rPr>
              <w:t>fut02_contasfu</w:t>
            </w:r>
          </w:p>
        </w:tc>
        <w:tc>
          <w:tcPr>
            <w:tcW w:w="2041" w:type="dxa"/>
            <w:shd w:val="clear" w:color="auto" w:fill="auto"/>
            <w:noWrap/>
          </w:tcPr>
          <w:p w14:paraId="04814F2A" w14:textId="4B3F8581" w:rsidR="007F4B7C" w:rsidRPr="005F1378" w:rsidRDefault="007F4B7C" w:rsidP="007F4B7C">
            <w:pPr>
              <w:rPr>
                <w:rFonts w:cs="Calibri"/>
                <w:color w:val="000000"/>
                <w:sz w:val="18"/>
                <w:szCs w:val="18"/>
              </w:rPr>
            </w:pPr>
            <w:r>
              <w:rPr>
                <w:rFonts w:cs="Calibri"/>
                <w:color w:val="000000"/>
                <w:sz w:val="18"/>
                <w:szCs w:val="18"/>
              </w:rPr>
              <w:t>cd_mercados</w:t>
            </w:r>
          </w:p>
        </w:tc>
        <w:tc>
          <w:tcPr>
            <w:tcW w:w="2041" w:type="dxa"/>
            <w:shd w:val="clear" w:color="auto" w:fill="auto"/>
            <w:noWrap/>
          </w:tcPr>
          <w:p w14:paraId="6FC6BF38" w14:textId="7504484C" w:rsidR="007F4B7C" w:rsidRPr="005F1378" w:rsidRDefault="007F4B7C" w:rsidP="007F4B7C">
            <w:pPr>
              <w:rPr>
                <w:rFonts w:cs="Calibri"/>
                <w:color w:val="000000"/>
                <w:sz w:val="18"/>
                <w:szCs w:val="18"/>
              </w:rPr>
            </w:pPr>
            <w:r w:rsidRPr="00983A0C">
              <w:rPr>
                <w:rFonts w:cs="Calibri"/>
                <w:color w:val="000000"/>
                <w:sz w:val="18"/>
                <w:szCs w:val="18"/>
              </w:rPr>
              <w:t>fut02_contasfu</w:t>
            </w:r>
          </w:p>
        </w:tc>
      </w:tr>
    </w:tbl>
    <w:p w14:paraId="1AD459F4" w14:textId="77777777" w:rsidR="009379A8" w:rsidRDefault="009379A8" w:rsidP="009379A8">
      <w:pPr>
        <w:pStyle w:val="Heading5"/>
        <w:numPr>
          <w:ilvl w:val="2"/>
          <w:numId w:val="12"/>
        </w:numPr>
        <w:sectPr w:rsidR="009379A8" w:rsidSect="009C499D">
          <w:pgSz w:w="11906" w:h="16838"/>
          <w:pgMar w:top="1440" w:right="1440" w:bottom="1440" w:left="1440" w:header="709" w:footer="709" w:gutter="0"/>
          <w:cols w:space="708"/>
          <w:docGrid w:linePitch="360"/>
        </w:sectPr>
      </w:pPr>
    </w:p>
    <w:p w14:paraId="5F8BB882" w14:textId="77777777" w:rsidR="009379A8" w:rsidRPr="00BC1FC6" w:rsidRDefault="009379A8" w:rsidP="009379A8">
      <w:pPr>
        <w:pStyle w:val="Heading5"/>
      </w:pPr>
      <w:bookmarkStart w:id="100" w:name="_Toc168671658"/>
      <w:r w:rsidRPr="001E69C3">
        <w:lastRenderedPageBreak/>
        <w:t>Detalhe</w:t>
      </w:r>
      <w:r>
        <w:t xml:space="preserve"> dos Campos</w:t>
      </w:r>
      <w:bookmarkEnd w:id="100"/>
    </w:p>
    <w:p w14:paraId="0E324F63" w14:textId="27843438" w:rsidR="009379A8" w:rsidRPr="00BE2C12" w:rsidRDefault="00BE2C12" w:rsidP="00BE2C12">
      <w:pPr>
        <w:pStyle w:val="Caption"/>
        <w:jc w:val="center"/>
        <w:rPr>
          <w:rFonts w:cs="Calibri"/>
          <w:b/>
          <w:color w:val="000000" w:themeColor="text1"/>
          <w:sz w:val="22"/>
          <w:szCs w:val="22"/>
        </w:rPr>
      </w:pPr>
      <w:bookmarkStart w:id="101" w:name="_Toc168413855"/>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17</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cd_garantias.kt_chaves_intrf_grts_biyr_bem</w:t>
      </w:r>
      <w:bookmarkEnd w:id="101"/>
    </w:p>
    <w:tbl>
      <w:tblPr>
        <w:tblW w:w="13948" w:type="dxa"/>
        <w:tblCellMar>
          <w:left w:w="70" w:type="dxa"/>
          <w:right w:w="70" w:type="dxa"/>
        </w:tblCellMar>
        <w:tblLook w:val="04A0" w:firstRow="1" w:lastRow="0" w:firstColumn="1" w:lastColumn="0" w:noHBand="0" w:noVBand="1"/>
      </w:tblPr>
      <w:tblGrid>
        <w:gridCol w:w="2547"/>
        <w:gridCol w:w="10567"/>
        <w:gridCol w:w="834"/>
      </w:tblGrid>
      <w:tr w:rsidR="009379A8" w:rsidRPr="00F61B8B" w14:paraId="5469DCE4" w14:textId="77777777" w:rsidTr="009370D5">
        <w:trPr>
          <w:trHeight w:val="290"/>
          <w:tblHeader/>
        </w:trPr>
        <w:tc>
          <w:tcPr>
            <w:tcW w:w="2547" w:type="dxa"/>
            <w:tcBorders>
              <w:top w:val="single" w:sz="4" w:space="0" w:color="auto"/>
              <w:left w:val="single" w:sz="4" w:space="0" w:color="auto"/>
              <w:bottom w:val="single" w:sz="4" w:space="0" w:color="auto"/>
              <w:right w:val="single" w:sz="4" w:space="0" w:color="auto"/>
            </w:tcBorders>
            <w:shd w:val="clear" w:color="000000" w:fill="FF0000"/>
            <w:noWrap/>
            <w:hideMark/>
          </w:tcPr>
          <w:p w14:paraId="3B1C3B9E" w14:textId="77777777" w:rsidR="009379A8" w:rsidRDefault="009379A8" w:rsidP="004806C5">
            <w:pPr>
              <w:rPr>
                <w:rFonts w:cs="Calibri"/>
                <w:b/>
                <w:bCs/>
                <w:color w:val="FFFFFF"/>
                <w:sz w:val="18"/>
                <w:szCs w:val="18"/>
              </w:rPr>
            </w:pPr>
            <w:r>
              <w:rPr>
                <w:rFonts w:cs="Calibri"/>
                <w:b/>
                <w:bCs/>
                <w:color w:val="FFFFFF"/>
                <w:sz w:val="18"/>
                <w:szCs w:val="18"/>
              </w:rPr>
              <w:t>Chaves da tabela</w:t>
            </w:r>
          </w:p>
          <w:p w14:paraId="4527EE25" w14:textId="2165C0BE" w:rsidR="009379A8" w:rsidRPr="00BE2C12" w:rsidRDefault="009379A8" w:rsidP="004806C5">
            <w:pPr>
              <w:rPr>
                <w:rFonts w:cs="Calibri"/>
                <w:b/>
                <w:bCs/>
                <w:i/>
                <w:color w:val="FFFFFF"/>
                <w:sz w:val="18"/>
                <w:szCs w:val="18"/>
              </w:rPr>
            </w:pPr>
            <w:r w:rsidRPr="00BE2C12">
              <w:rPr>
                <w:rFonts w:cs="Calibri"/>
                <w:b/>
                <w:bCs/>
                <w:i/>
                <w:color w:val="FFFFFF"/>
                <w:sz w:val="18"/>
                <w:szCs w:val="18"/>
              </w:rPr>
              <w:t>kt_chaves_intrf_grts_biyr</w:t>
            </w:r>
            <w:r w:rsidR="00BE2C12" w:rsidRPr="00BE2C12">
              <w:rPr>
                <w:rFonts w:cs="Calibri"/>
                <w:b/>
                <w:bCs/>
                <w:i/>
                <w:color w:val="FFFFFF"/>
                <w:sz w:val="18"/>
                <w:szCs w:val="18"/>
              </w:rPr>
              <w:t>_bem</w:t>
            </w:r>
          </w:p>
        </w:tc>
        <w:tc>
          <w:tcPr>
            <w:tcW w:w="10567" w:type="dxa"/>
            <w:tcBorders>
              <w:top w:val="single" w:sz="4" w:space="0" w:color="auto"/>
              <w:left w:val="nil"/>
              <w:bottom w:val="single" w:sz="4" w:space="0" w:color="auto"/>
              <w:right w:val="single" w:sz="4" w:space="0" w:color="auto"/>
            </w:tcBorders>
            <w:shd w:val="clear" w:color="000000" w:fill="FF0000"/>
            <w:noWrap/>
            <w:hideMark/>
          </w:tcPr>
          <w:p w14:paraId="27E7E1CD" w14:textId="77777777" w:rsidR="009379A8" w:rsidRPr="00F61B8B" w:rsidRDefault="009379A8" w:rsidP="004806C5">
            <w:pPr>
              <w:rPr>
                <w:rFonts w:cs="Calibri"/>
                <w:b/>
                <w:bCs/>
                <w:color w:val="FFFFFF"/>
                <w:sz w:val="18"/>
                <w:szCs w:val="18"/>
              </w:rPr>
            </w:pPr>
            <w:r w:rsidRPr="00F61B8B">
              <w:rPr>
                <w:rFonts w:cs="Calibri"/>
                <w:b/>
                <w:bCs/>
                <w:color w:val="FFFFFF"/>
                <w:sz w:val="18"/>
                <w:szCs w:val="18"/>
              </w:rPr>
              <w:t>Significado do campo</w:t>
            </w:r>
          </w:p>
        </w:tc>
        <w:tc>
          <w:tcPr>
            <w:tcW w:w="834" w:type="dxa"/>
            <w:tcBorders>
              <w:top w:val="single" w:sz="4" w:space="0" w:color="auto"/>
              <w:left w:val="nil"/>
              <w:bottom w:val="single" w:sz="4" w:space="0" w:color="auto"/>
              <w:right w:val="single" w:sz="4" w:space="0" w:color="auto"/>
            </w:tcBorders>
            <w:shd w:val="clear" w:color="000000" w:fill="FF0000"/>
            <w:noWrap/>
            <w:hideMark/>
          </w:tcPr>
          <w:p w14:paraId="05CE3F95" w14:textId="77777777" w:rsidR="009379A8" w:rsidRPr="00F61B8B" w:rsidRDefault="009379A8" w:rsidP="004806C5">
            <w:pPr>
              <w:rPr>
                <w:rFonts w:cs="Calibri"/>
                <w:b/>
                <w:bCs/>
                <w:color w:val="FFFFFF"/>
                <w:sz w:val="18"/>
                <w:szCs w:val="18"/>
              </w:rPr>
            </w:pPr>
            <w:r w:rsidRPr="00F61B8B">
              <w:rPr>
                <w:rFonts w:cs="Calibri"/>
                <w:b/>
                <w:bCs/>
                <w:color w:val="FFFFFF"/>
                <w:sz w:val="18"/>
                <w:szCs w:val="18"/>
              </w:rPr>
              <w:t>Formato</w:t>
            </w:r>
          </w:p>
        </w:tc>
      </w:tr>
      <w:tr w:rsidR="009379A8" w:rsidRPr="00F61B8B" w14:paraId="3780FA68" w14:textId="77777777" w:rsidTr="00BE2C12">
        <w:trPr>
          <w:trHeight w:val="289"/>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C4C05A5" w14:textId="77777777" w:rsidR="009379A8" w:rsidRPr="00F61B8B" w:rsidRDefault="009379A8" w:rsidP="004806C5">
            <w:pPr>
              <w:rPr>
                <w:rFonts w:cs="Calibri"/>
                <w:color w:val="000000"/>
                <w:sz w:val="18"/>
                <w:szCs w:val="18"/>
              </w:rPr>
            </w:pPr>
            <w:r w:rsidRPr="00F61B8B">
              <w:rPr>
                <w:rFonts w:cs="Calibri"/>
                <w:color w:val="000000"/>
                <w:sz w:val="18"/>
                <w:szCs w:val="18"/>
              </w:rPr>
              <w:t>tipologia</w:t>
            </w:r>
          </w:p>
        </w:tc>
        <w:tc>
          <w:tcPr>
            <w:tcW w:w="10567" w:type="dxa"/>
            <w:tcBorders>
              <w:top w:val="nil"/>
              <w:left w:val="nil"/>
              <w:bottom w:val="single" w:sz="4" w:space="0" w:color="auto"/>
              <w:right w:val="single" w:sz="4" w:space="0" w:color="auto"/>
            </w:tcBorders>
            <w:shd w:val="clear" w:color="auto" w:fill="auto"/>
            <w:hideMark/>
          </w:tcPr>
          <w:p w14:paraId="0B817D96" w14:textId="77777777" w:rsidR="009379A8" w:rsidRPr="00CD3F80" w:rsidRDefault="009379A8" w:rsidP="004806C5">
            <w:pPr>
              <w:rPr>
                <w:rFonts w:cs="Calibri"/>
                <w:color w:val="000000"/>
                <w:sz w:val="18"/>
                <w:szCs w:val="18"/>
              </w:rPr>
            </w:pPr>
            <w:r w:rsidRPr="00CD3F80">
              <w:rPr>
                <w:rFonts w:cs="Calibri"/>
                <w:color w:val="000000"/>
                <w:sz w:val="18"/>
                <w:szCs w:val="18"/>
              </w:rPr>
              <w:t>Código que identifica a tipologia de garantia:</w:t>
            </w:r>
          </w:p>
          <w:p w14:paraId="01BB93AD" w14:textId="77777777" w:rsidR="009379A8" w:rsidRPr="00AC23FE" w:rsidRDefault="009379A8" w:rsidP="004806C5">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34" w:type="dxa"/>
            <w:tcBorders>
              <w:top w:val="nil"/>
              <w:left w:val="nil"/>
              <w:bottom w:val="single" w:sz="4" w:space="0" w:color="auto"/>
              <w:right w:val="single" w:sz="4" w:space="0" w:color="auto"/>
            </w:tcBorders>
            <w:shd w:val="clear" w:color="auto" w:fill="auto"/>
            <w:hideMark/>
          </w:tcPr>
          <w:p w14:paraId="141CFF75"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D996DF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A133C86" w14:textId="77777777" w:rsidR="009379A8" w:rsidRPr="00F61B8B" w:rsidRDefault="009379A8" w:rsidP="004806C5">
            <w:pPr>
              <w:rPr>
                <w:rFonts w:cs="Calibri"/>
                <w:color w:val="000000"/>
                <w:sz w:val="18"/>
                <w:szCs w:val="18"/>
              </w:rPr>
            </w:pPr>
            <w:r w:rsidRPr="00F61B8B">
              <w:rPr>
                <w:rFonts w:cs="Calibri"/>
                <w:color w:val="000000"/>
                <w:sz w:val="18"/>
                <w:szCs w:val="18"/>
              </w:rPr>
              <w:t>cempresp_orig</w:t>
            </w:r>
          </w:p>
        </w:tc>
        <w:tc>
          <w:tcPr>
            <w:tcW w:w="10567" w:type="dxa"/>
            <w:tcBorders>
              <w:top w:val="nil"/>
              <w:left w:val="nil"/>
              <w:bottom w:val="single" w:sz="4" w:space="0" w:color="auto"/>
              <w:right w:val="single" w:sz="4" w:space="0" w:color="auto"/>
            </w:tcBorders>
            <w:shd w:val="clear" w:color="auto" w:fill="auto"/>
            <w:vAlign w:val="center"/>
            <w:hideMark/>
          </w:tcPr>
          <w:p w14:paraId="7F05CB39" w14:textId="77777777" w:rsidR="009379A8" w:rsidRPr="00AC23FE"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1C525527"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BBB890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21D854A" w14:textId="77777777" w:rsidR="009379A8" w:rsidRPr="00F61B8B" w:rsidRDefault="009379A8" w:rsidP="004806C5">
            <w:pPr>
              <w:rPr>
                <w:rFonts w:cs="Calibri"/>
                <w:color w:val="000000"/>
                <w:sz w:val="18"/>
                <w:szCs w:val="18"/>
              </w:rPr>
            </w:pPr>
            <w:r w:rsidRPr="00F61B8B">
              <w:rPr>
                <w:rFonts w:cs="Calibri"/>
                <w:color w:val="000000"/>
                <w:sz w:val="18"/>
                <w:szCs w:val="18"/>
              </w:rPr>
              <w:t>ckbalres_orig</w:t>
            </w:r>
          </w:p>
        </w:tc>
        <w:tc>
          <w:tcPr>
            <w:tcW w:w="10567" w:type="dxa"/>
            <w:tcBorders>
              <w:top w:val="nil"/>
              <w:left w:val="nil"/>
              <w:bottom w:val="single" w:sz="4" w:space="0" w:color="auto"/>
              <w:right w:val="single" w:sz="4" w:space="0" w:color="auto"/>
            </w:tcBorders>
            <w:shd w:val="clear" w:color="auto" w:fill="auto"/>
            <w:vAlign w:val="center"/>
            <w:hideMark/>
          </w:tcPr>
          <w:p w14:paraId="618F1D74" w14:textId="77777777" w:rsidR="009379A8" w:rsidRPr="00F61B8B"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4A69E67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618788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44856A13" w14:textId="77777777" w:rsidR="009379A8" w:rsidRPr="00F61B8B" w:rsidRDefault="009379A8" w:rsidP="004806C5">
            <w:pPr>
              <w:rPr>
                <w:rFonts w:cs="Calibri"/>
                <w:color w:val="000000"/>
                <w:sz w:val="18"/>
                <w:szCs w:val="18"/>
              </w:rPr>
            </w:pPr>
            <w:r w:rsidRPr="00F61B8B">
              <w:rPr>
                <w:rFonts w:cs="Calibri"/>
                <w:color w:val="000000"/>
                <w:sz w:val="18"/>
                <w:szCs w:val="18"/>
              </w:rPr>
              <w:t>ckctares_orig</w:t>
            </w:r>
          </w:p>
        </w:tc>
        <w:tc>
          <w:tcPr>
            <w:tcW w:w="10567" w:type="dxa"/>
            <w:tcBorders>
              <w:top w:val="nil"/>
              <w:left w:val="nil"/>
              <w:bottom w:val="single" w:sz="4" w:space="0" w:color="auto"/>
              <w:right w:val="single" w:sz="4" w:space="0" w:color="auto"/>
            </w:tcBorders>
            <w:shd w:val="clear" w:color="auto" w:fill="auto"/>
            <w:vAlign w:val="center"/>
            <w:hideMark/>
          </w:tcPr>
          <w:p w14:paraId="4D433723" w14:textId="77777777" w:rsidR="009379A8" w:rsidRPr="00F61B8B" w:rsidRDefault="009379A8" w:rsidP="004806C5">
            <w:pPr>
              <w:rPr>
                <w:rFonts w:cs="Calibri"/>
                <w:color w:val="000000"/>
                <w:sz w:val="18"/>
                <w:szCs w:val="18"/>
              </w:rPr>
            </w:pPr>
            <w:r>
              <w:rPr>
                <w:rFonts w:cs="Calibri"/>
                <w:color w:val="000000"/>
                <w:sz w:val="18"/>
                <w:szCs w:val="18"/>
              </w:rPr>
              <w:t>Chave da responsabilidade no MUG</w:t>
            </w:r>
          </w:p>
        </w:tc>
        <w:tc>
          <w:tcPr>
            <w:tcW w:w="834" w:type="dxa"/>
            <w:tcBorders>
              <w:top w:val="nil"/>
              <w:left w:val="nil"/>
              <w:bottom w:val="single" w:sz="4" w:space="0" w:color="auto"/>
              <w:right w:val="single" w:sz="4" w:space="0" w:color="auto"/>
            </w:tcBorders>
            <w:shd w:val="clear" w:color="auto" w:fill="auto"/>
            <w:hideMark/>
          </w:tcPr>
          <w:p w14:paraId="26A72A8F"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38B93B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23D5B9CD" w14:textId="77777777" w:rsidR="009379A8" w:rsidRPr="00F61B8B" w:rsidRDefault="009379A8" w:rsidP="004806C5">
            <w:pPr>
              <w:rPr>
                <w:rFonts w:cs="Calibri"/>
                <w:color w:val="000000"/>
                <w:sz w:val="18"/>
                <w:szCs w:val="18"/>
              </w:rPr>
            </w:pPr>
            <w:r w:rsidRPr="00F61B8B">
              <w:rPr>
                <w:rFonts w:cs="Calibri"/>
                <w:color w:val="000000"/>
                <w:sz w:val="18"/>
                <w:szCs w:val="18"/>
              </w:rPr>
              <w:t>ckrefresp_orig</w:t>
            </w:r>
          </w:p>
        </w:tc>
        <w:tc>
          <w:tcPr>
            <w:tcW w:w="10567" w:type="dxa"/>
            <w:tcBorders>
              <w:top w:val="nil"/>
              <w:left w:val="nil"/>
              <w:bottom w:val="single" w:sz="4" w:space="0" w:color="auto"/>
              <w:right w:val="single" w:sz="4" w:space="0" w:color="auto"/>
            </w:tcBorders>
            <w:shd w:val="clear" w:color="auto" w:fill="auto"/>
            <w:vAlign w:val="center"/>
            <w:hideMark/>
          </w:tcPr>
          <w:p w14:paraId="5945BB9F" w14:textId="77777777" w:rsidR="009379A8" w:rsidRPr="00F61B8B" w:rsidRDefault="009379A8" w:rsidP="004806C5">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34" w:type="dxa"/>
            <w:tcBorders>
              <w:top w:val="nil"/>
              <w:left w:val="nil"/>
              <w:bottom w:val="single" w:sz="4" w:space="0" w:color="auto"/>
              <w:right w:val="single" w:sz="4" w:space="0" w:color="auto"/>
            </w:tcBorders>
            <w:shd w:val="clear" w:color="auto" w:fill="auto"/>
            <w:hideMark/>
          </w:tcPr>
          <w:p w14:paraId="633BADE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617F66F6"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CAFC089" w14:textId="77777777" w:rsidR="009379A8" w:rsidRPr="00F61B8B" w:rsidRDefault="009379A8" w:rsidP="004806C5">
            <w:pPr>
              <w:rPr>
                <w:rFonts w:cs="Calibri"/>
                <w:color w:val="000000"/>
                <w:sz w:val="18"/>
                <w:szCs w:val="18"/>
              </w:rPr>
            </w:pPr>
            <w:r w:rsidRPr="00F61B8B">
              <w:rPr>
                <w:rFonts w:cs="Calibri"/>
                <w:color w:val="000000"/>
                <w:sz w:val="18"/>
                <w:szCs w:val="18"/>
              </w:rPr>
              <w:t>cempresa_orig</w:t>
            </w:r>
          </w:p>
        </w:tc>
        <w:tc>
          <w:tcPr>
            <w:tcW w:w="10567" w:type="dxa"/>
            <w:tcBorders>
              <w:top w:val="nil"/>
              <w:left w:val="nil"/>
              <w:bottom w:val="single" w:sz="4" w:space="0" w:color="auto"/>
              <w:right w:val="single" w:sz="4" w:space="0" w:color="auto"/>
            </w:tcBorders>
            <w:shd w:val="clear" w:color="auto" w:fill="auto"/>
            <w:vAlign w:val="center"/>
            <w:hideMark/>
          </w:tcPr>
          <w:p w14:paraId="1D79F973"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6B6374A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DF50DE4"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F9DD709" w14:textId="77777777" w:rsidR="009379A8" w:rsidRPr="00F61B8B" w:rsidRDefault="009379A8" w:rsidP="004806C5">
            <w:pPr>
              <w:rPr>
                <w:rFonts w:cs="Calibri"/>
                <w:color w:val="000000"/>
                <w:sz w:val="18"/>
                <w:szCs w:val="18"/>
              </w:rPr>
            </w:pPr>
            <w:r w:rsidRPr="00F61B8B">
              <w:rPr>
                <w:rFonts w:cs="Calibri"/>
                <w:color w:val="000000"/>
                <w:sz w:val="18"/>
                <w:szCs w:val="18"/>
              </w:rPr>
              <w:t>ckbalcao_orig</w:t>
            </w:r>
          </w:p>
        </w:tc>
        <w:tc>
          <w:tcPr>
            <w:tcW w:w="10567" w:type="dxa"/>
            <w:tcBorders>
              <w:top w:val="nil"/>
              <w:left w:val="nil"/>
              <w:bottom w:val="single" w:sz="4" w:space="0" w:color="auto"/>
              <w:right w:val="single" w:sz="4" w:space="0" w:color="auto"/>
            </w:tcBorders>
            <w:shd w:val="clear" w:color="auto" w:fill="auto"/>
            <w:vAlign w:val="center"/>
            <w:hideMark/>
          </w:tcPr>
          <w:p w14:paraId="154F7526"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244DF67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1CF7975"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D22DBCA" w14:textId="77777777" w:rsidR="009379A8" w:rsidRPr="00F61B8B" w:rsidRDefault="009379A8" w:rsidP="004806C5">
            <w:pPr>
              <w:rPr>
                <w:rFonts w:cs="Calibri"/>
                <w:color w:val="000000"/>
                <w:sz w:val="18"/>
                <w:szCs w:val="18"/>
              </w:rPr>
            </w:pPr>
            <w:r w:rsidRPr="00F61B8B">
              <w:rPr>
                <w:rFonts w:cs="Calibri"/>
                <w:color w:val="000000"/>
                <w:sz w:val="18"/>
                <w:szCs w:val="18"/>
              </w:rPr>
              <w:t>cknumcta_orig</w:t>
            </w:r>
          </w:p>
        </w:tc>
        <w:tc>
          <w:tcPr>
            <w:tcW w:w="10567" w:type="dxa"/>
            <w:tcBorders>
              <w:top w:val="nil"/>
              <w:left w:val="nil"/>
              <w:bottom w:val="single" w:sz="4" w:space="0" w:color="auto"/>
              <w:right w:val="single" w:sz="4" w:space="0" w:color="auto"/>
            </w:tcBorders>
            <w:shd w:val="clear" w:color="auto" w:fill="auto"/>
            <w:vAlign w:val="center"/>
            <w:hideMark/>
          </w:tcPr>
          <w:p w14:paraId="5D56A6CD" w14:textId="77777777" w:rsidR="009379A8" w:rsidRPr="00F61B8B" w:rsidRDefault="009379A8" w:rsidP="004806C5">
            <w:pPr>
              <w:rPr>
                <w:rFonts w:cs="Calibri"/>
                <w:color w:val="000000"/>
                <w:sz w:val="18"/>
                <w:szCs w:val="18"/>
              </w:rPr>
            </w:pPr>
            <w:r>
              <w:rPr>
                <w:rFonts w:cs="Calibri"/>
                <w:color w:val="000000"/>
                <w:sz w:val="18"/>
                <w:szCs w:val="18"/>
              </w:rPr>
              <w:t>Chave do processo/caução no MUG</w:t>
            </w:r>
          </w:p>
        </w:tc>
        <w:tc>
          <w:tcPr>
            <w:tcW w:w="834" w:type="dxa"/>
            <w:tcBorders>
              <w:top w:val="nil"/>
              <w:left w:val="nil"/>
              <w:bottom w:val="single" w:sz="4" w:space="0" w:color="auto"/>
              <w:right w:val="single" w:sz="4" w:space="0" w:color="auto"/>
            </w:tcBorders>
            <w:shd w:val="clear" w:color="auto" w:fill="auto"/>
            <w:hideMark/>
          </w:tcPr>
          <w:p w14:paraId="6049FF2E"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D6F0C86"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5F7326A3" w14:textId="77777777" w:rsidR="009379A8" w:rsidRPr="00F61B8B" w:rsidRDefault="009379A8" w:rsidP="004806C5">
            <w:pPr>
              <w:rPr>
                <w:rFonts w:cs="Calibri"/>
                <w:color w:val="000000"/>
                <w:sz w:val="18"/>
                <w:szCs w:val="18"/>
              </w:rPr>
            </w:pPr>
            <w:r w:rsidRPr="00F61B8B">
              <w:rPr>
                <w:rFonts w:cs="Calibri"/>
                <w:color w:val="000000"/>
                <w:sz w:val="18"/>
                <w:szCs w:val="18"/>
              </w:rPr>
              <w:t>comp_id_gar_orig</w:t>
            </w:r>
          </w:p>
        </w:tc>
        <w:tc>
          <w:tcPr>
            <w:tcW w:w="10567" w:type="dxa"/>
            <w:tcBorders>
              <w:top w:val="nil"/>
              <w:left w:val="nil"/>
              <w:bottom w:val="single" w:sz="4" w:space="0" w:color="auto"/>
              <w:right w:val="single" w:sz="4" w:space="0" w:color="auto"/>
            </w:tcBorders>
            <w:shd w:val="clear" w:color="auto" w:fill="auto"/>
            <w:vAlign w:val="center"/>
            <w:hideMark/>
          </w:tcPr>
          <w:p w14:paraId="5F9E30B3"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34" w:type="dxa"/>
            <w:tcBorders>
              <w:top w:val="nil"/>
              <w:left w:val="nil"/>
              <w:bottom w:val="single" w:sz="4" w:space="0" w:color="auto"/>
              <w:right w:val="single" w:sz="4" w:space="0" w:color="auto"/>
            </w:tcBorders>
            <w:shd w:val="clear" w:color="auto" w:fill="auto"/>
            <w:hideMark/>
          </w:tcPr>
          <w:p w14:paraId="52BF3C09"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48D6F9B"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8402FB1" w14:textId="77777777" w:rsidR="009379A8" w:rsidRPr="00F61B8B" w:rsidRDefault="009379A8" w:rsidP="004806C5">
            <w:pPr>
              <w:rPr>
                <w:rFonts w:cs="Calibri"/>
                <w:color w:val="000000"/>
                <w:sz w:val="18"/>
                <w:szCs w:val="18"/>
              </w:rPr>
            </w:pPr>
            <w:r w:rsidRPr="00F61B8B">
              <w:rPr>
                <w:rFonts w:cs="Calibri"/>
                <w:color w:val="000000"/>
                <w:sz w:val="18"/>
                <w:szCs w:val="18"/>
              </w:rPr>
              <w:t>cempbem_orig</w:t>
            </w:r>
          </w:p>
        </w:tc>
        <w:tc>
          <w:tcPr>
            <w:tcW w:w="10567" w:type="dxa"/>
            <w:tcBorders>
              <w:top w:val="nil"/>
              <w:left w:val="nil"/>
              <w:bottom w:val="single" w:sz="4" w:space="0" w:color="auto"/>
              <w:right w:val="single" w:sz="4" w:space="0" w:color="auto"/>
            </w:tcBorders>
            <w:shd w:val="clear" w:color="auto" w:fill="auto"/>
            <w:vAlign w:val="center"/>
            <w:hideMark/>
          </w:tcPr>
          <w:p w14:paraId="51729049" w14:textId="77777777" w:rsidR="009379A8" w:rsidRPr="00F61B8B" w:rsidRDefault="009379A8" w:rsidP="004806C5">
            <w:pPr>
              <w:rPr>
                <w:rFonts w:cs="Calibri"/>
                <w:color w:val="000000"/>
                <w:sz w:val="18"/>
                <w:szCs w:val="18"/>
              </w:rPr>
            </w:pPr>
            <w:r>
              <w:rPr>
                <w:rFonts w:cs="Calibri"/>
                <w:color w:val="000000"/>
                <w:sz w:val="18"/>
                <w:szCs w:val="18"/>
              </w:rPr>
              <w:t>Chave do bem no MUG</w:t>
            </w:r>
          </w:p>
        </w:tc>
        <w:tc>
          <w:tcPr>
            <w:tcW w:w="834" w:type="dxa"/>
            <w:tcBorders>
              <w:top w:val="nil"/>
              <w:left w:val="nil"/>
              <w:bottom w:val="single" w:sz="4" w:space="0" w:color="auto"/>
              <w:right w:val="single" w:sz="4" w:space="0" w:color="auto"/>
            </w:tcBorders>
            <w:shd w:val="clear" w:color="auto" w:fill="auto"/>
            <w:hideMark/>
          </w:tcPr>
          <w:p w14:paraId="33162B71"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412CC9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0FF7A2D" w14:textId="77777777" w:rsidR="009379A8" w:rsidRPr="00F61B8B" w:rsidRDefault="009379A8" w:rsidP="004806C5">
            <w:pPr>
              <w:rPr>
                <w:rFonts w:cs="Calibri"/>
                <w:color w:val="000000"/>
                <w:sz w:val="18"/>
                <w:szCs w:val="18"/>
              </w:rPr>
            </w:pPr>
            <w:r w:rsidRPr="00F61B8B">
              <w:rPr>
                <w:rFonts w:cs="Calibri"/>
                <w:color w:val="000000"/>
                <w:sz w:val="18"/>
                <w:szCs w:val="18"/>
              </w:rPr>
              <w:t>ckbalbem_orig</w:t>
            </w:r>
          </w:p>
        </w:tc>
        <w:tc>
          <w:tcPr>
            <w:tcW w:w="10567" w:type="dxa"/>
            <w:tcBorders>
              <w:top w:val="nil"/>
              <w:left w:val="nil"/>
              <w:bottom w:val="single" w:sz="4" w:space="0" w:color="auto"/>
              <w:right w:val="single" w:sz="4" w:space="0" w:color="auto"/>
            </w:tcBorders>
            <w:shd w:val="clear" w:color="auto" w:fill="auto"/>
            <w:vAlign w:val="center"/>
            <w:hideMark/>
          </w:tcPr>
          <w:p w14:paraId="13FF0DB5" w14:textId="77777777" w:rsidR="009379A8" w:rsidRPr="00F61B8B" w:rsidRDefault="009379A8" w:rsidP="004806C5">
            <w:pPr>
              <w:rPr>
                <w:rFonts w:cs="Calibri"/>
                <w:color w:val="000000"/>
                <w:sz w:val="18"/>
                <w:szCs w:val="18"/>
              </w:rPr>
            </w:pPr>
            <w:r>
              <w:rPr>
                <w:rFonts w:cs="Calibri"/>
                <w:color w:val="000000"/>
                <w:sz w:val="18"/>
                <w:szCs w:val="18"/>
              </w:rPr>
              <w:t>Chave do bem no MUG</w:t>
            </w:r>
          </w:p>
        </w:tc>
        <w:tc>
          <w:tcPr>
            <w:tcW w:w="834" w:type="dxa"/>
            <w:tcBorders>
              <w:top w:val="nil"/>
              <w:left w:val="nil"/>
              <w:bottom w:val="single" w:sz="4" w:space="0" w:color="auto"/>
              <w:right w:val="single" w:sz="4" w:space="0" w:color="auto"/>
            </w:tcBorders>
            <w:shd w:val="clear" w:color="auto" w:fill="auto"/>
            <w:hideMark/>
          </w:tcPr>
          <w:p w14:paraId="3ABD87E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55C0F30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040388A" w14:textId="77777777" w:rsidR="009379A8" w:rsidRPr="00F61B8B" w:rsidRDefault="009379A8" w:rsidP="004806C5">
            <w:pPr>
              <w:rPr>
                <w:rFonts w:cs="Calibri"/>
                <w:color w:val="000000"/>
                <w:sz w:val="18"/>
                <w:szCs w:val="18"/>
              </w:rPr>
            </w:pPr>
            <w:r w:rsidRPr="00F61B8B">
              <w:rPr>
                <w:rFonts w:cs="Calibri"/>
                <w:color w:val="000000"/>
                <w:sz w:val="18"/>
                <w:szCs w:val="18"/>
              </w:rPr>
              <w:t>ckctabem_orig</w:t>
            </w:r>
          </w:p>
        </w:tc>
        <w:tc>
          <w:tcPr>
            <w:tcW w:w="10567" w:type="dxa"/>
            <w:tcBorders>
              <w:top w:val="nil"/>
              <w:left w:val="nil"/>
              <w:bottom w:val="single" w:sz="4" w:space="0" w:color="auto"/>
              <w:right w:val="single" w:sz="4" w:space="0" w:color="auto"/>
            </w:tcBorders>
            <w:shd w:val="clear" w:color="auto" w:fill="auto"/>
            <w:vAlign w:val="center"/>
            <w:hideMark/>
          </w:tcPr>
          <w:p w14:paraId="2AC5E4FE"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34" w:type="dxa"/>
            <w:tcBorders>
              <w:top w:val="nil"/>
              <w:left w:val="nil"/>
              <w:bottom w:val="single" w:sz="4" w:space="0" w:color="auto"/>
              <w:right w:val="single" w:sz="4" w:space="0" w:color="auto"/>
            </w:tcBorders>
            <w:shd w:val="clear" w:color="auto" w:fill="auto"/>
            <w:hideMark/>
          </w:tcPr>
          <w:p w14:paraId="04EEBC78"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DEB81EA"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39210C" w14:textId="77777777" w:rsidR="009379A8" w:rsidRPr="00F61B8B" w:rsidRDefault="009379A8" w:rsidP="004806C5">
            <w:pPr>
              <w:rPr>
                <w:rFonts w:cs="Calibri"/>
                <w:color w:val="000000"/>
                <w:sz w:val="18"/>
                <w:szCs w:val="18"/>
              </w:rPr>
            </w:pPr>
            <w:r w:rsidRPr="00F61B8B">
              <w:rPr>
                <w:rFonts w:cs="Calibri"/>
                <w:color w:val="000000"/>
                <w:sz w:val="18"/>
                <w:szCs w:val="18"/>
              </w:rPr>
              <w:t>ckrefbem_orig</w:t>
            </w:r>
          </w:p>
        </w:tc>
        <w:tc>
          <w:tcPr>
            <w:tcW w:w="10567" w:type="dxa"/>
            <w:tcBorders>
              <w:top w:val="nil"/>
              <w:left w:val="nil"/>
              <w:bottom w:val="single" w:sz="4" w:space="0" w:color="auto"/>
              <w:right w:val="single" w:sz="4" w:space="0" w:color="auto"/>
            </w:tcBorders>
            <w:shd w:val="clear" w:color="auto" w:fill="auto"/>
            <w:vAlign w:val="center"/>
            <w:hideMark/>
          </w:tcPr>
          <w:p w14:paraId="38B5B5B5"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34" w:type="dxa"/>
            <w:tcBorders>
              <w:top w:val="nil"/>
              <w:left w:val="nil"/>
              <w:bottom w:val="single" w:sz="4" w:space="0" w:color="auto"/>
              <w:right w:val="single" w:sz="4" w:space="0" w:color="auto"/>
            </w:tcBorders>
            <w:shd w:val="clear" w:color="auto" w:fill="auto"/>
            <w:hideMark/>
          </w:tcPr>
          <w:p w14:paraId="2E08AD4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78B38E1D"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EE3A5AD" w14:textId="77777777" w:rsidR="009379A8" w:rsidRPr="00F61B8B" w:rsidRDefault="009379A8" w:rsidP="004806C5">
            <w:pPr>
              <w:rPr>
                <w:rFonts w:cs="Calibri"/>
                <w:color w:val="000000"/>
                <w:sz w:val="18"/>
                <w:szCs w:val="18"/>
              </w:rPr>
            </w:pPr>
            <w:r w:rsidRPr="00F61B8B">
              <w:rPr>
                <w:rFonts w:cs="Calibri"/>
                <w:color w:val="000000"/>
                <w:sz w:val="18"/>
                <w:szCs w:val="18"/>
              </w:rPr>
              <w:t>cempresa_dest</w:t>
            </w:r>
          </w:p>
        </w:tc>
        <w:tc>
          <w:tcPr>
            <w:tcW w:w="10567" w:type="dxa"/>
            <w:tcBorders>
              <w:top w:val="nil"/>
              <w:left w:val="nil"/>
              <w:bottom w:val="single" w:sz="4" w:space="0" w:color="auto"/>
              <w:right w:val="single" w:sz="4" w:space="0" w:color="auto"/>
            </w:tcBorders>
            <w:shd w:val="clear" w:color="auto" w:fill="auto"/>
            <w:vAlign w:val="center"/>
            <w:hideMark/>
          </w:tcPr>
          <w:p w14:paraId="2E57DC7A"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7BB20D4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3C8B1462"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B5FF988" w14:textId="77777777" w:rsidR="009379A8" w:rsidRPr="00F61B8B" w:rsidRDefault="009379A8" w:rsidP="004806C5">
            <w:pPr>
              <w:rPr>
                <w:rFonts w:cs="Calibri"/>
                <w:color w:val="000000"/>
                <w:sz w:val="18"/>
                <w:szCs w:val="18"/>
              </w:rPr>
            </w:pPr>
            <w:r w:rsidRPr="00F61B8B">
              <w:rPr>
                <w:rFonts w:cs="Calibri"/>
                <w:color w:val="000000"/>
                <w:sz w:val="18"/>
                <w:szCs w:val="18"/>
              </w:rPr>
              <w:t>ckbalcao_dest</w:t>
            </w:r>
          </w:p>
        </w:tc>
        <w:tc>
          <w:tcPr>
            <w:tcW w:w="10567" w:type="dxa"/>
            <w:tcBorders>
              <w:top w:val="nil"/>
              <w:left w:val="nil"/>
              <w:bottom w:val="single" w:sz="4" w:space="0" w:color="auto"/>
              <w:right w:val="single" w:sz="4" w:space="0" w:color="auto"/>
            </w:tcBorders>
            <w:shd w:val="clear" w:color="auto" w:fill="auto"/>
            <w:vAlign w:val="center"/>
            <w:hideMark/>
          </w:tcPr>
          <w:p w14:paraId="4BF487C9"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7F09F864"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0E2D6B32"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E99B769" w14:textId="77777777" w:rsidR="009379A8" w:rsidRPr="00F61B8B" w:rsidRDefault="009379A8" w:rsidP="004806C5">
            <w:pPr>
              <w:rPr>
                <w:rFonts w:cs="Calibri"/>
                <w:color w:val="000000"/>
                <w:sz w:val="18"/>
                <w:szCs w:val="18"/>
              </w:rPr>
            </w:pPr>
            <w:r w:rsidRPr="00F61B8B">
              <w:rPr>
                <w:rFonts w:cs="Calibri"/>
                <w:color w:val="000000"/>
                <w:sz w:val="18"/>
                <w:szCs w:val="18"/>
              </w:rPr>
              <w:t>cknumcta_dest</w:t>
            </w:r>
          </w:p>
        </w:tc>
        <w:tc>
          <w:tcPr>
            <w:tcW w:w="10567" w:type="dxa"/>
            <w:tcBorders>
              <w:top w:val="nil"/>
              <w:left w:val="nil"/>
              <w:bottom w:val="single" w:sz="4" w:space="0" w:color="auto"/>
              <w:right w:val="single" w:sz="4" w:space="0" w:color="auto"/>
            </w:tcBorders>
            <w:shd w:val="clear" w:color="auto" w:fill="auto"/>
            <w:vAlign w:val="center"/>
            <w:hideMark/>
          </w:tcPr>
          <w:p w14:paraId="2A1E1FBF"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60B4ABBD"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0734F5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7F762877" w14:textId="77777777" w:rsidR="009379A8" w:rsidRPr="00F61B8B" w:rsidRDefault="009379A8" w:rsidP="004806C5">
            <w:pPr>
              <w:rPr>
                <w:rFonts w:cs="Calibri"/>
                <w:color w:val="000000"/>
                <w:sz w:val="18"/>
                <w:szCs w:val="18"/>
              </w:rPr>
            </w:pPr>
            <w:r w:rsidRPr="00F61B8B">
              <w:rPr>
                <w:rFonts w:cs="Calibri"/>
                <w:color w:val="000000"/>
                <w:sz w:val="18"/>
                <w:szCs w:val="18"/>
              </w:rPr>
              <w:t>zdeposit_dest</w:t>
            </w:r>
          </w:p>
        </w:tc>
        <w:tc>
          <w:tcPr>
            <w:tcW w:w="10567" w:type="dxa"/>
            <w:tcBorders>
              <w:top w:val="nil"/>
              <w:left w:val="nil"/>
              <w:bottom w:val="single" w:sz="4" w:space="0" w:color="auto"/>
              <w:right w:val="single" w:sz="4" w:space="0" w:color="auto"/>
            </w:tcBorders>
            <w:shd w:val="clear" w:color="auto" w:fill="auto"/>
            <w:vAlign w:val="center"/>
            <w:hideMark/>
          </w:tcPr>
          <w:p w14:paraId="72FB4C1F" w14:textId="77777777" w:rsidR="009379A8" w:rsidRPr="00F61B8B" w:rsidRDefault="009379A8" w:rsidP="004806C5">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34" w:type="dxa"/>
            <w:tcBorders>
              <w:top w:val="nil"/>
              <w:left w:val="nil"/>
              <w:bottom w:val="single" w:sz="4" w:space="0" w:color="auto"/>
              <w:right w:val="single" w:sz="4" w:space="0" w:color="auto"/>
            </w:tcBorders>
            <w:shd w:val="clear" w:color="auto" w:fill="auto"/>
            <w:hideMark/>
          </w:tcPr>
          <w:p w14:paraId="2DA43ADF"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17DBCBC7"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32B847CD" w14:textId="0BDDC247" w:rsidR="009379A8" w:rsidRPr="00F61B8B" w:rsidRDefault="00D31A07" w:rsidP="00D31A07">
            <w:pPr>
              <w:rPr>
                <w:rFonts w:cs="Calibri"/>
                <w:color w:val="000000"/>
                <w:sz w:val="18"/>
                <w:szCs w:val="18"/>
              </w:rPr>
            </w:pPr>
            <w:r>
              <w:rPr>
                <w:rFonts w:cs="Calibri"/>
                <w:color w:val="000000"/>
                <w:sz w:val="18"/>
                <w:szCs w:val="18"/>
              </w:rPr>
              <w:t>ckbalbem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hideMark/>
          </w:tcPr>
          <w:p w14:paraId="62A752F8" w14:textId="463237DC" w:rsidR="009379A8" w:rsidRPr="00F61B8B" w:rsidRDefault="009379A8" w:rsidP="00D31A07">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w:t>
            </w:r>
            <w:r w:rsidR="00D31A07">
              <w:rPr>
                <w:rFonts w:cs="Calibri"/>
                <w:color w:val="000000"/>
                <w:sz w:val="18"/>
                <w:szCs w:val="18"/>
              </w:rPr>
              <w:t>bem</w:t>
            </w:r>
            <w:r>
              <w:rPr>
                <w:rFonts w:cs="Calibri"/>
                <w:color w:val="000000"/>
                <w:sz w:val="18"/>
                <w:szCs w:val="18"/>
              </w:rPr>
              <w:t xml:space="preserve"> nos interfaces do MUG</w:t>
            </w:r>
          </w:p>
        </w:tc>
        <w:tc>
          <w:tcPr>
            <w:tcW w:w="834" w:type="dxa"/>
            <w:tcBorders>
              <w:top w:val="nil"/>
              <w:left w:val="nil"/>
              <w:bottom w:val="single" w:sz="4" w:space="0" w:color="auto"/>
              <w:right w:val="single" w:sz="4" w:space="0" w:color="auto"/>
            </w:tcBorders>
            <w:shd w:val="clear" w:color="auto" w:fill="auto"/>
            <w:hideMark/>
          </w:tcPr>
          <w:p w14:paraId="4826E995"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2B5C8FBF"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25522E" w14:textId="4C9ABB2A" w:rsidR="009379A8" w:rsidRPr="00F61B8B" w:rsidRDefault="00D31A07" w:rsidP="004806C5">
            <w:pPr>
              <w:rPr>
                <w:rFonts w:cs="Calibri"/>
                <w:color w:val="000000"/>
                <w:sz w:val="18"/>
                <w:szCs w:val="18"/>
              </w:rPr>
            </w:pPr>
            <w:r>
              <w:rPr>
                <w:rFonts w:cs="Calibri"/>
                <w:color w:val="000000"/>
                <w:sz w:val="18"/>
                <w:szCs w:val="18"/>
              </w:rPr>
              <w:t>ckctabem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tcPr>
          <w:p w14:paraId="40CE9417" w14:textId="0974DAF7" w:rsidR="009379A8" w:rsidRPr="00F61B8B" w:rsidRDefault="00D31A07" w:rsidP="004806C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bem nos interfaces do MUG</w:t>
            </w:r>
          </w:p>
        </w:tc>
        <w:tc>
          <w:tcPr>
            <w:tcW w:w="834" w:type="dxa"/>
            <w:tcBorders>
              <w:top w:val="nil"/>
              <w:left w:val="nil"/>
              <w:bottom w:val="single" w:sz="4" w:space="0" w:color="auto"/>
              <w:right w:val="single" w:sz="4" w:space="0" w:color="auto"/>
            </w:tcBorders>
            <w:shd w:val="clear" w:color="auto" w:fill="auto"/>
            <w:hideMark/>
          </w:tcPr>
          <w:p w14:paraId="501406FA"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26AD85CE"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19034D95" w14:textId="3556C0AE" w:rsidR="009379A8" w:rsidRPr="00F61B8B" w:rsidRDefault="00D31A07" w:rsidP="004806C5">
            <w:pPr>
              <w:rPr>
                <w:rFonts w:cs="Calibri"/>
                <w:color w:val="000000"/>
                <w:sz w:val="18"/>
                <w:szCs w:val="18"/>
              </w:rPr>
            </w:pPr>
            <w:r>
              <w:rPr>
                <w:rFonts w:cs="Calibri"/>
                <w:color w:val="000000"/>
                <w:sz w:val="18"/>
                <w:szCs w:val="18"/>
              </w:rPr>
              <w:t>ckrefbem</w:t>
            </w:r>
            <w:r w:rsidR="009379A8" w:rsidRPr="00F61B8B">
              <w:rPr>
                <w:rFonts w:cs="Calibri"/>
                <w:color w:val="000000"/>
                <w:sz w:val="18"/>
                <w:szCs w:val="18"/>
              </w:rPr>
              <w:t>_dest</w:t>
            </w:r>
          </w:p>
        </w:tc>
        <w:tc>
          <w:tcPr>
            <w:tcW w:w="10567" w:type="dxa"/>
            <w:tcBorders>
              <w:top w:val="nil"/>
              <w:left w:val="nil"/>
              <w:bottom w:val="single" w:sz="4" w:space="0" w:color="auto"/>
              <w:right w:val="single" w:sz="4" w:space="0" w:color="auto"/>
            </w:tcBorders>
            <w:shd w:val="clear" w:color="auto" w:fill="auto"/>
            <w:vAlign w:val="center"/>
          </w:tcPr>
          <w:p w14:paraId="2EC413A3" w14:textId="38D638F8" w:rsidR="009379A8" w:rsidRPr="00F61B8B" w:rsidRDefault="00D31A07" w:rsidP="004806C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bem nos interfaces do MUG</w:t>
            </w:r>
          </w:p>
        </w:tc>
        <w:tc>
          <w:tcPr>
            <w:tcW w:w="834" w:type="dxa"/>
            <w:tcBorders>
              <w:top w:val="nil"/>
              <w:left w:val="nil"/>
              <w:bottom w:val="single" w:sz="4" w:space="0" w:color="auto"/>
              <w:right w:val="single" w:sz="4" w:space="0" w:color="auto"/>
            </w:tcBorders>
            <w:shd w:val="clear" w:color="auto" w:fill="auto"/>
            <w:hideMark/>
          </w:tcPr>
          <w:p w14:paraId="33322B22" w14:textId="77777777" w:rsidR="009379A8" w:rsidRPr="00F61B8B" w:rsidRDefault="009379A8" w:rsidP="004806C5">
            <w:pPr>
              <w:rPr>
                <w:rFonts w:cs="Calibri"/>
                <w:color w:val="000000"/>
                <w:sz w:val="18"/>
                <w:szCs w:val="18"/>
              </w:rPr>
            </w:pPr>
            <w:r w:rsidRPr="00CD3F80">
              <w:rPr>
                <w:rFonts w:cs="Calibri"/>
                <w:color w:val="000000"/>
                <w:sz w:val="18"/>
                <w:szCs w:val="18"/>
              </w:rPr>
              <w:t>String</w:t>
            </w:r>
          </w:p>
        </w:tc>
      </w:tr>
      <w:tr w:rsidR="009379A8" w:rsidRPr="00F61B8B" w14:paraId="34FD2E6C" w14:textId="77777777" w:rsidTr="00BE2C12">
        <w:trPr>
          <w:trHeight w:val="290"/>
        </w:trPr>
        <w:tc>
          <w:tcPr>
            <w:tcW w:w="2547" w:type="dxa"/>
            <w:tcBorders>
              <w:top w:val="nil"/>
              <w:left w:val="single" w:sz="4" w:space="0" w:color="auto"/>
              <w:bottom w:val="single" w:sz="4" w:space="0" w:color="auto"/>
              <w:right w:val="single" w:sz="4" w:space="0" w:color="auto"/>
            </w:tcBorders>
            <w:shd w:val="clear" w:color="auto" w:fill="auto"/>
            <w:vAlign w:val="center"/>
            <w:hideMark/>
          </w:tcPr>
          <w:p w14:paraId="660589D1" w14:textId="77777777" w:rsidR="009379A8" w:rsidRPr="00F61B8B" w:rsidRDefault="009379A8" w:rsidP="004806C5">
            <w:pPr>
              <w:rPr>
                <w:rFonts w:cs="Calibri"/>
                <w:color w:val="000000"/>
                <w:sz w:val="18"/>
                <w:szCs w:val="18"/>
              </w:rPr>
            </w:pPr>
            <w:r w:rsidRPr="00F61B8B">
              <w:rPr>
                <w:rFonts w:cs="Calibri"/>
                <w:color w:val="000000"/>
                <w:sz w:val="18"/>
                <w:szCs w:val="18"/>
              </w:rPr>
              <w:t>ref_date</w:t>
            </w:r>
          </w:p>
        </w:tc>
        <w:tc>
          <w:tcPr>
            <w:tcW w:w="10567" w:type="dxa"/>
            <w:tcBorders>
              <w:top w:val="nil"/>
              <w:left w:val="nil"/>
              <w:bottom w:val="single" w:sz="4" w:space="0" w:color="auto"/>
              <w:right w:val="single" w:sz="4" w:space="0" w:color="auto"/>
            </w:tcBorders>
            <w:shd w:val="clear" w:color="auto" w:fill="auto"/>
            <w:hideMark/>
          </w:tcPr>
          <w:p w14:paraId="7D85109C" w14:textId="77777777" w:rsidR="009379A8" w:rsidRPr="00212559" w:rsidRDefault="009379A8" w:rsidP="004806C5">
            <w:pPr>
              <w:rPr>
                <w:rFonts w:cs="Calibri"/>
                <w:color w:val="000000"/>
                <w:sz w:val="18"/>
                <w:szCs w:val="18"/>
              </w:rPr>
            </w:pPr>
            <w:r w:rsidRPr="00212559">
              <w:rPr>
                <w:rFonts w:cs="Calibri"/>
                <w:color w:val="000000"/>
                <w:sz w:val="18"/>
                <w:szCs w:val="18"/>
              </w:rPr>
              <w:t>Data de referência dos dados:</w:t>
            </w:r>
          </w:p>
          <w:p w14:paraId="74DB20E9" w14:textId="77777777" w:rsidR="009379A8" w:rsidRPr="00212559" w:rsidRDefault="009379A8" w:rsidP="004806C5">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158A8EBF" w14:textId="77777777" w:rsidR="009379A8" w:rsidRPr="00212559" w:rsidRDefault="009379A8" w:rsidP="004806C5">
            <w:pPr>
              <w:pStyle w:val="ListParagraph"/>
              <w:numPr>
                <w:ilvl w:val="0"/>
                <w:numId w:val="7"/>
              </w:numPr>
              <w:rPr>
                <w:rFonts w:cs="Calibri"/>
                <w:color w:val="000000"/>
                <w:sz w:val="18"/>
                <w:szCs w:val="18"/>
              </w:rPr>
            </w:pPr>
            <w:r w:rsidRPr="00212559">
              <w:rPr>
                <w:rFonts w:cs="Calibri"/>
                <w:color w:val="000000"/>
                <w:sz w:val="18"/>
                <w:szCs w:val="18"/>
              </w:rPr>
              <w:t xml:space="preserve">Dado que as tabelas de interface do MUG são mensais, este campo informará o último dia útil a que respeitam todos os dados dessa partição temporal. Note-se que, no caso do último dia de calendário do mês não ser um dia útil, o será criada automaticamente uma </w:t>
            </w:r>
            <w:r w:rsidRPr="00212559">
              <w:rPr>
                <w:rFonts w:cs="Calibri"/>
                <w:color w:val="000000"/>
                <w:sz w:val="18"/>
                <w:szCs w:val="18"/>
              </w:rPr>
              <w:lastRenderedPageBreak/>
              <w:t>partição temporal com referência ao último dia de calendário do mês, e preencherá essa partição com os dados registados no último dia útil desse mês.</w:t>
            </w:r>
          </w:p>
          <w:p w14:paraId="7F92F1DA" w14:textId="77777777" w:rsidR="009379A8" w:rsidRPr="00AC23FE" w:rsidRDefault="009379A8" w:rsidP="004806C5">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34" w:type="dxa"/>
            <w:tcBorders>
              <w:top w:val="nil"/>
              <w:left w:val="nil"/>
              <w:bottom w:val="single" w:sz="4" w:space="0" w:color="auto"/>
              <w:right w:val="single" w:sz="4" w:space="0" w:color="auto"/>
            </w:tcBorders>
            <w:shd w:val="clear" w:color="auto" w:fill="auto"/>
            <w:hideMark/>
          </w:tcPr>
          <w:p w14:paraId="43552870" w14:textId="77777777" w:rsidR="009379A8" w:rsidRPr="00F61B8B" w:rsidRDefault="009379A8" w:rsidP="004806C5">
            <w:pPr>
              <w:rPr>
                <w:rFonts w:cs="Calibri"/>
                <w:color w:val="000000"/>
                <w:sz w:val="18"/>
                <w:szCs w:val="18"/>
              </w:rPr>
            </w:pPr>
            <w:r w:rsidRPr="00CD3F80">
              <w:rPr>
                <w:rFonts w:cs="Calibri"/>
                <w:color w:val="000000"/>
                <w:sz w:val="18"/>
                <w:szCs w:val="18"/>
              </w:rPr>
              <w:lastRenderedPageBreak/>
              <w:t>String</w:t>
            </w:r>
          </w:p>
        </w:tc>
      </w:tr>
    </w:tbl>
    <w:p w14:paraId="73ABDBC4" w14:textId="42241773" w:rsidR="009379A8" w:rsidRPr="009379A8" w:rsidRDefault="009379A8" w:rsidP="009379A8">
      <w:pPr>
        <w:tabs>
          <w:tab w:val="left" w:pos="1200"/>
        </w:tabs>
        <w:sectPr w:rsidR="009379A8" w:rsidRPr="009379A8" w:rsidSect="004C2264">
          <w:pgSz w:w="16838" w:h="11906" w:orient="landscape"/>
          <w:pgMar w:top="1440" w:right="1440" w:bottom="1440" w:left="1440" w:header="709" w:footer="709" w:gutter="0"/>
          <w:cols w:space="708"/>
          <w:docGrid w:linePitch="360"/>
        </w:sectPr>
      </w:pPr>
    </w:p>
    <w:p w14:paraId="4CCBA707" w14:textId="46CC27A2" w:rsidR="007F3E4B" w:rsidRPr="00666790" w:rsidRDefault="00F23A21" w:rsidP="00666790">
      <w:pPr>
        <w:pStyle w:val="Heading4"/>
        <w:rPr>
          <w:i/>
        </w:rPr>
      </w:pPr>
      <w:bookmarkStart w:id="102" w:name="_Toc163902268"/>
      <w:bookmarkStart w:id="103" w:name="_Toc168671659"/>
      <w:r>
        <w:lastRenderedPageBreak/>
        <w:t xml:space="preserve">Tradutor entre </w:t>
      </w:r>
      <w:r w:rsidR="008B6B55">
        <w:t>MUG e tabela de garantias da BDR</w:t>
      </w:r>
      <w:r w:rsidR="007F3E4B" w:rsidRPr="007F3E4B">
        <w:t xml:space="preserve">: </w:t>
      </w:r>
      <w:r w:rsidR="007F3E4B" w:rsidRPr="00666790">
        <w:rPr>
          <w:i/>
        </w:rPr>
        <w:t>cd_</w:t>
      </w:r>
      <w:proofErr w:type="gramStart"/>
      <w:r w:rsidR="007F3E4B" w:rsidRPr="00666790">
        <w:rPr>
          <w:i/>
        </w:rPr>
        <w:t>garantias.</w:t>
      </w:r>
      <w:r w:rsidR="008B6B55" w:rsidRPr="00666790">
        <w:rPr>
          <w:i/>
        </w:rPr>
        <w:t>kt</w:t>
      </w:r>
      <w:proofErr w:type="gramEnd"/>
      <w:r w:rsidR="008B6B55" w:rsidRPr="00666790">
        <w:rPr>
          <w:i/>
        </w:rPr>
        <w:t>_chaves_bdr_biengar</w:t>
      </w:r>
      <w:bookmarkEnd w:id="102"/>
      <w:bookmarkEnd w:id="103"/>
    </w:p>
    <w:p w14:paraId="462EA618" w14:textId="1BE47A97" w:rsidR="004C2264" w:rsidRDefault="007F3E4B" w:rsidP="00666790">
      <w:pPr>
        <w:pStyle w:val="Heading5"/>
      </w:pPr>
      <w:bookmarkStart w:id="104" w:name="_Toc163902269"/>
      <w:bookmarkStart w:id="105" w:name="_Toc168671660"/>
      <w:r>
        <w:t>Visão Geral</w:t>
      </w:r>
      <w:bookmarkEnd w:id="104"/>
      <w:bookmarkEnd w:id="105"/>
    </w:p>
    <w:p w14:paraId="273FBD7C" w14:textId="0E75DF8A" w:rsidR="00E0172F" w:rsidRPr="00720567" w:rsidRDefault="00E0172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_chaves_bdr_biengar</w:t>
      </w:r>
      <w:r w:rsidRPr="00720567">
        <w:rPr>
          <w:rFonts w:eastAsiaTheme="minorHAnsi" w:cstheme="minorBidi"/>
          <w:szCs w:val="22"/>
          <w:lang w:eastAsia="en-US"/>
        </w:rPr>
        <w:t xml:space="preserve"> é uma tabela de tradução entre as chaves</w:t>
      </w:r>
      <w:r w:rsidR="0029758C" w:rsidRPr="00720567">
        <w:rPr>
          <w:rFonts w:eastAsiaTheme="minorHAnsi" w:cstheme="minorBidi"/>
          <w:szCs w:val="22"/>
          <w:lang w:eastAsia="en-US"/>
        </w:rPr>
        <w:t xml:space="preserve"> do MUG e as chaves da tabela de garantias da BDR</w:t>
      </w:r>
      <w:r w:rsidR="006977B3" w:rsidRPr="00720567">
        <w:rPr>
          <w:rFonts w:eastAsiaTheme="minorHAnsi" w:cstheme="minorBidi"/>
          <w:szCs w:val="22"/>
          <w:lang w:eastAsia="en-US"/>
        </w:rPr>
        <w:t xml:space="preserve"> (</w:t>
      </w:r>
      <w:r w:rsidR="006977B3" w:rsidRPr="00720567">
        <w:rPr>
          <w:rFonts w:eastAsiaTheme="minorHAnsi" w:cstheme="minorBidi"/>
          <w:i/>
          <w:szCs w:val="22"/>
          <w:lang w:eastAsia="en-US"/>
        </w:rPr>
        <w:t>cd_captools.bdr_jm_garant_cto</w:t>
      </w:r>
      <w:r w:rsidR="006977B3" w:rsidRPr="00720567">
        <w:rPr>
          <w:rFonts w:eastAsiaTheme="minorHAnsi" w:cstheme="minorBidi"/>
          <w:szCs w:val="22"/>
          <w:lang w:eastAsia="en-US"/>
        </w:rPr>
        <w:t>)</w:t>
      </w:r>
      <w:r w:rsidR="0029758C" w:rsidRPr="00720567">
        <w:rPr>
          <w:rFonts w:eastAsiaTheme="minorHAnsi" w:cstheme="minorBidi"/>
          <w:szCs w:val="22"/>
          <w:lang w:eastAsia="en-US"/>
        </w:rPr>
        <w:t>.</w:t>
      </w:r>
      <w:r w:rsidR="00542255">
        <w:rPr>
          <w:rFonts w:eastAsiaTheme="minorHAnsi" w:cstheme="minorBidi"/>
          <w:szCs w:val="22"/>
          <w:lang w:eastAsia="en-US"/>
        </w:rPr>
        <w:t xml:space="preserve"> Esta tabela é válida para qualquer tabela </w:t>
      </w:r>
      <w:r w:rsidR="00772782">
        <w:rPr>
          <w:rFonts w:eastAsiaTheme="minorHAnsi" w:cstheme="minorBidi"/>
          <w:szCs w:val="22"/>
          <w:lang w:eastAsia="en-US"/>
        </w:rPr>
        <w:t xml:space="preserve">com informação de </w:t>
      </w:r>
      <w:r w:rsidR="00542255">
        <w:rPr>
          <w:rFonts w:eastAsiaTheme="minorHAnsi" w:cstheme="minorBidi"/>
          <w:szCs w:val="22"/>
          <w:lang w:eastAsia="en-US"/>
        </w:rPr>
        <w:t>garantias da BDR.</w:t>
      </w:r>
    </w:p>
    <w:p w14:paraId="5932B859" w14:textId="24E044F5"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 BDR é um dos casos de uso do Modelo Único de Garantias, no entanto, as chaves apresentadas na tabela de garantias da BDR não coincide com as chaves apresent</w:t>
      </w:r>
      <w:r w:rsidR="00A24375" w:rsidRPr="00720567">
        <w:rPr>
          <w:rFonts w:eastAsiaTheme="minorHAnsi" w:cstheme="minorBidi"/>
          <w:szCs w:val="22"/>
          <w:lang w:eastAsia="en-US"/>
        </w:rPr>
        <w:t>adas no MUG. De forma a garantir</w:t>
      </w:r>
      <w:r w:rsidRPr="00720567">
        <w:rPr>
          <w:rFonts w:eastAsiaTheme="minorHAnsi" w:cstheme="minorBidi"/>
          <w:szCs w:val="22"/>
          <w:lang w:eastAsia="en-US"/>
        </w:rPr>
        <w:t xml:space="preserve"> a traçabilidade da informação do MUG e os seus casos de uso, foi necessári</w:t>
      </w:r>
      <w:r w:rsidR="00772782">
        <w:rPr>
          <w:rFonts w:eastAsiaTheme="minorHAnsi" w:cstheme="minorBidi"/>
          <w:szCs w:val="22"/>
          <w:lang w:eastAsia="en-US"/>
        </w:rPr>
        <w:t>o</w:t>
      </w:r>
      <w:r w:rsidRPr="00720567">
        <w:rPr>
          <w:rFonts w:eastAsiaTheme="minorHAnsi" w:cstheme="minorBidi"/>
          <w:szCs w:val="22"/>
          <w:lang w:eastAsia="en-US"/>
        </w:rPr>
        <w:t xml:space="preserve"> criar uma tabela de tradução de chaves, nomeada de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_chaves_bdr_biengar</w:t>
      </w:r>
      <w:r w:rsidRPr="00720567">
        <w:rPr>
          <w:rFonts w:eastAsiaTheme="minorHAnsi" w:cstheme="minorBidi"/>
          <w:szCs w:val="22"/>
          <w:lang w:eastAsia="en-US"/>
        </w:rPr>
        <w:t>.</w:t>
      </w:r>
    </w:p>
    <w:p w14:paraId="5D8D9D6F" w14:textId="0B8FAEFC"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Esta tabela é constituída primeiramente pelos campos identificadores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do MUG, e, de seguida, os campos presentes na tabela </w:t>
      </w:r>
      <w:r w:rsidR="006977B3" w:rsidRPr="00720567">
        <w:rPr>
          <w:rFonts w:eastAsiaTheme="minorHAnsi" w:cstheme="minorBidi"/>
          <w:i/>
          <w:szCs w:val="22"/>
          <w:lang w:eastAsia="en-US"/>
        </w:rPr>
        <w:t>cd_captools.bdr_jm_garant_cto</w:t>
      </w:r>
      <w:r w:rsidR="00AA34B9" w:rsidRPr="00720567">
        <w:rPr>
          <w:rFonts w:eastAsiaTheme="minorHAnsi" w:cstheme="minorBidi"/>
          <w:szCs w:val="22"/>
          <w:lang w:eastAsia="en-US"/>
        </w:rPr>
        <w:t>, fazendo a correspondência entre as chaves.</w:t>
      </w:r>
    </w:p>
    <w:p w14:paraId="28CF0E65" w14:textId="30404B52" w:rsidR="00542255" w:rsidRPr="00720567" w:rsidRDefault="00AA34B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Apesar da BDR não ser o único caso de uso do MUG, a necessidade de criar uma tabela de tradução não se aplica a </w:t>
      </w:r>
      <w:r w:rsidR="001A4167" w:rsidRPr="00720567">
        <w:rPr>
          <w:rFonts w:eastAsiaTheme="minorHAnsi" w:cstheme="minorBidi"/>
          <w:szCs w:val="22"/>
          <w:lang w:eastAsia="en-US"/>
        </w:rPr>
        <w:t>IFRS9</w:t>
      </w:r>
      <w:r w:rsidRPr="00720567">
        <w:rPr>
          <w:rFonts w:eastAsiaTheme="minorHAnsi" w:cstheme="minorBidi"/>
          <w:szCs w:val="22"/>
          <w:lang w:eastAsia="en-US"/>
        </w:rPr>
        <w:t xml:space="preserve"> uma vez que</w:t>
      </w:r>
      <w:r w:rsidR="001A4167" w:rsidRPr="00720567">
        <w:rPr>
          <w:rFonts w:eastAsiaTheme="minorHAnsi" w:cstheme="minorBidi"/>
          <w:szCs w:val="22"/>
          <w:lang w:eastAsia="en-US"/>
        </w:rPr>
        <w:t>, neste caso de uso,</w:t>
      </w:r>
      <w:r w:rsidRPr="00720567">
        <w:rPr>
          <w:rFonts w:eastAsiaTheme="minorHAnsi" w:cstheme="minorBidi"/>
          <w:szCs w:val="22"/>
          <w:lang w:eastAsia="en-US"/>
        </w:rPr>
        <w:t xml:space="preserve"> as chaves são idênticas às apresentadas pelo MUG. Nesse sentido, esta é a única tabela de tradução entre o MUG e um caso de uso. </w:t>
      </w:r>
    </w:p>
    <w:p w14:paraId="5344E888" w14:textId="04CF3A39" w:rsidR="007F3E4B" w:rsidRDefault="007F3E4B" w:rsidP="00666790">
      <w:pPr>
        <w:pStyle w:val="Heading5"/>
      </w:pPr>
      <w:bookmarkStart w:id="106" w:name="_Toc163902271"/>
      <w:bookmarkStart w:id="107" w:name="_Toc168671661"/>
      <w:r w:rsidRPr="005F2985">
        <w:t>Periodicidade</w:t>
      </w:r>
      <w:bookmarkEnd w:id="106"/>
      <w:bookmarkEnd w:id="107"/>
    </w:p>
    <w:p w14:paraId="407D26B8" w14:textId="4E708652" w:rsidR="008005CF" w:rsidRPr="00720567" w:rsidRDefault="00542255" w:rsidP="00416B8E">
      <w:pPr>
        <w:spacing w:after="160" w:line="259" w:lineRule="auto"/>
        <w:jc w:val="both"/>
        <w:rPr>
          <w:rFonts w:eastAsiaTheme="minorHAnsi" w:cstheme="minorBidi"/>
          <w:szCs w:val="22"/>
          <w:lang w:eastAsia="en-US"/>
        </w:rPr>
      </w:pPr>
      <w:r>
        <w:rPr>
          <w:rFonts w:eastAsiaTheme="minorHAnsi" w:cstheme="minorBidi"/>
          <w:szCs w:val="22"/>
          <w:lang w:eastAsia="en-US"/>
        </w:rPr>
        <w:t xml:space="preserve">A tabela </w:t>
      </w:r>
      <w:r w:rsidR="008005CF" w:rsidRPr="00720567">
        <w:rPr>
          <w:rFonts w:eastAsiaTheme="minorHAnsi" w:cstheme="minorBidi"/>
          <w:i/>
          <w:szCs w:val="22"/>
          <w:lang w:eastAsia="en-US"/>
        </w:rPr>
        <w:t>cd_</w:t>
      </w:r>
      <w:proofErr w:type="gramStart"/>
      <w:r w:rsidR="008005CF" w:rsidRPr="00720567">
        <w:rPr>
          <w:rFonts w:eastAsiaTheme="minorHAnsi" w:cstheme="minorBidi"/>
          <w:i/>
          <w:szCs w:val="22"/>
          <w:lang w:eastAsia="en-US"/>
        </w:rPr>
        <w:t>garantias.kt</w:t>
      </w:r>
      <w:proofErr w:type="gramEnd"/>
      <w:r w:rsidR="008005CF" w:rsidRPr="00720567">
        <w:rPr>
          <w:rFonts w:eastAsiaTheme="minorHAnsi" w:cstheme="minorBidi"/>
          <w:i/>
          <w:szCs w:val="22"/>
          <w:lang w:eastAsia="en-US"/>
        </w:rPr>
        <w:t>_chaves_bdr_biengar</w:t>
      </w:r>
      <w:r w:rsidR="008005CF" w:rsidRPr="00720567">
        <w:rPr>
          <w:rFonts w:eastAsiaTheme="minorHAnsi" w:cstheme="minorBidi"/>
          <w:szCs w:val="22"/>
          <w:lang w:eastAsia="en-US"/>
        </w:rPr>
        <w:t xml:space="preserve"> </w:t>
      </w:r>
      <w:r w:rsidR="00416B8E" w:rsidRPr="00720567">
        <w:rPr>
          <w:rFonts w:eastAsiaTheme="minorHAnsi" w:cstheme="minorBidi"/>
          <w:szCs w:val="22"/>
          <w:lang w:eastAsia="en-US"/>
        </w:rPr>
        <w:t xml:space="preserve">é mensal e gerada automaticamente no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útil de cada mês. No caso do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do mês não ser um dia útil, o modelo gera uma cópia do último dia útil e atribui-lhe a partição de </w:t>
      </w:r>
      <w:r w:rsidR="00416B8E">
        <w:rPr>
          <w:rFonts w:eastAsiaTheme="minorHAnsi" w:cstheme="minorBidi"/>
          <w:szCs w:val="22"/>
          <w:lang w:eastAsia="en-US"/>
        </w:rPr>
        <w:t>primeiro</w:t>
      </w:r>
      <w:r w:rsidR="00416B8E" w:rsidRPr="00720567">
        <w:rPr>
          <w:rFonts w:eastAsiaTheme="minorHAnsi" w:cstheme="minorBidi"/>
          <w:szCs w:val="22"/>
          <w:lang w:eastAsia="en-US"/>
        </w:rPr>
        <w:t xml:space="preserve"> dia de calendário do mês. A t</w:t>
      </w:r>
      <w:r w:rsidR="00416B8E">
        <w:rPr>
          <w:rFonts w:eastAsiaTheme="minorHAnsi" w:cstheme="minorBidi"/>
          <w:szCs w:val="22"/>
          <w:lang w:eastAsia="en-US"/>
        </w:rPr>
        <w:t>ítulo de exemplo, se o dia 2</w:t>
      </w:r>
      <w:r w:rsidR="00416B8E" w:rsidRPr="00720567">
        <w:rPr>
          <w:rFonts w:eastAsiaTheme="minorHAnsi" w:cstheme="minorBidi"/>
          <w:szCs w:val="22"/>
          <w:lang w:eastAsia="en-US"/>
        </w:rPr>
        <w:t xml:space="preserve"> de um mês é um sábad</w:t>
      </w:r>
      <w:r w:rsidR="00416B8E">
        <w:rPr>
          <w:rFonts w:eastAsiaTheme="minorHAnsi" w:cstheme="minorBidi"/>
          <w:szCs w:val="22"/>
          <w:lang w:eastAsia="en-US"/>
        </w:rPr>
        <w:t>o, o MUG cria uma cópia do dia 1</w:t>
      </w:r>
      <w:r w:rsidR="00416B8E" w:rsidRPr="00720567">
        <w:rPr>
          <w:rFonts w:eastAsiaTheme="minorHAnsi" w:cstheme="minorBidi"/>
          <w:szCs w:val="22"/>
          <w:lang w:eastAsia="en-US"/>
        </w:rPr>
        <w:t xml:space="preserve"> (último dia útil) e atribui-lhe a ‘ref_date’ d</w:t>
      </w:r>
      <w:r w:rsidR="00416B8E">
        <w:rPr>
          <w:rFonts w:eastAsiaTheme="minorHAnsi" w:cstheme="minorBidi"/>
          <w:szCs w:val="22"/>
          <w:lang w:eastAsia="en-US"/>
        </w:rPr>
        <w:t>o dia 2</w:t>
      </w:r>
      <w:r w:rsidR="00416B8E" w:rsidRPr="00720567">
        <w:rPr>
          <w:rFonts w:eastAsiaTheme="minorHAnsi" w:cstheme="minorBidi"/>
          <w:szCs w:val="22"/>
          <w:lang w:eastAsia="en-US"/>
        </w:rPr>
        <w:t xml:space="preserve">. </w:t>
      </w:r>
    </w:p>
    <w:p w14:paraId="1CF954AB" w14:textId="3DC3FC0E"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w:t>
      </w:r>
      <w:r w:rsidR="00A24375" w:rsidRPr="00720567">
        <w:rPr>
          <w:rFonts w:eastAsiaTheme="minorHAnsi" w:cstheme="minorBidi"/>
          <w:szCs w:val="22"/>
          <w:lang w:eastAsia="en-US"/>
        </w:rPr>
        <w:t>julho 2023</w:t>
      </w:r>
      <w:r w:rsidRPr="00720567">
        <w:rPr>
          <w:rFonts w:eastAsiaTheme="minorHAnsi" w:cstheme="minorBidi"/>
          <w:szCs w:val="22"/>
          <w:lang w:eastAsia="en-US"/>
        </w:rPr>
        <w:t>.</w:t>
      </w:r>
    </w:p>
    <w:p w14:paraId="73CAA5BD" w14:textId="46476A1E" w:rsidR="00F97FBF" w:rsidRDefault="007F3E4B" w:rsidP="00666790">
      <w:pPr>
        <w:pStyle w:val="Heading5"/>
      </w:pPr>
      <w:bookmarkStart w:id="108" w:name="_Toc163902272"/>
      <w:bookmarkStart w:id="109" w:name="_Toc168671662"/>
      <w:r w:rsidRPr="005F2985">
        <w:t>Aprovisionamento</w:t>
      </w:r>
      <w:bookmarkEnd w:id="108"/>
      <w:bookmarkEnd w:id="109"/>
    </w:p>
    <w:p w14:paraId="47848DCF" w14:textId="4D37821D"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w:t>
      </w:r>
      <w:proofErr w:type="gramStart"/>
      <w:r w:rsidRPr="00720567">
        <w:rPr>
          <w:rFonts w:eastAsiaTheme="minorHAnsi" w:cstheme="minorBidi"/>
          <w:i/>
          <w:szCs w:val="22"/>
          <w:lang w:eastAsia="en-US"/>
        </w:rPr>
        <w:t>garantias.kt</w:t>
      </w:r>
      <w:proofErr w:type="gramEnd"/>
      <w:r w:rsidRPr="00720567">
        <w:rPr>
          <w:rFonts w:eastAsiaTheme="minorHAnsi" w:cstheme="minorBidi"/>
          <w:i/>
          <w:szCs w:val="22"/>
          <w:lang w:eastAsia="en-US"/>
        </w:rPr>
        <w:t>_chaves_bdr_biengar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367FBA8" w14:textId="79FB6420" w:rsidR="00BC1FC6" w:rsidRPr="00BE2C12" w:rsidRDefault="00BE2C12" w:rsidP="00BE2C12">
      <w:pPr>
        <w:pStyle w:val="Caption"/>
        <w:jc w:val="center"/>
        <w:rPr>
          <w:rFonts w:cs="Calibri"/>
          <w:b/>
          <w:color w:val="000000" w:themeColor="text1"/>
          <w:sz w:val="22"/>
          <w:szCs w:val="22"/>
        </w:rPr>
      </w:pPr>
      <w:bookmarkStart w:id="110" w:name="_Toc168413856"/>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18</w:t>
      </w:r>
      <w:r w:rsidRPr="00BE2C12">
        <w:rPr>
          <w:b/>
          <w:color w:val="000000" w:themeColor="text1"/>
          <w:sz w:val="22"/>
          <w:szCs w:val="22"/>
        </w:rPr>
        <w:fldChar w:fldCharType="end"/>
      </w:r>
      <w:r w:rsidRPr="00BE2C12">
        <w:rPr>
          <w:b/>
          <w:color w:val="000000" w:themeColor="text1"/>
          <w:sz w:val="22"/>
          <w:szCs w:val="22"/>
        </w:rPr>
        <w:t>: Informação das tabelas de aprovisionamento da cd_garantias.kt_chaves_intrf_grts_biyr</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8005CF" w:rsidRPr="005F1378" w14:paraId="4C132A41" w14:textId="77777777" w:rsidTr="006977B3">
        <w:trPr>
          <w:trHeight w:val="290"/>
        </w:trPr>
        <w:tc>
          <w:tcPr>
            <w:tcW w:w="1701" w:type="dxa"/>
            <w:shd w:val="clear" w:color="000000" w:fill="FF0000"/>
          </w:tcPr>
          <w:p w14:paraId="57BE3685" w14:textId="77777777" w:rsidR="008005CF" w:rsidRPr="005F1378" w:rsidRDefault="008005CF"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73E7DC2"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736B5576" w14:textId="77777777" w:rsidR="008005CF" w:rsidRPr="005F1378" w:rsidRDefault="008005CF"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7BA95D6"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no Data Lake</w:t>
            </w:r>
          </w:p>
        </w:tc>
      </w:tr>
      <w:tr w:rsidR="008005CF" w:rsidRPr="005F1378" w14:paraId="2F527445" w14:textId="77777777" w:rsidTr="006977B3">
        <w:trPr>
          <w:trHeight w:val="290"/>
        </w:trPr>
        <w:tc>
          <w:tcPr>
            <w:tcW w:w="1701" w:type="dxa"/>
          </w:tcPr>
          <w:p w14:paraId="1648CEAA" w14:textId="77777777" w:rsidR="008005CF" w:rsidRPr="005F1378" w:rsidRDefault="008005CF"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022D1B71"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17825CB3" w14:textId="77777777" w:rsidR="008005CF" w:rsidRPr="005F1378" w:rsidRDefault="008005CF"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7F2AFDAB"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r>
      <w:tr w:rsidR="008005CF" w:rsidRPr="005F1378" w14:paraId="378F0D43" w14:textId="77777777" w:rsidTr="006977B3">
        <w:trPr>
          <w:trHeight w:val="290"/>
        </w:trPr>
        <w:tc>
          <w:tcPr>
            <w:tcW w:w="1701" w:type="dxa"/>
          </w:tcPr>
          <w:p w14:paraId="76E4EA7E" w14:textId="1AD72DDE" w:rsidR="008005CF" w:rsidRDefault="008005CF" w:rsidP="008005CF">
            <w:pPr>
              <w:rPr>
                <w:rFonts w:cs="Calibri"/>
                <w:color w:val="000000"/>
                <w:sz w:val="18"/>
                <w:szCs w:val="18"/>
              </w:rPr>
            </w:pPr>
            <w:r>
              <w:rPr>
                <w:rFonts w:cs="Calibri"/>
                <w:color w:val="000000"/>
                <w:sz w:val="18"/>
                <w:szCs w:val="18"/>
              </w:rPr>
              <w:t>BDR</w:t>
            </w:r>
          </w:p>
          <w:p w14:paraId="3BE0E5A7" w14:textId="70F0F947" w:rsidR="008005CF" w:rsidRPr="005F1378" w:rsidRDefault="008005CF" w:rsidP="008005CF">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3DD70F56" w14:textId="25FF6375" w:rsidR="008005CF" w:rsidRPr="005F1378" w:rsidRDefault="007F4B7C" w:rsidP="008005CF">
            <w:pPr>
              <w:rPr>
                <w:rFonts w:cs="Calibri"/>
                <w:color w:val="000000"/>
                <w:sz w:val="18"/>
                <w:szCs w:val="18"/>
              </w:rPr>
            </w:pPr>
            <w:r w:rsidRPr="008005CF">
              <w:rPr>
                <w:rFonts w:cs="Calibri"/>
                <w:color w:val="000000"/>
                <w:sz w:val="18"/>
                <w:szCs w:val="18"/>
              </w:rPr>
              <w:t>kt_chaves_bdr</w:t>
            </w:r>
          </w:p>
        </w:tc>
        <w:tc>
          <w:tcPr>
            <w:tcW w:w="2041" w:type="dxa"/>
            <w:shd w:val="clear" w:color="auto" w:fill="auto"/>
            <w:noWrap/>
          </w:tcPr>
          <w:p w14:paraId="7E741DA5" w14:textId="20148593" w:rsidR="008005CF" w:rsidRPr="005F1378" w:rsidRDefault="008005CF" w:rsidP="008005CF">
            <w:pPr>
              <w:rPr>
                <w:rFonts w:cs="Calibri"/>
                <w:color w:val="000000"/>
                <w:sz w:val="18"/>
                <w:szCs w:val="18"/>
              </w:rPr>
            </w:pPr>
            <w:r>
              <w:rPr>
                <w:rFonts w:cs="Calibri"/>
                <w:color w:val="000000"/>
                <w:sz w:val="18"/>
                <w:szCs w:val="18"/>
              </w:rPr>
              <w:t>cd_captools</w:t>
            </w:r>
          </w:p>
        </w:tc>
        <w:tc>
          <w:tcPr>
            <w:tcW w:w="2041" w:type="dxa"/>
            <w:shd w:val="clear" w:color="auto" w:fill="auto"/>
            <w:noWrap/>
          </w:tcPr>
          <w:p w14:paraId="47A2471D" w14:textId="7D7F6C6F" w:rsidR="008005CF" w:rsidRPr="005F1378" w:rsidRDefault="008005CF" w:rsidP="008005CF">
            <w:pPr>
              <w:rPr>
                <w:sz w:val="18"/>
                <w:szCs w:val="18"/>
              </w:rPr>
            </w:pPr>
            <w:r w:rsidRPr="008005CF">
              <w:rPr>
                <w:rFonts w:cs="Calibri"/>
                <w:color w:val="000000"/>
                <w:sz w:val="18"/>
                <w:szCs w:val="18"/>
              </w:rPr>
              <w:t>kt_chaves_bdr</w:t>
            </w:r>
          </w:p>
        </w:tc>
      </w:tr>
      <w:tr w:rsidR="00BD623C" w:rsidRPr="005F1378" w14:paraId="5ABE6F0B" w14:textId="77777777" w:rsidTr="006977B3">
        <w:trPr>
          <w:trHeight w:val="290"/>
        </w:trPr>
        <w:tc>
          <w:tcPr>
            <w:tcW w:w="1701" w:type="dxa"/>
          </w:tcPr>
          <w:p w14:paraId="65C94395" w14:textId="77777777" w:rsidR="00BD623C" w:rsidRDefault="00BD623C" w:rsidP="00BD623C">
            <w:pPr>
              <w:rPr>
                <w:rFonts w:cs="Calibri"/>
                <w:color w:val="000000"/>
                <w:sz w:val="18"/>
                <w:szCs w:val="18"/>
              </w:rPr>
            </w:pPr>
            <w:r>
              <w:rPr>
                <w:rFonts w:cs="Calibri"/>
                <w:color w:val="000000"/>
                <w:sz w:val="18"/>
                <w:szCs w:val="18"/>
              </w:rPr>
              <w:t>BDR</w:t>
            </w:r>
          </w:p>
          <w:p w14:paraId="05FC8222" w14:textId="7532A33C" w:rsidR="00BD623C" w:rsidRPr="005F1378" w:rsidRDefault="00BD623C" w:rsidP="00BD623C">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43190E12" w14:textId="4AA15980" w:rsidR="00BD623C" w:rsidRPr="005F1378" w:rsidRDefault="007F4B7C" w:rsidP="00BD623C">
            <w:pPr>
              <w:rPr>
                <w:rFonts w:cs="Calibri"/>
                <w:color w:val="000000"/>
                <w:sz w:val="18"/>
                <w:szCs w:val="18"/>
              </w:rPr>
            </w:pPr>
            <w:r w:rsidRPr="008005CF">
              <w:rPr>
                <w:rFonts w:cs="Calibri"/>
                <w:color w:val="000000"/>
                <w:sz w:val="18"/>
                <w:szCs w:val="18"/>
              </w:rPr>
              <w:t>bdr_jm_trz_gar_real</w:t>
            </w:r>
          </w:p>
        </w:tc>
        <w:tc>
          <w:tcPr>
            <w:tcW w:w="2041" w:type="dxa"/>
            <w:shd w:val="clear" w:color="auto" w:fill="auto"/>
            <w:noWrap/>
          </w:tcPr>
          <w:p w14:paraId="333D9976" w14:textId="53D6A296" w:rsidR="00BD623C" w:rsidRPr="005F1378" w:rsidRDefault="00BD623C" w:rsidP="00BD623C">
            <w:pPr>
              <w:rPr>
                <w:rFonts w:cs="Calibri"/>
                <w:color w:val="000000"/>
                <w:sz w:val="18"/>
                <w:szCs w:val="18"/>
              </w:rPr>
            </w:pPr>
            <w:r>
              <w:rPr>
                <w:rFonts w:cs="Calibri"/>
                <w:color w:val="000000"/>
                <w:sz w:val="18"/>
                <w:szCs w:val="18"/>
              </w:rPr>
              <w:t>cd_captools</w:t>
            </w:r>
          </w:p>
        </w:tc>
        <w:tc>
          <w:tcPr>
            <w:tcW w:w="2041" w:type="dxa"/>
            <w:shd w:val="clear" w:color="auto" w:fill="auto"/>
            <w:noWrap/>
          </w:tcPr>
          <w:p w14:paraId="5D35244C" w14:textId="723C446F" w:rsidR="00BD623C" w:rsidRPr="005F1378" w:rsidRDefault="00BD623C" w:rsidP="00BD623C">
            <w:pPr>
              <w:rPr>
                <w:rFonts w:cs="Calibri"/>
                <w:color w:val="000000"/>
                <w:sz w:val="18"/>
                <w:szCs w:val="18"/>
              </w:rPr>
            </w:pPr>
            <w:r w:rsidRPr="008005CF">
              <w:rPr>
                <w:rFonts w:cs="Calibri"/>
                <w:color w:val="000000"/>
                <w:sz w:val="18"/>
                <w:szCs w:val="18"/>
              </w:rPr>
              <w:t>bdr_jm_trz_gar_real</w:t>
            </w:r>
          </w:p>
        </w:tc>
      </w:tr>
    </w:tbl>
    <w:p w14:paraId="70EDCD9F" w14:textId="77777777" w:rsidR="008005CF" w:rsidRDefault="008005CF">
      <w:pPr>
        <w:sectPr w:rsidR="008005CF" w:rsidSect="007F3E4B">
          <w:pgSz w:w="11906" w:h="16838"/>
          <w:pgMar w:top="1440" w:right="1440" w:bottom="1440" w:left="1440" w:header="709" w:footer="709" w:gutter="0"/>
          <w:cols w:space="708"/>
          <w:docGrid w:linePitch="360"/>
        </w:sectPr>
      </w:pPr>
    </w:p>
    <w:p w14:paraId="5BBD602F" w14:textId="6F3B9873" w:rsidR="00F61B8B" w:rsidRPr="00003D67" w:rsidRDefault="007F3E4B" w:rsidP="00666790">
      <w:pPr>
        <w:pStyle w:val="Heading5"/>
      </w:pPr>
      <w:bookmarkStart w:id="111" w:name="_Toc163902273"/>
      <w:bookmarkStart w:id="112" w:name="_Toc168671663"/>
      <w:r>
        <w:lastRenderedPageBreak/>
        <w:t xml:space="preserve">Detalhe </w:t>
      </w:r>
      <w:r w:rsidRPr="001E69C3">
        <w:t>dos</w:t>
      </w:r>
      <w:r>
        <w:t xml:space="preserve"> Campos</w:t>
      </w:r>
      <w:bookmarkEnd w:id="111"/>
      <w:bookmarkEnd w:id="112"/>
    </w:p>
    <w:p w14:paraId="2659DD7B" w14:textId="0BE2E4F6" w:rsidR="00003D67" w:rsidRPr="00BE2C12" w:rsidRDefault="00BE2C12" w:rsidP="00BE2C12">
      <w:pPr>
        <w:pStyle w:val="Caption"/>
        <w:jc w:val="center"/>
        <w:rPr>
          <w:rFonts w:cs="Calibri"/>
          <w:b/>
          <w:color w:val="000000" w:themeColor="text1"/>
          <w:sz w:val="22"/>
          <w:szCs w:val="22"/>
        </w:rPr>
      </w:pPr>
      <w:bookmarkStart w:id="113" w:name="_Toc168413857"/>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19</w:t>
      </w:r>
      <w:r w:rsidRPr="00BE2C12">
        <w:rPr>
          <w:b/>
          <w:color w:val="000000" w:themeColor="text1"/>
          <w:sz w:val="22"/>
          <w:szCs w:val="22"/>
        </w:rPr>
        <w:fldChar w:fldCharType="end"/>
      </w:r>
      <w:r w:rsidRPr="00BE2C12">
        <w:rPr>
          <w:b/>
          <w:color w:val="000000" w:themeColor="text1"/>
          <w:sz w:val="22"/>
          <w:szCs w:val="22"/>
        </w:rPr>
        <w:t>: Detalhe dos campos da cd_garantias.kt_chaves_intrf_grts_biyr</w:t>
      </w:r>
      <w:bookmarkEnd w:id="113"/>
    </w:p>
    <w:tbl>
      <w:tblPr>
        <w:tblW w:w="13850" w:type="dxa"/>
        <w:tblCellMar>
          <w:left w:w="0" w:type="dxa"/>
          <w:right w:w="0" w:type="dxa"/>
        </w:tblCellMar>
        <w:tblLook w:val="04A0" w:firstRow="1" w:lastRow="0" w:firstColumn="1" w:lastColumn="0" w:noHBand="0" w:noVBand="1"/>
      </w:tblPr>
      <w:tblGrid>
        <w:gridCol w:w="2058"/>
        <w:gridCol w:w="10942"/>
        <w:gridCol w:w="850"/>
      </w:tblGrid>
      <w:tr w:rsidR="00CA5732" w:rsidRPr="00F61B8B" w14:paraId="5DCB4299" w14:textId="77777777" w:rsidTr="00CA5732">
        <w:trPr>
          <w:trHeight w:val="289"/>
          <w:tblHeader/>
        </w:trPr>
        <w:tc>
          <w:tcPr>
            <w:tcW w:w="2058" w:type="dxa"/>
            <w:tcBorders>
              <w:top w:val="single" w:sz="4" w:space="0" w:color="auto"/>
              <w:left w:val="single" w:sz="4" w:space="0" w:color="auto"/>
              <w:bottom w:val="single" w:sz="4" w:space="0" w:color="auto"/>
              <w:right w:val="single" w:sz="4" w:space="0" w:color="auto"/>
            </w:tcBorders>
            <w:shd w:val="clear" w:color="000000" w:fill="FF0000"/>
            <w:noWrap/>
            <w:tcMar>
              <w:top w:w="15" w:type="dxa"/>
              <w:left w:w="15" w:type="dxa"/>
              <w:bottom w:w="0" w:type="dxa"/>
              <w:right w:w="15" w:type="dxa"/>
            </w:tcMar>
            <w:hideMark/>
          </w:tcPr>
          <w:p w14:paraId="02E07C9F" w14:textId="72CA8D5D" w:rsidR="00CA5732" w:rsidRPr="00C83380" w:rsidRDefault="005E27F1" w:rsidP="00C83380">
            <w:pPr>
              <w:rPr>
                <w:rFonts w:cs="Calibri"/>
                <w:b/>
                <w:bCs/>
                <w:color w:val="FFFFFF"/>
                <w:sz w:val="18"/>
                <w:szCs w:val="18"/>
              </w:rPr>
            </w:pPr>
            <w:r>
              <w:rPr>
                <w:rFonts w:cs="Calibri"/>
                <w:b/>
                <w:bCs/>
                <w:color w:val="FFFFFF"/>
                <w:sz w:val="18"/>
                <w:szCs w:val="18"/>
              </w:rPr>
              <w:t>Campo</w:t>
            </w:r>
            <w:r w:rsidR="00CA5732" w:rsidRPr="00C83380">
              <w:rPr>
                <w:rFonts w:cs="Calibri"/>
                <w:b/>
                <w:bCs/>
                <w:color w:val="FFFFFF"/>
                <w:sz w:val="18"/>
                <w:szCs w:val="18"/>
              </w:rPr>
              <w:t>s da tabela</w:t>
            </w:r>
          </w:p>
          <w:p w14:paraId="45A0FFC2" w14:textId="1799D080" w:rsidR="00CA5732" w:rsidRPr="007314D4" w:rsidRDefault="00CA5732" w:rsidP="00C83380">
            <w:pPr>
              <w:rPr>
                <w:rFonts w:cs="Calibri"/>
                <w:b/>
                <w:bCs/>
                <w:i/>
                <w:color w:val="FFFFFF"/>
                <w:sz w:val="18"/>
                <w:szCs w:val="18"/>
              </w:rPr>
            </w:pPr>
            <w:r w:rsidRPr="007314D4">
              <w:rPr>
                <w:rFonts w:cs="Calibri"/>
                <w:b/>
                <w:bCs/>
                <w:i/>
                <w:color w:val="FFFFFF"/>
                <w:sz w:val="18"/>
                <w:szCs w:val="18"/>
              </w:rPr>
              <w:t>kt_chaves_bdr_biengar</w:t>
            </w:r>
          </w:p>
        </w:tc>
        <w:tc>
          <w:tcPr>
            <w:tcW w:w="10942"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4C809BFA" w14:textId="77777777" w:rsidR="00CA5732" w:rsidRPr="00F61B8B" w:rsidRDefault="00CA5732">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7CECB23D" w14:textId="77777777" w:rsidR="00CA5732" w:rsidRPr="00F61B8B" w:rsidRDefault="00CA5732">
            <w:pPr>
              <w:rPr>
                <w:rFonts w:cs="Calibri"/>
                <w:b/>
                <w:bCs/>
                <w:color w:val="FFFFFF"/>
                <w:sz w:val="18"/>
                <w:szCs w:val="18"/>
              </w:rPr>
            </w:pPr>
            <w:r w:rsidRPr="00F61B8B">
              <w:rPr>
                <w:rFonts w:cs="Calibri"/>
                <w:b/>
                <w:bCs/>
                <w:color w:val="FFFFFF"/>
                <w:sz w:val="18"/>
                <w:szCs w:val="18"/>
              </w:rPr>
              <w:t>Formato</w:t>
            </w:r>
          </w:p>
        </w:tc>
      </w:tr>
      <w:tr w:rsidR="00CA5732" w:rsidRPr="00F61B8B" w14:paraId="4C1A78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9C6D3ED" w14:textId="77777777" w:rsidR="00CA5732" w:rsidRPr="00F61B8B" w:rsidRDefault="00CA5732">
            <w:pPr>
              <w:rPr>
                <w:rFonts w:cs="Calibri"/>
                <w:color w:val="000000"/>
                <w:sz w:val="18"/>
                <w:szCs w:val="18"/>
              </w:rPr>
            </w:pPr>
            <w:r w:rsidRPr="00F61B8B">
              <w:rPr>
                <w:rFonts w:cs="Calibri"/>
                <w:color w:val="000000"/>
                <w:sz w:val="18"/>
                <w:szCs w:val="18"/>
              </w:rPr>
              <w:t>cempresp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BD1DF7" w14:textId="52F04A0D"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3351AA" w14:textId="0258251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CB92FF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7AE3E2" w14:textId="77777777" w:rsidR="00CA5732" w:rsidRPr="00F61B8B" w:rsidRDefault="00CA5732">
            <w:pPr>
              <w:rPr>
                <w:rFonts w:cs="Calibri"/>
                <w:color w:val="000000"/>
                <w:sz w:val="18"/>
                <w:szCs w:val="18"/>
              </w:rPr>
            </w:pPr>
            <w:r w:rsidRPr="00F61B8B">
              <w:rPr>
                <w:rFonts w:cs="Calibri"/>
                <w:color w:val="000000"/>
                <w:sz w:val="18"/>
                <w:szCs w:val="18"/>
              </w:rPr>
              <w:t>ckbalres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8511F2" w14:textId="5C57536B"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0E3745" w14:textId="7F8ACE60"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02F9B6B"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772C478" w14:textId="77777777" w:rsidR="00CA5732" w:rsidRPr="00F61B8B" w:rsidRDefault="00CA5732">
            <w:pPr>
              <w:rPr>
                <w:rFonts w:cs="Calibri"/>
                <w:color w:val="000000"/>
                <w:sz w:val="18"/>
                <w:szCs w:val="18"/>
              </w:rPr>
            </w:pPr>
            <w:r w:rsidRPr="00F61B8B">
              <w:rPr>
                <w:rFonts w:cs="Calibri"/>
                <w:color w:val="000000"/>
                <w:sz w:val="18"/>
                <w:szCs w:val="18"/>
              </w:rPr>
              <w:t>ckctares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E7F4FA" w14:textId="6D6DED6C"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ADFC4E" w14:textId="10A0CC6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8E48EC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D69FFA9" w14:textId="77777777" w:rsidR="00CA5732" w:rsidRPr="00F61B8B" w:rsidRDefault="00CA5732">
            <w:pPr>
              <w:rPr>
                <w:rFonts w:cs="Calibri"/>
                <w:color w:val="000000"/>
                <w:sz w:val="18"/>
                <w:szCs w:val="18"/>
              </w:rPr>
            </w:pPr>
            <w:r w:rsidRPr="00F61B8B">
              <w:rPr>
                <w:rFonts w:cs="Calibri"/>
                <w:color w:val="000000"/>
                <w:sz w:val="18"/>
                <w:szCs w:val="18"/>
              </w:rPr>
              <w:t>ckrefresp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81BB2F" w14:textId="06DB3913" w:rsidR="00CA5732" w:rsidRPr="00F61B8B" w:rsidRDefault="00CA5732" w:rsidP="00AC23FE">
            <w:pPr>
              <w:rPr>
                <w:rFonts w:cs="Calibri"/>
                <w:color w:val="000000"/>
                <w:sz w:val="18"/>
                <w:szCs w:val="18"/>
              </w:rPr>
            </w:pPr>
            <w:r w:rsidRPr="00F61B8B">
              <w:rPr>
                <w:rFonts w:cs="Calibri"/>
                <w:color w:val="000000"/>
                <w:sz w:val="18"/>
                <w:szCs w:val="18"/>
              </w:rPr>
              <w:t>Chave da respo</w:t>
            </w:r>
            <w:r>
              <w:rPr>
                <w:rFonts w:cs="Calibri"/>
                <w:color w:val="000000"/>
                <w:sz w:val="18"/>
                <w:szCs w:val="18"/>
              </w:rPr>
              <w:t>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F6B232" w14:textId="703C849D"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406CE34"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34733ED" w14:textId="77777777" w:rsidR="00CA5732" w:rsidRPr="00F61B8B" w:rsidRDefault="00CA5732">
            <w:pPr>
              <w:rPr>
                <w:rFonts w:cs="Calibri"/>
                <w:color w:val="000000"/>
                <w:sz w:val="18"/>
                <w:szCs w:val="18"/>
              </w:rPr>
            </w:pPr>
            <w:r w:rsidRPr="00F61B8B">
              <w:rPr>
                <w:rFonts w:cs="Calibri"/>
                <w:color w:val="000000"/>
                <w:sz w:val="18"/>
                <w:szCs w:val="18"/>
              </w:rPr>
              <w:t>cempresa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9FE2B1" w14:textId="666B12D4"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C860BE" w14:textId="43F48E07"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4551516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218990" w14:textId="77777777" w:rsidR="00CA5732" w:rsidRPr="00F61B8B" w:rsidRDefault="00CA5732">
            <w:pPr>
              <w:rPr>
                <w:rFonts w:cs="Calibri"/>
                <w:color w:val="000000"/>
                <w:sz w:val="18"/>
                <w:szCs w:val="18"/>
              </w:rPr>
            </w:pPr>
            <w:r w:rsidRPr="00F61B8B">
              <w:rPr>
                <w:rFonts w:cs="Calibri"/>
                <w:color w:val="000000"/>
                <w:sz w:val="18"/>
                <w:szCs w:val="18"/>
              </w:rPr>
              <w:t>ckbalcao</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A75000" w14:textId="0249EC0F"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B4DF0D" w14:textId="54AFEC13"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749F701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ADA79A" w14:textId="77777777" w:rsidR="00CA5732" w:rsidRPr="00F61B8B" w:rsidRDefault="00CA5732">
            <w:pPr>
              <w:rPr>
                <w:rFonts w:cs="Calibri"/>
                <w:color w:val="000000"/>
                <w:sz w:val="18"/>
                <w:szCs w:val="18"/>
              </w:rPr>
            </w:pPr>
            <w:r w:rsidRPr="00F61B8B">
              <w:rPr>
                <w:rFonts w:cs="Calibri"/>
                <w:color w:val="000000"/>
                <w:sz w:val="18"/>
                <w:szCs w:val="18"/>
              </w:rPr>
              <w:t>cknumcta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039317" w14:textId="19551CD8"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2EB286" w14:textId="11D38F5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5D08A6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9CF9C1" w14:textId="77777777" w:rsidR="00CA5732" w:rsidRPr="00F61B8B" w:rsidRDefault="00CA5732">
            <w:pPr>
              <w:rPr>
                <w:rFonts w:cs="Calibri"/>
                <w:color w:val="000000"/>
                <w:sz w:val="18"/>
                <w:szCs w:val="18"/>
              </w:rPr>
            </w:pPr>
            <w:r w:rsidRPr="00F61B8B">
              <w:rPr>
                <w:rFonts w:cs="Calibri"/>
                <w:color w:val="000000"/>
                <w:sz w:val="18"/>
                <w:szCs w:val="18"/>
              </w:rPr>
              <w:t>comp_id_gar</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262645" w14:textId="4CFEEBC3" w:rsidR="00CA5732" w:rsidRPr="00F61B8B" w:rsidRDefault="00CA5732"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971802" w14:textId="5F60B7EB"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667FF7A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5A6A10" w14:textId="77777777" w:rsidR="00CA5732" w:rsidRPr="00F61B8B" w:rsidRDefault="00CA5732">
            <w:pPr>
              <w:rPr>
                <w:rFonts w:cs="Calibri"/>
                <w:color w:val="000000"/>
                <w:sz w:val="18"/>
                <w:szCs w:val="18"/>
              </w:rPr>
            </w:pPr>
            <w:r w:rsidRPr="00F61B8B">
              <w:rPr>
                <w:rFonts w:cs="Calibri"/>
                <w:color w:val="000000"/>
                <w:sz w:val="18"/>
                <w:szCs w:val="18"/>
              </w:rPr>
              <w:t>cempbem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3A396B9" w14:textId="3BBB6B7E"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D9DF72" w14:textId="6116EEA5"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5C142A6A"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4D8A9B" w14:textId="77777777" w:rsidR="00CA5732" w:rsidRPr="00F61B8B" w:rsidRDefault="00CA5732">
            <w:pPr>
              <w:rPr>
                <w:rFonts w:cs="Calibri"/>
                <w:color w:val="000000"/>
                <w:sz w:val="18"/>
                <w:szCs w:val="18"/>
              </w:rPr>
            </w:pPr>
            <w:r w:rsidRPr="00F61B8B">
              <w:rPr>
                <w:rFonts w:cs="Calibri"/>
                <w:color w:val="000000"/>
                <w:sz w:val="18"/>
                <w:szCs w:val="18"/>
              </w:rPr>
              <w:t>ckbalbem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CB3638" w14:textId="4B52EF82"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EC0159" w14:textId="42CB6446"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487137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AC0F22" w14:textId="77777777" w:rsidR="00CA5732" w:rsidRPr="00F61B8B" w:rsidRDefault="00CA5732">
            <w:pPr>
              <w:rPr>
                <w:rFonts w:cs="Calibri"/>
                <w:color w:val="000000"/>
                <w:sz w:val="18"/>
                <w:szCs w:val="18"/>
              </w:rPr>
            </w:pPr>
            <w:r w:rsidRPr="00F61B8B">
              <w:rPr>
                <w:rFonts w:cs="Calibri"/>
                <w:color w:val="000000"/>
                <w:sz w:val="18"/>
                <w:szCs w:val="18"/>
              </w:rPr>
              <w:t>ckctabem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CD5109" w14:textId="0D24526D"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AA9D43" w14:textId="75400726"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5F0448A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585471" w14:textId="77777777" w:rsidR="00CA5732" w:rsidRPr="00F61B8B" w:rsidRDefault="00CA5732">
            <w:pPr>
              <w:rPr>
                <w:rFonts w:cs="Calibri"/>
                <w:color w:val="000000"/>
                <w:sz w:val="18"/>
                <w:szCs w:val="18"/>
              </w:rPr>
            </w:pPr>
            <w:r w:rsidRPr="00F61B8B">
              <w:rPr>
                <w:rFonts w:cs="Calibri"/>
                <w:color w:val="000000"/>
                <w:sz w:val="18"/>
                <w:szCs w:val="18"/>
              </w:rPr>
              <w:t>ckrefbem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AC5188" w14:textId="0EC2E654"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C0D07C" w14:textId="52AEF89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020B276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262F9B7" w14:textId="77777777" w:rsidR="00CA5732" w:rsidRPr="00F61B8B" w:rsidRDefault="00CA5732">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F5DE24" w14:textId="77777777" w:rsidR="00CA5732" w:rsidRPr="00CD3F80" w:rsidRDefault="00CA5732" w:rsidP="00AC23FE">
            <w:pPr>
              <w:rPr>
                <w:rFonts w:cs="Calibri"/>
                <w:color w:val="000000"/>
                <w:sz w:val="18"/>
                <w:szCs w:val="18"/>
              </w:rPr>
            </w:pPr>
            <w:r w:rsidRPr="00CD3F80">
              <w:rPr>
                <w:rFonts w:cs="Calibri"/>
                <w:color w:val="000000"/>
                <w:sz w:val="18"/>
                <w:szCs w:val="18"/>
              </w:rPr>
              <w:t>Código que identifica a tipologia de garantia:</w:t>
            </w:r>
          </w:p>
          <w:p w14:paraId="6A12C848" w14:textId="71ABB055" w:rsidR="00CA5732" w:rsidRPr="00AC23FE" w:rsidRDefault="00CA5732" w:rsidP="00627E4A">
            <w:pPr>
              <w:pStyle w:val="ListParagraph"/>
              <w:numPr>
                <w:ilvl w:val="0"/>
                <w:numId w:val="45"/>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9A5416" w14:textId="3D3A671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CC9D375"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0F4853A" w14:textId="77777777" w:rsidR="00CA5732" w:rsidRPr="00F61B8B" w:rsidRDefault="00CA5732">
            <w:pPr>
              <w:rPr>
                <w:rFonts w:cs="Calibri"/>
                <w:color w:val="000000"/>
                <w:sz w:val="18"/>
                <w:szCs w:val="18"/>
              </w:rPr>
            </w:pPr>
            <w:r w:rsidRPr="00F61B8B">
              <w:rPr>
                <w:rFonts w:cs="Calibri"/>
                <w:color w:val="000000"/>
                <w:sz w:val="18"/>
                <w:szCs w:val="18"/>
              </w:rPr>
              <w:t>s1emp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A7A284" w14:textId="5B48CF70"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128561" w14:textId="15A59EBA"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1DD2B9C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5C21662" w14:textId="77777777" w:rsidR="00CA5732" w:rsidRPr="00F61B8B" w:rsidRDefault="00CA5732">
            <w:pPr>
              <w:rPr>
                <w:rFonts w:cs="Calibri"/>
                <w:color w:val="000000"/>
                <w:sz w:val="18"/>
                <w:szCs w:val="18"/>
              </w:rPr>
            </w:pPr>
            <w:r w:rsidRPr="00F61B8B">
              <w:rPr>
                <w:rFonts w:cs="Calibri"/>
                <w:color w:val="000000"/>
                <w:sz w:val="18"/>
                <w:szCs w:val="18"/>
              </w:rPr>
              <w:t>contra1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E17024" w14:textId="5517DF4A"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97D3F1" w14:textId="6CBF8B79"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3961F5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82CB532" w14:textId="77777777" w:rsidR="00CA5732" w:rsidRPr="00F61B8B" w:rsidRDefault="00CA5732">
            <w:pPr>
              <w:rPr>
                <w:rFonts w:cs="Calibri"/>
                <w:color w:val="000000"/>
                <w:sz w:val="18"/>
                <w:szCs w:val="18"/>
              </w:rPr>
            </w:pPr>
            <w:r w:rsidRPr="00F61B8B">
              <w:rPr>
                <w:rFonts w:cs="Calibri"/>
                <w:color w:val="000000"/>
                <w:sz w:val="18"/>
                <w:szCs w:val="18"/>
              </w:rPr>
              <w:t>biengar1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300CB7" w14:textId="1A4E1105" w:rsidR="00CA5732" w:rsidRPr="00F61B8B" w:rsidRDefault="00CA5732">
            <w:pPr>
              <w:rPr>
                <w:rFonts w:cs="Calibri"/>
                <w:color w:val="000000"/>
                <w:sz w:val="18"/>
                <w:szCs w:val="18"/>
              </w:rPr>
            </w:pPr>
            <w:r w:rsidRPr="00F61B8B">
              <w:rPr>
                <w:rFonts w:cs="Calibri"/>
                <w:color w:val="000000"/>
                <w:sz w:val="18"/>
                <w:szCs w:val="18"/>
              </w:rPr>
              <w:t xml:space="preserve">Chave da garantia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64A23F" w14:textId="1DFEA26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3C391F3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3E2700" w14:textId="77777777" w:rsidR="00CA5732" w:rsidRPr="00F61B8B" w:rsidRDefault="00CA5732">
            <w:pPr>
              <w:rPr>
                <w:rFonts w:cs="Calibri"/>
                <w:color w:val="000000"/>
                <w:sz w:val="18"/>
                <w:szCs w:val="18"/>
              </w:rPr>
            </w:pPr>
            <w:r w:rsidRPr="00F61B8B">
              <w:rPr>
                <w:rFonts w:cs="Calibri"/>
                <w:color w:val="000000"/>
                <w:sz w:val="18"/>
                <w:szCs w:val="18"/>
              </w:rPr>
              <w:t>tip_gara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6AFA46" w14:textId="4BBDE06D" w:rsidR="00CA5732" w:rsidRPr="00F61B8B" w:rsidRDefault="00CA5732">
            <w:pPr>
              <w:rPr>
                <w:rFonts w:cs="Calibri"/>
                <w:color w:val="000000"/>
                <w:sz w:val="18"/>
                <w:szCs w:val="18"/>
              </w:rPr>
            </w:pPr>
            <w:r w:rsidRPr="00F61B8B">
              <w:rPr>
                <w:rFonts w:cs="Calibri"/>
                <w:color w:val="000000"/>
                <w:sz w:val="18"/>
                <w:szCs w:val="18"/>
              </w:rPr>
              <w:t>Identificação do tipo de garantia (Financeira/Pessoal/Imóvel)</w:t>
            </w:r>
            <w:r>
              <w:rPr>
                <w:rFonts w:cs="Calibri"/>
                <w:color w:val="000000"/>
                <w:sz w:val="18"/>
                <w:szCs w:val="18"/>
              </w:rPr>
              <w:t xml:space="preserve"> na 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103003" w14:textId="1243C241" w:rsidR="00CA5732" w:rsidRPr="00F61B8B" w:rsidRDefault="00CA5732">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r w:rsidR="00CA5732" w:rsidRPr="00F61B8B" w14:paraId="1BB79AE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F90AE7" w14:textId="77777777" w:rsidR="00CA5732" w:rsidRPr="00F61B8B" w:rsidRDefault="00CA5732"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9274118" w14:textId="77777777" w:rsidR="00CA5732" w:rsidRPr="00212559" w:rsidRDefault="00CA5732" w:rsidP="00AC23FE">
            <w:pPr>
              <w:rPr>
                <w:rFonts w:cs="Calibri"/>
                <w:color w:val="000000"/>
                <w:sz w:val="18"/>
                <w:szCs w:val="18"/>
              </w:rPr>
            </w:pPr>
            <w:r w:rsidRPr="00212559">
              <w:rPr>
                <w:rFonts w:cs="Calibri"/>
                <w:color w:val="000000"/>
                <w:sz w:val="18"/>
                <w:szCs w:val="18"/>
              </w:rPr>
              <w:t>Data de referência dos dados:</w:t>
            </w:r>
          </w:p>
          <w:p w14:paraId="31F9104F"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3AF37154"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46240D65" w14:textId="284F7A0F" w:rsidR="00CA5732" w:rsidRPr="00AC23FE" w:rsidRDefault="00CA5732"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22AE7C" w14:textId="2FAB964A" w:rsidR="00CA5732" w:rsidRPr="00F61B8B" w:rsidRDefault="00CA5732" w:rsidP="00AC23FE">
            <w:pPr>
              <w:rPr>
                <w:rFonts w:cs="Calibri"/>
                <w:color w:val="000000"/>
                <w:sz w:val="18"/>
                <w:szCs w:val="18"/>
              </w:rPr>
            </w:pPr>
            <w:r w:rsidRPr="00F61B8B">
              <w:rPr>
                <w:rFonts w:cs="Calibri"/>
                <w:color w:val="000000"/>
                <w:sz w:val="18"/>
                <w:szCs w:val="18"/>
              </w:rPr>
              <w:t> </w:t>
            </w:r>
            <w:r w:rsidR="00BE2C12">
              <w:rPr>
                <w:rFonts w:cs="Calibri"/>
                <w:color w:val="000000"/>
                <w:sz w:val="18"/>
                <w:szCs w:val="18"/>
              </w:rPr>
              <w:t>String</w:t>
            </w:r>
          </w:p>
        </w:tc>
      </w:tr>
    </w:tbl>
    <w:p w14:paraId="6CB255CA" w14:textId="6DBF9445" w:rsidR="007F3E4B" w:rsidRPr="008B6B55" w:rsidRDefault="00F61B8B" w:rsidP="008B6B55">
      <w:pPr>
        <w:rPr>
          <w:rFonts w:eastAsiaTheme="majorEastAsia" w:cstheme="majorBidi"/>
          <w:u w:val="single"/>
        </w:rPr>
      </w:pPr>
      <w:r>
        <w:t xml:space="preserve"> </w:t>
      </w:r>
      <w:r w:rsidR="008B6B55">
        <w:br w:type="page"/>
      </w:r>
    </w:p>
    <w:p w14:paraId="383DA636" w14:textId="77777777" w:rsidR="008B6B55" w:rsidRDefault="008B6B55" w:rsidP="00D93BA2">
      <w:pPr>
        <w:pStyle w:val="Heading5"/>
        <w:sectPr w:rsidR="008B6B55" w:rsidSect="008B6B55">
          <w:pgSz w:w="16838" w:h="11906" w:orient="landscape"/>
          <w:pgMar w:top="1440" w:right="1440" w:bottom="1440" w:left="1440" w:header="709" w:footer="709" w:gutter="0"/>
          <w:cols w:space="708"/>
          <w:docGrid w:linePitch="360"/>
        </w:sectPr>
      </w:pPr>
    </w:p>
    <w:p w14:paraId="1DABB95D" w14:textId="07739F1D" w:rsidR="00B06055" w:rsidRPr="00C969FE" w:rsidRDefault="00B06055" w:rsidP="00666790">
      <w:pPr>
        <w:pStyle w:val="Heading3"/>
      </w:pPr>
      <w:bookmarkStart w:id="114" w:name="_Toc168671664"/>
      <w:bookmarkStart w:id="115" w:name="_Toc163902274"/>
      <w:r w:rsidRPr="00C969FE">
        <w:lastRenderedPageBreak/>
        <w:t xml:space="preserve">Tabelas </w:t>
      </w:r>
      <w:r w:rsidRPr="00C969FE">
        <w:rPr>
          <w:i/>
        </w:rPr>
        <w:t>Views</w:t>
      </w:r>
      <w:bookmarkEnd w:id="114"/>
    </w:p>
    <w:p w14:paraId="79ABD36E" w14:textId="458A9698"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As tabelas de interface do MUG contêm a informação necessária a enviar para os diferentes casos de uso. No entanto, dependendo do destinatário da informação, as tabelas necessitam de ser adaptadas para que a sua estrutura corresponda à exigi</w:t>
      </w:r>
      <w:r w:rsidR="001F7503" w:rsidRPr="00720567">
        <w:rPr>
          <w:rFonts w:eastAsiaTheme="minorHAnsi" w:cstheme="minorBidi"/>
          <w:szCs w:val="22"/>
          <w:lang w:eastAsia="en-US"/>
        </w:rPr>
        <w:t xml:space="preserve">da pelo caso de uso. A fotografia final já com as (poucas) alterações realizadas </w:t>
      </w:r>
      <w:proofErr w:type="gramStart"/>
      <w:r w:rsidR="001F7503" w:rsidRPr="00720567">
        <w:rPr>
          <w:rFonts w:eastAsiaTheme="minorHAnsi" w:cstheme="minorBidi"/>
          <w:szCs w:val="22"/>
          <w:lang w:eastAsia="en-US"/>
        </w:rPr>
        <w:t>nos interfaces</w:t>
      </w:r>
      <w:proofErr w:type="gramEnd"/>
      <w:r w:rsidR="001F7503" w:rsidRPr="00720567">
        <w:rPr>
          <w:rFonts w:eastAsiaTheme="minorHAnsi" w:cstheme="minorBidi"/>
          <w:szCs w:val="22"/>
          <w:lang w:eastAsia="en-US"/>
        </w:rPr>
        <w:t xml:space="preserve"> do MUG são visíveis através de </w:t>
      </w:r>
      <w:r w:rsidR="001F7503" w:rsidRPr="00720567">
        <w:rPr>
          <w:rFonts w:eastAsiaTheme="minorHAnsi" w:cstheme="minorBidi"/>
          <w:i/>
          <w:szCs w:val="22"/>
          <w:lang w:eastAsia="en-US"/>
        </w:rPr>
        <w:t>views</w:t>
      </w:r>
      <w:r w:rsidR="001F7503" w:rsidRPr="00720567">
        <w:rPr>
          <w:rFonts w:eastAsiaTheme="minorHAnsi" w:cstheme="minorBidi"/>
          <w:szCs w:val="22"/>
          <w:lang w:eastAsia="en-US"/>
        </w:rPr>
        <w:t xml:space="preserve"> criadas para</w:t>
      </w:r>
      <w:r w:rsidRPr="00720567">
        <w:rPr>
          <w:rFonts w:eastAsiaTheme="minorHAnsi" w:cstheme="minorBidi"/>
          <w:szCs w:val="22"/>
          <w:lang w:eastAsia="en-US"/>
        </w:rPr>
        <w:t xml:space="preserve"> alterações realizadas nos interfaces do MUG podem ser visível através de </w:t>
      </w:r>
      <w:r w:rsidRPr="00720567">
        <w:rPr>
          <w:rFonts w:eastAsiaTheme="minorHAnsi" w:cstheme="minorBidi"/>
          <w:i/>
          <w:szCs w:val="22"/>
          <w:lang w:eastAsia="en-US"/>
        </w:rPr>
        <w:t>views</w:t>
      </w:r>
      <w:r w:rsidRPr="00720567">
        <w:rPr>
          <w:rFonts w:eastAsiaTheme="minorHAnsi" w:cstheme="minorBidi"/>
          <w:szCs w:val="22"/>
          <w:lang w:eastAsia="en-US"/>
        </w:rPr>
        <w:t xml:space="preserve"> criadas para que seja possível visualizar a tabela e a informação exata e final que é enviada para os diferentes casos de uso.</w:t>
      </w:r>
    </w:p>
    <w:p w14:paraId="575627DD" w14:textId="6FE748E3" w:rsidR="001F7503" w:rsidRPr="00C969FE" w:rsidRDefault="001F7503" w:rsidP="00666790">
      <w:pPr>
        <w:pStyle w:val="Heading4"/>
      </w:pPr>
      <w:bookmarkStart w:id="116" w:name="_Toc168671665"/>
      <w:r w:rsidRPr="007314D4">
        <w:rPr>
          <w:i/>
        </w:rPr>
        <w:t>Views</w:t>
      </w:r>
      <w:r>
        <w:t xml:space="preserve"> de interface para IFRS9</w:t>
      </w:r>
      <w:bookmarkEnd w:id="116"/>
    </w:p>
    <w:p w14:paraId="0EE79F57" w14:textId="7B538F48" w:rsidR="00D46501" w:rsidRDefault="008B6B55" w:rsidP="00666790">
      <w:pPr>
        <w:pStyle w:val="Heading5"/>
      </w:pPr>
      <w:bookmarkStart w:id="117" w:name="_Toc168671666"/>
      <w:r w:rsidRPr="007314D4">
        <w:rPr>
          <w:i/>
        </w:rPr>
        <w:t>View</w:t>
      </w:r>
      <w:r>
        <w:t xml:space="preserve"> da tabela de responsabilidades e processos</w:t>
      </w:r>
      <w:r w:rsidR="000836DD">
        <w:t>/cauções</w:t>
      </w:r>
      <w:r>
        <w:t xml:space="preserve"> para IFRS: </w:t>
      </w:r>
      <w:r w:rsidRPr="00AA4469">
        <w:rPr>
          <w:i/>
        </w:rPr>
        <w:t>cd_garantias.gt015_report_biyr9500_ifrs</w:t>
      </w:r>
      <w:bookmarkEnd w:id="115"/>
      <w:bookmarkEnd w:id="117"/>
    </w:p>
    <w:p w14:paraId="4AF4208E" w14:textId="47F23791"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de IFRS9, de acordo com os seus critérios e formatos necessários. </w:t>
      </w:r>
    </w:p>
    <w:p w14:paraId="555B8174" w14:textId="1C74F8D5" w:rsidR="00A40A29"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4E7AB85A" w14:textId="12BD59EC" w:rsidR="00BE2C12" w:rsidRPr="00BE2C12" w:rsidRDefault="00BE2C12" w:rsidP="00BE2C12">
      <w:pPr>
        <w:pStyle w:val="Caption"/>
        <w:jc w:val="center"/>
        <w:rPr>
          <w:rFonts w:eastAsiaTheme="minorHAnsi" w:cstheme="minorBidi"/>
          <w:b/>
          <w:color w:val="000000" w:themeColor="text1"/>
          <w:sz w:val="22"/>
          <w:szCs w:val="22"/>
          <w:lang w:eastAsia="en-US"/>
        </w:rPr>
      </w:pPr>
      <w:bookmarkStart w:id="118" w:name="_Toc16841385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C8031D">
        <w:rPr>
          <w:b/>
          <w:noProof/>
          <w:color w:val="000000" w:themeColor="text1"/>
          <w:sz w:val="22"/>
          <w:szCs w:val="22"/>
        </w:rPr>
        <w:t>20</w:t>
      </w:r>
      <w:r w:rsidRPr="00BE2C12">
        <w:rPr>
          <w:b/>
          <w:color w:val="000000" w:themeColor="text1"/>
          <w:sz w:val="22"/>
          <w:szCs w:val="22"/>
        </w:rPr>
        <w:fldChar w:fldCharType="end"/>
      </w:r>
      <w:r w:rsidRPr="00BE2C12">
        <w:rPr>
          <w:b/>
          <w:color w:val="000000" w:themeColor="text1"/>
          <w:sz w:val="22"/>
          <w:szCs w:val="22"/>
        </w:rPr>
        <w:t>: Detalhe dos campos e das suas transformações da cd_garantias.gt015_report_biyr9500_ifrs</w:t>
      </w:r>
      <w:bookmarkEnd w:id="11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71"/>
      </w:tblGrid>
      <w:tr w:rsidR="00C517E8" w:rsidRPr="00C517E8" w14:paraId="22D162D3" w14:textId="77777777" w:rsidTr="00FB6E8E">
        <w:trPr>
          <w:trHeight w:val="290"/>
          <w:tblHeader/>
        </w:trPr>
        <w:tc>
          <w:tcPr>
            <w:tcW w:w="2196" w:type="dxa"/>
            <w:shd w:val="clear" w:color="auto" w:fill="FF0000"/>
            <w:noWrap/>
            <w:hideMark/>
          </w:tcPr>
          <w:p w14:paraId="35B249D2" w14:textId="7E8BA294" w:rsidR="00A40A29" w:rsidRPr="00A40A29" w:rsidRDefault="00B935DB" w:rsidP="00A40A29">
            <w:pPr>
              <w:rPr>
                <w:rFonts w:cs="Calibri"/>
                <w:b/>
                <w:bCs/>
                <w:color w:val="FFFFFF"/>
                <w:sz w:val="18"/>
                <w:szCs w:val="18"/>
                <w:lang w:val="en-US"/>
              </w:rPr>
            </w:pPr>
            <w:r>
              <w:rPr>
                <w:rFonts w:cs="Calibri"/>
                <w:b/>
                <w:bCs/>
                <w:color w:val="FFFFFF"/>
                <w:sz w:val="18"/>
                <w:szCs w:val="18"/>
                <w:lang w:val="en-US"/>
              </w:rPr>
              <w:t>Campos</w:t>
            </w:r>
            <w:r w:rsidR="00A40A29" w:rsidRPr="00A40A29">
              <w:rPr>
                <w:rFonts w:cs="Calibri"/>
                <w:b/>
                <w:bCs/>
                <w:color w:val="FFFFFF"/>
                <w:sz w:val="18"/>
                <w:szCs w:val="18"/>
                <w:lang w:val="en-US"/>
              </w:rPr>
              <w:t xml:space="preserve"> da </w:t>
            </w:r>
            <w:r w:rsidR="00A40A29" w:rsidRPr="00A40A29">
              <w:rPr>
                <w:rFonts w:cs="Calibri"/>
                <w:b/>
                <w:bCs/>
                <w:i/>
                <w:color w:val="FFFFFF"/>
                <w:sz w:val="18"/>
                <w:szCs w:val="18"/>
                <w:lang w:val="en-US"/>
              </w:rPr>
              <w:t>view</w:t>
            </w:r>
          </w:p>
          <w:p w14:paraId="5EC1865B" w14:textId="3D3D04DF" w:rsidR="00C517E8" w:rsidRPr="00A40A29" w:rsidRDefault="00A40A29" w:rsidP="00A40A29">
            <w:pPr>
              <w:rPr>
                <w:rFonts w:cs="Calibri"/>
                <w:color w:val="000000"/>
                <w:sz w:val="18"/>
                <w:szCs w:val="18"/>
                <w:lang w:val="en-US"/>
              </w:rPr>
            </w:pPr>
            <w:r w:rsidRPr="00A40A29">
              <w:rPr>
                <w:rFonts w:cs="Calibri"/>
                <w:b/>
                <w:bCs/>
                <w:i/>
                <w:color w:val="FFFFFF"/>
                <w:sz w:val="18"/>
                <w:szCs w:val="18"/>
                <w:lang w:val="en-US"/>
              </w:rPr>
              <w:t>gt015_report_biyr9500_ifrs</w:t>
            </w:r>
          </w:p>
        </w:tc>
        <w:tc>
          <w:tcPr>
            <w:tcW w:w="6871" w:type="dxa"/>
            <w:shd w:val="clear" w:color="auto" w:fill="FF0000"/>
            <w:noWrap/>
            <w:hideMark/>
          </w:tcPr>
          <w:p w14:paraId="414C2FC5" w14:textId="4421ADB2" w:rsidR="00C517E8" w:rsidRPr="00A40A29" w:rsidRDefault="00A40A29" w:rsidP="00A40A29">
            <w:pPr>
              <w:rPr>
                <w:rFonts w:cs="Calibri"/>
                <w:color w:val="000000"/>
                <w:sz w:val="18"/>
                <w:szCs w:val="18"/>
              </w:rPr>
            </w:pPr>
            <w:r w:rsidRPr="00CE24BD">
              <w:rPr>
                <w:rFonts w:cs="Calibri"/>
                <w:b/>
                <w:bCs/>
                <w:color w:val="FFFFFF"/>
                <w:sz w:val="18"/>
                <w:szCs w:val="18"/>
              </w:rPr>
              <w:t>Alterações a partir da tabela</w:t>
            </w:r>
            <w:r>
              <w:rPr>
                <w:rFonts w:cs="Calibri"/>
                <w:color w:val="000000"/>
                <w:sz w:val="18"/>
                <w:szCs w:val="18"/>
              </w:rPr>
              <w:t xml:space="preserve"> </w:t>
            </w:r>
            <w:r w:rsidRPr="00A40A29">
              <w:rPr>
                <w:rFonts w:cs="Calibri"/>
                <w:b/>
                <w:bCs/>
                <w:i/>
                <w:color w:val="FFFFFF"/>
                <w:sz w:val="18"/>
                <w:szCs w:val="18"/>
              </w:rPr>
              <w:t>gt015_report_biyr9500</w:t>
            </w:r>
          </w:p>
        </w:tc>
      </w:tr>
      <w:tr w:rsidR="00C517E8" w:rsidRPr="00C517E8" w14:paraId="235C8D75" w14:textId="77777777" w:rsidTr="00A40A29">
        <w:trPr>
          <w:trHeight w:val="290"/>
        </w:trPr>
        <w:tc>
          <w:tcPr>
            <w:tcW w:w="2196" w:type="dxa"/>
            <w:shd w:val="clear" w:color="auto" w:fill="auto"/>
            <w:noWrap/>
            <w:hideMark/>
          </w:tcPr>
          <w:p w14:paraId="55C8EC5A" w14:textId="77777777" w:rsidR="00C517E8" w:rsidRPr="00C517E8" w:rsidRDefault="00C517E8" w:rsidP="00A40A29">
            <w:pPr>
              <w:rPr>
                <w:rFonts w:cs="Calibri"/>
                <w:color w:val="000000"/>
                <w:sz w:val="18"/>
                <w:szCs w:val="18"/>
              </w:rPr>
            </w:pPr>
            <w:r w:rsidRPr="00C517E8">
              <w:rPr>
                <w:rFonts w:cs="Calibri"/>
                <w:color w:val="000000"/>
                <w:sz w:val="18"/>
                <w:szCs w:val="18"/>
              </w:rPr>
              <w:t>datdados</w:t>
            </w:r>
          </w:p>
        </w:tc>
        <w:tc>
          <w:tcPr>
            <w:tcW w:w="6871" w:type="dxa"/>
            <w:shd w:val="clear" w:color="auto" w:fill="auto"/>
            <w:noWrap/>
            <w:hideMark/>
          </w:tcPr>
          <w:p w14:paraId="18201F46" w14:textId="0CA53484" w:rsidR="00C517E8" w:rsidRPr="00013B93" w:rsidRDefault="00C517E8"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‘9999-12-31’</w:t>
            </w:r>
          </w:p>
        </w:tc>
      </w:tr>
      <w:tr w:rsidR="00C517E8" w:rsidRPr="00C517E8" w14:paraId="0E679447" w14:textId="77777777" w:rsidTr="00A40A29">
        <w:trPr>
          <w:trHeight w:val="290"/>
        </w:trPr>
        <w:tc>
          <w:tcPr>
            <w:tcW w:w="2196" w:type="dxa"/>
            <w:shd w:val="clear" w:color="auto" w:fill="auto"/>
            <w:noWrap/>
            <w:hideMark/>
          </w:tcPr>
          <w:p w14:paraId="30AB90DB" w14:textId="77777777" w:rsidR="00C517E8" w:rsidRPr="00C517E8" w:rsidRDefault="00C517E8" w:rsidP="00A40A29">
            <w:pPr>
              <w:rPr>
                <w:rFonts w:cs="Calibri"/>
                <w:color w:val="000000"/>
                <w:sz w:val="18"/>
                <w:szCs w:val="18"/>
              </w:rPr>
            </w:pPr>
            <w:r w:rsidRPr="00C517E8">
              <w:rPr>
                <w:rFonts w:cs="Calibri"/>
                <w:color w:val="000000"/>
                <w:sz w:val="18"/>
                <w:szCs w:val="18"/>
              </w:rPr>
              <w:t>cempresabg</w:t>
            </w:r>
          </w:p>
        </w:tc>
        <w:tc>
          <w:tcPr>
            <w:tcW w:w="6871" w:type="dxa"/>
            <w:shd w:val="clear" w:color="auto" w:fill="auto"/>
            <w:noWrap/>
            <w:hideMark/>
          </w:tcPr>
          <w:p w14:paraId="40E0E2BF" w14:textId="418C4A92"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4832CE92" w14:textId="77777777" w:rsidTr="00A40A29">
        <w:trPr>
          <w:trHeight w:val="290"/>
        </w:trPr>
        <w:tc>
          <w:tcPr>
            <w:tcW w:w="2196" w:type="dxa"/>
            <w:shd w:val="clear" w:color="auto" w:fill="auto"/>
            <w:noWrap/>
            <w:hideMark/>
          </w:tcPr>
          <w:p w14:paraId="36B027EF" w14:textId="77777777" w:rsidR="00C517E8" w:rsidRPr="00C517E8" w:rsidRDefault="00C517E8" w:rsidP="00A40A29">
            <w:pPr>
              <w:rPr>
                <w:rFonts w:cs="Calibri"/>
                <w:color w:val="000000"/>
                <w:sz w:val="18"/>
                <w:szCs w:val="18"/>
              </w:rPr>
            </w:pPr>
            <w:r w:rsidRPr="00C517E8">
              <w:rPr>
                <w:rFonts w:cs="Calibri"/>
                <w:color w:val="000000"/>
                <w:sz w:val="18"/>
                <w:szCs w:val="18"/>
              </w:rPr>
              <w:t>ccontrglb</w:t>
            </w:r>
          </w:p>
        </w:tc>
        <w:tc>
          <w:tcPr>
            <w:tcW w:w="6871" w:type="dxa"/>
            <w:shd w:val="clear" w:color="auto" w:fill="auto"/>
            <w:noWrap/>
            <w:hideMark/>
          </w:tcPr>
          <w:p w14:paraId="1EF8C1E2" w14:textId="63D861FE"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2BD40B13" w14:textId="77777777" w:rsidTr="00A40A29">
        <w:trPr>
          <w:trHeight w:val="290"/>
        </w:trPr>
        <w:tc>
          <w:tcPr>
            <w:tcW w:w="2196" w:type="dxa"/>
            <w:shd w:val="clear" w:color="auto" w:fill="auto"/>
            <w:noWrap/>
            <w:hideMark/>
          </w:tcPr>
          <w:p w14:paraId="602B9E37" w14:textId="77777777" w:rsidR="00C517E8" w:rsidRPr="00C517E8" w:rsidRDefault="00C517E8" w:rsidP="00A40A29">
            <w:pPr>
              <w:rPr>
                <w:rFonts w:cs="Calibri"/>
                <w:color w:val="000000"/>
                <w:sz w:val="18"/>
                <w:szCs w:val="18"/>
              </w:rPr>
            </w:pPr>
            <w:r w:rsidRPr="00C517E8">
              <w:rPr>
                <w:rFonts w:cs="Calibri"/>
                <w:color w:val="000000"/>
                <w:sz w:val="18"/>
                <w:szCs w:val="18"/>
              </w:rPr>
              <w:t>tipgargblbg</w:t>
            </w:r>
          </w:p>
        </w:tc>
        <w:tc>
          <w:tcPr>
            <w:tcW w:w="6871" w:type="dxa"/>
            <w:shd w:val="clear" w:color="auto" w:fill="auto"/>
            <w:noWrap/>
            <w:hideMark/>
          </w:tcPr>
          <w:p w14:paraId="04618265" w14:textId="6D9DD5E9"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551ED6A7" w14:textId="77777777" w:rsidTr="00A40A29">
        <w:trPr>
          <w:trHeight w:val="290"/>
        </w:trPr>
        <w:tc>
          <w:tcPr>
            <w:tcW w:w="2196" w:type="dxa"/>
            <w:shd w:val="clear" w:color="auto" w:fill="auto"/>
            <w:noWrap/>
            <w:hideMark/>
          </w:tcPr>
          <w:p w14:paraId="00B99C17" w14:textId="77777777" w:rsidR="00C517E8" w:rsidRPr="00C517E8" w:rsidRDefault="00C517E8" w:rsidP="00A40A29">
            <w:pPr>
              <w:rPr>
                <w:rFonts w:cs="Calibri"/>
                <w:color w:val="000000"/>
                <w:sz w:val="18"/>
                <w:szCs w:val="18"/>
              </w:rPr>
            </w:pPr>
            <w:r w:rsidRPr="00C517E8">
              <w:rPr>
                <w:rFonts w:cs="Calibri"/>
                <w:color w:val="000000"/>
                <w:sz w:val="18"/>
                <w:szCs w:val="18"/>
              </w:rPr>
              <w:t>cgarglb</w:t>
            </w:r>
          </w:p>
        </w:tc>
        <w:tc>
          <w:tcPr>
            <w:tcW w:w="6871" w:type="dxa"/>
            <w:shd w:val="clear" w:color="auto" w:fill="auto"/>
            <w:noWrap/>
            <w:hideMark/>
          </w:tcPr>
          <w:p w14:paraId="6BA5DD11" w14:textId="4B2A1D90"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0FDB351B" w14:textId="77777777" w:rsidTr="00A40A29">
        <w:trPr>
          <w:trHeight w:val="290"/>
        </w:trPr>
        <w:tc>
          <w:tcPr>
            <w:tcW w:w="2196" w:type="dxa"/>
            <w:shd w:val="clear" w:color="auto" w:fill="auto"/>
            <w:noWrap/>
            <w:hideMark/>
          </w:tcPr>
          <w:p w14:paraId="1B1DA541" w14:textId="77777777" w:rsidR="00C517E8" w:rsidRPr="00C517E8" w:rsidRDefault="00C517E8" w:rsidP="00A40A29">
            <w:pPr>
              <w:rPr>
                <w:rFonts w:cs="Calibri"/>
                <w:color w:val="000000"/>
                <w:sz w:val="18"/>
                <w:szCs w:val="18"/>
              </w:rPr>
            </w:pPr>
            <w:r w:rsidRPr="00C517E8">
              <w:rPr>
                <w:rFonts w:cs="Calibri"/>
                <w:color w:val="000000"/>
                <w:sz w:val="18"/>
                <w:szCs w:val="18"/>
              </w:rPr>
              <w:t>dabertur</w:t>
            </w:r>
          </w:p>
        </w:tc>
        <w:tc>
          <w:tcPr>
            <w:tcW w:w="6871" w:type="dxa"/>
            <w:shd w:val="clear" w:color="auto" w:fill="auto"/>
            <w:noWrap/>
            <w:hideMark/>
          </w:tcPr>
          <w:p w14:paraId="5B596742" w14:textId="0EAE093E"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A7EB0EF" w14:textId="77777777" w:rsidTr="00A40A29">
        <w:trPr>
          <w:trHeight w:val="290"/>
        </w:trPr>
        <w:tc>
          <w:tcPr>
            <w:tcW w:w="2196" w:type="dxa"/>
            <w:shd w:val="clear" w:color="auto" w:fill="auto"/>
            <w:noWrap/>
            <w:hideMark/>
          </w:tcPr>
          <w:p w14:paraId="67911663" w14:textId="77777777" w:rsidR="00C517E8" w:rsidRPr="00C517E8" w:rsidRDefault="00C517E8" w:rsidP="00A40A29">
            <w:pPr>
              <w:rPr>
                <w:rFonts w:cs="Calibri"/>
                <w:color w:val="000000"/>
                <w:sz w:val="18"/>
                <w:szCs w:val="18"/>
              </w:rPr>
            </w:pPr>
            <w:r w:rsidRPr="00C517E8">
              <w:rPr>
                <w:rFonts w:cs="Calibri"/>
                <w:color w:val="000000"/>
                <w:sz w:val="18"/>
                <w:szCs w:val="18"/>
              </w:rPr>
              <w:t>dvencime</w:t>
            </w:r>
          </w:p>
        </w:tc>
        <w:tc>
          <w:tcPr>
            <w:tcW w:w="6871" w:type="dxa"/>
            <w:shd w:val="clear" w:color="auto" w:fill="auto"/>
            <w:noWrap/>
            <w:hideMark/>
          </w:tcPr>
          <w:p w14:paraId="4414BC0A" w14:textId="0FF68094" w:rsidR="00C517E8" w:rsidRPr="00C517E8" w:rsidRDefault="00C517E8" w:rsidP="00F63E90">
            <w:pPr>
              <w:pStyle w:val="ListParagraph"/>
              <w:numPr>
                <w:ilvl w:val="0"/>
                <w:numId w:val="56"/>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343EDFC" w14:textId="77777777" w:rsidTr="00A40A29">
        <w:trPr>
          <w:trHeight w:val="290"/>
        </w:trPr>
        <w:tc>
          <w:tcPr>
            <w:tcW w:w="2196" w:type="dxa"/>
            <w:shd w:val="clear" w:color="auto" w:fill="auto"/>
            <w:noWrap/>
            <w:hideMark/>
          </w:tcPr>
          <w:p w14:paraId="1956B0D8" w14:textId="77777777" w:rsidR="00C517E8" w:rsidRPr="00C517E8" w:rsidRDefault="00C517E8" w:rsidP="00A40A29">
            <w:pPr>
              <w:rPr>
                <w:rFonts w:cs="Calibri"/>
                <w:color w:val="000000"/>
                <w:sz w:val="18"/>
                <w:szCs w:val="18"/>
              </w:rPr>
            </w:pPr>
            <w:r w:rsidRPr="00C517E8">
              <w:rPr>
                <w:rFonts w:cs="Calibri"/>
                <w:color w:val="000000"/>
                <w:sz w:val="18"/>
                <w:szCs w:val="18"/>
              </w:rPr>
              <w:t>dvencimp</w:t>
            </w:r>
          </w:p>
        </w:tc>
        <w:tc>
          <w:tcPr>
            <w:tcW w:w="6871" w:type="dxa"/>
            <w:shd w:val="clear" w:color="auto" w:fill="auto"/>
            <w:noWrap/>
            <w:hideMark/>
          </w:tcPr>
          <w:p w14:paraId="2DCB1727" w14:textId="6B1ECBF5" w:rsidR="00C517E8" w:rsidRPr="00C517E8"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6BE758B1" w14:textId="77777777" w:rsidTr="00A40A29">
        <w:trPr>
          <w:trHeight w:val="290"/>
        </w:trPr>
        <w:tc>
          <w:tcPr>
            <w:tcW w:w="2196" w:type="dxa"/>
            <w:shd w:val="clear" w:color="auto" w:fill="auto"/>
            <w:noWrap/>
            <w:hideMark/>
          </w:tcPr>
          <w:p w14:paraId="400DCCF1" w14:textId="77777777" w:rsidR="00C517E8" w:rsidRPr="00C517E8" w:rsidRDefault="00C517E8" w:rsidP="00A40A29">
            <w:pPr>
              <w:rPr>
                <w:rFonts w:cs="Calibri"/>
                <w:color w:val="000000"/>
                <w:sz w:val="18"/>
                <w:szCs w:val="18"/>
              </w:rPr>
            </w:pPr>
            <w:r w:rsidRPr="00C517E8">
              <w:rPr>
                <w:rFonts w:cs="Calibri"/>
                <w:color w:val="000000"/>
                <w:sz w:val="18"/>
                <w:szCs w:val="18"/>
              </w:rPr>
              <w:t>tipgarbg</w:t>
            </w:r>
          </w:p>
        </w:tc>
        <w:tc>
          <w:tcPr>
            <w:tcW w:w="6871" w:type="dxa"/>
            <w:shd w:val="clear" w:color="auto" w:fill="auto"/>
            <w:noWrap/>
            <w:hideMark/>
          </w:tcPr>
          <w:p w14:paraId="6C7BFEB5" w14:textId="35C89559" w:rsidR="00C517E8"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5314E126" w14:textId="77777777" w:rsidTr="00A40A29">
        <w:trPr>
          <w:trHeight w:val="290"/>
        </w:trPr>
        <w:tc>
          <w:tcPr>
            <w:tcW w:w="2196" w:type="dxa"/>
            <w:shd w:val="clear" w:color="auto" w:fill="auto"/>
            <w:noWrap/>
            <w:hideMark/>
          </w:tcPr>
          <w:p w14:paraId="254270B8" w14:textId="77777777" w:rsidR="00C517E8" w:rsidRPr="00C517E8" w:rsidRDefault="00C517E8" w:rsidP="00A40A29">
            <w:pPr>
              <w:rPr>
                <w:rFonts w:cs="Calibri"/>
                <w:color w:val="000000"/>
                <w:sz w:val="18"/>
                <w:szCs w:val="18"/>
              </w:rPr>
            </w:pPr>
            <w:r w:rsidRPr="00C517E8">
              <w:rPr>
                <w:rFonts w:cs="Calibri"/>
                <w:color w:val="000000"/>
                <w:sz w:val="18"/>
                <w:szCs w:val="18"/>
              </w:rPr>
              <w:t>cgarantbl</w:t>
            </w:r>
          </w:p>
        </w:tc>
        <w:tc>
          <w:tcPr>
            <w:tcW w:w="6871" w:type="dxa"/>
            <w:shd w:val="clear" w:color="auto" w:fill="auto"/>
            <w:noWrap/>
            <w:hideMark/>
          </w:tcPr>
          <w:p w14:paraId="00EB0469" w14:textId="69426C93" w:rsidR="00C517E8"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6C585B3A" w14:textId="77777777" w:rsidTr="00A40A29">
        <w:trPr>
          <w:trHeight w:val="290"/>
        </w:trPr>
        <w:tc>
          <w:tcPr>
            <w:tcW w:w="2196" w:type="dxa"/>
            <w:shd w:val="clear" w:color="auto" w:fill="auto"/>
            <w:noWrap/>
            <w:hideMark/>
          </w:tcPr>
          <w:p w14:paraId="630E40B3" w14:textId="77777777" w:rsidR="00013B93" w:rsidRPr="00C517E8" w:rsidRDefault="00013B93" w:rsidP="00A40A29">
            <w:pPr>
              <w:rPr>
                <w:rFonts w:cs="Calibri"/>
                <w:color w:val="000000"/>
                <w:sz w:val="18"/>
                <w:szCs w:val="18"/>
              </w:rPr>
            </w:pPr>
            <w:r w:rsidRPr="00C517E8">
              <w:rPr>
                <w:rFonts w:cs="Calibri"/>
                <w:color w:val="000000"/>
                <w:sz w:val="18"/>
                <w:szCs w:val="18"/>
              </w:rPr>
              <w:t>ctipoinstbl</w:t>
            </w:r>
          </w:p>
        </w:tc>
        <w:tc>
          <w:tcPr>
            <w:tcW w:w="6871" w:type="dxa"/>
            <w:shd w:val="clear" w:color="auto" w:fill="auto"/>
            <w:noWrap/>
            <w:hideMark/>
          </w:tcPr>
          <w:p w14:paraId="34D50CC9" w14:textId="3842971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4FE04501" w14:textId="77777777" w:rsidTr="00A40A29">
        <w:trPr>
          <w:trHeight w:val="290"/>
        </w:trPr>
        <w:tc>
          <w:tcPr>
            <w:tcW w:w="2196" w:type="dxa"/>
            <w:shd w:val="clear" w:color="auto" w:fill="auto"/>
            <w:noWrap/>
            <w:hideMark/>
          </w:tcPr>
          <w:p w14:paraId="14B0A29B" w14:textId="77777777" w:rsidR="00013B93" w:rsidRPr="00C517E8" w:rsidRDefault="00013B93" w:rsidP="00A40A29">
            <w:pPr>
              <w:rPr>
                <w:rFonts w:cs="Calibri"/>
                <w:color w:val="000000"/>
                <w:sz w:val="18"/>
                <w:szCs w:val="18"/>
              </w:rPr>
            </w:pPr>
            <w:r w:rsidRPr="00C517E8">
              <w:rPr>
                <w:rFonts w:cs="Calibri"/>
                <w:color w:val="000000"/>
                <w:sz w:val="18"/>
                <w:szCs w:val="18"/>
              </w:rPr>
              <w:t>cpigreg</w:t>
            </w:r>
          </w:p>
        </w:tc>
        <w:tc>
          <w:tcPr>
            <w:tcW w:w="6871" w:type="dxa"/>
            <w:shd w:val="clear" w:color="auto" w:fill="auto"/>
            <w:noWrap/>
            <w:hideMark/>
          </w:tcPr>
          <w:p w14:paraId="575AC263" w14:textId="6DAB1968"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036B63A" w14:textId="77777777" w:rsidTr="00A40A29">
        <w:trPr>
          <w:trHeight w:val="290"/>
        </w:trPr>
        <w:tc>
          <w:tcPr>
            <w:tcW w:w="2196" w:type="dxa"/>
            <w:shd w:val="clear" w:color="auto" w:fill="auto"/>
            <w:noWrap/>
            <w:hideMark/>
          </w:tcPr>
          <w:p w14:paraId="69C4068F" w14:textId="77777777" w:rsidR="00013B93" w:rsidRPr="00C517E8" w:rsidRDefault="00013B93" w:rsidP="00A40A29">
            <w:pPr>
              <w:rPr>
                <w:rFonts w:cs="Calibri"/>
                <w:color w:val="000000"/>
                <w:sz w:val="18"/>
                <w:szCs w:val="18"/>
              </w:rPr>
            </w:pPr>
            <w:r w:rsidRPr="00C517E8">
              <w:rPr>
                <w:rFonts w:cs="Calibri"/>
                <w:color w:val="000000"/>
                <w:sz w:val="18"/>
                <w:szCs w:val="18"/>
              </w:rPr>
              <w:t>ctipoavalbg</w:t>
            </w:r>
          </w:p>
        </w:tc>
        <w:tc>
          <w:tcPr>
            <w:tcW w:w="6871" w:type="dxa"/>
            <w:shd w:val="clear" w:color="auto" w:fill="auto"/>
            <w:noWrap/>
            <w:hideMark/>
          </w:tcPr>
          <w:p w14:paraId="203C9BEE" w14:textId="5856AE1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0120F56F" w14:textId="77777777" w:rsidTr="00A40A29">
        <w:trPr>
          <w:trHeight w:val="290"/>
        </w:trPr>
        <w:tc>
          <w:tcPr>
            <w:tcW w:w="2196" w:type="dxa"/>
            <w:shd w:val="clear" w:color="auto" w:fill="auto"/>
            <w:noWrap/>
            <w:hideMark/>
          </w:tcPr>
          <w:p w14:paraId="5DF9B4D2" w14:textId="77777777" w:rsidR="00013B93" w:rsidRPr="00C517E8" w:rsidRDefault="00013B93" w:rsidP="00A40A29">
            <w:pPr>
              <w:rPr>
                <w:rFonts w:cs="Calibri"/>
                <w:color w:val="000000"/>
                <w:sz w:val="18"/>
                <w:szCs w:val="18"/>
              </w:rPr>
            </w:pPr>
            <w:r w:rsidRPr="00C517E8">
              <w:rPr>
                <w:rFonts w:cs="Calibri"/>
                <w:color w:val="000000"/>
                <w:sz w:val="18"/>
                <w:szCs w:val="18"/>
              </w:rPr>
              <w:t>ctipocsbg</w:t>
            </w:r>
          </w:p>
        </w:tc>
        <w:tc>
          <w:tcPr>
            <w:tcW w:w="6871" w:type="dxa"/>
            <w:shd w:val="clear" w:color="auto" w:fill="auto"/>
            <w:noWrap/>
            <w:hideMark/>
          </w:tcPr>
          <w:p w14:paraId="4F9ACFC1" w14:textId="6481EB4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46A0A4D" w14:textId="77777777" w:rsidTr="00A40A29">
        <w:trPr>
          <w:trHeight w:val="290"/>
        </w:trPr>
        <w:tc>
          <w:tcPr>
            <w:tcW w:w="2196" w:type="dxa"/>
            <w:shd w:val="clear" w:color="auto" w:fill="auto"/>
            <w:noWrap/>
            <w:hideMark/>
          </w:tcPr>
          <w:p w14:paraId="68746063" w14:textId="77777777" w:rsidR="00013B93" w:rsidRPr="00C517E8" w:rsidRDefault="00013B93" w:rsidP="00A40A29">
            <w:pPr>
              <w:rPr>
                <w:rFonts w:cs="Calibri"/>
                <w:color w:val="000000"/>
                <w:sz w:val="18"/>
                <w:szCs w:val="18"/>
              </w:rPr>
            </w:pPr>
            <w:r w:rsidRPr="00C517E8">
              <w:rPr>
                <w:rFonts w:cs="Calibri"/>
                <w:color w:val="000000"/>
                <w:sz w:val="18"/>
                <w:szCs w:val="18"/>
              </w:rPr>
              <w:t>cestgarbg</w:t>
            </w:r>
          </w:p>
        </w:tc>
        <w:tc>
          <w:tcPr>
            <w:tcW w:w="6871" w:type="dxa"/>
            <w:shd w:val="clear" w:color="auto" w:fill="auto"/>
            <w:noWrap/>
            <w:hideMark/>
          </w:tcPr>
          <w:p w14:paraId="53A2B797" w14:textId="672BF1E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8E23FD7" w14:textId="77777777" w:rsidTr="00A40A29">
        <w:trPr>
          <w:trHeight w:val="290"/>
        </w:trPr>
        <w:tc>
          <w:tcPr>
            <w:tcW w:w="2196" w:type="dxa"/>
            <w:shd w:val="clear" w:color="auto" w:fill="auto"/>
            <w:noWrap/>
            <w:hideMark/>
          </w:tcPr>
          <w:p w14:paraId="1319FBC6" w14:textId="77777777" w:rsidR="00013B93" w:rsidRPr="00C517E8" w:rsidRDefault="00013B93" w:rsidP="00A40A29">
            <w:pPr>
              <w:rPr>
                <w:rFonts w:cs="Calibri"/>
                <w:color w:val="000000"/>
                <w:sz w:val="18"/>
                <w:szCs w:val="18"/>
              </w:rPr>
            </w:pPr>
            <w:r w:rsidRPr="00C517E8">
              <w:rPr>
                <w:rFonts w:cs="Calibri"/>
                <w:color w:val="000000"/>
                <w:sz w:val="18"/>
                <w:szCs w:val="18"/>
              </w:rPr>
              <w:t>pcobact</w:t>
            </w:r>
          </w:p>
        </w:tc>
        <w:tc>
          <w:tcPr>
            <w:tcW w:w="6871" w:type="dxa"/>
            <w:shd w:val="clear" w:color="auto" w:fill="auto"/>
            <w:noWrap/>
            <w:hideMark/>
          </w:tcPr>
          <w:p w14:paraId="2F43A50B"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5AB38B8D"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66DC9F90" w14:textId="2D40541C" w:rsidR="00013B93" w:rsidRP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Todos os ‘.’ São substituídos por uma ‘,’</w:t>
            </w:r>
          </w:p>
        </w:tc>
      </w:tr>
      <w:tr w:rsidR="00013B93" w:rsidRPr="00C517E8" w14:paraId="0691111C" w14:textId="77777777" w:rsidTr="00A40A29">
        <w:trPr>
          <w:trHeight w:val="290"/>
        </w:trPr>
        <w:tc>
          <w:tcPr>
            <w:tcW w:w="2196" w:type="dxa"/>
            <w:shd w:val="clear" w:color="auto" w:fill="auto"/>
            <w:noWrap/>
            <w:hideMark/>
          </w:tcPr>
          <w:p w14:paraId="5AB7DD7E" w14:textId="77777777" w:rsidR="00013B93" w:rsidRPr="00C517E8" w:rsidRDefault="00013B93" w:rsidP="00A40A29">
            <w:pPr>
              <w:rPr>
                <w:rFonts w:cs="Calibri"/>
                <w:color w:val="000000"/>
                <w:sz w:val="18"/>
                <w:szCs w:val="18"/>
              </w:rPr>
            </w:pPr>
            <w:r w:rsidRPr="00C517E8">
              <w:rPr>
                <w:rFonts w:cs="Calibri"/>
                <w:color w:val="000000"/>
                <w:sz w:val="18"/>
                <w:szCs w:val="18"/>
              </w:rPr>
              <w:t>pcobini</w:t>
            </w:r>
          </w:p>
        </w:tc>
        <w:tc>
          <w:tcPr>
            <w:tcW w:w="6871" w:type="dxa"/>
            <w:shd w:val="clear" w:color="auto" w:fill="auto"/>
            <w:noWrap/>
            <w:hideMark/>
          </w:tcPr>
          <w:p w14:paraId="116A4BAD"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5E5E4CB"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5AB90210" w14:textId="4F871B62"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AFFA354" w14:textId="77777777" w:rsidTr="00A40A29">
        <w:trPr>
          <w:trHeight w:val="290"/>
        </w:trPr>
        <w:tc>
          <w:tcPr>
            <w:tcW w:w="2196" w:type="dxa"/>
            <w:shd w:val="clear" w:color="auto" w:fill="auto"/>
            <w:noWrap/>
            <w:hideMark/>
          </w:tcPr>
          <w:p w14:paraId="064A04DD" w14:textId="77777777" w:rsidR="00013B93" w:rsidRPr="00C517E8" w:rsidRDefault="00013B93" w:rsidP="00A40A29">
            <w:pPr>
              <w:rPr>
                <w:rFonts w:cs="Calibri"/>
                <w:color w:val="000000"/>
                <w:sz w:val="18"/>
                <w:szCs w:val="18"/>
              </w:rPr>
            </w:pPr>
            <w:r w:rsidRPr="00C517E8">
              <w:rPr>
                <w:rFonts w:cs="Calibri"/>
                <w:color w:val="000000"/>
                <w:sz w:val="18"/>
                <w:szCs w:val="18"/>
              </w:rPr>
              <w:t>mavaliai</w:t>
            </w:r>
          </w:p>
        </w:tc>
        <w:tc>
          <w:tcPr>
            <w:tcW w:w="6871" w:type="dxa"/>
            <w:shd w:val="clear" w:color="auto" w:fill="auto"/>
            <w:noWrap/>
            <w:hideMark/>
          </w:tcPr>
          <w:p w14:paraId="0F871DAF"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4D8A6D95"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60A953C5" w14:textId="529AD102"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EF509E6" w14:textId="77777777" w:rsidTr="00A40A29">
        <w:trPr>
          <w:trHeight w:val="290"/>
        </w:trPr>
        <w:tc>
          <w:tcPr>
            <w:tcW w:w="2196" w:type="dxa"/>
            <w:shd w:val="clear" w:color="auto" w:fill="auto"/>
            <w:noWrap/>
            <w:hideMark/>
          </w:tcPr>
          <w:p w14:paraId="1C29A389" w14:textId="77777777" w:rsidR="00013B93" w:rsidRPr="00C517E8" w:rsidRDefault="00013B93" w:rsidP="00A40A29">
            <w:pPr>
              <w:rPr>
                <w:rFonts w:cs="Calibri"/>
                <w:color w:val="000000"/>
                <w:sz w:val="18"/>
                <w:szCs w:val="18"/>
              </w:rPr>
            </w:pPr>
            <w:r w:rsidRPr="00C517E8">
              <w:rPr>
                <w:rFonts w:cs="Calibri"/>
                <w:color w:val="000000"/>
                <w:sz w:val="18"/>
                <w:szCs w:val="18"/>
              </w:rPr>
              <w:t>mavaliaa</w:t>
            </w:r>
          </w:p>
        </w:tc>
        <w:tc>
          <w:tcPr>
            <w:tcW w:w="6871" w:type="dxa"/>
            <w:shd w:val="clear" w:color="auto" w:fill="auto"/>
            <w:noWrap/>
            <w:hideMark/>
          </w:tcPr>
          <w:p w14:paraId="25BF7FB9" w14:textId="77777777" w:rsid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E939F91" w14:textId="77777777" w:rsid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04738654" w14:textId="405D62D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754D6405" w14:textId="77777777" w:rsidTr="00A40A29">
        <w:trPr>
          <w:trHeight w:val="290"/>
        </w:trPr>
        <w:tc>
          <w:tcPr>
            <w:tcW w:w="2196" w:type="dxa"/>
            <w:shd w:val="clear" w:color="auto" w:fill="auto"/>
            <w:noWrap/>
            <w:hideMark/>
          </w:tcPr>
          <w:p w14:paraId="79899E09" w14:textId="77777777" w:rsidR="00013B93" w:rsidRPr="00C517E8" w:rsidRDefault="00013B93" w:rsidP="00A40A29">
            <w:pPr>
              <w:rPr>
                <w:rFonts w:cs="Calibri"/>
                <w:color w:val="000000"/>
                <w:sz w:val="18"/>
                <w:szCs w:val="18"/>
              </w:rPr>
            </w:pPr>
            <w:r w:rsidRPr="00C517E8">
              <w:rPr>
                <w:rFonts w:cs="Calibri"/>
                <w:color w:val="000000"/>
                <w:sz w:val="18"/>
                <w:szCs w:val="18"/>
              </w:rPr>
              <w:t>ctipcfletbg</w:t>
            </w:r>
          </w:p>
        </w:tc>
        <w:tc>
          <w:tcPr>
            <w:tcW w:w="6871" w:type="dxa"/>
            <w:shd w:val="clear" w:color="auto" w:fill="auto"/>
            <w:noWrap/>
            <w:hideMark/>
          </w:tcPr>
          <w:p w14:paraId="2F80A52C" w14:textId="487DDFC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2298C4B5" w14:textId="77777777" w:rsidTr="00A40A29">
        <w:trPr>
          <w:trHeight w:val="290"/>
        </w:trPr>
        <w:tc>
          <w:tcPr>
            <w:tcW w:w="2196" w:type="dxa"/>
            <w:shd w:val="clear" w:color="auto" w:fill="auto"/>
            <w:noWrap/>
            <w:hideMark/>
          </w:tcPr>
          <w:p w14:paraId="35030842" w14:textId="77777777" w:rsidR="00013B93" w:rsidRPr="00C517E8" w:rsidRDefault="00013B93" w:rsidP="00A40A29">
            <w:pPr>
              <w:rPr>
                <w:rFonts w:cs="Calibri"/>
                <w:color w:val="000000"/>
                <w:sz w:val="18"/>
                <w:szCs w:val="18"/>
              </w:rPr>
            </w:pPr>
            <w:r w:rsidRPr="00C517E8">
              <w:rPr>
                <w:rFonts w:cs="Calibri"/>
                <w:color w:val="000000"/>
                <w:sz w:val="18"/>
                <w:szCs w:val="18"/>
              </w:rPr>
              <w:lastRenderedPageBreak/>
              <w:t>dultmod</w:t>
            </w:r>
          </w:p>
        </w:tc>
        <w:tc>
          <w:tcPr>
            <w:tcW w:w="6871" w:type="dxa"/>
            <w:shd w:val="clear" w:color="auto" w:fill="auto"/>
            <w:noWrap/>
            <w:hideMark/>
          </w:tcPr>
          <w:p w14:paraId="506089F1" w14:textId="646F310E"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3AD9D010" w14:textId="77777777" w:rsidTr="00A40A29">
        <w:trPr>
          <w:trHeight w:val="290"/>
        </w:trPr>
        <w:tc>
          <w:tcPr>
            <w:tcW w:w="2196" w:type="dxa"/>
            <w:shd w:val="clear" w:color="auto" w:fill="auto"/>
            <w:noWrap/>
            <w:hideMark/>
          </w:tcPr>
          <w:p w14:paraId="59BF2BA5" w14:textId="77777777" w:rsidR="00013B93" w:rsidRPr="00C517E8" w:rsidRDefault="00013B93" w:rsidP="00A40A29">
            <w:pPr>
              <w:rPr>
                <w:rFonts w:cs="Calibri"/>
                <w:color w:val="000000"/>
                <w:sz w:val="18"/>
                <w:szCs w:val="18"/>
              </w:rPr>
            </w:pPr>
            <w:r w:rsidRPr="00C517E8">
              <w:rPr>
                <w:rFonts w:cs="Calibri"/>
                <w:color w:val="000000"/>
                <w:sz w:val="18"/>
                <w:szCs w:val="18"/>
              </w:rPr>
              <w:t>cempresa</w:t>
            </w:r>
          </w:p>
        </w:tc>
        <w:tc>
          <w:tcPr>
            <w:tcW w:w="6871" w:type="dxa"/>
            <w:shd w:val="clear" w:color="auto" w:fill="auto"/>
            <w:noWrap/>
            <w:hideMark/>
          </w:tcPr>
          <w:p w14:paraId="15FA3542" w14:textId="65586778" w:rsidR="00013B93" w:rsidRPr="00013B93" w:rsidRDefault="00013B93" w:rsidP="00F63E90">
            <w:pPr>
              <w:pStyle w:val="ListParagraph"/>
              <w:numPr>
                <w:ilvl w:val="0"/>
                <w:numId w:val="56"/>
              </w:numPr>
              <w:ind w:left="357" w:hanging="357"/>
              <w:rPr>
                <w:rFonts w:cs="Calibri"/>
                <w:color w:val="000000"/>
                <w:sz w:val="18"/>
                <w:szCs w:val="18"/>
              </w:rPr>
            </w:pPr>
            <w:r>
              <w:rPr>
                <w:rFonts w:cs="Calibri"/>
                <w:color w:val="000000"/>
                <w:sz w:val="18"/>
                <w:szCs w:val="18"/>
              </w:rPr>
              <w:t>Caso o campo não esteja preenchido com 2 caracteres, é acrescentado o dígito ‘0’ à esquerda, até perfazer o comprimento de campo desejado.</w:t>
            </w:r>
          </w:p>
        </w:tc>
      </w:tr>
      <w:tr w:rsidR="00013B93" w:rsidRPr="00C517E8" w14:paraId="13C1FF29" w14:textId="77777777" w:rsidTr="00A40A29">
        <w:trPr>
          <w:trHeight w:val="290"/>
        </w:trPr>
        <w:tc>
          <w:tcPr>
            <w:tcW w:w="2196" w:type="dxa"/>
            <w:shd w:val="clear" w:color="auto" w:fill="auto"/>
            <w:noWrap/>
            <w:hideMark/>
          </w:tcPr>
          <w:p w14:paraId="510FBA4C" w14:textId="77777777" w:rsidR="00013B93" w:rsidRPr="00C517E8" w:rsidRDefault="00013B93" w:rsidP="00A40A29">
            <w:pPr>
              <w:rPr>
                <w:rFonts w:cs="Calibri"/>
                <w:color w:val="000000"/>
                <w:sz w:val="18"/>
                <w:szCs w:val="18"/>
              </w:rPr>
            </w:pPr>
            <w:r w:rsidRPr="00C517E8">
              <w:rPr>
                <w:rFonts w:cs="Calibri"/>
                <w:color w:val="000000"/>
                <w:sz w:val="18"/>
                <w:szCs w:val="18"/>
              </w:rPr>
              <w:t>ckbalcao</w:t>
            </w:r>
          </w:p>
        </w:tc>
        <w:tc>
          <w:tcPr>
            <w:tcW w:w="6871" w:type="dxa"/>
            <w:shd w:val="clear" w:color="auto" w:fill="auto"/>
            <w:noWrap/>
            <w:hideMark/>
          </w:tcPr>
          <w:p w14:paraId="636AD032" w14:textId="1702448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4</w:t>
            </w:r>
            <w:r w:rsidRPr="00013B93">
              <w:rPr>
                <w:rFonts w:cs="Calibri"/>
                <w:color w:val="000000"/>
                <w:sz w:val="18"/>
                <w:szCs w:val="18"/>
              </w:rPr>
              <w:t xml:space="preserve"> caracteres, é acrescentado o dígito ‘0’ à esquerda, até perfazer o comprimento de campo desejado.</w:t>
            </w:r>
          </w:p>
        </w:tc>
      </w:tr>
      <w:tr w:rsidR="00013B93" w:rsidRPr="00C517E8" w14:paraId="76275A46" w14:textId="77777777" w:rsidTr="00A40A29">
        <w:trPr>
          <w:trHeight w:val="290"/>
        </w:trPr>
        <w:tc>
          <w:tcPr>
            <w:tcW w:w="2196" w:type="dxa"/>
            <w:shd w:val="clear" w:color="auto" w:fill="auto"/>
            <w:noWrap/>
            <w:hideMark/>
          </w:tcPr>
          <w:p w14:paraId="14667814" w14:textId="77777777" w:rsidR="00013B93" w:rsidRPr="00C517E8" w:rsidRDefault="00013B93" w:rsidP="00A40A29">
            <w:pPr>
              <w:rPr>
                <w:rFonts w:cs="Calibri"/>
                <w:color w:val="000000"/>
                <w:sz w:val="18"/>
                <w:szCs w:val="18"/>
              </w:rPr>
            </w:pPr>
            <w:r w:rsidRPr="00C517E8">
              <w:rPr>
                <w:rFonts w:cs="Calibri"/>
                <w:color w:val="000000"/>
                <w:sz w:val="18"/>
                <w:szCs w:val="18"/>
              </w:rPr>
              <w:t>cknumcta</w:t>
            </w:r>
          </w:p>
        </w:tc>
        <w:tc>
          <w:tcPr>
            <w:tcW w:w="6871" w:type="dxa"/>
            <w:shd w:val="clear" w:color="auto" w:fill="auto"/>
            <w:noWrap/>
            <w:hideMark/>
          </w:tcPr>
          <w:p w14:paraId="3A1942E0" w14:textId="1B7785FC"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0AD47013" w14:textId="77777777" w:rsidTr="00A40A29">
        <w:trPr>
          <w:trHeight w:val="290"/>
        </w:trPr>
        <w:tc>
          <w:tcPr>
            <w:tcW w:w="2196" w:type="dxa"/>
            <w:shd w:val="clear" w:color="auto" w:fill="auto"/>
            <w:noWrap/>
            <w:hideMark/>
          </w:tcPr>
          <w:p w14:paraId="5EBF1388" w14:textId="77777777" w:rsidR="00013B93" w:rsidRPr="00C517E8" w:rsidRDefault="00013B93" w:rsidP="00A40A29">
            <w:pPr>
              <w:rPr>
                <w:rFonts w:cs="Calibri"/>
                <w:color w:val="000000"/>
                <w:sz w:val="18"/>
                <w:szCs w:val="18"/>
              </w:rPr>
            </w:pPr>
            <w:r w:rsidRPr="00C517E8">
              <w:rPr>
                <w:rFonts w:cs="Calibri"/>
                <w:color w:val="000000"/>
                <w:sz w:val="18"/>
                <w:szCs w:val="18"/>
              </w:rPr>
              <w:t>zdeposit</w:t>
            </w:r>
          </w:p>
        </w:tc>
        <w:tc>
          <w:tcPr>
            <w:tcW w:w="6871" w:type="dxa"/>
            <w:shd w:val="clear" w:color="auto" w:fill="auto"/>
            <w:noWrap/>
            <w:hideMark/>
          </w:tcPr>
          <w:p w14:paraId="635D3C05" w14:textId="7DDD8909"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15 caracteres, é acrescentado o dígito ‘0’ à esquerda, até perfazer o comprimento de campo desejado.</w:t>
            </w:r>
          </w:p>
        </w:tc>
      </w:tr>
      <w:tr w:rsidR="00013B93" w:rsidRPr="00C517E8" w14:paraId="6FA60410" w14:textId="77777777" w:rsidTr="00A40A29">
        <w:trPr>
          <w:trHeight w:val="290"/>
        </w:trPr>
        <w:tc>
          <w:tcPr>
            <w:tcW w:w="2196" w:type="dxa"/>
            <w:shd w:val="clear" w:color="auto" w:fill="auto"/>
            <w:noWrap/>
            <w:hideMark/>
          </w:tcPr>
          <w:p w14:paraId="12DC3DBB" w14:textId="77777777" w:rsidR="00013B93" w:rsidRPr="00C517E8" w:rsidRDefault="00013B93" w:rsidP="00A40A29">
            <w:pPr>
              <w:rPr>
                <w:rFonts w:cs="Calibri"/>
                <w:color w:val="000000"/>
                <w:sz w:val="18"/>
                <w:szCs w:val="18"/>
              </w:rPr>
            </w:pPr>
            <w:r w:rsidRPr="00C517E8">
              <w:rPr>
                <w:rFonts w:cs="Calibri"/>
                <w:color w:val="000000"/>
                <w:sz w:val="18"/>
                <w:szCs w:val="18"/>
              </w:rPr>
              <w:t>cbalcao</w:t>
            </w:r>
          </w:p>
        </w:tc>
        <w:tc>
          <w:tcPr>
            <w:tcW w:w="6871" w:type="dxa"/>
            <w:shd w:val="clear" w:color="auto" w:fill="auto"/>
            <w:noWrap/>
            <w:hideMark/>
          </w:tcPr>
          <w:p w14:paraId="2638E496" w14:textId="350DEF1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4 caracteres, é acrescentado o dígito ‘0’ à esquerda, até perfazer o comprimento de campo desejado.</w:t>
            </w:r>
          </w:p>
        </w:tc>
      </w:tr>
      <w:tr w:rsidR="00013B93" w:rsidRPr="00C517E8" w14:paraId="51BB8ADD" w14:textId="77777777" w:rsidTr="00A40A29">
        <w:trPr>
          <w:trHeight w:val="290"/>
        </w:trPr>
        <w:tc>
          <w:tcPr>
            <w:tcW w:w="2196" w:type="dxa"/>
            <w:shd w:val="clear" w:color="auto" w:fill="auto"/>
            <w:noWrap/>
            <w:hideMark/>
          </w:tcPr>
          <w:p w14:paraId="4EF6D525" w14:textId="77777777" w:rsidR="00013B93" w:rsidRPr="00C517E8" w:rsidRDefault="00013B93" w:rsidP="00A40A29">
            <w:pPr>
              <w:rPr>
                <w:rFonts w:cs="Calibri"/>
                <w:color w:val="000000"/>
                <w:sz w:val="18"/>
                <w:szCs w:val="18"/>
              </w:rPr>
            </w:pPr>
            <w:r w:rsidRPr="00C517E8">
              <w:rPr>
                <w:rFonts w:cs="Calibri"/>
                <w:color w:val="000000"/>
                <w:sz w:val="18"/>
                <w:szCs w:val="18"/>
              </w:rPr>
              <w:t>cnumcta</w:t>
            </w:r>
          </w:p>
        </w:tc>
        <w:tc>
          <w:tcPr>
            <w:tcW w:w="6871" w:type="dxa"/>
            <w:shd w:val="clear" w:color="auto" w:fill="auto"/>
            <w:noWrap/>
            <w:hideMark/>
          </w:tcPr>
          <w:p w14:paraId="6E5BC5AE" w14:textId="07FAAFD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7A8E404E" w14:textId="77777777" w:rsidTr="00A40A29">
        <w:trPr>
          <w:trHeight w:val="290"/>
        </w:trPr>
        <w:tc>
          <w:tcPr>
            <w:tcW w:w="2196" w:type="dxa"/>
            <w:shd w:val="clear" w:color="auto" w:fill="auto"/>
            <w:noWrap/>
            <w:hideMark/>
          </w:tcPr>
          <w:p w14:paraId="22CB146F" w14:textId="77777777" w:rsidR="00013B93" w:rsidRPr="00C517E8" w:rsidRDefault="00013B93" w:rsidP="00A40A29">
            <w:pPr>
              <w:rPr>
                <w:rFonts w:cs="Calibri"/>
                <w:color w:val="000000"/>
                <w:sz w:val="18"/>
                <w:szCs w:val="18"/>
              </w:rPr>
            </w:pPr>
            <w:r w:rsidRPr="00C517E8">
              <w:rPr>
                <w:rFonts w:cs="Calibri"/>
                <w:color w:val="000000"/>
                <w:sz w:val="18"/>
                <w:szCs w:val="18"/>
              </w:rPr>
              <w:t>zcaucao</w:t>
            </w:r>
          </w:p>
        </w:tc>
        <w:tc>
          <w:tcPr>
            <w:tcW w:w="6871" w:type="dxa"/>
            <w:shd w:val="clear" w:color="auto" w:fill="auto"/>
            <w:noWrap/>
            <w:hideMark/>
          </w:tcPr>
          <w:p w14:paraId="63DB9920" w14:textId="4671115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1DF6C7BE" w14:textId="77777777" w:rsidTr="00A40A29">
        <w:trPr>
          <w:trHeight w:val="290"/>
        </w:trPr>
        <w:tc>
          <w:tcPr>
            <w:tcW w:w="2196" w:type="dxa"/>
            <w:shd w:val="clear" w:color="auto" w:fill="auto"/>
            <w:noWrap/>
            <w:hideMark/>
          </w:tcPr>
          <w:p w14:paraId="3E45EED1" w14:textId="77777777" w:rsidR="00013B93" w:rsidRPr="00C517E8" w:rsidRDefault="00013B93" w:rsidP="00A40A29">
            <w:pPr>
              <w:rPr>
                <w:rFonts w:cs="Calibri"/>
                <w:color w:val="000000"/>
                <w:sz w:val="18"/>
                <w:szCs w:val="18"/>
              </w:rPr>
            </w:pPr>
            <w:r w:rsidRPr="00C517E8">
              <w:rPr>
                <w:rFonts w:cs="Calibri"/>
                <w:color w:val="000000"/>
                <w:sz w:val="18"/>
                <w:szCs w:val="18"/>
              </w:rPr>
              <w:t>tipgargbl</w:t>
            </w:r>
          </w:p>
        </w:tc>
        <w:tc>
          <w:tcPr>
            <w:tcW w:w="6871" w:type="dxa"/>
            <w:shd w:val="clear" w:color="auto" w:fill="auto"/>
            <w:noWrap/>
            <w:hideMark/>
          </w:tcPr>
          <w:p w14:paraId="1BE792C8" w14:textId="0C976BE6"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‘0</w:t>
            </w:r>
            <w:r w:rsidRPr="00013B93">
              <w:rPr>
                <w:rFonts w:cs="Calibri"/>
                <w:color w:val="000000"/>
                <w:sz w:val="18"/>
                <w:szCs w:val="18"/>
              </w:rPr>
              <w:t>’</w:t>
            </w:r>
          </w:p>
        </w:tc>
      </w:tr>
      <w:tr w:rsidR="00013B93" w:rsidRPr="00C517E8" w14:paraId="675CF9EA" w14:textId="77777777" w:rsidTr="00A40A29">
        <w:trPr>
          <w:trHeight w:val="290"/>
        </w:trPr>
        <w:tc>
          <w:tcPr>
            <w:tcW w:w="2196" w:type="dxa"/>
            <w:shd w:val="clear" w:color="auto" w:fill="auto"/>
            <w:noWrap/>
            <w:hideMark/>
          </w:tcPr>
          <w:p w14:paraId="1F5989A2" w14:textId="77777777" w:rsidR="00013B93" w:rsidRPr="00C517E8" w:rsidRDefault="00013B93" w:rsidP="00A40A29">
            <w:pPr>
              <w:rPr>
                <w:rFonts w:cs="Calibri"/>
                <w:color w:val="000000"/>
                <w:sz w:val="18"/>
                <w:szCs w:val="18"/>
              </w:rPr>
            </w:pPr>
            <w:r w:rsidRPr="00C517E8">
              <w:rPr>
                <w:rFonts w:cs="Calibri"/>
                <w:color w:val="000000"/>
                <w:sz w:val="18"/>
                <w:szCs w:val="18"/>
              </w:rPr>
              <w:t>ckprodut</w:t>
            </w:r>
          </w:p>
        </w:tc>
        <w:tc>
          <w:tcPr>
            <w:tcW w:w="6871" w:type="dxa"/>
            <w:shd w:val="clear" w:color="auto" w:fill="auto"/>
            <w:noWrap/>
            <w:hideMark/>
          </w:tcPr>
          <w:p w14:paraId="4901DBE0" w14:textId="263C58C0"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409CD5F0" w14:textId="77777777" w:rsidTr="00A40A29">
        <w:trPr>
          <w:trHeight w:val="290"/>
        </w:trPr>
        <w:tc>
          <w:tcPr>
            <w:tcW w:w="2196" w:type="dxa"/>
            <w:shd w:val="clear" w:color="auto" w:fill="auto"/>
            <w:noWrap/>
            <w:hideMark/>
          </w:tcPr>
          <w:p w14:paraId="74EC622B" w14:textId="77777777" w:rsidR="00013B93" w:rsidRPr="00C517E8" w:rsidRDefault="00013B93" w:rsidP="00A40A29">
            <w:pPr>
              <w:rPr>
                <w:rFonts w:cs="Calibri"/>
                <w:color w:val="000000"/>
                <w:sz w:val="18"/>
                <w:szCs w:val="18"/>
              </w:rPr>
            </w:pPr>
            <w:r w:rsidRPr="00C517E8">
              <w:rPr>
                <w:rFonts w:cs="Calibri"/>
                <w:color w:val="000000"/>
                <w:sz w:val="18"/>
                <w:szCs w:val="18"/>
              </w:rPr>
              <w:t>cksubpro</w:t>
            </w:r>
          </w:p>
        </w:tc>
        <w:tc>
          <w:tcPr>
            <w:tcW w:w="6871" w:type="dxa"/>
            <w:shd w:val="clear" w:color="auto" w:fill="auto"/>
            <w:noWrap/>
            <w:hideMark/>
          </w:tcPr>
          <w:p w14:paraId="2B7EF57F" w14:textId="6B53D2F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38C07734" w14:textId="77777777" w:rsidTr="00A40A29">
        <w:trPr>
          <w:trHeight w:val="290"/>
        </w:trPr>
        <w:tc>
          <w:tcPr>
            <w:tcW w:w="2196" w:type="dxa"/>
            <w:shd w:val="clear" w:color="auto" w:fill="auto"/>
            <w:noWrap/>
            <w:hideMark/>
          </w:tcPr>
          <w:p w14:paraId="5BC838FE" w14:textId="77777777" w:rsidR="00013B93" w:rsidRPr="00C517E8" w:rsidRDefault="00013B93" w:rsidP="00A40A29">
            <w:pPr>
              <w:rPr>
                <w:rFonts w:cs="Calibri"/>
                <w:color w:val="000000"/>
                <w:sz w:val="18"/>
                <w:szCs w:val="18"/>
              </w:rPr>
            </w:pPr>
            <w:r w:rsidRPr="00C517E8">
              <w:rPr>
                <w:rFonts w:cs="Calibri"/>
                <w:color w:val="000000"/>
                <w:sz w:val="18"/>
                <w:szCs w:val="18"/>
              </w:rPr>
              <w:t>cproduto</w:t>
            </w:r>
          </w:p>
        </w:tc>
        <w:tc>
          <w:tcPr>
            <w:tcW w:w="6871" w:type="dxa"/>
            <w:shd w:val="clear" w:color="auto" w:fill="auto"/>
            <w:noWrap/>
            <w:hideMark/>
          </w:tcPr>
          <w:p w14:paraId="2B3F5C30" w14:textId="423B310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6F57B7C8" w14:textId="77777777" w:rsidTr="00A40A29">
        <w:trPr>
          <w:trHeight w:val="290"/>
        </w:trPr>
        <w:tc>
          <w:tcPr>
            <w:tcW w:w="2196" w:type="dxa"/>
            <w:shd w:val="clear" w:color="auto" w:fill="auto"/>
            <w:noWrap/>
            <w:hideMark/>
          </w:tcPr>
          <w:p w14:paraId="4AA9D098" w14:textId="77777777" w:rsidR="00013B93" w:rsidRPr="00C517E8" w:rsidRDefault="00013B93" w:rsidP="00A40A29">
            <w:pPr>
              <w:rPr>
                <w:rFonts w:cs="Calibri"/>
                <w:color w:val="000000"/>
                <w:sz w:val="18"/>
                <w:szCs w:val="18"/>
              </w:rPr>
            </w:pPr>
            <w:r w:rsidRPr="00C517E8">
              <w:rPr>
                <w:rFonts w:cs="Calibri"/>
                <w:color w:val="000000"/>
                <w:sz w:val="18"/>
                <w:szCs w:val="18"/>
              </w:rPr>
              <w:t>csubprod</w:t>
            </w:r>
          </w:p>
        </w:tc>
        <w:tc>
          <w:tcPr>
            <w:tcW w:w="6871" w:type="dxa"/>
            <w:shd w:val="clear" w:color="auto" w:fill="auto"/>
            <w:noWrap/>
            <w:hideMark/>
          </w:tcPr>
          <w:p w14:paraId="6FB434BA" w14:textId="5462130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169FE7CA" w14:textId="77777777" w:rsidTr="00A40A29">
        <w:trPr>
          <w:trHeight w:val="290"/>
        </w:trPr>
        <w:tc>
          <w:tcPr>
            <w:tcW w:w="2196" w:type="dxa"/>
            <w:shd w:val="clear" w:color="auto" w:fill="auto"/>
            <w:noWrap/>
            <w:hideMark/>
          </w:tcPr>
          <w:p w14:paraId="1332695F" w14:textId="77777777" w:rsidR="00013B93" w:rsidRPr="00C517E8" w:rsidRDefault="00013B93" w:rsidP="00A40A29">
            <w:pPr>
              <w:rPr>
                <w:rFonts w:cs="Calibri"/>
                <w:color w:val="000000"/>
                <w:sz w:val="18"/>
                <w:szCs w:val="18"/>
              </w:rPr>
            </w:pPr>
            <w:r w:rsidRPr="00C517E8">
              <w:rPr>
                <w:rFonts w:cs="Calibri"/>
                <w:color w:val="000000"/>
                <w:sz w:val="18"/>
                <w:szCs w:val="18"/>
              </w:rPr>
              <w:t>cgarant</w:t>
            </w:r>
          </w:p>
        </w:tc>
        <w:tc>
          <w:tcPr>
            <w:tcW w:w="6871" w:type="dxa"/>
            <w:shd w:val="clear" w:color="auto" w:fill="auto"/>
            <w:noWrap/>
            <w:hideMark/>
          </w:tcPr>
          <w:p w14:paraId="100122C7" w14:textId="3A99ECA6"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A630825" w14:textId="77777777" w:rsidTr="00A40A29">
        <w:trPr>
          <w:trHeight w:val="290"/>
        </w:trPr>
        <w:tc>
          <w:tcPr>
            <w:tcW w:w="2196" w:type="dxa"/>
            <w:shd w:val="clear" w:color="auto" w:fill="auto"/>
            <w:noWrap/>
            <w:hideMark/>
          </w:tcPr>
          <w:p w14:paraId="0F8BEC67" w14:textId="77777777" w:rsidR="00013B93" w:rsidRPr="00C517E8" w:rsidRDefault="00013B93" w:rsidP="00A40A29">
            <w:pPr>
              <w:rPr>
                <w:rFonts w:cs="Calibri"/>
                <w:color w:val="000000"/>
                <w:sz w:val="18"/>
                <w:szCs w:val="18"/>
              </w:rPr>
            </w:pPr>
            <w:r w:rsidRPr="00C517E8">
              <w:rPr>
                <w:rFonts w:cs="Calibri"/>
                <w:color w:val="000000"/>
                <w:sz w:val="18"/>
                <w:szCs w:val="18"/>
              </w:rPr>
              <w:t>ctipoinst</w:t>
            </w:r>
          </w:p>
        </w:tc>
        <w:tc>
          <w:tcPr>
            <w:tcW w:w="6871" w:type="dxa"/>
            <w:shd w:val="clear" w:color="auto" w:fill="auto"/>
            <w:noWrap/>
            <w:hideMark/>
          </w:tcPr>
          <w:p w14:paraId="05F8F1DB" w14:textId="155F0EF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6454302" w14:textId="77777777" w:rsidTr="00A40A29">
        <w:trPr>
          <w:trHeight w:val="290"/>
        </w:trPr>
        <w:tc>
          <w:tcPr>
            <w:tcW w:w="2196" w:type="dxa"/>
            <w:shd w:val="clear" w:color="auto" w:fill="auto"/>
            <w:noWrap/>
            <w:hideMark/>
          </w:tcPr>
          <w:p w14:paraId="043C4604" w14:textId="77777777" w:rsidR="00013B93" w:rsidRPr="00C517E8" w:rsidRDefault="00013B93" w:rsidP="00A40A29">
            <w:pPr>
              <w:rPr>
                <w:rFonts w:cs="Calibri"/>
                <w:color w:val="000000"/>
                <w:sz w:val="18"/>
                <w:szCs w:val="18"/>
              </w:rPr>
            </w:pPr>
            <w:r w:rsidRPr="00C517E8">
              <w:rPr>
                <w:rFonts w:cs="Calibri"/>
                <w:color w:val="000000"/>
                <w:sz w:val="18"/>
                <w:szCs w:val="18"/>
              </w:rPr>
              <w:t>ctipoaval</w:t>
            </w:r>
          </w:p>
        </w:tc>
        <w:tc>
          <w:tcPr>
            <w:tcW w:w="6871" w:type="dxa"/>
            <w:shd w:val="clear" w:color="auto" w:fill="auto"/>
            <w:noWrap/>
            <w:hideMark/>
          </w:tcPr>
          <w:p w14:paraId="1756C160" w14:textId="3C28416A"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223E69B" w14:textId="77777777" w:rsidTr="00A40A29">
        <w:trPr>
          <w:trHeight w:val="290"/>
        </w:trPr>
        <w:tc>
          <w:tcPr>
            <w:tcW w:w="2196" w:type="dxa"/>
            <w:shd w:val="clear" w:color="auto" w:fill="auto"/>
            <w:noWrap/>
            <w:hideMark/>
          </w:tcPr>
          <w:p w14:paraId="5A289A56" w14:textId="77777777" w:rsidR="00013B93" w:rsidRPr="00C517E8" w:rsidRDefault="00013B93" w:rsidP="00A40A29">
            <w:pPr>
              <w:rPr>
                <w:rFonts w:cs="Calibri"/>
                <w:color w:val="000000"/>
                <w:sz w:val="18"/>
                <w:szCs w:val="18"/>
              </w:rPr>
            </w:pPr>
            <w:r w:rsidRPr="00C517E8">
              <w:rPr>
                <w:rFonts w:cs="Calibri"/>
                <w:color w:val="000000"/>
                <w:sz w:val="18"/>
                <w:szCs w:val="18"/>
              </w:rPr>
              <w:t>ctipocs</w:t>
            </w:r>
          </w:p>
        </w:tc>
        <w:tc>
          <w:tcPr>
            <w:tcW w:w="6871" w:type="dxa"/>
            <w:shd w:val="clear" w:color="auto" w:fill="auto"/>
            <w:noWrap/>
            <w:hideMark/>
          </w:tcPr>
          <w:p w14:paraId="62B5C3C2" w14:textId="7F30A1B1"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A4C38E" w14:textId="77777777" w:rsidTr="00A40A29">
        <w:trPr>
          <w:trHeight w:val="290"/>
        </w:trPr>
        <w:tc>
          <w:tcPr>
            <w:tcW w:w="2196" w:type="dxa"/>
            <w:shd w:val="clear" w:color="auto" w:fill="auto"/>
            <w:noWrap/>
            <w:hideMark/>
          </w:tcPr>
          <w:p w14:paraId="6652AF2F" w14:textId="77777777" w:rsidR="00013B93" w:rsidRPr="00C517E8" w:rsidRDefault="00013B93" w:rsidP="00A40A29">
            <w:pPr>
              <w:rPr>
                <w:rFonts w:cs="Calibri"/>
                <w:color w:val="000000"/>
                <w:sz w:val="18"/>
                <w:szCs w:val="18"/>
              </w:rPr>
            </w:pPr>
            <w:r w:rsidRPr="00C517E8">
              <w:rPr>
                <w:rFonts w:cs="Calibri"/>
                <w:color w:val="000000"/>
                <w:sz w:val="18"/>
                <w:szCs w:val="18"/>
              </w:rPr>
              <w:t>cestgar</w:t>
            </w:r>
          </w:p>
        </w:tc>
        <w:tc>
          <w:tcPr>
            <w:tcW w:w="6871" w:type="dxa"/>
            <w:shd w:val="clear" w:color="auto" w:fill="auto"/>
            <w:noWrap/>
            <w:hideMark/>
          </w:tcPr>
          <w:p w14:paraId="0D17870D" w14:textId="3E332D38"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EE64B6C" w14:textId="77777777" w:rsidTr="00A40A29">
        <w:trPr>
          <w:trHeight w:val="290"/>
        </w:trPr>
        <w:tc>
          <w:tcPr>
            <w:tcW w:w="2196" w:type="dxa"/>
            <w:shd w:val="clear" w:color="auto" w:fill="auto"/>
            <w:noWrap/>
            <w:hideMark/>
          </w:tcPr>
          <w:p w14:paraId="7DEF0383" w14:textId="77777777" w:rsidR="00013B93" w:rsidRPr="00C517E8" w:rsidRDefault="00013B93" w:rsidP="00A40A29">
            <w:pPr>
              <w:rPr>
                <w:rFonts w:cs="Calibri"/>
                <w:color w:val="000000"/>
                <w:sz w:val="18"/>
                <w:szCs w:val="18"/>
              </w:rPr>
            </w:pPr>
            <w:r w:rsidRPr="00C517E8">
              <w:rPr>
                <w:rFonts w:cs="Calibri"/>
                <w:color w:val="000000"/>
                <w:sz w:val="18"/>
                <w:szCs w:val="18"/>
              </w:rPr>
              <w:t>ctipcflet</w:t>
            </w:r>
          </w:p>
        </w:tc>
        <w:tc>
          <w:tcPr>
            <w:tcW w:w="6871" w:type="dxa"/>
            <w:shd w:val="clear" w:color="auto" w:fill="auto"/>
            <w:noWrap/>
            <w:hideMark/>
          </w:tcPr>
          <w:p w14:paraId="5566AC21" w14:textId="0547CAF3"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D54C79" w14:textId="77777777" w:rsidTr="00A40A29">
        <w:trPr>
          <w:trHeight w:val="290"/>
        </w:trPr>
        <w:tc>
          <w:tcPr>
            <w:tcW w:w="2196" w:type="dxa"/>
            <w:shd w:val="clear" w:color="auto" w:fill="auto"/>
            <w:noWrap/>
            <w:hideMark/>
          </w:tcPr>
          <w:p w14:paraId="43E85B7B" w14:textId="77777777" w:rsidR="00013B93" w:rsidRPr="00C517E8" w:rsidRDefault="00013B93" w:rsidP="00A40A29">
            <w:pPr>
              <w:rPr>
                <w:rFonts w:cs="Calibri"/>
                <w:color w:val="000000"/>
                <w:sz w:val="18"/>
                <w:szCs w:val="18"/>
              </w:rPr>
            </w:pPr>
            <w:r w:rsidRPr="00C517E8">
              <w:rPr>
                <w:rFonts w:cs="Calibri"/>
                <w:color w:val="000000"/>
                <w:sz w:val="18"/>
                <w:szCs w:val="18"/>
              </w:rPr>
              <w:t>zcliente</w:t>
            </w:r>
          </w:p>
        </w:tc>
        <w:tc>
          <w:tcPr>
            <w:tcW w:w="6871" w:type="dxa"/>
            <w:shd w:val="clear" w:color="auto" w:fill="auto"/>
            <w:noWrap/>
            <w:hideMark/>
          </w:tcPr>
          <w:p w14:paraId="6D2D252D"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440A5114" w14:textId="2F341BB3"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FB4535C" w14:textId="77777777" w:rsidTr="00A40A29">
        <w:trPr>
          <w:trHeight w:val="290"/>
        </w:trPr>
        <w:tc>
          <w:tcPr>
            <w:tcW w:w="2196" w:type="dxa"/>
            <w:shd w:val="clear" w:color="auto" w:fill="auto"/>
            <w:noWrap/>
            <w:hideMark/>
          </w:tcPr>
          <w:p w14:paraId="43E3A07D" w14:textId="77777777" w:rsidR="00013B93" w:rsidRPr="00C517E8" w:rsidRDefault="00013B93" w:rsidP="00A40A29">
            <w:pPr>
              <w:rPr>
                <w:rFonts w:cs="Calibri"/>
                <w:color w:val="000000"/>
                <w:sz w:val="18"/>
                <w:szCs w:val="18"/>
              </w:rPr>
            </w:pPr>
            <w:r w:rsidRPr="00C517E8">
              <w:rPr>
                <w:rFonts w:cs="Calibri"/>
                <w:color w:val="000000"/>
                <w:sz w:val="18"/>
                <w:szCs w:val="18"/>
              </w:rPr>
              <w:t>centidad</w:t>
            </w:r>
          </w:p>
        </w:tc>
        <w:tc>
          <w:tcPr>
            <w:tcW w:w="6871" w:type="dxa"/>
            <w:shd w:val="clear" w:color="auto" w:fill="auto"/>
            <w:noWrap/>
            <w:hideMark/>
          </w:tcPr>
          <w:p w14:paraId="0E90AFC8" w14:textId="00CC95F4"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1879E03" w14:textId="77777777" w:rsidTr="00A40A29">
        <w:trPr>
          <w:trHeight w:val="290"/>
        </w:trPr>
        <w:tc>
          <w:tcPr>
            <w:tcW w:w="2196" w:type="dxa"/>
            <w:shd w:val="clear" w:color="auto" w:fill="auto"/>
            <w:noWrap/>
            <w:hideMark/>
          </w:tcPr>
          <w:p w14:paraId="23EEEA1C" w14:textId="77777777" w:rsidR="00013B93" w:rsidRPr="00C517E8" w:rsidRDefault="00013B93" w:rsidP="00A40A29">
            <w:pPr>
              <w:rPr>
                <w:rFonts w:cs="Calibri"/>
                <w:color w:val="000000"/>
                <w:sz w:val="18"/>
                <w:szCs w:val="18"/>
              </w:rPr>
            </w:pPr>
            <w:r w:rsidRPr="00C517E8">
              <w:rPr>
                <w:rFonts w:cs="Calibri"/>
                <w:color w:val="000000"/>
                <w:sz w:val="18"/>
                <w:szCs w:val="18"/>
              </w:rPr>
              <w:t>caplic</w:t>
            </w:r>
          </w:p>
        </w:tc>
        <w:tc>
          <w:tcPr>
            <w:tcW w:w="6871" w:type="dxa"/>
            <w:shd w:val="clear" w:color="auto" w:fill="auto"/>
            <w:noWrap/>
            <w:hideMark/>
          </w:tcPr>
          <w:p w14:paraId="1F97E70D" w14:textId="6AF9AE9B"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C457C45" w14:textId="77777777" w:rsidTr="00A40A29">
        <w:trPr>
          <w:trHeight w:val="290"/>
        </w:trPr>
        <w:tc>
          <w:tcPr>
            <w:tcW w:w="2196" w:type="dxa"/>
            <w:shd w:val="clear" w:color="auto" w:fill="auto"/>
            <w:noWrap/>
            <w:hideMark/>
          </w:tcPr>
          <w:p w14:paraId="6AC5AD15" w14:textId="77777777" w:rsidR="00013B93" w:rsidRPr="00C517E8" w:rsidRDefault="00013B93" w:rsidP="00A40A29">
            <w:pPr>
              <w:rPr>
                <w:rFonts w:cs="Calibri"/>
                <w:color w:val="000000"/>
                <w:sz w:val="18"/>
                <w:szCs w:val="18"/>
              </w:rPr>
            </w:pPr>
            <w:r w:rsidRPr="00C517E8">
              <w:rPr>
                <w:rFonts w:cs="Calibri"/>
                <w:color w:val="000000"/>
                <w:sz w:val="18"/>
                <w:szCs w:val="18"/>
              </w:rPr>
              <w:t>cisin</w:t>
            </w:r>
          </w:p>
        </w:tc>
        <w:tc>
          <w:tcPr>
            <w:tcW w:w="6871" w:type="dxa"/>
            <w:shd w:val="clear" w:color="auto" w:fill="auto"/>
            <w:noWrap/>
            <w:hideMark/>
          </w:tcPr>
          <w:p w14:paraId="3C8DF039" w14:textId="4D28D93F"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626500A3" w14:textId="77777777" w:rsidTr="00A40A29">
        <w:trPr>
          <w:trHeight w:val="290"/>
        </w:trPr>
        <w:tc>
          <w:tcPr>
            <w:tcW w:w="2196" w:type="dxa"/>
            <w:shd w:val="clear" w:color="auto" w:fill="auto"/>
            <w:noWrap/>
            <w:hideMark/>
          </w:tcPr>
          <w:p w14:paraId="00BD3A70" w14:textId="77777777" w:rsidR="00013B93" w:rsidRPr="00C517E8" w:rsidRDefault="00013B93" w:rsidP="00A40A29">
            <w:pPr>
              <w:rPr>
                <w:rFonts w:cs="Calibri"/>
                <w:color w:val="000000"/>
                <w:sz w:val="18"/>
                <w:szCs w:val="18"/>
              </w:rPr>
            </w:pPr>
            <w:r w:rsidRPr="00C517E8">
              <w:rPr>
                <w:rFonts w:cs="Calibri"/>
                <w:color w:val="000000"/>
                <w:sz w:val="18"/>
                <w:szCs w:val="18"/>
              </w:rPr>
              <w:t>zcliant</w:t>
            </w:r>
          </w:p>
        </w:tc>
        <w:tc>
          <w:tcPr>
            <w:tcW w:w="6871" w:type="dxa"/>
            <w:shd w:val="clear" w:color="auto" w:fill="auto"/>
            <w:noWrap/>
            <w:hideMark/>
          </w:tcPr>
          <w:p w14:paraId="2DB29B18"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76778638" w14:textId="37F4A0BD"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424CB09" w14:textId="77777777" w:rsidTr="00A40A29">
        <w:trPr>
          <w:trHeight w:val="290"/>
        </w:trPr>
        <w:tc>
          <w:tcPr>
            <w:tcW w:w="2196" w:type="dxa"/>
            <w:shd w:val="clear" w:color="auto" w:fill="auto"/>
            <w:noWrap/>
            <w:hideMark/>
          </w:tcPr>
          <w:p w14:paraId="57D660FA" w14:textId="77777777" w:rsidR="00013B93" w:rsidRPr="00C517E8" w:rsidRDefault="00013B93" w:rsidP="00A40A29">
            <w:pPr>
              <w:rPr>
                <w:rFonts w:cs="Calibri"/>
                <w:color w:val="000000"/>
                <w:sz w:val="18"/>
                <w:szCs w:val="18"/>
              </w:rPr>
            </w:pPr>
            <w:r w:rsidRPr="00C517E8">
              <w:rPr>
                <w:rFonts w:cs="Calibri"/>
                <w:color w:val="000000"/>
                <w:sz w:val="18"/>
                <w:szCs w:val="18"/>
              </w:rPr>
              <w:t>zcligrupo</w:t>
            </w:r>
          </w:p>
        </w:tc>
        <w:tc>
          <w:tcPr>
            <w:tcW w:w="6871" w:type="dxa"/>
            <w:shd w:val="clear" w:color="auto" w:fill="auto"/>
            <w:noWrap/>
            <w:hideMark/>
          </w:tcPr>
          <w:p w14:paraId="7C776069" w14:textId="77777777"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56534903" w14:textId="0ABA91DC" w:rsidR="00013B93" w:rsidRPr="00013B93" w:rsidRDefault="00013B93"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3EA47298" w14:textId="77777777" w:rsidTr="00A40A29">
        <w:trPr>
          <w:trHeight w:val="290"/>
        </w:trPr>
        <w:tc>
          <w:tcPr>
            <w:tcW w:w="2196" w:type="dxa"/>
            <w:shd w:val="clear" w:color="auto" w:fill="auto"/>
            <w:noWrap/>
            <w:hideMark/>
          </w:tcPr>
          <w:p w14:paraId="228DF508" w14:textId="77777777" w:rsidR="00013B93" w:rsidRPr="00C517E8" w:rsidRDefault="00013B93" w:rsidP="00A40A29">
            <w:pPr>
              <w:rPr>
                <w:rFonts w:cs="Calibri"/>
                <w:color w:val="000000"/>
                <w:sz w:val="18"/>
                <w:szCs w:val="18"/>
              </w:rPr>
            </w:pPr>
            <w:r w:rsidRPr="00C517E8">
              <w:rPr>
                <w:rFonts w:cs="Calibri"/>
                <w:color w:val="000000"/>
                <w:sz w:val="18"/>
                <w:szCs w:val="18"/>
              </w:rPr>
              <w:t>msldact</w:t>
            </w:r>
          </w:p>
        </w:tc>
        <w:tc>
          <w:tcPr>
            <w:tcW w:w="6871" w:type="dxa"/>
            <w:shd w:val="clear" w:color="auto" w:fill="auto"/>
            <w:noWrap/>
            <w:hideMark/>
          </w:tcPr>
          <w:p w14:paraId="76848C8F" w14:textId="77777777" w:rsidR="00B65918" w:rsidRDefault="00B65918"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3AFE08CD" w14:textId="5611522B" w:rsidR="00013B93" w:rsidRPr="00B65918" w:rsidRDefault="00B65918" w:rsidP="00F63E90">
            <w:pPr>
              <w:pStyle w:val="ListParagraph"/>
              <w:numPr>
                <w:ilvl w:val="0"/>
                <w:numId w:val="56"/>
              </w:numPr>
              <w:ind w:left="357" w:hanging="357"/>
              <w:rPr>
                <w:rFonts w:cs="Calibri"/>
                <w:color w:val="000000"/>
                <w:sz w:val="18"/>
                <w:szCs w:val="18"/>
              </w:rPr>
            </w:pPr>
            <w:r w:rsidRPr="00B65918">
              <w:rPr>
                <w:rFonts w:cs="Calibri"/>
                <w:color w:val="000000"/>
                <w:sz w:val="18"/>
                <w:szCs w:val="18"/>
              </w:rPr>
              <w:t>Todos os ‘.’ São substituídos por uma ‘,’</w:t>
            </w:r>
          </w:p>
        </w:tc>
      </w:tr>
      <w:tr w:rsidR="00013B93" w:rsidRPr="00C517E8" w14:paraId="4B2DDA47" w14:textId="77777777" w:rsidTr="00A40A29">
        <w:trPr>
          <w:trHeight w:val="290"/>
        </w:trPr>
        <w:tc>
          <w:tcPr>
            <w:tcW w:w="2196" w:type="dxa"/>
            <w:shd w:val="clear" w:color="auto" w:fill="auto"/>
            <w:noWrap/>
            <w:hideMark/>
          </w:tcPr>
          <w:p w14:paraId="45CD0E0E" w14:textId="77777777" w:rsidR="00013B93" w:rsidRPr="00C517E8" w:rsidRDefault="00013B93" w:rsidP="00A40A29">
            <w:pPr>
              <w:rPr>
                <w:rFonts w:cs="Calibri"/>
                <w:color w:val="000000"/>
                <w:sz w:val="18"/>
                <w:szCs w:val="18"/>
              </w:rPr>
            </w:pPr>
            <w:r w:rsidRPr="00C517E8">
              <w:rPr>
                <w:rFonts w:cs="Calibri"/>
                <w:color w:val="000000"/>
                <w:sz w:val="18"/>
                <w:szCs w:val="18"/>
              </w:rPr>
              <w:t>nrsegur</w:t>
            </w:r>
          </w:p>
        </w:tc>
        <w:tc>
          <w:tcPr>
            <w:tcW w:w="6871" w:type="dxa"/>
            <w:shd w:val="clear" w:color="auto" w:fill="auto"/>
            <w:noWrap/>
            <w:hideMark/>
          </w:tcPr>
          <w:p w14:paraId="66A10AF2" w14:textId="37D6FEFF" w:rsidR="00013B93" w:rsidRPr="00B65918" w:rsidRDefault="00B65918"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tc>
      </w:tr>
      <w:tr w:rsidR="00B65918" w:rsidRPr="00C517E8" w14:paraId="337AAA26" w14:textId="77777777" w:rsidTr="00A40A29">
        <w:trPr>
          <w:trHeight w:val="290"/>
        </w:trPr>
        <w:tc>
          <w:tcPr>
            <w:tcW w:w="2196" w:type="dxa"/>
            <w:shd w:val="clear" w:color="auto" w:fill="auto"/>
            <w:noWrap/>
            <w:hideMark/>
          </w:tcPr>
          <w:p w14:paraId="391BB301" w14:textId="77777777" w:rsidR="00B65918" w:rsidRPr="00C517E8" w:rsidRDefault="00B65918" w:rsidP="00A40A29">
            <w:pPr>
              <w:rPr>
                <w:rFonts w:cs="Calibri"/>
                <w:color w:val="000000"/>
                <w:sz w:val="18"/>
                <w:szCs w:val="18"/>
              </w:rPr>
            </w:pPr>
            <w:r w:rsidRPr="00C517E8">
              <w:rPr>
                <w:rFonts w:cs="Calibri"/>
                <w:color w:val="000000"/>
                <w:sz w:val="18"/>
                <w:szCs w:val="18"/>
              </w:rPr>
              <w:t>cmoeda</w:t>
            </w:r>
          </w:p>
        </w:tc>
        <w:tc>
          <w:tcPr>
            <w:tcW w:w="6871" w:type="dxa"/>
            <w:shd w:val="clear" w:color="auto" w:fill="auto"/>
            <w:noWrap/>
            <w:hideMark/>
          </w:tcPr>
          <w:p w14:paraId="76AF05B3" w14:textId="6A2B745A" w:rsidR="00B65918" w:rsidRPr="00B65918" w:rsidRDefault="00B65918" w:rsidP="00F63E90">
            <w:pPr>
              <w:pStyle w:val="ListParagraph"/>
              <w:numPr>
                <w:ilvl w:val="0"/>
                <w:numId w:val="56"/>
              </w:numPr>
              <w:ind w:left="357" w:hanging="357"/>
              <w:rPr>
                <w:rFonts w:cs="Calibri"/>
                <w:color w:val="000000"/>
                <w:sz w:val="18"/>
                <w:szCs w:val="18"/>
              </w:rPr>
            </w:pPr>
            <w:r w:rsidRPr="00B65918">
              <w:rPr>
                <w:rFonts w:cs="Calibri"/>
                <w:color w:val="000000"/>
                <w:sz w:val="18"/>
                <w:szCs w:val="18"/>
              </w:rPr>
              <w:t>Sem transformações</w:t>
            </w:r>
          </w:p>
        </w:tc>
      </w:tr>
      <w:tr w:rsidR="00B65918" w:rsidRPr="00C517E8" w14:paraId="299B1C8E" w14:textId="77777777" w:rsidTr="00A40A29">
        <w:trPr>
          <w:trHeight w:val="290"/>
        </w:trPr>
        <w:tc>
          <w:tcPr>
            <w:tcW w:w="2196" w:type="dxa"/>
            <w:shd w:val="clear" w:color="auto" w:fill="auto"/>
            <w:noWrap/>
            <w:hideMark/>
          </w:tcPr>
          <w:p w14:paraId="03DE530B" w14:textId="77777777" w:rsidR="00B65918" w:rsidRPr="00C517E8" w:rsidRDefault="00B65918" w:rsidP="00A40A29">
            <w:pPr>
              <w:rPr>
                <w:rFonts w:cs="Calibri"/>
                <w:color w:val="000000"/>
                <w:sz w:val="18"/>
                <w:szCs w:val="18"/>
              </w:rPr>
            </w:pPr>
            <w:r w:rsidRPr="00C517E8">
              <w:rPr>
                <w:rFonts w:cs="Calibri"/>
                <w:color w:val="000000"/>
                <w:sz w:val="18"/>
                <w:szCs w:val="18"/>
              </w:rPr>
              <w:t>idcliente</w:t>
            </w:r>
          </w:p>
        </w:tc>
        <w:tc>
          <w:tcPr>
            <w:tcW w:w="6871" w:type="dxa"/>
            <w:shd w:val="clear" w:color="auto" w:fill="auto"/>
            <w:noWrap/>
            <w:hideMark/>
          </w:tcPr>
          <w:p w14:paraId="1284FBBF" w14:textId="77777777" w:rsidR="00A40A29" w:rsidRPr="00013B93"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03247B4E" w14:textId="54A96050"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 xml:space="preserve">Caso o campo não esteja preenchido com </w:t>
            </w:r>
            <w:r>
              <w:rPr>
                <w:rFonts w:cs="Calibri"/>
                <w:color w:val="000000"/>
                <w:sz w:val="18"/>
                <w:szCs w:val="18"/>
              </w:rPr>
              <w:t>9</w:t>
            </w:r>
            <w:r w:rsidRPr="00A40A29">
              <w:rPr>
                <w:rFonts w:cs="Calibri"/>
                <w:color w:val="000000"/>
                <w:sz w:val="18"/>
                <w:szCs w:val="18"/>
              </w:rPr>
              <w:t xml:space="preserve"> caracteres, é acrescentado o dígito ‘0’ à esquerda, até perfazer o comprimento de campo desejado.</w:t>
            </w:r>
          </w:p>
        </w:tc>
      </w:tr>
      <w:tr w:rsidR="00B65918" w:rsidRPr="00C517E8" w14:paraId="3E8A4C52" w14:textId="77777777" w:rsidTr="00A40A29">
        <w:trPr>
          <w:trHeight w:val="290"/>
        </w:trPr>
        <w:tc>
          <w:tcPr>
            <w:tcW w:w="2196" w:type="dxa"/>
            <w:shd w:val="clear" w:color="auto" w:fill="auto"/>
            <w:noWrap/>
            <w:hideMark/>
          </w:tcPr>
          <w:p w14:paraId="3EA3366D" w14:textId="77777777" w:rsidR="00B65918" w:rsidRPr="00C517E8" w:rsidRDefault="00B65918" w:rsidP="00A40A29">
            <w:pPr>
              <w:rPr>
                <w:rFonts w:cs="Calibri"/>
                <w:color w:val="000000"/>
                <w:sz w:val="18"/>
                <w:szCs w:val="18"/>
              </w:rPr>
            </w:pPr>
            <w:r w:rsidRPr="00C517E8">
              <w:rPr>
                <w:rFonts w:cs="Calibri"/>
                <w:color w:val="000000"/>
                <w:sz w:val="18"/>
                <w:szCs w:val="18"/>
              </w:rPr>
              <w:t>idbloqueio</w:t>
            </w:r>
          </w:p>
        </w:tc>
        <w:tc>
          <w:tcPr>
            <w:tcW w:w="6871" w:type="dxa"/>
            <w:shd w:val="clear" w:color="auto" w:fill="auto"/>
            <w:noWrap/>
            <w:hideMark/>
          </w:tcPr>
          <w:p w14:paraId="166BBEFA" w14:textId="43508774" w:rsidR="00B65918" w:rsidRPr="00A40A29"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34BCB8EC" w14:textId="77777777" w:rsidTr="00A40A29">
        <w:trPr>
          <w:trHeight w:val="290"/>
        </w:trPr>
        <w:tc>
          <w:tcPr>
            <w:tcW w:w="2196" w:type="dxa"/>
            <w:shd w:val="clear" w:color="auto" w:fill="auto"/>
            <w:noWrap/>
            <w:hideMark/>
          </w:tcPr>
          <w:p w14:paraId="5A9EB4E9" w14:textId="77777777" w:rsidR="00B65918" w:rsidRPr="00C517E8" w:rsidRDefault="00B65918" w:rsidP="00A40A29">
            <w:pPr>
              <w:rPr>
                <w:rFonts w:cs="Calibri"/>
                <w:color w:val="000000"/>
                <w:sz w:val="18"/>
                <w:szCs w:val="18"/>
              </w:rPr>
            </w:pPr>
            <w:r w:rsidRPr="00C517E8">
              <w:rPr>
                <w:rFonts w:cs="Calibri"/>
                <w:color w:val="000000"/>
                <w:sz w:val="18"/>
                <w:szCs w:val="18"/>
              </w:rPr>
              <w:t>idriesgsobe</w:t>
            </w:r>
          </w:p>
        </w:tc>
        <w:tc>
          <w:tcPr>
            <w:tcW w:w="6871" w:type="dxa"/>
            <w:shd w:val="clear" w:color="auto" w:fill="auto"/>
            <w:noWrap/>
            <w:hideMark/>
          </w:tcPr>
          <w:p w14:paraId="158F47A8" w14:textId="4B2857A1" w:rsidR="00B65918" w:rsidRPr="00C517E8" w:rsidRDefault="00A40A29" w:rsidP="00F63E90">
            <w:pPr>
              <w:pStyle w:val="ListParagraph"/>
              <w:numPr>
                <w:ilvl w:val="0"/>
                <w:numId w:val="56"/>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065C3970" w14:textId="77777777" w:rsidTr="00A40A29">
        <w:trPr>
          <w:trHeight w:val="290"/>
        </w:trPr>
        <w:tc>
          <w:tcPr>
            <w:tcW w:w="2196" w:type="dxa"/>
            <w:shd w:val="clear" w:color="auto" w:fill="auto"/>
            <w:noWrap/>
            <w:hideMark/>
          </w:tcPr>
          <w:p w14:paraId="470EF4C0" w14:textId="77777777" w:rsidR="00B65918" w:rsidRPr="00C517E8" w:rsidRDefault="00B65918" w:rsidP="00A40A29">
            <w:pPr>
              <w:rPr>
                <w:rFonts w:cs="Calibri"/>
                <w:color w:val="000000"/>
                <w:sz w:val="18"/>
                <w:szCs w:val="18"/>
              </w:rPr>
            </w:pPr>
            <w:r w:rsidRPr="00C517E8">
              <w:rPr>
                <w:rFonts w:cs="Calibri"/>
                <w:color w:val="000000"/>
                <w:sz w:val="18"/>
                <w:szCs w:val="18"/>
              </w:rPr>
              <w:t>idcoberperf</w:t>
            </w:r>
          </w:p>
        </w:tc>
        <w:tc>
          <w:tcPr>
            <w:tcW w:w="6871" w:type="dxa"/>
            <w:shd w:val="clear" w:color="auto" w:fill="auto"/>
            <w:noWrap/>
            <w:hideMark/>
          </w:tcPr>
          <w:p w14:paraId="23D03A60" w14:textId="50DD43C2"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Sem transformações</w:t>
            </w:r>
          </w:p>
        </w:tc>
      </w:tr>
      <w:tr w:rsidR="00B65918" w:rsidRPr="00C517E8" w14:paraId="5FA5C396" w14:textId="77777777" w:rsidTr="00A40A29">
        <w:trPr>
          <w:trHeight w:val="290"/>
        </w:trPr>
        <w:tc>
          <w:tcPr>
            <w:tcW w:w="2196" w:type="dxa"/>
            <w:shd w:val="clear" w:color="auto" w:fill="auto"/>
            <w:noWrap/>
            <w:hideMark/>
          </w:tcPr>
          <w:p w14:paraId="1B1438E2" w14:textId="77777777" w:rsidR="00B65918" w:rsidRPr="00C517E8" w:rsidRDefault="00B65918" w:rsidP="00A40A29">
            <w:pPr>
              <w:rPr>
                <w:rFonts w:cs="Calibri"/>
                <w:color w:val="000000"/>
                <w:sz w:val="18"/>
                <w:szCs w:val="18"/>
              </w:rPr>
            </w:pPr>
            <w:r w:rsidRPr="00C517E8">
              <w:rPr>
                <w:rFonts w:cs="Calibri"/>
                <w:color w:val="000000"/>
                <w:sz w:val="18"/>
                <w:szCs w:val="18"/>
              </w:rPr>
              <w:t>valasesojur</w:t>
            </w:r>
          </w:p>
        </w:tc>
        <w:tc>
          <w:tcPr>
            <w:tcW w:w="6871" w:type="dxa"/>
            <w:shd w:val="clear" w:color="auto" w:fill="auto"/>
            <w:noWrap/>
            <w:hideMark/>
          </w:tcPr>
          <w:p w14:paraId="71D6FC9B" w14:textId="5D2A7278" w:rsidR="00B65918"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Sem transformações</w:t>
            </w:r>
          </w:p>
        </w:tc>
      </w:tr>
      <w:tr w:rsidR="00A40A29" w:rsidRPr="00C517E8" w14:paraId="7AC32AC1" w14:textId="77777777" w:rsidTr="00A40A29">
        <w:trPr>
          <w:trHeight w:val="290"/>
        </w:trPr>
        <w:tc>
          <w:tcPr>
            <w:tcW w:w="2196" w:type="dxa"/>
            <w:shd w:val="clear" w:color="auto" w:fill="auto"/>
            <w:noWrap/>
          </w:tcPr>
          <w:p w14:paraId="4265EC61" w14:textId="7EFDB51C" w:rsidR="00A40A29" w:rsidRPr="00A40A29" w:rsidRDefault="00A40A29" w:rsidP="00A40A29">
            <w:pPr>
              <w:rPr>
                <w:rFonts w:cs="Calibri"/>
                <w:color w:val="000000"/>
                <w:sz w:val="18"/>
                <w:szCs w:val="18"/>
              </w:rPr>
            </w:pPr>
            <w:r w:rsidRPr="00A40A29">
              <w:rPr>
                <w:rFonts w:cs="Calibri"/>
                <w:color w:val="000000"/>
                <w:sz w:val="18"/>
              </w:rPr>
              <w:lastRenderedPageBreak/>
              <w:t>perreparto</w:t>
            </w:r>
          </w:p>
        </w:tc>
        <w:tc>
          <w:tcPr>
            <w:tcW w:w="6871" w:type="dxa"/>
            <w:shd w:val="clear" w:color="auto" w:fill="auto"/>
            <w:noWrap/>
          </w:tcPr>
          <w:p w14:paraId="368828B6" w14:textId="77777777" w:rsidR="00A40A29" w:rsidRPr="00984DB3" w:rsidRDefault="00A40A29" w:rsidP="00F63E90">
            <w:pPr>
              <w:pStyle w:val="ListParagraph"/>
              <w:numPr>
                <w:ilvl w:val="0"/>
                <w:numId w:val="56"/>
              </w:numPr>
              <w:ind w:left="357" w:hanging="357"/>
              <w:rPr>
                <w:rFonts w:cs="Calibri"/>
                <w:color w:val="000000"/>
                <w:sz w:val="18"/>
                <w:szCs w:val="18"/>
              </w:rPr>
            </w:pPr>
            <w:r w:rsidRPr="00984DB3">
              <w:rPr>
                <w:rFonts w:cs="Calibri"/>
                <w:color w:val="000000"/>
                <w:sz w:val="18"/>
                <w:szCs w:val="18"/>
              </w:rPr>
              <w:t>O formato do campo é alterado para STRING</w:t>
            </w:r>
          </w:p>
          <w:p w14:paraId="5B2A2465" w14:textId="208E94B4"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0705B84D" w14:textId="77777777" w:rsidTr="00A40A29">
        <w:trPr>
          <w:trHeight w:val="290"/>
        </w:trPr>
        <w:tc>
          <w:tcPr>
            <w:tcW w:w="2196" w:type="dxa"/>
            <w:shd w:val="clear" w:color="auto" w:fill="auto"/>
            <w:noWrap/>
          </w:tcPr>
          <w:p w14:paraId="30752024" w14:textId="6619E8E2" w:rsidR="00A40A29" w:rsidRPr="00A40A29" w:rsidRDefault="00A40A29" w:rsidP="00A40A29">
            <w:pPr>
              <w:rPr>
                <w:rFonts w:cs="Calibri"/>
                <w:color w:val="000000"/>
                <w:sz w:val="18"/>
                <w:szCs w:val="18"/>
              </w:rPr>
            </w:pPr>
            <w:r w:rsidRPr="00A40A29">
              <w:rPr>
                <w:rFonts w:cs="Calibri"/>
                <w:color w:val="000000"/>
                <w:sz w:val="18"/>
              </w:rPr>
              <w:t>ordenprelgar</w:t>
            </w:r>
          </w:p>
        </w:tc>
        <w:tc>
          <w:tcPr>
            <w:tcW w:w="6871" w:type="dxa"/>
            <w:shd w:val="clear" w:color="auto" w:fill="auto"/>
            <w:noWrap/>
          </w:tcPr>
          <w:p w14:paraId="185EC705" w14:textId="426EB043"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400C2499" w14:textId="77777777" w:rsidTr="00A40A29">
        <w:trPr>
          <w:trHeight w:val="290"/>
        </w:trPr>
        <w:tc>
          <w:tcPr>
            <w:tcW w:w="2196" w:type="dxa"/>
            <w:shd w:val="clear" w:color="auto" w:fill="auto"/>
            <w:noWrap/>
          </w:tcPr>
          <w:p w14:paraId="31531456" w14:textId="0B080DBB" w:rsidR="00A40A29" w:rsidRPr="00A40A29" w:rsidRDefault="00A40A29" w:rsidP="00A40A29">
            <w:pPr>
              <w:rPr>
                <w:rFonts w:cs="Calibri"/>
                <w:color w:val="000000"/>
                <w:sz w:val="18"/>
                <w:szCs w:val="18"/>
              </w:rPr>
            </w:pPr>
            <w:r w:rsidRPr="00A40A29">
              <w:rPr>
                <w:rFonts w:cs="Calibri"/>
                <w:color w:val="000000"/>
                <w:sz w:val="18"/>
              </w:rPr>
              <w:t>tangohipotec</w:t>
            </w:r>
          </w:p>
        </w:tc>
        <w:tc>
          <w:tcPr>
            <w:tcW w:w="6871" w:type="dxa"/>
            <w:shd w:val="clear" w:color="auto" w:fill="auto"/>
            <w:noWrap/>
          </w:tcPr>
          <w:p w14:paraId="5B3FF7A4" w14:textId="1C653DA6"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3BFF738D" w14:textId="77777777" w:rsidTr="00984DB3">
        <w:trPr>
          <w:trHeight w:val="50"/>
        </w:trPr>
        <w:tc>
          <w:tcPr>
            <w:tcW w:w="2196" w:type="dxa"/>
            <w:shd w:val="clear" w:color="auto" w:fill="auto"/>
            <w:noWrap/>
          </w:tcPr>
          <w:p w14:paraId="009DAF14" w14:textId="4F037A6D" w:rsidR="00A40A29" w:rsidRPr="00A40A29" w:rsidRDefault="00A40A29" w:rsidP="00A40A29">
            <w:pPr>
              <w:rPr>
                <w:rFonts w:cs="Calibri"/>
                <w:color w:val="000000"/>
                <w:sz w:val="18"/>
                <w:szCs w:val="18"/>
              </w:rPr>
            </w:pPr>
            <w:r w:rsidRPr="00A40A29">
              <w:rPr>
                <w:rFonts w:cs="Calibri"/>
                <w:color w:val="000000"/>
                <w:sz w:val="18"/>
              </w:rPr>
              <w:t>nimpago</w:t>
            </w:r>
          </w:p>
        </w:tc>
        <w:tc>
          <w:tcPr>
            <w:tcW w:w="6871" w:type="dxa"/>
            <w:shd w:val="clear" w:color="auto" w:fill="auto"/>
            <w:noWrap/>
          </w:tcPr>
          <w:p w14:paraId="2847C939" w14:textId="77777777" w:rsidR="00A40A29" w:rsidRDefault="00A40A29" w:rsidP="00F63E90">
            <w:pPr>
              <w:pStyle w:val="ListParagraph"/>
              <w:numPr>
                <w:ilvl w:val="0"/>
                <w:numId w:val="56"/>
              </w:numPr>
              <w:ind w:left="357" w:hanging="357"/>
              <w:rPr>
                <w:rFonts w:cs="Calibri"/>
                <w:color w:val="000000"/>
                <w:sz w:val="18"/>
                <w:szCs w:val="18"/>
              </w:rPr>
            </w:pPr>
            <w:r>
              <w:rPr>
                <w:rFonts w:cs="Calibri"/>
                <w:color w:val="000000"/>
                <w:sz w:val="18"/>
                <w:szCs w:val="18"/>
              </w:rPr>
              <w:t>O formato do campo é alterado para STRING</w:t>
            </w:r>
          </w:p>
          <w:p w14:paraId="3C524A76" w14:textId="64FF48BA"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7E5F1152" w14:textId="77777777" w:rsidTr="00A40A29">
        <w:trPr>
          <w:trHeight w:val="290"/>
        </w:trPr>
        <w:tc>
          <w:tcPr>
            <w:tcW w:w="2196" w:type="dxa"/>
            <w:shd w:val="clear" w:color="auto" w:fill="auto"/>
            <w:noWrap/>
          </w:tcPr>
          <w:p w14:paraId="6631F42B" w14:textId="537C89FA" w:rsidR="00A40A29" w:rsidRPr="00A40A29" w:rsidRDefault="00A40A29" w:rsidP="00A40A29">
            <w:pPr>
              <w:rPr>
                <w:rFonts w:cs="Calibri"/>
                <w:color w:val="000000"/>
                <w:sz w:val="18"/>
                <w:szCs w:val="18"/>
              </w:rPr>
            </w:pPr>
            <w:r w:rsidRPr="00A40A29">
              <w:rPr>
                <w:rFonts w:cs="Calibri"/>
                <w:color w:val="000000"/>
                <w:sz w:val="18"/>
              </w:rPr>
              <w:t>iact_gp</w:t>
            </w:r>
          </w:p>
        </w:tc>
        <w:tc>
          <w:tcPr>
            <w:tcW w:w="6871" w:type="dxa"/>
            <w:shd w:val="clear" w:color="auto" w:fill="auto"/>
            <w:noWrap/>
          </w:tcPr>
          <w:p w14:paraId="257115D3" w14:textId="2AADB033" w:rsidR="00A40A29" w:rsidRPr="00A40A29" w:rsidRDefault="00A40A29" w:rsidP="00F63E90">
            <w:pPr>
              <w:pStyle w:val="ListParagraph"/>
              <w:numPr>
                <w:ilvl w:val="0"/>
                <w:numId w:val="56"/>
              </w:numPr>
              <w:ind w:left="357" w:hanging="357"/>
              <w:rPr>
                <w:rFonts w:cs="Calibri"/>
                <w:color w:val="000000"/>
                <w:sz w:val="18"/>
                <w:szCs w:val="18"/>
              </w:rPr>
            </w:pPr>
            <w:r w:rsidRPr="00A40A29">
              <w:rPr>
                <w:rFonts w:cs="Calibri"/>
                <w:color w:val="000000"/>
                <w:sz w:val="18"/>
                <w:szCs w:val="18"/>
              </w:rPr>
              <w:t xml:space="preserve">Sem </w:t>
            </w:r>
            <w:r w:rsidR="00FB6E8E" w:rsidRPr="00A40A29">
              <w:rPr>
                <w:rFonts w:cs="Calibri"/>
                <w:color w:val="000000"/>
                <w:sz w:val="18"/>
                <w:szCs w:val="18"/>
              </w:rPr>
              <w:t>transformações</w:t>
            </w:r>
          </w:p>
        </w:tc>
      </w:tr>
    </w:tbl>
    <w:p w14:paraId="7A578C27" w14:textId="1D895B05" w:rsidR="006C1779" w:rsidRPr="00A65FE6" w:rsidRDefault="006C1779" w:rsidP="00A65FE6">
      <w:pPr>
        <w:jc w:val="both"/>
        <w:rPr>
          <w:rFonts w:cs="Calibri"/>
        </w:rPr>
      </w:pPr>
    </w:p>
    <w:p w14:paraId="27D35DEF" w14:textId="4E47910D" w:rsidR="00A17B8C" w:rsidRPr="00AA4469" w:rsidRDefault="008B6B55" w:rsidP="00666790">
      <w:pPr>
        <w:pStyle w:val="Heading5"/>
        <w:rPr>
          <w:i/>
        </w:rPr>
      </w:pPr>
      <w:bookmarkStart w:id="119" w:name="_Toc163902275"/>
      <w:bookmarkStart w:id="120" w:name="_Toc168671667"/>
      <w:r w:rsidRPr="007314D4">
        <w:rPr>
          <w:i/>
        </w:rPr>
        <w:t>View</w:t>
      </w:r>
      <w:r>
        <w:t xml:space="preserve"> da tabela de processos</w:t>
      </w:r>
      <w:r w:rsidR="000836DD">
        <w:t>/cauções</w:t>
      </w:r>
      <w:r>
        <w:t xml:space="preserve"> reais para IFRS</w:t>
      </w:r>
      <w:r w:rsidR="00A17B8C">
        <w:t xml:space="preserve">: </w:t>
      </w:r>
      <w:r w:rsidRPr="00AA4469">
        <w:rPr>
          <w:i/>
        </w:rPr>
        <w:t>cd_garantias.gt016_report_biyr9510_ifrs</w:t>
      </w:r>
      <w:bookmarkEnd w:id="119"/>
      <w:bookmarkEnd w:id="120"/>
    </w:p>
    <w:p w14:paraId="711398C4" w14:textId="07D1BA4E" w:rsidR="00FB6E8E" w:rsidRPr="00720567"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cd_garantias.gt016_report_biyr9510_ifrs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de IFRS9, de acordo com os seus critérios e formatos necessários. </w:t>
      </w:r>
    </w:p>
    <w:p w14:paraId="1FDED89F" w14:textId="5FB72994" w:rsidR="00FB6E8E"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p w14:paraId="10C2F67D" w14:textId="6E08D392" w:rsidR="009E0D3A" w:rsidRPr="009E0D3A" w:rsidRDefault="009E0D3A" w:rsidP="009E0D3A">
      <w:pPr>
        <w:pStyle w:val="Caption"/>
        <w:jc w:val="center"/>
        <w:rPr>
          <w:rFonts w:eastAsiaTheme="minorHAnsi" w:cstheme="minorBidi"/>
          <w:b/>
          <w:color w:val="000000" w:themeColor="text1"/>
          <w:sz w:val="22"/>
          <w:szCs w:val="22"/>
          <w:lang w:eastAsia="en-US"/>
        </w:rPr>
      </w:pPr>
      <w:bookmarkStart w:id="121" w:name="_Toc168413859"/>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C8031D">
        <w:rPr>
          <w:b/>
          <w:noProof/>
          <w:color w:val="000000" w:themeColor="text1"/>
          <w:sz w:val="22"/>
          <w:szCs w:val="22"/>
        </w:rPr>
        <w:t>21</w:t>
      </w:r>
      <w:r w:rsidRPr="009E0D3A">
        <w:rPr>
          <w:b/>
          <w:color w:val="000000" w:themeColor="text1"/>
          <w:sz w:val="22"/>
          <w:szCs w:val="22"/>
        </w:rPr>
        <w:fldChar w:fldCharType="end"/>
      </w:r>
      <w:r w:rsidRPr="009E0D3A">
        <w:rPr>
          <w:b/>
          <w:color w:val="000000" w:themeColor="text1"/>
          <w:sz w:val="22"/>
          <w:szCs w:val="22"/>
        </w:rPr>
        <w:t>:Detalhe dos campos e das suas transformações da cd_garantias.gt016_report_biyr9510_ifrs</w:t>
      </w:r>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4"/>
      </w:tblGrid>
      <w:tr w:rsidR="00FB6E8E" w:rsidRPr="00FB6E8E" w14:paraId="40A3DB81" w14:textId="77777777" w:rsidTr="0072109A">
        <w:trPr>
          <w:trHeight w:val="290"/>
          <w:tblHeader/>
        </w:trPr>
        <w:tc>
          <w:tcPr>
            <w:tcW w:w="2196" w:type="dxa"/>
            <w:shd w:val="clear" w:color="auto" w:fill="FF0000"/>
            <w:noWrap/>
            <w:hideMark/>
          </w:tcPr>
          <w:p w14:paraId="0184C5B7" w14:textId="77932978" w:rsidR="00FB6E8E" w:rsidRPr="00A40A29" w:rsidRDefault="00B935DB" w:rsidP="0072109A">
            <w:pPr>
              <w:rPr>
                <w:rFonts w:cs="Calibri"/>
                <w:b/>
                <w:bCs/>
                <w:color w:val="FFFFFF"/>
                <w:sz w:val="18"/>
                <w:szCs w:val="18"/>
                <w:lang w:val="en-US"/>
              </w:rPr>
            </w:pPr>
            <w:r>
              <w:rPr>
                <w:rFonts w:cs="Calibri"/>
                <w:b/>
                <w:bCs/>
                <w:color w:val="FFFFFF"/>
                <w:sz w:val="18"/>
                <w:szCs w:val="18"/>
                <w:lang w:val="en-US"/>
              </w:rPr>
              <w:t>Campos</w:t>
            </w:r>
            <w:r w:rsidR="00FB6E8E" w:rsidRPr="00A40A29">
              <w:rPr>
                <w:rFonts w:cs="Calibri"/>
                <w:b/>
                <w:bCs/>
                <w:color w:val="FFFFFF"/>
                <w:sz w:val="18"/>
                <w:szCs w:val="18"/>
                <w:lang w:val="en-US"/>
              </w:rPr>
              <w:t xml:space="preserve"> da </w:t>
            </w:r>
            <w:r w:rsidR="00FB6E8E" w:rsidRPr="00A40A29">
              <w:rPr>
                <w:rFonts w:cs="Calibri"/>
                <w:b/>
                <w:bCs/>
                <w:i/>
                <w:color w:val="FFFFFF"/>
                <w:sz w:val="18"/>
                <w:szCs w:val="18"/>
                <w:lang w:val="en-US"/>
              </w:rPr>
              <w:t>view</w:t>
            </w:r>
          </w:p>
          <w:p w14:paraId="2BA7206A" w14:textId="47A723A1" w:rsidR="00FB6E8E" w:rsidRPr="00FB6E8E" w:rsidRDefault="00FB6E8E" w:rsidP="0072109A">
            <w:pPr>
              <w:rPr>
                <w:rFonts w:cs="Calibri"/>
                <w:color w:val="000000"/>
                <w:sz w:val="18"/>
                <w:szCs w:val="18"/>
                <w:lang w:val="en-US"/>
              </w:rPr>
            </w:pPr>
            <w:r>
              <w:rPr>
                <w:rFonts w:cs="Calibri"/>
                <w:b/>
                <w:bCs/>
                <w:i/>
                <w:color w:val="FFFFFF"/>
                <w:sz w:val="18"/>
                <w:szCs w:val="18"/>
                <w:lang w:val="en-US"/>
              </w:rPr>
              <w:t>gt016_report_biyr9510</w:t>
            </w:r>
            <w:r w:rsidRPr="00A40A29">
              <w:rPr>
                <w:rFonts w:cs="Calibri"/>
                <w:b/>
                <w:bCs/>
                <w:i/>
                <w:color w:val="FFFFFF"/>
                <w:sz w:val="18"/>
                <w:szCs w:val="18"/>
                <w:lang w:val="en-US"/>
              </w:rPr>
              <w:t>_ifrs</w:t>
            </w:r>
          </w:p>
        </w:tc>
        <w:tc>
          <w:tcPr>
            <w:tcW w:w="6804" w:type="dxa"/>
            <w:shd w:val="clear" w:color="auto" w:fill="FF0000"/>
            <w:noWrap/>
            <w:hideMark/>
          </w:tcPr>
          <w:p w14:paraId="45935800" w14:textId="3575C06D" w:rsidR="00FB6E8E" w:rsidRPr="00FB6E8E" w:rsidRDefault="00FB6E8E" w:rsidP="0072109A">
            <w:pPr>
              <w:rPr>
                <w:rFonts w:cs="Calibri"/>
                <w:color w:val="000000"/>
                <w:sz w:val="18"/>
                <w:szCs w:val="18"/>
              </w:rPr>
            </w:pPr>
            <w:r w:rsidRPr="00FB6E8E">
              <w:rPr>
                <w:rFonts w:cs="Calibri"/>
                <w:b/>
                <w:bCs/>
                <w:color w:val="FFFFFF"/>
                <w:sz w:val="18"/>
                <w:szCs w:val="18"/>
              </w:rPr>
              <w:t>Alterações a partir da tabela</w:t>
            </w:r>
            <w:r>
              <w:rPr>
                <w:rFonts w:cs="Calibri"/>
                <w:color w:val="000000"/>
                <w:sz w:val="18"/>
                <w:szCs w:val="18"/>
              </w:rPr>
              <w:t xml:space="preserve"> </w:t>
            </w:r>
            <w:r>
              <w:rPr>
                <w:rFonts w:cs="Calibri"/>
                <w:b/>
                <w:bCs/>
                <w:i/>
                <w:color w:val="FFFFFF"/>
                <w:sz w:val="18"/>
                <w:szCs w:val="18"/>
              </w:rPr>
              <w:t>gt016_report_biyr9510</w:t>
            </w:r>
          </w:p>
        </w:tc>
      </w:tr>
      <w:tr w:rsidR="00FB6E8E" w:rsidRPr="00FB6E8E" w14:paraId="46F9B6F5" w14:textId="77777777" w:rsidTr="0072109A">
        <w:trPr>
          <w:trHeight w:val="290"/>
        </w:trPr>
        <w:tc>
          <w:tcPr>
            <w:tcW w:w="2196" w:type="dxa"/>
            <w:shd w:val="clear" w:color="auto" w:fill="auto"/>
            <w:noWrap/>
            <w:hideMark/>
          </w:tcPr>
          <w:p w14:paraId="6928C618" w14:textId="77777777" w:rsidR="00FB6E8E" w:rsidRPr="00FB6E8E" w:rsidRDefault="00FB6E8E" w:rsidP="0072109A">
            <w:pPr>
              <w:rPr>
                <w:rFonts w:cs="Calibri"/>
                <w:color w:val="000000"/>
                <w:sz w:val="18"/>
                <w:szCs w:val="18"/>
              </w:rPr>
            </w:pPr>
            <w:r w:rsidRPr="00FB6E8E">
              <w:rPr>
                <w:rFonts w:cs="Calibri"/>
                <w:color w:val="000000"/>
                <w:sz w:val="18"/>
                <w:szCs w:val="18"/>
              </w:rPr>
              <w:t>datdados</w:t>
            </w:r>
          </w:p>
        </w:tc>
        <w:tc>
          <w:tcPr>
            <w:tcW w:w="6804" w:type="dxa"/>
            <w:shd w:val="clear" w:color="auto" w:fill="auto"/>
            <w:noWrap/>
            <w:hideMark/>
          </w:tcPr>
          <w:p w14:paraId="5C446594" w14:textId="415AB573"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No caso de existir algum registo a NULL, é assumido o valor ‘9999-12-31’</w:t>
            </w:r>
          </w:p>
        </w:tc>
      </w:tr>
      <w:tr w:rsidR="00FB6E8E" w:rsidRPr="00FB6E8E" w14:paraId="74790A3D" w14:textId="77777777" w:rsidTr="0072109A">
        <w:trPr>
          <w:trHeight w:val="290"/>
        </w:trPr>
        <w:tc>
          <w:tcPr>
            <w:tcW w:w="2196" w:type="dxa"/>
            <w:shd w:val="clear" w:color="auto" w:fill="auto"/>
            <w:noWrap/>
            <w:hideMark/>
          </w:tcPr>
          <w:p w14:paraId="74ECA6D3" w14:textId="77777777" w:rsidR="00FB6E8E" w:rsidRPr="00FB6E8E" w:rsidRDefault="00FB6E8E" w:rsidP="0072109A">
            <w:pPr>
              <w:rPr>
                <w:rFonts w:cs="Calibri"/>
                <w:color w:val="000000"/>
                <w:sz w:val="18"/>
                <w:szCs w:val="18"/>
              </w:rPr>
            </w:pPr>
            <w:r w:rsidRPr="00FB6E8E">
              <w:rPr>
                <w:rFonts w:cs="Calibri"/>
                <w:color w:val="000000"/>
                <w:sz w:val="18"/>
                <w:szCs w:val="18"/>
              </w:rPr>
              <w:t>empresa</w:t>
            </w:r>
          </w:p>
        </w:tc>
        <w:tc>
          <w:tcPr>
            <w:tcW w:w="6804" w:type="dxa"/>
            <w:shd w:val="clear" w:color="auto" w:fill="auto"/>
            <w:noWrap/>
            <w:hideMark/>
          </w:tcPr>
          <w:p w14:paraId="35C8D3FB" w14:textId="1ABA174D"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Sem transformações a partir do campo ‘empresabg’</w:t>
            </w:r>
          </w:p>
        </w:tc>
      </w:tr>
      <w:tr w:rsidR="00FB6E8E" w:rsidRPr="00FB6E8E" w14:paraId="5C448BED" w14:textId="77777777" w:rsidTr="0072109A">
        <w:trPr>
          <w:trHeight w:val="290"/>
        </w:trPr>
        <w:tc>
          <w:tcPr>
            <w:tcW w:w="2196" w:type="dxa"/>
            <w:shd w:val="clear" w:color="auto" w:fill="auto"/>
            <w:noWrap/>
            <w:hideMark/>
          </w:tcPr>
          <w:p w14:paraId="628ABFFE" w14:textId="77777777" w:rsidR="00FB6E8E" w:rsidRPr="00FB6E8E" w:rsidRDefault="00FB6E8E" w:rsidP="0072109A">
            <w:pPr>
              <w:rPr>
                <w:rFonts w:cs="Calibri"/>
                <w:color w:val="000000"/>
                <w:sz w:val="18"/>
                <w:szCs w:val="18"/>
              </w:rPr>
            </w:pPr>
            <w:r w:rsidRPr="00FB6E8E">
              <w:rPr>
                <w:rFonts w:cs="Calibri"/>
                <w:color w:val="000000"/>
                <w:sz w:val="18"/>
                <w:szCs w:val="18"/>
              </w:rPr>
              <w:t>cglobgar</w:t>
            </w:r>
          </w:p>
        </w:tc>
        <w:tc>
          <w:tcPr>
            <w:tcW w:w="6804" w:type="dxa"/>
            <w:shd w:val="clear" w:color="auto" w:fill="auto"/>
            <w:noWrap/>
            <w:hideMark/>
          </w:tcPr>
          <w:p w14:paraId="7FF45A99" w14:textId="69A7208B" w:rsidR="00FB6E8E" w:rsidRPr="00FB6E8E" w:rsidRDefault="00FB6E8E" w:rsidP="00F63E90">
            <w:pPr>
              <w:pStyle w:val="ListParagraph"/>
              <w:numPr>
                <w:ilvl w:val="0"/>
                <w:numId w:val="47"/>
              </w:numPr>
              <w:ind w:left="357" w:hanging="357"/>
              <w:rPr>
                <w:rFonts w:cs="Calibri"/>
                <w:color w:val="000000"/>
                <w:sz w:val="18"/>
                <w:szCs w:val="18"/>
              </w:rPr>
            </w:pPr>
            <w:r>
              <w:rPr>
                <w:rFonts w:cs="Calibri"/>
                <w:color w:val="000000"/>
                <w:sz w:val="18"/>
                <w:szCs w:val="18"/>
              </w:rPr>
              <w:t>Sem transformações</w:t>
            </w:r>
          </w:p>
        </w:tc>
      </w:tr>
      <w:tr w:rsidR="00FB6E8E" w:rsidRPr="00FB6E8E" w14:paraId="51923093" w14:textId="77777777" w:rsidTr="0072109A">
        <w:trPr>
          <w:trHeight w:val="290"/>
        </w:trPr>
        <w:tc>
          <w:tcPr>
            <w:tcW w:w="2196" w:type="dxa"/>
            <w:shd w:val="clear" w:color="auto" w:fill="auto"/>
            <w:noWrap/>
            <w:hideMark/>
          </w:tcPr>
          <w:p w14:paraId="4CB8F61D" w14:textId="77777777" w:rsidR="00FB6E8E" w:rsidRPr="00FB6E8E" w:rsidRDefault="00FB6E8E" w:rsidP="0072109A">
            <w:pPr>
              <w:rPr>
                <w:rFonts w:cs="Calibri"/>
                <w:color w:val="000000"/>
                <w:sz w:val="18"/>
                <w:szCs w:val="18"/>
              </w:rPr>
            </w:pPr>
            <w:r w:rsidRPr="00FB6E8E">
              <w:rPr>
                <w:rFonts w:cs="Calibri"/>
                <w:color w:val="000000"/>
                <w:sz w:val="18"/>
                <w:szCs w:val="18"/>
              </w:rPr>
              <w:t>codcontr</w:t>
            </w:r>
          </w:p>
        </w:tc>
        <w:tc>
          <w:tcPr>
            <w:tcW w:w="6804" w:type="dxa"/>
            <w:shd w:val="clear" w:color="auto" w:fill="auto"/>
            <w:noWrap/>
            <w:hideMark/>
          </w:tcPr>
          <w:p w14:paraId="6EC68967" w14:textId="7BB036DC" w:rsidR="00FB6E8E" w:rsidRPr="00FB6E8E" w:rsidRDefault="00FB6E8E" w:rsidP="00F63E90">
            <w:pPr>
              <w:pStyle w:val="ListParagraph"/>
              <w:numPr>
                <w:ilvl w:val="0"/>
                <w:numId w:val="47"/>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9</w:t>
            </w:r>
            <w:r w:rsidRPr="00013B93">
              <w:rPr>
                <w:rFonts w:cs="Calibri"/>
                <w:color w:val="000000"/>
                <w:sz w:val="18"/>
                <w:szCs w:val="18"/>
              </w:rPr>
              <w:t xml:space="preserve"> caracteres, é acrescentado o dígito ‘0’ à esquerda, até perfazer o comprimento de campo desejado.</w:t>
            </w:r>
          </w:p>
        </w:tc>
      </w:tr>
      <w:tr w:rsidR="00FB6E8E" w:rsidRPr="00FB6E8E" w14:paraId="365EF9A6" w14:textId="77777777" w:rsidTr="0072109A">
        <w:trPr>
          <w:trHeight w:val="290"/>
        </w:trPr>
        <w:tc>
          <w:tcPr>
            <w:tcW w:w="2196" w:type="dxa"/>
            <w:shd w:val="clear" w:color="auto" w:fill="auto"/>
            <w:noWrap/>
            <w:hideMark/>
          </w:tcPr>
          <w:p w14:paraId="705E507D" w14:textId="77777777" w:rsidR="00FB6E8E" w:rsidRPr="00FB6E8E" w:rsidRDefault="00FB6E8E" w:rsidP="0072109A">
            <w:pPr>
              <w:rPr>
                <w:rFonts w:cs="Calibri"/>
                <w:color w:val="000000"/>
                <w:sz w:val="18"/>
                <w:szCs w:val="18"/>
              </w:rPr>
            </w:pPr>
            <w:r w:rsidRPr="00FB6E8E">
              <w:rPr>
                <w:rFonts w:cs="Calibri"/>
                <w:color w:val="000000"/>
                <w:sz w:val="18"/>
                <w:szCs w:val="18"/>
              </w:rPr>
              <w:t>produtobg</w:t>
            </w:r>
          </w:p>
        </w:tc>
        <w:tc>
          <w:tcPr>
            <w:tcW w:w="6804" w:type="dxa"/>
            <w:shd w:val="clear" w:color="auto" w:fill="auto"/>
            <w:noWrap/>
            <w:hideMark/>
          </w:tcPr>
          <w:p w14:paraId="6D42CA7C" w14:textId="0A703962" w:rsidR="00FB6E8E" w:rsidRPr="00FB6E8E" w:rsidRDefault="00FB6E8E" w:rsidP="00F63E90">
            <w:pPr>
              <w:pStyle w:val="ListParagraph"/>
              <w:numPr>
                <w:ilvl w:val="0"/>
                <w:numId w:val="47"/>
              </w:numPr>
              <w:ind w:left="357" w:hanging="357"/>
              <w:rPr>
                <w:rFonts w:cs="Calibri"/>
                <w:color w:val="000000"/>
                <w:sz w:val="18"/>
                <w:szCs w:val="18"/>
              </w:rPr>
            </w:pPr>
            <w:r w:rsidRPr="00FB6E8E">
              <w:rPr>
                <w:rFonts w:cs="Calibri"/>
                <w:color w:val="000000"/>
                <w:sz w:val="18"/>
                <w:szCs w:val="18"/>
              </w:rPr>
              <w:t>No caso de existir algum registo a NULL, é assumido o valor ‘99999’</w:t>
            </w:r>
          </w:p>
        </w:tc>
      </w:tr>
      <w:tr w:rsidR="00FB6E8E" w:rsidRPr="00FB6E8E" w14:paraId="38C28061" w14:textId="77777777" w:rsidTr="0072109A">
        <w:trPr>
          <w:trHeight w:val="290"/>
        </w:trPr>
        <w:tc>
          <w:tcPr>
            <w:tcW w:w="2196" w:type="dxa"/>
            <w:shd w:val="clear" w:color="auto" w:fill="auto"/>
            <w:noWrap/>
            <w:hideMark/>
          </w:tcPr>
          <w:p w14:paraId="749C1FDB" w14:textId="77777777" w:rsidR="00FB6E8E" w:rsidRPr="00FB6E8E" w:rsidRDefault="00FB6E8E" w:rsidP="0072109A">
            <w:pPr>
              <w:rPr>
                <w:rFonts w:cs="Calibri"/>
                <w:color w:val="000000"/>
                <w:sz w:val="18"/>
                <w:szCs w:val="18"/>
              </w:rPr>
            </w:pPr>
            <w:r w:rsidRPr="00FB6E8E">
              <w:rPr>
                <w:rFonts w:cs="Calibri"/>
                <w:color w:val="000000"/>
                <w:sz w:val="18"/>
                <w:szCs w:val="18"/>
              </w:rPr>
              <w:t>tipobembl</w:t>
            </w:r>
          </w:p>
        </w:tc>
        <w:tc>
          <w:tcPr>
            <w:tcW w:w="6804" w:type="dxa"/>
            <w:shd w:val="clear" w:color="auto" w:fill="auto"/>
            <w:noWrap/>
            <w:hideMark/>
          </w:tcPr>
          <w:p w14:paraId="22563090" w14:textId="77777777" w:rsidR="00FB6E8E" w:rsidRDefault="002C3812" w:rsidP="00F63E90">
            <w:pPr>
              <w:pStyle w:val="ListParagraph"/>
              <w:numPr>
                <w:ilvl w:val="0"/>
                <w:numId w:val="47"/>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247F0A7F" w14:textId="1FCF6200" w:rsidR="002C3812" w:rsidRPr="002C3812" w:rsidRDefault="002C3812" w:rsidP="00F63E90">
            <w:pPr>
              <w:pStyle w:val="ListParagraph"/>
              <w:numPr>
                <w:ilvl w:val="0"/>
                <w:numId w:val="47"/>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5</w:t>
            </w:r>
            <w:r w:rsidRPr="00013B93">
              <w:rPr>
                <w:rFonts w:cs="Calibri"/>
                <w:color w:val="000000"/>
                <w:sz w:val="18"/>
                <w:szCs w:val="18"/>
              </w:rPr>
              <w:t xml:space="preserve"> caracteres, é acrescentado o dígito ‘0’ à esquerda, até perfazer o comprimento de campo desejado.</w:t>
            </w:r>
          </w:p>
        </w:tc>
      </w:tr>
      <w:tr w:rsidR="00FB6E8E" w:rsidRPr="00FB6E8E" w14:paraId="49D415C0" w14:textId="77777777" w:rsidTr="0072109A">
        <w:trPr>
          <w:trHeight w:val="290"/>
        </w:trPr>
        <w:tc>
          <w:tcPr>
            <w:tcW w:w="2196" w:type="dxa"/>
            <w:shd w:val="clear" w:color="auto" w:fill="auto"/>
            <w:noWrap/>
            <w:hideMark/>
          </w:tcPr>
          <w:p w14:paraId="18C3E5B4" w14:textId="77777777" w:rsidR="00FB6E8E" w:rsidRPr="00FB6E8E" w:rsidRDefault="00FB6E8E" w:rsidP="0072109A">
            <w:pPr>
              <w:rPr>
                <w:rFonts w:cs="Calibri"/>
                <w:color w:val="000000"/>
                <w:sz w:val="18"/>
                <w:szCs w:val="18"/>
              </w:rPr>
            </w:pPr>
            <w:r w:rsidRPr="00FB6E8E">
              <w:rPr>
                <w:rFonts w:cs="Calibri"/>
                <w:color w:val="000000"/>
                <w:sz w:val="18"/>
                <w:szCs w:val="18"/>
              </w:rPr>
              <w:t>entdep</w:t>
            </w:r>
          </w:p>
        </w:tc>
        <w:tc>
          <w:tcPr>
            <w:tcW w:w="6804" w:type="dxa"/>
            <w:shd w:val="clear" w:color="auto" w:fill="auto"/>
            <w:noWrap/>
            <w:hideMark/>
          </w:tcPr>
          <w:p w14:paraId="2E4FE36A" w14:textId="4523FD4E"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Sem transformações</w:t>
            </w:r>
          </w:p>
        </w:tc>
      </w:tr>
      <w:tr w:rsidR="00FB6E8E" w:rsidRPr="00FB6E8E" w14:paraId="770B043E" w14:textId="77777777" w:rsidTr="0072109A">
        <w:trPr>
          <w:trHeight w:val="290"/>
        </w:trPr>
        <w:tc>
          <w:tcPr>
            <w:tcW w:w="2196" w:type="dxa"/>
            <w:shd w:val="clear" w:color="auto" w:fill="auto"/>
            <w:noWrap/>
            <w:hideMark/>
          </w:tcPr>
          <w:p w14:paraId="68534216" w14:textId="77777777" w:rsidR="00FB6E8E" w:rsidRPr="00FB6E8E" w:rsidRDefault="00FB6E8E" w:rsidP="0072109A">
            <w:pPr>
              <w:rPr>
                <w:rFonts w:cs="Calibri"/>
                <w:color w:val="000000"/>
                <w:sz w:val="18"/>
                <w:szCs w:val="18"/>
              </w:rPr>
            </w:pPr>
            <w:r w:rsidRPr="00FB6E8E">
              <w:rPr>
                <w:rFonts w:cs="Calibri"/>
                <w:color w:val="000000"/>
                <w:sz w:val="18"/>
                <w:szCs w:val="18"/>
              </w:rPr>
              <w:t>cindprin</w:t>
            </w:r>
          </w:p>
        </w:tc>
        <w:tc>
          <w:tcPr>
            <w:tcW w:w="6804" w:type="dxa"/>
            <w:shd w:val="clear" w:color="auto" w:fill="auto"/>
            <w:noWrap/>
            <w:hideMark/>
          </w:tcPr>
          <w:p w14:paraId="5D1B2FF0" w14:textId="33A98046"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B7CDEFF" w14:textId="77777777" w:rsidTr="0072109A">
        <w:trPr>
          <w:trHeight w:val="290"/>
        </w:trPr>
        <w:tc>
          <w:tcPr>
            <w:tcW w:w="2196" w:type="dxa"/>
            <w:shd w:val="clear" w:color="auto" w:fill="auto"/>
            <w:noWrap/>
            <w:hideMark/>
          </w:tcPr>
          <w:p w14:paraId="7CAEBA9A" w14:textId="77777777" w:rsidR="00FB6E8E" w:rsidRPr="00FB6E8E" w:rsidRDefault="00FB6E8E" w:rsidP="0072109A">
            <w:pPr>
              <w:rPr>
                <w:rFonts w:cs="Calibri"/>
                <w:color w:val="000000"/>
                <w:sz w:val="18"/>
                <w:szCs w:val="18"/>
              </w:rPr>
            </w:pPr>
            <w:r w:rsidRPr="00FB6E8E">
              <w:rPr>
                <w:rFonts w:cs="Calibri"/>
                <w:color w:val="000000"/>
                <w:sz w:val="18"/>
                <w:szCs w:val="18"/>
              </w:rPr>
              <w:t>cindtms</w:t>
            </w:r>
          </w:p>
        </w:tc>
        <w:tc>
          <w:tcPr>
            <w:tcW w:w="6804" w:type="dxa"/>
            <w:shd w:val="clear" w:color="auto" w:fill="auto"/>
            <w:noWrap/>
            <w:hideMark/>
          </w:tcPr>
          <w:p w14:paraId="56399E5B" w14:textId="304ED580"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0F8CF4A" w14:textId="77777777" w:rsidTr="0072109A">
        <w:trPr>
          <w:trHeight w:val="290"/>
        </w:trPr>
        <w:tc>
          <w:tcPr>
            <w:tcW w:w="2196" w:type="dxa"/>
            <w:shd w:val="clear" w:color="auto" w:fill="auto"/>
            <w:noWrap/>
            <w:hideMark/>
          </w:tcPr>
          <w:p w14:paraId="0083E9F5" w14:textId="77777777" w:rsidR="00FB6E8E" w:rsidRPr="00FB6E8E" w:rsidRDefault="00FB6E8E" w:rsidP="0072109A">
            <w:pPr>
              <w:rPr>
                <w:rFonts w:cs="Calibri"/>
                <w:color w:val="000000"/>
                <w:sz w:val="18"/>
                <w:szCs w:val="18"/>
              </w:rPr>
            </w:pPr>
            <w:r w:rsidRPr="00FB6E8E">
              <w:rPr>
                <w:rFonts w:cs="Calibri"/>
                <w:color w:val="000000"/>
                <w:sz w:val="18"/>
                <w:szCs w:val="18"/>
              </w:rPr>
              <w:t>ctipdvpbbg</w:t>
            </w:r>
          </w:p>
        </w:tc>
        <w:tc>
          <w:tcPr>
            <w:tcW w:w="6804" w:type="dxa"/>
            <w:shd w:val="clear" w:color="auto" w:fill="auto"/>
            <w:noWrap/>
            <w:hideMark/>
          </w:tcPr>
          <w:p w14:paraId="5FB2FF4B" w14:textId="6FD48E41" w:rsidR="00FB6E8E"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5203C06D" w14:textId="77777777" w:rsidTr="0072109A">
        <w:trPr>
          <w:trHeight w:val="290"/>
        </w:trPr>
        <w:tc>
          <w:tcPr>
            <w:tcW w:w="2196" w:type="dxa"/>
            <w:shd w:val="clear" w:color="auto" w:fill="auto"/>
            <w:noWrap/>
            <w:hideMark/>
          </w:tcPr>
          <w:p w14:paraId="14353688" w14:textId="77777777" w:rsidR="002C3812" w:rsidRPr="00FB6E8E" w:rsidRDefault="002C3812" w:rsidP="0072109A">
            <w:pPr>
              <w:rPr>
                <w:rFonts w:cs="Calibri"/>
                <w:color w:val="000000"/>
                <w:sz w:val="18"/>
                <w:szCs w:val="18"/>
              </w:rPr>
            </w:pPr>
            <w:r w:rsidRPr="00FB6E8E">
              <w:rPr>
                <w:rFonts w:cs="Calibri"/>
                <w:color w:val="000000"/>
                <w:sz w:val="18"/>
                <w:szCs w:val="18"/>
              </w:rPr>
              <w:t>cinddvpbbg</w:t>
            </w:r>
          </w:p>
        </w:tc>
        <w:tc>
          <w:tcPr>
            <w:tcW w:w="6804" w:type="dxa"/>
            <w:shd w:val="clear" w:color="auto" w:fill="auto"/>
            <w:noWrap/>
            <w:hideMark/>
          </w:tcPr>
          <w:p w14:paraId="5879C191" w14:textId="4C0ED5FB" w:rsidR="002C3812"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630D2B87" w14:textId="77777777" w:rsidTr="0072109A">
        <w:trPr>
          <w:trHeight w:val="290"/>
        </w:trPr>
        <w:tc>
          <w:tcPr>
            <w:tcW w:w="2196" w:type="dxa"/>
            <w:shd w:val="clear" w:color="auto" w:fill="auto"/>
            <w:noWrap/>
            <w:hideMark/>
          </w:tcPr>
          <w:p w14:paraId="74F9ECE3" w14:textId="77777777" w:rsidR="002C3812" w:rsidRPr="00FB6E8E" w:rsidRDefault="002C3812" w:rsidP="0072109A">
            <w:pPr>
              <w:rPr>
                <w:rFonts w:cs="Calibri"/>
                <w:color w:val="000000"/>
                <w:sz w:val="18"/>
                <w:szCs w:val="18"/>
              </w:rPr>
            </w:pPr>
            <w:r w:rsidRPr="00FB6E8E">
              <w:rPr>
                <w:rFonts w:cs="Calibri"/>
                <w:color w:val="000000"/>
                <w:sz w:val="18"/>
                <w:szCs w:val="18"/>
              </w:rPr>
              <w:t>cfvalcotbg</w:t>
            </w:r>
          </w:p>
        </w:tc>
        <w:tc>
          <w:tcPr>
            <w:tcW w:w="6804" w:type="dxa"/>
            <w:shd w:val="clear" w:color="auto" w:fill="auto"/>
            <w:noWrap/>
            <w:hideMark/>
          </w:tcPr>
          <w:p w14:paraId="3301B1C2" w14:textId="15B3D764" w:rsidR="002C3812" w:rsidRPr="002C3812" w:rsidRDefault="002C3812" w:rsidP="00F63E90">
            <w:pPr>
              <w:pStyle w:val="ListParagraph"/>
              <w:numPr>
                <w:ilvl w:val="0"/>
                <w:numId w:val="48"/>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451FFCE0" w14:textId="77777777" w:rsidTr="0072109A">
        <w:trPr>
          <w:trHeight w:val="290"/>
        </w:trPr>
        <w:tc>
          <w:tcPr>
            <w:tcW w:w="2196" w:type="dxa"/>
            <w:shd w:val="clear" w:color="auto" w:fill="auto"/>
            <w:noWrap/>
            <w:hideMark/>
          </w:tcPr>
          <w:p w14:paraId="0B4BC1E6" w14:textId="77777777" w:rsidR="002C3812" w:rsidRPr="00FB6E8E" w:rsidRDefault="002C3812" w:rsidP="0072109A">
            <w:pPr>
              <w:rPr>
                <w:rFonts w:cs="Calibri"/>
                <w:color w:val="000000"/>
                <w:sz w:val="18"/>
                <w:szCs w:val="18"/>
              </w:rPr>
            </w:pPr>
            <w:r w:rsidRPr="00FB6E8E">
              <w:rPr>
                <w:rFonts w:cs="Calibri"/>
                <w:color w:val="000000"/>
                <w:sz w:val="18"/>
                <w:szCs w:val="18"/>
              </w:rPr>
              <w:t>cpzcotval</w:t>
            </w:r>
          </w:p>
        </w:tc>
        <w:tc>
          <w:tcPr>
            <w:tcW w:w="6804" w:type="dxa"/>
            <w:shd w:val="clear" w:color="auto" w:fill="auto"/>
            <w:noWrap/>
            <w:hideMark/>
          </w:tcPr>
          <w:p w14:paraId="233383E7"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0A57F27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45A3E96" w14:textId="6AFC6B08"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2DA54E2" w14:textId="77777777" w:rsidTr="0072109A">
        <w:trPr>
          <w:trHeight w:val="290"/>
        </w:trPr>
        <w:tc>
          <w:tcPr>
            <w:tcW w:w="2196" w:type="dxa"/>
            <w:shd w:val="clear" w:color="auto" w:fill="auto"/>
            <w:noWrap/>
            <w:hideMark/>
          </w:tcPr>
          <w:p w14:paraId="7734E4EE" w14:textId="77777777" w:rsidR="002C3812" w:rsidRPr="00FB6E8E" w:rsidRDefault="002C3812" w:rsidP="0072109A">
            <w:pPr>
              <w:rPr>
                <w:rFonts w:cs="Calibri"/>
                <w:color w:val="000000"/>
                <w:sz w:val="18"/>
                <w:szCs w:val="18"/>
              </w:rPr>
            </w:pPr>
            <w:r w:rsidRPr="00FB6E8E">
              <w:rPr>
                <w:rFonts w:cs="Calibri"/>
                <w:color w:val="000000"/>
                <w:sz w:val="18"/>
                <w:szCs w:val="18"/>
              </w:rPr>
              <w:t>iafecexp</w:t>
            </w:r>
          </w:p>
        </w:tc>
        <w:tc>
          <w:tcPr>
            <w:tcW w:w="6804" w:type="dxa"/>
            <w:shd w:val="clear" w:color="auto" w:fill="auto"/>
            <w:noWrap/>
            <w:hideMark/>
          </w:tcPr>
          <w:p w14:paraId="433F6A35" w14:textId="17DEFD8F"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2279D1E6" w14:textId="77777777" w:rsidTr="0072109A">
        <w:trPr>
          <w:trHeight w:val="290"/>
        </w:trPr>
        <w:tc>
          <w:tcPr>
            <w:tcW w:w="2196" w:type="dxa"/>
            <w:shd w:val="clear" w:color="auto" w:fill="auto"/>
            <w:noWrap/>
            <w:hideMark/>
          </w:tcPr>
          <w:p w14:paraId="3CF755F1" w14:textId="77777777" w:rsidR="002C3812" w:rsidRPr="00FB6E8E" w:rsidRDefault="002C3812" w:rsidP="0072109A">
            <w:pPr>
              <w:rPr>
                <w:rFonts w:cs="Calibri"/>
                <w:color w:val="000000"/>
                <w:sz w:val="18"/>
                <w:szCs w:val="18"/>
              </w:rPr>
            </w:pPr>
            <w:r w:rsidRPr="00FB6E8E">
              <w:rPr>
                <w:rFonts w:cs="Calibri"/>
                <w:color w:val="000000"/>
                <w:sz w:val="18"/>
                <w:szCs w:val="18"/>
              </w:rPr>
              <w:t>cbembl</w:t>
            </w:r>
          </w:p>
        </w:tc>
        <w:tc>
          <w:tcPr>
            <w:tcW w:w="6804" w:type="dxa"/>
            <w:shd w:val="clear" w:color="auto" w:fill="auto"/>
            <w:noWrap/>
            <w:hideMark/>
          </w:tcPr>
          <w:p w14:paraId="4A792AEF" w14:textId="77777777"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77A8D17E" w14:textId="05F1F3A1" w:rsidR="002C3812" w:rsidRPr="002C3812" w:rsidRDefault="002C3812"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Caso o campo não esteja preenchido com 5 caracteres, é acrescentado o dígito ‘0’ à esquerda, até perfazer o comprimento de campo desejado.</w:t>
            </w:r>
          </w:p>
        </w:tc>
      </w:tr>
      <w:tr w:rsidR="002C3812" w:rsidRPr="00FB6E8E" w14:paraId="597CA22C" w14:textId="77777777" w:rsidTr="0072109A">
        <w:trPr>
          <w:trHeight w:val="290"/>
        </w:trPr>
        <w:tc>
          <w:tcPr>
            <w:tcW w:w="2196" w:type="dxa"/>
            <w:shd w:val="clear" w:color="auto" w:fill="auto"/>
            <w:noWrap/>
            <w:hideMark/>
          </w:tcPr>
          <w:p w14:paraId="36763999" w14:textId="77777777" w:rsidR="002C3812" w:rsidRPr="00FB6E8E" w:rsidRDefault="002C3812" w:rsidP="0072109A">
            <w:pPr>
              <w:rPr>
                <w:rFonts w:cs="Calibri"/>
                <w:color w:val="000000"/>
                <w:sz w:val="18"/>
                <w:szCs w:val="18"/>
              </w:rPr>
            </w:pPr>
            <w:r w:rsidRPr="00FB6E8E">
              <w:rPr>
                <w:rFonts w:cs="Calibri"/>
                <w:color w:val="000000"/>
                <w:sz w:val="18"/>
                <w:szCs w:val="18"/>
              </w:rPr>
              <w:t>cpaisbg</w:t>
            </w:r>
          </w:p>
        </w:tc>
        <w:tc>
          <w:tcPr>
            <w:tcW w:w="6804" w:type="dxa"/>
            <w:shd w:val="clear" w:color="auto" w:fill="auto"/>
            <w:noWrap/>
            <w:hideMark/>
          </w:tcPr>
          <w:p w14:paraId="708C82A3" w14:textId="10069D87" w:rsidR="002C3812" w:rsidRPr="002C3812" w:rsidRDefault="002C3812" w:rsidP="00F63E90">
            <w:pPr>
              <w:pStyle w:val="ListParagraph"/>
              <w:numPr>
                <w:ilvl w:val="0"/>
                <w:numId w:val="50"/>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01019464" w14:textId="77777777" w:rsidTr="0072109A">
        <w:trPr>
          <w:trHeight w:val="290"/>
        </w:trPr>
        <w:tc>
          <w:tcPr>
            <w:tcW w:w="2196" w:type="dxa"/>
            <w:shd w:val="clear" w:color="auto" w:fill="auto"/>
            <w:noWrap/>
            <w:hideMark/>
          </w:tcPr>
          <w:p w14:paraId="1D664EAC" w14:textId="77777777" w:rsidR="002C3812" w:rsidRPr="00FB6E8E" w:rsidRDefault="002C3812" w:rsidP="0072109A">
            <w:pPr>
              <w:rPr>
                <w:rFonts w:cs="Calibri"/>
                <w:color w:val="000000"/>
                <w:sz w:val="18"/>
                <w:szCs w:val="18"/>
              </w:rPr>
            </w:pPr>
            <w:r w:rsidRPr="00FB6E8E">
              <w:rPr>
                <w:rFonts w:cs="Calibri"/>
                <w:color w:val="000000"/>
                <w:sz w:val="18"/>
                <w:szCs w:val="18"/>
              </w:rPr>
              <w:t>ordhipot</w:t>
            </w:r>
          </w:p>
        </w:tc>
        <w:tc>
          <w:tcPr>
            <w:tcW w:w="6804" w:type="dxa"/>
            <w:shd w:val="clear" w:color="auto" w:fill="auto"/>
            <w:noWrap/>
            <w:hideMark/>
          </w:tcPr>
          <w:p w14:paraId="1FA5E833"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AC9AF1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8E4EA68" w14:textId="664DDE0A"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E9D7F2E" w14:textId="77777777" w:rsidTr="0072109A">
        <w:trPr>
          <w:trHeight w:val="290"/>
        </w:trPr>
        <w:tc>
          <w:tcPr>
            <w:tcW w:w="2196" w:type="dxa"/>
            <w:shd w:val="clear" w:color="auto" w:fill="auto"/>
            <w:noWrap/>
            <w:hideMark/>
          </w:tcPr>
          <w:p w14:paraId="34A67681" w14:textId="77777777" w:rsidR="002C3812" w:rsidRPr="00FB6E8E" w:rsidRDefault="002C3812" w:rsidP="0072109A">
            <w:pPr>
              <w:rPr>
                <w:rFonts w:cs="Calibri"/>
                <w:color w:val="000000"/>
                <w:sz w:val="18"/>
                <w:szCs w:val="18"/>
              </w:rPr>
            </w:pPr>
            <w:r w:rsidRPr="00FB6E8E">
              <w:rPr>
                <w:rFonts w:cs="Calibri"/>
                <w:color w:val="000000"/>
                <w:sz w:val="18"/>
                <w:szCs w:val="18"/>
              </w:rPr>
              <w:t>cmoeorigbg</w:t>
            </w:r>
          </w:p>
        </w:tc>
        <w:tc>
          <w:tcPr>
            <w:tcW w:w="6804" w:type="dxa"/>
            <w:shd w:val="clear" w:color="auto" w:fill="auto"/>
            <w:noWrap/>
            <w:hideMark/>
          </w:tcPr>
          <w:p w14:paraId="711CF2DA" w14:textId="0A27D9CC"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6A947140" w14:textId="77777777" w:rsidTr="0072109A">
        <w:trPr>
          <w:trHeight w:val="290"/>
        </w:trPr>
        <w:tc>
          <w:tcPr>
            <w:tcW w:w="2196" w:type="dxa"/>
            <w:shd w:val="clear" w:color="auto" w:fill="auto"/>
            <w:noWrap/>
            <w:hideMark/>
          </w:tcPr>
          <w:p w14:paraId="7B24F22E" w14:textId="77777777" w:rsidR="002C3812" w:rsidRPr="00FB6E8E" w:rsidRDefault="002C3812" w:rsidP="0072109A">
            <w:pPr>
              <w:rPr>
                <w:rFonts w:cs="Calibri"/>
                <w:color w:val="000000"/>
                <w:sz w:val="18"/>
                <w:szCs w:val="18"/>
              </w:rPr>
            </w:pPr>
            <w:r w:rsidRPr="00FB6E8E">
              <w:rPr>
                <w:rFonts w:cs="Calibri"/>
                <w:color w:val="000000"/>
                <w:sz w:val="18"/>
                <w:szCs w:val="18"/>
              </w:rPr>
              <w:t>dtvencim</w:t>
            </w:r>
          </w:p>
        </w:tc>
        <w:tc>
          <w:tcPr>
            <w:tcW w:w="6804" w:type="dxa"/>
            <w:shd w:val="clear" w:color="auto" w:fill="auto"/>
            <w:noWrap/>
            <w:hideMark/>
          </w:tcPr>
          <w:p w14:paraId="536BD342" w14:textId="1A675B6E" w:rsidR="002C3812" w:rsidRP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9999-12-31</w:t>
            </w:r>
            <w:r w:rsidRPr="00013B93">
              <w:rPr>
                <w:rFonts w:cs="Calibri"/>
                <w:color w:val="000000"/>
                <w:sz w:val="18"/>
                <w:szCs w:val="18"/>
              </w:rPr>
              <w:t>’</w:t>
            </w:r>
          </w:p>
        </w:tc>
      </w:tr>
      <w:tr w:rsidR="002C3812" w:rsidRPr="00FB6E8E" w14:paraId="61957D57" w14:textId="77777777" w:rsidTr="0072109A">
        <w:trPr>
          <w:trHeight w:val="290"/>
        </w:trPr>
        <w:tc>
          <w:tcPr>
            <w:tcW w:w="2196" w:type="dxa"/>
            <w:shd w:val="clear" w:color="auto" w:fill="auto"/>
            <w:noWrap/>
            <w:hideMark/>
          </w:tcPr>
          <w:p w14:paraId="5BC9A221" w14:textId="77777777" w:rsidR="002C3812" w:rsidRPr="00FB6E8E" w:rsidRDefault="002C3812" w:rsidP="0072109A">
            <w:pPr>
              <w:rPr>
                <w:rFonts w:cs="Calibri"/>
                <w:color w:val="000000"/>
                <w:sz w:val="18"/>
                <w:szCs w:val="18"/>
              </w:rPr>
            </w:pPr>
            <w:r w:rsidRPr="00FB6E8E">
              <w:rPr>
                <w:rFonts w:cs="Calibri"/>
                <w:color w:val="000000"/>
                <w:sz w:val="18"/>
                <w:szCs w:val="18"/>
              </w:rPr>
              <w:lastRenderedPageBreak/>
              <w:t>zregisto</w:t>
            </w:r>
          </w:p>
        </w:tc>
        <w:tc>
          <w:tcPr>
            <w:tcW w:w="6804" w:type="dxa"/>
            <w:shd w:val="clear" w:color="auto" w:fill="auto"/>
            <w:noWrap/>
            <w:hideMark/>
          </w:tcPr>
          <w:p w14:paraId="615DABD2" w14:textId="028494C5" w:rsidR="002C3812"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2C3812" w:rsidRPr="00FB6E8E" w14:paraId="62444A4B" w14:textId="77777777" w:rsidTr="0072109A">
        <w:trPr>
          <w:trHeight w:val="290"/>
        </w:trPr>
        <w:tc>
          <w:tcPr>
            <w:tcW w:w="2196" w:type="dxa"/>
            <w:shd w:val="clear" w:color="auto" w:fill="auto"/>
            <w:noWrap/>
            <w:hideMark/>
          </w:tcPr>
          <w:p w14:paraId="3EF65B95" w14:textId="77777777" w:rsidR="002C3812" w:rsidRPr="00FB6E8E" w:rsidRDefault="002C3812" w:rsidP="0072109A">
            <w:pPr>
              <w:rPr>
                <w:rFonts w:cs="Calibri"/>
                <w:color w:val="000000"/>
                <w:sz w:val="18"/>
                <w:szCs w:val="18"/>
              </w:rPr>
            </w:pPr>
            <w:r w:rsidRPr="00FB6E8E">
              <w:rPr>
                <w:rFonts w:cs="Calibri"/>
                <w:color w:val="000000"/>
                <w:sz w:val="18"/>
                <w:szCs w:val="18"/>
              </w:rPr>
              <w:t>ctipiemibg</w:t>
            </w:r>
          </w:p>
        </w:tc>
        <w:tc>
          <w:tcPr>
            <w:tcW w:w="6804" w:type="dxa"/>
            <w:shd w:val="clear" w:color="auto" w:fill="auto"/>
            <w:noWrap/>
            <w:hideMark/>
          </w:tcPr>
          <w:p w14:paraId="0C2428F7" w14:textId="4C6C6FEB" w:rsidR="00FC5956" w:rsidRPr="00FC5956" w:rsidRDefault="00FC5956"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0FB13DB9" w14:textId="77777777" w:rsidTr="0072109A">
        <w:trPr>
          <w:trHeight w:val="290"/>
        </w:trPr>
        <w:tc>
          <w:tcPr>
            <w:tcW w:w="2196" w:type="dxa"/>
            <w:shd w:val="clear" w:color="auto" w:fill="auto"/>
            <w:noWrap/>
            <w:hideMark/>
          </w:tcPr>
          <w:p w14:paraId="70E312C8" w14:textId="77777777" w:rsidR="002C3812" w:rsidRPr="00FB6E8E" w:rsidRDefault="002C3812" w:rsidP="0072109A">
            <w:pPr>
              <w:rPr>
                <w:rFonts w:cs="Calibri"/>
                <w:color w:val="000000"/>
                <w:sz w:val="18"/>
                <w:szCs w:val="18"/>
              </w:rPr>
            </w:pPr>
            <w:r w:rsidRPr="00FB6E8E">
              <w:rPr>
                <w:rFonts w:cs="Calibri"/>
                <w:color w:val="000000"/>
                <w:sz w:val="18"/>
                <w:szCs w:val="18"/>
              </w:rPr>
              <w:t>codemis</w:t>
            </w:r>
          </w:p>
        </w:tc>
        <w:tc>
          <w:tcPr>
            <w:tcW w:w="6804" w:type="dxa"/>
            <w:shd w:val="clear" w:color="auto" w:fill="auto"/>
            <w:noWrap/>
            <w:hideMark/>
          </w:tcPr>
          <w:p w14:paraId="5254864E" w14:textId="5DD858E0" w:rsidR="002C3812" w:rsidRPr="00FC5956" w:rsidRDefault="00FC5956" w:rsidP="00F63E90">
            <w:pPr>
              <w:pStyle w:val="ListParagraph"/>
              <w:numPr>
                <w:ilvl w:val="0"/>
                <w:numId w:val="49"/>
              </w:numPr>
              <w:ind w:left="357" w:hanging="357"/>
              <w:rPr>
                <w:rFonts w:cs="Calibri"/>
                <w:color w:val="000000"/>
                <w:sz w:val="18"/>
                <w:szCs w:val="18"/>
              </w:rPr>
            </w:pPr>
            <w:r w:rsidRPr="002C3812">
              <w:rPr>
                <w:rFonts w:cs="Calibri"/>
                <w:color w:val="000000"/>
                <w:sz w:val="18"/>
                <w:szCs w:val="18"/>
              </w:rPr>
              <w:t xml:space="preserve">No caso de existir algum registo a NULL, </w:t>
            </w:r>
            <w:r>
              <w:rPr>
                <w:rFonts w:cs="Calibri"/>
                <w:color w:val="000000"/>
                <w:sz w:val="18"/>
                <w:szCs w:val="18"/>
              </w:rPr>
              <w:t>o campo deverá ficar vazio.</w:t>
            </w:r>
          </w:p>
        </w:tc>
      </w:tr>
      <w:tr w:rsidR="002C3812" w:rsidRPr="00FB6E8E" w14:paraId="75ACAB7B" w14:textId="77777777" w:rsidTr="0072109A">
        <w:trPr>
          <w:trHeight w:val="290"/>
        </w:trPr>
        <w:tc>
          <w:tcPr>
            <w:tcW w:w="2196" w:type="dxa"/>
            <w:shd w:val="clear" w:color="auto" w:fill="auto"/>
            <w:noWrap/>
            <w:hideMark/>
          </w:tcPr>
          <w:p w14:paraId="1D999E74" w14:textId="77777777" w:rsidR="002C3812" w:rsidRPr="00FB6E8E" w:rsidRDefault="002C3812" w:rsidP="0072109A">
            <w:pPr>
              <w:rPr>
                <w:rFonts w:cs="Calibri"/>
                <w:color w:val="000000"/>
                <w:sz w:val="18"/>
                <w:szCs w:val="18"/>
              </w:rPr>
            </w:pPr>
            <w:r w:rsidRPr="00FB6E8E">
              <w:rPr>
                <w:rFonts w:cs="Calibri"/>
                <w:color w:val="000000"/>
                <w:sz w:val="18"/>
                <w:szCs w:val="18"/>
              </w:rPr>
              <w:t>idemis</w:t>
            </w:r>
          </w:p>
        </w:tc>
        <w:tc>
          <w:tcPr>
            <w:tcW w:w="6804" w:type="dxa"/>
            <w:shd w:val="clear" w:color="auto" w:fill="auto"/>
            <w:noWrap/>
            <w:hideMark/>
          </w:tcPr>
          <w:p w14:paraId="29607D1E" w14:textId="2056EC9A" w:rsidR="002C3812"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9</w:t>
            </w:r>
            <w:r w:rsidRPr="00FC5956">
              <w:rPr>
                <w:rFonts w:cs="Calibri"/>
                <w:color w:val="000000"/>
                <w:sz w:val="18"/>
                <w:szCs w:val="18"/>
              </w:rPr>
              <w:t xml:space="preserve"> caracteres, é acrescentado o dígito ‘0’ à esquerda, até perfazer o comprimento de campo desejado.</w:t>
            </w:r>
          </w:p>
        </w:tc>
      </w:tr>
      <w:tr w:rsidR="00FC5956" w:rsidRPr="00FB6E8E" w14:paraId="51298004" w14:textId="77777777" w:rsidTr="0072109A">
        <w:trPr>
          <w:trHeight w:val="290"/>
        </w:trPr>
        <w:tc>
          <w:tcPr>
            <w:tcW w:w="2196" w:type="dxa"/>
            <w:shd w:val="clear" w:color="auto" w:fill="auto"/>
            <w:noWrap/>
            <w:hideMark/>
          </w:tcPr>
          <w:p w14:paraId="7C3B87BD" w14:textId="77777777" w:rsidR="00FC5956" w:rsidRPr="00FB6E8E" w:rsidRDefault="00FC5956" w:rsidP="0072109A">
            <w:pPr>
              <w:rPr>
                <w:rFonts w:cs="Calibri"/>
                <w:color w:val="000000"/>
                <w:sz w:val="18"/>
                <w:szCs w:val="18"/>
              </w:rPr>
            </w:pPr>
            <w:r w:rsidRPr="00FB6E8E">
              <w:rPr>
                <w:rFonts w:cs="Calibri"/>
                <w:color w:val="000000"/>
                <w:sz w:val="18"/>
                <w:szCs w:val="18"/>
              </w:rPr>
              <w:t>przemisbg</w:t>
            </w:r>
          </w:p>
        </w:tc>
        <w:tc>
          <w:tcPr>
            <w:tcW w:w="6804" w:type="dxa"/>
            <w:shd w:val="clear" w:color="auto" w:fill="auto"/>
            <w:noWrap/>
            <w:hideMark/>
          </w:tcPr>
          <w:p w14:paraId="12D359D2" w14:textId="4DD66691"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tc>
      </w:tr>
      <w:tr w:rsidR="00FC5956" w:rsidRPr="00FB6E8E" w14:paraId="0926BD67" w14:textId="77777777" w:rsidTr="0072109A">
        <w:trPr>
          <w:trHeight w:val="290"/>
        </w:trPr>
        <w:tc>
          <w:tcPr>
            <w:tcW w:w="2196" w:type="dxa"/>
            <w:shd w:val="clear" w:color="auto" w:fill="auto"/>
            <w:noWrap/>
            <w:hideMark/>
          </w:tcPr>
          <w:p w14:paraId="4020F22B" w14:textId="77777777" w:rsidR="00FC5956" w:rsidRPr="00FB6E8E" w:rsidRDefault="00FC5956" w:rsidP="0072109A">
            <w:pPr>
              <w:rPr>
                <w:rFonts w:cs="Calibri"/>
                <w:color w:val="000000"/>
                <w:sz w:val="18"/>
                <w:szCs w:val="18"/>
              </w:rPr>
            </w:pPr>
            <w:r w:rsidRPr="00FB6E8E">
              <w:rPr>
                <w:rFonts w:cs="Calibri"/>
                <w:color w:val="000000"/>
                <w:sz w:val="18"/>
                <w:szCs w:val="18"/>
              </w:rPr>
              <w:t>mercapbg</w:t>
            </w:r>
          </w:p>
        </w:tc>
        <w:tc>
          <w:tcPr>
            <w:tcW w:w="6804" w:type="dxa"/>
            <w:shd w:val="clear" w:color="auto" w:fill="auto"/>
            <w:noWrap/>
            <w:hideMark/>
          </w:tcPr>
          <w:p w14:paraId="284F340E"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4AF737DC" w14:textId="6B5DFB26"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5</w:t>
            </w:r>
            <w:r w:rsidRPr="00FC5956">
              <w:rPr>
                <w:rFonts w:cs="Calibri"/>
                <w:color w:val="000000"/>
                <w:sz w:val="18"/>
                <w:szCs w:val="18"/>
              </w:rPr>
              <w:t xml:space="preserve"> caracteres, é acrescentado o dígito ‘0’ à esquerda, até perfazer o comprimento de campo desejado.</w:t>
            </w:r>
          </w:p>
        </w:tc>
      </w:tr>
      <w:tr w:rsidR="00FC5956" w:rsidRPr="00FB6E8E" w14:paraId="188459D8" w14:textId="77777777" w:rsidTr="0072109A">
        <w:trPr>
          <w:trHeight w:val="290"/>
        </w:trPr>
        <w:tc>
          <w:tcPr>
            <w:tcW w:w="2196" w:type="dxa"/>
            <w:shd w:val="clear" w:color="auto" w:fill="auto"/>
            <w:noWrap/>
            <w:hideMark/>
          </w:tcPr>
          <w:p w14:paraId="2E3CE106" w14:textId="77777777" w:rsidR="00FC5956" w:rsidRPr="00FB6E8E" w:rsidRDefault="00FC5956" w:rsidP="0072109A">
            <w:pPr>
              <w:rPr>
                <w:rFonts w:cs="Calibri"/>
                <w:color w:val="000000"/>
                <w:sz w:val="18"/>
                <w:szCs w:val="18"/>
              </w:rPr>
            </w:pPr>
            <w:r w:rsidRPr="00FB6E8E">
              <w:rPr>
                <w:rFonts w:cs="Calibri"/>
                <w:color w:val="000000"/>
                <w:sz w:val="18"/>
                <w:szCs w:val="18"/>
              </w:rPr>
              <w:t>qtitulos</w:t>
            </w:r>
          </w:p>
        </w:tc>
        <w:tc>
          <w:tcPr>
            <w:tcW w:w="6804" w:type="dxa"/>
            <w:shd w:val="clear" w:color="auto" w:fill="auto"/>
            <w:noWrap/>
            <w:hideMark/>
          </w:tcPr>
          <w:p w14:paraId="1BCCF76D"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0917D64" w14:textId="213CC4AD"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3AF30184" w14:textId="77777777" w:rsidTr="0072109A">
        <w:trPr>
          <w:trHeight w:val="290"/>
        </w:trPr>
        <w:tc>
          <w:tcPr>
            <w:tcW w:w="2196" w:type="dxa"/>
            <w:shd w:val="clear" w:color="auto" w:fill="auto"/>
            <w:noWrap/>
            <w:hideMark/>
          </w:tcPr>
          <w:p w14:paraId="28777854" w14:textId="77777777" w:rsidR="00FC5956" w:rsidRPr="00FB6E8E" w:rsidRDefault="00FC5956" w:rsidP="0072109A">
            <w:pPr>
              <w:rPr>
                <w:rFonts w:cs="Calibri"/>
                <w:color w:val="000000"/>
                <w:sz w:val="18"/>
                <w:szCs w:val="18"/>
              </w:rPr>
            </w:pPr>
            <w:r w:rsidRPr="00FB6E8E">
              <w:rPr>
                <w:rFonts w:cs="Calibri"/>
                <w:color w:val="000000"/>
                <w:sz w:val="18"/>
                <w:szCs w:val="18"/>
              </w:rPr>
              <w:t>indreferbg</w:t>
            </w:r>
          </w:p>
        </w:tc>
        <w:tc>
          <w:tcPr>
            <w:tcW w:w="6804" w:type="dxa"/>
            <w:shd w:val="clear" w:color="auto" w:fill="auto"/>
            <w:noWrap/>
            <w:hideMark/>
          </w:tcPr>
          <w:p w14:paraId="10A11EE3"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0A500596" w14:textId="102AA729"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0AA89D57" w14:textId="77777777" w:rsidTr="0072109A">
        <w:trPr>
          <w:trHeight w:val="290"/>
        </w:trPr>
        <w:tc>
          <w:tcPr>
            <w:tcW w:w="2196" w:type="dxa"/>
            <w:shd w:val="clear" w:color="auto" w:fill="auto"/>
            <w:noWrap/>
            <w:hideMark/>
          </w:tcPr>
          <w:p w14:paraId="178DFD5F" w14:textId="77777777" w:rsidR="00FC5956" w:rsidRPr="00FB6E8E" w:rsidRDefault="00FC5956" w:rsidP="0072109A">
            <w:pPr>
              <w:rPr>
                <w:rFonts w:cs="Calibri"/>
                <w:color w:val="000000"/>
                <w:sz w:val="18"/>
                <w:szCs w:val="18"/>
              </w:rPr>
            </w:pPr>
            <w:r w:rsidRPr="00FB6E8E">
              <w:rPr>
                <w:rFonts w:cs="Calibri"/>
                <w:color w:val="000000"/>
                <w:sz w:val="18"/>
                <w:szCs w:val="18"/>
              </w:rPr>
              <w:t>ttxjgarbg</w:t>
            </w:r>
          </w:p>
        </w:tc>
        <w:tc>
          <w:tcPr>
            <w:tcW w:w="6804" w:type="dxa"/>
            <w:shd w:val="clear" w:color="auto" w:fill="auto"/>
            <w:noWrap/>
            <w:hideMark/>
          </w:tcPr>
          <w:p w14:paraId="285336C2" w14:textId="77777777"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3D3DE5E0" w14:textId="1B687B2F"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4C50F3B7" w14:textId="77777777" w:rsidTr="0072109A">
        <w:trPr>
          <w:trHeight w:val="290"/>
        </w:trPr>
        <w:tc>
          <w:tcPr>
            <w:tcW w:w="2196" w:type="dxa"/>
            <w:shd w:val="clear" w:color="auto" w:fill="auto"/>
            <w:noWrap/>
            <w:hideMark/>
          </w:tcPr>
          <w:p w14:paraId="01A8D9B7" w14:textId="77777777" w:rsidR="00FC5956" w:rsidRPr="00FB6E8E" w:rsidRDefault="00FC5956" w:rsidP="0072109A">
            <w:pPr>
              <w:rPr>
                <w:rFonts w:cs="Calibri"/>
                <w:color w:val="000000"/>
                <w:sz w:val="18"/>
                <w:szCs w:val="18"/>
              </w:rPr>
            </w:pPr>
            <w:r w:rsidRPr="00FB6E8E">
              <w:rPr>
                <w:rFonts w:cs="Calibri"/>
                <w:color w:val="000000"/>
                <w:sz w:val="18"/>
                <w:szCs w:val="18"/>
              </w:rPr>
              <w:t>csegdora</w:t>
            </w:r>
          </w:p>
        </w:tc>
        <w:tc>
          <w:tcPr>
            <w:tcW w:w="6804" w:type="dxa"/>
            <w:shd w:val="clear" w:color="auto" w:fill="auto"/>
            <w:noWrap/>
            <w:hideMark/>
          </w:tcPr>
          <w:p w14:paraId="45B5036B" w14:textId="5F9FB33E" w:rsidR="00FC5956" w:rsidRPr="00FC5956" w:rsidRDefault="00FC5956" w:rsidP="00F63E90">
            <w:pPr>
              <w:pStyle w:val="ListParagraph"/>
              <w:numPr>
                <w:ilvl w:val="0"/>
                <w:numId w:val="51"/>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0168534" w14:textId="77777777" w:rsidTr="0072109A">
        <w:trPr>
          <w:trHeight w:val="290"/>
        </w:trPr>
        <w:tc>
          <w:tcPr>
            <w:tcW w:w="2196" w:type="dxa"/>
            <w:shd w:val="clear" w:color="auto" w:fill="auto"/>
            <w:noWrap/>
            <w:hideMark/>
          </w:tcPr>
          <w:p w14:paraId="58A2A299" w14:textId="77777777" w:rsidR="00FC5956" w:rsidRPr="00FB6E8E" w:rsidRDefault="00FC5956" w:rsidP="0072109A">
            <w:pPr>
              <w:rPr>
                <w:rFonts w:cs="Calibri"/>
                <w:color w:val="000000"/>
                <w:sz w:val="18"/>
                <w:szCs w:val="18"/>
              </w:rPr>
            </w:pPr>
            <w:r w:rsidRPr="00FB6E8E">
              <w:rPr>
                <w:rFonts w:cs="Calibri"/>
                <w:color w:val="000000"/>
                <w:sz w:val="18"/>
                <w:szCs w:val="18"/>
              </w:rPr>
              <w:t>gcobapol</w:t>
            </w:r>
          </w:p>
        </w:tc>
        <w:tc>
          <w:tcPr>
            <w:tcW w:w="6804" w:type="dxa"/>
            <w:shd w:val="clear" w:color="auto" w:fill="auto"/>
            <w:noWrap/>
            <w:hideMark/>
          </w:tcPr>
          <w:p w14:paraId="74A453C1"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244AFBB" w14:textId="5F2E03A7"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6B15A53C" w14:textId="77777777" w:rsidTr="0072109A">
        <w:trPr>
          <w:trHeight w:val="290"/>
        </w:trPr>
        <w:tc>
          <w:tcPr>
            <w:tcW w:w="2196" w:type="dxa"/>
            <w:shd w:val="clear" w:color="auto" w:fill="auto"/>
            <w:noWrap/>
            <w:hideMark/>
          </w:tcPr>
          <w:p w14:paraId="0B0107DE" w14:textId="77777777" w:rsidR="00FC5956" w:rsidRPr="00FB6E8E" w:rsidRDefault="00FC5956" w:rsidP="0072109A">
            <w:pPr>
              <w:rPr>
                <w:rFonts w:cs="Calibri"/>
                <w:color w:val="000000"/>
                <w:sz w:val="18"/>
                <w:szCs w:val="18"/>
              </w:rPr>
            </w:pPr>
            <w:r w:rsidRPr="00FB6E8E">
              <w:rPr>
                <w:rFonts w:cs="Calibri"/>
                <w:color w:val="000000"/>
                <w:sz w:val="18"/>
                <w:szCs w:val="18"/>
              </w:rPr>
              <w:t>ndoc</w:t>
            </w:r>
          </w:p>
        </w:tc>
        <w:tc>
          <w:tcPr>
            <w:tcW w:w="6804" w:type="dxa"/>
            <w:shd w:val="clear" w:color="auto" w:fill="auto"/>
            <w:noWrap/>
            <w:hideMark/>
          </w:tcPr>
          <w:p w14:paraId="4197794F" w14:textId="3A12C309"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27FC63A" w14:textId="77777777" w:rsidTr="0072109A">
        <w:trPr>
          <w:trHeight w:val="290"/>
        </w:trPr>
        <w:tc>
          <w:tcPr>
            <w:tcW w:w="2196" w:type="dxa"/>
            <w:shd w:val="clear" w:color="auto" w:fill="auto"/>
            <w:noWrap/>
            <w:hideMark/>
          </w:tcPr>
          <w:p w14:paraId="3870F153" w14:textId="77777777" w:rsidR="00FC5956" w:rsidRPr="00FB6E8E" w:rsidRDefault="00FC5956" w:rsidP="0072109A">
            <w:pPr>
              <w:rPr>
                <w:rFonts w:cs="Calibri"/>
                <w:color w:val="000000"/>
                <w:sz w:val="18"/>
                <w:szCs w:val="18"/>
              </w:rPr>
            </w:pPr>
            <w:r w:rsidRPr="00FB6E8E">
              <w:rPr>
                <w:rFonts w:cs="Calibri"/>
                <w:color w:val="000000"/>
                <w:sz w:val="18"/>
                <w:szCs w:val="18"/>
              </w:rPr>
              <w:t>indocac</w:t>
            </w:r>
          </w:p>
        </w:tc>
        <w:tc>
          <w:tcPr>
            <w:tcW w:w="6804" w:type="dxa"/>
            <w:shd w:val="clear" w:color="auto" w:fill="auto"/>
            <w:noWrap/>
            <w:hideMark/>
          </w:tcPr>
          <w:p w14:paraId="5FE6C0D0" w14:textId="42D346A4" w:rsidR="00FC5956" w:rsidRPr="00FC5956" w:rsidRDefault="00FC5956" w:rsidP="00984DB3">
            <w:pPr>
              <w:pStyle w:val="ListParagraph"/>
              <w:numPr>
                <w:ilvl w:val="0"/>
                <w:numId w:val="46"/>
              </w:numPr>
              <w:ind w:left="357" w:hanging="357"/>
              <w:rPr>
                <w:rFonts w:cs="Calibri"/>
                <w:b/>
                <w:color w:val="000000"/>
                <w:sz w:val="18"/>
                <w:szCs w:val="18"/>
              </w:rPr>
            </w:pPr>
            <w:r w:rsidRPr="00FC5956">
              <w:rPr>
                <w:rFonts w:cs="Calibri"/>
                <w:color w:val="000000"/>
                <w:sz w:val="18"/>
                <w:szCs w:val="18"/>
              </w:rPr>
              <w:t>Sem transformações</w:t>
            </w:r>
          </w:p>
        </w:tc>
      </w:tr>
      <w:tr w:rsidR="00FC5956" w:rsidRPr="00FB6E8E" w14:paraId="511100D7" w14:textId="77777777" w:rsidTr="0072109A">
        <w:trPr>
          <w:trHeight w:val="290"/>
        </w:trPr>
        <w:tc>
          <w:tcPr>
            <w:tcW w:w="2196" w:type="dxa"/>
            <w:shd w:val="clear" w:color="auto" w:fill="auto"/>
            <w:noWrap/>
            <w:hideMark/>
          </w:tcPr>
          <w:p w14:paraId="6AE470AA" w14:textId="77777777" w:rsidR="00FC5956" w:rsidRPr="00FB6E8E" w:rsidRDefault="00FC5956" w:rsidP="0072109A">
            <w:pPr>
              <w:rPr>
                <w:rFonts w:cs="Calibri"/>
                <w:color w:val="000000"/>
                <w:sz w:val="18"/>
                <w:szCs w:val="18"/>
              </w:rPr>
            </w:pPr>
            <w:r w:rsidRPr="00FB6E8E">
              <w:rPr>
                <w:rFonts w:cs="Calibri"/>
                <w:color w:val="000000"/>
                <w:sz w:val="18"/>
                <w:szCs w:val="18"/>
              </w:rPr>
              <w:t>indocdom</w:t>
            </w:r>
          </w:p>
        </w:tc>
        <w:tc>
          <w:tcPr>
            <w:tcW w:w="6804" w:type="dxa"/>
            <w:shd w:val="clear" w:color="auto" w:fill="auto"/>
            <w:noWrap/>
            <w:hideMark/>
          </w:tcPr>
          <w:p w14:paraId="58C3228B" w14:textId="61B61F7C"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7184101" w14:textId="77777777" w:rsidTr="0072109A">
        <w:trPr>
          <w:trHeight w:val="290"/>
        </w:trPr>
        <w:tc>
          <w:tcPr>
            <w:tcW w:w="2196" w:type="dxa"/>
            <w:shd w:val="clear" w:color="auto" w:fill="auto"/>
            <w:noWrap/>
            <w:hideMark/>
          </w:tcPr>
          <w:p w14:paraId="145A29D9" w14:textId="77777777" w:rsidR="00FC5956" w:rsidRPr="00FB6E8E" w:rsidRDefault="00FC5956" w:rsidP="0072109A">
            <w:pPr>
              <w:rPr>
                <w:rFonts w:cs="Calibri"/>
                <w:color w:val="000000"/>
                <w:sz w:val="18"/>
                <w:szCs w:val="18"/>
              </w:rPr>
            </w:pPr>
            <w:r w:rsidRPr="00FB6E8E">
              <w:rPr>
                <w:rFonts w:cs="Calibri"/>
                <w:color w:val="000000"/>
                <w:sz w:val="18"/>
                <w:szCs w:val="18"/>
              </w:rPr>
              <w:t>indcat</w:t>
            </w:r>
          </w:p>
        </w:tc>
        <w:tc>
          <w:tcPr>
            <w:tcW w:w="6804" w:type="dxa"/>
            <w:shd w:val="clear" w:color="auto" w:fill="auto"/>
            <w:noWrap/>
            <w:hideMark/>
          </w:tcPr>
          <w:p w14:paraId="62043954" w14:textId="17A4B0F2"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5D5A933" w14:textId="77777777" w:rsidTr="0072109A">
        <w:trPr>
          <w:trHeight w:val="290"/>
        </w:trPr>
        <w:tc>
          <w:tcPr>
            <w:tcW w:w="2196" w:type="dxa"/>
            <w:shd w:val="clear" w:color="auto" w:fill="auto"/>
            <w:noWrap/>
            <w:hideMark/>
          </w:tcPr>
          <w:p w14:paraId="58829602" w14:textId="77777777" w:rsidR="00FC5956" w:rsidRPr="00FB6E8E" w:rsidRDefault="00FC5956" w:rsidP="0072109A">
            <w:pPr>
              <w:rPr>
                <w:rFonts w:cs="Calibri"/>
                <w:color w:val="000000"/>
                <w:sz w:val="18"/>
                <w:szCs w:val="18"/>
              </w:rPr>
            </w:pPr>
            <w:r w:rsidRPr="00FB6E8E">
              <w:rPr>
                <w:rFonts w:cs="Calibri"/>
                <w:color w:val="000000"/>
                <w:sz w:val="18"/>
                <w:szCs w:val="18"/>
              </w:rPr>
              <w:t>encgass</w:t>
            </w:r>
          </w:p>
        </w:tc>
        <w:tc>
          <w:tcPr>
            <w:tcW w:w="6804" w:type="dxa"/>
            <w:shd w:val="clear" w:color="auto" w:fill="auto"/>
            <w:noWrap/>
            <w:hideMark/>
          </w:tcPr>
          <w:p w14:paraId="1ADB3CEC" w14:textId="7BF0FE1A" w:rsid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5517018E" w14:textId="77777777" w:rsidR="00FC5956" w:rsidRDefault="00FC5956"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24C1B1FB" w14:textId="6EA39640"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20B89721" w14:textId="77777777" w:rsidTr="0072109A">
        <w:trPr>
          <w:trHeight w:val="290"/>
        </w:trPr>
        <w:tc>
          <w:tcPr>
            <w:tcW w:w="2196" w:type="dxa"/>
            <w:shd w:val="clear" w:color="auto" w:fill="auto"/>
            <w:noWrap/>
            <w:hideMark/>
          </w:tcPr>
          <w:p w14:paraId="60C8DA26" w14:textId="77777777" w:rsidR="00FC5956" w:rsidRPr="00FB6E8E" w:rsidRDefault="00FC5956" w:rsidP="0072109A">
            <w:pPr>
              <w:rPr>
                <w:rFonts w:cs="Calibri"/>
                <w:color w:val="000000"/>
                <w:sz w:val="18"/>
                <w:szCs w:val="18"/>
              </w:rPr>
            </w:pPr>
            <w:r w:rsidRPr="00FB6E8E">
              <w:rPr>
                <w:rFonts w:cs="Calibri"/>
                <w:color w:val="000000"/>
                <w:sz w:val="18"/>
                <w:szCs w:val="18"/>
              </w:rPr>
              <w:t>dtultmod</w:t>
            </w:r>
          </w:p>
        </w:tc>
        <w:tc>
          <w:tcPr>
            <w:tcW w:w="6804" w:type="dxa"/>
            <w:shd w:val="clear" w:color="auto" w:fill="auto"/>
            <w:noWrap/>
            <w:hideMark/>
          </w:tcPr>
          <w:p w14:paraId="1465CEBB" w14:textId="1E2820EC" w:rsidR="00FC5956" w:rsidRPr="00FC5956" w:rsidRDefault="00FC5956"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9999-12-31</w:t>
            </w:r>
            <w:r w:rsidRPr="00FC5956">
              <w:rPr>
                <w:rFonts w:cs="Calibri"/>
                <w:color w:val="000000"/>
                <w:sz w:val="18"/>
                <w:szCs w:val="18"/>
              </w:rPr>
              <w:t>’</w:t>
            </w:r>
          </w:p>
        </w:tc>
      </w:tr>
      <w:tr w:rsidR="00FC5956" w:rsidRPr="00FB6E8E" w14:paraId="1D11558A" w14:textId="77777777" w:rsidTr="0072109A">
        <w:trPr>
          <w:trHeight w:val="290"/>
        </w:trPr>
        <w:tc>
          <w:tcPr>
            <w:tcW w:w="2196" w:type="dxa"/>
            <w:shd w:val="clear" w:color="auto" w:fill="auto"/>
            <w:noWrap/>
            <w:hideMark/>
          </w:tcPr>
          <w:p w14:paraId="648A937E" w14:textId="77777777" w:rsidR="00FC5956" w:rsidRPr="00FB6E8E" w:rsidRDefault="00FC5956" w:rsidP="0072109A">
            <w:pPr>
              <w:rPr>
                <w:rFonts w:cs="Calibri"/>
                <w:color w:val="000000"/>
                <w:sz w:val="18"/>
                <w:szCs w:val="18"/>
              </w:rPr>
            </w:pPr>
            <w:r w:rsidRPr="00FB6E8E">
              <w:rPr>
                <w:rFonts w:cs="Calibri"/>
                <w:color w:val="000000"/>
                <w:sz w:val="18"/>
                <w:szCs w:val="18"/>
              </w:rPr>
              <w:t>cempresa</w:t>
            </w:r>
          </w:p>
        </w:tc>
        <w:tc>
          <w:tcPr>
            <w:tcW w:w="6804" w:type="dxa"/>
            <w:shd w:val="clear" w:color="auto" w:fill="auto"/>
            <w:noWrap/>
            <w:hideMark/>
          </w:tcPr>
          <w:p w14:paraId="3349460E" w14:textId="51C2F75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2 caracteres, é acrescentado o dígito ‘0’ à esquerda, até perfazer o comprimento de campo desejado.</w:t>
            </w:r>
          </w:p>
        </w:tc>
      </w:tr>
      <w:tr w:rsidR="00FC5956" w:rsidRPr="00FB6E8E" w14:paraId="0544A96A" w14:textId="77777777" w:rsidTr="0072109A">
        <w:trPr>
          <w:trHeight w:val="290"/>
        </w:trPr>
        <w:tc>
          <w:tcPr>
            <w:tcW w:w="2196" w:type="dxa"/>
            <w:shd w:val="clear" w:color="auto" w:fill="auto"/>
            <w:noWrap/>
            <w:hideMark/>
          </w:tcPr>
          <w:p w14:paraId="3D0B496D" w14:textId="77777777" w:rsidR="00FC5956" w:rsidRPr="00FB6E8E" w:rsidRDefault="00FC5956" w:rsidP="0072109A">
            <w:pPr>
              <w:rPr>
                <w:rFonts w:cs="Calibri"/>
                <w:color w:val="000000"/>
                <w:sz w:val="18"/>
                <w:szCs w:val="18"/>
              </w:rPr>
            </w:pPr>
            <w:r w:rsidRPr="00FB6E8E">
              <w:rPr>
                <w:rFonts w:cs="Calibri"/>
                <w:color w:val="000000"/>
                <w:sz w:val="18"/>
                <w:szCs w:val="18"/>
              </w:rPr>
              <w:t>cbalcao</w:t>
            </w:r>
          </w:p>
        </w:tc>
        <w:tc>
          <w:tcPr>
            <w:tcW w:w="6804" w:type="dxa"/>
            <w:shd w:val="clear" w:color="auto" w:fill="auto"/>
            <w:noWrap/>
            <w:hideMark/>
          </w:tcPr>
          <w:p w14:paraId="750CC092" w14:textId="3AE920D5"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414F7EA" w14:textId="77777777" w:rsidTr="0072109A">
        <w:trPr>
          <w:trHeight w:val="290"/>
        </w:trPr>
        <w:tc>
          <w:tcPr>
            <w:tcW w:w="2196" w:type="dxa"/>
            <w:shd w:val="clear" w:color="auto" w:fill="auto"/>
            <w:noWrap/>
            <w:hideMark/>
          </w:tcPr>
          <w:p w14:paraId="3623EB1A" w14:textId="77777777" w:rsidR="00FC5956" w:rsidRPr="00FB6E8E" w:rsidRDefault="00FC5956" w:rsidP="0072109A">
            <w:pPr>
              <w:rPr>
                <w:rFonts w:cs="Calibri"/>
                <w:color w:val="000000"/>
                <w:sz w:val="18"/>
                <w:szCs w:val="18"/>
              </w:rPr>
            </w:pPr>
            <w:r w:rsidRPr="00FB6E8E">
              <w:rPr>
                <w:rFonts w:cs="Calibri"/>
                <w:color w:val="000000"/>
                <w:sz w:val="18"/>
                <w:szCs w:val="18"/>
              </w:rPr>
              <w:t>cnumcta</w:t>
            </w:r>
          </w:p>
        </w:tc>
        <w:tc>
          <w:tcPr>
            <w:tcW w:w="6804" w:type="dxa"/>
            <w:shd w:val="clear" w:color="auto" w:fill="auto"/>
            <w:noWrap/>
            <w:hideMark/>
          </w:tcPr>
          <w:p w14:paraId="1AFF02A3" w14:textId="5D38C818"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0794F837" w14:textId="77777777" w:rsidTr="0072109A">
        <w:trPr>
          <w:trHeight w:val="290"/>
        </w:trPr>
        <w:tc>
          <w:tcPr>
            <w:tcW w:w="2196" w:type="dxa"/>
            <w:shd w:val="clear" w:color="auto" w:fill="auto"/>
            <w:noWrap/>
            <w:hideMark/>
          </w:tcPr>
          <w:p w14:paraId="73779788" w14:textId="77777777" w:rsidR="00FC5956" w:rsidRPr="00FB6E8E" w:rsidRDefault="00FC5956" w:rsidP="0072109A">
            <w:pPr>
              <w:rPr>
                <w:rFonts w:cs="Calibri"/>
                <w:color w:val="000000"/>
                <w:sz w:val="18"/>
                <w:szCs w:val="18"/>
              </w:rPr>
            </w:pPr>
            <w:r w:rsidRPr="00FB6E8E">
              <w:rPr>
                <w:rFonts w:cs="Calibri"/>
                <w:color w:val="000000"/>
                <w:sz w:val="18"/>
                <w:szCs w:val="18"/>
              </w:rPr>
              <w:t>zcaucao</w:t>
            </w:r>
          </w:p>
        </w:tc>
        <w:tc>
          <w:tcPr>
            <w:tcW w:w="6804" w:type="dxa"/>
            <w:shd w:val="clear" w:color="auto" w:fill="auto"/>
            <w:noWrap/>
            <w:hideMark/>
          </w:tcPr>
          <w:p w14:paraId="4DFD4034" w14:textId="442FAA4B"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10 caracteres, é acrescentado o dígito ‘0’ à esquerda, até perfazer o comprimento de campo desejado.</w:t>
            </w:r>
          </w:p>
        </w:tc>
      </w:tr>
      <w:tr w:rsidR="00FC5956" w:rsidRPr="00FB6E8E" w14:paraId="726A400B" w14:textId="77777777" w:rsidTr="0072109A">
        <w:trPr>
          <w:trHeight w:val="290"/>
        </w:trPr>
        <w:tc>
          <w:tcPr>
            <w:tcW w:w="2196" w:type="dxa"/>
            <w:shd w:val="clear" w:color="auto" w:fill="auto"/>
            <w:noWrap/>
            <w:hideMark/>
          </w:tcPr>
          <w:p w14:paraId="790309FA" w14:textId="77777777" w:rsidR="00FC5956" w:rsidRPr="00FB6E8E" w:rsidRDefault="00FC5956" w:rsidP="0072109A">
            <w:pPr>
              <w:rPr>
                <w:rFonts w:cs="Calibri"/>
                <w:color w:val="000000"/>
                <w:sz w:val="18"/>
                <w:szCs w:val="18"/>
              </w:rPr>
            </w:pPr>
            <w:r w:rsidRPr="00FB6E8E">
              <w:rPr>
                <w:rFonts w:cs="Calibri"/>
                <w:color w:val="000000"/>
                <w:sz w:val="18"/>
                <w:szCs w:val="18"/>
              </w:rPr>
              <w:t>ckbalcao</w:t>
            </w:r>
          </w:p>
        </w:tc>
        <w:tc>
          <w:tcPr>
            <w:tcW w:w="6804" w:type="dxa"/>
            <w:shd w:val="clear" w:color="auto" w:fill="auto"/>
            <w:noWrap/>
            <w:hideMark/>
          </w:tcPr>
          <w:p w14:paraId="04A2BE46" w14:textId="3A54B6A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0BBC6F2" w14:textId="77777777" w:rsidTr="0072109A">
        <w:trPr>
          <w:trHeight w:val="290"/>
        </w:trPr>
        <w:tc>
          <w:tcPr>
            <w:tcW w:w="2196" w:type="dxa"/>
            <w:shd w:val="clear" w:color="auto" w:fill="auto"/>
            <w:noWrap/>
            <w:hideMark/>
          </w:tcPr>
          <w:p w14:paraId="7127E42C" w14:textId="77777777" w:rsidR="00FC5956" w:rsidRPr="00FB6E8E" w:rsidRDefault="00FC5956" w:rsidP="0072109A">
            <w:pPr>
              <w:rPr>
                <w:rFonts w:cs="Calibri"/>
                <w:color w:val="000000"/>
                <w:sz w:val="18"/>
                <w:szCs w:val="18"/>
              </w:rPr>
            </w:pPr>
            <w:r w:rsidRPr="00FB6E8E">
              <w:rPr>
                <w:rFonts w:cs="Calibri"/>
                <w:color w:val="000000"/>
                <w:sz w:val="18"/>
                <w:szCs w:val="18"/>
              </w:rPr>
              <w:t>cknumcta</w:t>
            </w:r>
          </w:p>
        </w:tc>
        <w:tc>
          <w:tcPr>
            <w:tcW w:w="6804" w:type="dxa"/>
            <w:shd w:val="clear" w:color="auto" w:fill="auto"/>
            <w:noWrap/>
            <w:hideMark/>
          </w:tcPr>
          <w:p w14:paraId="226967B1" w14:textId="39A68D25"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3686C806" w14:textId="77777777" w:rsidTr="0072109A">
        <w:trPr>
          <w:trHeight w:val="290"/>
        </w:trPr>
        <w:tc>
          <w:tcPr>
            <w:tcW w:w="2196" w:type="dxa"/>
            <w:shd w:val="clear" w:color="auto" w:fill="auto"/>
            <w:noWrap/>
            <w:hideMark/>
          </w:tcPr>
          <w:p w14:paraId="7ECBFCFD" w14:textId="77777777" w:rsidR="00FC5956" w:rsidRPr="00FB6E8E" w:rsidRDefault="00FC5956" w:rsidP="0072109A">
            <w:pPr>
              <w:rPr>
                <w:rFonts w:cs="Calibri"/>
                <w:color w:val="000000"/>
                <w:sz w:val="18"/>
                <w:szCs w:val="18"/>
              </w:rPr>
            </w:pPr>
            <w:r w:rsidRPr="00FB6E8E">
              <w:rPr>
                <w:rFonts w:cs="Calibri"/>
                <w:color w:val="000000"/>
                <w:sz w:val="18"/>
                <w:szCs w:val="18"/>
              </w:rPr>
              <w:t>zdeposit</w:t>
            </w:r>
          </w:p>
        </w:tc>
        <w:tc>
          <w:tcPr>
            <w:tcW w:w="6804" w:type="dxa"/>
            <w:shd w:val="clear" w:color="auto" w:fill="auto"/>
            <w:noWrap/>
            <w:hideMark/>
          </w:tcPr>
          <w:p w14:paraId="72B57642" w14:textId="4D32D029"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15 caracteres, é acrescentado o dígito ‘0’ à esquerda, até perfazer o comprimento de campo desejado.</w:t>
            </w:r>
          </w:p>
        </w:tc>
      </w:tr>
      <w:tr w:rsidR="00FC5956" w:rsidRPr="00FB6E8E" w14:paraId="51F3D034" w14:textId="77777777" w:rsidTr="0072109A">
        <w:trPr>
          <w:trHeight w:val="290"/>
        </w:trPr>
        <w:tc>
          <w:tcPr>
            <w:tcW w:w="2196" w:type="dxa"/>
            <w:shd w:val="clear" w:color="auto" w:fill="auto"/>
            <w:noWrap/>
            <w:hideMark/>
          </w:tcPr>
          <w:p w14:paraId="6BB4665E" w14:textId="77777777" w:rsidR="00FC5956" w:rsidRPr="00FB6E8E" w:rsidRDefault="00FC5956" w:rsidP="0072109A">
            <w:pPr>
              <w:rPr>
                <w:rFonts w:cs="Calibri"/>
                <w:color w:val="000000"/>
                <w:sz w:val="18"/>
                <w:szCs w:val="18"/>
              </w:rPr>
            </w:pPr>
            <w:r w:rsidRPr="00FB6E8E">
              <w:rPr>
                <w:rFonts w:cs="Calibri"/>
                <w:color w:val="000000"/>
                <w:sz w:val="18"/>
                <w:szCs w:val="18"/>
              </w:rPr>
              <w:t>ckproduto</w:t>
            </w:r>
          </w:p>
        </w:tc>
        <w:tc>
          <w:tcPr>
            <w:tcW w:w="6804" w:type="dxa"/>
            <w:shd w:val="clear" w:color="auto" w:fill="auto"/>
            <w:noWrap/>
            <w:hideMark/>
          </w:tcPr>
          <w:p w14:paraId="02C81C56" w14:textId="4AB72076"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2D2A5FD" w14:textId="77777777" w:rsidTr="0072109A">
        <w:trPr>
          <w:trHeight w:val="290"/>
        </w:trPr>
        <w:tc>
          <w:tcPr>
            <w:tcW w:w="2196" w:type="dxa"/>
            <w:shd w:val="clear" w:color="auto" w:fill="auto"/>
            <w:noWrap/>
            <w:hideMark/>
          </w:tcPr>
          <w:p w14:paraId="1187473E" w14:textId="77777777" w:rsidR="00FC5956" w:rsidRPr="00FB6E8E" w:rsidRDefault="00FC5956" w:rsidP="0072109A">
            <w:pPr>
              <w:rPr>
                <w:rFonts w:cs="Calibri"/>
                <w:color w:val="000000"/>
                <w:sz w:val="18"/>
                <w:szCs w:val="18"/>
              </w:rPr>
            </w:pPr>
            <w:r w:rsidRPr="00FB6E8E">
              <w:rPr>
                <w:rFonts w:cs="Calibri"/>
                <w:color w:val="000000"/>
                <w:sz w:val="18"/>
                <w:szCs w:val="18"/>
              </w:rPr>
              <w:t>cksubprod</w:t>
            </w:r>
          </w:p>
        </w:tc>
        <w:tc>
          <w:tcPr>
            <w:tcW w:w="6804" w:type="dxa"/>
            <w:shd w:val="clear" w:color="auto" w:fill="auto"/>
            <w:noWrap/>
            <w:hideMark/>
          </w:tcPr>
          <w:p w14:paraId="0DC4D2AB" w14:textId="1F2F486B"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1E7EE61" w14:textId="77777777" w:rsidTr="0072109A">
        <w:trPr>
          <w:trHeight w:val="290"/>
        </w:trPr>
        <w:tc>
          <w:tcPr>
            <w:tcW w:w="2196" w:type="dxa"/>
            <w:shd w:val="clear" w:color="auto" w:fill="auto"/>
            <w:noWrap/>
            <w:hideMark/>
          </w:tcPr>
          <w:p w14:paraId="7636B9C4" w14:textId="77777777" w:rsidR="00FC5956" w:rsidRPr="00FB6E8E" w:rsidRDefault="00FC5956" w:rsidP="0072109A">
            <w:pPr>
              <w:rPr>
                <w:rFonts w:cs="Calibri"/>
                <w:color w:val="000000"/>
                <w:sz w:val="18"/>
                <w:szCs w:val="18"/>
              </w:rPr>
            </w:pPr>
            <w:r w:rsidRPr="00FB6E8E">
              <w:rPr>
                <w:rFonts w:cs="Calibri"/>
                <w:color w:val="000000"/>
                <w:sz w:val="18"/>
                <w:szCs w:val="18"/>
              </w:rPr>
              <w:t>cmarca</w:t>
            </w:r>
          </w:p>
        </w:tc>
        <w:tc>
          <w:tcPr>
            <w:tcW w:w="6804" w:type="dxa"/>
            <w:shd w:val="clear" w:color="auto" w:fill="auto"/>
            <w:noWrap/>
            <w:hideMark/>
          </w:tcPr>
          <w:p w14:paraId="2C8192C2" w14:textId="07215C5D"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B4E34B2" w14:textId="77777777" w:rsidTr="0072109A">
        <w:trPr>
          <w:trHeight w:val="290"/>
        </w:trPr>
        <w:tc>
          <w:tcPr>
            <w:tcW w:w="2196" w:type="dxa"/>
            <w:shd w:val="clear" w:color="auto" w:fill="auto"/>
            <w:noWrap/>
            <w:hideMark/>
          </w:tcPr>
          <w:p w14:paraId="39B0A0CF" w14:textId="77777777" w:rsidR="00FC5956" w:rsidRPr="00FB6E8E" w:rsidRDefault="00FC5956" w:rsidP="0072109A">
            <w:pPr>
              <w:rPr>
                <w:rFonts w:cs="Calibri"/>
                <w:color w:val="000000"/>
                <w:sz w:val="18"/>
                <w:szCs w:val="18"/>
              </w:rPr>
            </w:pPr>
            <w:r w:rsidRPr="00FB6E8E">
              <w:rPr>
                <w:rFonts w:cs="Calibri"/>
                <w:color w:val="000000"/>
                <w:sz w:val="18"/>
                <w:szCs w:val="18"/>
              </w:rPr>
              <w:t>tipobeml</w:t>
            </w:r>
          </w:p>
        </w:tc>
        <w:tc>
          <w:tcPr>
            <w:tcW w:w="6804" w:type="dxa"/>
            <w:shd w:val="clear" w:color="auto" w:fill="auto"/>
            <w:noWrap/>
            <w:hideMark/>
          </w:tcPr>
          <w:p w14:paraId="4815E710" w14:textId="40355E6C"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59D8408" w14:textId="77777777" w:rsidTr="0072109A">
        <w:trPr>
          <w:trHeight w:val="290"/>
        </w:trPr>
        <w:tc>
          <w:tcPr>
            <w:tcW w:w="2196" w:type="dxa"/>
            <w:shd w:val="clear" w:color="auto" w:fill="auto"/>
            <w:noWrap/>
            <w:hideMark/>
          </w:tcPr>
          <w:p w14:paraId="52484902" w14:textId="77777777" w:rsidR="00FC5956" w:rsidRPr="00FB6E8E" w:rsidRDefault="00FC5956" w:rsidP="0072109A">
            <w:pPr>
              <w:rPr>
                <w:rFonts w:cs="Calibri"/>
                <w:color w:val="000000"/>
                <w:sz w:val="18"/>
                <w:szCs w:val="18"/>
              </w:rPr>
            </w:pPr>
            <w:r w:rsidRPr="00FB6E8E">
              <w:rPr>
                <w:rFonts w:cs="Calibri"/>
                <w:color w:val="000000"/>
                <w:sz w:val="18"/>
                <w:szCs w:val="18"/>
              </w:rPr>
              <w:t>ctipdvpb</w:t>
            </w:r>
          </w:p>
        </w:tc>
        <w:tc>
          <w:tcPr>
            <w:tcW w:w="6804" w:type="dxa"/>
            <w:shd w:val="clear" w:color="auto" w:fill="auto"/>
            <w:noWrap/>
            <w:hideMark/>
          </w:tcPr>
          <w:p w14:paraId="3BD55BF9" w14:textId="77777777"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3A25C258" w14:textId="704517B4"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72BC7740" w14:textId="77777777" w:rsidTr="0072109A">
        <w:trPr>
          <w:trHeight w:val="290"/>
        </w:trPr>
        <w:tc>
          <w:tcPr>
            <w:tcW w:w="2196" w:type="dxa"/>
            <w:shd w:val="clear" w:color="auto" w:fill="auto"/>
            <w:noWrap/>
            <w:hideMark/>
          </w:tcPr>
          <w:p w14:paraId="16DF0D7C" w14:textId="77777777" w:rsidR="00FC5956" w:rsidRPr="00FB6E8E" w:rsidRDefault="00FC5956" w:rsidP="0072109A">
            <w:pPr>
              <w:rPr>
                <w:rFonts w:cs="Calibri"/>
                <w:color w:val="000000"/>
                <w:sz w:val="18"/>
                <w:szCs w:val="18"/>
              </w:rPr>
            </w:pPr>
            <w:r w:rsidRPr="00FB6E8E">
              <w:rPr>
                <w:rFonts w:cs="Calibri"/>
                <w:color w:val="000000"/>
                <w:sz w:val="18"/>
                <w:szCs w:val="18"/>
              </w:rPr>
              <w:t>cinddvpb</w:t>
            </w:r>
          </w:p>
        </w:tc>
        <w:tc>
          <w:tcPr>
            <w:tcW w:w="6804" w:type="dxa"/>
            <w:shd w:val="clear" w:color="auto" w:fill="auto"/>
            <w:noWrap/>
            <w:hideMark/>
          </w:tcPr>
          <w:p w14:paraId="491C3BA3"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51B14" w14:textId="5B28B06F"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631C17AA" w14:textId="77777777" w:rsidTr="0072109A">
        <w:trPr>
          <w:trHeight w:val="290"/>
        </w:trPr>
        <w:tc>
          <w:tcPr>
            <w:tcW w:w="2196" w:type="dxa"/>
            <w:shd w:val="clear" w:color="auto" w:fill="auto"/>
            <w:noWrap/>
            <w:hideMark/>
          </w:tcPr>
          <w:p w14:paraId="4337B9CD" w14:textId="77777777" w:rsidR="00FC5956" w:rsidRPr="00FB6E8E" w:rsidRDefault="00FC5956" w:rsidP="0072109A">
            <w:pPr>
              <w:rPr>
                <w:rFonts w:cs="Calibri"/>
                <w:color w:val="000000"/>
                <w:sz w:val="18"/>
                <w:szCs w:val="18"/>
              </w:rPr>
            </w:pPr>
            <w:r w:rsidRPr="00FB6E8E">
              <w:rPr>
                <w:rFonts w:cs="Calibri"/>
                <w:color w:val="000000"/>
                <w:sz w:val="18"/>
                <w:szCs w:val="18"/>
              </w:rPr>
              <w:t>cfvalcot</w:t>
            </w:r>
          </w:p>
        </w:tc>
        <w:tc>
          <w:tcPr>
            <w:tcW w:w="6804" w:type="dxa"/>
            <w:shd w:val="clear" w:color="auto" w:fill="auto"/>
            <w:noWrap/>
            <w:hideMark/>
          </w:tcPr>
          <w:p w14:paraId="0E02EA09"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4BDFC883" w14:textId="20D9030F" w:rsidR="00FC5956"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lastRenderedPageBreak/>
              <w:t>Caso o campo não esteja preenchido com 5 caracteres, é acrescentado o dígito ‘0’ à esquerda, até perfazer o comprimento de campo desejado.</w:t>
            </w:r>
          </w:p>
        </w:tc>
      </w:tr>
      <w:tr w:rsidR="003E09FE" w:rsidRPr="00FB6E8E" w14:paraId="1744ACEB" w14:textId="77777777" w:rsidTr="0072109A">
        <w:trPr>
          <w:trHeight w:val="290"/>
        </w:trPr>
        <w:tc>
          <w:tcPr>
            <w:tcW w:w="2196" w:type="dxa"/>
            <w:shd w:val="clear" w:color="auto" w:fill="auto"/>
            <w:noWrap/>
            <w:hideMark/>
          </w:tcPr>
          <w:p w14:paraId="47C4B8F0" w14:textId="77777777" w:rsidR="003E09FE" w:rsidRPr="00FB6E8E" w:rsidRDefault="003E09FE" w:rsidP="0072109A">
            <w:pPr>
              <w:rPr>
                <w:rFonts w:cs="Calibri"/>
                <w:color w:val="000000"/>
                <w:sz w:val="18"/>
                <w:szCs w:val="18"/>
              </w:rPr>
            </w:pPr>
            <w:r w:rsidRPr="00FB6E8E">
              <w:rPr>
                <w:rFonts w:cs="Calibri"/>
                <w:color w:val="000000"/>
                <w:sz w:val="18"/>
                <w:szCs w:val="18"/>
              </w:rPr>
              <w:lastRenderedPageBreak/>
              <w:t>cbem</w:t>
            </w:r>
          </w:p>
        </w:tc>
        <w:tc>
          <w:tcPr>
            <w:tcW w:w="6804" w:type="dxa"/>
            <w:shd w:val="clear" w:color="auto" w:fill="auto"/>
            <w:noWrap/>
            <w:hideMark/>
          </w:tcPr>
          <w:p w14:paraId="60F7A368" w14:textId="35D4FF02"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4AC805BD" w14:textId="77777777" w:rsidTr="0072109A">
        <w:trPr>
          <w:trHeight w:val="290"/>
        </w:trPr>
        <w:tc>
          <w:tcPr>
            <w:tcW w:w="2196" w:type="dxa"/>
            <w:shd w:val="clear" w:color="auto" w:fill="auto"/>
            <w:noWrap/>
            <w:hideMark/>
          </w:tcPr>
          <w:p w14:paraId="40AA6892" w14:textId="77777777" w:rsidR="003E09FE" w:rsidRPr="00FB6E8E" w:rsidRDefault="003E09FE" w:rsidP="0072109A">
            <w:pPr>
              <w:rPr>
                <w:rFonts w:cs="Calibri"/>
                <w:color w:val="000000"/>
                <w:sz w:val="18"/>
                <w:szCs w:val="18"/>
              </w:rPr>
            </w:pPr>
            <w:r w:rsidRPr="00FB6E8E">
              <w:rPr>
                <w:rFonts w:cs="Calibri"/>
                <w:color w:val="000000"/>
                <w:sz w:val="18"/>
                <w:szCs w:val="18"/>
              </w:rPr>
              <w:t>cpais</w:t>
            </w:r>
          </w:p>
        </w:tc>
        <w:tc>
          <w:tcPr>
            <w:tcW w:w="6804" w:type="dxa"/>
            <w:shd w:val="clear" w:color="auto" w:fill="auto"/>
            <w:noWrap/>
            <w:hideMark/>
          </w:tcPr>
          <w:p w14:paraId="647A8187" w14:textId="0E711A5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60528AE5" w14:textId="77777777" w:rsidTr="0072109A">
        <w:trPr>
          <w:trHeight w:val="290"/>
        </w:trPr>
        <w:tc>
          <w:tcPr>
            <w:tcW w:w="2196" w:type="dxa"/>
            <w:shd w:val="clear" w:color="auto" w:fill="auto"/>
            <w:noWrap/>
            <w:hideMark/>
          </w:tcPr>
          <w:p w14:paraId="7690FA80" w14:textId="77777777" w:rsidR="003E09FE" w:rsidRPr="00FB6E8E" w:rsidRDefault="003E09FE" w:rsidP="0072109A">
            <w:pPr>
              <w:rPr>
                <w:rFonts w:cs="Calibri"/>
                <w:color w:val="000000"/>
                <w:sz w:val="18"/>
                <w:szCs w:val="18"/>
              </w:rPr>
            </w:pPr>
            <w:r w:rsidRPr="00FB6E8E">
              <w:rPr>
                <w:rFonts w:cs="Calibri"/>
                <w:color w:val="000000"/>
                <w:sz w:val="18"/>
                <w:szCs w:val="18"/>
              </w:rPr>
              <w:t>cmoeorig</w:t>
            </w:r>
          </w:p>
        </w:tc>
        <w:tc>
          <w:tcPr>
            <w:tcW w:w="6804" w:type="dxa"/>
            <w:shd w:val="clear" w:color="auto" w:fill="auto"/>
            <w:noWrap/>
            <w:hideMark/>
          </w:tcPr>
          <w:p w14:paraId="32E6EE59" w14:textId="5CD2F811" w:rsidR="003E09FE" w:rsidRPr="00201679" w:rsidRDefault="003E09FE"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F5ED0A8" w14:textId="77777777" w:rsidTr="0072109A">
        <w:trPr>
          <w:trHeight w:val="290"/>
        </w:trPr>
        <w:tc>
          <w:tcPr>
            <w:tcW w:w="2196" w:type="dxa"/>
            <w:shd w:val="clear" w:color="auto" w:fill="auto"/>
            <w:noWrap/>
            <w:hideMark/>
          </w:tcPr>
          <w:p w14:paraId="59A766BB" w14:textId="77777777" w:rsidR="003E09FE" w:rsidRPr="00FB6E8E" w:rsidRDefault="003E09FE" w:rsidP="0072109A">
            <w:pPr>
              <w:rPr>
                <w:rFonts w:cs="Calibri"/>
                <w:color w:val="000000"/>
                <w:sz w:val="18"/>
                <w:szCs w:val="18"/>
              </w:rPr>
            </w:pPr>
            <w:r w:rsidRPr="00FB6E8E">
              <w:rPr>
                <w:rFonts w:cs="Calibri"/>
                <w:color w:val="000000"/>
                <w:sz w:val="18"/>
                <w:szCs w:val="18"/>
              </w:rPr>
              <w:t>ctipiemi</w:t>
            </w:r>
          </w:p>
        </w:tc>
        <w:tc>
          <w:tcPr>
            <w:tcW w:w="6804" w:type="dxa"/>
            <w:shd w:val="clear" w:color="auto" w:fill="auto"/>
            <w:noWrap/>
            <w:hideMark/>
          </w:tcPr>
          <w:p w14:paraId="6194D0CE" w14:textId="77777777" w:rsidR="003E09FE" w:rsidRPr="003E09FE" w:rsidRDefault="003E09FE"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CF139" w14:textId="251B514B" w:rsidR="003E09FE" w:rsidRPr="00201679" w:rsidRDefault="003E09FE"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1E43CA53" w14:textId="77777777" w:rsidTr="0072109A">
        <w:trPr>
          <w:trHeight w:val="290"/>
        </w:trPr>
        <w:tc>
          <w:tcPr>
            <w:tcW w:w="2196" w:type="dxa"/>
            <w:shd w:val="clear" w:color="auto" w:fill="auto"/>
            <w:noWrap/>
            <w:hideMark/>
          </w:tcPr>
          <w:p w14:paraId="1377724F" w14:textId="77777777" w:rsidR="003E09FE" w:rsidRPr="00FB6E8E" w:rsidRDefault="003E09FE" w:rsidP="0072109A">
            <w:pPr>
              <w:rPr>
                <w:rFonts w:cs="Calibri"/>
                <w:color w:val="000000"/>
                <w:sz w:val="18"/>
                <w:szCs w:val="18"/>
              </w:rPr>
            </w:pPr>
            <w:r w:rsidRPr="00FB6E8E">
              <w:rPr>
                <w:rFonts w:cs="Calibri"/>
                <w:color w:val="000000"/>
                <w:sz w:val="18"/>
                <w:szCs w:val="18"/>
              </w:rPr>
              <w:t>przemis</w:t>
            </w:r>
          </w:p>
        </w:tc>
        <w:tc>
          <w:tcPr>
            <w:tcW w:w="6804" w:type="dxa"/>
            <w:shd w:val="clear" w:color="auto" w:fill="auto"/>
            <w:noWrap/>
            <w:hideMark/>
          </w:tcPr>
          <w:p w14:paraId="14F136C8"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868F9CB" w14:textId="04CF4544"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D80DB1C" w14:textId="77777777" w:rsidTr="0072109A">
        <w:trPr>
          <w:trHeight w:val="290"/>
        </w:trPr>
        <w:tc>
          <w:tcPr>
            <w:tcW w:w="2196" w:type="dxa"/>
            <w:shd w:val="clear" w:color="auto" w:fill="auto"/>
            <w:noWrap/>
            <w:hideMark/>
          </w:tcPr>
          <w:p w14:paraId="29B58302" w14:textId="77777777" w:rsidR="003E09FE" w:rsidRPr="00FB6E8E" w:rsidRDefault="003E09FE" w:rsidP="0072109A">
            <w:pPr>
              <w:rPr>
                <w:rFonts w:cs="Calibri"/>
                <w:color w:val="000000"/>
                <w:sz w:val="18"/>
                <w:szCs w:val="18"/>
              </w:rPr>
            </w:pPr>
            <w:r w:rsidRPr="00FB6E8E">
              <w:rPr>
                <w:rFonts w:cs="Calibri"/>
                <w:color w:val="000000"/>
                <w:sz w:val="18"/>
                <w:szCs w:val="18"/>
              </w:rPr>
              <w:t>mercap</w:t>
            </w:r>
          </w:p>
        </w:tc>
        <w:tc>
          <w:tcPr>
            <w:tcW w:w="6804" w:type="dxa"/>
            <w:shd w:val="clear" w:color="auto" w:fill="auto"/>
            <w:noWrap/>
            <w:hideMark/>
          </w:tcPr>
          <w:p w14:paraId="336FA7B0" w14:textId="43C84F14" w:rsidR="003E09FE" w:rsidRPr="00201679" w:rsidRDefault="00201679" w:rsidP="00F63E90">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6FDC155" w14:textId="77777777" w:rsidTr="0072109A">
        <w:trPr>
          <w:trHeight w:val="290"/>
        </w:trPr>
        <w:tc>
          <w:tcPr>
            <w:tcW w:w="2196" w:type="dxa"/>
            <w:shd w:val="clear" w:color="auto" w:fill="auto"/>
            <w:noWrap/>
            <w:hideMark/>
          </w:tcPr>
          <w:p w14:paraId="3362A8A6" w14:textId="77777777" w:rsidR="003E09FE" w:rsidRPr="00FB6E8E" w:rsidRDefault="003E09FE" w:rsidP="0072109A">
            <w:pPr>
              <w:rPr>
                <w:rFonts w:cs="Calibri"/>
                <w:color w:val="000000"/>
                <w:sz w:val="18"/>
                <w:szCs w:val="18"/>
              </w:rPr>
            </w:pPr>
            <w:r w:rsidRPr="00FB6E8E">
              <w:rPr>
                <w:rFonts w:cs="Calibri"/>
                <w:color w:val="000000"/>
                <w:sz w:val="18"/>
                <w:szCs w:val="18"/>
              </w:rPr>
              <w:t>indrefer</w:t>
            </w:r>
          </w:p>
        </w:tc>
        <w:tc>
          <w:tcPr>
            <w:tcW w:w="6804" w:type="dxa"/>
            <w:shd w:val="clear" w:color="auto" w:fill="auto"/>
            <w:noWrap/>
            <w:hideMark/>
          </w:tcPr>
          <w:p w14:paraId="70608DBC"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AECBC39" w14:textId="432A69B2"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F7FA5A5" w14:textId="77777777" w:rsidTr="0072109A">
        <w:trPr>
          <w:trHeight w:val="290"/>
        </w:trPr>
        <w:tc>
          <w:tcPr>
            <w:tcW w:w="2196" w:type="dxa"/>
            <w:shd w:val="clear" w:color="auto" w:fill="auto"/>
            <w:noWrap/>
            <w:hideMark/>
          </w:tcPr>
          <w:p w14:paraId="1FEE9FA4" w14:textId="77777777" w:rsidR="003E09FE" w:rsidRPr="00FB6E8E" w:rsidRDefault="003E09FE" w:rsidP="0072109A">
            <w:pPr>
              <w:rPr>
                <w:rFonts w:cs="Calibri"/>
                <w:color w:val="000000"/>
                <w:sz w:val="18"/>
                <w:szCs w:val="18"/>
              </w:rPr>
            </w:pPr>
            <w:r w:rsidRPr="00FB6E8E">
              <w:rPr>
                <w:rFonts w:cs="Calibri"/>
                <w:color w:val="000000"/>
                <w:sz w:val="18"/>
                <w:szCs w:val="18"/>
              </w:rPr>
              <w:t>ttxjgar</w:t>
            </w:r>
          </w:p>
        </w:tc>
        <w:tc>
          <w:tcPr>
            <w:tcW w:w="6804" w:type="dxa"/>
            <w:shd w:val="clear" w:color="auto" w:fill="auto"/>
            <w:noWrap/>
            <w:hideMark/>
          </w:tcPr>
          <w:p w14:paraId="206F0E2D" w14:textId="72D4B042"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4D556B6C" w14:textId="77777777" w:rsidTr="0072109A">
        <w:trPr>
          <w:trHeight w:val="290"/>
        </w:trPr>
        <w:tc>
          <w:tcPr>
            <w:tcW w:w="2196" w:type="dxa"/>
            <w:shd w:val="clear" w:color="auto" w:fill="auto"/>
            <w:noWrap/>
            <w:hideMark/>
          </w:tcPr>
          <w:p w14:paraId="3F0287DA" w14:textId="77777777" w:rsidR="003E09FE" w:rsidRPr="00FB6E8E" w:rsidRDefault="003E09FE" w:rsidP="0072109A">
            <w:pPr>
              <w:rPr>
                <w:rFonts w:cs="Calibri"/>
                <w:color w:val="000000"/>
                <w:sz w:val="18"/>
                <w:szCs w:val="18"/>
              </w:rPr>
            </w:pPr>
            <w:r w:rsidRPr="00FB6E8E">
              <w:rPr>
                <w:rFonts w:cs="Calibri"/>
                <w:color w:val="000000"/>
                <w:sz w:val="18"/>
                <w:szCs w:val="18"/>
              </w:rPr>
              <w:t>centidad</w:t>
            </w:r>
          </w:p>
        </w:tc>
        <w:tc>
          <w:tcPr>
            <w:tcW w:w="6804" w:type="dxa"/>
            <w:shd w:val="clear" w:color="auto" w:fill="auto"/>
            <w:noWrap/>
            <w:hideMark/>
          </w:tcPr>
          <w:p w14:paraId="5F229906" w14:textId="3A96B47A"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2C847954" w14:textId="77777777" w:rsidTr="0072109A">
        <w:trPr>
          <w:trHeight w:val="290"/>
        </w:trPr>
        <w:tc>
          <w:tcPr>
            <w:tcW w:w="2196" w:type="dxa"/>
            <w:shd w:val="clear" w:color="auto" w:fill="auto"/>
            <w:noWrap/>
            <w:hideMark/>
          </w:tcPr>
          <w:p w14:paraId="6106EBD1" w14:textId="77777777" w:rsidR="003E09FE" w:rsidRPr="00FB6E8E" w:rsidRDefault="003E09FE" w:rsidP="0072109A">
            <w:pPr>
              <w:rPr>
                <w:rFonts w:cs="Calibri"/>
                <w:color w:val="000000"/>
                <w:sz w:val="18"/>
                <w:szCs w:val="18"/>
              </w:rPr>
            </w:pPr>
            <w:r w:rsidRPr="00FB6E8E">
              <w:rPr>
                <w:rFonts w:cs="Calibri"/>
                <w:color w:val="000000"/>
                <w:sz w:val="18"/>
                <w:szCs w:val="18"/>
              </w:rPr>
              <w:t>caplic</w:t>
            </w:r>
          </w:p>
        </w:tc>
        <w:tc>
          <w:tcPr>
            <w:tcW w:w="6804" w:type="dxa"/>
            <w:shd w:val="clear" w:color="auto" w:fill="auto"/>
            <w:noWrap/>
            <w:hideMark/>
          </w:tcPr>
          <w:p w14:paraId="6191AC1B" w14:textId="38BF251D"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11D3FD" w14:textId="77777777" w:rsidTr="0072109A">
        <w:trPr>
          <w:trHeight w:val="290"/>
        </w:trPr>
        <w:tc>
          <w:tcPr>
            <w:tcW w:w="2196" w:type="dxa"/>
            <w:shd w:val="clear" w:color="auto" w:fill="auto"/>
            <w:noWrap/>
            <w:hideMark/>
          </w:tcPr>
          <w:p w14:paraId="712F461B" w14:textId="77777777" w:rsidR="003E09FE" w:rsidRPr="00FB6E8E" w:rsidRDefault="003E09FE" w:rsidP="0072109A">
            <w:pPr>
              <w:rPr>
                <w:rFonts w:cs="Calibri"/>
                <w:color w:val="000000"/>
                <w:sz w:val="18"/>
                <w:szCs w:val="18"/>
              </w:rPr>
            </w:pPr>
            <w:r w:rsidRPr="00FB6E8E">
              <w:rPr>
                <w:rFonts w:cs="Calibri"/>
                <w:color w:val="000000"/>
                <w:sz w:val="18"/>
                <w:szCs w:val="18"/>
              </w:rPr>
              <w:t>isin</w:t>
            </w:r>
          </w:p>
        </w:tc>
        <w:tc>
          <w:tcPr>
            <w:tcW w:w="6804" w:type="dxa"/>
            <w:shd w:val="clear" w:color="auto" w:fill="auto"/>
            <w:noWrap/>
            <w:hideMark/>
          </w:tcPr>
          <w:p w14:paraId="3DA17BA9" w14:textId="772AE5D9"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83EF279" w14:textId="77777777" w:rsidTr="0072109A">
        <w:trPr>
          <w:trHeight w:val="290"/>
        </w:trPr>
        <w:tc>
          <w:tcPr>
            <w:tcW w:w="2196" w:type="dxa"/>
            <w:shd w:val="clear" w:color="auto" w:fill="auto"/>
            <w:noWrap/>
            <w:hideMark/>
          </w:tcPr>
          <w:p w14:paraId="01FE89B3" w14:textId="77777777" w:rsidR="003E09FE" w:rsidRPr="00FB6E8E" w:rsidRDefault="003E09FE" w:rsidP="0072109A">
            <w:pPr>
              <w:rPr>
                <w:rFonts w:cs="Calibri"/>
                <w:color w:val="000000"/>
                <w:sz w:val="18"/>
                <w:szCs w:val="18"/>
              </w:rPr>
            </w:pPr>
            <w:r w:rsidRPr="00FB6E8E">
              <w:rPr>
                <w:rFonts w:cs="Calibri"/>
                <w:color w:val="000000"/>
                <w:sz w:val="18"/>
                <w:szCs w:val="18"/>
              </w:rPr>
              <w:t>cprodutol</w:t>
            </w:r>
          </w:p>
        </w:tc>
        <w:tc>
          <w:tcPr>
            <w:tcW w:w="6804" w:type="dxa"/>
            <w:shd w:val="clear" w:color="auto" w:fill="auto"/>
            <w:noWrap/>
            <w:hideMark/>
          </w:tcPr>
          <w:p w14:paraId="1CF54403" w14:textId="673D1661"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6634B59F" w14:textId="77777777" w:rsidTr="0072109A">
        <w:trPr>
          <w:trHeight w:val="290"/>
        </w:trPr>
        <w:tc>
          <w:tcPr>
            <w:tcW w:w="2196" w:type="dxa"/>
            <w:shd w:val="clear" w:color="auto" w:fill="auto"/>
            <w:noWrap/>
            <w:hideMark/>
          </w:tcPr>
          <w:p w14:paraId="71E8CC18" w14:textId="77777777" w:rsidR="003E09FE" w:rsidRPr="00FB6E8E" w:rsidRDefault="003E09FE" w:rsidP="0072109A">
            <w:pPr>
              <w:rPr>
                <w:rFonts w:cs="Calibri"/>
                <w:color w:val="000000"/>
                <w:sz w:val="18"/>
                <w:szCs w:val="18"/>
              </w:rPr>
            </w:pPr>
            <w:r w:rsidRPr="00FB6E8E">
              <w:rPr>
                <w:rFonts w:cs="Calibri"/>
                <w:color w:val="000000"/>
                <w:sz w:val="18"/>
                <w:szCs w:val="18"/>
              </w:rPr>
              <w:t>csubprodl</w:t>
            </w:r>
          </w:p>
        </w:tc>
        <w:tc>
          <w:tcPr>
            <w:tcW w:w="6804" w:type="dxa"/>
            <w:shd w:val="clear" w:color="auto" w:fill="auto"/>
            <w:noWrap/>
            <w:hideMark/>
          </w:tcPr>
          <w:p w14:paraId="0AEAA125" w14:textId="1FB60431"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59AB2E28" w14:textId="77777777" w:rsidTr="0072109A">
        <w:trPr>
          <w:trHeight w:val="290"/>
        </w:trPr>
        <w:tc>
          <w:tcPr>
            <w:tcW w:w="2196" w:type="dxa"/>
            <w:shd w:val="clear" w:color="auto" w:fill="auto"/>
            <w:noWrap/>
            <w:hideMark/>
          </w:tcPr>
          <w:p w14:paraId="0F2882E9" w14:textId="77777777" w:rsidR="003E09FE" w:rsidRPr="00FB6E8E" w:rsidRDefault="003E09FE" w:rsidP="0072109A">
            <w:pPr>
              <w:rPr>
                <w:rFonts w:cs="Calibri"/>
                <w:color w:val="000000"/>
                <w:sz w:val="18"/>
                <w:szCs w:val="18"/>
              </w:rPr>
            </w:pPr>
            <w:r w:rsidRPr="00FB6E8E">
              <w:rPr>
                <w:rFonts w:cs="Calibri"/>
                <w:color w:val="000000"/>
                <w:sz w:val="18"/>
                <w:szCs w:val="18"/>
              </w:rPr>
              <w:t>codpostal</w:t>
            </w:r>
          </w:p>
        </w:tc>
        <w:tc>
          <w:tcPr>
            <w:tcW w:w="6804" w:type="dxa"/>
            <w:shd w:val="clear" w:color="auto" w:fill="auto"/>
            <w:noWrap/>
            <w:hideMark/>
          </w:tcPr>
          <w:p w14:paraId="2032D892" w14:textId="25378AB5"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1F04539" w14:textId="77777777" w:rsidTr="0072109A">
        <w:trPr>
          <w:trHeight w:val="290"/>
        </w:trPr>
        <w:tc>
          <w:tcPr>
            <w:tcW w:w="2196" w:type="dxa"/>
            <w:shd w:val="clear" w:color="auto" w:fill="auto"/>
            <w:noWrap/>
            <w:hideMark/>
          </w:tcPr>
          <w:p w14:paraId="17169B8F" w14:textId="77777777" w:rsidR="003E09FE" w:rsidRPr="00FB6E8E" w:rsidRDefault="003E09FE" w:rsidP="0072109A">
            <w:pPr>
              <w:rPr>
                <w:rFonts w:cs="Calibri"/>
                <w:color w:val="000000"/>
                <w:sz w:val="18"/>
                <w:szCs w:val="18"/>
              </w:rPr>
            </w:pPr>
            <w:r w:rsidRPr="00FB6E8E">
              <w:rPr>
                <w:rFonts w:cs="Calibri"/>
                <w:color w:val="000000"/>
                <w:sz w:val="18"/>
                <w:szCs w:val="18"/>
              </w:rPr>
              <w:t>iajudapub</w:t>
            </w:r>
          </w:p>
        </w:tc>
        <w:tc>
          <w:tcPr>
            <w:tcW w:w="6804" w:type="dxa"/>
            <w:shd w:val="clear" w:color="auto" w:fill="auto"/>
            <w:noWrap/>
            <w:hideMark/>
          </w:tcPr>
          <w:p w14:paraId="595A8D6C" w14:textId="160573D3"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AB9D7D" w14:textId="77777777" w:rsidTr="0072109A">
        <w:trPr>
          <w:trHeight w:val="290"/>
        </w:trPr>
        <w:tc>
          <w:tcPr>
            <w:tcW w:w="2196" w:type="dxa"/>
            <w:shd w:val="clear" w:color="auto" w:fill="auto"/>
            <w:noWrap/>
            <w:hideMark/>
          </w:tcPr>
          <w:p w14:paraId="799C5F24" w14:textId="77777777" w:rsidR="003E09FE" w:rsidRPr="00FB6E8E" w:rsidRDefault="003E09FE" w:rsidP="0072109A">
            <w:pPr>
              <w:rPr>
                <w:rFonts w:cs="Calibri"/>
                <w:color w:val="000000"/>
                <w:sz w:val="18"/>
                <w:szCs w:val="18"/>
              </w:rPr>
            </w:pPr>
            <w:r w:rsidRPr="00FB6E8E">
              <w:rPr>
                <w:rFonts w:cs="Calibri"/>
                <w:color w:val="000000"/>
                <w:sz w:val="18"/>
                <w:szCs w:val="18"/>
              </w:rPr>
              <w:t>tiphipoteca</w:t>
            </w:r>
          </w:p>
        </w:tc>
        <w:tc>
          <w:tcPr>
            <w:tcW w:w="6804" w:type="dxa"/>
            <w:shd w:val="clear" w:color="auto" w:fill="auto"/>
            <w:noWrap/>
            <w:hideMark/>
          </w:tcPr>
          <w:p w14:paraId="0B1DEF87" w14:textId="77777777" w:rsidR="00201679" w:rsidRPr="003E09FE" w:rsidRDefault="00201679" w:rsidP="00F63E90">
            <w:pPr>
              <w:pStyle w:val="ListParagraph"/>
              <w:numPr>
                <w:ilvl w:val="0"/>
                <w:numId w:val="49"/>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7EFAD433" w14:textId="167AC139" w:rsidR="003E09FE"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201679" w:rsidRPr="00FB6E8E" w14:paraId="1E0CEA9A" w14:textId="77777777" w:rsidTr="0072109A">
        <w:trPr>
          <w:trHeight w:val="290"/>
        </w:trPr>
        <w:tc>
          <w:tcPr>
            <w:tcW w:w="2196" w:type="dxa"/>
            <w:shd w:val="clear" w:color="auto" w:fill="auto"/>
            <w:noWrap/>
            <w:hideMark/>
          </w:tcPr>
          <w:p w14:paraId="0DC5B315" w14:textId="77777777" w:rsidR="00201679" w:rsidRPr="00FB6E8E" w:rsidRDefault="00201679" w:rsidP="0072109A">
            <w:pPr>
              <w:rPr>
                <w:rFonts w:cs="Calibri"/>
                <w:color w:val="000000"/>
                <w:sz w:val="18"/>
                <w:szCs w:val="18"/>
              </w:rPr>
            </w:pPr>
            <w:r w:rsidRPr="00FB6E8E">
              <w:rPr>
                <w:rFonts w:cs="Calibri"/>
                <w:color w:val="000000"/>
                <w:sz w:val="18"/>
                <w:szCs w:val="18"/>
              </w:rPr>
              <w:t>cgarant</w:t>
            </w:r>
          </w:p>
        </w:tc>
        <w:tc>
          <w:tcPr>
            <w:tcW w:w="6804" w:type="dxa"/>
            <w:shd w:val="clear" w:color="auto" w:fill="auto"/>
            <w:noWrap/>
            <w:hideMark/>
          </w:tcPr>
          <w:p w14:paraId="7473EB0B" w14:textId="63BC0098" w:rsidR="00201679" w:rsidRPr="00201679" w:rsidRDefault="00201679" w:rsidP="00F63E90">
            <w:pPr>
              <w:pStyle w:val="ListParagraph"/>
              <w:numPr>
                <w:ilvl w:val="0"/>
                <w:numId w:val="49"/>
              </w:numPr>
              <w:ind w:left="357" w:hanging="357"/>
              <w:rPr>
                <w:rFonts w:cs="Calibri"/>
                <w:color w:val="000000"/>
                <w:sz w:val="18"/>
                <w:szCs w:val="18"/>
              </w:rPr>
            </w:pPr>
            <w:r w:rsidRPr="00201679">
              <w:rPr>
                <w:rFonts w:cs="Calibri"/>
                <w:color w:val="000000"/>
                <w:sz w:val="18"/>
                <w:szCs w:val="18"/>
              </w:rPr>
              <w:t>Sem transformações</w:t>
            </w:r>
          </w:p>
        </w:tc>
      </w:tr>
    </w:tbl>
    <w:p w14:paraId="1460536E" w14:textId="37243907" w:rsidR="00EA069A" w:rsidRPr="00EA069A" w:rsidRDefault="00EA069A" w:rsidP="00EA069A"/>
    <w:p w14:paraId="64873A89" w14:textId="2112E728" w:rsidR="00A17B8C" w:rsidRPr="00AA4469" w:rsidRDefault="008B6B55" w:rsidP="00666790">
      <w:pPr>
        <w:pStyle w:val="Heading5"/>
        <w:rPr>
          <w:i/>
        </w:rPr>
      </w:pPr>
      <w:bookmarkStart w:id="122" w:name="_Toc163902276"/>
      <w:bookmarkStart w:id="123" w:name="_Toc168671668"/>
      <w:r w:rsidRPr="007314D4">
        <w:rPr>
          <w:i/>
        </w:rPr>
        <w:t>View</w:t>
      </w:r>
      <w:r>
        <w:t xml:space="preserve"> da tabela de avaliações </w:t>
      </w:r>
      <w:r w:rsidR="00A17B8C" w:rsidRPr="00C21A6B">
        <w:t xml:space="preserve">de </w:t>
      </w:r>
      <w:r>
        <w:t>processos</w:t>
      </w:r>
      <w:r w:rsidR="000836DD">
        <w:t>/cauções</w:t>
      </w:r>
      <w:r>
        <w:t xml:space="preserve"> reais para IFRS:</w:t>
      </w:r>
      <w:r w:rsidR="00A17B8C" w:rsidRPr="00C21A6B">
        <w:t xml:space="preserve"> </w:t>
      </w:r>
      <w:r w:rsidR="00A17B8C" w:rsidRPr="00AA4469">
        <w:rPr>
          <w:i/>
        </w:rPr>
        <w:t>cd_garantias.</w:t>
      </w:r>
      <w:r w:rsidRPr="00AA4469">
        <w:rPr>
          <w:i/>
        </w:rPr>
        <w:t>gt017_report_biyr9520_ifrs</w:t>
      </w:r>
      <w:bookmarkEnd w:id="122"/>
      <w:bookmarkEnd w:id="123"/>
    </w:p>
    <w:p w14:paraId="17763986" w14:textId="7AF68397" w:rsidR="0072109A" w:rsidRPr="00720567"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cd_garantias.gt017_report_biyr9520_ifrs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de IFRS9, de acordo com os seus critérios e formatos necessários. </w:t>
      </w:r>
    </w:p>
    <w:p w14:paraId="3B9294A1" w14:textId="60B85827" w:rsidR="009E0D3A"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p w14:paraId="341CC5A6" w14:textId="7840448D" w:rsidR="009E0D3A" w:rsidRPr="009E0D3A" w:rsidRDefault="009E0D3A" w:rsidP="009E0D3A">
      <w:pPr>
        <w:pStyle w:val="Caption"/>
        <w:jc w:val="center"/>
        <w:rPr>
          <w:rFonts w:eastAsiaTheme="minorHAnsi" w:cstheme="minorBidi"/>
          <w:b/>
          <w:color w:val="000000" w:themeColor="text1"/>
          <w:sz w:val="22"/>
          <w:szCs w:val="22"/>
          <w:lang w:eastAsia="en-US"/>
        </w:rPr>
      </w:pPr>
      <w:bookmarkStart w:id="124" w:name="_Toc168413860"/>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C8031D">
        <w:rPr>
          <w:b/>
          <w:noProof/>
          <w:color w:val="000000" w:themeColor="text1"/>
          <w:sz w:val="22"/>
          <w:szCs w:val="22"/>
        </w:rPr>
        <w:t>22</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cd_garantias.gt017_report_biyr9520_ifrs</w:t>
      </w:r>
      <w:bookmarkEnd w:id="124"/>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3"/>
      </w:tblGrid>
      <w:tr w:rsidR="0072109A" w:rsidRPr="0072109A" w14:paraId="0845C9F1" w14:textId="77777777" w:rsidTr="00446992">
        <w:trPr>
          <w:trHeight w:val="290"/>
          <w:tblHeader/>
        </w:trPr>
        <w:tc>
          <w:tcPr>
            <w:tcW w:w="2196" w:type="dxa"/>
            <w:shd w:val="clear" w:color="auto" w:fill="FF0000"/>
            <w:noWrap/>
            <w:hideMark/>
          </w:tcPr>
          <w:p w14:paraId="5A2A9F17" w14:textId="5F7AD15B" w:rsidR="0072109A" w:rsidRPr="0072109A" w:rsidRDefault="00B935DB" w:rsidP="0072109A">
            <w:pPr>
              <w:rPr>
                <w:rFonts w:cs="Calibri"/>
                <w:b/>
                <w:bCs/>
                <w:color w:val="FFFFFF"/>
                <w:sz w:val="18"/>
                <w:szCs w:val="18"/>
                <w:lang w:val="en-US"/>
              </w:rPr>
            </w:pPr>
            <w:r>
              <w:rPr>
                <w:rFonts w:cs="Calibri"/>
                <w:b/>
                <w:bCs/>
                <w:color w:val="FFFFFF"/>
                <w:sz w:val="18"/>
                <w:szCs w:val="18"/>
                <w:lang w:val="en-US"/>
              </w:rPr>
              <w:t>Campos</w:t>
            </w:r>
            <w:r w:rsidR="0072109A" w:rsidRPr="0072109A">
              <w:rPr>
                <w:rFonts w:cs="Calibri"/>
                <w:b/>
                <w:bCs/>
                <w:color w:val="FFFFFF"/>
                <w:sz w:val="18"/>
                <w:szCs w:val="18"/>
                <w:lang w:val="en-US"/>
              </w:rPr>
              <w:t xml:space="preserve"> da </w:t>
            </w:r>
            <w:r w:rsidR="0072109A" w:rsidRPr="0072109A">
              <w:rPr>
                <w:rFonts w:cs="Calibri"/>
                <w:b/>
                <w:bCs/>
                <w:i/>
                <w:color w:val="FFFFFF"/>
                <w:sz w:val="18"/>
                <w:szCs w:val="18"/>
                <w:lang w:val="en-US"/>
              </w:rPr>
              <w:t>view</w:t>
            </w:r>
          </w:p>
          <w:p w14:paraId="749B7388" w14:textId="769E208F" w:rsidR="0072109A" w:rsidRPr="0072109A" w:rsidRDefault="0072109A" w:rsidP="0072109A">
            <w:pPr>
              <w:rPr>
                <w:rFonts w:cs="Calibri"/>
                <w:color w:val="000000"/>
                <w:sz w:val="18"/>
                <w:szCs w:val="18"/>
                <w:lang w:val="en-US"/>
              </w:rPr>
            </w:pPr>
            <w:r w:rsidRPr="0072109A">
              <w:rPr>
                <w:rFonts w:cs="Calibri"/>
                <w:b/>
                <w:bCs/>
                <w:i/>
                <w:color w:val="FFFFFF"/>
                <w:sz w:val="18"/>
                <w:szCs w:val="18"/>
                <w:lang w:val="en-US"/>
              </w:rPr>
              <w:t>gt017_report_biyr9520_ifrs</w:t>
            </w:r>
          </w:p>
        </w:tc>
        <w:tc>
          <w:tcPr>
            <w:tcW w:w="6803" w:type="dxa"/>
            <w:shd w:val="clear" w:color="auto" w:fill="FF0000"/>
            <w:noWrap/>
            <w:hideMark/>
          </w:tcPr>
          <w:p w14:paraId="0AAC1F9F" w14:textId="44B465FA" w:rsidR="0072109A" w:rsidRPr="0072109A" w:rsidRDefault="0072109A" w:rsidP="0072109A">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sidRPr="0072109A">
              <w:rPr>
                <w:rFonts w:cs="Calibri"/>
                <w:b/>
                <w:bCs/>
                <w:i/>
                <w:color w:val="FFFFFF"/>
                <w:sz w:val="18"/>
                <w:szCs w:val="18"/>
              </w:rPr>
              <w:t>gt017_report_biyr9520</w:t>
            </w:r>
          </w:p>
        </w:tc>
      </w:tr>
      <w:tr w:rsidR="0072109A" w:rsidRPr="0072109A" w14:paraId="049F960F" w14:textId="77777777" w:rsidTr="0072109A">
        <w:trPr>
          <w:trHeight w:val="290"/>
        </w:trPr>
        <w:tc>
          <w:tcPr>
            <w:tcW w:w="2196" w:type="dxa"/>
            <w:shd w:val="clear" w:color="auto" w:fill="auto"/>
            <w:noWrap/>
            <w:hideMark/>
          </w:tcPr>
          <w:p w14:paraId="7860D859" w14:textId="77777777" w:rsidR="0072109A" w:rsidRPr="0072109A" w:rsidRDefault="0072109A" w:rsidP="0072109A">
            <w:pPr>
              <w:rPr>
                <w:rFonts w:cs="Calibri"/>
                <w:color w:val="000000"/>
                <w:sz w:val="18"/>
                <w:szCs w:val="18"/>
              </w:rPr>
            </w:pPr>
            <w:r w:rsidRPr="0072109A">
              <w:rPr>
                <w:rFonts w:cs="Calibri"/>
                <w:color w:val="000000"/>
                <w:sz w:val="18"/>
                <w:szCs w:val="18"/>
              </w:rPr>
              <w:t>datdados</w:t>
            </w:r>
          </w:p>
        </w:tc>
        <w:tc>
          <w:tcPr>
            <w:tcW w:w="6803" w:type="dxa"/>
            <w:shd w:val="clear" w:color="auto" w:fill="auto"/>
            <w:noWrap/>
            <w:hideMark/>
          </w:tcPr>
          <w:p w14:paraId="3658B835" w14:textId="6731F47D"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739FA7DC" w14:textId="77777777" w:rsidTr="0072109A">
        <w:trPr>
          <w:trHeight w:val="290"/>
        </w:trPr>
        <w:tc>
          <w:tcPr>
            <w:tcW w:w="2196" w:type="dxa"/>
            <w:shd w:val="clear" w:color="auto" w:fill="auto"/>
            <w:noWrap/>
            <w:hideMark/>
          </w:tcPr>
          <w:p w14:paraId="794C77E4" w14:textId="77777777" w:rsidR="0072109A" w:rsidRPr="0072109A" w:rsidRDefault="0072109A" w:rsidP="0072109A">
            <w:pPr>
              <w:rPr>
                <w:rFonts w:cs="Calibri"/>
                <w:color w:val="000000"/>
                <w:sz w:val="18"/>
                <w:szCs w:val="18"/>
              </w:rPr>
            </w:pPr>
            <w:r w:rsidRPr="0072109A">
              <w:rPr>
                <w:rFonts w:cs="Calibri"/>
                <w:color w:val="000000"/>
                <w:sz w:val="18"/>
                <w:szCs w:val="18"/>
              </w:rPr>
              <w:t>empresa</w:t>
            </w:r>
          </w:p>
        </w:tc>
        <w:tc>
          <w:tcPr>
            <w:tcW w:w="6803" w:type="dxa"/>
            <w:shd w:val="clear" w:color="auto" w:fill="auto"/>
            <w:noWrap/>
            <w:hideMark/>
          </w:tcPr>
          <w:p w14:paraId="5DF00114" w14:textId="77777777" w:rsid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p w14:paraId="05A059BF" w14:textId="1FB18736" w:rsidR="0072109A" w:rsidRPr="0072109A" w:rsidRDefault="0072109A" w:rsidP="00F63E90">
            <w:pPr>
              <w:pStyle w:val="ListParagraph"/>
              <w:numPr>
                <w:ilvl w:val="0"/>
                <w:numId w:val="49"/>
              </w:numPr>
              <w:ind w:left="357" w:hanging="357"/>
              <w:rPr>
                <w:rFonts w:cs="Calibri"/>
                <w:color w:val="000000"/>
                <w:sz w:val="18"/>
                <w:szCs w:val="18"/>
              </w:rPr>
            </w:pPr>
            <w:r>
              <w:rPr>
                <w:rFonts w:cs="Calibri"/>
                <w:color w:val="000000"/>
                <w:sz w:val="18"/>
                <w:szCs w:val="18"/>
              </w:rPr>
              <w:t>Aprovisionado a partir do campo ‘cempresabg’</w:t>
            </w:r>
          </w:p>
        </w:tc>
      </w:tr>
      <w:tr w:rsidR="0072109A" w:rsidRPr="0072109A" w14:paraId="0A9CEAA9" w14:textId="77777777" w:rsidTr="0072109A">
        <w:trPr>
          <w:trHeight w:val="290"/>
        </w:trPr>
        <w:tc>
          <w:tcPr>
            <w:tcW w:w="2196" w:type="dxa"/>
            <w:shd w:val="clear" w:color="auto" w:fill="auto"/>
            <w:noWrap/>
            <w:hideMark/>
          </w:tcPr>
          <w:p w14:paraId="4EF79AF5" w14:textId="77777777" w:rsidR="0072109A" w:rsidRPr="0072109A" w:rsidRDefault="0072109A" w:rsidP="0072109A">
            <w:pPr>
              <w:rPr>
                <w:rFonts w:cs="Calibri"/>
                <w:color w:val="000000"/>
                <w:sz w:val="18"/>
                <w:szCs w:val="18"/>
              </w:rPr>
            </w:pPr>
            <w:r w:rsidRPr="0072109A">
              <w:rPr>
                <w:rFonts w:cs="Calibri"/>
                <w:color w:val="000000"/>
                <w:sz w:val="18"/>
                <w:szCs w:val="18"/>
              </w:rPr>
              <w:t>cglobgar</w:t>
            </w:r>
          </w:p>
        </w:tc>
        <w:tc>
          <w:tcPr>
            <w:tcW w:w="6803" w:type="dxa"/>
            <w:shd w:val="clear" w:color="auto" w:fill="auto"/>
            <w:noWrap/>
            <w:hideMark/>
          </w:tcPr>
          <w:p w14:paraId="0C00828C" w14:textId="52E00728" w:rsidR="0072109A" w:rsidRPr="0072109A" w:rsidRDefault="0072109A" w:rsidP="00F63E90">
            <w:pPr>
              <w:pStyle w:val="ListParagraph"/>
              <w:numPr>
                <w:ilvl w:val="0"/>
                <w:numId w:val="53"/>
              </w:numPr>
              <w:ind w:left="357" w:hanging="357"/>
              <w:rPr>
                <w:rFonts w:cs="Calibri"/>
                <w:color w:val="000000"/>
                <w:sz w:val="18"/>
                <w:szCs w:val="18"/>
              </w:rPr>
            </w:pPr>
            <w:r w:rsidRPr="0072109A">
              <w:rPr>
                <w:rFonts w:cs="Calibri"/>
                <w:color w:val="000000"/>
                <w:sz w:val="18"/>
                <w:szCs w:val="18"/>
              </w:rPr>
              <w:t>Sem transformações</w:t>
            </w:r>
          </w:p>
        </w:tc>
      </w:tr>
      <w:tr w:rsidR="0072109A" w:rsidRPr="0072109A" w14:paraId="0DE0AB92" w14:textId="77777777" w:rsidTr="0072109A">
        <w:trPr>
          <w:trHeight w:val="290"/>
        </w:trPr>
        <w:tc>
          <w:tcPr>
            <w:tcW w:w="2196" w:type="dxa"/>
            <w:shd w:val="clear" w:color="auto" w:fill="auto"/>
            <w:noWrap/>
            <w:hideMark/>
          </w:tcPr>
          <w:p w14:paraId="40E318E8" w14:textId="77777777" w:rsidR="0072109A" w:rsidRPr="0072109A" w:rsidRDefault="0072109A" w:rsidP="0072109A">
            <w:pPr>
              <w:rPr>
                <w:rFonts w:cs="Calibri"/>
                <w:color w:val="000000"/>
                <w:sz w:val="18"/>
                <w:szCs w:val="18"/>
              </w:rPr>
            </w:pPr>
            <w:r w:rsidRPr="0072109A">
              <w:rPr>
                <w:rFonts w:cs="Calibri"/>
                <w:color w:val="000000"/>
                <w:sz w:val="18"/>
                <w:szCs w:val="18"/>
              </w:rPr>
              <w:t>dtavali</w:t>
            </w:r>
          </w:p>
        </w:tc>
        <w:tc>
          <w:tcPr>
            <w:tcW w:w="6803" w:type="dxa"/>
            <w:shd w:val="clear" w:color="auto" w:fill="auto"/>
            <w:noWrap/>
            <w:hideMark/>
          </w:tcPr>
          <w:p w14:paraId="633F4902" w14:textId="106A41C5" w:rsidR="0072109A" w:rsidRPr="0072109A" w:rsidRDefault="0072109A" w:rsidP="00F63E90">
            <w:pPr>
              <w:pStyle w:val="ListParagraph"/>
              <w:numPr>
                <w:ilvl w:val="0"/>
                <w:numId w:val="53"/>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561CDD82" w14:textId="77777777" w:rsidTr="0072109A">
        <w:trPr>
          <w:trHeight w:val="290"/>
        </w:trPr>
        <w:tc>
          <w:tcPr>
            <w:tcW w:w="2196" w:type="dxa"/>
            <w:shd w:val="clear" w:color="auto" w:fill="auto"/>
            <w:noWrap/>
            <w:hideMark/>
          </w:tcPr>
          <w:p w14:paraId="7F22AB58" w14:textId="77777777" w:rsidR="0072109A" w:rsidRPr="0072109A" w:rsidRDefault="0072109A" w:rsidP="0072109A">
            <w:pPr>
              <w:rPr>
                <w:rFonts w:cs="Calibri"/>
                <w:color w:val="000000"/>
                <w:sz w:val="18"/>
                <w:szCs w:val="18"/>
              </w:rPr>
            </w:pPr>
            <w:r w:rsidRPr="0072109A">
              <w:rPr>
                <w:rFonts w:cs="Calibri"/>
                <w:color w:val="000000"/>
                <w:sz w:val="18"/>
                <w:szCs w:val="18"/>
              </w:rPr>
              <w:t>entaval</w:t>
            </w:r>
          </w:p>
        </w:tc>
        <w:tc>
          <w:tcPr>
            <w:tcW w:w="6803" w:type="dxa"/>
            <w:shd w:val="clear" w:color="auto" w:fill="auto"/>
            <w:noWrap/>
            <w:hideMark/>
          </w:tcPr>
          <w:p w14:paraId="70144EB8" w14:textId="12DAD5AA"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tc>
      </w:tr>
      <w:tr w:rsidR="0072109A" w:rsidRPr="0072109A" w14:paraId="32115380" w14:textId="77777777" w:rsidTr="0072109A">
        <w:trPr>
          <w:trHeight w:val="290"/>
        </w:trPr>
        <w:tc>
          <w:tcPr>
            <w:tcW w:w="2196" w:type="dxa"/>
            <w:shd w:val="clear" w:color="auto" w:fill="auto"/>
            <w:noWrap/>
            <w:hideMark/>
          </w:tcPr>
          <w:p w14:paraId="2C6A9706" w14:textId="77777777" w:rsidR="0072109A" w:rsidRPr="0072109A" w:rsidRDefault="0072109A" w:rsidP="0072109A">
            <w:pPr>
              <w:rPr>
                <w:rFonts w:cs="Calibri"/>
                <w:color w:val="000000"/>
                <w:sz w:val="18"/>
                <w:szCs w:val="18"/>
              </w:rPr>
            </w:pPr>
            <w:r w:rsidRPr="0072109A">
              <w:rPr>
                <w:rFonts w:cs="Calibri"/>
                <w:color w:val="000000"/>
                <w:sz w:val="18"/>
                <w:szCs w:val="18"/>
              </w:rPr>
              <w:t>mavalia</w:t>
            </w:r>
          </w:p>
        </w:tc>
        <w:tc>
          <w:tcPr>
            <w:tcW w:w="6803" w:type="dxa"/>
            <w:shd w:val="clear" w:color="auto" w:fill="auto"/>
            <w:noWrap/>
            <w:hideMark/>
          </w:tcPr>
          <w:p w14:paraId="2D8FB4EE" w14:textId="77777777" w:rsidR="0072109A" w:rsidRDefault="0072109A" w:rsidP="00F63E90">
            <w:pPr>
              <w:pStyle w:val="ListParagraph"/>
              <w:numPr>
                <w:ilvl w:val="0"/>
                <w:numId w:val="49"/>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7D1CE0BB" w14:textId="77777777" w:rsidR="0072109A" w:rsidRDefault="0072109A" w:rsidP="00F63E90">
            <w:pPr>
              <w:pStyle w:val="ListParagraph"/>
              <w:numPr>
                <w:ilvl w:val="0"/>
                <w:numId w:val="49"/>
              </w:numPr>
              <w:ind w:left="357" w:hanging="357"/>
              <w:rPr>
                <w:rFonts w:cs="Calibri"/>
                <w:color w:val="000000"/>
                <w:sz w:val="18"/>
                <w:szCs w:val="18"/>
              </w:rPr>
            </w:pPr>
            <w:r>
              <w:rPr>
                <w:rFonts w:cs="Calibri"/>
                <w:color w:val="000000"/>
                <w:sz w:val="18"/>
                <w:szCs w:val="18"/>
              </w:rPr>
              <w:lastRenderedPageBreak/>
              <w:t>O formato do campo é alterado para STRING</w:t>
            </w:r>
          </w:p>
          <w:p w14:paraId="10309002" w14:textId="57E650B5"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Todos os ‘.’ São substituídos por uma ‘,’</w:t>
            </w:r>
          </w:p>
        </w:tc>
      </w:tr>
      <w:tr w:rsidR="0072109A" w:rsidRPr="0072109A" w14:paraId="73263589" w14:textId="77777777" w:rsidTr="0072109A">
        <w:trPr>
          <w:trHeight w:val="290"/>
        </w:trPr>
        <w:tc>
          <w:tcPr>
            <w:tcW w:w="2196" w:type="dxa"/>
            <w:shd w:val="clear" w:color="auto" w:fill="auto"/>
            <w:noWrap/>
            <w:hideMark/>
          </w:tcPr>
          <w:p w14:paraId="5DBD26DF" w14:textId="77777777" w:rsidR="0072109A" w:rsidRPr="0072109A" w:rsidRDefault="0072109A" w:rsidP="0072109A">
            <w:pPr>
              <w:rPr>
                <w:rFonts w:cs="Calibri"/>
                <w:color w:val="000000"/>
                <w:sz w:val="18"/>
                <w:szCs w:val="18"/>
              </w:rPr>
            </w:pPr>
            <w:r w:rsidRPr="0072109A">
              <w:rPr>
                <w:rFonts w:cs="Calibri"/>
                <w:color w:val="000000"/>
                <w:sz w:val="18"/>
                <w:szCs w:val="18"/>
              </w:rPr>
              <w:lastRenderedPageBreak/>
              <w:t>dtultmod</w:t>
            </w:r>
          </w:p>
        </w:tc>
        <w:tc>
          <w:tcPr>
            <w:tcW w:w="6803" w:type="dxa"/>
            <w:shd w:val="clear" w:color="auto" w:fill="auto"/>
            <w:noWrap/>
            <w:hideMark/>
          </w:tcPr>
          <w:p w14:paraId="3C891CE4" w14:textId="32CEF3BD" w:rsidR="0072109A" w:rsidRPr="0072109A" w:rsidRDefault="0072109A" w:rsidP="00F63E90">
            <w:pPr>
              <w:pStyle w:val="ListParagraph"/>
              <w:numPr>
                <w:ilvl w:val="0"/>
                <w:numId w:val="49"/>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634603FD" w14:textId="77777777" w:rsidTr="0072109A">
        <w:trPr>
          <w:trHeight w:val="290"/>
        </w:trPr>
        <w:tc>
          <w:tcPr>
            <w:tcW w:w="2196" w:type="dxa"/>
            <w:shd w:val="clear" w:color="auto" w:fill="auto"/>
            <w:noWrap/>
            <w:hideMark/>
          </w:tcPr>
          <w:p w14:paraId="1BE0B964" w14:textId="77777777" w:rsidR="0072109A" w:rsidRPr="0072109A" w:rsidRDefault="0072109A" w:rsidP="0072109A">
            <w:pPr>
              <w:rPr>
                <w:rFonts w:cs="Calibri"/>
                <w:color w:val="000000"/>
                <w:sz w:val="18"/>
                <w:szCs w:val="18"/>
              </w:rPr>
            </w:pPr>
            <w:r w:rsidRPr="0072109A">
              <w:rPr>
                <w:rFonts w:cs="Calibri"/>
                <w:color w:val="000000"/>
                <w:sz w:val="18"/>
                <w:szCs w:val="18"/>
              </w:rPr>
              <w:t>cempresa</w:t>
            </w:r>
          </w:p>
        </w:tc>
        <w:tc>
          <w:tcPr>
            <w:tcW w:w="6803" w:type="dxa"/>
            <w:shd w:val="clear" w:color="auto" w:fill="auto"/>
            <w:noWrap/>
            <w:hideMark/>
          </w:tcPr>
          <w:p w14:paraId="1734E51B" w14:textId="3220D4AF"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 xml:space="preserve">Caso o campo não esteja preenchido com </w:t>
            </w:r>
            <w:r>
              <w:rPr>
                <w:rFonts w:cs="Calibri"/>
                <w:color w:val="000000"/>
                <w:sz w:val="18"/>
                <w:szCs w:val="18"/>
              </w:rPr>
              <w:t>2</w:t>
            </w:r>
            <w:r w:rsidRPr="00D71ECA">
              <w:rPr>
                <w:rFonts w:cs="Calibri"/>
                <w:color w:val="000000"/>
                <w:sz w:val="18"/>
                <w:szCs w:val="18"/>
              </w:rPr>
              <w:t xml:space="preserve"> caracteres, é acrescentado o dígito ‘0’ à esquerda, até perfazer o comprimento de campo desejado.</w:t>
            </w:r>
          </w:p>
        </w:tc>
      </w:tr>
      <w:tr w:rsidR="0072109A" w:rsidRPr="0072109A" w14:paraId="45D55A5A" w14:textId="77777777" w:rsidTr="0072109A">
        <w:trPr>
          <w:trHeight w:val="290"/>
        </w:trPr>
        <w:tc>
          <w:tcPr>
            <w:tcW w:w="2196" w:type="dxa"/>
            <w:shd w:val="clear" w:color="auto" w:fill="auto"/>
            <w:noWrap/>
            <w:hideMark/>
          </w:tcPr>
          <w:p w14:paraId="1013F02F" w14:textId="77777777" w:rsidR="0072109A" w:rsidRPr="0072109A" w:rsidRDefault="0072109A" w:rsidP="0072109A">
            <w:pPr>
              <w:rPr>
                <w:rFonts w:cs="Calibri"/>
                <w:color w:val="000000"/>
                <w:sz w:val="18"/>
                <w:szCs w:val="18"/>
              </w:rPr>
            </w:pPr>
            <w:r w:rsidRPr="0072109A">
              <w:rPr>
                <w:rFonts w:cs="Calibri"/>
                <w:color w:val="000000"/>
                <w:sz w:val="18"/>
                <w:szCs w:val="18"/>
              </w:rPr>
              <w:t>cbalcao</w:t>
            </w:r>
          </w:p>
        </w:tc>
        <w:tc>
          <w:tcPr>
            <w:tcW w:w="6803" w:type="dxa"/>
            <w:shd w:val="clear" w:color="auto" w:fill="auto"/>
            <w:noWrap/>
            <w:hideMark/>
          </w:tcPr>
          <w:p w14:paraId="67F1E46F" w14:textId="4D15209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4 caracteres, é acrescentado o dígito ‘0’ à esquerda, até perfazer o comprimento de campo desejado.</w:t>
            </w:r>
          </w:p>
        </w:tc>
      </w:tr>
      <w:tr w:rsidR="0072109A" w:rsidRPr="0072109A" w14:paraId="25213800" w14:textId="77777777" w:rsidTr="0072109A">
        <w:trPr>
          <w:trHeight w:val="290"/>
        </w:trPr>
        <w:tc>
          <w:tcPr>
            <w:tcW w:w="2196" w:type="dxa"/>
            <w:shd w:val="clear" w:color="auto" w:fill="auto"/>
            <w:noWrap/>
            <w:hideMark/>
          </w:tcPr>
          <w:p w14:paraId="24F81B58" w14:textId="77777777" w:rsidR="0072109A" w:rsidRPr="0072109A" w:rsidRDefault="0072109A" w:rsidP="0072109A">
            <w:pPr>
              <w:rPr>
                <w:rFonts w:cs="Calibri"/>
                <w:color w:val="000000"/>
                <w:sz w:val="18"/>
                <w:szCs w:val="18"/>
              </w:rPr>
            </w:pPr>
            <w:r w:rsidRPr="0072109A">
              <w:rPr>
                <w:rFonts w:cs="Calibri"/>
                <w:color w:val="000000"/>
                <w:sz w:val="18"/>
                <w:szCs w:val="18"/>
              </w:rPr>
              <w:t>cnumcta</w:t>
            </w:r>
          </w:p>
        </w:tc>
        <w:tc>
          <w:tcPr>
            <w:tcW w:w="6803" w:type="dxa"/>
            <w:shd w:val="clear" w:color="auto" w:fill="auto"/>
            <w:noWrap/>
            <w:hideMark/>
          </w:tcPr>
          <w:p w14:paraId="5D3DC0FB" w14:textId="4852EDF1"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11 caracteres, é acrescentado o dígito ‘0’ à esquerda, até perfazer o comprimento de campo desejado.</w:t>
            </w:r>
          </w:p>
        </w:tc>
      </w:tr>
      <w:tr w:rsidR="0072109A" w:rsidRPr="0072109A" w14:paraId="4FA2115A" w14:textId="77777777" w:rsidTr="0072109A">
        <w:trPr>
          <w:trHeight w:val="290"/>
        </w:trPr>
        <w:tc>
          <w:tcPr>
            <w:tcW w:w="2196" w:type="dxa"/>
            <w:shd w:val="clear" w:color="auto" w:fill="auto"/>
            <w:noWrap/>
            <w:hideMark/>
          </w:tcPr>
          <w:p w14:paraId="066E112D" w14:textId="77777777" w:rsidR="0072109A" w:rsidRPr="0072109A" w:rsidRDefault="0072109A" w:rsidP="0072109A">
            <w:pPr>
              <w:rPr>
                <w:rFonts w:cs="Calibri"/>
                <w:color w:val="000000"/>
                <w:sz w:val="18"/>
                <w:szCs w:val="18"/>
              </w:rPr>
            </w:pPr>
            <w:r w:rsidRPr="0072109A">
              <w:rPr>
                <w:rFonts w:cs="Calibri"/>
                <w:color w:val="000000"/>
                <w:sz w:val="18"/>
                <w:szCs w:val="18"/>
              </w:rPr>
              <w:t>zcaucao</w:t>
            </w:r>
          </w:p>
        </w:tc>
        <w:tc>
          <w:tcPr>
            <w:tcW w:w="6803" w:type="dxa"/>
            <w:shd w:val="clear" w:color="auto" w:fill="auto"/>
            <w:noWrap/>
            <w:hideMark/>
          </w:tcPr>
          <w:p w14:paraId="5CFD2AAC" w14:textId="77777777" w:rsidR="00D71ECA" w:rsidRDefault="00D71ECA"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47958F2A" w14:textId="3F958CAF"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Caso o campo não esteja preenchido com 10 caracteres, é acrescentado o dígito ‘0’ à esquerda, até perfazer o comprimento de campo desejado.</w:t>
            </w:r>
          </w:p>
        </w:tc>
      </w:tr>
      <w:tr w:rsidR="0072109A" w:rsidRPr="0072109A" w14:paraId="66F209D6" w14:textId="77777777" w:rsidTr="0072109A">
        <w:trPr>
          <w:trHeight w:val="290"/>
        </w:trPr>
        <w:tc>
          <w:tcPr>
            <w:tcW w:w="2196" w:type="dxa"/>
            <w:shd w:val="clear" w:color="auto" w:fill="auto"/>
            <w:noWrap/>
            <w:hideMark/>
          </w:tcPr>
          <w:p w14:paraId="17809465" w14:textId="77777777" w:rsidR="0072109A" w:rsidRPr="0072109A" w:rsidRDefault="0072109A" w:rsidP="0072109A">
            <w:pPr>
              <w:rPr>
                <w:rFonts w:cs="Calibri"/>
                <w:color w:val="000000"/>
                <w:sz w:val="18"/>
                <w:szCs w:val="18"/>
              </w:rPr>
            </w:pPr>
            <w:r w:rsidRPr="0072109A">
              <w:rPr>
                <w:rFonts w:cs="Calibri"/>
                <w:color w:val="000000"/>
                <w:sz w:val="18"/>
                <w:szCs w:val="18"/>
              </w:rPr>
              <w:t>centidad</w:t>
            </w:r>
          </w:p>
        </w:tc>
        <w:tc>
          <w:tcPr>
            <w:tcW w:w="6803" w:type="dxa"/>
            <w:shd w:val="clear" w:color="auto" w:fill="auto"/>
            <w:noWrap/>
            <w:hideMark/>
          </w:tcPr>
          <w:p w14:paraId="3AC9B358" w14:textId="2E0C4C3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51ED24C9" w14:textId="77777777" w:rsidTr="0072109A">
        <w:trPr>
          <w:trHeight w:val="290"/>
        </w:trPr>
        <w:tc>
          <w:tcPr>
            <w:tcW w:w="2196" w:type="dxa"/>
            <w:shd w:val="clear" w:color="auto" w:fill="auto"/>
            <w:noWrap/>
            <w:hideMark/>
          </w:tcPr>
          <w:p w14:paraId="6E7052E5" w14:textId="77777777" w:rsidR="0072109A" w:rsidRPr="0072109A" w:rsidRDefault="0072109A" w:rsidP="0072109A">
            <w:pPr>
              <w:rPr>
                <w:rFonts w:cs="Calibri"/>
                <w:color w:val="000000"/>
                <w:sz w:val="18"/>
                <w:szCs w:val="18"/>
              </w:rPr>
            </w:pPr>
            <w:r w:rsidRPr="0072109A">
              <w:rPr>
                <w:rFonts w:cs="Calibri"/>
                <w:color w:val="000000"/>
                <w:sz w:val="18"/>
                <w:szCs w:val="18"/>
              </w:rPr>
              <w:t>caplic</w:t>
            </w:r>
          </w:p>
        </w:tc>
        <w:tc>
          <w:tcPr>
            <w:tcW w:w="6803" w:type="dxa"/>
            <w:shd w:val="clear" w:color="auto" w:fill="auto"/>
            <w:noWrap/>
            <w:hideMark/>
          </w:tcPr>
          <w:p w14:paraId="66291A91" w14:textId="33AEED99"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60200E18" w14:textId="77777777" w:rsidTr="0072109A">
        <w:trPr>
          <w:trHeight w:val="290"/>
        </w:trPr>
        <w:tc>
          <w:tcPr>
            <w:tcW w:w="2196" w:type="dxa"/>
            <w:shd w:val="clear" w:color="auto" w:fill="auto"/>
            <w:noWrap/>
            <w:hideMark/>
          </w:tcPr>
          <w:p w14:paraId="11A91361" w14:textId="77777777" w:rsidR="0072109A" w:rsidRPr="0072109A" w:rsidRDefault="0072109A" w:rsidP="0072109A">
            <w:pPr>
              <w:rPr>
                <w:rFonts w:cs="Calibri"/>
                <w:color w:val="000000"/>
                <w:sz w:val="18"/>
                <w:szCs w:val="18"/>
              </w:rPr>
            </w:pPr>
            <w:r w:rsidRPr="0072109A">
              <w:rPr>
                <w:rFonts w:cs="Calibri"/>
                <w:color w:val="000000"/>
                <w:sz w:val="18"/>
                <w:szCs w:val="18"/>
              </w:rPr>
              <w:t>isin</w:t>
            </w:r>
          </w:p>
        </w:tc>
        <w:tc>
          <w:tcPr>
            <w:tcW w:w="6803" w:type="dxa"/>
            <w:shd w:val="clear" w:color="auto" w:fill="auto"/>
            <w:noWrap/>
            <w:hideMark/>
          </w:tcPr>
          <w:p w14:paraId="1E593A58" w14:textId="67E0D924" w:rsidR="0072109A" w:rsidRPr="00D71ECA" w:rsidRDefault="00D71ECA" w:rsidP="00F63E90">
            <w:pPr>
              <w:pStyle w:val="ListParagraph"/>
              <w:numPr>
                <w:ilvl w:val="0"/>
                <w:numId w:val="49"/>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1097298A" w14:textId="77777777" w:rsidTr="0072109A">
        <w:trPr>
          <w:trHeight w:val="290"/>
        </w:trPr>
        <w:tc>
          <w:tcPr>
            <w:tcW w:w="2196" w:type="dxa"/>
            <w:shd w:val="clear" w:color="auto" w:fill="auto"/>
            <w:noWrap/>
            <w:hideMark/>
          </w:tcPr>
          <w:p w14:paraId="48C99D8A" w14:textId="77777777" w:rsidR="0072109A" w:rsidRPr="0072109A" w:rsidRDefault="0072109A" w:rsidP="0072109A">
            <w:pPr>
              <w:rPr>
                <w:rFonts w:cs="Calibri"/>
                <w:color w:val="000000"/>
                <w:sz w:val="18"/>
                <w:szCs w:val="18"/>
              </w:rPr>
            </w:pPr>
            <w:r w:rsidRPr="0072109A">
              <w:rPr>
                <w:rFonts w:cs="Calibri"/>
                <w:color w:val="000000"/>
                <w:sz w:val="18"/>
                <w:szCs w:val="18"/>
              </w:rPr>
              <w:t>tipvalor</w:t>
            </w:r>
          </w:p>
        </w:tc>
        <w:tc>
          <w:tcPr>
            <w:tcW w:w="6803" w:type="dxa"/>
            <w:shd w:val="clear" w:color="auto" w:fill="auto"/>
            <w:noWrap/>
            <w:hideMark/>
          </w:tcPr>
          <w:p w14:paraId="2DEDE59F" w14:textId="77777777" w:rsidR="0072109A"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‘99999’</w:t>
            </w:r>
          </w:p>
          <w:p w14:paraId="79AD8368" w14:textId="79EF59D8" w:rsidR="0067670C"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E89FD15" w14:textId="77777777" w:rsidTr="0072109A">
        <w:trPr>
          <w:trHeight w:val="290"/>
        </w:trPr>
        <w:tc>
          <w:tcPr>
            <w:tcW w:w="2196" w:type="dxa"/>
            <w:shd w:val="clear" w:color="auto" w:fill="auto"/>
            <w:noWrap/>
            <w:hideMark/>
          </w:tcPr>
          <w:p w14:paraId="1221573F" w14:textId="77777777" w:rsidR="0072109A" w:rsidRPr="0072109A" w:rsidRDefault="0072109A" w:rsidP="0072109A">
            <w:pPr>
              <w:rPr>
                <w:rFonts w:cs="Calibri"/>
                <w:color w:val="000000"/>
                <w:sz w:val="18"/>
                <w:szCs w:val="18"/>
              </w:rPr>
            </w:pPr>
            <w:r w:rsidRPr="0072109A">
              <w:rPr>
                <w:rFonts w:cs="Calibri"/>
                <w:color w:val="000000"/>
                <w:sz w:val="18"/>
                <w:szCs w:val="18"/>
              </w:rPr>
              <w:t>tipgarant</w:t>
            </w:r>
          </w:p>
        </w:tc>
        <w:tc>
          <w:tcPr>
            <w:tcW w:w="6803" w:type="dxa"/>
            <w:shd w:val="clear" w:color="auto" w:fill="auto"/>
            <w:noWrap/>
            <w:hideMark/>
          </w:tcPr>
          <w:p w14:paraId="241CC3A3" w14:textId="4BE4F6A2"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8C0A865" w14:textId="77777777" w:rsidTr="0072109A">
        <w:trPr>
          <w:trHeight w:val="290"/>
        </w:trPr>
        <w:tc>
          <w:tcPr>
            <w:tcW w:w="2196" w:type="dxa"/>
            <w:shd w:val="clear" w:color="auto" w:fill="auto"/>
            <w:noWrap/>
            <w:hideMark/>
          </w:tcPr>
          <w:p w14:paraId="0EBF09AA" w14:textId="77777777" w:rsidR="0072109A" w:rsidRPr="0072109A" w:rsidRDefault="0072109A" w:rsidP="0072109A">
            <w:pPr>
              <w:rPr>
                <w:rFonts w:cs="Calibri"/>
                <w:color w:val="000000"/>
                <w:sz w:val="18"/>
                <w:szCs w:val="18"/>
              </w:rPr>
            </w:pPr>
            <w:r w:rsidRPr="0072109A">
              <w:rPr>
                <w:rFonts w:cs="Calibri"/>
                <w:color w:val="000000"/>
                <w:sz w:val="18"/>
                <w:szCs w:val="18"/>
              </w:rPr>
              <w:t>divisa</w:t>
            </w:r>
          </w:p>
        </w:tc>
        <w:tc>
          <w:tcPr>
            <w:tcW w:w="6803" w:type="dxa"/>
            <w:shd w:val="clear" w:color="auto" w:fill="auto"/>
            <w:noWrap/>
            <w:hideMark/>
          </w:tcPr>
          <w:p w14:paraId="51E27C20" w14:textId="1E83CFC6"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Sem transformações</w:t>
            </w:r>
          </w:p>
        </w:tc>
      </w:tr>
      <w:tr w:rsidR="0072109A" w:rsidRPr="0072109A" w14:paraId="069BA244" w14:textId="77777777" w:rsidTr="0072109A">
        <w:trPr>
          <w:trHeight w:val="290"/>
        </w:trPr>
        <w:tc>
          <w:tcPr>
            <w:tcW w:w="2196" w:type="dxa"/>
            <w:shd w:val="clear" w:color="auto" w:fill="auto"/>
            <w:noWrap/>
            <w:hideMark/>
          </w:tcPr>
          <w:p w14:paraId="1209238E" w14:textId="77777777" w:rsidR="0072109A" w:rsidRPr="0072109A" w:rsidRDefault="0072109A" w:rsidP="0072109A">
            <w:pPr>
              <w:rPr>
                <w:rFonts w:cs="Calibri"/>
                <w:color w:val="000000"/>
                <w:sz w:val="18"/>
                <w:szCs w:val="18"/>
              </w:rPr>
            </w:pPr>
            <w:r w:rsidRPr="0072109A">
              <w:rPr>
                <w:rFonts w:cs="Calibri"/>
                <w:color w:val="000000"/>
                <w:sz w:val="18"/>
                <w:szCs w:val="18"/>
              </w:rPr>
              <w:t>tipgarbl</w:t>
            </w:r>
          </w:p>
        </w:tc>
        <w:tc>
          <w:tcPr>
            <w:tcW w:w="6803" w:type="dxa"/>
            <w:shd w:val="clear" w:color="auto" w:fill="auto"/>
            <w:noWrap/>
            <w:hideMark/>
          </w:tcPr>
          <w:p w14:paraId="03A5B19E" w14:textId="7CE5E8C3" w:rsidR="0072109A" w:rsidRPr="0067670C" w:rsidRDefault="0067670C" w:rsidP="00F63E90">
            <w:pPr>
              <w:pStyle w:val="ListParagraph"/>
              <w:numPr>
                <w:ilvl w:val="0"/>
                <w:numId w:val="54"/>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677A118B" w14:textId="77777777" w:rsidTr="0072109A">
        <w:trPr>
          <w:trHeight w:val="290"/>
        </w:trPr>
        <w:tc>
          <w:tcPr>
            <w:tcW w:w="2196" w:type="dxa"/>
            <w:shd w:val="clear" w:color="auto" w:fill="auto"/>
            <w:noWrap/>
            <w:hideMark/>
          </w:tcPr>
          <w:p w14:paraId="1BACB018" w14:textId="77777777" w:rsidR="0072109A" w:rsidRPr="0072109A" w:rsidRDefault="0072109A" w:rsidP="0072109A">
            <w:pPr>
              <w:rPr>
                <w:rFonts w:cs="Calibri"/>
                <w:color w:val="000000"/>
                <w:sz w:val="18"/>
                <w:szCs w:val="18"/>
              </w:rPr>
            </w:pPr>
            <w:r w:rsidRPr="0072109A">
              <w:rPr>
                <w:rFonts w:cs="Calibri"/>
                <w:color w:val="000000"/>
                <w:sz w:val="18"/>
                <w:szCs w:val="18"/>
              </w:rPr>
              <w:t>iact_gp</w:t>
            </w:r>
          </w:p>
        </w:tc>
        <w:tc>
          <w:tcPr>
            <w:tcW w:w="6803" w:type="dxa"/>
            <w:shd w:val="clear" w:color="auto" w:fill="auto"/>
            <w:noWrap/>
            <w:hideMark/>
          </w:tcPr>
          <w:p w14:paraId="4AEC54B2" w14:textId="51C79697" w:rsidR="0072109A" w:rsidRPr="0067670C" w:rsidRDefault="0067670C"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Sem transformações</w:t>
            </w:r>
          </w:p>
        </w:tc>
      </w:tr>
    </w:tbl>
    <w:p w14:paraId="79877308" w14:textId="77777777" w:rsidR="00D8747B" w:rsidRDefault="00D8747B" w:rsidP="002D7FF3"/>
    <w:p w14:paraId="59CBB84F" w14:textId="07C90C39" w:rsidR="00D8747B" w:rsidRPr="00D8747B" w:rsidRDefault="00D8747B" w:rsidP="00666790">
      <w:pPr>
        <w:pStyle w:val="Heading4"/>
      </w:pPr>
      <w:bookmarkStart w:id="125" w:name="_Toc168671669"/>
      <w:r w:rsidRPr="007314D4">
        <w:rPr>
          <w:i/>
        </w:rPr>
        <w:t>Views</w:t>
      </w:r>
      <w:r>
        <w:t xml:space="preserve"> de interface para BDR</w:t>
      </w:r>
      <w:bookmarkEnd w:id="125"/>
    </w:p>
    <w:p w14:paraId="2F5D9052" w14:textId="77777777" w:rsidR="005D1905" w:rsidRPr="00AA4469" w:rsidRDefault="005D1905" w:rsidP="00666790">
      <w:pPr>
        <w:pStyle w:val="Heading5"/>
        <w:rPr>
          <w:i/>
        </w:rPr>
      </w:pPr>
      <w:bookmarkStart w:id="126" w:name="_Toc163902277"/>
      <w:bookmarkStart w:id="127" w:name="_Toc168671670"/>
      <w:bookmarkStart w:id="128" w:name="_Toc163902278"/>
      <w:r w:rsidRPr="007314D4">
        <w:rPr>
          <w:i/>
        </w:rPr>
        <w:t>View</w:t>
      </w:r>
      <w:r>
        <w:t xml:space="preserve"> da tabela de responsabilidades e processos/cauções para BDR - BST: </w:t>
      </w:r>
      <w:r w:rsidRPr="00AA4469">
        <w:rPr>
          <w:i/>
        </w:rPr>
        <w:t>cd_garantias.gt015_report_biyr9500_bst</w:t>
      </w:r>
      <w:bookmarkEnd w:id="126"/>
      <w:bookmarkEnd w:id="127"/>
    </w:p>
    <w:p w14:paraId="337662D8" w14:textId="77777777" w:rsidR="005D1905" w:rsidRPr="00720567"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w:t>
      </w:r>
      <w:r w:rsidRPr="00720567">
        <w:rPr>
          <w:rFonts w:eastAsiaTheme="minorHAnsi" w:cstheme="minorBidi"/>
          <w:szCs w:val="22"/>
          <w:lang w:eastAsia="en-US"/>
        </w:rPr>
        <w:t xml:space="preserve">bst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FBAD621" w14:textId="015A7004" w:rsidR="005D1905"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0587F84A" w14:textId="70518AE5" w:rsidR="009E0D3A" w:rsidRPr="009E0D3A" w:rsidRDefault="009E0D3A" w:rsidP="009E0D3A">
      <w:pPr>
        <w:pStyle w:val="Caption"/>
        <w:jc w:val="center"/>
        <w:rPr>
          <w:rFonts w:eastAsiaTheme="minorHAnsi" w:cstheme="minorBidi"/>
          <w:b/>
          <w:color w:val="000000" w:themeColor="text1"/>
          <w:sz w:val="22"/>
          <w:szCs w:val="22"/>
          <w:lang w:eastAsia="en-US"/>
        </w:rPr>
      </w:pPr>
      <w:bookmarkStart w:id="129" w:name="_Toc168413861"/>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C8031D">
        <w:rPr>
          <w:b/>
          <w:noProof/>
          <w:color w:val="000000" w:themeColor="text1"/>
          <w:sz w:val="22"/>
          <w:szCs w:val="22"/>
        </w:rPr>
        <w:t>23</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cd_garantias.gt015_report_biyr9500_bst</w:t>
      </w:r>
      <w:bookmarkEnd w:id="129"/>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5D1905" w:rsidRPr="00446992" w14:paraId="1DE2B204" w14:textId="77777777" w:rsidTr="000223E8">
        <w:trPr>
          <w:trHeight w:val="290"/>
          <w:tblHeader/>
        </w:trPr>
        <w:tc>
          <w:tcPr>
            <w:tcW w:w="2194" w:type="dxa"/>
            <w:shd w:val="clear" w:color="auto" w:fill="FF0000"/>
            <w:noWrap/>
            <w:hideMark/>
          </w:tcPr>
          <w:p w14:paraId="1DB58BC7" w14:textId="62BDF62D" w:rsidR="005D1905" w:rsidRPr="0072109A" w:rsidRDefault="00B935DB" w:rsidP="000223E8">
            <w:pPr>
              <w:rPr>
                <w:rFonts w:cs="Calibri"/>
                <w:b/>
                <w:bCs/>
                <w:color w:val="FFFFFF"/>
                <w:sz w:val="18"/>
                <w:szCs w:val="18"/>
                <w:lang w:val="en-US"/>
              </w:rPr>
            </w:pPr>
            <w:r>
              <w:rPr>
                <w:rFonts w:cs="Calibri"/>
                <w:b/>
                <w:bCs/>
                <w:color w:val="FFFFFF"/>
                <w:sz w:val="18"/>
                <w:szCs w:val="18"/>
                <w:lang w:val="en-US"/>
              </w:rPr>
              <w:t>Campos</w:t>
            </w:r>
            <w:r w:rsidR="005D1905" w:rsidRPr="0072109A">
              <w:rPr>
                <w:rFonts w:cs="Calibri"/>
                <w:b/>
                <w:bCs/>
                <w:color w:val="FFFFFF"/>
                <w:sz w:val="18"/>
                <w:szCs w:val="18"/>
                <w:lang w:val="en-US"/>
              </w:rPr>
              <w:t xml:space="preserve"> da </w:t>
            </w:r>
            <w:r w:rsidR="005D1905" w:rsidRPr="0072109A">
              <w:rPr>
                <w:rFonts w:cs="Calibri"/>
                <w:b/>
                <w:bCs/>
                <w:i/>
                <w:color w:val="FFFFFF"/>
                <w:sz w:val="18"/>
                <w:szCs w:val="18"/>
                <w:lang w:val="en-US"/>
              </w:rPr>
              <w:t>view</w:t>
            </w:r>
          </w:p>
          <w:p w14:paraId="58C01853" w14:textId="77777777" w:rsidR="005D1905" w:rsidRPr="00446992" w:rsidRDefault="005D1905" w:rsidP="000223E8">
            <w:pPr>
              <w:rPr>
                <w:rFonts w:cs="Calibri"/>
                <w:color w:val="000000"/>
                <w:sz w:val="18"/>
                <w:szCs w:val="18"/>
                <w:lang w:val="en-US"/>
              </w:rPr>
            </w:pPr>
            <w:r>
              <w:rPr>
                <w:rFonts w:cs="Calibri"/>
                <w:b/>
                <w:bCs/>
                <w:i/>
                <w:color w:val="FFFFFF"/>
                <w:sz w:val="18"/>
                <w:szCs w:val="18"/>
                <w:lang w:val="en-US"/>
              </w:rPr>
              <w:t>gt015_report_biyr9500_bst</w:t>
            </w:r>
          </w:p>
        </w:tc>
        <w:tc>
          <w:tcPr>
            <w:tcW w:w="6803" w:type="dxa"/>
            <w:shd w:val="clear" w:color="auto" w:fill="FF0000"/>
            <w:noWrap/>
            <w:hideMark/>
          </w:tcPr>
          <w:p w14:paraId="5C72097C" w14:textId="77777777" w:rsidR="005D1905" w:rsidRPr="00446992" w:rsidRDefault="005D1905" w:rsidP="000223E8">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5D1905" w:rsidRPr="00446992" w14:paraId="59A4A97F" w14:textId="77777777" w:rsidTr="000223E8">
        <w:trPr>
          <w:trHeight w:val="290"/>
        </w:trPr>
        <w:tc>
          <w:tcPr>
            <w:tcW w:w="2194" w:type="dxa"/>
            <w:shd w:val="clear" w:color="auto" w:fill="auto"/>
            <w:noWrap/>
            <w:hideMark/>
          </w:tcPr>
          <w:p w14:paraId="1CD4005F" w14:textId="77777777" w:rsidR="005D1905" w:rsidRPr="00446992" w:rsidRDefault="005D1905" w:rsidP="000223E8">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0C1F09D7"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1DC941F8"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4CF477CC" w14:textId="77777777" w:rsidR="005D1905" w:rsidRPr="00446992"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5D1905" w:rsidRPr="00446992" w14:paraId="1028FAA2" w14:textId="77777777" w:rsidTr="000223E8">
        <w:trPr>
          <w:trHeight w:val="290"/>
        </w:trPr>
        <w:tc>
          <w:tcPr>
            <w:tcW w:w="2194" w:type="dxa"/>
            <w:shd w:val="clear" w:color="auto" w:fill="auto"/>
            <w:noWrap/>
            <w:hideMark/>
          </w:tcPr>
          <w:p w14:paraId="1D07458E" w14:textId="77777777" w:rsidR="005D1905" w:rsidRPr="00446992" w:rsidRDefault="005D1905" w:rsidP="000223E8">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3B0418F3"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DFD3E"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6F465086" w14:textId="77777777" w:rsidTr="000223E8">
        <w:trPr>
          <w:trHeight w:val="290"/>
        </w:trPr>
        <w:tc>
          <w:tcPr>
            <w:tcW w:w="2194" w:type="dxa"/>
            <w:shd w:val="clear" w:color="auto" w:fill="auto"/>
            <w:noWrap/>
            <w:hideMark/>
          </w:tcPr>
          <w:p w14:paraId="0F23DACB" w14:textId="77777777" w:rsidR="005D1905" w:rsidRPr="00446992" w:rsidRDefault="005D1905" w:rsidP="000223E8">
            <w:pPr>
              <w:rPr>
                <w:rFonts w:cs="Calibri"/>
                <w:color w:val="000000"/>
                <w:sz w:val="18"/>
                <w:szCs w:val="18"/>
              </w:rPr>
            </w:pPr>
            <w:r w:rsidRPr="00446992">
              <w:rPr>
                <w:rFonts w:cs="Calibri"/>
                <w:color w:val="000000"/>
                <w:sz w:val="18"/>
                <w:szCs w:val="18"/>
              </w:rPr>
              <w:t>ccontrglb</w:t>
            </w:r>
          </w:p>
        </w:tc>
        <w:tc>
          <w:tcPr>
            <w:tcW w:w="6803" w:type="dxa"/>
            <w:shd w:val="clear" w:color="auto" w:fill="auto"/>
            <w:noWrap/>
            <w:hideMark/>
          </w:tcPr>
          <w:p w14:paraId="6D8D4B3A"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8BD3B9"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5D1905" w:rsidRPr="00446992" w14:paraId="42909CD8" w14:textId="77777777" w:rsidTr="000223E8">
        <w:trPr>
          <w:trHeight w:val="290"/>
        </w:trPr>
        <w:tc>
          <w:tcPr>
            <w:tcW w:w="2194" w:type="dxa"/>
            <w:shd w:val="clear" w:color="auto" w:fill="auto"/>
            <w:noWrap/>
            <w:hideMark/>
          </w:tcPr>
          <w:p w14:paraId="778C093B" w14:textId="77777777" w:rsidR="005D1905" w:rsidRPr="00446992" w:rsidRDefault="005D1905" w:rsidP="000223E8">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524B13A5"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3D7A7C"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lastRenderedPageBreak/>
              <w:t>Caso o campo não esteja preenchido com 5 caracteres, é acrescentado o dígito ‘0’ à esquerda, até perfazer o comprimento de campo desejado.</w:t>
            </w:r>
          </w:p>
        </w:tc>
      </w:tr>
      <w:tr w:rsidR="005D1905" w:rsidRPr="00446992" w14:paraId="17C8748A" w14:textId="77777777" w:rsidTr="000223E8">
        <w:trPr>
          <w:trHeight w:val="290"/>
        </w:trPr>
        <w:tc>
          <w:tcPr>
            <w:tcW w:w="2194" w:type="dxa"/>
            <w:shd w:val="clear" w:color="auto" w:fill="auto"/>
            <w:noWrap/>
            <w:hideMark/>
          </w:tcPr>
          <w:p w14:paraId="40DDF458"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cgarglb</w:t>
            </w:r>
          </w:p>
        </w:tc>
        <w:tc>
          <w:tcPr>
            <w:tcW w:w="6803" w:type="dxa"/>
            <w:shd w:val="clear" w:color="auto" w:fill="auto"/>
            <w:noWrap/>
            <w:hideMark/>
          </w:tcPr>
          <w:p w14:paraId="1DF3A0B3" w14:textId="77777777" w:rsidR="005D1905" w:rsidRPr="0067670C"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68A68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5D1905" w:rsidRPr="00446992" w14:paraId="42810203" w14:textId="77777777" w:rsidTr="000223E8">
        <w:trPr>
          <w:trHeight w:val="290"/>
        </w:trPr>
        <w:tc>
          <w:tcPr>
            <w:tcW w:w="2194" w:type="dxa"/>
            <w:shd w:val="clear" w:color="auto" w:fill="auto"/>
            <w:noWrap/>
            <w:hideMark/>
          </w:tcPr>
          <w:p w14:paraId="002B852A" w14:textId="77777777" w:rsidR="005D1905" w:rsidRPr="00446992" w:rsidRDefault="005D1905" w:rsidP="000223E8">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20A0441F"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3F622504"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332E4D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41D084A7" w14:textId="77777777" w:rsidTr="000223E8">
        <w:trPr>
          <w:trHeight w:val="290"/>
        </w:trPr>
        <w:tc>
          <w:tcPr>
            <w:tcW w:w="2194" w:type="dxa"/>
            <w:shd w:val="clear" w:color="auto" w:fill="auto"/>
            <w:noWrap/>
            <w:hideMark/>
          </w:tcPr>
          <w:p w14:paraId="6A370FFE" w14:textId="77777777" w:rsidR="005D1905" w:rsidRPr="00446992" w:rsidRDefault="005D1905" w:rsidP="000223E8">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5D6D7A7C"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4C00C083"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3E636C8"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03448032" w14:textId="77777777" w:rsidTr="000223E8">
        <w:trPr>
          <w:trHeight w:val="290"/>
        </w:trPr>
        <w:tc>
          <w:tcPr>
            <w:tcW w:w="2194" w:type="dxa"/>
            <w:shd w:val="clear" w:color="auto" w:fill="auto"/>
            <w:noWrap/>
            <w:hideMark/>
          </w:tcPr>
          <w:p w14:paraId="777DC704" w14:textId="77777777" w:rsidR="005D1905" w:rsidRPr="00446992" w:rsidRDefault="005D1905" w:rsidP="000223E8">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2F48E82E" w14:textId="77777777" w:rsidR="005D1905" w:rsidRDefault="005D1905" w:rsidP="00F63E90">
            <w:pPr>
              <w:pStyle w:val="ListParagraph"/>
              <w:numPr>
                <w:ilvl w:val="0"/>
                <w:numId w:val="49"/>
              </w:numPr>
              <w:ind w:left="357" w:hanging="357"/>
              <w:rPr>
                <w:rFonts w:cs="Calibri"/>
                <w:color w:val="000000"/>
                <w:sz w:val="18"/>
                <w:szCs w:val="18"/>
              </w:rPr>
            </w:pPr>
            <w:r>
              <w:rPr>
                <w:rFonts w:cs="Calibri"/>
                <w:color w:val="000000"/>
                <w:sz w:val="18"/>
                <w:szCs w:val="18"/>
              </w:rPr>
              <w:t>O formato do campo é alterado para STRING</w:t>
            </w:r>
          </w:p>
          <w:p w14:paraId="1AFFECC7"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72B4D61"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36F77F2E" w14:textId="77777777" w:rsidTr="000223E8">
        <w:trPr>
          <w:trHeight w:val="290"/>
        </w:trPr>
        <w:tc>
          <w:tcPr>
            <w:tcW w:w="2194" w:type="dxa"/>
            <w:shd w:val="clear" w:color="auto" w:fill="auto"/>
            <w:noWrap/>
            <w:hideMark/>
          </w:tcPr>
          <w:p w14:paraId="75F6BE99" w14:textId="77777777" w:rsidR="005D1905" w:rsidRPr="00446992" w:rsidRDefault="005D1905" w:rsidP="000223E8">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15FAFBE2"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89DC0BA"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4A3873D6" w14:textId="77777777" w:rsidTr="000223E8">
        <w:trPr>
          <w:trHeight w:val="290"/>
        </w:trPr>
        <w:tc>
          <w:tcPr>
            <w:tcW w:w="2194" w:type="dxa"/>
            <w:shd w:val="clear" w:color="auto" w:fill="auto"/>
            <w:noWrap/>
            <w:hideMark/>
          </w:tcPr>
          <w:p w14:paraId="4FD6D8DC" w14:textId="77777777" w:rsidR="005D1905" w:rsidRPr="00446992" w:rsidRDefault="005D1905" w:rsidP="000223E8">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004A3EE7"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B5BC244"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D2BC92" w14:textId="77777777" w:rsidTr="000223E8">
        <w:trPr>
          <w:trHeight w:val="290"/>
        </w:trPr>
        <w:tc>
          <w:tcPr>
            <w:tcW w:w="2194" w:type="dxa"/>
            <w:shd w:val="clear" w:color="auto" w:fill="auto"/>
            <w:noWrap/>
            <w:hideMark/>
          </w:tcPr>
          <w:p w14:paraId="72C0A564" w14:textId="77777777" w:rsidR="005D1905" w:rsidRPr="00446992" w:rsidRDefault="005D1905" w:rsidP="000223E8">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6395E68F"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8BAF842"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015007" w14:textId="77777777" w:rsidTr="000223E8">
        <w:trPr>
          <w:trHeight w:val="290"/>
        </w:trPr>
        <w:tc>
          <w:tcPr>
            <w:tcW w:w="2194" w:type="dxa"/>
            <w:shd w:val="clear" w:color="auto" w:fill="auto"/>
            <w:noWrap/>
            <w:hideMark/>
          </w:tcPr>
          <w:p w14:paraId="3A98D02E" w14:textId="77777777" w:rsidR="005D1905" w:rsidRPr="00446992" w:rsidRDefault="005D1905" w:rsidP="000223E8">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137755D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64241C59"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6071F9"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5D1905" w:rsidRPr="00446992" w14:paraId="1067A784" w14:textId="77777777" w:rsidTr="000223E8">
        <w:trPr>
          <w:trHeight w:val="290"/>
        </w:trPr>
        <w:tc>
          <w:tcPr>
            <w:tcW w:w="2194" w:type="dxa"/>
            <w:shd w:val="clear" w:color="auto" w:fill="auto"/>
            <w:noWrap/>
            <w:hideMark/>
          </w:tcPr>
          <w:p w14:paraId="5867C59A" w14:textId="77777777" w:rsidR="005D1905" w:rsidRPr="00446992" w:rsidRDefault="005D1905" w:rsidP="000223E8">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20149378"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06A12FF"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1A5C460" w14:textId="77777777" w:rsidTr="000223E8">
        <w:trPr>
          <w:trHeight w:val="290"/>
        </w:trPr>
        <w:tc>
          <w:tcPr>
            <w:tcW w:w="2194" w:type="dxa"/>
            <w:shd w:val="clear" w:color="auto" w:fill="auto"/>
            <w:noWrap/>
            <w:hideMark/>
          </w:tcPr>
          <w:p w14:paraId="7392357D" w14:textId="77777777" w:rsidR="005D1905" w:rsidRPr="00446992" w:rsidRDefault="005D1905" w:rsidP="000223E8">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4B1AE1A3"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14F1356"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w:t>
            </w:r>
            <w:r w:rsidR="00F30D17">
              <w:rPr>
                <w:rFonts w:cs="Calibri"/>
                <w:color w:val="000000"/>
                <w:sz w:val="18"/>
                <w:szCs w:val="18"/>
              </w:rPr>
              <w:t xml:space="preserve">, </w:t>
            </w:r>
            <w:r w:rsidRPr="00FD1D1A">
              <w:rPr>
                <w:rFonts w:cs="Calibri"/>
                <w:color w:val="000000"/>
                <w:sz w:val="18"/>
                <w:szCs w:val="18"/>
              </w:rPr>
              <w:t>é acrescentado o dígito ‘0’ à esquerda, até perfazer o comprimento de campo desejado.</w:t>
            </w:r>
          </w:p>
        </w:tc>
      </w:tr>
      <w:tr w:rsidR="005D1905" w:rsidRPr="00446992" w14:paraId="7B7E4EE0" w14:textId="77777777" w:rsidTr="000223E8">
        <w:trPr>
          <w:trHeight w:val="290"/>
        </w:trPr>
        <w:tc>
          <w:tcPr>
            <w:tcW w:w="2194" w:type="dxa"/>
            <w:shd w:val="clear" w:color="auto" w:fill="auto"/>
            <w:noWrap/>
            <w:hideMark/>
          </w:tcPr>
          <w:p w14:paraId="3F6B7390" w14:textId="77777777" w:rsidR="005D1905" w:rsidRPr="00446992" w:rsidRDefault="005D1905" w:rsidP="000223E8">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183D293E"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D63DF66"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7AABBD47" w14:textId="77777777" w:rsidTr="000223E8">
        <w:trPr>
          <w:trHeight w:val="290"/>
        </w:trPr>
        <w:tc>
          <w:tcPr>
            <w:tcW w:w="2194" w:type="dxa"/>
            <w:shd w:val="clear" w:color="auto" w:fill="auto"/>
            <w:noWrap/>
            <w:hideMark/>
          </w:tcPr>
          <w:p w14:paraId="37A4ED46" w14:textId="77777777" w:rsidR="005D1905" w:rsidRPr="00446992" w:rsidRDefault="005D1905" w:rsidP="000223E8">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4D2F60AF"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D9CF3A4"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93B9ACA"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7EAE2AC5"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7DF37F01" w14:textId="77777777" w:rsidTr="000223E8">
        <w:trPr>
          <w:trHeight w:val="290"/>
        </w:trPr>
        <w:tc>
          <w:tcPr>
            <w:tcW w:w="2194" w:type="dxa"/>
            <w:shd w:val="clear" w:color="auto" w:fill="auto"/>
            <w:noWrap/>
            <w:hideMark/>
          </w:tcPr>
          <w:p w14:paraId="2989346C" w14:textId="77777777" w:rsidR="005D1905" w:rsidRPr="00446992" w:rsidRDefault="005D1905" w:rsidP="000223E8">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FACCECE"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38677D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AF9BF8"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53FF2321"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249EE7B7" w14:textId="77777777" w:rsidTr="000223E8">
        <w:trPr>
          <w:trHeight w:val="290"/>
        </w:trPr>
        <w:tc>
          <w:tcPr>
            <w:tcW w:w="2194" w:type="dxa"/>
            <w:shd w:val="clear" w:color="auto" w:fill="auto"/>
            <w:noWrap/>
            <w:hideMark/>
          </w:tcPr>
          <w:p w14:paraId="015C374A" w14:textId="77777777" w:rsidR="005D1905" w:rsidRPr="00446992" w:rsidRDefault="005D1905" w:rsidP="000223E8">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49C1B0F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6AF4F46"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80F750"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249C8B76"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5D1905" w:rsidRPr="00446992" w14:paraId="6DA2F75F" w14:textId="77777777" w:rsidTr="000223E8">
        <w:trPr>
          <w:trHeight w:val="290"/>
        </w:trPr>
        <w:tc>
          <w:tcPr>
            <w:tcW w:w="2194" w:type="dxa"/>
            <w:shd w:val="clear" w:color="auto" w:fill="auto"/>
            <w:noWrap/>
            <w:hideMark/>
          </w:tcPr>
          <w:p w14:paraId="7F2C13A5" w14:textId="77777777" w:rsidR="005D1905" w:rsidRPr="00446992" w:rsidRDefault="005D1905" w:rsidP="000223E8">
            <w:pPr>
              <w:rPr>
                <w:rFonts w:cs="Calibri"/>
                <w:color w:val="000000"/>
                <w:sz w:val="18"/>
                <w:szCs w:val="18"/>
              </w:rPr>
            </w:pPr>
            <w:r w:rsidRPr="00446992">
              <w:rPr>
                <w:rFonts w:cs="Calibri"/>
                <w:color w:val="000000"/>
                <w:sz w:val="18"/>
                <w:szCs w:val="18"/>
              </w:rPr>
              <w:t>mavaliaa</w:t>
            </w:r>
          </w:p>
        </w:tc>
        <w:tc>
          <w:tcPr>
            <w:tcW w:w="6803" w:type="dxa"/>
            <w:shd w:val="clear" w:color="auto" w:fill="auto"/>
            <w:noWrap/>
            <w:hideMark/>
          </w:tcPr>
          <w:p w14:paraId="58FA9BA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13303B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D21F1A6"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5A403E4D"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lastRenderedPageBreak/>
              <w:t>Caso o campo não esteja preenchido com 17 caracteres, é acrescentado ‘ ’ à esquerda, até perfazer o comprimento de campo desejado.</w:t>
            </w:r>
          </w:p>
        </w:tc>
      </w:tr>
      <w:tr w:rsidR="005D1905" w:rsidRPr="00446992" w14:paraId="6E669130" w14:textId="77777777" w:rsidTr="000223E8">
        <w:trPr>
          <w:trHeight w:val="290"/>
        </w:trPr>
        <w:tc>
          <w:tcPr>
            <w:tcW w:w="2194" w:type="dxa"/>
            <w:shd w:val="clear" w:color="auto" w:fill="auto"/>
            <w:noWrap/>
            <w:hideMark/>
          </w:tcPr>
          <w:p w14:paraId="1FF8EAD4"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ctipcfletbg</w:t>
            </w:r>
          </w:p>
        </w:tc>
        <w:tc>
          <w:tcPr>
            <w:tcW w:w="6803" w:type="dxa"/>
            <w:shd w:val="clear" w:color="auto" w:fill="auto"/>
            <w:noWrap/>
            <w:hideMark/>
          </w:tcPr>
          <w:p w14:paraId="2B558F79"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C6DE13D" w14:textId="77777777" w:rsidR="005D1905" w:rsidRPr="00FD1D1A"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D2BA81A" w14:textId="77777777" w:rsidTr="000223E8">
        <w:trPr>
          <w:trHeight w:val="290"/>
        </w:trPr>
        <w:tc>
          <w:tcPr>
            <w:tcW w:w="2194" w:type="dxa"/>
            <w:shd w:val="clear" w:color="auto" w:fill="auto"/>
            <w:noWrap/>
            <w:hideMark/>
          </w:tcPr>
          <w:p w14:paraId="6FDCC8D5" w14:textId="77777777" w:rsidR="005D1905" w:rsidRPr="00446992" w:rsidRDefault="005D1905" w:rsidP="000223E8">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041190E3"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0F011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4DD69AC" w14:textId="77777777" w:rsidR="005D1905" w:rsidRPr="00446992"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5D1905" w:rsidRPr="00446992" w14:paraId="096AA956" w14:textId="77777777" w:rsidTr="000223E8">
        <w:trPr>
          <w:trHeight w:val="290"/>
        </w:trPr>
        <w:tc>
          <w:tcPr>
            <w:tcW w:w="2194" w:type="dxa"/>
            <w:shd w:val="clear" w:color="auto" w:fill="auto"/>
            <w:noWrap/>
            <w:hideMark/>
          </w:tcPr>
          <w:p w14:paraId="4EDCC543" w14:textId="77777777" w:rsidR="005D1905" w:rsidRPr="00446992" w:rsidRDefault="005D1905" w:rsidP="000223E8">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068870B0"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B57BF2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4CB28D" w14:textId="77777777" w:rsidR="005D1905" w:rsidRPr="00FD1D1A"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5D1905" w:rsidRPr="00446992" w14:paraId="45F64A5B" w14:textId="77777777" w:rsidTr="000223E8">
        <w:trPr>
          <w:trHeight w:val="290"/>
        </w:trPr>
        <w:tc>
          <w:tcPr>
            <w:tcW w:w="2194" w:type="dxa"/>
            <w:shd w:val="clear" w:color="auto" w:fill="auto"/>
            <w:noWrap/>
            <w:hideMark/>
          </w:tcPr>
          <w:p w14:paraId="5BEF011D" w14:textId="77777777" w:rsidR="005D1905" w:rsidRPr="00446992" w:rsidRDefault="005D1905" w:rsidP="000223E8">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7B0A8A33" w14:textId="77777777" w:rsidR="005D1905" w:rsidRDefault="005D1905" w:rsidP="00F63E90">
            <w:pPr>
              <w:pStyle w:val="ListParagraph"/>
              <w:numPr>
                <w:ilvl w:val="0"/>
                <w:numId w:val="55"/>
              </w:numPr>
              <w:ind w:left="357" w:hanging="357"/>
              <w:rPr>
                <w:rFonts w:cs="Calibri"/>
                <w:color w:val="000000"/>
                <w:sz w:val="18"/>
                <w:szCs w:val="18"/>
              </w:rPr>
            </w:pPr>
            <w:bookmarkStart w:id="130" w:name="OLE_LINK1"/>
            <w:r w:rsidRPr="00FD1D1A">
              <w:rPr>
                <w:rFonts w:cs="Calibri"/>
                <w:color w:val="000000"/>
                <w:sz w:val="18"/>
                <w:szCs w:val="18"/>
              </w:rPr>
              <w:t>O formato do campo é alterado para STRING</w:t>
            </w:r>
          </w:p>
          <w:p w14:paraId="5E64D07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C9E74DE"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bookmarkEnd w:id="130"/>
          </w:p>
        </w:tc>
      </w:tr>
      <w:tr w:rsidR="005D1905" w:rsidRPr="00446992" w14:paraId="1B12BFE8" w14:textId="77777777" w:rsidTr="000223E8">
        <w:trPr>
          <w:trHeight w:val="290"/>
        </w:trPr>
        <w:tc>
          <w:tcPr>
            <w:tcW w:w="2194" w:type="dxa"/>
            <w:shd w:val="clear" w:color="auto" w:fill="auto"/>
            <w:noWrap/>
            <w:hideMark/>
          </w:tcPr>
          <w:p w14:paraId="148F5981" w14:textId="77777777" w:rsidR="005D1905" w:rsidRPr="00446992" w:rsidRDefault="005D1905" w:rsidP="000223E8">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5A69788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B421556"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139377E"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3908B8D4" w14:textId="77777777" w:rsidTr="000223E8">
        <w:trPr>
          <w:trHeight w:val="290"/>
        </w:trPr>
        <w:tc>
          <w:tcPr>
            <w:tcW w:w="2194" w:type="dxa"/>
            <w:shd w:val="clear" w:color="auto" w:fill="auto"/>
            <w:noWrap/>
            <w:hideMark/>
          </w:tcPr>
          <w:p w14:paraId="3958E6AC" w14:textId="77777777" w:rsidR="005D1905" w:rsidRPr="00446992" w:rsidRDefault="005D1905" w:rsidP="000223E8">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2962196"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4934DC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21CE1A1"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5D1905" w:rsidRPr="00446992" w14:paraId="282497E7" w14:textId="77777777" w:rsidTr="000223E8">
        <w:trPr>
          <w:trHeight w:val="290"/>
        </w:trPr>
        <w:tc>
          <w:tcPr>
            <w:tcW w:w="2194" w:type="dxa"/>
            <w:shd w:val="clear" w:color="auto" w:fill="auto"/>
            <w:noWrap/>
            <w:hideMark/>
          </w:tcPr>
          <w:p w14:paraId="1EA7609A" w14:textId="77777777" w:rsidR="005D1905" w:rsidRPr="00446992" w:rsidRDefault="005D1905" w:rsidP="000223E8">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1631C7A5"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0EC4B44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B4599A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5D1905" w:rsidRPr="00446992" w14:paraId="7D1E2C8F" w14:textId="77777777" w:rsidTr="000223E8">
        <w:trPr>
          <w:trHeight w:val="290"/>
        </w:trPr>
        <w:tc>
          <w:tcPr>
            <w:tcW w:w="2194" w:type="dxa"/>
            <w:shd w:val="clear" w:color="auto" w:fill="auto"/>
            <w:noWrap/>
            <w:hideMark/>
          </w:tcPr>
          <w:p w14:paraId="1EE4328A" w14:textId="77777777" w:rsidR="005D1905" w:rsidRPr="00446992" w:rsidRDefault="005D1905" w:rsidP="000223E8">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3373A5C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6AAE435"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501B234"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02C79F33" w14:textId="77777777" w:rsidTr="000223E8">
        <w:trPr>
          <w:trHeight w:val="290"/>
        </w:trPr>
        <w:tc>
          <w:tcPr>
            <w:tcW w:w="2194" w:type="dxa"/>
            <w:shd w:val="clear" w:color="auto" w:fill="auto"/>
            <w:noWrap/>
            <w:hideMark/>
          </w:tcPr>
          <w:p w14:paraId="09A06895" w14:textId="77777777" w:rsidR="005D1905" w:rsidRPr="00446992" w:rsidRDefault="005D1905" w:rsidP="000223E8">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9D8CEB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D7EC0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AD05E3"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5D1905" w:rsidRPr="00446992" w14:paraId="7A8953C3" w14:textId="77777777" w:rsidTr="000223E8">
        <w:trPr>
          <w:trHeight w:val="290"/>
        </w:trPr>
        <w:tc>
          <w:tcPr>
            <w:tcW w:w="2194" w:type="dxa"/>
            <w:shd w:val="clear" w:color="auto" w:fill="auto"/>
            <w:noWrap/>
            <w:hideMark/>
          </w:tcPr>
          <w:p w14:paraId="3F3310D0" w14:textId="77777777" w:rsidR="005D1905" w:rsidRPr="00446992" w:rsidRDefault="005D1905" w:rsidP="000223E8">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2518D8A1"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53B538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00675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0F1F752" w14:textId="77777777" w:rsidTr="000223E8">
        <w:trPr>
          <w:trHeight w:val="290"/>
        </w:trPr>
        <w:tc>
          <w:tcPr>
            <w:tcW w:w="2194" w:type="dxa"/>
            <w:shd w:val="clear" w:color="auto" w:fill="auto"/>
            <w:noWrap/>
            <w:hideMark/>
          </w:tcPr>
          <w:p w14:paraId="015F53E8" w14:textId="77777777" w:rsidR="005D1905" w:rsidRPr="00446992" w:rsidRDefault="005D1905" w:rsidP="000223E8">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4122ACB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6A47F21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6852"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753163BB" w14:textId="77777777" w:rsidTr="000223E8">
        <w:trPr>
          <w:trHeight w:val="290"/>
        </w:trPr>
        <w:tc>
          <w:tcPr>
            <w:tcW w:w="2194" w:type="dxa"/>
            <w:shd w:val="clear" w:color="auto" w:fill="auto"/>
            <w:noWrap/>
            <w:hideMark/>
          </w:tcPr>
          <w:p w14:paraId="5DA9BCFC" w14:textId="77777777" w:rsidR="005D1905" w:rsidRPr="00446992" w:rsidRDefault="005D1905" w:rsidP="000223E8">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3C3F23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F3088D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FE7DEB"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2AD271C5" w14:textId="77777777" w:rsidTr="000223E8">
        <w:trPr>
          <w:trHeight w:val="290"/>
        </w:trPr>
        <w:tc>
          <w:tcPr>
            <w:tcW w:w="2194" w:type="dxa"/>
            <w:shd w:val="clear" w:color="auto" w:fill="auto"/>
            <w:noWrap/>
            <w:hideMark/>
          </w:tcPr>
          <w:p w14:paraId="02CBE217" w14:textId="77777777" w:rsidR="005D1905" w:rsidRPr="00446992" w:rsidRDefault="005D1905" w:rsidP="000223E8">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62AD483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CB8919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B556D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696F9A27" w14:textId="77777777" w:rsidTr="000223E8">
        <w:trPr>
          <w:trHeight w:val="290"/>
        </w:trPr>
        <w:tc>
          <w:tcPr>
            <w:tcW w:w="2194" w:type="dxa"/>
            <w:shd w:val="clear" w:color="auto" w:fill="auto"/>
            <w:noWrap/>
            <w:hideMark/>
          </w:tcPr>
          <w:p w14:paraId="6663545A" w14:textId="77777777" w:rsidR="005D1905" w:rsidRPr="00446992" w:rsidRDefault="005D1905" w:rsidP="000223E8">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BA7ECF8"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43AABA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7088C"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CE49ED9" w14:textId="77777777" w:rsidTr="000223E8">
        <w:trPr>
          <w:trHeight w:val="290"/>
        </w:trPr>
        <w:tc>
          <w:tcPr>
            <w:tcW w:w="2194" w:type="dxa"/>
            <w:shd w:val="clear" w:color="auto" w:fill="auto"/>
            <w:noWrap/>
            <w:hideMark/>
          </w:tcPr>
          <w:p w14:paraId="7979CC51" w14:textId="77777777" w:rsidR="005D1905" w:rsidRPr="00446992" w:rsidRDefault="005D1905" w:rsidP="000223E8">
            <w:pPr>
              <w:rPr>
                <w:rFonts w:cs="Calibri"/>
                <w:color w:val="000000"/>
                <w:sz w:val="18"/>
                <w:szCs w:val="18"/>
              </w:rPr>
            </w:pPr>
            <w:r w:rsidRPr="00446992">
              <w:rPr>
                <w:rFonts w:cs="Calibri"/>
                <w:color w:val="000000"/>
                <w:sz w:val="18"/>
                <w:szCs w:val="18"/>
              </w:rPr>
              <w:t>cgarant</w:t>
            </w:r>
          </w:p>
        </w:tc>
        <w:tc>
          <w:tcPr>
            <w:tcW w:w="6803" w:type="dxa"/>
            <w:shd w:val="clear" w:color="auto" w:fill="auto"/>
            <w:noWrap/>
            <w:hideMark/>
          </w:tcPr>
          <w:p w14:paraId="50A02CD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BE4559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p>
          <w:p w14:paraId="71B58CBA"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5D1905" w:rsidRPr="00446992" w14:paraId="1A0728CB" w14:textId="77777777" w:rsidTr="000223E8">
        <w:trPr>
          <w:trHeight w:val="290"/>
        </w:trPr>
        <w:tc>
          <w:tcPr>
            <w:tcW w:w="2194" w:type="dxa"/>
            <w:shd w:val="clear" w:color="auto" w:fill="auto"/>
            <w:noWrap/>
            <w:hideMark/>
          </w:tcPr>
          <w:p w14:paraId="49AEDE99"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ctipoinst</w:t>
            </w:r>
          </w:p>
        </w:tc>
        <w:tc>
          <w:tcPr>
            <w:tcW w:w="6803" w:type="dxa"/>
            <w:shd w:val="clear" w:color="auto" w:fill="auto"/>
            <w:noWrap/>
            <w:hideMark/>
          </w:tcPr>
          <w:p w14:paraId="549E5F6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ABF121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F25D91D"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B549065" w14:textId="77777777" w:rsidTr="000223E8">
        <w:trPr>
          <w:trHeight w:val="290"/>
        </w:trPr>
        <w:tc>
          <w:tcPr>
            <w:tcW w:w="2194" w:type="dxa"/>
            <w:shd w:val="clear" w:color="auto" w:fill="auto"/>
            <w:noWrap/>
            <w:hideMark/>
          </w:tcPr>
          <w:p w14:paraId="1FB4C5F2" w14:textId="77777777" w:rsidR="005D1905" w:rsidRPr="00446992" w:rsidRDefault="005D1905" w:rsidP="000223E8">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751A925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76D84C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F8C7AEC"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0EDEE74" w14:textId="77777777" w:rsidTr="000223E8">
        <w:trPr>
          <w:trHeight w:val="290"/>
        </w:trPr>
        <w:tc>
          <w:tcPr>
            <w:tcW w:w="2194" w:type="dxa"/>
            <w:shd w:val="clear" w:color="auto" w:fill="auto"/>
            <w:noWrap/>
            <w:hideMark/>
          </w:tcPr>
          <w:p w14:paraId="6634324E" w14:textId="77777777" w:rsidR="005D1905" w:rsidRPr="00446992" w:rsidRDefault="005D1905" w:rsidP="000223E8">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7B7ABC5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E9845ED"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2BF535D"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0F83A4D9" w14:textId="77777777" w:rsidTr="000223E8">
        <w:trPr>
          <w:trHeight w:val="290"/>
        </w:trPr>
        <w:tc>
          <w:tcPr>
            <w:tcW w:w="2194" w:type="dxa"/>
            <w:shd w:val="clear" w:color="auto" w:fill="auto"/>
            <w:noWrap/>
            <w:hideMark/>
          </w:tcPr>
          <w:p w14:paraId="62E19F8C" w14:textId="77777777" w:rsidR="005D1905" w:rsidRPr="00446992" w:rsidRDefault="005D1905" w:rsidP="000223E8">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04B29BA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30AD8D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2DBB9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7D1C74A" w14:textId="77777777" w:rsidTr="000223E8">
        <w:trPr>
          <w:trHeight w:val="290"/>
        </w:trPr>
        <w:tc>
          <w:tcPr>
            <w:tcW w:w="2194" w:type="dxa"/>
            <w:shd w:val="clear" w:color="auto" w:fill="auto"/>
            <w:noWrap/>
            <w:hideMark/>
          </w:tcPr>
          <w:p w14:paraId="4857C364" w14:textId="77777777" w:rsidR="005D1905" w:rsidRPr="00446992" w:rsidRDefault="005D1905" w:rsidP="000223E8">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69EFB3C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BD010EA"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825A903"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5D1905" w:rsidRPr="00446992" w14:paraId="10C7D28D" w14:textId="77777777" w:rsidTr="000223E8">
        <w:trPr>
          <w:trHeight w:val="290"/>
        </w:trPr>
        <w:tc>
          <w:tcPr>
            <w:tcW w:w="2194" w:type="dxa"/>
            <w:shd w:val="clear" w:color="auto" w:fill="auto"/>
            <w:noWrap/>
            <w:hideMark/>
          </w:tcPr>
          <w:p w14:paraId="15D70447" w14:textId="77777777" w:rsidR="005D1905" w:rsidRPr="00446992" w:rsidRDefault="005D1905" w:rsidP="000223E8">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4CBD994" w14:textId="77777777" w:rsidR="005D1905" w:rsidRPr="00E40CDD" w:rsidRDefault="005D1905" w:rsidP="00F63E90">
            <w:pPr>
              <w:pStyle w:val="ListParagraph"/>
              <w:numPr>
                <w:ilvl w:val="0"/>
                <w:numId w:val="49"/>
              </w:numPr>
              <w:ind w:left="357" w:hanging="357"/>
              <w:rPr>
                <w:rFonts w:cs="Calibri"/>
                <w:color w:val="000000"/>
                <w:sz w:val="18"/>
                <w:szCs w:val="18"/>
              </w:rPr>
            </w:pPr>
            <w:r w:rsidRPr="00FD1D1A">
              <w:rPr>
                <w:rFonts w:cs="Calibri"/>
                <w:color w:val="000000"/>
                <w:sz w:val="18"/>
                <w:szCs w:val="18"/>
              </w:rPr>
              <w:t>O formato do campo é alterado para STRING</w:t>
            </w:r>
          </w:p>
          <w:p w14:paraId="4B66EF09" w14:textId="77777777" w:rsidR="005D1905" w:rsidRDefault="005D1905" w:rsidP="00F63E90">
            <w:pPr>
              <w:pStyle w:val="ListParagraph"/>
              <w:numPr>
                <w:ilvl w:val="0"/>
                <w:numId w:val="49"/>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6ED183E" w14:textId="77777777" w:rsidR="005D1905" w:rsidRPr="00E40CDD" w:rsidRDefault="005D1905" w:rsidP="00F63E90">
            <w:pPr>
              <w:pStyle w:val="ListParagraph"/>
              <w:numPr>
                <w:ilvl w:val="0"/>
                <w:numId w:val="49"/>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0419065D" w14:textId="77777777" w:rsidTr="000223E8">
        <w:trPr>
          <w:trHeight w:val="290"/>
        </w:trPr>
        <w:tc>
          <w:tcPr>
            <w:tcW w:w="2194" w:type="dxa"/>
            <w:shd w:val="clear" w:color="auto" w:fill="auto"/>
            <w:noWrap/>
            <w:hideMark/>
          </w:tcPr>
          <w:p w14:paraId="5CE51E66" w14:textId="77777777" w:rsidR="005D1905" w:rsidRPr="00446992" w:rsidRDefault="005D1905" w:rsidP="000223E8">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5CCC0B3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AD726DB"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AFA6C49"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37BA682D" w14:textId="77777777" w:rsidTr="000223E8">
        <w:trPr>
          <w:trHeight w:val="290"/>
        </w:trPr>
        <w:tc>
          <w:tcPr>
            <w:tcW w:w="2194" w:type="dxa"/>
            <w:shd w:val="clear" w:color="auto" w:fill="auto"/>
            <w:noWrap/>
            <w:hideMark/>
          </w:tcPr>
          <w:p w14:paraId="4F15C918" w14:textId="77777777" w:rsidR="005D1905" w:rsidRPr="00446992" w:rsidRDefault="005D1905" w:rsidP="000223E8">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11D0771D"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05763B6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D183CF"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6903AB8" w14:textId="77777777" w:rsidTr="000223E8">
        <w:trPr>
          <w:trHeight w:val="290"/>
        </w:trPr>
        <w:tc>
          <w:tcPr>
            <w:tcW w:w="2194" w:type="dxa"/>
            <w:shd w:val="clear" w:color="auto" w:fill="auto"/>
            <w:noWrap/>
            <w:hideMark/>
          </w:tcPr>
          <w:p w14:paraId="053B673C" w14:textId="77777777" w:rsidR="005D1905" w:rsidRPr="00446992" w:rsidRDefault="005D1905" w:rsidP="000223E8">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2F416F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921644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110F9A"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5D1905" w:rsidRPr="00446992" w14:paraId="1D10D082" w14:textId="77777777" w:rsidTr="000223E8">
        <w:trPr>
          <w:trHeight w:val="290"/>
        </w:trPr>
        <w:tc>
          <w:tcPr>
            <w:tcW w:w="2194" w:type="dxa"/>
            <w:shd w:val="clear" w:color="auto" w:fill="auto"/>
            <w:noWrap/>
            <w:hideMark/>
          </w:tcPr>
          <w:p w14:paraId="76299263" w14:textId="77777777" w:rsidR="005D1905" w:rsidRPr="00446992" w:rsidRDefault="005D1905" w:rsidP="000223E8">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33E1CF3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8D8009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19BB238"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113CD616" w14:textId="77777777" w:rsidTr="000223E8">
        <w:trPr>
          <w:trHeight w:val="290"/>
        </w:trPr>
        <w:tc>
          <w:tcPr>
            <w:tcW w:w="2194" w:type="dxa"/>
            <w:shd w:val="clear" w:color="auto" w:fill="auto"/>
            <w:noWrap/>
            <w:hideMark/>
          </w:tcPr>
          <w:p w14:paraId="291BCD9D" w14:textId="77777777" w:rsidR="005D1905" w:rsidRPr="00446992" w:rsidRDefault="005D1905" w:rsidP="000223E8">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AABD75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D707C7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F62ED76"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5D1905" w:rsidRPr="00446992" w14:paraId="6DE67E97" w14:textId="77777777" w:rsidTr="000223E8">
        <w:trPr>
          <w:trHeight w:val="290"/>
        </w:trPr>
        <w:tc>
          <w:tcPr>
            <w:tcW w:w="2194" w:type="dxa"/>
            <w:shd w:val="clear" w:color="auto" w:fill="auto"/>
            <w:noWrap/>
            <w:hideMark/>
          </w:tcPr>
          <w:p w14:paraId="65EDB42D" w14:textId="77777777" w:rsidR="005D1905" w:rsidRPr="00446992" w:rsidRDefault="005D1905" w:rsidP="000223E8">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6B26064D"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CCC9DA7"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0C8D5E0"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73C1D3C7" w14:textId="77777777" w:rsidR="005D1905" w:rsidRPr="00E40CDD" w:rsidRDefault="005D1905" w:rsidP="00F63E90">
            <w:pPr>
              <w:pStyle w:val="ListParagraph"/>
              <w:numPr>
                <w:ilvl w:val="0"/>
                <w:numId w:val="55"/>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5D1905" w:rsidRPr="00446992" w14:paraId="755CA0DC" w14:textId="77777777" w:rsidTr="000223E8">
        <w:trPr>
          <w:trHeight w:val="290"/>
        </w:trPr>
        <w:tc>
          <w:tcPr>
            <w:tcW w:w="2194" w:type="dxa"/>
            <w:shd w:val="clear" w:color="auto" w:fill="auto"/>
            <w:noWrap/>
            <w:hideMark/>
          </w:tcPr>
          <w:p w14:paraId="3E934617" w14:textId="77777777" w:rsidR="005D1905" w:rsidRPr="00446992" w:rsidRDefault="005D1905" w:rsidP="000223E8">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32F4B51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0D46AA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00B8792"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5 caracteres, é acrescentado ‘ ’ à esquerda, até perfazer o comprimento de campo desejado.</w:t>
            </w:r>
          </w:p>
        </w:tc>
      </w:tr>
      <w:tr w:rsidR="005D1905" w:rsidRPr="00446992" w14:paraId="3EF2A9FA" w14:textId="77777777" w:rsidTr="000223E8">
        <w:trPr>
          <w:trHeight w:val="290"/>
        </w:trPr>
        <w:tc>
          <w:tcPr>
            <w:tcW w:w="2194" w:type="dxa"/>
            <w:shd w:val="clear" w:color="auto" w:fill="auto"/>
            <w:noWrap/>
            <w:hideMark/>
          </w:tcPr>
          <w:p w14:paraId="7D941A4B" w14:textId="77777777" w:rsidR="005D1905" w:rsidRPr="00446992" w:rsidRDefault="005D1905" w:rsidP="000223E8">
            <w:pPr>
              <w:rPr>
                <w:rFonts w:cs="Calibri"/>
                <w:color w:val="000000"/>
                <w:sz w:val="18"/>
                <w:szCs w:val="18"/>
              </w:rPr>
            </w:pPr>
            <w:r w:rsidRPr="00446992">
              <w:rPr>
                <w:rFonts w:cs="Calibri"/>
                <w:color w:val="000000"/>
                <w:sz w:val="18"/>
                <w:szCs w:val="18"/>
              </w:rPr>
              <w:t>cmoeda</w:t>
            </w:r>
          </w:p>
        </w:tc>
        <w:tc>
          <w:tcPr>
            <w:tcW w:w="6803" w:type="dxa"/>
            <w:shd w:val="clear" w:color="auto" w:fill="auto"/>
            <w:noWrap/>
            <w:hideMark/>
          </w:tcPr>
          <w:p w14:paraId="35C1B18C"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C51CE7"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lastRenderedPageBreak/>
              <w:t>Caso o campo não esteja preenchido com 3 caracteres, é acrescentado ‘ ’ à esquerda, até perfazer o comprimento de campo desejado.</w:t>
            </w:r>
          </w:p>
        </w:tc>
      </w:tr>
      <w:tr w:rsidR="005D1905" w:rsidRPr="00446992" w14:paraId="53B4E1B5" w14:textId="77777777" w:rsidTr="000223E8">
        <w:trPr>
          <w:trHeight w:val="290"/>
        </w:trPr>
        <w:tc>
          <w:tcPr>
            <w:tcW w:w="2194" w:type="dxa"/>
            <w:shd w:val="clear" w:color="auto" w:fill="auto"/>
            <w:noWrap/>
            <w:hideMark/>
          </w:tcPr>
          <w:p w14:paraId="7E6FB069" w14:textId="77777777" w:rsidR="005D1905" w:rsidRPr="00446992" w:rsidRDefault="005D1905" w:rsidP="000223E8">
            <w:pPr>
              <w:rPr>
                <w:rFonts w:cs="Calibri"/>
                <w:color w:val="000000"/>
                <w:sz w:val="18"/>
                <w:szCs w:val="18"/>
              </w:rPr>
            </w:pPr>
            <w:r w:rsidRPr="00446992">
              <w:rPr>
                <w:rFonts w:cs="Calibri"/>
                <w:color w:val="000000"/>
                <w:sz w:val="18"/>
                <w:szCs w:val="18"/>
              </w:rPr>
              <w:lastRenderedPageBreak/>
              <w:t>idcliente</w:t>
            </w:r>
          </w:p>
        </w:tc>
        <w:tc>
          <w:tcPr>
            <w:tcW w:w="6803" w:type="dxa"/>
            <w:shd w:val="clear" w:color="auto" w:fill="auto"/>
            <w:noWrap/>
            <w:hideMark/>
          </w:tcPr>
          <w:p w14:paraId="1DCFAF1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37DFF3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5D1905" w:rsidRPr="00446992" w14:paraId="28ECC5DD" w14:textId="77777777" w:rsidTr="000223E8">
        <w:trPr>
          <w:trHeight w:val="290"/>
        </w:trPr>
        <w:tc>
          <w:tcPr>
            <w:tcW w:w="2194" w:type="dxa"/>
            <w:shd w:val="clear" w:color="auto" w:fill="auto"/>
            <w:noWrap/>
            <w:hideMark/>
          </w:tcPr>
          <w:p w14:paraId="5D43B8D7" w14:textId="77777777" w:rsidR="005D1905" w:rsidRPr="00446992" w:rsidRDefault="005D1905" w:rsidP="000223E8">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0A16F30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2D758AF0"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5FF2A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42E2B328" w14:textId="77777777" w:rsidTr="000223E8">
        <w:trPr>
          <w:trHeight w:val="290"/>
        </w:trPr>
        <w:tc>
          <w:tcPr>
            <w:tcW w:w="2194" w:type="dxa"/>
            <w:shd w:val="clear" w:color="auto" w:fill="auto"/>
            <w:noWrap/>
            <w:hideMark/>
          </w:tcPr>
          <w:p w14:paraId="1E6F76EB" w14:textId="77777777" w:rsidR="005D1905" w:rsidRPr="00446992" w:rsidRDefault="005D1905" w:rsidP="000223E8">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3531E1B9"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5AD5391"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56BC7F3"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16BC31C7" w14:textId="77777777" w:rsidTr="000223E8">
        <w:trPr>
          <w:trHeight w:val="290"/>
        </w:trPr>
        <w:tc>
          <w:tcPr>
            <w:tcW w:w="2194" w:type="dxa"/>
            <w:shd w:val="clear" w:color="auto" w:fill="auto"/>
            <w:noWrap/>
            <w:hideMark/>
          </w:tcPr>
          <w:p w14:paraId="0DFFE55E" w14:textId="77777777" w:rsidR="005D1905" w:rsidRPr="00446992" w:rsidRDefault="005D1905" w:rsidP="000223E8">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2D0F06D7"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48628B8"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4E0AE"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CB3B418" w14:textId="77777777" w:rsidTr="000223E8">
        <w:trPr>
          <w:trHeight w:val="290"/>
        </w:trPr>
        <w:tc>
          <w:tcPr>
            <w:tcW w:w="2194" w:type="dxa"/>
            <w:shd w:val="clear" w:color="auto" w:fill="auto"/>
            <w:noWrap/>
            <w:hideMark/>
          </w:tcPr>
          <w:p w14:paraId="4CCE6C78" w14:textId="77777777" w:rsidR="005D1905" w:rsidRPr="00446992" w:rsidRDefault="005D1905" w:rsidP="000223E8">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262414E2"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141DB0C"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67D36FF"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3A39551D" w14:textId="77777777" w:rsidTr="000223E8">
        <w:trPr>
          <w:trHeight w:val="290"/>
        </w:trPr>
        <w:tc>
          <w:tcPr>
            <w:tcW w:w="2194" w:type="dxa"/>
            <w:shd w:val="clear" w:color="auto" w:fill="auto"/>
            <w:noWrap/>
            <w:hideMark/>
          </w:tcPr>
          <w:p w14:paraId="4510E64B" w14:textId="77777777" w:rsidR="005D1905" w:rsidRPr="00446992" w:rsidRDefault="005D1905" w:rsidP="000223E8">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45FA28A"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53EB530F"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5DE58DE"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3E03FE23"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5D1905" w:rsidRPr="00446992" w14:paraId="161D9800" w14:textId="77777777" w:rsidTr="000223E8">
        <w:trPr>
          <w:trHeight w:val="290"/>
        </w:trPr>
        <w:tc>
          <w:tcPr>
            <w:tcW w:w="2194" w:type="dxa"/>
            <w:shd w:val="clear" w:color="auto" w:fill="auto"/>
            <w:noWrap/>
            <w:hideMark/>
          </w:tcPr>
          <w:p w14:paraId="44830F8E" w14:textId="77777777" w:rsidR="005D1905" w:rsidRPr="00446992" w:rsidRDefault="005D1905" w:rsidP="000223E8">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72F88224"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42A58AD3"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CBA248"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5D1905" w:rsidRPr="00446992" w14:paraId="04226E7D" w14:textId="77777777" w:rsidTr="000223E8">
        <w:trPr>
          <w:trHeight w:val="290"/>
        </w:trPr>
        <w:tc>
          <w:tcPr>
            <w:tcW w:w="2194" w:type="dxa"/>
            <w:shd w:val="clear" w:color="auto" w:fill="auto"/>
            <w:noWrap/>
            <w:hideMark/>
          </w:tcPr>
          <w:p w14:paraId="085CE470" w14:textId="77777777" w:rsidR="005D1905" w:rsidRPr="00446992" w:rsidRDefault="005D1905" w:rsidP="000223E8">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6EB44525" w14:textId="77777777" w:rsidR="005D1905" w:rsidRPr="00CC314D"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14CD9FF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F7DB200" w14:textId="77777777" w:rsidR="005D1905" w:rsidRPr="00CC314D" w:rsidRDefault="005D1905" w:rsidP="00F63E90">
            <w:pPr>
              <w:pStyle w:val="ListParagraph"/>
              <w:numPr>
                <w:ilvl w:val="0"/>
                <w:numId w:val="55"/>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AEF6BF6" w14:textId="77777777" w:rsidTr="000223E8">
        <w:trPr>
          <w:trHeight w:val="290"/>
        </w:trPr>
        <w:tc>
          <w:tcPr>
            <w:tcW w:w="2194" w:type="dxa"/>
            <w:shd w:val="clear" w:color="auto" w:fill="auto"/>
            <w:noWrap/>
            <w:hideMark/>
          </w:tcPr>
          <w:p w14:paraId="37F565A3" w14:textId="77777777" w:rsidR="005D1905" w:rsidRPr="00446992" w:rsidRDefault="005D1905" w:rsidP="000223E8">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5C48E8D8"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74197D02"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0DDAE11" w14:textId="77777777" w:rsidR="005D1905" w:rsidRDefault="005D1905" w:rsidP="00F63E90">
            <w:pPr>
              <w:pStyle w:val="ListParagraph"/>
              <w:numPr>
                <w:ilvl w:val="0"/>
                <w:numId w:val="55"/>
              </w:numPr>
              <w:ind w:left="357" w:hanging="357"/>
              <w:rPr>
                <w:rFonts w:cs="Calibri"/>
                <w:color w:val="000000"/>
                <w:sz w:val="18"/>
                <w:szCs w:val="18"/>
              </w:rPr>
            </w:pPr>
            <w:r w:rsidRPr="0072109A">
              <w:rPr>
                <w:rFonts w:cs="Calibri"/>
                <w:color w:val="000000"/>
                <w:sz w:val="18"/>
                <w:szCs w:val="18"/>
              </w:rPr>
              <w:t>Todos os ‘.’ São substituídos por uma ‘,’</w:t>
            </w:r>
          </w:p>
          <w:p w14:paraId="236B6ADD" w14:textId="77777777" w:rsidR="005D1905" w:rsidRPr="00BF5DE2" w:rsidRDefault="005D1905" w:rsidP="00F63E90">
            <w:pPr>
              <w:pStyle w:val="ListParagraph"/>
              <w:numPr>
                <w:ilvl w:val="0"/>
                <w:numId w:val="55"/>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5D1905" w:rsidRPr="00446992" w14:paraId="5A95B946" w14:textId="77777777" w:rsidTr="000223E8">
        <w:trPr>
          <w:trHeight w:val="290"/>
        </w:trPr>
        <w:tc>
          <w:tcPr>
            <w:tcW w:w="2194" w:type="dxa"/>
            <w:shd w:val="clear" w:color="auto" w:fill="auto"/>
            <w:noWrap/>
            <w:hideMark/>
          </w:tcPr>
          <w:p w14:paraId="7E0DA7BC" w14:textId="77777777" w:rsidR="005D1905" w:rsidRPr="00446992" w:rsidRDefault="005D1905" w:rsidP="000223E8">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6CE8E2BC" w14:textId="77777777" w:rsidR="005D1905" w:rsidRDefault="005D1905" w:rsidP="00F63E90">
            <w:pPr>
              <w:pStyle w:val="ListParagraph"/>
              <w:numPr>
                <w:ilvl w:val="0"/>
                <w:numId w:val="55"/>
              </w:numPr>
              <w:ind w:left="357" w:hanging="357"/>
              <w:rPr>
                <w:rFonts w:cs="Calibri"/>
                <w:color w:val="000000"/>
                <w:sz w:val="18"/>
                <w:szCs w:val="18"/>
              </w:rPr>
            </w:pPr>
            <w:r w:rsidRPr="00FD1D1A">
              <w:rPr>
                <w:rFonts w:cs="Calibri"/>
                <w:color w:val="000000"/>
                <w:sz w:val="18"/>
                <w:szCs w:val="18"/>
              </w:rPr>
              <w:t>O formato do campo é alterado para STRING</w:t>
            </w:r>
          </w:p>
          <w:p w14:paraId="3D4F47D9" w14:textId="77777777" w:rsidR="005D1905" w:rsidRDefault="005D1905" w:rsidP="00F63E90">
            <w:pPr>
              <w:pStyle w:val="ListParagraph"/>
              <w:numPr>
                <w:ilvl w:val="0"/>
                <w:numId w:val="55"/>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5842BEC" w14:textId="77777777" w:rsidR="005D1905" w:rsidRPr="00BF5DE2" w:rsidRDefault="005D1905" w:rsidP="00F63E90">
            <w:pPr>
              <w:pStyle w:val="ListParagraph"/>
              <w:numPr>
                <w:ilvl w:val="0"/>
                <w:numId w:val="55"/>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3CF1A9A4" w14:textId="77777777" w:rsidR="005D1905" w:rsidRPr="00735709" w:rsidRDefault="005D1905" w:rsidP="005D1905"/>
    <w:p w14:paraId="7831AEAF" w14:textId="0169A951" w:rsidR="008B6B55" w:rsidRDefault="008B6B55" w:rsidP="00666790">
      <w:pPr>
        <w:pStyle w:val="Heading5"/>
      </w:pPr>
      <w:bookmarkStart w:id="131" w:name="_Toc168671671"/>
      <w:r w:rsidRPr="007314D4">
        <w:rPr>
          <w:i/>
        </w:rPr>
        <w:t>View</w:t>
      </w:r>
      <w:r>
        <w:t xml:space="preserve"> da tabela de processos</w:t>
      </w:r>
      <w:r w:rsidR="000836DD">
        <w:t>/cauções</w:t>
      </w:r>
      <w:r>
        <w:t xml:space="preserve"> reais para BDR - BST: </w:t>
      </w:r>
      <w:r w:rsidRPr="00AA4469">
        <w:rPr>
          <w:i/>
        </w:rPr>
        <w:t>cd_garantias.gt016_report_biyr9510_bst</w:t>
      </w:r>
      <w:bookmarkEnd w:id="128"/>
      <w:bookmarkEnd w:id="131"/>
    </w:p>
    <w:p w14:paraId="09CA3E92" w14:textId="6976D5AA"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cd_garantias.gt016_report_biyr9510_bst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6AC641B" w14:textId="256533FA" w:rsidR="00244976" w:rsidRDefault="00735709" w:rsidP="007314D4">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p w14:paraId="3687D137" w14:textId="77777777" w:rsidR="00B935DB" w:rsidRDefault="00B935DB" w:rsidP="007314D4">
      <w:pPr>
        <w:spacing w:after="160" w:line="259" w:lineRule="auto"/>
        <w:jc w:val="both"/>
        <w:rPr>
          <w:rFonts w:eastAsiaTheme="minorHAnsi" w:cstheme="minorBidi"/>
          <w:szCs w:val="22"/>
          <w:lang w:eastAsia="en-US"/>
        </w:rPr>
      </w:pPr>
    </w:p>
    <w:p w14:paraId="0EB65B14" w14:textId="32F66861" w:rsidR="009E0D3A" w:rsidRPr="009E0D3A" w:rsidRDefault="009E0D3A" w:rsidP="009E0D3A">
      <w:pPr>
        <w:pStyle w:val="Caption"/>
        <w:jc w:val="center"/>
        <w:rPr>
          <w:rFonts w:cs="Calibri"/>
          <w:b/>
          <w:i w:val="0"/>
          <w:color w:val="000000" w:themeColor="text1"/>
          <w:sz w:val="22"/>
          <w:szCs w:val="22"/>
        </w:rPr>
      </w:pPr>
      <w:bookmarkStart w:id="132" w:name="_Toc168413862"/>
      <w:r w:rsidRPr="009E0D3A">
        <w:rPr>
          <w:b/>
          <w:color w:val="000000" w:themeColor="text1"/>
          <w:sz w:val="22"/>
          <w:szCs w:val="22"/>
        </w:rPr>
        <w:lastRenderedPageBreak/>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C8031D">
        <w:rPr>
          <w:b/>
          <w:noProof/>
          <w:color w:val="000000" w:themeColor="text1"/>
          <w:sz w:val="22"/>
          <w:szCs w:val="22"/>
        </w:rPr>
        <w:t>24</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cd_garantias.gt016_report_biyr9510_bst</w:t>
      </w:r>
      <w:bookmarkEnd w:id="132"/>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D223F4" w:rsidRPr="00D223F4" w14:paraId="08447284" w14:textId="77777777" w:rsidTr="00D223F4">
        <w:trPr>
          <w:trHeight w:val="290"/>
          <w:tblHeader/>
        </w:trPr>
        <w:tc>
          <w:tcPr>
            <w:tcW w:w="2194" w:type="dxa"/>
            <w:shd w:val="clear" w:color="auto" w:fill="FF0000"/>
            <w:noWrap/>
            <w:hideMark/>
          </w:tcPr>
          <w:p w14:paraId="0BD86E53" w14:textId="279D6CDC" w:rsidR="00D223F4" w:rsidRPr="00D223F4" w:rsidRDefault="00B935DB" w:rsidP="00D223F4">
            <w:pPr>
              <w:rPr>
                <w:rFonts w:cs="Calibri"/>
                <w:b/>
                <w:bCs/>
                <w:color w:val="FFFFFF"/>
                <w:sz w:val="18"/>
                <w:szCs w:val="18"/>
                <w:lang w:val="en-US"/>
              </w:rPr>
            </w:pPr>
            <w:r>
              <w:rPr>
                <w:rFonts w:cs="Calibri"/>
                <w:b/>
                <w:bCs/>
                <w:color w:val="FFFFFF"/>
                <w:sz w:val="18"/>
                <w:szCs w:val="18"/>
                <w:lang w:val="en-US"/>
              </w:rPr>
              <w:t>Campo</w:t>
            </w:r>
            <w:r w:rsidR="00D223F4" w:rsidRPr="00D223F4">
              <w:rPr>
                <w:rFonts w:cs="Calibri"/>
                <w:b/>
                <w:bCs/>
                <w:color w:val="FFFFFF"/>
                <w:sz w:val="18"/>
                <w:szCs w:val="18"/>
                <w:lang w:val="en-US"/>
              </w:rPr>
              <w:t xml:space="preserve">s da </w:t>
            </w:r>
            <w:r w:rsidR="00D223F4" w:rsidRPr="00D223F4">
              <w:rPr>
                <w:rFonts w:cs="Calibri"/>
                <w:b/>
                <w:bCs/>
                <w:i/>
                <w:color w:val="FFFFFF"/>
                <w:sz w:val="18"/>
                <w:szCs w:val="18"/>
                <w:lang w:val="en-US"/>
              </w:rPr>
              <w:t>view</w:t>
            </w:r>
          </w:p>
          <w:p w14:paraId="30DCAC47" w14:textId="5A51A5F8" w:rsidR="00D223F4" w:rsidRPr="00D223F4" w:rsidRDefault="00D223F4" w:rsidP="00D223F4">
            <w:pPr>
              <w:rPr>
                <w:rFonts w:cs="Calibri"/>
                <w:color w:val="000000"/>
                <w:sz w:val="18"/>
                <w:szCs w:val="18"/>
              </w:rPr>
            </w:pPr>
            <w:r w:rsidRPr="00D223F4">
              <w:rPr>
                <w:rFonts w:cs="Calibri"/>
                <w:b/>
                <w:bCs/>
                <w:i/>
                <w:color w:val="FFFFFF"/>
                <w:sz w:val="18"/>
                <w:szCs w:val="18"/>
                <w:lang w:val="en-US"/>
              </w:rPr>
              <w:t>gt016_report_biyr9510_bst</w:t>
            </w:r>
          </w:p>
        </w:tc>
        <w:tc>
          <w:tcPr>
            <w:tcW w:w="6803" w:type="dxa"/>
            <w:shd w:val="clear" w:color="auto" w:fill="FF0000"/>
            <w:noWrap/>
            <w:hideMark/>
          </w:tcPr>
          <w:p w14:paraId="1CC9E434" w14:textId="7C3EC8E7" w:rsidR="00D223F4" w:rsidRPr="00D223F4" w:rsidRDefault="00D223F4" w:rsidP="00D223F4">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D223F4" w:rsidRPr="00D223F4" w14:paraId="3238AE6D" w14:textId="77777777" w:rsidTr="00D223F4">
        <w:trPr>
          <w:trHeight w:val="290"/>
        </w:trPr>
        <w:tc>
          <w:tcPr>
            <w:tcW w:w="2194" w:type="dxa"/>
            <w:shd w:val="clear" w:color="auto" w:fill="auto"/>
            <w:noWrap/>
            <w:hideMark/>
          </w:tcPr>
          <w:p w14:paraId="44E9DA57" w14:textId="77777777" w:rsidR="00D223F4" w:rsidRPr="00D223F4" w:rsidRDefault="00D223F4" w:rsidP="00D223F4">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5F49A12E"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6B9460B"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A6A11C6" w14:textId="2CC0CFCA"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D223F4" w:rsidRPr="00D223F4" w14:paraId="720775AF" w14:textId="77777777" w:rsidTr="00D223F4">
        <w:trPr>
          <w:trHeight w:val="290"/>
        </w:trPr>
        <w:tc>
          <w:tcPr>
            <w:tcW w:w="2194" w:type="dxa"/>
            <w:shd w:val="clear" w:color="auto" w:fill="auto"/>
            <w:noWrap/>
            <w:hideMark/>
          </w:tcPr>
          <w:p w14:paraId="438848BD" w14:textId="77777777" w:rsidR="00D223F4" w:rsidRPr="00D223F4" w:rsidRDefault="00D223F4" w:rsidP="00D223F4">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09D6DB20"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5B5CE4" w14:textId="12A0FEAB" w:rsidR="00D223F4" w:rsidRP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D223F4" w:rsidRPr="00D223F4" w14:paraId="1E44E466" w14:textId="77777777" w:rsidTr="00D223F4">
        <w:trPr>
          <w:trHeight w:val="290"/>
        </w:trPr>
        <w:tc>
          <w:tcPr>
            <w:tcW w:w="2194" w:type="dxa"/>
            <w:shd w:val="clear" w:color="auto" w:fill="auto"/>
            <w:noWrap/>
            <w:hideMark/>
          </w:tcPr>
          <w:p w14:paraId="233AB921" w14:textId="77777777" w:rsidR="00D223F4" w:rsidRPr="00D223F4" w:rsidRDefault="00D223F4" w:rsidP="00D223F4">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BCC18E6"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4D1F5B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DCF8E3" w14:textId="66EB75F5"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D223F4" w:rsidRPr="00D223F4" w14:paraId="63FE1AA9" w14:textId="77777777" w:rsidTr="00D223F4">
        <w:trPr>
          <w:trHeight w:val="290"/>
        </w:trPr>
        <w:tc>
          <w:tcPr>
            <w:tcW w:w="2194" w:type="dxa"/>
            <w:shd w:val="clear" w:color="auto" w:fill="auto"/>
            <w:noWrap/>
            <w:hideMark/>
          </w:tcPr>
          <w:p w14:paraId="53FADEEA" w14:textId="77777777" w:rsidR="00D223F4" w:rsidRPr="00D223F4" w:rsidRDefault="00D223F4" w:rsidP="00D223F4">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25145A3"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A46AA3F" w14:textId="51D8C6E6"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D223F4" w:rsidRPr="00D223F4" w14:paraId="5ED510F2" w14:textId="77777777" w:rsidTr="00D223F4">
        <w:trPr>
          <w:trHeight w:val="290"/>
        </w:trPr>
        <w:tc>
          <w:tcPr>
            <w:tcW w:w="2194" w:type="dxa"/>
            <w:shd w:val="clear" w:color="auto" w:fill="auto"/>
            <w:noWrap/>
            <w:hideMark/>
          </w:tcPr>
          <w:p w14:paraId="2651B530" w14:textId="77777777" w:rsidR="00D223F4" w:rsidRPr="00D223F4" w:rsidRDefault="00D223F4" w:rsidP="00D223F4">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3CFDBCD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A0CC94" w14:textId="6D427518"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AF0324" w14:textId="77777777" w:rsidTr="00D223F4">
        <w:trPr>
          <w:trHeight w:val="290"/>
        </w:trPr>
        <w:tc>
          <w:tcPr>
            <w:tcW w:w="2194" w:type="dxa"/>
            <w:shd w:val="clear" w:color="auto" w:fill="auto"/>
            <w:noWrap/>
            <w:hideMark/>
          </w:tcPr>
          <w:p w14:paraId="2EF8032F" w14:textId="77777777" w:rsidR="00D223F4" w:rsidRPr="00D223F4" w:rsidRDefault="00D223F4" w:rsidP="00D223F4">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23FD5BDB"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9EF1CB" w14:textId="49B99469"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62FF5D0" w14:textId="77777777" w:rsidTr="00D223F4">
        <w:trPr>
          <w:trHeight w:val="290"/>
        </w:trPr>
        <w:tc>
          <w:tcPr>
            <w:tcW w:w="2194" w:type="dxa"/>
            <w:shd w:val="clear" w:color="auto" w:fill="auto"/>
            <w:noWrap/>
            <w:hideMark/>
          </w:tcPr>
          <w:p w14:paraId="24184270" w14:textId="77777777" w:rsidR="00D223F4" w:rsidRPr="00D223F4" w:rsidRDefault="00D223F4" w:rsidP="00D223F4">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4B307FCD"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EA3B098" w14:textId="37BA15BF"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1B98BAB" w14:textId="5A543CAA"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D223F4" w:rsidRPr="00D223F4" w14:paraId="2FDA1FE4" w14:textId="77777777" w:rsidTr="00D223F4">
        <w:trPr>
          <w:trHeight w:val="290"/>
        </w:trPr>
        <w:tc>
          <w:tcPr>
            <w:tcW w:w="2194" w:type="dxa"/>
            <w:shd w:val="clear" w:color="auto" w:fill="auto"/>
            <w:noWrap/>
            <w:hideMark/>
          </w:tcPr>
          <w:p w14:paraId="08F60C79" w14:textId="77777777" w:rsidR="00D223F4" w:rsidRPr="00D223F4" w:rsidRDefault="00D223F4" w:rsidP="00D223F4">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5C5F39C5"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381BBF"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249449D" w14:textId="718C967E"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F30B1C8" w14:textId="77777777" w:rsidTr="00D223F4">
        <w:trPr>
          <w:trHeight w:val="290"/>
        </w:trPr>
        <w:tc>
          <w:tcPr>
            <w:tcW w:w="2194" w:type="dxa"/>
            <w:shd w:val="clear" w:color="auto" w:fill="auto"/>
            <w:noWrap/>
            <w:hideMark/>
          </w:tcPr>
          <w:p w14:paraId="5E063409" w14:textId="77777777" w:rsidR="00D223F4" w:rsidRPr="00D223F4" w:rsidRDefault="00D223F4" w:rsidP="00D223F4">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349974BE"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2074D6"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F071EAD" w14:textId="3E2F3173"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0E5F68D4" w14:textId="77777777" w:rsidTr="00D223F4">
        <w:trPr>
          <w:trHeight w:val="290"/>
        </w:trPr>
        <w:tc>
          <w:tcPr>
            <w:tcW w:w="2194" w:type="dxa"/>
            <w:shd w:val="clear" w:color="auto" w:fill="auto"/>
            <w:noWrap/>
            <w:hideMark/>
          </w:tcPr>
          <w:p w14:paraId="4A2124D1" w14:textId="77777777" w:rsidR="00D223F4" w:rsidRPr="00D223F4" w:rsidRDefault="00D223F4" w:rsidP="00D223F4">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16200885"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48E33A0" w14:textId="65F395DB"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0CD5F017" w14:textId="77777777" w:rsidTr="00D223F4">
        <w:trPr>
          <w:trHeight w:val="290"/>
        </w:trPr>
        <w:tc>
          <w:tcPr>
            <w:tcW w:w="2194" w:type="dxa"/>
            <w:shd w:val="clear" w:color="auto" w:fill="auto"/>
            <w:noWrap/>
            <w:hideMark/>
          </w:tcPr>
          <w:p w14:paraId="7D454F79" w14:textId="77777777" w:rsidR="00D223F4" w:rsidRPr="00D223F4" w:rsidRDefault="00D223F4" w:rsidP="00D223F4">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6046FFA8"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706D994" w14:textId="1ECAC61F"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F61759" w14:textId="77777777" w:rsidTr="00D223F4">
        <w:trPr>
          <w:trHeight w:val="290"/>
        </w:trPr>
        <w:tc>
          <w:tcPr>
            <w:tcW w:w="2194" w:type="dxa"/>
            <w:shd w:val="clear" w:color="auto" w:fill="auto"/>
            <w:noWrap/>
            <w:hideMark/>
          </w:tcPr>
          <w:p w14:paraId="0668565C" w14:textId="77777777" w:rsidR="00D223F4" w:rsidRPr="00D223F4" w:rsidRDefault="00D223F4" w:rsidP="00D223F4">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425CD8AB"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BC5BD25" w14:textId="7EF0DE8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18DAB8A" w14:textId="77777777" w:rsidTr="00D223F4">
        <w:trPr>
          <w:trHeight w:val="290"/>
        </w:trPr>
        <w:tc>
          <w:tcPr>
            <w:tcW w:w="2194" w:type="dxa"/>
            <w:shd w:val="clear" w:color="auto" w:fill="auto"/>
            <w:noWrap/>
            <w:hideMark/>
          </w:tcPr>
          <w:p w14:paraId="4AEA822E" w14:textId="77777777" w:rsidR="00D223F4" w:rsidRPr="00D223F4" w:rsidRDefault="00D223F4" w:rsidP="00D223F4">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4786E061" w14:textId="77777777" w:rsid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C5AC2EE"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0F4E832" w14:textId="60F0BDE0" w:rsidR="00D223F4" w:rsidRDefault="00D223F4"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w:t>
            </w:r>
          </w:p>
          <w:p w14:paraId="2190F82D" w14:textId="0B33422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D223F4" w:rsidRPr="00D223F4" w14:paraId="4AABBFF7" w14:textId="77777777" w:rsidTr="00D223F4">
        <w:trPr>
          <w:trHeight w:val="290"/>
        </w:trPr>
        <w:tc>
          <w:tcPr>
            <w:tcW w:w="2194" w:type="dxa"/>
            <w:shd w:val="clear" w:color="auto" w:fill="auto"/>
            <w:noWrap/>
            <w:hideMark/>
          </w:tcPr>
          <w:p w14:paraId="42FABB21" w14:textId="77777777" w:rsidR="00D223F4" w:rsidRPr="00D223F4" w:rsidRDefault="00D223F4" w:rsidP="00D223F4">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43520AE8" w14:textId="77777777" w:rsidR="00D223F4" w:rsidRDefault="00D223F4"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D794597"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7E9AD58" w14:textId="706F8D7D"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BB9B35B" w14:textId="77777777" w:rsidTr="00D223F4">
        <w:trPr>
          <w:trHeight w:val="290"/>
        </w:trPr>
        <w:tc>
          <w:tcPr>
            <w:tcW w:w="2194" w:type="dxa"/>
            <w:shd w:val="clear" w:color="auto" w:fill="auto"/>
            <w:noWrap/>
            <w:hideMark/>
          </w:tcPr>
          <w:p w14:paraId="39F04D02" w14:textId="77777777" w:rsidR="00D223F4" w:rsidRPr="00D223F4" w:rsidRDefault="00D223F4" w:rsidP="00D223F4">
            <w:pPr>
              <w:rPr>
                <w:rFonts w:cs="Calibri"/>
                <w:color w:val="000000"/>
                <w:sz w:val="18"/>
                <w:szCs w:val="18"/>
              </w:rPr>
            </w:pPr>
            <w:r w:rsidRPr="00D223F4">
              <w:rPr>
                <w:rFonts w:cs="Calibri"/>
                <w:color w:val="000000"/>
                <w:sz w:val="18"/>
                <w:szCs w:val="18"/>
              </w:rPr>
              <w:t>cbembl</w:t>
            </w:r>
          </w:p>
        </w:tc>
        <w:tc>
          <w:tcPr>
            <w:tcW w:w="6803" w:type="dxa"/>
            <w:shd w:val="clear" w:color="auto" w:fill="auto"/>
            <w:noWrap/>
          </w:tcPr>
          <w:p w14:paraId="77EAA5B2"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2C71D3E" w14:textId="7FE38DC1"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7BE56A3" w14:textId="77777777" w:rsidTr="00D223F4">
        <w:trPr>
          <w:trHeight w:val="290"/>
        </w:trPr>
        <w:tc>
          <w:tcPr>
            <w:tcW w:w="2194" w:type="dxa"/>
            <w:shd w:val="clear" w:color="auto" w:fill="auto"/>
            <w:noWrap/>
            <w:hideMark/>
          </w:tcPr>
          <w:p w14:paraId="5E22901C" w14:textId="77777777" w:rsidR="00D223F4" w:rsidRPr="00D223F4" w:rsidRDefault="00D223F4" w:rsidP="00D223F4">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1DA3F390" w14:textId="77777777" w:rsidR="00D223F4" w:rsidRPr="0067670C"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EFF6B25" w14:textId="35C3A378"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lastRenderedPageBreak/>
              <w:t>Caso o campo não esteja preenchido com 5 caracteres, é acrescentado o dígito ‘0’ à esquerda, até perfazer o comprimento de campo desejado.</w:t>
            </w:r>
          </w:p>
        </w:tc>
      </w:tr>
      <w:tr w:rsidR="00D223F4" w:rsidRPr="00D223F4" w14:paraId="019D92B0" w14:textId="77777777" w:rsidTr="00D223F4">
        <w:trPr>
          <w:trHeight w:val="290"/>
        </w:trPr>
        <w:tc>
          <w:tcPr>
            <w:tcW w:w="2194" w:type="dxa"/>
            <w:shd w:val="clear" w:color="auto" w:fill="auto"/>
            <w:noWrap/>
            <w:hideMark/>
          </w:tcPr>
          <w:p w14:paraId="3C0E9025" w14:textId="77777777" w:rsidR="00D223F4" w:rsidRPr="00D223F4" w:rsidRDefault="00D223F4" w:rsidP="00D223F4">
            <w:pPr>
              <w:rPr>
                <w:rFonts w:cs="Calibri"/>
                <w:color w:val="000000"/>
                <w:sz w:val="18"/>
                <w:szCs w:val="18"/>
              </w:rPr>
            </w:pPr>
            <w:r w:rsidRPr="00D223F4">
              <w:rPr>
                <w:rFonts w:cs="Calibri"/>
                <w:color w:val="000000"/>
                <w:sz w:val="18"/>
                <w:szCs w:val="18"/>
              </w:rPr>
              <w:lastRenderedPageBreak/>
              <w:t>ordhipot</w:t>
            </w:r>
          </w:p>
        </w:tc>
        <w:tc>
          <w:tcPr>
            <w:tcW w:w="6803" w:type="dxa"/>
            <w:shd w:val="clear" w:color="auto" w:fill="auto"/>
            <w:noWrap/>
          </w:tcPr>
          <w:p w14:paraId="4CE0650E" w14:textId="77777777" w:rsidR="00D223F4" w:rsidRDefault="00D223F4"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7919F6E" w14:textId="77777777" w:rsidR="00D223F4" w:rsidRDefault="00D223F4"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9E1488" w14:textId="65848B00" w:rsidR="00D223F4" w:rsidRDefault="00D223F4"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sidR="000223E8">
              <w:rPr>
                <w:rFonts w:cs="Calibri"/>
                <w:color w:val="000000"/>
                <w:sz w:val="18"/>
                <w:szCs w:val="18"/>
              </w:rPr>
              <w:t xml:space="preserve"> ‘.’ São substituídos por ‘</w:t>
            </w:r>
            <w:r w:rsidRPr="0072109A">
              <w:rPr>
                <w:rFonts w:cs="Calibri"/>
                <w:color w:val="000000"/>
                <w:sz w:val="18"/>
                <w:szCs w:val="18"/>
              </w:rPr>
              <w:t>’</w:t>
            </w:r>
          </w:p>
          <w:p w14:paraId="15BCA89F" w14:textId="33866984" w:rsidR="00D223F4" w:rsidRPr="00D223F4" w:rsidRDefault="00D223F4"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D223F4" w:rsidRPr="00D223F4" w14:paraId="7926249E" w14:textId="77777777" w:rsidTr="00D223F4">
        <w:trPr>
          <w:trHeight w:val="290"/>
        </w:trPr>
        <w:tc>
          <w:tcPr>
            <w:tcW w:w="2194" w:type="dxa"/>
            <w:shd w:val="clear" w:color="auto" w:fill="auto"/>
            <w:noWrap/>
            <w:hideMark/>
          </w:tcPr>
          <w:p w14:paraId="151122E3" w14:textId="77777777" w:rsidR="00D223F4" w:rsidRPr="00D223F4" w:rsidRDefault="00D223F4" w:rsidP="00D223F4">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784BBFFA"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7413BD" w14:textId="6F3E5EF7" w:rsidR="00D223F4" w:rsidRPr="000905F6" w:rsidRDefault="000905F6"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0905F6" w:rsidRPr="00D223F4" w14:paraId="0021FE7E" w14:textId="77777777" w:rsidTr="00D223F4">
        <w:trPr>
          <w:trHeight w:val="290"/>
        </w:trPr>
        <w:tc>
          <w:tcPr>
            <w:tcW w:w="2194" w:type="dxa"/>
            <w:shd w:val="clear" w:color="auto" w:fill="auto"/>
            <w:noWrap/>
            <w:hideMark/>
          </w:tcPr>
          <w:p w14:paraId="4757B995" w14:textId="77777777" w:rsidR="000905F6" w:rsidRPr="00D223F4" w:rsidRDefault="000905F6" w:rsidP="000905F6">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0636F2D5" w14:textId="77777777" w:rsidR="000905F6" w:rsidRDefault="000905F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0E8C4D"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B777075" w14:textId="1A29174B" w:rsidR="000905F6" w:rsidRPr="000905F6" w:rsidRDefault="000905F6"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0905F6" w:rsidRPr="00D223F4" w14:paraId="49B55FF9" w14:textId="77777777" w:rsidTr="00D223F4">
        <w:trPr>
          <w:trHeight w:val="290"/>
        </w:trPr>
        <w:tc>
          <w:tcPr>
            <w:tcW w:w="2194" w:type="dxa"/>
            <w:shd w:val="clear" w:color="auto" w:fill="auto"/>
            <w:noWrap/>
            <w:hideMark/>
          </w:tcPr>
          <w:p w14:paraId="332CCDEA" w14:textId="77777777" w:rsidR="000905F6" w:rsidRPr="00D223F4" w:rsidRDefault="000905F6" w:rsidP="000905F6">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6EAFF6E0" w14:textId="77777777" w:rsidR="000905F6" w:rsidRDefault="000905F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F9EEBAE" w14:textId="77777777" w:rsidR="000905F6" w:rsidRDefault="000905F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8E44EF1" w14:textId="6AF9F85E" w:rsidR="000905F6" w:rsidRPr="000905F6" w:rsidRDefault="000905F6"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0905F6" w:rsidRPr="00D223F4" w14:paraId="168790D8" w14:textId="77777777" w:rsidTr="00D223F4">
        <w:trPr>
          <w:trHeight w:val="290"/>
        </w:trPr>
        <w:tc>
          <w:tcPr>
            <w:tcW w:w="2194" w:type="dxa"/>
            <w:shd w:val="clear" w:color="auto" w:fill="auto"/>
            <w:noWrap/>
            <w:hideMark/>
          </w:tcPr>
          <w:p w14:paraId="4E2FA6ED" w14:textId="77777777" w:rsidR="000905F6" w:rsidRPr="00D223F4" w:rsidRDefault="000905F6" w:rsidP="000905F6">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0DEA8707"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523B947" w14:textId="794AD492"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4E76FD51" w14:textId="77777777" w:rsidTr="00D223F4">
        <w:trPr>
          <w:trHeight w:val="290"/>
        </w:trPr>
        <w:tc>
          <w:tcPr>
            <w:tcW w:w="2194" w:type="dxa"/>
            <w:shd w:val="clear" w:color="auto" w:fill="auto"/>
            <w:noWrap/>
            <w:hideMark/>
          </w:tcPr>
          <w:p w14:paraId="69CC5CD9" w14:textId="77777777" w:rsidR="000905F6" w:rsidRPr="00D223F4" w:rsidRDefault="000905F6" w:rsidP="000905F6">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38F36D50"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DB57239"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012DB61" w14:textId="64EBDE94"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30D29468" w14:textId="77777777" w:rsidTr="00D223F4">
        <w:trPr>
          <w:trHeight w:val="290"/>
        </w:trPr>
        <w:tc>
          <w:tcPr>
            <w:tcW w:w="2194" w:type="dxa"/>
            <w:shd w:val="clear" w:color="auto" w:fill="auto"/>
            <w:noWrap/>
            <w:hideMark/>
          </w:tcPr>
          <w:p w14:paraId="45E0E78A" w14:textId="77777777" w:rsidR="000905F6" w:rsidRPr="00D223F4" w:rsidRDefault="000905F6" w:rsidP="000905F6">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72ACB83E"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1F6E2D" w14:textId="5739C9B9"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0905F6" w:rsidRPr="00D223F4" w14:paraId="4CAD835E" w14:textId="77777777" w:rsidTr="00D223F4">
        <w:trPr>
          <w:trHeight w:val="290"/>
        </w:trPr>
        <w:tc>
          <w:tcPr>
            <w:tcW w:w="2194" w:type="dxa"/>
            <w:shd w:val="clear" w:color="auto" w:fill="auto"/>
            <w:noWrap/>
            <w:hideMark/>
          </w:tcPr>
          <w:p w14:paraId="19942E61" w14:textId="77777777" w:rsidR="000905F6" w:rsidRPr="00D223F4" w:rsidRDefault="000905F6" w:rsidP="000905F6">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164DCE75"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4C3F57C" w14:textId="41F61FC3"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0A9437C2" w14:textId="77777777" w:rsidTr="00D223F4">
        <w:trPr>
          <w:trHeight w:val="290"/>
        </w:trPr>
        <w:tc>
          <w:tcPr>
            <w:tcW w:w="2194" w:type="dxa"/>
            <w:shd w:val="clear" w:color="auto" w:fill="auto"/>
            <w:noWrap/>
            <w:hideMark/>
          </w:tcPr>
          <w:p w14:paraId="37958783" w14:textId="77777777" w:rsidR="000905F6" w:rsidRPr="00D223F4" w:rsidRDefault="000905F6" w:rsidP="000905F6">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0878C139"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E7C88AC" w14:textId="1B995DE2"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19AD8DBA" w14:textId="77777777" w:rsidTr="00D223F4">
        <w:trPr>
          <w:trHeight w:val="290"/>
        </w:trPr>
        <w:tc>
          <w:tcPr>
            <w:tcW w:w="2194" w:type="dxa"/>
            <w:shd w:val="clear" w:color="auto" w:fill="auto"/>
            <w:noWrap/>
            <w:hideMark/>
          </w:tcPr>
          <w:p w14:paraId="732BB7F5" w14:textId="77777777" w:rsidR="000905F6" w:rsidRPr="00D223F4" w:rsidRDefault="000905F6" w:rsidP="000905F6">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169C9B92"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108F50D"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ADB25D" w14:textId="1F6D3D1D"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F3D31D4" w14:textId="65A06DED"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0905F6" w:rsidRPr="00D223F4" w14:paraId="3D58746B" w14:textId="77777777" w:rsidTr="00D223F4">
        <w:trPr>
          <w:trHeight w:val="290"/>
        </w:trPr>
        <w:tc>
          <w:tcPr>
            <w:tcW w:w="2194" w:type="dxa"/>
            <w:shd w:val="clear" w:color="auto" w:fill="auto"/>
            <w:noWrap/>
            <w:hideMark/>
          </w:tcPr>
          <w:p w14:paraId="3222C7DA" w14:textId="77777777" w:rsidR="000905F6" w:rsidRPr="00D223F4" w:rsidRDefault="000905F6" w:rsidP="000905F6">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715D7AE4"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59C145" w14:textId="2A407DC8"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97B733F" w14:textId="77777777" w:rsidTr="00D223F4">
        <w:trPr>
          <w:trHeight w:val="290"/>
        </w:trPr>
        <w:tc>
          <w:tcPr>
            <w:tcW w:w="2194" w:type="dxa"/>
            <w:shd w:val="clear" w:color="auto" w:fill="auto"/>
            <w:noWrap/>
            <w:hideMark/>
          </w:tcPr>
          <w:p w14:paraId="05770C8F" w14:textId="77777777" w:rsidR="000905F6" w:rsidRPr="00D223F4" w:rsidRDefault="000905F6" w:rsidP="000905F6">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1876DA30"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297BB4" w14:textId="229D1EDC"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A573634" w14:textId="77777777" w:rsidTr="00D223F4">
        <w:trPr>
          <w:trHeight w:val="290"/>
        </w:trPr>
        <w:tc>
          <w:tcPr>
            <w:tcW w:w="2194" w:type="dxa"/>
            <w:shd w:val="clear" w:color="auto" w:fill="auto"/>
            <w:noWrap/>
            <w:hideMark/>
          </w:tcPr>
          <w:p w14:paraId="0000FCFA" w14:textId="77777777" w:rsidR="000905F6" w:rsidRPr="00D223F4" w:rsidRDefault="000905F6" w:rsidP="000905F6">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3CBB7DA3"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FCFBC1D"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F5A211" w14:textId="5F70A5EF"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480616F7" w14:textId="77777777" w:rsidTr="00D223F4">
        <w:trPr>
          <w:trHeight w:val="290"/>
        </w:trPr>
        <w:tc>
          <w:tcPr>
            <w:tcW w:w="2194" w:type="dxa"/>
            <w:shd w:val="clear" w:color="auto" w:fill="auto"/>
            <w:noWrap/>
            <w:hideMark/>
          </w:tcPr>
          <w:p w14:paraId="6EC729ED" w14:textId="77777777" w:rsidR="000905F6" w:rsidRPr="00D223F4" w:rsidRDefault="000905F6" w:rsidP="000905F6">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37B12BAA"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2E4E47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1C61B2" w14:textId="77777777"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9A05C69" w14:textId="027549F5"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0905F6" w:rsidRPr="00D223F4" w14:paraId="7E03DE4B" w14:textId="77777777" w:rsidTr="00D223F4">
        <w:trPr>
          <w:trHeight w:val="290"/>
        </w:trPr>
        <w:tc>
          <w:tcPr>
            <w:tcW w:w="2194" w:type="dxa"/>
            <w:shd w:val="clear" w:color="auto" w:fill="auto"/>
            <w:noWrap/>
            <w:hideMark/>
          </w:tcPr>
          <w:p w14:paraId="2CABCE02" w14:textId="77777777" w:rsidR="000905F6" w:rsidRPr="00D223F4" w:rsidRDefault="000905F6" w:rsidP="000905F6">
            <w:pPr>
              <w:rPr>
                <w:rFonts w:cs="Calibri"/>
                <w:color w:val="000000"/>
                <w:sz w:val="18"/>
                <w:szCs w:val="18"/>
              </w:rPr>
            </w:pPr>
            <w:r w:rsidRPr="00D223F4">
              <w:rPr>
                <w:rFonts w:cs="Calibri"/>
                <w:color w:val="000000"/>
                <w:sz w:val="18"/>
                <w:szCs w:val="18"/>
              </w:rPr>
              <w:t>ndoc</w:t>
            </w:r>
          </w:p>
        </w:tc>
        <w:tc>
          <w:tcPr>
            <w:tcW w:w="6803" w:type="dxa"/>
            <w:shd w:val="clear" w:color="auto" w:fill="auto"/>
            <w:noWrap/>
          </w:tcPr>
          <w:p w14:paraId="0E90A69C"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E54768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0AF91E" w14:textId="6953FA4C"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0CA7050D" w14:textId="77777777" w:rsidTr="00D223F4">
        <w:trPr>
          <w:trHeight w:val="290"/>
        </w:trPr>
        <w:tc>
          <w:tcPr>
            <w:tcW w:w="2194" w:type="dxa"/>
            <w:shd w:val="clear" w:color="auto" w:fill="auto"/>
            <w:noWrap/>
            <w:hideMark/>
          </w:tcPr>
          <w:p w14:paraId="7573E0C0" w14:textId="77777777" w:rsidR="000905F6" w:rsidRPr="00D223F4" w:rsidRDefault="000905F6" w:rsidP="000905F6">
            <w:pPr>
              <w:rPr>
                <w:rFonts w:cs="Calibri"/>
                <w:color w:val="000000"/>
                <w:sz w:val="18"/>
                <w:szCs w:val="18"/>
              </w:rPr>
            </w:pPr>
            <w:r w:rsidRPr="00D223F4">
              <w:rPr>
                <w:rFonts w:cs="Calibri"/>
                <w:color w:val="000000"/>
                <w:sz w:val="18"/>
                <w:szCs w:val="18"/>
              </w:rPr>
              <w:lastRenderedPageBreak/>
              <w:t>indocac</w:t>
            </w:r>
          </w:p>
        </w:tc>
        <w:tc>
          <w:tcPr>
            <w:tcW w:w="6803" w:type="dxa"/>
            <w:shd w:val="clear" w:color="auto" w:fill="auto"/>
            <w:noWrap/>
          </w:tcPr>
          <w:p w14:paraId="181112B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206F47A"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982092D" w14:textId="5C894BB6"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49AA2373" w14:textId="77777777" w:rsidTr="00D223F4">
        <w:trPr>
          <w:trHeight w:val="290"/>
        </w:trPr>
        <w:tc>
          <w:tcPr>
            <w:tcW w:w="2194" w:type="dxa"/>
            <w:shd w:val="clear" w:color="auto" w:fill="auto"/>
            <w:noWrap/>
            <w:hideMark/>
          </w:tcPr>
          <w:p w14:paraId="7E798761" w14:textId="77777777" w:rsidR="000905F6" w:rsidRPr="00D223F4" w:rsidRDefault="000905F6" w:rsidP="000905F6">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5A54953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9ED135A"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4B9545" w14:textId="170C62A0"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3BE3D76B" w14:textId="77777777" w:rsidTr="00D223F4">
        <w:trPr>
          <w:trHeight w:val="290"/>
        </w:trPr>
        <w:tc>
          <w:tcPr>
            <w:tcW w:w="2194" w:type="dxa"/>
            <w:shd w:val="clear" w:color="auto" w:fill="auto"/>
            <w:noWrap/>
            <w:hideMark/>
          </w:tcPr>
          <w:p w14:paraId="1F1ED323" w14:textId="77777777" w:rsidR="000905F6" w:rsidRPr="00D223F4" w:rsidRDefault="000905F6" w:rsidP="000905F6">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022314CE"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6E1D2B8"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C96AFD1" w14:textId="705D92F1" w:rsidR="000905F6"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223E8" w:rsidRPr="00D223F4" w14:paraId="17482824" w14:textId="77777777" w:rsidTr="00D223F4">
        <w:trPr>
          <w:trHeight w:val="290"/>
        </w:trPr>
        <w:tc>
          <w:tcPr>
            <w:tcW w:w="2194" w:type="dxa"/>
            <w:shd w:val="clear" w:color="auto" w:fill="auto"/>
            <w:noWrap/>
            <w:hideMark/>
          </w:tcPr>
          <w:p w14:paraId="2ECBEC54" w14:textId="77777777" w:rsidR="000223E8" w:rsidRPr="00D223F4" w:rsidRDefault="000223E8" w:rsidP="000223E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3BB374B2" w14:textId="77777777" w:rsidR="000223E8" w:rsidRDefault="000223E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E90AB4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06A73E" w14:textId="77777777" w:rsidR="000223E8" w:rsidRDefault="000223E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0361ECA" w14:textId="07B7407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0223E8" w:rsidRPr="00D223F4" w14:paraId="098EDC35" w14:textId="77777777" w:rsidTr="00D223F4">
        <w:trPr>
          <w:trHeight w:val="290"/>
        </w:trPr>
        <w:tc>
          <w:tcPr>
            <w:tcW w:w="2194" w:type="dxa"/>
            <w:shd w:val="clear" w:color="auto" w:fill="auto"/>
            <w:noWrap/>
            <w:hideMark/>
          </w:tcPr>
          <w:p w14:paraId="4638B11D" w14:textId="77777777" w:rsidR="000223E8" w:rsidRPr="00D223F4" w:rsidRDefault="000223E8" w:rsidP="000223E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37B372F5"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A4DE4D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EF7CAE" w14:textId="194FE82A"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247CA2CA" w14:textId="77777777" w:rsidTr="00D223F4">
        <w:trPr>
          <w:trHeight w:val="290"/>
        </w:trPr>
        <w:tc>
          <w:tcPr>
            <w:tcW w:w="2194" w:type="dxa"/>
            <w:shd w:val="clear" w:color="auto" w:fill="auto"/>
            <w:noWrap/>
            <w:hideMark/>
          </w:tcPr>
          <w:p w14:paraId="48A28B2F" w14:textId="77777777" w:rsidR="000223E8" w:rsidRPr="00D223F4" w:rsidRDefault="000223E8" w:rsidP="000223E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6CC02CDB"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385D1F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EC2712E" w14:textId="68C10D10"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0223E8" w:rsidRPr="00D223F4" w14:paraId="6AAFEF0C" w14:textId="77777777" w:rsidTr="00D223F4">
        <w:trPr>
          <w:trHeight w:val="290"/>
        </w:trPr>
        <w:tc>
          <w:tcPr>
            <w:tcW w:w="2194" w:type="dxa"/>
            <w:shd w:val="clear" w:color="auto" w:fill="auto"/>
            <w:noWrap/>
            <w:hideMark/>
          </w:tcPr>
          <w:p w14:paraId="5C7DF83F" w14:textId="77777777" w:rsidR="000223E8" w:rsidRPr="00D223F4" w:rsidRDefault="000223E8" w:rsidP="000223E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5368FAC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D697044"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A9730F" w14:textId="7211C295"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318E2524" w14:textId="77777777" w:rsidTr="00D223F4">
        <w:trPr>
          <w:trHeight w:val="290"/>
        </w:trPr>
        <w:tc>
          <w:tcPr>
            <w:tcW w:w="2194" w:type="dxa"/>
            <w:shd w:val="clear" w:color="auto" w:fill="auto"/>
            <w:noWrap/>
            <w:hideMark/>
          </w:tcPr>
          <w:p w14:paraId="7A728F13" w14:textId="77777777" w:rsidR="000223E8" w:rsidRPr="00D223F4" w:rsidRDefault="000223E8" w:rsidP="000223E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7B5B80F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06EB1B0"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7C570" w14:textId="6A25A210"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393E8E4E" w14:textId="77777777" w:rsidTr="00D223F4">
        <w:trPr>
          <w:trHeight w:val="290"/>
        </w:trPr>
        <w:tc>
          <w:tcPr>
            <w:tcW w:w="2194" w:type="dxa"/>
            <w:shd w:val="clear" w:color="auto" w:fill="auto"/>
            <w:noWrap/>
            <w:hideMark/>
          </w:tcPr>
          <w:p w14:paraId="3533AC8C" w14:textId="77777777" w:rsidR="000223E8" w:rsidRPr="00D223F4" w:rsidRDefault="000223E8" w:rsidP="000223E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5F11357D"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23DF87E"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A6F41DD" w14:textId="7B136D1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1626A2C7" w14:textId="77777777" w:rsidTr="00D223F4">
        <w:trPr>
          <w:trHeight w:val="290"/>
        </w:trPr>
        <w:tc>
          <w:tcPr>
            <w:tcW w:w="2194" w:type="dxa"/>
            <w:shd w:val="clear" w:color="auto" w:fill="auto"/>
            <w:noWrap/>
            <w:hideMark/>
          </w:tcPr>
          <w:p w14:paraId="2FE62A11" w14:textId="77777777" w:rsidR="000223E8" w:rsidRPr="00D223F4" w:rsidRDefault="000223E8" w:rsidP="000223E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7160A7BB"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40FA9A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E89EF3" w14:textId="304F89E2"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55594A50" w14:textId="77777777" w:rsidTr="00D223F4">
        <w:trPr>
          <w:trHeight w:val="290"/>
        </w:trPr>
        <w:tc>
          <w:tcPr>
            <w:tcW w:w="2194" w:type="dxa"/>
            <w:shd w:val="clear" w:color="auto" w:fill="auto"/>
            <w:noWrap/>
            <w:hideMark/>
          </w:tcPr>
          <w:p w14:paraId="633F5F3E" w14:textId="77777777" w:rsidR="000223E8" w:rsidRPr="00D223F4" w:rsidRDefault="000223E8" w:rsidP="000223E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030BFD2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DFB5492"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135BB26" w14:textId="05BC1F9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6B767609" w14:textId="77777777" w:rsidTr="00D223F4">
        <w:trPr>
          <w:trHeight w:val="290"/>
        </w:trPr>
        <w:tc>
          <w:tcPr>
            <w:tcW w:w="2194" w:type="dxa"/>
            <w:shd w:val="clear" w:color="auto" w:fill="auto"/>
            <w:noWrap/>
            <w:hideMark/>
          </w:tcPr>
          <w:p w14:paraId="5D84D107" w14:textId="77777777" w:rsidR="000223E8" w:rsidRPr="00D223F4" w:rsidRDefault="000223E8" w:rsidP="000223E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7C35726"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BF2F5B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B53DDF2" w14:textId="3A45A367"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0223E8" w:rsidRPr="00D223F4" w14:paraId="4DACAE7A" w14:textId="77777777" w:rsidTr="00D223F4">
        <w:trPr>
          <w:trHeight w:val="290"/>
        </w:trPr>
        <w:tc>
          <w:tcPr>
            <w:tcW w:w="2194" w:type="dxa"/>
            <w:shd w:val="clear" w:color="auto" w:fill="auto"/>
            <w:noWrap/>
            <w:hideMark/>
          </w:tcPr>
          <w:p w14:paraId="3A9B3167" w14:textId="77777777" w:rsidR="000223E8" w:rsidRPr="00D223F4" w:rsidRDefault="000223E8" w:rsidP="000223E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6D8FAF8F"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C4EE1FB"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C31940" w14:textId="5D7B30DA"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0A7C8346" w14:textId="77777777" w:rsidTr="00D223F4">
        <w:trPr>
          <w:trHeight w:val="290"/>
        </w:trPr>
        <w:tc>
          <w:tcPr>
            <w:tcW w:w="2194" w:type="dxa"/>
            <w:shd w:val="clear" w:color="auto" w:fill="auto"/>
            <w:noWrap/>
            <w:hideMark/>
          </w:tcPr>
          <w:p w14:paraId="74AE4C78" w14:textId="77777777" w:rsidR="000223E8" w:rsidRPr="00D223F4" w:rsidRDefault="000223E8" w:rsidP="000223E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6EE1BFF7"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58E4D75"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882BD" w14:textId="190EAA3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8A789F7" w14:textId="77777777" w:rsidTr="00D223F4">
        <w:trPr>
          <w:trHeight w:val="290"/>
        </w:trPr>
        <w:tc>
          <w:tcPr>
            <w:tcW w:w="2194" w:type="dxa"/>
            <w:shd w:val="clear" w:color="auto" w:fill="auto"/>
            <w:noWrap/>
            <w:hideMark/>
          </w:tcPr>
          <w:p w14:paraId="65C4DC82" w14:textId="77777777" w:rsidR="000223E8" w:rsidRPr="00D223F4" w:rsidRDefault="000223E8" w:rsidP="000223E8">
            <w:pPr>
              <w:rPr>
                <w:rFonts w:cs="Calibri"/>
                <w:color w:val="000000"/>
                <w:sz w:val="18"/>
                <w:szCs w:val="18"/>
              </w:rPr>
            </w:pPr>
            <w:r w:rsidRPr="00D223F4">
              <w:rPr>
                <w:rFonts w:cs="Calibri"/>
                <w:color w:val="000000"/>
                <w:sz w:val="18"/>
                <w:szCs w:val="18"/>
              </w:rPr>
              <w:t>cmarca</w:t>
            </w:r>
          </w:p>
        </w:tc>
        <w:tc>
          <w:tcPr>
            <w:tcW w:w="6803" w:type="dxa"/>
            <w:shd w:val="clear" w:color="auto" w:fill="auto"/>
            <w:noWrap/>
          </w:tcPr>
          <w:p w14:paraId="3D869C47"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0261CF7"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C4C5D63" w14:textId="396FA5F4"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0223E8" w:rsidRPr="00D223F4" w14:paraId="24E1460F" w14:textId="77777777" w:rsidTr="00D223F4">
        <w:trPr>
          <w:trHeight w:val="290"/>
        </w:trPr>
        <w:tc>
          <w:tcPr>
            <w:tcW w:w="2194" w:type="dxa"/>
            <w:shd w:val="clear" w:color="auto" w:fill="auto"/>
            <w:noWrap/>
            <w:hideMark/>
          </w:tcPr>
          <w:p w14:paraId="3E648AE4" w14:textId="77777777" w:rsidR="000223E8" w:rsidRPr="00D223F4" w:rsidRDefault="000223E8" w:rsidP="000223E8">
            <w:pPr>
              <w:rPr>
                <w:rFonts w:cs="Calibri"/>
                <w:color w:val="000000"/>
                <w:sz w:val="18"/>
                <w:szCs w:val="18"/>
              </w:rPr>
            </w:pPr>
            <w:r w:rsidRPr="00D223F4">
              <w:rPr>
                <w:rFonts w:cs="Calibri"/>
                <w:color w:val="000000"/>
                <w:sz w:val="18"/>
                <w:szCs w:val="18"/>
              </w:rPr>
              <w:lastRenderedPageBreak/>
              <w:t>tipobeml</w:t>
            </w:r>
          </w:p>
        </w:tc>
        <w:tc>
          <w:tcPr>
            <w:tcW w:w="6803" w:type="dxa"/>
            <w:shd w:val="clear" w:color="auto" w:fill="auto"/>
            <w:noWrap/>
          </w:tcPr>
          <w:p w14:paraId="33090142"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B81FF63"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2313594" w14:textId="14C62D15"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0223E8" w:rsidRPr="00D223F4" w14:paraId="3AEB17CF" w14:textId="77777777" w:rsidTr="00D223F4">
        <w:trPr>
          <w:trHeight w:val="290"/>
        </w:trPr>
        <w:tc>
          <w:tcPr>
            <w:tcW w:w="2194" w:type="dxa"/>
            <w:shd w:val="clear" w:color="auto" w:fill="auto"/>
            <w:noWrap/>
            <w:hideMark/>
          </w:tcPr>
          <w:p w14:paraId="71497860" w14:textId="77777777" w:rsidR="000223E8" w:rsidRPr="00D223F4" w:rsidRDefault="000223E8" w:rsidP="000223E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60E4E530"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A9BED4B" w14:textId="4839481D"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7E2DA56" w14:textId="77777777" w:rsidTr="00D223F4">
        <w:trPr>
          <w:trHeight w:val="290"/>
        </w:trPr>
        <w:tc>
          <w:tcPr>
            <w:tcW w:w="2194" w:type="dxa"/>
            <w:shd w:val="clear" w:color="auto" w:fill="auto"/>
            <w:noWrap/>
            <w:hideMark/>
          </w:tcPr>
          <w:p w14:paraId="67FD3790" w14:textId="77777777" w:rsidR="000223E8" w:rsidRPr="00D223F4" w:rsidRDefault="000223E8" w:rsidP="000223E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58906D08"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8498792" w14:textId="37B3A658"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4107685A" w14:textId="77777777" w:rsidTr="00D223F4">
        <w:trPr>
          <w:trHeight w:val="290"/>
        </w:trPr>
        <w:tc>
          <w:tcPr>
            <w:tcW w:w="2194" w:type="dxa"/>
            <w:shd w:val="clear" w:color="auto" w:fill="auto"/>
            <w:noWrap/>
            <w:hideMark/>
          </w:tcPr>
          <w:p w14:paraId="14DED71B" w14:textId="77777777" w:rsidR="000223E8" w:rsidRPr="00D223F4" w:rsidRDefault="000223E8" w:rsidP="000223E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02016107" w14:textId="77777777" w:rsidR="000223E8" w:rsidRPr="0067670C"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EEF3AF" w14:textId="09F401F8"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CC51563" w14:textId="77777777" w:rsidTr="00D223F4">
        <w:trPr>
          <w:trHeight w:val="290"/>
        </w:trPr>
        <w:tc>
          <w:tcPr>
            <w:tcW w:w="2194" w:type="dxa"/>
            <w:shd w:val="clear" w:color="auto" w:fill="auto"/>
            <w:noWrap/>
            <w:hideMark/>
          </w:tcPr>
          <w:p w14:paraId="543B0E20" w14:textId="77777777" w:rsidR="000223E8" w:rsidRPr="00D223F4" w:rsidRDefault="000223E8" w:rsidP="000223E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0FABE0A0"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FD52414"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899BBC3" w14:textId="37AC97DC"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0223E8" w:rsidRPr="00D223F4" w14:paraId="39B36D42" w14:textId="77777777" w:rsidTr="00D223F4">
        <w:trPr>
          <w:trHeight w:val="290"/>
        </w:trPr>
        <w:tc>
          <w:tcPr>
            <w:tcW w:w="2194" w:type="dxa"/>
            <w:shd w:val="clear" w:color="auto" w:fill="auto"/>
            <w:noWrap/>
            <w:hideMark/>
          </w:tcPr>
          <w:p w14:paraId="6FD24004" w14:textId="77777777" w:rsidR="000223E8" w:rsidRPr="00D223F4" w:rsidRDefault="000223E8" w:rsidP="000223E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5DC16874"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FD12492" w14:textId="2D5BE833"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FEEDD79" w14:textId="06439C1E"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0223E8" w:rsidRPr="00D223F4" w14:paraId="2BD08AF8" w14:textId="77777777" w:rsidTr="00D223F4">
        <w:trPr>
          <w:trHeight w:val="290"/>
        </w:trPr>
        <w:tc>
          <w:tcPr>
            <w:tcW w:w="2194" w:type="dxa"/>
            <w:shd w:val="clear" w:color="auto" w:fill="auto"/>
            <w:noWrap/>
            <w:hideMark/>
          </w:tcPr>
          <w:p w14:paraId="33735205" w14:textId="77777777" w:rsidR="000223E8" w:rsidRPr="00D223F4" w:rsidRDefault="000223E8" w:rsidP="000223E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24E66B71" w14:textId="77777777" w:rsidR="000223E8" w:rsidRDefault="000223E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6B4A03F" w14:textId="77777777" w:rsidR="000223E8" w:rsidRDefault="000223E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A1E69DF" w14:textId="4A7474B1" w:rsidR="000223E8" w:rsidRPr="000223E8" w:rsidRDefault="000223E8"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C62168F" w14:textId="77777777" w:rsidTr="00D223F4">
        <w:trPr>
          <w:trHeight w:val="290"/>
        </w:trPr>
        <w:tc>
          <w:tcPr>
            <w:tcW w:w="2194" w:type="dxa"/>
            <w:shd w:val="clear" w:color="auto" w:fill="auto"/>
            <w:noWrap/>
            <w:hideMark/>
          </w:tcPr>
          <w:p w14:paraId="7A7028B4" w14:textId="77777777" w:rsidR="000223E8" w:rsidRPr="00D223F4" w:rsidRDefault="000223E8" w:rsidP="000223E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2685B10A"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1E598F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D66EB6" w14:textId="662D8061"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0223E8" w:rsidRPr="00D223F4" w14:paraId="04909303" w14:textId="77777777" w:rsidTr="00D223F4">
        <w:trPr>
          <w:trHeight w:val="290"/>
        </w:trPr>
        <w:tc>
          <w:tcPr>
            <w:tcW w:w="2194" w:type="dxa"/>
            <w:shd w:val="clear" w:color="auto" w:fill="auto"/>
            <w:noWrap/>
            <w:hideMark/>
          </w:tcPr>
          <w:p w14:paraId="4A0828A4" w14:textId="77777777" w:rsidR="000223E8" w:rsidRPr="00D223F4" w:rsidRDefault="000223E8" w:rsidP="000223E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4B12CB66"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B11F082"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0BFA5D" w14:textId="6A4466A4"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02D3E69" w14:textId="77777777" w:rsidTr="00D223F4">
        <w:trPr>
          <w:trHeight w:val="290"/>
        </w:trPr>
        <w:tc>
          <w:tcPr>
            <w:tcW w:w="2194" w:type="dxa"/>
            <w:shd w:val="clear" w:color="auto" w:fill="auto"/>
            <w:noWrap/>
            <w:hideMark/>
          </w:tcPr>
          <w:p w14:paraId="396489AC" w14:textId="77777777" w:rsidR="000223E8" w:rsidRPr="00D223F4" w:rsidRDefault="000223E8" w:rsidP="000223E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66453691"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4B3B5C"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1024C12" w14:textId="5994129E"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2C31E91C" w14:textId="77777777" w:rsidTr="00D223F4">
        <w:trPr>
          <w:trHeight w:val="290"/>
        </w:trPr>
        <w:tc>
          <w:tcPr>
            <w:tcW w:w="2194" w:type="dxa"/>
            <w:shd w:val="clear" w:color="auto" w:fill="auto"/>
            <w:noWrap/>
            <w:hideMark/>
          </w:tcPr>
          <w:p w14:paraId="52BFFCE3" w14:textId="77777777" w:rsidR="000223E8" w:rsidRPr="00D223F4" w:rsidRDefault="000223E8" w:rsidP="000223E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711B4941"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ED6333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5579E4" w14:textId="3A78389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1447721" w14:textId="77777777" w:rsidTr="00D223F4">
        <w:trPr>
          <w:trHeight w:val="290"/>
        </w:trPr>
        <w:tc>
          <w:tcPr>
            <w:tcW w:w="2194" w:type="dxa"/>
            <w:shd w:val="clear" w:color="auto" w:fill="auto"/>
            <w:noWrap/>
            <w:hideMark/>
          </w:tcPr>
          <w:p w14:paraId="11C8A361" w14:textId="77777777" w:rsidR="000223E8" w:rsidRPr="00D223F4" w:rsidRDefault="000223E8" w:rsidP="000223E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3239E86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96417C"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930694C" w14:textId="22954F4F"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0223E8" w:rsidRPr="00D223F4" w14:paraId="507C77CF" w14:textId="77777777" w:rsidTr="00D223F4">
        <w:trPr>
          <w:trHeight w:val="290"/>
        </w:trPr>
        <w:tc>
          <w:tcPr>
            <w:tcW w:w="2194" w:type="dxa"/>
            <w:shd w:val="clear" w:color="auto" w:fill="auto"/>
            <w:noWrap/>
            <w:hideMark/>
          </w:tcPr>
          <w:p w14:paraId="2A9B03C2" w14:textId="77777777" w:rsidR="000223E8" w:rsidRPr="00D223F4" w:rsidRDefault="000223E8" w:rsidP="000223E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3E674B8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BCA921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BE9FE" w14:textId="0B16977B"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079C401C" w14:textId="77777777" w:rsidTr="00D223F4">
        <w:trPr>
          <w:trHeight w:val="290"/>
        </w:trPr>
        <w:tc>
          <w:tcPr>
            <w:tcW w:w="2194" w:type="dxa"/>
            <w:shd w:val="clear" w:color="auto" w:fill="auto"/>
            <w:noWrap/>
            <w:hideMark/>
          </w:tcPr>
          <w:p w14:paraId="520D256D" w14:textId="77777777" w:rsidR="000223E8" w:rsidRPr="00D223F4" w:rsidRDefault="000223E8" w:rsidP="000223E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6AFC050"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F71940E"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61AFA5" w14:textId="4B3451BD"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2C20220B" w14:textId="77777777" w:rsidTr="00D223F4">
        <w:trPr>
          <w:trHeight w:val="290"/>
        </w:trPr>
        <w:tc>
          <w:tcPr>
            <w:tcW w:w="2194" w:type="dxa"/>
            <w:shd w:val="clear" w:color="auto" w:fill="auto"/>
            <w:noWrap/>
            <w:hideMark/>
          </w:tcPr>
          <w:p w14:paraId="10542C9F" w14:textId="77777777" w:rsidR="000223E8" w:rsidRPr="00D223F4" w:rsidRDefault="000223E8" w:rsidP="000223E8">
            <w:pPr>
              <w:rPr>
                <w:rFonts w:cs="Calibri"/>
                <w:color w:val="000000"/>
                <w:sz w:val="18"/>
                <w:szCs w:val="18"/>
              </w:rPr>
            </w:pPr>
            <w:r w:rsidRPr="00D223F4">
              <w:rPr>
                <w:rFonts w:cs="Calibri"/>
                <w:color w:val="000000"/>
                <w:sz w:val="18"/>
                <w:szCs w:val="18"/>
              </w:rPr>
              <w:t>isin</w:t>
            </w:r>
          </w:p>
        </w:tc>
        <w:tc>
          <w:tcPr>
            <w:tcW w:w="6803" w:type="dxa"/>
            <w:shd w:val="clear" w:color="auto" w:fill="auto"/>
            <w:noWrap/>
          </w:tcPr>
          <w:p w14:paraId="6FC0D55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3C60EFA"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076F4" w14:textId="5F945ED9"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lastRenderedPageBreak/>
              <w:t>Caso o campo não esteja preenchido com 12 caracteres, é acrescentado ‘ ’ à esquerda, até perfazer o comprimento de campo desejado.</w:t>
            </w:r>
          </w:p>
        </w:tc>
      </w:tr>
      <w:tr w:rsidR="000223E8" w:rsidRPr="00D223F4" w14:paraId="50E305FC" w14:textId="77777777" w:rsidTr="00D223F4">
        <w:trPr>
          <w:trHeight w:val="290"/>
        </w:trPr>
        <w:tc>
          <w:tcPr>
            <w:tcW w:w="2194" w:type="dxa"/>
            <w:shd w:val="clear" w:color="auto" w:fill="auto"/>
            <w:noWrap/>
            <w:hideMark/>
          </w:tcPr>
          <w:p w14:paraId="67C6CAB3" w14:textId="77777777" w:rsidR="000223E8" w:rsidRPr="00D223F4" w:rsidRDefault="000223E8" w:rsidP="000223E8">
            <w:pPr>
              <w:rPr>
                <w:rFonts w:cs="Calibri"/>
                <w:color w:val="000000"/>
                <w:sz w:val="18"/>
                <w:szCs w:val="18"/>
              </w:rPr>
            </w:pPr>
            <w:r w:rsidRPr="00D223F4">
              <w:rPr>
                <w:rFonts w:cs="Calibri"/>
                <w:color w:val="000000"/>
                <w:sz w:val="18"/>
                <w:szCs w:val="18"/>
              </w:rPr>
              <w:lastRenderedPageBreak/>
              <w:t>cprodutol</w:t>
            </w:r>
          </w:p>
        </w:tc>
        <w:tc>
          <w:tcPr>
            <w:tcW w:w="6803" w:type="dxa"/>
            <w:shd w:val="clear" w:color="auto" w:fill="auto"/>
            <w:noWrap/>
          </w:tcPr>
          <w:p w14:paraId="26F52873"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61D8797"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05B128A" w14:textId="4E6F097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3D2FFD05" w14:textId="77777777" w:rsidTr="00D223F4">
        <w:trPr>
          <w:trHeight w:val="290"/>
        </w:trPr>
        <w:tc>
          <w:tcPr>
            <w:tcW w:w="2194" w:type="dxa"/>
            <w:shd w:val="clear" w:color="auto" w:fill="auto"/>
            <w:noWrap/>
            <w:hideMark/>
          </w:tcPr>
          <w:p w14:paraId="306963D3" w14:textId="77777777" w:rsidR="000223E8" w:rsidRPr="00D223F4" w:rsidRDefault="000223E8" w:rsidP="000223E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481A75B5"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227679"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274FDF" w14:textId="7EB62DCA"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65FF00FF" w14:textId="77777777" w:rsidTr="00D223F4">
        <w:trPr>
          <w:trHeight w:val="290"/>
        </w:trPr>
        <w:tc>
          <w:tcPr>
            <w:tcW w:w="2194" w:type="dxa"/>
            <w:shd w:val="clear" w:color="auto" w:fill="auto"/>
            <w:noWrap/>
            <w:hideMark/>
          </w:tcPr>
          <w:p w14:paraId="750A8EF1" w14:textId="77777777" w:rsidR="000223E8" w:rsidRPr="00D223F4" w:rsidRDefault="000223E8" w:rsidP="000223E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64B9C5DC"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5E8774B"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11AA37F" w14:textId="6967C9B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0223E8" w:rsidRPr="00D223F4" w14:paraId="4E55C799" w14:textId="77777777" w:rsidTr="00D223F4">
        <w:trPr>
          <w:trHeight w:val="290"/>
        </w:trPr>
        <w:tc>
          <w:tcPr>
            <w:tcW w:w="2194" w:type="dxa"/>
            <w:shd w:val="clear" w:color="auto" w:fill="auto"/>
            <w:noWrap/>
            <w:hideMark/>
          </w:tcPr>
          <w:p w14:paraId="02D629E1" w14:textId="77777777" w:rsidR="000223E8" w:rsidRPr="00D223F4" w:rsidRDefault="000223E8" w:rsidP="000223E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3ECB7717"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EA48F97"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D115E26" w14:textId="0B19748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0223E8" w:rsidRPr="00D223F4" w14:paraId="6AB0CD8E" w14:textId="77777777" w:rsidTr="00D223F4">
        <w:trPr>
          <w:trHeight w:val="290"/>
        </w:trPr>
        <w:tc>
          <w:tcPr>
            <w:tcW w:w="2194" w:type="dxa"/>
            <w:shd w:val="clear" w:color="auto" w:fill="auto"/>
            <w:noWrap/>
            <w:hideMark/>
          </w:tcPr>
          <w:p w14:paraId="4BD729CC" w14:textId="77777777" w:rsidR="000223E8" w:rsidRPr="00D223F4" w:rsidRDefault="000223E8" w:rsidP="000223E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1B9B792C" w14:textId="77777777" w:rsidR="008779F2" w:rsidRPr="0067670C"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86B628F" w14:textId="36843D2A"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0223E8" w:rsidRPr="00D223F4" w14:paraId="3308DDCD" w14:textId="77777777" w:rsidTr="00D223F4">
        <w:trPr>
          <w:trHeight w:val="290"/>
        </w:trPr>
        <w:tc>
          <w:tcPr>
            <w:tcW w:w="2194" w:type="dxa"/>
            <w:shd w:val="clear" w:color="auto" w:fill="auto"/>
            <w:noWrap/>
            <w:hideMark/>
          </w:tcPr>
          <w:p w14:paraId="1BCAB6FA" w14:textId="77777777" w:rsidR="000223E8" w:rsidRPr="00D223F4" w:rsidRDefault="000223E8" w:rsidP="000223E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EFE3FB0"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ADE0DDE"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ADA47FF" w14:textId="1686C2BD"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49C8B45" w14:textId="77777777" w:rsidTr="00D223F4">
        <w:trPr>
          <w:trHeight w:val="290"/>
        </w:trPr>
        <w:tc>
          <w:tcPr>
            <w:tcW w:w="2194" w:type="dxa"/>
            <w:shd w:val="clear" w:color="auto" w:fill="auto"/>
            <w:noWrap/>
            <w:hideMark/>
          </w:tcPr>
          <w:p w14:paraId="7631C4FB" w14:textId="77777777" w:rsidR="000223E8" w:rsidRPr="00D223F4" w:rsidRDefault="000223E8" w:rsidP="000223E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5789186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17B4699"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5EC445" w14:textId="291BDDB5"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6E2F45D6" w14:textId="77777777" w:rsidTr="00D223F4">
        <w:trPr>
          <w:trHeight w:val="290"/>
        </w:trPr>
        <w:tc>
          <w:tcPr>
            <w:tcW w:w="2194" w:type="dxa"/>
            <w:shd w:val="clear" w:color="auto" w:fill="auto"/>
            <w:noWrap/>
            <w:hideMark/>
          </w:tcPr>
          <w:p w14:paraId="4497A7D0" w14:textId="77777777" w:rsidR="000223E8" w:rsidRPr="00D223F4" w:rsidRDefault="000223E8" w:rsidP="000223E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1881489"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88B652"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90DB6ED" w14:textId="56EF3A36"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0223E8" w:rsidRPr="00D223F4" w14:paraId="2F83F4E4" w14:textId="77777777" w:rsidTr="00D223F4">
        <w:trPr>
          <w:trHeight w:val="290"/>
        </w:trPr>
        <w:tc>
          <w:tcPr>
            <w:tcW w:w="2194" w:type="dxa"/>
            <w:shd w:val="clear" w:color="auto" w:fill="auto"/>
            <w:noWrap/>
            <w:hideMark/>
          </w:tcPr>
          <w:p w14:paraId="2697153C" w14:textId="77777777" w:rsidR="000223E8" w:rsidRPr="00D223F4" w:rsidRDefault="000223E8" w:rsidP="000223E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545021FF"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1350E3A"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D166742" w14:textId="18693753"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0223E8" w:rsidRPr="00D223F4" w14:paraId="0653332B" w14:textId="77777777" w:rsidTr="00D223F4">
        <w:trPr>
          <w:trHeight w:val="290"/>
        </w:trPr>
        <w:tc>
          <w:tcPr>
            <w:tcW w:w="2194" w:type="dxa"/>
            <w:shd w:val="clear" w:color="auto" w:fill="auto"/>
            <w:noWrap/>
            <w:hideMark/>
          </w:tcPr>
          <w:p w14:paraId="7456A538" w14:textId="77777777" w:rsidR="000223E8" w:rsidRPr="00D223F4" w:rsidRDefault="000223E8" w:rsidP="000223E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65FC2ED9" w14:textId="77777777" w:rsidR="008779F2" w:rsidRDefault="008779F2"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69E3AF6" w14:textId="77777777"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0D3FBE" w14:textId="7B940ADB"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24DA99E" w14:textId="77777777" w:rsidTr="00D223F4">
        <w:trPr>
          <w:trHeight w:val="290"/>
        </w:trPr>
        <w:tc>
          <w:tcPr>
            <w:tcW w:w="2194" w:type="dxa"/>
            <w:shd w:val="clear" w:color="auto" w:fill="auto"/>
            <w:noWrap/>
            <w:hideMark/>
          </w:tcPr>
          <w:p w14:paraId="40DEB59D" w14:textId="77777777" w:rsidR="000223E8" w:rsidRPr="00D223F4" w:rsidRDefault="000223E8" w:rsidP="000223E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5055CEDB" w14:textId="77777777" w:rsidR="008779F2" w:rsidRDefault="008779F2"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6ED8872" w14:textId="44BA971B" w:rsidR="008779F2" w:rsidRDefault="008779F2"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61983708" w14:textId="77777777" w:rsidR="008779F2" w:rsidRDefault="008779F2"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AEA1C55" w14:textId="7D2B0097" w:rsidR="000223E8" w:rsidRPr="008779F2" w:rsidRDefault="008779F2"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522E86DC" w14:textId="77777777" w:rsidR="00D223F4" w:rsidRDefault="00D223F4" w:rsidP="00735709">
      <w:pPr>
        <w:jc w:val="both"/>
        <w:rPr>
          <w:rFonts w:cs="Calibri"/>
          <w:i/>
        </w:rPr>
      </w:pPr>
    </w:p>
    <w:p w14:paraId="42EA1D8A" w14:textId="77777777" w:rsidR="00EB332E" w:rsidRPr="00EB332E" w:rsidRDefault="00EB332E" w:rsidP="00EB332E"/>
    <w:p w14:paraId="05571351" w14:textId="486A5EEC" w:rsidR="008B6B55" w:rsidRPr="00AA4469" w:rsidRDefault="008B6B55" w:rsidP="00666790">
      <w:pPr>
        <w:pStyle w:val="Heading5"/>
        <w:rPr>
          <w:i/>
        </w:rPr>
      </w:pPr>
      <w:bookmarkStart w:id="133" w:name="_Toc163902279"/>
      <w:bookmarkStart w:id="134" w:name="_Toc168671672"/>
      <w:r w:rsidRPr="007314D4">
        <w:rPr>
          <w:i/>
        </w:rPr>
        <w:t>View</w:t>
      </w:r>
      <w:r>
        <w:t xml:space="preserve"> da tabela de avaliações </w:t>
      </w:r>
      <w:r w:rsidRPr="00C21A6B">
        <w:t xml:space="preserve">de </w:t>
      </w:r>
      <w:r>
        <w:t>processos</w:t>
      </w:r>
      <w:r w:rsidR="000836DD">
        <w:t>/cauções</w:t>
      </w:r>
      <w:r>
        <w:t xml:space="preserve"> reais para BDR - BST:</w:t>
      </w:r>
      <w:r w:rsidRPr="00C21A6B">
        <w:t xml:space="preserve"> </w:t>
      </w:r>
      <w:r w:rsidRPr="00AA4469">
        <w:rPr>
          <w:i/>
        </w:rPr>
        <w:t>cd_garantias.gt017_report_biyr9520_bst</w:t>
      </w:r>
      <w:bookmarkEnd w:id="133"/>
      <w:bookmarkEnd w:id="134"/>
    </w:p>
    <w:p w14:paraId="2336224D" w14:textId="20891C64"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cd_garantias.gt017_report_biyr9520_bst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0D1A342A" w14:textId="3076BAFF" w:rsidR="00244976" w:rsidRDefault="00735709" w:rsidP="007314D4">
      <w:pPr>
        <w:spacing w:after="160" w:line="259" w:lineRule="auto"/>
        <w:jc w:val="both"/>
        <w:rPr>
          <w:rFonts w:eastAsiaTheme="minorHAnsi" w:cstheme="minorBidi"/>
          <w:szCs w:val="22"/>
          <w:lang w:eastAsia="en-US"/>
        </w:rPr>
      </w:pPr>
      <w:r w:rsidRPr="00720567">
        <w:rPr>
          <w:rFonts w:eastAsiaTheme="minorHAnsi" w:cstheme="minorBidi"/>
          <w:szCs w:val="22"/>
          <w:lang w:eastAsia="en-US"/>
        </w:rPr>
        <w:lastRenderedPageBreak/>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p w14:paraId="0877C8FA" w14:textId="799F7B5F" w:rsidR="009E0D3A" w:rsidRPr="009E0D3A" w:rsidRDefault="009E0D3A" w:rsidP="009E0D3A">
      <w:pPr>
        <w:pStyle w:val="Caption"/>
        <w:jc w:val="center"/>
        <w:rPr>
          <w:rFonts w:cs="Calibri"/>
          <w:b/>
          <w:i w:val="0"/>
          <w:color w:val="000000" w:themeColor="text1"/>
          <w:sz w:val="22"/>
          <w:szCs w:val="22"/>
        </w:rPr>
      </w:pPr>
      <w:bookmarkStart w:id="135" w:name="_Toc168413863"/>
      <w:r w:rsidRPr="009E0D3A">
        <w:rPr>
          <w:b/>
          <w:color w:val="000000" w:themeColor="text1"/>
          <w:sz w:val="22"/>
          <w:szCs w:val="22"/>
        </w:rPr>
        <w:t xml:space="preserve">Tabela </w:t>
      </w:r>
      <w:r w:rsidRPr="009E0D3A">
        <w:rPr>
          <w:b/>
          <w:color w:val="000000" w:themeColor="text1"/>
          <w:sz w:val="22"/>
          <w:szCs w:val="22"/>
        </w:rPr>
        <w:fldChar w:fldCharType="begin"/>
      </w:r>
      <w:r w:rsidRPr="009E0D3A">
        <w:rPr>
          <w:b/>
          <w:color w:val="000000" w:themeColor="text1"/>
          <w:sz w:val="22"/>
          <w:szCs w:val="22"/>
        </w:rPr>
        <w:instrText xml:space="preserve"> SEQ Tabela \* ARABIC </w:instrText>
      </w:r>
      <w:r w:rsidRPr="009E0D3A">
        <w:rPr>
          <w:b/>
          <w:color w:val="000000" w:themeColor="text1"/>
          <w:sz w:val="22"/>
          <w:szCs w:val="22"/>
        </w:rPr>
        <w:fldChar w:fldCharType="separate"/>
      </w:r>
      <w:r w:rsidR="00C8031D">
        <w:rPr>
          <w:b/>
          <w:noProof/>
          <w:color w:val="000000" w:themeColor="text1"/>
          <w:sz w:val="22"/>
          <w:szCs w:val="22"/>
        </w:rPr>
        <w:t>25</w:t>
      </w:r>
      <w:r w:rsidRPr="009E0D3A">
        <w:rPr>
          <w:b/>
          <w:color w:val="000000" w:themeColor="text1"/>
          <w:sz w:val="22"/>
          <w:szCs w:val="22"/>
        </w:rPr>
        <w:fldChar w:fldCharType="end"/>
      </w:r>
      <w:r w:rsidRPr="009E0D3A">
        <w:rPr>
          <w:b/>
          <w:color w:val="000000" w:themeColor="text1"/>
          <w:sz w:val="22"/>
          <w:szCs w:val="22"/>
        </w:rPr>
        <w:t>: Detalhe dos campos e das suas transformações da cd_garantias.gt017_report_biyr9520_bst</w:t>
      </w:r>
      <w:bookmarkEnd w:id="135"/>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244976" w:rsidRPr="00244976" w14:paraId="4B0653CC" w14:textId="77777777" w:rsidTr="00B935DB">
        <w:trPr>
          <w:trHeight w:val="290"/>
          <w:tblHeader/>
        </w:trPr>
        <w:tc>
          <w:tcPr>
            <w:tcW w:w="2194" w:type="dxa"/>
            <w:shd w:val="clear" w:color="auto" w:fill="FF0000"/>
            <w:noWrap/>
            <w:hideMark/>
          </w:tcPr>
          <w:p w14:paraId="200071D1" w14:textId="02394EE0" w:rsidR="00244976" w:rsidRPr="00244976" w:rsidRDefault="00B935DB" w:rsidP="00244976">
            <w:pPr>
              <w:rPr>
                <w:rFonts w:cs="Calibri"/>
                <w:b/>
                <w:bCs/>
                <w:color w:val="FFFFFF"/>
                <w:sz w:val="18"/>
                <w:szCs w:val="18"/>
                <w:lang w:val="en-US"/>
              </w:rPr>
            </w:pPr>
            <w:r>
              <w:rPr>
                <w:rFonts w:cs="Calibri"/>
                <w:b/>
                <w:bCs/>
                <w:color w:val="FFFFFF"/>
                <w:sz w:val="18"/>
                <w:szCs w:val="18"/>
                <w:lang w:val="en-US"/>
              </w:rPr>
              <w:t>Campos</w:t>
            </w:r>
            <w:r w:rsidR="00244976" w:rsidRPr="00244976">
              <w:rPr>
                <w:rFonts w:cs="Calibri"/>
                <w:b/>
                <w:bCs/>
                <w:color w:val="FFFFFF"/>
                <w:sz w:val="18"/>
                <w:szCs w:val="18"/>
                <w:lang w:val="en-US"/>
              </w:rPr>
              <w:t xml:space="preserve"> da </w:t>
            </w:r>
            <w:r w:rsidR="00244976" w:rsidRPr="00244976">
              <w:rPr>
                <w:rFonts w:cs="Calibri"/>
                <w:b/>
                <w:bCs/>
                <w:i/>
                <w:color w:val="FFFFFF"/>
                <w:sz w:val="18"/>
                <w:szCs w:val="18"/>
                <w:lang w:val="en-US"/>
              </w:rPr>
              <w:t>view</w:t>
            </w:r>
          </w:p>
          <w:p w14:paraId="549846AD" w14:textId="66D686BD" w:rsidR="00244976" w:rsidRPr="00244976" w:rsidRDefault="00244976" w:rsidP="00244976">
            <w:pPr>
              <w:rPr>
                <w:rFonts w:cs="Calibri"/>
                <w:color w:val="000000"/>
                <w:sz w:val="18"/>
                <w:szCs w:val="18"/>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w:t>
            </w:r>
            <w:r w:rsidRPr="00244976">
              <w:rPr>
                <w:rFonts w:cs="Calibri"/>
                <w:b/>
                <w:bCs/>
                <w:i/>
                <w:color w:val="FFFFFF"/>
                <w:sz w:val="18"/>
                <w:szCs w:val="18"/>
                <w:lang w:val="en-US"/>
              </w:rPr>
              <w:t>0_bst</w:t>
            </w:r>
          </w:p>
        </w:tc>
        <w:tc>
          <w:tcPr>
            <w:tcW w:w="6803" w:type="dxa"/>
            <w:shd w:val="clear" w:color="auto" w:fill="FF0000"/>
            <w:noWrap/>
            <w:hideMark/>
          </w:tcPr>
          <w:p w14:paraId="70DC35BC" w14:textId="3FE0ED42" w:rsidR="00244976" w:rsidRPr="00244976" w:rsidRDefault="00244976" w:rsidP="00244976">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244976" w:rsidRPr="00244976" w14:paraId="2819E98E" w14:textId="77777777" w:rsidTr="00244976">
        <w:trPr>
          <w:trHeight w:val="290"/>
        </w:trPr>
        <w:tc>
          <w:tcPr>
            <w:tcW w:w="2194" w:type="dxa"/>
            <w:shd w:val="clear" w:color="auto" w:fill="auto"/>
            <w:noWrap/>
            <w:hideMark/>
          </w:tcPr>
          <w:p w14:paraId="4CC9A588" w14:textId="77777777" w:rsidR="00244976" w:rsidRPr="00244976" w:rsidRDefault="00244976" w:rsidP="00244976">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760B1500" w14:textId="77777777" w:rsidR="00244976" w:rsidRDefault="00244976"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231AA59" w14:textId="77777777" w:rsidR="00244976" w:rsidRDefault="00244976"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EE025E0" w14:textId="6660C9DC" w:rsidR="00244976" w:rsidRPr="00244976" w:rsidRDefault="00244976" w:rsidP="00F63E90">
            <w:pPr>
              <w:pStyle w:val="ListParagraph"/>
              <w:numPr>
                <w:ilvl w:val="0"/>
                <w:numId w:val="57"/>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E92418" w:rsidRPr="00244976" w14:paraId="2164AEA9" w14:textId="77777777" w:rsidTr="00244976">
        <w:trPr>
          <w:trHeight w:val="290"/>
        </w:trPr>
        <w:tc>
          <w:tcPr>
            <w:tcW w:w="2194" w:type="dxa"/>
            <w:shd w:val="clear" w:color="auto" w:fill="auto"/>
            <w:noWrap/>
            <w:hideMark/>
          </w:tcPr>
          <w:p w14:paraId="0521A4B6" w14:textId="77777777" w:rsidR="00E92418" w:rsidRPr="00244976" w:rsidRDefault="00E92418" w:rsidP="00E92418">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7BEF2AB6"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B88F77" w14:textId="214682E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20F381E9" w14:textId="77777777" w:rsidTr="00244976">
        <w:trPr>
          <w:trHeight w:val="290"/>
        </w:trPr>
        <w:tc>
          <w:tcPr>
            <w:tcW w:w="2194" w:type="dxa"/>
            <w:shd w:val="clear" w:color="auto" w:fill="auto"/>
            <w:noWrap/>
            <w:hideMark/>
          </w:tcPr>
          <w:p w14:paraId="2E8D488F" w14:textId="77777777" w:rsidR="00E92418" w:rsidRPr="00244976" w:rsidRDefault="00E92418" w:rsidP="00E92418">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29198CD9"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3D3700"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D257481" w14:textId="4B73D07E"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E92418" w:rsidRPr="00244976" w14:paraId="39FA42C0" w14:textId="77777777" w:rsidTr="00244976">
        <w:trPr>
          <w:trHeight w:val="290"/>
        </w:trPr>
        <w:tc>
          <w:tcPr>
            <w:tcW w:w="2194" w:type="dxa"/>
            <w:shd w:val="clear" w:color="auto" w:fill="auto"/>
            <w:noWrap/>
            <w:hideMark/>
          </w:tcPr>
          <w:p w14:paraId="38CB83AA" w14:textId="77777777" w:rsidR="00E92418" w:rsidRPr="00244976" w:rsidRDefault="00E92418" w:rsidP="00E92418">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4C935B54"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23897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286D730" w14:textId="0A5DA646"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1A09E9EE" w14:textId="77777777" w:rsidTr="00244976">
        <w:trPr>
          <w:trHeight w:val="290"/>
        </w:trPr>
        <w:tc>
          <w:tcPr>
            <w:tcW w:w="2194" w:type="dxa"/>
            <w:shd w:val="clear" w:color="auto" w:fill="auto"/>
            <w:noWrap/>
            <w:hideMark/>
          </w:tcPr>
          <w:p w14:paraId="50DF9265" w14:textId="77777777" w:rsidR="00E92418" w:rsidRPr="00244976" w:rsidRDefault="00E92418" w:rsidP="00E92418">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197EF7CA"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0013F2" w14:textId="183152E5"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E92418" w:rsidRPr="00244976" w14:paraId="0670F2C8" w14:textId="77777777" w:rsidTr="00244976">
        <w:trPr>
          <w:trHeight w:val="290"/>
        </w:trPr>
        <w:tc>
          <w:tcPr>
            <w:tcW w:w="2194" w:type="dxa"/>
            <w:shd w:val="clear" w:color="auto" w:fill="auto"/>
            <w:noWrap/>
            <w:hideMark/>
          </w:tcPr>
          <w:p w14:paraId="09602016" w14:textId="77777777" w:rsidR="00E92418" w:rsidRPr="00244976" w:rsidRDefault="00E92418" w:rsidP="00E92418">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5533CAEC" w14:textId="77777777" w:rsidR="00E92418" w:rsidRDefault="00E92418"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EFCAB2F" w14:textId="4AFF3728"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E3FEFAE" w14:textId="77777777" w:rsidR="00E92418" w:rsidRDefault="00E92418"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7BBB08D" w14:textId="7BC716C1"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E92418" w:rsidRPr="00244976" w14:paraId="7FEA97CB" w14:textId="77777777" w:rsidTr="00244976">
        <w:trPr>
          <w:trHeight w:val="290"/>
        </w:trPr>
        <w:tc>
          <w:tcPr>
            <w:tcW w:w="2194" w:type="dxa"/>
            <w:shd w:val="clear" w:color="auto" w:fill="auto"/>
            <w:noWrap/>
            <w:hideMark/>
          </w:tcPr>
          <w:p w14:paraId="361EA92A" w14:textId="77777777" w:rsidR="00E92418" w:rsidRPr="00244976" w:rsidRDefault="00E92418" w:rsidP="00E92418">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78915BE2"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B7EF6E4"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14C872D" w14:textId="50D28A87"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70860C75" w14:textId="77777777" w:rsidTr="00244976">
        <w:trPr>
          <w:trHeight w:val="290"/>
        </w:trPr>
        <w:tc>
          <w:tcPr>
            <w:tcW w:w="2194" w:type="dxa"/>
            <w:shd w:val="clear" w:color="auto" w:fill="auto"/>
            <w:noWrap/>
            <w:hideMark/>
          </w:tcPr>
          <w:p w14:paraId="65CE4DC4" w14:textId="77777777" w:rsidR="00E92418" w:rsidRPr="00244976" w:rsidRDefault="00E92418" w:rsidP="00E92418">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4CC1D4A3"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30751CC"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8A3E55" w14:textId="75EFDBCE"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E92418" w:rsidRPr="00244976" w14:paraId="4F366F10" w14:textId="77777777" w:rsidTr="00244976">
        <w:trPr>
          <w:trHeight w:val="290"/>
        </w:trPr>
        <w:tc>
          <w:tcPr>
            <w:tcW w:w="2194" w:type="dxa"/>
            <w:shd w:val="clear" w:color="auto" w:fill="auto"/>
            <w:noWrap/>
            <w:hideMark/>
          </w:tcPr>
          <w:p w14:paraId="6198CC94" w14:textId="77777777" w:rsidR="00E92418" w:rsidRPr="00244976" w:rsidRDefault="00E92418" w:rsidP="00E92418">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79BA2C14"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639F732"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DED2F25" w14:textId="1D14C56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E92418" w:rsidRPr="00244976" w14:paraId="5DE34C37" w14:textId="77777777" w:rsidTr="00244976">
        <w:trPr>
          <w:trHeight w:val="290"/>
        </w:trPr>
        <w:tc>
          <w:tcPr>
            <w:tcW w:w="2194" w:type="dxa"/>
            <w:shd w:val="clear" w:color="auto" w:fill="auto"/>
            <w:noWrap/>
            <w:hideMark/>
          </w:tcPr>
          <w:p w14:paraId="764FA3BB" w14:textId="77777777" w:rsidR="00E92418" w:rsidRPr="00244976" w:rsidRDefault="00E92418" w:rsidP="00E92418">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562A6510"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37404A9"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84944DA" w14:textId="04E385D0"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E92418" w:rsidRPr="00244976" w14:paraId="6AE794C2" w14:textId="77777777" w:rsidTr="00244976">
        <w:trPr>
          <w:trHeight w:val="290"/>
        </w:trPr>
        <w:tc>
          <w:tcPr>
            <w:tcW w:w="2194" w:type="dxa"/>
            <w:shd w:val="clear" w:color="auto" w:fill="auto"/>
            <w:noWrap/>
            <w:hideMark/>
          </w:tcPr>
          <w:p w14:paraId="73EFBED5" w14:textId="77777777" w:rsidR="00E92418" w:rsidRPr="00244976" w:rsidRDefault="00E92418" w:rsidP="00E92418">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12233C7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CD405E9"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F78DDF3" w14:textId="703686AE" w:rsidR="00E92418" w:rsidRPr="00CF35EB"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5B1461DE" w14:textId="77777777" w:rsidTr="00244976">
        <w:trPr>
          <w:trHeight w:val="290"/>
        </w:trPr>
        <w:tc>
          <w:tcPr>
            <w:tcW w:w="2194" w:type="dxa"/>
            <w:shd w:val="clear" w:color="auto" w:fill="auto"/>
            <w:noWrap/>
            <w:hideMark/>
          </w:tcPr>
          <w:p w14:paraId="5142BC61" w14:textId="77777777" w:rsidR="00E92418" w:rsidRPr="00244976" w:rsidRDefault="00E92418" w:rsidP="00E92418">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3ED28A3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E0DD60C"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1B048" w14:textId="7AE7B023"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01F2BFEF" w14:textId="77777777" w:rsidTr="00244976">
        <w:trPr>
          <w:trHeight w:val="290"/>
        </w:trPr>
        <w:tc>
          <w:tcPr>
            <w:tcW w:w="2194" w:type="dxa"/>
            <w:shd w:val="clear" w:color="auto" w:fill="auto"/>
            <w:noWrap/>
            <w:hideMark/>
          </w:tcPr>
          <w:p w14:paraId="37FB65D4" w14:textId="77777777" w:rsidR="00E92418" w:rsidRPr="00244976" w:rsidRDefault="00E92418" w:rsidP="00E92418">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3391938D"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D666C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27E4A3C" w14:textId="1CC4BF82"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3B559BD2" w14:textId="77777777" w:rsidTr="00244976">
        <w:trPr>
          <w:trHeight w:val="290"/>
        </w:trPr>
        <w:tc>
          <w:tcPr>
            <w:tcW w:w="2194" w:type="dxa"/>
            <w:shd w:val="clear" w:color="auto" w:fill="auto"/>
            <w:noWrap/>
            <w:hideMark/>
          </w:tcPr>
          <w:p w14:paraId="58B9E906" w14:textId="77777777" w:rsidR="00E92418" w:rsidRPr="00244976" w:rsidRDefault="00E92418" w:rsidP="00E92418">
            <w:pPr>
              <w:rPr>
                <w:rFonts w:cs="Calibri"/>
                <w:color w:val="000000"/>
                <w:sz w:val="18"/>
                <w:szCs w:val="18"/>
              </w:rPr>
            </w:pPr>
            <w:r w:rsidRPr="00244976">
              <w:rPr>
                <w:rFonts w:cs="Calibri"/>
                <w:color w:val="000000"/>
                <w:sz w:val="18"/>
                <w:szCs w:val="18"/>
              </w:rPr>
              <w:lastRenderedPageBreak/>
              <w:t>isin</w:t>
            </w:r>
          </w:p>
        </w:tc>
        <w:tc>
          <w:tcPr>
            <w:tcW w:w="6803" w:type="dxa"/>
            <w:shd w:val="clear" w:color="auto" w:fill="auto"/>
            <w:noWrap/>
          </w:tcPr>
          <w:p w14:paraId="72EB3489"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44B7244"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2D63AB" w14:textId="0558F71C"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E92418" w:rsidRPr="00244976" w14:paraId="2EA43E47" w14:textId="77777777" w:rsidTr="00244976">
        <w:trPr>
          <w:trHeight w:val="290"/>
        </w:trPr>
        <w:tc>
          <w:tcPr>
            <w:tcW w:w="2194" w:type="dxa"/>
            <w:shd w:val="clear" w:color="auto" w:fill="auto"/>
            <w:noWrap/>
            <w:hideMark/>
          </w:tcPr>
          <w:p w14:paraId="5E479523" w14:textId="77777777" w:rsidR="00E92418" w:rsidRPr="00244976" w:rsidRDefault="00E92418" w:rsidP="00E92418">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19FF23FC"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315559" w14:textId="72EE836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53CAF56A" w14:textId="77777777" w:rsidTr="00244976">
        <w:trPr>
          <w:trHeight w:val="290"/>
        </w:trPr>
        <w:tc>
          <w:tcPr>
            <w:tcW w:w="2194" w:type="dxa"/>
            <w:shd w:val="clear" w:color="auto" w:fill="auto"/>
            <w:noWrap/>
            <w:hideMark/>
          </w:tcPr>
          <w:p w14:paraId="6DF608E0" w14:textId="77777777" w:rsidR="00E92418" w:rsidRPr="00244976" w:rsidRDefault="00E92418" w:rsidP="00E92418">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70C26C00"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2BF6679" w14:textId="1758ABC6"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3ADA956F" w14:textId="77777777" w:rsidTr="00244976">
        <w:trPr>
          <w:trHeight w:val="290"/>
        </w:trPr>
        <w:tc>
          <w:tcPr>
            <w:tcW w:w="2194" w:type="dxa"/>
            <w:shd w:val="clear" w:color="auto" w:fill="auto"/>
            <w:noWrap/>
            <w:hideMark/>
          </w:tcPr>
          <w:p w14:paraId="2C35CBF6" w14:textId="77777777" w:rsidR="00E92418" w:rsidRPr="00244976" w:rsidRDefault="00E92418" w:rsidP="00E92418">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6FEE8C27"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DE57CA" w14:textId="63E42225"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338C934E" w14:textId="77777777" w:rsidTr="00244976">
        <w:trPr>
          <w:trHeight w:val="290"/>
        </w:trPr>
        <w:tc>
          <w:tcPr>
            <w:tcW w:w="2194" w:type="dxa"/>
            <w:shd w:val="clear" w:color="auto" w:fill="auto"/>
            <w:noWrap/>
            <w:hideMark/>
          </w:tcPr>
          <w:p w14:paraId="6EA38DE0" w14:textId="77777777" w:rsidR="00E92418" w:rsidRPr="00244976" w:rsidRDefault="00E92418" w:rsidP="00E92418">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19CA6863"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13683A"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386C051" w14:textId="54921D69"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43E69C61" w14:textId="77777777" w:rsidTr="00244976">
        <w:trPr>
          <w:trHeight w:val="290"/>
        </w:trPr>
        <w:tc>
          <w:tcPr>
            <w:tcW w:w="2194" w:type="dxa"/>
            <w:shd w:val="clear" w:color="auto" w:fill="auto"/>
            <w:noWrap/>
            <w:hideMark/>
          </w:tcPr>
          <w:p w14:paraId="32FBF3CC" w14:textId="77777777" w:rsidR="00E92418" w:rsidRPr="00244976" w:rsidRDefault="00E92418" w:rsidP="00E92418">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B477EBB"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0D5A2C7" w14:textId="77777777" w:rsidR="00E92418" w:rsidRPr="0067670C"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6C4B87F" w14:textId="302A12ED"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55486D64" w14:textId="77777777" w:rsidTr="00244976">
        <w:trPr>
          <w:trHeight w:val="290"/>
        </w:trPr>
        <w:tc>
          <w:tcPr>
            <w:tcW w:w="2194" w:type="dxa"/>
            <w:shd w:val="clear" w:color="auto" w:fill="auto"/>
            <w:noWrap/>
            <w:hideMark/>
          </w:tcPr>
          <w:p w14:paraId="010A1094" w14:textId="77777777" w:rsidR="00E92418" w:rsidRPr="00244976" w:rsidRDefault="00E92418" w:rsidP="00E92418">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2AC4C400"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99FF8C8"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2AC159" w14:textId="5C96F787"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E92418" w:rsidRPr="00244976" w14:paraId="76F5F1B3" w14:textId="77777777" w:rsidTr="00244976">
        <w:trPr>
          <w:trHeight w:val="290"/>
        </w:trPr>
        <w:tc>
          <w:tcPr>
            <w:tcW w:w="2194" w:type="dxa"/>
            <w:shd w:val="clear" w:color="auto" w:fill="auto"/>
            <w:noWrap/>
            <w:hideMark/>
          </w:tcPr>
          <w:p w14:paraId="569976A9" w14:textId="77777777" w:rsidR="00E92418" w:rsidRPr="00244976" w:rsidRDefault="00E92418" w:rsidP="00E92418">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586A095C" w14:textId="601E77F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79379674" w14:textId="77777777" w:rsidTr="00244976">
        <w:trPr>
          <w:trHeight w:val="290"/>
        </w:trPr>
        <w:tc>
          <w:tcPr>
            <w:tcW w:w="2194" w:type="dxa"/>
            <w:shd w:val="clear" w:color="auto" w:fill="auto"/>
            <w:noWrap/>
            <w:hideMark/>
          </w:tcPr>
          <w:p w14:paraId="544653B7" w14:textId="77777777" w:rsidR="00E92418" w:rsidRPr="00244976" w:rsidRDefault="00E92418" w:rsidP="00E92418">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41B8A397" w14:textId="77777777" w:rsidR="00E92418" w:rsidRDefault="00E92418"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368A687" w14:textId="77777777" w:rsidR="00E92418" w:rsidRDefault="00E92418"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067EB4" w14:textId="40C97E9B" w:rsidR="00E92418" w:rsidRPr="00E92418" w:rsidRDefault="00E92418"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7F916669" w14:textId="77777777" w:rsidR="00244976" w:rsidRPr="00244976" w:rsidRDefault="00244976" w:rsidP="00735709">
      <w:pPr>
        <w:jc w:val="both"/>
        <w:rPr>
          <w:rFonts w:cs="Calibri"/>
        </w:rPr>
      </w:pPr>
    </w:p>
    <w:p w14:paraId="5D120124" w14:textId="77777777" w:rsidR="00735709" w:rsidRPr="00735709" w:rsidRDefault="00735709" w:rsidP="00735709"/>
    <w:p w14:paraId="167809B6" w14:textId="561735E6" w:rsidR="008B6B55" w:rsidRPr="00AA4469" w:rsidRDefault="008B6B55" w:rsidP="00666790">
      <w:pPr>
        <w:pStyle w:val="Heading5"/>
        <w:rPr>
          <w:i/>
        </w:rPr>
      </w:pPr>
      <w:bookmarkStart w:id="136" w:name="_Toc163902280"/>
      <w:bookmarkStart w:id="137" w:name="_Toc168671673"/>
      <w:r w:rsidRPr="007314D4">
        <w:rPr>
          <w:i/>
        </w:rPr>
        <w:t>View</w:t>
      </w:r>
      <w:r>
        <w:t xml:space="preserve"> da tabela de responsabilidades e processos</w:t>
      </w:r>
      <w:r w:rsidR="000836DD">
        <w:t>/cauções</w:t>
      </w:r>
      <w:r>
        <w:t xml:space="preserve"> para BDR - IFIC: </w:t>
      </w:r>
      <w:r w:rsidRPr="00AA4469">
        <w:rPr>
          <w:i/>
        </w:rPr>
        <w:t>cd_garantias.gt015_report_biyr9500_ific</w:t>
      </w:r>
      <w:bookmarkEnd w:id="136"/>
      <w:bookmarkEnd w:id="137"/>
    </w:p>
    <w:p w14:paraId="02B9F512" w14:textId="5E2E5A20"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w:t>
      </w:r>
      <w:r w:rsidR="00A21D0C">
        <w:rPr>
          <w:rFonts w:eastAsiaTheme="minorHAnsi" w:cstheme="minorBidi"/>
          <w:i/>
          <w:szCs w:val="22"/>
          <w:lang w:eastAsia="en-US"/>
        </w:rPr>
        <w:t>rantias.gt015_report_biyr9500_ific</w:t>
      </w:r>
      <w:r w:rsidRPr="00720567">
        <w:rPr>
          <w:rFonts w:eastAsiaTheme="minorHAnsi" w:cstheme="minorBidi"/>
          <w: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Lease e Eurofac.</w:t>
      </w:r>
    </w:p>
    <w:p w14:paraId="32FB636B" w14:textId="39B144D7" w:rsidR="00735709"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p w14:paraId="60AAB130" w14:textId="5DF23ADA" w:rsidR="009E0D3A" w:rsidRPr="0065478D" w:rsidRDefault="0065478D" w:rsidP="0065478D">
      <w:pPr>
        <w:pStyle w:val="Caption"/>
        <w:jc w:val="center"/>
        <w:rPr>
          <w:rFonts w:eastAsiaTheme="minorHAnsi" w:cstheme="minorBidi"/>
          <w:b/>
          <w:color w:val="000000" w:themeColor="text1"/>
          <w:sz w:val="22"/>
          <w:szCs w:val="22"/>
          <w:lang w:eastAsia="en-US"/>
        </w:rPr>
      </w:pPr>
      <w:bookmarkStart w:id="138" w:name="_Toc168413864"/>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C8031D">
        <w:rPr>
          <w:b/>
          <w:noProof/>
          <w:color w:val="000000" w:themeColor="text1"/>
          <w:sz w:val="22"/>
          <w:szCs w:val="22"/>
        </w:rPr>
        <w:t>26</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cd_garantias.gt015_report_biyr9500_ific</w:t>
      </w:r>
      <w:bookmarkEnd w:id="138"/>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E84F8B" w:rsidRPr="00446992" w14:paraId="5E40E791" w14:textId="77777777" w:rsidTr="00FE1E54">
        <w:trPr>
          <w:trHeight w:val="290"/>
          <w:tblHeader/>
        </w:trPr>
        <w:tc>
          <w:tcPr>
            <w:tcW w:w="2194" w:type="dxa"/>
            <w:shd w:val="clear" w:color="auto" w:fill="FF0000"/>
            <w:noWrap/>
            <w:hideMark/>
          </w:tcPr>
          <w:p w14:paraId="3A49F627" w14:textId="2DEAF4C1" w:rsidR="00E84F8B" w:rsidRPr="0072109A" w:rsidRDefault="00B935DB" w:rsidP="00FE1E54">
            <w:pPr>
              <w:rPr>
                <w:rFonts w:cs="Calibri"/>
                <w:b/>
                <w:bCs/>
                <w:color w:val="FFFFFF"/>
                <w:sz w:val="18"/>
                <w:szCs w:val="18"/>
                <w:lang w:val="en-US"/>
              </w:rPr>
            </w:pPr>
            <w:r>
              <w:rPr>
                <w:rFonts w:cs="Calibri"/>
                <w:b/>
                <w:bCs/>
                <w:color w:val="FFFFFF"/>
                <w:sz w:val="18"/>
                <w:szCs w:val="18"/>
                <w:lang w:val="en-US"/>
              </w:rPr>
              <w:t>Campo</w:t>
            </w:r>
            <w:r w:rsidR="00E84F8B" w:rsidRPr="0072109A">
              <w:rPr>
                <w:rFonts w:cs="Calibri"/>
                <w:b/>
                <w:bCs/>
                <w:color w:val="FFFFFF"/>
                <w:sz w:val="18"/>
                <w:szCs w:val="18"/>
                <w:lang w:val="en-US"/>
              </w:rPr>
              <w:t xml:space="preserve">s da </w:t>
            </w:r>
            <w:r w:rsidR="00E84F8B" w:rsidRPr="0072109A">
              <w:rPr>
                <w:rFonts w:cs="Calibri"/>
                <w:b/>
                <w:bCs/>
                <w:i/>
                <w:color w:val="FFFFFF"/>
                <w:sz w:val="18"/>
                <w:szCs w:val="18"/>
                <w:lang w:val="en-US"/>
              </w:rPr>
              <w:t>view</w:t>
            </w:r>
          </w:p>
          <w:p w14:paraId="4275109B" w14:textId="0B89605A" w:rsidR="00E84F8B" w:rsidRPr="00446992" w:rsidRDefault="00E84F8B" w:rsidP="00E84F8B">
            <w:pPr>
              <w:rPr>
                <w:rFonts w:cs="Calibri"/>
                <w:color w:val="000000"/>
                <w:sz w:val="18"/>
                <w:szCs w:val="18"/>
                <w:lang w:val="en-US"/>
              </w:rPr>
            </w:pPr>
            <w:r>
              <w:rPr>
                <w:rFonts w:cs="Calibri"/>
                <w:b/>
                <w:bCs/>
                <w:i/>
                <w:color w:val="FFFFFF"/>
                <w:sz w:val="18"/>
                <w:szCs w:val="18"/>
                <w:lang w:val="en-US"/>
              </w:rPr>
              <w:t>gt015_report_biyr9500_ific</w:t>
            </w:r>
          </w:p>
        </w:tc>
        <w:tc>
          <w:tcPr>
            <w:tcW w:w="6803" w:type="dxa"/>
            <w:shd w:val="clear" w:color="auto" w:fill="FF0000"/>
            <w:noWrap/>
            <w:hideMark/>
          </w:tcPr>
          <w:p w14:paraId="200AED5E" w14:textId="77777777" w:rsidR="00E84F8B" w:rsidRPr="00446992" w:rsidRDefault="00E84F8B" w:rsidP="00FE1E54">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E84F8B" w:rsidRPr="00446992" w14:paraId="073EECDA" w14:textId="77777777" w:rsidTr="00FE1E54">
        <w:trPr>
          <w:trHeight w:val="290"/>
        </w:trPr>
        <w:tc>
          <w:tcPr>
            <w:tcW w:w="2194" w:type="dxa"/>
            <w:shd w:val="clear" w:color="auto" w:fill="auto"/>
            <w:noWrap/>
            <w:hideMark/>
          </w:tcPr>
          <w:p w14:paraId="7B009D42" w14:textId="77777777" w:rsidR="00E84F8B" w:rsidRPr="00446992" w:rsidRDefault="00E84F8B" w:rsidP="00FE1E54">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619DE948"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20B563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F6198D" w14:textId="77777777" w:rsidR="00E84F8B" w:rsidRPr="00446992"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E84F8B" w:rsidRPr="00446992" w14:paraId="6D16748A" w14:textId="77777777" w:rsidTr="00FE1E54">
        <w:trPr>
          <w:trHeight w:val="290"/>
        </w:trPr>
        <w:tc>
          <w:tcPr>
            <w:tcW w:w="2194" w:type="dxa"/>
            <w:shd w:val="clear" w:color="auto" w:fill="auto"/>
            <w:noWrap/>
            <w:hideMark/>
          </w:tcPr>
          <w:p w14:paraId="14111B44" w14:textId="77777777" w:rsidR="00E84F8B" w:rsidRPr="00446992" w:rsidRDefault="00E84F8B" w:rsidP="00FE1E54">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6F4FAD23"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B1FBD1"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0D477F6F" w14:textId="77777777" w:rsidTr="00FE1E54">
        <w:trPr>
          <w:trHeight w:val="290"/>
        </w:trPr>
        <w:tc>
          <w:tcPr>
            <w:tcW w:w="2194" w:type="dxa"/>
            <w:shd w:val="clear" w:color="auto" w:fill="auto"/>
            <w:noWrap/>
            <w:hideMark/>
          </w:tcPr>
          <w:p w14:paraId="1181B664"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ccontrglb</w:t>
            </w:r>
          </w:p>
        </w:tc>
        <w:tc>
          <w:tcPr>
            <w:tcW w:w="6803" w:type="dxa"/>
            <w:shd w:val="clear" w:color="auto" w:fill="auto"/>
            <w:noWrap/>
            <w:hideMark/>
          </w:tcPr>
          <w:p w14:paraId="383ECF4E"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CA3A6EB"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E84F8B" w:rsidRPr="00446992" w14:paraId="62D18473" w14:textId="77777777" w:rsidTr="00FE1E54">
        <w:trPr>
          <w:trHeight w:val="290"/>
        </w:trPr>
        <w:tc>
          <w:tcPr>
            <w:tcW w:w="2194" w:type="dxa"/>
            <w:shd w:val="clear" w:color="auto" w:fill="auto"/>
            <w:noWrap/>
            <w:hideMark/>
          </w:tcPr>
          <w:p w14:paraId="0AF074AF" w14:textId="77777777" w:rsidR="00E84F8B" w:rsidRPr="00446992" w:rsidRDefault="00E84F8B" w:rsidP="00FE1E54">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45B90942"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6A4FED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0133274" w14:textId="77777777" w:rsidTr="00FE1E54">
        <w:trPr>
          <w:trHeight w:val="290"/>
        </w:trPr>
        <w:tc>
          <w:tcPr>
            <w:tcW w:w="2194" w:type="dxa"/>
            <w:shd w:val="clear" w:color="auto" w:fill="auto"/>
            <w:noWrap/>
            <w:hideMark/>
          </w:tcPr>
          <w:p w14:paraId="1AD323C5" w14:textId="77777777" w:rsidR="00E84F8B" w:rsidRPr="00446992" w:rsidRDefault="00E84F8B" w:rsidP="00FE1E54">
            <w:pPr>
              <w:rPr>
                <w:rFonts w:cs="Calibri"/>
                <w:color w:val="000000"/>
                <w:sz w:val="18"/>
                <w:szCs w:val="18"/>
              </w:rPr>
            </w:pPr>
            <w:r w:rsidRPr="00446992">
              <w:rPr>
                <w:rFonts w:cs="Calibri"/>
                <w:color w:val="000000"/>
                <w:sz w:val="18"/>
                <w:szCs w:val="18"/>
              </w:rPr>
              <w:t>cgarglb</w:t>
            </w:r>
          </w:p>
        </w:tc>
        <w:tc>
          <w:tcPr>
            <w:tcW w:w="6803" w:type="dxa"/>
            <w:shd w:val="clear" w:color="auto" w:fill="auto"/>
            <w:noWrap/>
            <w:hideMark/>
          </w:tcPr>
          <w:p w14:paraId="310FF6F0" w14:textId="77777777" w:rsidR="00E84F8B" w:rsidRPr="0067670C"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C811BC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E84F8B" w:rsidRPr="00446992" w14:paraId="0D746850" w14:textId="77777777" w:rsidTr="00FE1E54">
        <w:trPr>
          <w:trHeight w:val="290"/>
        </w:trPr>
        <w:tc>
          <w:tcPr>
            <w:tcW w:w="2194" w:type="dxa"/>
            <w:shd w:val="clear" w:color="auto" w:fill="auto"/>
            <w:noWrap/>
            <w:hideMark/>
          </w:tcPr>
          <w:p w14:paraId="4B835678" w14:textId="77777777" w:rsidR="00E84F8B" w:rsidRPr="00446992" w:rsidRDefault="00E84F8B" w:rsidP="00FE1E54">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08991AA1"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49F4E9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E96778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1C8914BC" w14:textId="77777777" w:rsidTr="00FE1E54">
        <w:trPr>
          <w:trHeight w:val="290"/>
        </w:trPr>
        <w:tc>
          <w:tcPr>
            <w:tcW w:w="2194" w:type="dxa"/>
            <w:shd w:val="clear" w:color="auto" w:fill="auto"/>
            <w:noWrap/>
            <w:hideMark/>
          </w:tcPr>
          <w:p w14:paraId="45D2789D" w14:textId="77777777" w:rsidR="00E84F8B" w:rsidRPr="00446992" w:rsidRDefault="00E84F8B" w:rsidP="00FE1E54">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3669F7AD"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A4F7D1E"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67FB67F"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30BEEC89" w14:textId="77777777" w:rsidTr="00FE1E54">
        <w:trPr>
          <w:trHeight w:val="290"/>
        </w:trPr>
        <w:tc>
          <w:tcPr>
            <w:tcW w:w="2194" w:type="dxa"/>
            <w:shd w:val="clear" w:color="auto" w:fill="auto"/>
            <w:noWrap/>
            <w:hideMark/>
          </w:tcPr>
          <w:p w14:paraId="51ED27AB" w14:textId="77777777" w:rsidR="00E84F8B" w:rsidRPr="00446992" w:rsidRDefault="00E84F8B" w:rsidP="00FE1E54">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1217ADE1" w14:textId="77777777" w:rsidR="00E84F8B" w:rsidRDefault="00E84F8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17653A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373E903"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6712016F" w14:textId="77777777" w:rsidTr="00FE1E54">
        <w:trPr>
          <w:trHeight w:val="290"/>
        </w:trPr>
        <w:tc>
          <w:tcPr>
            <w:tcW w:w="2194" w:type="dxa"/>
            <w:shd w:val="clear" w:color="auto" w:fill="auto"/>
            <w:noWrap/>
            <w:hideMark/>
          </w:tcPr>
          <w:p w14:paraId="27851272" w14:textId="77777777" w:rsidR="00E84F8B" w:rsidRPr="00446992" w:rsidRDefault="00E84F8B" w:rsidP="00FE1E54">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37216E9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89D56A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45DF19A9" w14:textId="77777777" w:rsidTr="00FE1E54">
        <w:trPr>
          <w:trHeight w:val="290"/>
        </w:trPr>
        <w:tc>
          <w:tcPr>
            <w:tcW w:w="2194" w:type="dxa"/>
            <w:shd w:val="clear" w:color="auto" w:fill="auto"/>
            <w:noWrap/>
            <w:hideMark/>
          </w:tcPr>
          <w:p w14:paraId="38CDE514" w14:textId="77777777" w:rsidR="00E84F8B" w:rsidRPr="00446992" w:rsidRDefault="00E84F8B" w:rsidP="00FE1E54">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4DD9FD5E"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9D57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6935A9F" w14:textId="77777777" w:rsidTr="00FE1E54">
        <w:trPr>
          <w:trHeight w:val="290"/>
        </w:trPr>
        <w:tc>
          <w:tcPr>
            <w:tcW w:w="2194" w:type="dxa"/>
            <w:shd w:val="clear" w:color="auto" w:fill="auto"/>
            <w:noWrap/>
            <w:hideMark/>
          </w:tcPr>
          <w:p w14:paraId="1AE843A9" w14:textId="77777777" w:rsidR="00E84F8B" w:rsidRPr="00446992" w:rsidRDefault="00E84F8B" w:rsidP="00FE1E54">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5B78670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514B5E8"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25E7A76" w14:textId="77777777" w:rsidTr="00FE1E54">
        <w:trPr>
          <w:trHeight w:val="290"/>
        </w:trPr>
        <w:tc>
          <w:tcPr>
            <w:tcW w:w="2194" w:type="dxa"/>
            <w:shd w:val="clear" w:color="auto" w:fill="auto"/>
            <w:noWrap/>
            <w:hideMark/>
          </w:tcPr>
          <w:p w14:paraId="0E0881B2" w14:textId="77777777" w:rsidR="00E84F8B" w:rsidRPr="00446992" w:rsidRDefault="00E84F8B" w:rsidP="00FE1E54">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77644DE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E0E42C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424C9CC"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E84F8B" w:rsidRPr="00446992" w14:paraId="16D18BD7" w14:textId="77777777" w:rsidTr="00FE1E54">
        <w:trPr>
          <w:trHeight w:val="290"/>
        </w:trPr>
        <w:tc>
          <w:tcPr>
            <w:tcW w:w="2194" w:type="dxa"/>
            <w:shd w:val="clear" w:color="auto" w:fill="auto"/>
            <w:noWrap/>
            <w:hideMark/>
          </w:tcPr>
          <w:p w14:paraId="2D8CFB87" w14:textId="77777777" w:rsidR="00E84F8B" w:rsidRPr="00446992" w:rsidRDefault="00E84F8B" w:rsidP="00FE1E54">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149A2AD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96AF1F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B4A5BF" w14:textId="77777777" w:rsidTr="00FE1E54">
        <w:trPr>
          <w:trHeight w:val="290"/>
        </w:trPr>
        <w:tc>
          <w:tcPr>
            <w:tcW w:w="2194" w:type="dxa"/>
            <w:shd w:val="clear" w:color="auto" w:fill="auto"/>
            <w:noWrap/>
            <w:hideMark/>
          </w:tcPr>
          <w:p w14:paraId="7FEE7B5D" w14:textId="77777777" w:rsidR="00E84F8B" w:rsidRPr="00446992" w:rsidRDefault="00E84F8B" w:rsidP="00FE1E54">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7AFF8AD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87DE48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8079296" w14:textId="77777777" w:rsidTr="00FE1E54">
        <w:trPr>
          <w:trHeight w:val="290"/>
        </w:trPr>
        <w:tc>
          <w:tcPr>
            <w:tcW w:w="2194" w:type="dxa"/>
            <w:shd w:val="clear" w:color="auto" w:fill="auto"/>
            <w:noWrap/>
            <w:hideMark/>
          </w:tcPr>
          <w:p w14:paraId="3D476BA6" w14:textId="77777777" w:rsidR="00E84F8B" w:rsidRPr="00446992" w:rsidRDefault="00E84F8B" w:rsidP="00FE1E54">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77F9A24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3A256"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5DD007" w14:textId="77777777" w:rsidTr="00FE1E54">
        <w:trPr>
          <w:trHeight w:val="290"/>
        </w:trPr>
        <w:tc>
          <w:tcPr>
            <w:tcW w:w="2194" w:type="dxa"/>
            <w:shd w:val="clear" w:color="auto" w:fill="auto"/>
            <w:noWrap/>
            <w:hideMark/>
          </w:tcPr>
          <w:p w14:paraId="358F5A10" w14:textId="77777777" w:rsidR="00E84F8B" w:rsidRPr="00446992" w:rsidRDefault="00E84F8B" w:rsidP="00FE1E54">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577EDBE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8C7CAD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3BD9FB3"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CA4910E"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7B795C74" w14:textId="77777777" w:rsidTr="00FE1E54">
        <w:trPr>
          <w:trHeight w:val="290"/>
        </w:trPr>
        <w:tc>
          <w:tcPr>
            <w:tcW w:w="2194" w:type="dxa"/>
            <w:shd w:val="clear" w:color="auto" w:fill="auto"/>
            <w:noWrap/>
            <w:hideMark/>
          </w:tcPr>
          <w:p w14:paraId="3A0285D1" w14:textId="77777777" w:rsidR="00E84F8B" w:rsidRPr="00446992" w:rsidRDefault="00E84F8B" w:rsidP="00FE1E54">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DD484A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CF10F4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6E4A549"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CA5B0B7"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09952C86" w14:textId="77777777" w:rsidTr="00FE1E54">
        <w:trPr>
          <w:trHeight w:val="290"/>
        </w:trPr>
        <w:tc>
          <w:tcPr>
            <w:tcW w:w="2194" w:type="dxa"/>
            <w:shd w:val="clear" w:color="auto" w:fill="auto"/>
            <w:noWrap/>
            <w:hideMark/>
          </w:tcPr>
          <w:p w14:paraId="79DCD7A1" w14:textId="77777777" w:rsidR="00E84F8B" w:rsidRPr="00446992" w:rsidRDefault="00E84F8B" w:rsidP="00FE1E54">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284947AE"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E4FB25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27A2638"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53193864"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7D75F70B" w14:textId="77777777" w:rsidTr="00FE1E54">
        <w:trPr>
          <w:trHeight w:val="290"/>
        </w:trPr>
        <w:tc>
          <w:tcPr>
            <w:tcW w:w="2194" w:type="dxa"/>
            <w:shd w:val="clear" w:color="auto" w:fill="auto"/>
            <w:noWrap/>
            <w:hideMark/>
          </w:tcPr>
          <w:p w14:paraId="3AD9BC24"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mavaliaa</w:t>
            </w:r>
          </w:p>
        </w:tc>
        <w:tc>
          <w:tcPr>
            <w:tcW w:w="6803" w:type="dxa"/>
            <w:shd w:val="clear" w:color="auto" w:fill="auto"/>
            <w:noWrap/>
            <w:hideMark/>
          </w:tcPr>
          <w:p w14:paraId="4E13720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B0AD5F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9BFCAAF"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5DCF86DF"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0A513946" w14:textId="77777777" w:rsidTr="00FE1E54">
        <w:trPr>
          <w:trHeight w:val="290"/>
        </w:trPr>
        <w:tc>
          <w:tcPr>
            <w:tcW w:w="2194" w:type="dxa"/>
            <w:shd w:val="clear" w:color="auto" w:fill="auto"/>
            <w:noWrap/>
            <w:hideMark/>
          </w:tcPr>
          <w:p w14:paraId="31935FA0" w14:textId="77777777" w:rsidR="00E84F8B" w:rsidRPr="00446992" w:rsidRDefault="00E84F8B" w:rsidP="00FE1E54">
            <w:pPr>
              <w:rPr>
                <w:rFonts w:cs="Calibri"/>
                <w:color w:val="000000"/>
                <w:sz w:val="18"/>
                <w:szCs w:val="18"/>
              </w:rPr>
            </w:pPr>
            <w:r w:rsidRPr="00446992">
              <w:rPr>
                <w:rFonts w:cs="Calibri"/>
                <w:color w:val="000000"/>
                <w:sz w:val="18"/>
                <w:szCs w:val="18"/>
              </w:rPr>
              <w:t>ctipcfletbg</w:t>
            </w:r>
          </w:p>
        </w:tc>
        <w:tc>
          <w:tcPr>
            <w:tcW w:w="6803" w:type="dxa"/>
            <w:shd w:val="clear" w:color="auto" w:fill="auto"/>
            <w:noWrap/>
            <w:hideMark/>
          </w:tcPr>
          <w:p w14:paraId="7DC8561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99A94F5"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4C5F368" w14:textId="77777777" w:rsidTr="00FE1E54">
        <w:trPr>
          <w:trHeight w:val="290"/>
        </w:trPr>
        <w:tc>
          <w:tcPr>
            <w:tcW w:w="2194" w:type="dxa"/>
            <w:shd w:val="clear" w:color="auto" w:fill="auto"/>
            <w:noWrap/>
            <w:hideMark/>
          </w:tcPr>
          <w:p w14:paraId="690EE3BB" w14:textId="77777777" w:rsidR="00E84F8B" w:rsidRPr="00446992" w:rsidRDefault="00E84F8B" w:rsidP="00FE1E54">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7B436AB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461593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5A7E341" w14:textId="77777777" w:rsidR="00E84F8B" w:rsidRPr="00446992"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E84F8B" w:rsidRPr="00446992" w14:paraId="39F82D2C" w14:textId="77777777" w:rsidTr="00FE1E54">
        <w:trPr>
          <w:trHeight w:val="290"/>
        </w:trPr>
        <w:tc>
          <w:tcPr>
            <w:tcW w:w="2194" w:type="dxa"/>
            <w:shd w:val="clear" w:color="auto" w:fill="auto"/>
            <w:noWrap/>
            <w:hideMark/>
          </w:tcPr>
          <w:p w14:paraId="09179881" w14:textId="77777777" w:rsidR="00E84F8B" w:rsidRPr="00446992" w:rsidRDefault="00E84F8B" w:rsidP="00FE1E54">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6942376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C550AAB"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5871331" w14:textId="77777777" w:rsidR="00E84F8B" w:rsidRPr="00FD1D1A"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E84F8B" w:rsidRPr="00446992" w14:paraId="1CC80D63" w14:textId="77777777" w:rsidTr="00FE1E54">
        <w:trPr>
          <w:trHeight w:val="290"/>
        </w:trPr>
        <w:tc>
          <w:tcPr>
            <w:tcW w:w="2194" w:type="dxa"/>
            <w:shd w:val="clear" w:color="auto" w:fill="auto"/>
            <w:noWrap/>
            <w:hideMark/>
          </w:tcPr>
          <w:p w14:paraId="00E9B9D2" w14:textId="77777777" w:rsidR="00E84F8B" w:rsidRPr="00446992" w:rsidRDefault="00E84F8B" w:rsidP="00FE1E54">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218A4FA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21FAE5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470F73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6642AEF2" w14:textId="77777777" w:rsidTr="00FE1E54">
        <w:trPr>
          <w:trHeight w:val="290"/>
        </w:trPr>
        <w:tc>
          <w:tcPr>
            <w:tcW w:w="2194" w:type="dxa"/>
            <w:shd w:val="clear" w:color="auto" w:fill="auto"/>
            <w:noWrap/>
            <w:hideMark/>
          </w:tcPr>
          <w:p w14:paraId="41B648BC" w14:textId="77777777" w:rsidR="00E84F8B" w:rsidRPr="00446992" w:rsidRDefault="00E84F8B" w:rsidP="00FE1E54">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09112FDD"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365E369"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6D220D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49F5DD" w14:textId="77777777" w:rsidTr="00FE1E54">
        <w:trPr>
          <w:trHeight w:val="290"/>
        </w:trPr>
        <w:tc>
          <w:tcPr>
            <w:tcW w:w="2194" w:type="dxa"/>
            <w:shd w:val="clear" w:color="auto" w:fill="auto"/>
            <w:noWrap/>
            <w:hideMark/>
          </w:tcPr>
          <w:p w14:paraId="273E67C3" w14:textId="77777777" w:rsidR="00E84F8B" w:rsidRPr="00446992" w:rsidRDefault="00E84F8B" w:rsidP="00FE1E54">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01F6242"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F093D3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07E4C8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E84F8B" w:rsidRPr="00446992" w14:paraId="6AF757C1" w14:textId="77777777" w:rsidTr="00FE1E54">
        <w:trPr>
          <w:trHeight w:val="290"/>
        </w:trPr>
        <w:tc>
          <w:tcPr>
            <w:tcW w:w="2194" w:type="dxa"/>
            <w:shd w:val="clear" w:color="auto" w:fill="auto"/>
            <w:noWrap/>
            <w:hideMark/>
          </w:tcPr>
          <w:p w14:paraId="6869E292" w14:textId="77777777" w:rsidR="00E84F8B" w:rsidRPr="00446992" w:rsidRDefault="00E84F8B" w:rsidP="00FE1E54">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4125D939"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40B45E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85CC3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1C04DE68" w14:textId="77777777" w:rsidTr="00FE1E54">
        <w:trPr>
          <w:trHeight w:val="290"/>
        </w:trPr>
        <w:tc>
          <w:tcPr>
            <w:tcW w:w="2194" w:type="dxa"/>
            <w:shd w:val="clear" w:color="auto" w:fill="auto"/>
            <w:noWrap/>
            <w:hideMark/>
          </w:tcPr>
          <w:p w14:paraId="2DEE6CCB" w14:textId="77777777" w:rsidR="00E84F8B" w:rsidRPr="00446992" w:rsidRDefault="00E84F8B" w:rsidP="00FE1E54">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2ED06DF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D170B0D"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80FAA4B"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081D07" w14:textId="77777777" w:rsidTr="00FE1E54">
        <w:trPr>
          <w:trHeight w:val="290"/>
        </w:trPr>
        <w:tc>
          <w:tcPr>
            <w:tcW w:w="2194" w:type="dxa"/>
            <w:shd w:val="clear" w:color="auto" w:fill="auto"/>
            <w:noWrap/>
            <w:hideMark/>
          </w:tcPr>
          <w:p w14:paraId="01D5097C" w14:textId="77777777" w:rsidR="00E84F8B" w:rsidRPr="00446992" w:rsidRDefault="00E84F8B" w:rsidP="00FE1E54">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4D99B62"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B2AE76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7FD35D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E84F8B" w:rsidRPr="00446992" w14:paraId="0CE335AA" w14:textId="77777777" w:rsidTr="00FE1E54">
        <w:trPr>
          <w:trHeight w:val="290"/>
        </w:trPr>
        <w:tc>
          <w:tcPr>
            <w:tcW w:w="2194" w:type="dxa"/>
            <w:shd w:val="clear" w:color="auto" w:fill="auto"/>
            <w:noWrap/>
            <w:hideMark/>
          </w:tcPr>
          <w:p w14:paraId="0A4E62CC" w14:textId="77777777" w:rsidR="00E84F8B" w:rsidRPr="00446992" w:rsidRDefault="00E84F8B" w:rsidP="00FE1E54">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7C30E9F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B8DDD2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C6B568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287FBAB9" w14:textId="77777777" w:rsidTr="00FE1E54">
        <w:trPr>
          <w:trHeight w:val="290"/>
        </w:trPr>
        <w:tc>
          <w:tcPr>
            <w:tcW w:w="2194" w:type="dxa"/>
            <w:shd w:val="clear" w:color="auto" w:fill="auto"/>
            <w:noWrap/>
            <w:hideMark/>
          </w:tcPr>
          <w:p w14:paraId="038E6C37" w14:textId="77777777" w:rsidR="00E84F8B" w:rsidRPr="00446992" w:rsidRDefault="00E84F8B" w:rsidP="00FE1E54">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09DA28F7"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1623AF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7BCD4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7CA21950" w14:textId="77777777" w:rsidTr="00FE1E54">
        <w:trPr>
          <w:trHeight w:val="290"/>
        </w:trPr>
        <w:tc>
          <w:tcPr>
            <w:tcW w:w="2194" w:type="dxa"/>
            <w:shd w:val="clear" w:color="auto" w:fill="auto"/>
            <w:noWrap/>
            <w:hideMark/>
          </w:tcPr>
          <w:p w14:paraId="472B0414" w14:textId="77777777" w:rsidR="00E84F8B" w:rsidRPr="00446992" w:rsidRDefault="00E84F8B" w:rsidP="00FE1E54">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848536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9B5BB8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BE789E5"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2BEB76D8" w14:textId="77777777" w:rsidTr="00FE1E54">
        <w:trPr>
          <w:trHeight w:val="290"/>
        </w:trPr>
        <w:tc>
          <w:tcPr>
            <w:tcW w:w="2194" w:type="dxa"/>
            <w:shd w:val="clear" w:color="auto" w:fill="auto"/>
            <w:noWrap/>
            <w:hideMark/>
          </w:tcPr>
          <w:p w14:paraId="71B20D77" w14:textId="77777777" w:rsidR="00E84F8B" w:rsidRPr="00446992" w:rsidRDefault="00E84F8B" w:rsidP="00FE1E54">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56BB94B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5457F3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62DF3B7"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D8DB650" w14:textId="77777777" w:rsidTr="00FE1E54">
        <w:trPr>
          <w:trHeight w:val="290"/>
        </w:trPr>
        <w:tc>
          <w:tcPr>
            <w:tcW w:w="2194" w:type="dxa"/>
            <w:shd w:val="clear" w:color="auto" w:fill="auto"/>
            <w:noWrap/>
            <w:hideMark/>
          </w:tcPr>
          <w:p w14:paraId="033AFB43" w14:textId="77777777" w:rsidR="00E84F8B" w:rsidRPr="00446992" w:rsidRDefault="00E84F8B" w:rsidP="00FE1E54">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8C5F510"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D57116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4260F1"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lastRenderedPageBreak/>
              <w:t>Caso o campo não esteja preenchido com 3 caracteres, é acrescentado ‘ ’ à esquerda, até perfazer o comprimento de campo desejado.</w:t>
            </w:r>
          </w:p>
        </w:tc>
      </w:tr>
      <w:tr w:rsidR="00E84F8B" w:rsidRPr="00446992" w14:paraId="59DDC44D" w14:textId="77777777" w:rsidTr="00FE1E54">
        <w:trPr>
          <w:trHeight w:val="290"/>
        </w:trPr>
        <w:tc>
          <w:tcPr>
            <w:tcW w:w="2194" w:type="dxa"/>
            <w:shd w:val="clear" w:color="auto" w:fill="auto"/>
            <w:noWrap/>
            <w:hideMark/>
          </w:tcPr>
          <w:p w14:paraId="1097D21A"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cgarant</w:t>
            </w:r>
          </w:p>
        </w:tc>
        <w:tc>
          <w:tcPr>
            <w:tcW w:w="6803" w:type="dxa"/>
            <w:shd w:val="clear" w:color="auto" w:fill="auto"/>
            <w:noWrap/>
            <w:hideMark/>
          </w:tcPr>
          <w:p w14:paraId="2B63EE0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3AF6E3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C24C671"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E84F8B" w:rsidRPr="00446992" w14:paraId="41A82D13" w14:textId="77777777" w:rsidTr="00FE1E54">
        <w:trPr>
          <w:trHeight w:val="290"/>
        </w:trPr>
        <w:tc>
          <w:tcPr>
            <w:tcW w:w="2194" w:type="dxa"/>
            <w:shd w:val="clear" w:color="auto" w:fill="auto"/>
            <w:noWrap/>
            <w:hideMark/>
          </w:tcPr>
          <w:p w14:paraId="2BC0A381" w14:textId="77777777" w:rsidR="00E84F8B" w:rsidRPr="00446992" w:rsidRDefault="00E84F8B" w:rsidP="00FE1E54">
            <w:pPr>
              <w:rPr>
                <w:rFonts w:cs="Calibri"/>
                <w:color w:val="000000"/>
                <w:sz w:val="18"/>
                <w:szCs w:val="18"/>
              </w:rPr>
            </w:pPr>
            <w:r w:rsidRPr="00446992">
              <w:rPr>
                <w:rFonts w:cs="Calibri"/>
                <w:color w:val="000000"/>
                <w:sz w:val="18"/>
                <w:szCs w:val="18"/>
              </w:rPr>
              <w:t>ctipoinst</w:t>
            </w:r>
          </w:p>
        </w:tc>
        <w:tc>
          <w:tcPr>
            <w:tcW w:w="6803" w:type="dxa"/>
            <w:shd w:val="clear" w:color="auto" w:fill="auto"/>
            <w:noWrap/>
            <w:hideMark/>
          </w:tcPr>
          <w:p w14:paraId="184D4410"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738D621"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A7B924C"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5F72F94B" w14:textId="77777777" w:rsidTr="00FE1E54">
        <w:trPr>
          <w:trHeight w:val="290"/>
        </w:trPr>
        <w:tc>
          <w:tcPr>
            <w:tcW w:w="2194" w:type="dxa"/>
            <w:shd w:val="clear" w:color="auto" w:fill="auto"/>
            <w:noWrap/>
            <w:hideMark/>
          </w:tcPr>
          <w:p w14:paraId="6BD605F8" w14:textId="77777777" w:rsidR="00E84F8B" w:rsidRPr="00446992" w:rsidRDefault="00E84F8B" w:rsidP="00FE1E54">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0CAFF3A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523318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30A69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0C380CC5" w14:textId="77777777" w:rsidTr="00FE1E54">
        <w:trPr>
          <w:trHeight w:val="290"/>
        </w:trPr>
        <w:tc>
          <w:tcPr>
            <w:tcW w:w="2194" w:type="dxa"/>
            <w:shd w:val="clear" w:color="auto" w:fill="auto"/>
            <w:noWrap/>
            <w:hideMark/>
          </w:tcPr>
          <w:p w14:paraId="58D28C4F" w14:textId="77777777" w:rsidR="00E84F8B" w:rsidRPr="00446992" w:rsidRDefault="00E84F8B" w:rsidP="00FE1E54">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205D9947"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41CE05D2"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C218A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771F30D7" w14:textId="77777777" w:rsidTr="00FE1E54">
        <w:trPr>
          <w:trHeight w:val="290"/>
        </w:trPr>
        <w:tc>
          <w:tcPr>
            <w:tcW w:w="2194" w:type="dxa"/>
            <w:shd w:val="clear" w:color="auto" w:fill="auto"/>
            <w:noWrap/>
            <w:hideMark/>
          </w:tcPr>
          <w:p w14:paraId="5D4E9617" w14:textId="77777777" w:rsidR="00E84F8B" w:rsidRPr="00446992" w:rsidRDefault="00E84F8B" w:rsidP="00FE1E54">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2AE0D6D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E9F7BF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641FA8"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022C4A01" w14:textId="77777777" w:rsidTr="00FE1E54">
        <w:trPr>
          <w:trHeight w:val="290"/>
        </w:trPr>
        <w:tc>
          <w:tcPr>
            <w:tcW w:w="2194" w:type="dxa"/>
            <w:shd w:val="clear" w:color="auto" w:fill="auto"/>
            <w:noWrap/>
            <w:hideMark/>
          </w:tcPr>
          <w:p w14:paraId="02A1ACE2" w14:textId="77777777" w:rsidR="00E84F8B" w:rsidRPr="00446992" w:rsidRDefault="00E84F8B" w:rsidP="00FE1E54">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0F72087C"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4BC413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7083"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E84F8B" w:rsidRPr="00446992" w14:paraId="64576FF9" w14:textId="77777777" w:rsidTr="00FE1E54">
        <w:trPr>
          <w:trHeight w:val="290"/>
        </w:trPr>
        <w:tc>
          <w:tcPr>
            <w:tcW w:w="2194" w:type="dxa"/>
            <w:shd w:val="clear" w:color="auto" w:fill="auto"/>
            <w:noWrap/>
            <w:hideMark/>
          </w:tcPr>
          <w:p w14:paraId="781FB7DD" w14:textId="77777777" w:rsidR="00E84F8B" w:rsidRPr="00446992" w:rsidRDefault="00E84F8B" w:rsidP="00FE1E54">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3DD9FA2" w14:textId="77777777" w:rsidR="00E84F8B" w:rsidRPr="00E40CDD"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841EE7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466BC6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12017F03" w14:textId="77777777" w:rsidTr="00FE1E54">
        <w:trPr>
          <w:trHeight w:val="290"/>
        </w:trPr>
        <w:tc>
          <w:tcPr>
            <w:tcW w:w="2194" w:type="dxa"/>
            <w:shd w:val="clear" w:color="auto" w:fill="auto"/>
            <w:noWrap/>
            <w:hideMark/>
          </w:tcPr>
          <w:p w14:paraId="096F7D26" w14:textId="77777777" w:rsidR="00E84F8B" w:rsidRPr="00446992" w:rsidRDefault="00E84F8B" w:rsidP="00FE1E54">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1520DE8B"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90635C4"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E496DAD"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220E135" w14:textId="77777777" w:rsidTr="00FE1E54">
        <w:trPr>
          <w:trHeight w:val="290"/>
        </w:trPr>
        <w:tc>
          <w:tcPr>
            <w:tcW w:w="2194" w:type="dxa"/>
            <w:shd w:val="clear" w:color="auto" w:fill="auto"/>
            <w:noWrap/>
            <w:hideMark/>
          </w:tcPr>
          <w:p w14:paraId="5E723EA0" w14:textId="77777777" w:rsidR="00E84F8B" w:rsidRPr="00446992" w:rsidRDefault="00E84F8B" w:rsidP="00FE1E54">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5FD9643A"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1E6F8B0"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4DF35D5"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11ABB781" w14:textId="77777777" w:rsidTr="00FE1E54">
        <w:trPr>
          <w:trHeight w:val="290"/>
        </w:trPr>
        <w:tc>
          <w:tcPr>
            <w:tcW w:w="2194" w:type="dxa"/>
            <w:shd w:val="clear" w:color="auto" w:fill="auto"/>
            <w:noWrap/>
            <w:hideMark/>
          </w:tcPr>
          <w:p w14:paraId="426C63E7" w14:textId="77777777" w:rsidR="00E84F8B" w:rsidRPr="00446992" w:rsidRDefault="00E84F8B" w:rsidP="00FE1E54">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34170DB"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0936D89"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2DDCA6F"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E84F8B" w:rsidRPr="00446992" w14:paraId="2190CC6A" w14:textId="77777777" w:rsidTr="00FE1E54">
        <w:trPr>
          <w:trHeight w:val="290"/>
        </w:trPr>
        <w:tc>
          <w:tcPr>
            <w:tcW w:w="2194" w:type="dxa"/>
            <w:shd w:val="clear" w:color="auto" w:fill="auto"/>
            <w:noWrap/>
            <w:hideMark/>
          </w:tcPr>
          <w:p w14:paraId="03AB85AB" w14:textId="77777777" w:rsidR="00E84F8B" w:rsidRPr="00446992" w:rsidRDefault="00E84F8B" w:rsidP="00FE1E54">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6633A54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6583217"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086770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62DB74D3" w14:textId="77777777" w:rsidTr="00FE1E54">
        <w:trPr>
          <w:trHeight w:val="290"/>
        </w:trPr>
        <w:tc>
          <w:tcPr>
            <w:tcW w:w="2194" w:type="dxa"/>
            <w:shd w:val="clear" w:color="auto" w:fill="auto"/>
            <w:noWrap/>
            <w:hideMark/>
          </w:tcPr>
          <w:p w14:paraId="4AFED0EE" w14:textId="77777777" w:rsidR="00E84F8B" w:rsidRPr="00446992" w:rsidRDefault="00E84F8B" w:rsidP="00FE1E54">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CA20CCF"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FD22C9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D04F944"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E84F8B" w:rsidRPr="00446992" w14:paraId="718316BB" w14:textId="77777777" w:rsidTr="00FE1E54">
        <w:trPr>
          <w:trHeight w:val="290"/>
        </w:trPr>
        <w:tc>
          <w:tcPr>
            <w:tcW w:w="2194" w:type="dxa"/>
            <w:shd w:val="clear" w:color="auto" w:fill="auto"/>
            <w:noWrap/>
            <w:hideMark/>
          </w:tcPr>
          <w:p w14:paraId="181DBBAA" w14:textId="77777777" w:rsidR="00E84F8B" w:rsidRPr="00446992" w:rsidRDefault="00E84F8B" w:rsidP="00FE1E54">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47B529A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C0B845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E00E6A"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1E95BD12" w14:textId="77777777" w:rsidR="00E84F8B" w:rsidRPr="00E40CDD" w:rsidRDefault="00E84F8B" w:rsidP="00F63E90">
            <w:pPr>
              <w:pStyle w:val="ListParagraph"/>
              <w:numPr>
                <w:ilvl w:val="0"/>
                <w:numId w:val="57"/>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E84F8B" w:rsidRPr="00446992" w14:paraId="0FE10747" w14:textId="77777777" w:rsidTr="00FE1E54">
        <w:trPr>
          <w:trHeight w:val="290"/>
        </w:trPr>
        <w:tc>
          <w:tcPr>
            <w:tcW w:w="2194" w:type="dxa"/>
            <w:shd w:val="clear" w:color="auto" w:fill="auto"/>
            <w:noWrap/>
            <w:hideMark/>
          </w:tcPr>
          <w:p w14:paraId="4D0BF0CE" w14:textId="77777777" w:rsidR="00E84F8B" w:rsidRPr="00446992" w:rsidRDefault="00E84F8B" w:rsidP="00FE1E54">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5E21E5D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57ACB6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DB3DDC"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lastRenderedPageBreak/>
              <w:t>Caso o campo não esteja preenchido com 5 caracteres, é acrescentado ‘ ’ à esquerda, até perfazer o comprimento de campo desejado.</w:t>
            </w:r>
          </w:p>
        </w:tc>
      </w:tr>
      <w:tr w:rsidR="00E84F8B" w:rsidRPr="00446992" w14:paraId="70B1FB84" w14:textId="77777777" w:rsidTr="00FE1E54">
        <w:trPr>
          <w:trHeight w:val="290"/>
        </w:trPr>
        <w:tc>
          <w:tcPr>
            <w:tcW w:w="2194" w:type="dxa"/>
            <w:shd w:val="clear" w:color="auto" w:fill="auto"/>
            <w:noWrap/>
            <w:hideMark/>
          </w:tcPr>
          <w:p w14:paraId="46E0E6EA" w14:textId="77777777" w:rsidR="00E84F8B" w:rsidRPr="00446992" w:rsidRDefault="00E84F8B" w:rsidP="00FE1E54">
            <w:pPr>
              <w:rPr>
                <w:rFonts w:cs="Calibri"/>
                <w:color w:val="000000"/>
                <w:sz w:val="18"/>
                <w:szCs w:val="18"/>
              </w:rPr>
            </w:pPr>
            <w:r w:rsidRPr="00446992">
              <w:rPr>
                <w:rFonts w:cs="Calibri"/>
                <w:color w:val="000000"/>
                <w:sz w:val="18"/>
                <w:szCs w:val="18"/>
              </w:rPr>
              <w:lastRenderedPageBreak/>
              <w:t>cmoeda</w:t>
            </w:r>
          </w:p>
        </w:tc>
        <w:tc>
          <w:tcPr>
            <w:tcW w:w="6803" w:type="dxa"/>
            <w:shd w:val="clear" w:color="auto" w:fill="auto"/>
            <w:noWrap/>
            <w:hideMark/>
          </w:tcPr>
          <w:p w14:paraId="3D077AB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FBCB45"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3 caracteres, é acrescentado ‘ ’ à esquerda, até perfazer o comprimento de campo desejado.</w:t>
            </w:r>
          </w:p>
        </w:tc>
      </w:tr>
      <w:tr w:rsidR="00E84F8B" w:rsidRPr="00446992" w14:paraId="5BCB3322" w14:textId="77777777" w:rsidTr="00FE1E54">
        <w:trPr>
          <w:trHeight w:val="290"/>
        </w:trPr>
        <w:tc>
          <w:tcPr>
            <w:tcW w:w="2194" w:type="dxa"/>
            <w:shd w:val="clear" w:color="auto" w:fill="auto"/>
            <w:noWrap/>
            <w:hideMark/>
          </w:tcPr>
          <w:p w14:paraId="770AF4E8" w14:textId="77777777" w:rsidR="00E84F8B" w:rsidRPr="00446992" w:rsidRDefault="00E84F8B" w:rsidP="00FE1E54">
            <w:pPr>
              <w:rPr>
                <w:rFonts w:cs="Calibri"/>
                <w:color w:val="000000"/>
                <w:sz w:val="18"/>
                <w:szCs w:val="18"/>
              </w:rPr>
            </w:pPr>
            <w:r w:rsidRPr="00446992">
              <w:rPr>
                <w:rFonts w:cs="Calibri"/>
                <w:color w:val="000000"/>
                <w:sz w:val="18"/>
                <w:szCs w:val="18"/>
              </w:rPr>
              <w:t>idcliente</w:t>
            </w:r>
          </w:p>
        </w:tc>
        <w:tc>
          <w:tcPr>
            <w:tcW w:w="6803" w:type="dxa"/>
            <w:shd w:val="clear" w:color="auto" w:fill="auto"/>
            <w:noWrap/>
            <w:hideMark/>
          </w:tcPr>
          <w:p w14:paraId="7A624F28"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28839A82"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E84F8B" w:rsidRPr="00446992" w14:paraId="0509B6A2" w14:textId="77777777" w:rsidTr="00FE1E54">
        <w:trPr>
          <w:trHeight w:val="290"/>
        </w:trPr>
        <w:tc>
          <w:tcPr>
            <w:tcW w:w="2194" w:type="dxa"/>
            <w:shd w:val="clear" w:color="auto" w:fill="auto"/>
            <w:noWrap/>
            <w:hideMark/>
          </w:tcPr>
          <w:p w14:paraId="1D758B40" w14:textId="77777777" w:rsidR="00E84F8B" w:rsidRPr="00446992" w:rsidRDefault="00E84F8B" w:rsidP="00FE1E54">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416BDF4E"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26290FF"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A61626C"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1536182E" w14:textId="77777777" w:rsidTr="00FE1E54">
        <w:trPr>
          <w:trHeight w:val="290"/>
        </w:trPr>
        <w:tc>
          <w:tcPr>
            <w:tcW w:w="2194" w:type="dxa"/>
            <w:shd w:val="clear" w:color="auto" w:fill="auto"/>
            <w:noWrap/>
            <w:hideMark/>
          </w:tcPr>
          <w:p w14:paraId="60B01FD2" w14:textId="77777777" w:rsidR="00E84F8B" w:rsidRPr="00446992" w:rsidRDefault="00E84F8B" w:rsidP="00FE1E54">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5FC19341"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03B07E5"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3AAA985"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303F53B" w14:textId="77777777" w:rsidTr="00FE1E54">
        <w:trPr>
          <w:trHeight w:val="290"/>
        </w:trPr>
        <w:tc>
          <w:tcPr>
            <w:tcW w:w="2194" w:type="dxa"/>
            <w:shd w:val="clear" w:color="auto" w:fill="auto"/>
            <w:noWrap/>
            <w:hideMark/>
          </w:tcPr>
          <w:p w14:paraId="574A4D6A" w14:textId="77777777" w:rsidR="00E84F8B" w:rsidRPr="00446992" w:rsidRDefault="00E84F8B" w:rsidP="00FE1E54">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5888B7E5"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1003A49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6CEB508"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323D75C" w14:textId="77777777" w:rsidTr="00FE1E54">
        <w:trPr>
          <w:trHeight w:val="290"/>
        </w:trPr>
        <w:tc>
          <w:tcPr>
            <w:tcW w:w="2194" w:type="dxa"/>
            <w:shd w:val="clear" w:color="auto" w:fill="auto"/>
            <w:noWrap/>
            <w:hideMark/>
          </w:tcPr>
          <w:p w14:paraId="79E3C60D" w14:textId="77777777" w:rsidR="00E84F8B" w:rsidRPr="00446992" w:rsidRDefault="00E84F8B" w:rsidP="00FE1E54">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3231D709"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D1346E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7946643"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E8085B0" w14:textId="77777777" w:rsidTr="00FE1E54">
        <w:trPr>
          <w:trHeight w:val="290"/>
        </w:trPr>
        <w:tc>
          <w:tcPr>
            <w:tcW w:w="2194" w:type="dxa"/>
            <w:shd w:val="clear" w:color="auto" w:fill="auto"/>
            <w:noWrap/>
            <w:hideMark/>
          </w:tcPr>
          <w:p w14:paraId="11098EAF" w14:textId="77777777" w:rsidR="00E84F8B" w:rsidRPr="00446992" w:rsidRDefault="00E84F8B" w:rsidP="00FE1E54">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6B3942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246D4E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262D274"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74305D84"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E84F8B" w:rsidRPr="00446992" w14:paraId="019BB94C" w14:textId="77777777" w:rsidTr="00FE1E54">
        <w:trPr>
          <w:trHeight w:val="290"/>
        </w:trPr>
        <w:tc>
          <w:tcPr>
            <w:tcW w:w="2194" w:type="dxa"/>
            <w:shd w:val="clear" w:color="auto" w:fill="auto"/>
            <w:noWrap/>
            <w:hideMark/>
          </w:tcPr>
          <w:p w14:paraId="2395B124" w14:textId="77777777" w:rsidR="00E84F8B" w:rsidRPr="00446992" w:rsidRDefault="00E84F8B" w:rsidP="00FE1E54">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40B983D3"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8031603"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9703B32"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E84F8B" w:rsidRPr="00446992" w14:paraId="6B616252" w14:textId="77777777" w:rsidTr="00FE1E54">
        <w:trPr>
          <w:trHeight w:val="290"/>
        </w:trPr>
        <w:tc>
          <w:tcPr>
            <w:tcW w:w="2194" w:type="dxa"/>
            <w:shd w:val="clear" w:color="auto" w:fill="auto"/>
            <w:noWrap/>
            <w:hideMark/>
          </w:tcPr>
          <w:p w14:paraId="4E203AB4" w14:textId="77777777" w:rsidR="00E84F8B" w:rsidRPr="00446992" w:rsidRDefault="00E84F8B" w:rsidP="00FE1E54">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4578D7AB" w14:textId="77777777" w:rsidR="00E84F8B" w:rsidRPr="00CC314D"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47F69CFA"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AF10533" w14:textId="77777777" w:rsidR="00E84F8B" w:rsidRPr="00CC314D" w:rsidRDefault="00E84F8B" w:rsidP="00F63E90">
            <w:pPr>
              <w:pStyle w:val="ListParagraph"/>
              <w:numPr>
                <w:ilvl w:val="0"/>
                <w:numId w:val="57"/>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6C8E6E0" w14:textId="77777777" w:rsidTr="00FE1E54">
        <w:trPr>
          <w:trHeight w:val="290"/>
        </w:trPr>
        <w:tc>
          <w:tcPr>
            <w:tcW w:w="2194" w:type="dxa"/>
            <w:shd w:val="clear" w:color="auto" w:fill="auto"/>
            <w:noWrap/>
            <w:hideMark/>
          </w:tcPr>
          <w:p w14:paraId="1205DA1B" w14:textId="77777777" w:rsidR="00E84F8B" w:rsidRPr="00446992" w:rsidRDefault="00E84F8B" w:rsidP="00FE1E54">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058CEA18"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9FD5B9C"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7B02EAF" w14:textId="77777777" w:rsidR="00E84F8B" w:rsidRDefault="00E84F8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uma ‘,’</w:t>
            </w:r>
          </w:p>
          <w:p w14:paraId="1CFBE690" w14:textId="77777777" w:rsidR="00E84F8B" w:rsidRPr="00BF5DE2" w:rsidRDefault="00E84F8B" w:rsidP="00F63E90">
            <w:pPr>
              <w:pStyle w:val="ListParagraph"/>
              <w:numPr>
                <w:ilvl w:val="0"/>
                <w:numId w:val="57"/>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E84F8B" w:rsidRPr="00446992" w14:paraId="36A9CFC2" w14:textId="77777777" w:rsidTr="00FE1E54">
        <w:trPr>
          <w:trHeight w:val="290"/>
        </w:trPr>
        <w:tc>
          <w:tcPr>
            <w:tcW w:w="2194" w:type="dxa"/>
            <w:shd w:val="clear" w:color="auto" w:fill="auto"/>
            <w:noWrap/>
            <w:hideMark/>
          </w:tcPr>
          <w:p w14:paraId="644DDA91" w14:textId="77777777" w:rsidR="00E84F8B" w:rsidRPr="00446992" w:rsidRDefault="00E84F8B" w:rsidP="00FE1E54">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19C6D98D" w14:textId="77777777" w:rsidR="00E84F8B" w:rsidRDefault="00E84F8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7C94A6C6" w14:textId="77777777" w:rsidR="00E84F8B" w:rsidRDefault="00E84F8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DCEEEBE" w14:textId="77777777" w:rsidR="00E84F8B" w:rsidRPr="00BF5DE2" w:rsidRDefault="00E84F8B" w:rsidP="00F63E90">
            <w:pPr>
              <w:pStyle w:val="ListParagraph"/>
              <w:numPr>
                <w:ilvl w:val="0"/>
                <w:numId w:val="57"/>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48F2C935" w14:textId="77777777" w:rsidR="00E84F8B" w:rsidRDefault="00E84F8B" w:rsidP="00735709">
      <w:pPr>
        <w:jc w:val="both"/>
        <w:rPr>
          <w:rFonts w:cs="Calibri"/>
          <w:i/>
        </w:rPr>
      </w:pPr>
    </w:p>
    <w:p w14:paraId="54D66A83" w14:textId="77777777" w:rsidR="00735709" w:rsidRPr="00735709" w:rsidRDefault="00735709" w:rsidP="00735709"/>
    <w:p w14:paraId="16195945" w14:textId="11E5D6A5" w:rsidR="008B6B55" w:rsidRPr="00AA4469" w:rsidRDefault="008B6B55" w:rsidP="00666790">
      <w:pPr>
        <w:pStyle w:val="Heading5"/>
        <w:rPr>
          <w:i/>
        </w:rPr>
      </w:pPr>
      <w:bookmarkStart w:id="139" w:name="_Toc163902281"/>
      <w:bookmarkStart w:id="140" w:name="_Toc168671674"/>
      <w:r w:rsidRPr="007314D4">
        <w:rPr>
          <w:i/>
        </w:rPr>
        <w:t>View</w:t>
      </w:r>
      <w:r>
        <w:t xml:space="preserve"> da tabela de processos</w:t>
      </w:r>
      <w:r w:rsidR="000836DD">
        <w:t>/cauções</w:t>
      </w:r>
      <w:r>
        <w:t xml:space="preserve"> reais para BDR - IFIC: </w:t>
      </w:r>
      <w:r w:rsidRPr="00AA4469">
        <w:rPr>
          <w:i/>
        </w:rPr>
        <w:t>cd_garantias.gt016_report_biyr9510_ific</w:t>
      </w:r>
      <w:bookmarkEnd w:id="139"/>
      <w:bookmarkEnd w:id="140"/>
    </w:p>
    <w:p w14:paraId="2DB3BC69" w14:textId="3A09F945"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cd_gar</w:t>
      </w:r>
      <w:r w:rsidR="00A21D0C">
        <w:rPr>
          <w:rFonts w:eastAsiaTheme="minorHAnsi" w:cstheme="minorBidi"/>
          <w:i/>
          <w:szCs w:val="22"/>
          <w:lang w:eastAsia="en-US"/>
        </w:rPr>
        <w:t>antias.gt016_report_biyr9510_ific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 xml:space="preserve"> enviada para a aplicação da BDR, de acordo com os seus 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34FC176" w14:textId="580D44B0" w:rsidR="00735709"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lastRenderedPageBreak/>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w:t>
      </w:r>
    </w:p>
    <w:p w14:paraId="1010F652" w14:textId="65F2050D" w:rsidR="0065478D" w:rsidRPr="0065478D" w:rsidRDefault="0065478D" w:rsidP="0065478D">
      <w:pPr>
        <w:pStyle w:val="Caption"/>
        <w:jc w:val="center"/>
        <w:rPr>
          <w:rFonts w:eastAsiaTheme="minorHAnsi" w:cstheme="minorBidi"/>
          <w:b/>
          <w:color w:val="000000" w:themeColor="text1"/>
          <w:sz w:val="22"/>
          <w:szCs w:val="22"/>
          <w:lang w:eastAsia="en-US"/>
        </w:rPr>
      </w:pPr>
      <w:bookmarkStart w:id="141" w:name="_Toc168413865"/>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C8031D">
        <w:rPr>
          <w:b/>
          <w:noProof/>
          <w:color w:val="000000" w:themeColor="text1"/>
          <w:sz w:val="22"/>
          <w:szCs w:val="22"/>
        </w:rPr>
        <w:t>27</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cd_garantias.gt016_report_biyr9510_ific</w:t>
      </w:r>
      <w:bookmarkEnd w:id="141"/>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1C7D80" w:rsidRPr="00D223F4" w14:paraId="6EC8F1B0" w14:textId="77777777" w:rsidTr="00E92418">
        <w:trPr>
          <w:trHeight w:val="290"/>
          <w:tblHeader/>
        </w:trPr>
        <w:tc>
          <w:tcPr>
            <w:tcW w:w="2194" w:type="dxa"/>
            <w:shd w:val="clear" w:color="auto" w:fill="FF0000"/>
            <w:noWrap/>
            <w:hideMark/>
          </w:tcPr>
          <w:p w14:paraId="268DE5FE" w14:textId="5C5883A7" w:rsidR="001C7D80" w:rsidRPr="00D223F4" w:rsidRDefault="00B935DB" w:rsidP="00E92418">
            <w:pPr>
              <w:rPr>
                <w:rFonts w:cs="Calibri"/>
                <w:b/>
                <w:bCs/>
                <w:color w:val="FFFFFF"/>
                <w:sz w:val="18"/>
                <w:szCs w:val="18"/>
                <w:lang w:val="en-US"/>
              </w:rPr>
            </w:pPr>
            <w:r>
              <w:rPr>
                <w:rFonts w:cs="Calibri"/>
                <w:b/>
                <w:bCs/>
                <w:color w:val="FFFFFF"/>
                <w:sz w:val="18"/>
                <w:szCs w:val="18"/>
                <w:lang w:val="en-US"/>
              </w:rPr>
              <w:t>Campos</w:t>
            </w:r>
            <w:r w:rsidR="001C7D80" w:rsidRPr="00D223F4">
              <w:rPr>
                <w:rFonts w:cs="Calibri"/>
                <w:b/>
                <w:bCs/>
                <w:color w:val="FFFFFF"/>
                <w:sz w:val="18"/>
                <w:szCs w:val="18"/>
                <w:lang w:val="en-US"/>
              </w:rPr>
              <w:t xml:space="preserve"> da </w:t>
            </w:r>
            <w:r w:rsidR="001C7D80" w:rsidRPr="00D223F4">
              <w:rPr>
                <w:rFonts w:cs="Calibri"/>
                <w:b/>
                <w:bCs/>
                <w:i/>
                <w:color w:val="FFFFFF"/>
                <w:sz w:val="18"/>
                <w:szCs w:val="18"/>
                <w:lang w:val="en-US"/>
              </w:rPr>
              <w:t>view</w:t>
            </w:r>
          </w:p>
          <w:p w14:paraId="2CBD1857" w14:textId="582DBDB7" w:rsidR="001C7D80" w:rsidRPr="001C7D80" w:rsidRDefault="001C7D80" w:rsidP="00E92418">
            <w:pPr>
              <w:rPr>
                <w:rFonts w:cs="Calibri"/>
                <w:color w:val="000000"/>
                <w:sz w:val="18"/>
                <w:szCs w:val="18"/>
                <w:lang w:val="en-US"/>
              </w:rPr>
            </w:pPr>
            <w:r>
              <w:rPr>
                <w:rFonts w:cs="Calibri"/>
                <w:b/>
                <w:bCs/>
                <w:i/>
                <w:color w:val="FFFFFF"/>
                <w:sz w:val="18"/>
                <w:szCs w:val="18"/>
                <w:lang w:val="en-US"/>
              </w:rPr>
              <w:t>gt016_report_biyr9510_ific</w:t>
            </w:r>
          </w:p>
        </w:tc>
        <w:tc>
          <w:tcPr>
            <w:tcW w:w="6803" w:type="dxa"/>
            <w:shd w:val="clear" w:color="auto" w:fill="FF0000"/>
            <w:noWrap/>
            <w:hideMark/>
          </w:tcPr>
          <w:p w14:paraId="6D5B9DFD" w14:textId="77777777" w:rsidR="001C7D80" w:rsidRPr="00D223F4" w:rsidRDefault="001C7D80" w:rsidP="00E92418">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1C7D80" w:rsidRPr="00D223F4" w14:paraId="3E5F6BA6" w14:textId="77777777" w:rsidTr="00E92418">
        <w:trPr>
          <w:trHeight w:val="290"/>
        </w:trPr>
        <w:tc>
          <w:tcPr>
            <w:tcW w:w="2194" w:type="dxa"/>
            <w:shd w:val="clear" w:color="auto" w:fill="auto"/>
            <w:noWrap/>
            <w:hideMark/>
          </w:tcPr>
          <w:p w14:paraId="2DECD3AA" w14:textId="77777777" w:rsidR="001C7D80" w:rsidRPr="00D223F4" w:rsidRDefault="001C7D80" w:rsidP="00E92418">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7180FBCB"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C488F2E"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6A9E268"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1C7D80" w:rsidRPr="00D223F4" w14:paraId="0CC4FEC8" w14:textId="77777777" w:rsidTr="00E92418">
        <w:trPr>
          <w:trHeight w:val="290"/>
        </w:trPr>
        <w:tc>
          <w:tcPr>
            <w:tcW w:w="2194" w:type="dxa"/>
            <w:shd w:val="clear" w:color="auto" w:fill="auto"/>
            <w:noWrap/>
            <w:hideMark/>
          </w:tcPr>
          <w:p w14:paraId="6DB19E29" w14:textId="77777777" w:rsidR="001C7D80" w:rsidRPr="00D223F4" w:rsidRDefault="001C7D80" w:rsidP="00E92418">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520D8973"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C5ED2AC" w14:textId="77777777" w:rsidR="001C7D80" w:rsidRPr="00D223F4"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1C7D80" w:rsidRPr="00D223F4" w14:paraId="34C2053C" w14:textId="77777777" w:rsidTr="00E92418">
        <w:trPr>
          <w:trHeight w:val="290"/>
        </w:trPr>
        <w:tc>
          <w:tcPr>
            <w:tcW w:w="2194" w:type="dxa"/>
            <w:shd w:val="clear" w:color="auto" w:fill="auto"/>
            <w:noWrap/>
            <w:hideMark/>
          </w:tcPr>
          <w:p w14:paraId="7C6F0084" w14:textId="77777777" w:rsidR="001C7D80" w:rsidRPr="00D223F4" w:rsidRDefault="001C7D80" w:rsidP="00E92418">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973BB3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7E12EB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4CA6CF1"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1C7D80" w:rsidRPr="00D223F4" w14:paraId="61074409" w14:textId="77777777" w:rsidTr="00E92418">
        <w:trPr>
          <w:trHeight w:val="290"/>
        </w:trPr>
        <w:tc>
          <w:tcPr>
            <w:tcW w:w="2194" w:type="dxa"/>
            <w:shd w:val="clear" w:color="auto" w:fill="auto"/>
            <w:noWrap/>
            <w:hideMark/>
          </w:tcPr>
          <w:p w14:paraId="124FA4AB" w14:textId="77777777" w:rsidR="001C7D80" w:rsidRPr="00D223F4" w:rsidRDefault="001C7D80" w:rsidP="00E92418">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46CEDB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1E95FA6"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1C7D80" w:rsidRPr="00D223F4" w14:paraId="51C762B9" w14:textId="77777777" w:rsidTr="00E92418">
        <w:trPr>
          <w:trHeight w:val="290"/>
        </w:trPr>
        <w:tc>
          <w:tcPr>
            <w:tcW w:w="2194" w:type="dxa"/>
            <w:shd w:val="clear" w:color="auto" w:fill="auto"/>
            <w:noWrap/>
            <w:hideMark/>
          </w:tcPr>
          <w:p w14:paraId="6EC9FA36" w14:textId="77777777" w:rsidR="001C7D80" w:rsidRPr="00D223F4" w:rsidRDefault="001C7D80" w:rsidP="00E92418">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5590EDDD"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402280E"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5D54900" w14:textId="77777777" w:rsidTr="00E92418">
        <w:trPr>
          <w:trHeight w:val="290"/>
        </w:trPr>
        <w:tc>
          <w:tcPr>
            <w:tcW w:w="2194" w:type="dxa"/>
            <w:shd w:val="clear" w:color="auto" w:fill="auto"/>
            <w:noWrap/>
            <w:hideMark/>
          </w:tcPr>
          <w:p w14:paraId="6923318A" w14:textId="77777777" w:rsidR="001C7D80" w:rsidRPr="00D223F4" w:rsidRDefault="001C7D80" w:rsidP="00E92418">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06306F4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DD97AD" w14:textId="77777777" w:rsidR="001C7D80"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p w14:paraId="0B2998BD" w14:textId="4EC6DE06" w:rsidR="001C7D80" w:rsidRPr="00D223F4"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Estas transformação são realizadas a partir do campo ‘cbem’</w:t>
            </w:r>
          </w:p>
        </w:tc>
      </w:tr>
      <w:tr w:rsidR="001C7D80" w:rsidRPr="00D223F4" w14:paraId="6AAAE89F" w14:textId="77777777" w:rsidTr="00E92418">
        <w:trPr>
          <w:trHeight w:val="290"/>
        </w:trPr>
        <w:tc>
          <w:tcPr>
            <w:tcW w:w="2194" w:type="dxa"/>
            <w:shd w:val="clear" w:color="auto" w:fill="auto"/>
            <w:noWrap/>
            <w:hideMark/>
          </w:tcPr>
          <w:p w14:paraId="725E63A2" w14:textId="77777777" w:rsidR="001C7D80" w:rsidRPr="00D223F4" w:rsidRDefault="001C7D80" w:rsidP="00E92418">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2A21278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F537D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E6BDA84"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1C7D80" w:rsidRPr="00D223F4" w14:paraId="2F1783AC" w14:textId="77777777" w:rsidTr="00E92418">
        <w:trPr>
          <w:trHeight w:val="290"/>
        </w:trPr>
        <w:tc>
          <w:tcPr>
            <w:tcW w:w="2194" w:type="dxa"/>
            <w:shd w:val="clear" w:color="auto" w:fill="auto"/>
            <w:noWrap/>
            <w:hideMark/>
          </w:tcPr>
          <w:p w14:paraId="39AB0077" w14:textId="77777777" w:rsidR="001C7D80" w:rsidRPr="00D223F4" w:rsidRDefault="001C7D80" w:rsidP="00E92418">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703DB3D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A2A0EF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8BC52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932021E" w14:textId="77777777" w:rsidTr="00E92418">
        <w:trPr>
          <w:trHeight w:val="290"/>
        </w:trPr>
        <w:tc>
          <w:tcPr>
            <w:tcW w:w="2194" w:type="dxa"/>
            <w:shd w:val="clear" w:color="auto" w:fill="auto"/>
            <w:noWrap/>
            <w:hideMark/>
          </w:tcPr>
          <w:p w14:paraId="342325CB" w14:textId="77777777" w:rsidR="001C7D80" w:rsidRPr="00D223F4" w:rsidRDefault="001C7D80" w:rsidP="00E92418">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436D9B1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EE379A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BDD8C6"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72D26ACD" w14:textId="77777777" w:rsidTr="00E92418">
        <w:trPr>
          <w:trHeight w:val="290"/>
        </w:trPr>
        <w:tc>
          <w:tcPr>
            <w:tcW w:w="2194" w:type="dxa"/>
            <w:shd w:val="clear" w:color="auto" w:fill="auto"/>
            <w:noWrap/>
            <w:hideMark/>
          </w:tcPr>
          <w:p w14:paraId="7E87F8BC" w14:textId="77777777" w:rsidR="001C7D80" w:rsidRPr="00D223F4" w:rsidRDefault="001C7D80" w:rsidP="00E92418">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415E3B35"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7124448"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4CF5264" w14:textId="77777777" w:rsidTr="00E92418">
        <w:trPr>
          <w:trHeight w:val="290"/>
        </w:trPr>
        <w:tc>
          <w:tcPr>
            <w:tcW w:w="2194" w:type="dxa"/>
            <w:shd w:val="clear" w:color="auto" w:fill="auto"/>
            <w:noWrap/>
            <w:hideMark/>
          </w:tcPr>
          <w:p w14:paraId="0D5822DA" w14:textId="77777777" w:rsidR="001C7D80" w:rsidRPr="00D223F4" w:rsidRDefault="001C7D80" w:rsidP="00E92418">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093DB9B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00AAE59"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75645334" w14:textId="77777777" w:rsidTr="00E92418">
        <w:trPr>
          <w:trHeight w:val="290"/>
        </w:trPr>
        <w:tc>
          <w:tcPr>
            <w:tcW w:w="2194" w:type="dxa"/>
            <w:shd w:val="clear" w:color="auto" w:fill="auto"/>
            <w:noWrap/>
            <w:hideMark/>
          </w:tcPr>
          <w:p w14:paraId="309899CD" w14:textId="77777777" w:rsidR="001C7D80" w:rsidRPr="00D223F4" w:rsidRDefault="001C7D80" w:rsidP="00E92418">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69510E4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59DE4ED"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421DDC00" w14:textId="77777777" w:rsidTr="00E92418">
        <w:trPr>
          <w:trHeight w:val="290"/>
        </w:trPr>
        <w:tc>
          <w:tcPr>
            <w:tcW w:w="2194" w:type="dxa"/>
            <w:shd w:val="clear" w:color="auto" w:fill="auto"/>
            <w:noWrap/>
            <w:hideMark/>
          </w:tcPr>
          <w:p w14:paraId="24D8DC71" w14:textId="77777777" w:rsidR="001C7D80" w:rsidRPr="00D223F4" w:rsidRDefault="001C7D80" w:rsidP="00E92418">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2E8D99EB"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09568F1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BAFF40"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 ‘.’ São substituídos por ‘,’</w:t>
            </w:r>
          </w:p>
          <w:p w14:paraId="18DF1B0F"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1C7D80" w:rsidRPr="00D223F4" w14:paraId="546B7CDB" w14:textId="77777777" w:rsidTr="00E92418">
        <w:trPr>
          <w:trHeight w:val="290"/>
        </w:trPr>
        <w:tc>
          <w:tcPr>
            <w:tcW w:w="2194" w:type="dxa"/>
            <w:shd w:val="clear" w:color="auto" w:fill="auto"/>
            <w:noWrap/>
            <w:hideMark/>
          </w:tcPr>
          <w:p w14:paraId="0E8DC5C4" w14:textId="77777777" w:rsidR="001C7D80" w:rsidRPr="00D223F4" w:rsidRDefault="001C7D80" w:rsidP="00E92418">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6FE8BAE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E5733C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26AC09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AF4AF47" w14:textId="77777777" w:rsidTr="00E92418">
        <w:trPr>
          <w:trHeight w:val="290"/>
        </w:trPr>
        <w:tc>
          <w:tcPr>
            <w:tcW w:w="2194" w:type="dxa"/>
            <w:shd w:val="clear" w:color="auto" w:fill="auto"/>
            <w:noWrap/>
            <w:hideMark/>
          </w:tcPr>
          <w:p w14:paraId="3AA1BE25"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cbembl</w:t>
            </w:r>
          </w:p>
        </w:tc>
        <w:tc>
          <w:tcPr>
            <w:tcW w:w="6803" w:type="dxa"/>
            <w:shd w:val="clear" w:color="auto" w:fill="auto"/>
            <w:noWrap/>
          </w:tcPr>
          <w:p w14:paraId="6A08611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818C6A"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1731ED46" w14:textId="77777777" w:rsidTr="00E92418">
        <w:trPr>
          <w:trHeight w:val="290"/>
        </w:trPr>
        <w:tc>
          <w:tcPr>
            <w:tcW w:w="2194" w:type="dxa"/>
            <w:shd w:val="clear" w:color="auto" w:fill="auto"/>
            <w:noWrap/>
            <w:hideMark/>
          </w:tcPr>
          <w:p w14:paraId="07F4F86F" w14:textId="77777777" w:rsidR="001C7D80" w:rsidRPr="00D223F4" w:rsidRDefault="001C7D80" w:rsidP="00E92418">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5BEB724B"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28C9B62"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F36A8DE" w14:textId="77777777" w:rsidTr="00E92418">
        <w:trPr>
          <w:trHeight w:val="290"/>
        </w:trPr>
        <w:tc>
          <w:tcPr>
            <w:tcW w:w="2194" w:type="dxa"/>
            <w:shd w:val="clear" w:color="auto" w:fill="auto"/>
            <w:noWrap/>
            <w:hideMark/>
          </w:tcPr>
          <w:p w14:paraId="716854D8" w14:textId="77777777" w:rsidR="001C7D80" w:rsidRPr="00D223F4" w:rsidRDefault="001C7D80" w:rsidP="00E92418">
            <w:pPr>
              <w:rPr>
                <w:rFonts w:cs="Calibri"/>
                <w:color w:val="000000"/>
                <w:sz w:val="18"/>
                <w:szCs w:val="18"/>
              </w:rPr>
            </w:pPr>
            <w:r w:rsidRPr="00D223F4">
              <w:rPr>
                <w:rFonts w:cs="Calibri"/>
                <w:color w:val="000000"/>
                <w:sz w:val="18"/>
                <w:szCs w:val="18"/>
              </w:rPr>
              <w:t>ordhipot</w:t>
            </w:r>
          </w:p>
        </w:tc>
        <w:tc>
          <w:tcPr>
            <w:tcW w:w="6803" w:type="dxa"/>
            <w:shd w:val="clear" w:color="auto" w:fill="auto"/>
            <w:noWrap/>
          </w:tcPr>
          <w:p w14:paraId="4A8BC812"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F87401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2B1AABD"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4EFD120" w14:textId="77777777" w:rsidR="001C7D80" w:rsidRPr="00D223F4"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1C7D80" w:rsidRPr="00D223F4" w14:paraId="410B4E2E" w14:textId="77777777" w:rsidTr="00E92418">
        <w:trPr>
          <w:trHeight w:val="290"/>
        </w:trPr>
        <w:tc>
          <w:tcPr>
            <w:tcW w:w="2194" w:type="dxa"/>
            <w:shd w:val="clear" w:color="auto" w:fill="auto"/>
            <w:noWrap/>
            <w:hideMark/>
          </w:tcPr>
          <w:p w14:paraId="4EF92A3C" w14:textId="77777777" w:rsidR="001C7D80" w:rsidRPr="00D223F4" w:rsidRDefault="001C7D80" w:rsidP="00E92418">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47D6149E"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E1BC8C" w14:textId="77777777" w:rsidR="001C7D80" w:rsidRPr="000905F6" w:rsidRDefault="001C7D80" w:rsidP="00F63E90">
            <w:pPr>
              <w:pStyle w:val="ListParagraph"/>
              <w:numPr>
                <w:ilvl w:val="0"/>
                <w:numId w:val="57"/>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1C7D80" w:rsidRPr="00D223F4" w14:paraId="2513E18A" w14:textId="77777777" w:rsidTr="00E92418">
        <w:trPr>
          <w:trHeight w:val="290"/>
        </w:trPr>
        <w:tc>
          <w:tcPr>
            <w:tcW w:w="2194" w:type="dxa"/>
            <w:shd w:val="clear" w:color="auto" w:fill="auto"/>
            <w:noWrap/>
            <w:hideMark/>
          </w:tcPr>
          <w:p w14:paraId="69C31659" w14:textId="77777777" w:rsidR="001C7D80" w:rsidRPr="00D223F4" w:rsidRDefault="001C7D80" w:rsidP="00E92418">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7C3D33CA"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2F8B5F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A694F4C" w14:textId="77777777" w:rsidR="001C7D80" w:rsidRPr="000905F6" w:rsidRDefault="001C7D80"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1C7D80" w:rsidRPr="00D223F4" w14:paraId="2F120117" w14:textId="77777777" w:rsidTr="00E92418">
        <w:trPr>
          <w:trHeight w:val="290"/>
        </w:trPr>
        <w:tc>
          <w:tcPr>
            <w:tcW w:w="2194" w:type="dxa"/>
            <w:shd w:val="clear" w:color="auto" w:fill="auto"/>
            <w:noWrap/>
            <w:hideMark/>
          </w:tcPr>
          <w:p w14:paraId="06C03730" w14:textId="77777777" w:rsidR="001C7D80" w:rsidRPr="00D223F4" w:rsidRDefault="001C7D80" w:rsidP="00E92418">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1711EDE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5E16D7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327727" w14:textId="77777777" w:rsidR="001C7D80" w:rsidRPr="000905F6" w:rsidRDefault="001C7D80" w:rsidP="00F63E90">
            <w:pPr>
              <w:pStyle w:val="ListParagraph"/>
              <w:numPr>
                <w:ilvl w:val="0"/>
                <w:numId w:val="57"/>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1C7D80" w:rsidRPr="00D223F4" w14:paraId="05F4123A" w14:textId="77777777" w:rsidTr="00E92418">
        <w:trPr>
          <w:trHeight w:val="290"/>
        </w:trPr>
        <w:tc>
          <w:tcPr>
            <w:tcW w:w="2194" w:type="dxa"/>
            <w:shd w:val="clear" w:color="auto" w:fill="auto"/>
            <w:noWrap/>
            <w:hideMark/>
          </w:tcPr>
          <w:p w14:paraId="60C094BD" w14:textId="77777777" w:rsidR="001C7D80" w:rsidRPr="00D223F4" w:rsidRDefault="001C7D80" w:rsidP="00E92418">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5716F824"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A62FC"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98EB7F4" w14:textId="77777777" w:rsidTr="00E92418">
        <w:trPr>
          <w:trHeight w:val="290"/>
        </w:trPr>
        <w:tc>
          <w:tcPr>
            <w:tcW w:w="2194" w:type="dxa"/>
            <w:shd w:val="clear" w:color="auto" w:fill="auto"/>
            <w:noWrap/>
            <w:hideMark/>
          </w:tcPr>
          <w:p w14:paraId="7F6BE2C7" w14:textId="77777777" w:rsidR="001C7D80" w:rsidRPr="00D223F4" w:rsidRDefault="001C7D80" w:rsidP="00E92418">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68E7F6D5"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5F5440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3FF45F"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0EF9BC5F" w14:textId="77777777" w:rsidTr="00E92418">
        <w:trPr>
          <w:trHeight w:val="290"/>
        </w:trPr>
        <w:tc>
          <w:tcPr>
            <w:tcW w:w="2194" w:type="dxa"/>
            <w:shd w:val="clear" w:color="auto" w:fill="auto"/>
            <w:noWrap/>
            <w:hideMark/>
          </w:tcPr>
          <w:p w14:paraId="6333E481" w14:textId="77777777" w:rsidR="001C7D80" w:rsidRPr="00D223F4" w:rsidRDefault="001C7D80" w:rsidP="00E92418">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58D21309"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E3128DF"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1C7D80" w:rsidRPr="00D223F4" w14:paraId="21B72D7F" w14:textId="77777777" w:rsidTr="00E92418">
        <w:trPr>
          <w:trHeight w:val="290"/>
        </w:trPr>
        <w:tc>
          <w:tcPr>
            <w:tcW w:w="2194" w:type="dxa"/>
            <w:shd w:val="clear" w:color="auto" w:fill="auto"/>
            <w:noWrap/>
            <w:hideMark/>
          </w:tcPr>
          <w:p w14:paraId="1DBC3552" w14:textId="77777777" w:rsidR="001C7D80" w:rsidRPr="00D223F4" w:rsidRDefault="001C7D80" w:rsidP="00E92418">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58565617"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319F41"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0A620A84" w14:textId="77777777" w:rsidTr="00E92418">
        <w:trPr>
          <w:trHeight w:val="290"/>
        </w:trPr>
        <w:tc>
          <w:tcPr>
            <w:tcW w:w="2194" w:type="dxa"/>
            <w:shd w:val="clear" w:color="auto" w:fill="auto"/>
            <w:noWrap/>
            <w:hideMark/>
          </w:tcPr>
          <w:p w14:paraId="0B59336A" w14:textId="77777777" w:rsidR="001C7D80" w:rsidRPr="00D223F4" w:rsidRDefault="001C7D80" w:rsidP="00E92418">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78161E8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9F1E82"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038905" w14:textId="77777777" w:rsidTr="00E92418">
        <w:trPr>
          <w:trHeight w:val="290"/>
        </w:trPr>
        <w:tc>
          <w:tcPr>
            <w:tcW w:w="2194" w:type="dxa"/>
            <w:shd w:val="clear" w:color="auto" w:fill="auto"/>
            <w:noWrap/>
            <w:hideMark/>
          </w:tcPr>
          <w:p w14:paraId="6E3A20A6" w14:textId="77777777" w:rsidR="001C7D80" w:rsidRPr="00D223F4" w:rsidRDefault="001C7D80" w:rsidP="00E92418">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47037112"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6A15A79D"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BCC1756"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A82E4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1C7D80" w:rsidRPr="00D223F4" w14:paraId="272D08C1" w14:textId="77777777" w:rsidTr="00E92418">
        <w:trPr>
          <w:trHeight w:val="290"/>
        </w:trPr>
        <w:tc>
          <w:tcPr>
            <w:tcW w:w="2194" w:type="dxa"/>
            <w:shd w:val="clear" w:color="auto" w:fill="auto"/>
            <w:noWrap/>
            <w:hideMark/>
          </w:tcPr>
          <w:p w14:paraId="4CAC65FF" w14:textId="77777777" w:rsidR="001C7D80" w:rsidRPr="00D223F4" w:rsidRDefault="001C7D80" w:rsidP="00E92418">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0CD1D808"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9597010"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4D49FBA7" w14:textId="77777777" w:rsidTr="00E92418">
        <w:trPr>
          <w:trHeight w:val="290"/>
        </w:trPr>
        <w:tc>
          <w:tcPr>
            <w:tcW w:w="2194" w:type="dxa"/>
            <w:shd w:val="clear" w:color="auto" w:fill="auto"/>
            <w:noWrap/>
            <w:hideMark/>
          </w:tcPr>
          <w:p w14:paraId="05B5A005" w14:textId="77777777" w:rsidR="001C7D80" w:rsidRPr="00D223F4" w:rsidRDefault="001C7D80" w:rsidP="00E92418">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23C8935E"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CA55C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268147C" w14:textId="77777777" w:rsidTr="00E92418">
        <w:trPr>
          <w:trHeight w:val="290"/>
        </w:trPr>
        <w:tc>
          <w:tcPr>
            <w:tcW w:w="2194" w:type="dxa"/>
            <w:shd w:val="clear" w:color="auto" w:fill="auto"/>
            <w:noWrap/>
            <w:hideMark/>
          </w:tcPr>
          <w:p w14:paraId="2A480445" w14:textId="77777777" w:rsidR="001C7D80" w:rsidRPr="00D223F4" w:rsidRDefault="001C7D80" w:rsidP="00E92418">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27D8934D"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97A85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221AB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4603E63C" w14:textId="77777777" w:rsidTr="00E92418">
        <w:trPr>
          <w:trHeight w:val="290"/>
        </w:trPr>
        <w:tc>
          <w:tcPr>
            <w:tcW w:w="2194" w:type="dxa"/>
            <w:shd w:val="clear" w:color="auto" w:fill="auto"/>
            <w:noWrap/>
            <w:hideMark/>
          </w:tcPr>
          <w:p w14:paraId="0DE69465" w14:textId="77777777" w:rsidR="001C7D80" w:rsidRPr="00D223F4" w:rsidRDefault="001C7D80" w:rsidP="00E92418">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61D794C5"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6733E9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358F82"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57CF47D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1C7D80" w:rsidRPr="00D223F4" w14:paraId="3535A171" w14:textId="77777777" w:rsidTr="00E92418">
        <w:trPr>
          <w:trHeight w:val="290"/>
        </w:trPr>
        <w:tc>
          <w:tcPr>
            <w:tcW w:w="2194" w:type="dxa"/>
            <w:shd w:val="clear" w:color="auto" w:fill="auto"/>
            <w:noWrap/>
            <w:hideMark/>
          </w:tcPr>
          <w:p w14:paraId="1EA4718D"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ndoc</w:t>
            </w:r>
          </w:p>
        </w:tc>
        <w:tc>
          <w:tcPr>
            <w:tcW w:w="6803" w:type="dxa"/>
            <w:shd w:val="clear" w:color="auto" w:fill="auto"/>
            <w:noWrap/>
          </w:tcPr>
          <w:p w14:paraId="25A4FB5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54A757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896006"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6981BCDB" w14:textId="77777777" w:rsidTr="00E92418">
        <w:trPr>
          <w:trHeight w:val="290"/>
        </w:trPr>
        <w:tc>
          <w:tcPr>
            <w:tcW w:w="2194" w:type="dxa"/>
            <w:shd w:val="clear" w:color="auto" w:fill="auto"/>
            <w:noWrap/>
            <w:hideMark/>
          </w:tcPr>
          <w:p w14:paraId="657F4F07" w14:textId="77777777" w:rsidR="001C7D80" w:rsidRPr="00D223F4" w:rsidRDefault="001C7D80" w:rsidP="00E92418">
            <w:pPr>
              <w:rPr>
                <w:rFonts w:cs="Calibri"/>
                <w:color w:val="000000"/>
                <w:sz w:val="18"/>
                <w:szCs w:val="18"/>
              </w:rPr>
            </w:pPr>
            <w:r w:rsidRPr="00D223F4">
              <w:rPr>
                <w:rFonts w:cs="Calibri"/>
                <w:color w:val="000000"/>
                <w:sz w:val="18"/>
                <w:szCs w:val="18"/>
              </w:rPr>
              <w:t>indocac</w:t>
            </w:r>
          </w:p>
        </w:tc>
        <w:tc>
          <w:tcPr>
            <w:tcW w:w="6803" w:type="dxa"/>
            <w:shd w:val="clear" w:color="auto" w:fill="auto"/>
            <w:noWrap/>
          </w:tcPr>
          <w:p w14:paraId="6007BDB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406378D"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D8DF1C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4E4702" w14:textId="77777777" w:rsidTr="00E92418">
        <w:trPr>
          <w:trHeight w:val="290"/>
        </w:trPr>
        <w:tc>
          <w:tcPr>
            <w:tcW w:w="2194" w:type="dxa"/>
            <w:shd w:val="clear" w:color="auto" w:fill="auto"/>
            <w:noWrap/>
            <w:hideMark/>
          </w:tcPr>
          <w:p w14:paraId="3136FBAB" w14:textId="77777777" w:rsidR="001C7D80" w:rsidRPr="00D223F4" w:rsidRDefault="001C7D80" w:rsidP="00E92418">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2561AE5B"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F6AADB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979C2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390C5D" w14:textId="77777777" w:rsidTr="00E92418">
        <w:trPr>
          <w:trHeight w:val="290"/>
        </w:trPr>
        <w:tc>
          <w:tcPr>
            <w:tcW w:w="2194" w:type="dxa"/>
            <w:shd w:val="clear" w:color="auto" w:fill="auto"/>
            <w:noWrap/>
            <w:hideMark/>
          </w:tcPr>
          <w:p w14:paraId="7706CC19" w14:textId="77777777" w:rsidR="001C7D80" w:rsidRPr="00D223F4" w:rsidRDefault="001C7D80" w:rsidP="00E92418">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5AD0DA0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948738B"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B8555C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7B50F6D5" w14:textId="77777777" w:rsidTr="00E92418">
        <w:trPr>
          <w:trHeight w:val="290"/>
        </w:trPr>
        <w:tc>
          <w:tcPr>
            <w:tcW w:w="2194" w:type="dxa"/>
            <w:shd w:val="clear" w:color="auto" w:fill="auto"/>
            <w:noWrap/>
            <w:hideMark/>
          </w:tcPr>
          <w:p w14:paraId="489C076E" w14:textId="77777777" w:rsidR="001C7D80" w:rsidRPr="00D223F4" w:rsidRDefault="001C7D80" w:rsidP="00E9241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24D5D0EB"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39BC859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5CB603"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FBF5C9E"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1C7D80" w:rsidRPr="00D223F4" w14:paraId="526F866F" w14:textId="77777777" w:rsidTr="00E92418">
        <w:trPr>
          <w:trHeight w:val="290"/>
        </w:trPr>
        <w:tc>
          <w:tcPr>
            <w:tcW w:w="2194" w:type="dxa"/>
            <w:shd w:val="clear" w:color="auto" w:fill="auto"/>
            <w:noWrap/>
            <w:hideMark/>
          </w:tcPr>
          <w:p w14:paraId="6C1A369F" w14:textId="77777777" w:rsidR="001C7D80" w:rsidRPr="00D223F4" w:rsidRDefault="001C7D80" w:rsidP="00E9241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44AE6BA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2656D5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82083DD"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3528A47C" w14:textId="77777777" w:rsidTr="00E92418">
        <w:trPr>
          <w:trHeight w:val="290"/>
        </w:trPr>
        <w:tc>
          <w:tcPr>
            <w:tcW w:w="2194" w:type="dxa"/>
            <w:shd w:val="clear" w:color="auto" w:fill="auto"/>
            <w:noWrap/>
            <w:hideMark/>
          </w:tcPr>
          <w:p w14:paraId="1B851F4D" w14:textId="77777777" w:rsidR="001C7D80" w:rsidRPr="00D223F4" w:rsidRDefault="001C7D80" w:rsidP="00E9241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5D0E91AE"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2F7AFB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1C7105"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1C7D80" w:rsidRPr="00D223F4" w14:paraId="28FC0A67" w14:textId="77777777" w:rsidTr="00E92418">
        <w:trPr>
          <w:trHeight w:val="290"/>
        </w:trPr>
        <w:tc>
          <w:tcPr>
            <w:tcW w:w="2194" w:type="dxa"/>
            <w:shd w:val="clear" w:color="auto" w:fill="auto"/>
            <w:noWrap/>
            <w:hideMark/>
          </w:tcPr>
          <w:p w14:paraId="733AF073" w14:textId="77777777" w:rsidR="001C7D80" w:rsidRPr="00D223F4" w:rsidRDefault="001C7D80" w:rsidP="00E9241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37276FF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FEA6F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599028"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6C3C8E60" w14:textId="77777777" w:rsidTr="00E92418">
        <w:trPr>
          <w:trHeight w:val="290"/>
        </w:trPr>
        <w:tc>
          <w:tcPr>
            <w:tcW w:w="2194" w:type="dxa"/>
            <w:shd w:val="clear" w:color="auto" w:fill="auto"/>
            <w:noWrap/>
            <w:hideMark/>
          </w:tcPr>
          <w:p w14:paraId="6827C9E9" w14:textId="77777777" w:rsidR="001C7D80" w:rsidRPr="00D223F4" w:rsidRDefault="001C7D80" w:rsidP="00E9241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5979EE3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5B3EC5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27EF9A8"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2ADB44A0" w14:textId="77777777" w:rsidTr="00E92418">
        <w:trPr>
          <w:trHeight w:val="290"/>
        </w:trPr>
        <w:tc>
          <w:tcPr>
            <w:tcW w:w="2194" w:type="dxa"/>
            <w:shd w:val="clear" w:color="auto" w:fill="auto"/>
            <w:noWrap/>
            <w:hideMark/>
          </w:tcPr>
          <w:p w14:paraId="6A2EEBBD" w14:textId="77777777" w:rsidR="001C7D80" w:rsidRPr="00D223F4" w:rsidRDefault="001C7D80" w:rsidP="00E9241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25169D0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F9320E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625EC9"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5A5DA6E4" w14:textId="77777777" w:rsidTr="00E92418">
        <w:trPr>
          <w:trHeight w:val="290"/>
        </w:trPr>
        <w:tc>
          <w:tcPr>
            <w:tcW w:w="2194" w:type="dxa"/>
            <w:shd w:val="clear" w:color="auto" w:fill="auto"/>
            <w:noWrap/>
            <w:hideMark/>
          </w:tcPr>
          <w:p w14:paraId="38E46E7D" w14:textId="77777777" w:rsidR="001C7D80" w:rsidRPr="00D223F4" w:rsidRDefault="001C7D80" w:rsidP="00E9241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2E6F8C60"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6905F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17567C"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5660CEA4" w14:textId="77777777" w:rsidTr="00E92418">
        <w:trPr>
          <w:trHeight w:val="290"/>
        </w:trPr>
        <w:tc>
          <w:tcPr>
            <w:tcW w:w="2194" w:type="dxa"/>
            <w:shd w:val="clear" w:color="auto" w:fill="auto"/>
            <w:noWrap/>
            <w:hideMark/>
          </w:tcPr>
          <w:p w14:paraId="55D85C7B" w14:textId="77777777" w:rsidR="001C7D80" w:rsidRPr="00D223F4" w:rsidRDefault="001C7D80" w:rsidP="00E9241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6860CAD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452E3CF"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FA7B80"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03E6DC74" w14:textId="77777777" w:rsidTr="00E92418">
        <w:trPr>
          <w:trHeight w:val="290"/>
        </w:trPr>
        <w:tc>
          <w:tcPr>
            <w:tcW w:w="2194" w:type="dxa"/>
            <w:shd w:val="clear" w:color="auto" w:fill="auto"/>
            <w:noWrap/>
            <w:hideMark/>
          </w:tcPr>
          <w:p w14:paraId="5AE44E0E" w14:textId="77777777" w:rsidR="001C7D80" w:rsidRPr="00D223F4" w:rsidRDefault="001C7D80" w:rsidP="00E9241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3935F2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7B7375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D3A17B"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1C7D80" w:rsidRPr="00D223F4" w14:paraId="445F336E" w14:textId="77777777" w:rsidTr="00E92418">
        <w:trPr>
          <w:trHeight w:val="290"/>
        </w:trPr>
        <w:tc>
          <w:tcPr>
            <w:tcW w:w="2194" w:type="dxa"/>
            <w:shd w:val="clear" w:color="auto" w:fill="auto"/>
            <w:noWrap/>
            <w:hideMark/>
          </w:tcPr>
          <w:p w14:paraId="4AA40FC7" w14:textId="77777777" w:rsidR="001C7D80" w:rsidRPr="00D223F4" w:rsidRDefault="001C7D80" w:rsidP="00E9241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12FE23A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AA9A544"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935EA0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70B8E4AD" w14:textId="77777777" w:rsidTr="00E92418">
        <w:trPr>
          <w:trHeight w:val="290"/>
        </w:trPr>
        <w:tc>
          <w:tcPr>
            <w:tcW w:w="2194" w:type="dxa"/>
            <w:shd w:val="clear" w:color="auto" w:fill="auto"/>
            <w:noWrap/>
            <w:hideMark/>
          </w:tcPr>
          <w:p w14:paraId="1344E199" w14:textId="77777777" w:rsidR="001C7D80" w:rsidRPr="00D223F4" w:rsidRDefault="001C7D80" w:rsidP="00E9241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548F6DDE"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D76BBD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lastRenderedPageBreak/>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10C09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386F09F1" w14:textId="77777777" w:rsidTr="00E92418">
        <w:trPr>
          <w:trHeight w:val="290"/>
        </w:trPr>
        <w:tc>
          <w:tcPr>
            <w:tcW w:w="2194" w:type="dxa"/>
            <w:shd w:val="clear" w:color="auto" w:fill="auto"/>
            <w:noWrap/>
            <w:hideMark/>
          </w:tcPr>
          <w:p w14:paraId="0029A4E2"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cmarca</w:t>
            </w:r>
          </w:p>
        </w:tc>
        <w:tc>
          <w:tcPr>
            <w:tcW w:w="6803" w:type="dxa"/>
            <w:shd w:val="clear" w:color="auto" w:fill="auto"/>
            <w:noWrap/>
          </w:tcPr>
          <w:p w14:paraId="58A7121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6E1211"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5B7D4E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1C7D80" w:rsidRPr="00D223F4" w14:paraId="448900B9" w14:textId="77777777" w:rsidTr="00E92418">
        <w:trPr>
          <w:trHeight w:val="290"/>
        </w:trPr>
        <w:tc>
          <w:tcPr>
            <w:tcW w:w="2194" w:type="dxa"/>
            <w:shd w:val="clear" w:color="auto" w:fill="auto"/>
            <w:noWrap/>
            <w:hideMark/>
          </w:tcPr>
          <w:p w14:paraId="16DD3799" w14:textId="77777777" w:rsidR="001C7D80" w:rsidRPr="00D223F4" w:rsidRDefault="001C7D80" w:rsidP="00E92418">
            <w:pPr>
              <w:rPr>
                <w:rFonts w:cs="Calibri"/>
                <w:color w:val="000000"/>
                <w:sz w:val="18"/>
                <w:szCs w:val="18"/>
              </w:rPr>
            </w:pPr>
            <w:r w:rsidRPr="00D223F4">
              <w:rPr>
                <w:rFonts w:cs="Calibri"/>
                <w:color w:val="000000"/>
                <w:sz w:val="18"/>
                <w:szCs w:val="18"/>
              </w:rPr>
              <w:t>tipobeml</w:t>
            </w:r>
          </w:p>
        </w:tc>
        <w:tc>
          <w:tcPr>
            <w:tcW w:w="6803" w:type="dxa"/>
            <w:shd w:val="clear" w:color="auto" w:fill="auto"/>
            <w:noWrap/>
          </w:tcPr>
          <w:p w14:paraId="3FAAA24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0205264"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057C9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1C7D80" w:rsidRPr="00D223F4" w14:paraId="7DACAC40" w14:textId="77777777" w:rsidTr="00E92418">
        <w:trPr>
          <w:trHeight w:val="290"/>
        </w:trPr>
        <w:tc>
          <w:tcPr>
            <w:tcW w:w="2194" w:type="dxa"/>
            <w:shd w:val="clear" w:color="auto" w:fill="auto"/>
            <w:noWrap/>
            <w:hideMark/>
          </w:tcPr>
          <w:p w14:paraId="56ED9392" w14:textId="77777777" w:rsidR="001C7D80" w:rsidRPr="00D223F4" w:rsidRDefault="001C7D80" w:rsidP="00E9241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73432420"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CDC28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CCE65F2" w14:textId="77777777" w:rsidTr="00E92418">
        <w:trPr>
          <w:trHeight w:val="290"/>
        </w:trPr>
        <w:tc>
          <w:tcPr>
            <w:tcW w:w="2194" w:type="dxa"/>
            <w:shd w:val="clear" w:color="auto" w:fill="auto"/>
            <w:noWrap/>
            <w:hideMark/>
          </w:tcPr>
          <w:p w14:paraId="64591327" w14:textId="77777777" w:rsidR="001C7D80" w:rsidRPr="00D223F4" w:rsidRDefault="001C7D80" w:rsidP="00E9241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48409B68"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96AF42"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61EE96" w14:textId="77777777" w:rsidTr="00E92418">
        <w:trPr>
          <w:trHeight w:val="290"/>
        </w:trPr>
        <w:tc>
          <w:tcPr>
            <w:tcW w:w="2194" w:type="dxa"/>
            <w:shd w:val="clear" w:color="auto" w:fill="auto"/>
            <w:noWrap/>
            <w:hideMark/>
          </w:tcPr>
          <w:p w14:paraId="5529CF34" w14:textId="77777777" w:rsidR="001C7D80" w:rsidRPr="00D223F4" w:rsidRDefault="001C7D80" w:rsidP="00E9241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3FFED302"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DF1DAC1"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160F0698" w14:textId="77777777" w:rsidTr="00E92418">
        <w:trPr>
          <w:trHeight w:val="290"/>
        </w:trPr>
        <w:tc>
          <w:tcPr>
            <w:tcW w:w="2194" w:type="dxa"/>
            <w:shd w:val="clear" w:color="auto" w:fill="auto"/>
            <w:noWrap/>
            <w:hideMark/>
          </w:tcPr>
          <w:p w14:paraId="720ACD7A" w14:textId="77777777" w:rsidR="001C7D80" w:rsidRPr="00D223F4" w:rsidRDefault="001C7D80" w:rsidP="00E9241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2379AB1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DA68A06"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909BFC7"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1C7D80" w:rsidRPr="00D223F4" w14:paraId="05FC2427" w14:textId="77777777" w:rsidTr="00E92418">
        <w:trPr>
          <w:trHeight w:val="290"/>
        </w:trPr>
        <w:tc>
          <w:tcPr>
            <w:tcW w:w="2194" w:type="dxa"/>
            <w:shd w:val="clear" w:color="auto" w:fill="auto"/>
            <w:noWrap/>
            <w:hideMark/>
          </w:tcPr>
          <w:p w14:paraId="597CABC4" w14:textId="77777777" w:rsidR="001C7D80" w:rsidRPr="00D223F4" w:rsidRDefault="001C7D80" w:rsidP="00E9241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1ED6610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2155602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566F63"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1C7D80" w:rsidRPr="00D223F4" w14:paraId="09802316" w14:textId="77777777" w:rsidTr="00E92418">
        <w:trPr>
          <w:trHeight w:val="290"/>
        </w:trPr>
        <w:tc>
          <w:tcPr>
            <w:tcW w:w="2194" w:type="dxa"/>
            <w:shd w:val="clear" w:color="auto" w:fill="auto"/>
            <w:noWrap/>
            <w:hideMark/>
          </w:tcPr>
          <w:p w14:paraId="350390F5" w14:textId="77777777" w:rsidR="001C7D80" w:rsidRPr="00D223F4" w:rsidRDefault="001C7D80" w:rsidP="00E9241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64DCE7F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9BBA3D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E89DA14" w14:textId="77777777" w:rsidR="001C7D80" w:rsidRPr="000223E8" w:rsidRDefault="001C7D80" w:rsidP="00F63E90">
            <w:pPr>
              <w:pStyle w:val="ListParagraph"/>
              <w:numPr>
                <w:ilvl w:val="0"/>
                <w:numId w:val="57"/>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1EDF6A4E" w14:textId="77777777" w:rsidTr="00E92418">
        <w:trPr>
          <w:trHeight w:val="290"/>
        </w:trPr>
        <w:tc>
          <w:tcPr>
            <w:tcW w:w="2194" w:type="dxa"/>
            <w:shd w:val="clear" w:color="auto" w:fill="auto"/>
            <w:noWrap/>
            <w:hideMark/>
          </w:tcPr>
          <w:p w14:paraId="13CEB32D" w14:textId="77777777" w:rsidR="001C7D80" w:rsidRPr="00D223F4" w:rsidRDefault="001C7D80" w:rsidP="00E9241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7BBC70F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74635E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8EC319"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1C7D80" w:rsidRPr="00D223F4" w14:paraId="2D671C4A" w14:textId="77777777" w:rsidTr="00E92418">
        <w:trPr>
          <w:trHeight w:val="290"/>
        </w:trPr>
        <w:tc>
          <w:tcPr>
            <w:tcW w:w="2194" w:type="dxa"/>
            <w:shd w:val="clear" w:color="auto" w:fill="auto"/>
            <w:noWrap/>
            <w:hideMark/>
          </w:tcPr>
          <w:p w14:paraId="7BFDEC1A" w14:textId="77777777" w:rsidR="001C7D80" w:rsidRPr="00D223F4" w:rsidRDefault="001C7D80" w:rsidP="00E9241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5757A35F"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8234C2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2D496F"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5FB97D04" w14:textId="77777777" w:rsidTr="00E92418">
        <w:trPr>
          <w:trHeight w:val="290"/>
        </w:trPr>
        <w:tc>
          <w:tcPr>
            <w:tcW w:w="2194" w:type="dxa"/>
            <w:shd w:val="clear" w:color="auto" w:fill="auto"/>
            <w:noWrap/>
            <w:hideMark/>
          </w:tcPr>
          <w:p w14:paraId="67B50B1D" w14:textId="77777777" w:rsidR="001C7D80" w:rsidRPr="00D223F4" w:rsidRDefault="001C7D80" w:rsidP="00E9241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27783546"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9A07AD2"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94B391"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7897F49" w14:textId="77777777" w:rsidTr="00E92418">
        <w:trPr>
          <w:trHeight w:val="290"/>
        </w:trPr>
        <w:tc>
          <w:tcPr>
            <w:tcW w:w="2194" w:type="dxa"/>
            <w:shd w:val="clear" w:color="auto" w:fill="auto"/>
            <w:noWrap/>
            <w:hideMark/>
          </w:tcPr>
          <w:p w14:paraId="69FDFD42" w14:textId="77777777" w:rsidR="001C7D80" w:rsidRPr="00D223F4" w:rsidRDefault="001C7D80" w:rsidP="00E9241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4FE9C204"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5C4E2A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37FA4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34C0B5D9" w14:textId="77777777" w:rsidTr="00E92418">
        <w:trPr>
          <w:trHeight w:val="290"/>
        </w:trPr>
        <w:tc>
          <w:tcPr>
            <w:tcW w:w="2194" w:type="dxa"/>
            <w:shd w:val="clear" w:color="auto" w:fill="auto"/>
            <w:noWrap/>
            <w:hideMark/>
          </w:tcPr>
          <w:p w14:paraId="20E4F959" w14:textId="77777777" w:rsidR="001C7D80" w:rsidRPr="00D223F4" w:rsidRDefault="001C7D80" w:rsidP="00E9241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0B3E9F68"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C76049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9BDED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1C7D80" w:rsidRPr="00D223F4" w14:paraId="4828A6AA" w14:textId="77777777" w:rsidTr="00E92418">
        <w:trPr>
          <w:trHeight w:val="290"/>
        </w:trPr>
        <w:tc>
          <w:tcPr>
            <w:tcW w:w="2194" w:type="dxa"/>
            <w:shd w:val="clear" w:color="auto" w:fill="auto"/>
            <w:noWrap/>
            <w:hideMark/>
          </w:tcPr>
          <w:p w14:paraId="600D1435" w14:textId="77777777" w:rsidR="001C7D80" w:rsidRPr="00D223F4" w:rsidRDefault="001C7D80" w:rsidP="00E9241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70CD0EF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C31DA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554AF0"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5A5BB6EC" w14:textId="77777777" w:rsidTr="00E92418">
        <w:trPr>
          <w:trHeight w:val="290"/>
        </w:trPr>
        <w:tc>
          <w:tcPr>
            <w:tcW w:w="2194" w:type="dxa"/>
            <w:shd w:val="clear" w:color="auto" w:fill="auto"/>
            <w:noWrap/>
            <w:hideMark/>
          </w:tcPr>
          <w:p w14:paraId="5A8E9A8D" w14:textId="77777777" w:rsidR="001C7D80" w:rsidRPr="00D223F4" w:rsidRDefault="001C7D80" w:rsidP="00E9241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BCC0869"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D6B8148"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04B7888"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lastRenderedPageBreak/>
              <w:t>Caso o campo não esteja preenchido com 3 caracteres, é acrescentado ‘ ’ à esquerda, até perfazer o comprimento de campo desejado.</w:t>
            </w:r>
          </w:p>
        </w:tc>
      </w:tr>
      <w:tr w:rsidR="001C7D80" w:rsidRPr="00D223F4" w14:paraId="2053FFB2" w14:textId="77777777" w:rsidTr="00E92418">
        <w:trPr>
          <w:trHeight w:val="290"/>
        </w:trPr>
        <w:tc>
          <w:tcPr>
            <w:tcW w:w="2194" w:type="dxa"/>
            <w:shd w:val="clear" w:color="auto" w:fill="auto"/>
            <w:noWrap/>
            <w:hideMark/>
          </w:tcPr>
          <w:p w14:paraId="0B855A72" w14:textId="77777777" w:rsidR="001C7D80" w:rsidRPr="00D223F4" w:rsidRDefault="001C7D80" w:rsidP="00E92418">
            <w:pPr>
              <w:rPr>
                <w:rFonts w:cs="Calibri"/>
                <w:color w:val="000000"/>
                <w:sz w:val="18"/>
                <w:szCs w:val="18"/>
              </w:rPr>
            </w:pPr>
            <w:r w:rsidRPr="00D223F4">
              <w:rPr>
                <w:rFonts w:cs="Calibri"/>
                <w:color w:val="000000"/>
                <w:sz w:val="18"/>
                <w:szCs w:val="18"/>
              </w:rPr>
              <w:lastRenderedPageBreak/>
              <w:t>isin</w:t>
            </w:r>
          </w:p>
        </w:tc>
        <w:tc>
          <w:tcPr>
            <w:tcW w:w="6803" w:type="dxa"/>
            <w:shd w:val="clear" w:color="auto" w:fill="auto"/>
            <w:noWrap/>
          </w:tcPr>
          <w:p w14:paraId="15EB91A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940273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2C1CA6"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12 caracteres, é acrescentado ‘ ’ à esquerda, até perfazer o comprimento de campo desejado.</w:t>
            </w:r>
          </w:p>
        </w:tc>
      </w:tr>
      <w:tr w:rsidR="001C7D80" w:rsidRPr="00D223F4" w14:paraId="2A6B303A" w14:textId="77777777" w:rsidTr="00E92418">
        <w:trPr>
          <w:trHeight w:val="290"/>
        </w:trPr>
        <w:tc>
          <w:tcPr>
            <w:tcW w:w="2194" w:type="dxa"/>
            <w:shd w:val="clear" w:color="auto" w:fill="auto"/>
            <w:noWrap/>
            <w:hideMark/>
          </w:tcPr>
          <w:p w14:paraId="51851F03" w14:textId="77777777" w:rsidR="001C7D80" w:rsidRPr="00D223F4" w:rsidRDefault="001C7D80" w:rsidP="00E92418">
            <w:pPr>
              <w:rPr>
                <w:rFonts w:cs="Calibri"/>
                <w:color w:val="000000"/>
                <w:sz w:val="18"/>
                <w:szCs w:val="18"/>
              </w:rPr>
            </w:pPr>
            <w:r w:rsidRPr="00D223F4">
              <w:rPr>
                <w:rFonts w:cs="Calibri"/>
                <w:color w:val="000000"/>
                <w:sz w:val="18"/>
                <w:szCs w:val="18"/>
              </w:rPr>
              <w:t>cprodutol</w:t>
            </w:r>
          </w:p>
        </w:tc>
        <w:tc>
          <w:tcPr>
            <w:tcW w:w="6803" w:type="dxa"/>
            <w:shd w:val="clear" w:color="auto" w:fill="auto"/>
            <w:noWrap/>
          </w:tcPr>
          <w:p w14:paraId="7B039DA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4C3777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9CAF6CE"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6A80F20A" w14:textId="77777777" w:rsidTr="00E92418">
        <w:trPr>
          <w:trHeight w:val="290"/>
        </w:trPr>
        <w:tc>
          <w:tcPr>
            <w:tcW w:w="2194" w:type="dxa"/>
            <w:shd w:val="clear" w:color="auto" w:fill="auto"/>
            <w:noWrap/>
            <w:hideMark/>
          </w:tcPr>
          <w:p w14:paraId="6D25F06B" w14:textId="77777777" w:rsidR="001C7D80" w:rsidRPr="00D223F4" w:rsidRDefault="001C7D80" w:rsidP="00E9241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6385206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39AA4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0460D82"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469C017F" w14:textId="77777777" w:rsidTr="00E92418">
        <w:trPr>
          <w:trHeight w:val="290"/>
        </w:trPr>
        <w:tc>
          <w:tcPr>
            <w:tcW w:w="2194" w:type="dxa"/>
            <w:shd w:val="clear" w:color="auto" w:fill="auto"/>
            <w:noWrap/>
            <w:hideMark/>
          </w:tcPr>
          <w:p w14:paraId="6FD26437" w14:textId="77777777" w:rsidR="001C7D80" w:rsidRPr="00D223F4" w:rsidRDefault="001C7D80" w:rsidP="00E9241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755B721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50359E2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01DD85"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1C7D80" w:rsidRPr="00D223F4" w14:paraId="0E2497BE" w14:textId="77777777" w:rsidTr="00E92418">
        <w:trPr>
          <w:trHeight w:val="290"/>
        </w:trPr>
        <w:tc>
          <w:tcPr>
            <w:tcW w:w="2194" w:type="dxa"/>
            <w:shd w:val="clear" w:color="auto" w:fill="auto"/>
            <w:noWrap/>
            <w:hideMark/>
          </w:tcPr>
          <w:p w14:paraId="69F2383B" w14:textId="77777777" w:rsidR="001C7D80" w:rsidRPr="00D223F4" w:rsidRDefault="001C7D80" w:rsidP="00E9241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0C641A23"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74B570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055943C"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1C7D80" w:rsidRPr="00D223F4" w14:paraId="1C0A3496" w14:textId="77777777" w:rsidTr="00E92418">
        <w:trPr>
          <w:trHeight w:val="290"/>
        </w:trPr>
        <w:tc>
          <w:tcPr>
            <w:tcW w:w="2194" w:type="dxa"/>
            <w:shd w:val="clear" w:color="auto" w:fill="auto"/>
            <w:noWrap/>
            <w:hideMark/>
          </w:tcPr>
          <w:p w14:paraId="2CDE149D" w14:textId="77777777" w:rsidR="001C7D80" w:rsidRPr="00D223F4" w:rsidRDefault="001C7D80" w:rsidP="00E9241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5EC9948A" w14:textId="77777777" w:rsidR="001C7D80" w:rsidRPr="0067670C"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54533D"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1C7D80" w:rsidRPr="00D223F4" w14:paraId="45A369EA" w14:textId="77777777" w:rsidTr="00E92418">
        <w:trPr>
          <w:trHeight w:val="290"/>
        </w:trPr>
        <w:tc>
          <w:tcPr>
            <w:tcW w:w="2194" w:type="dxa"/>
            <w:shd w:val="clear" w:color="auto" w:fill="auto"/>
            <w:noWrap/>
            <w:hideMark/>
          </w:tcPr>
          <w:p w14:paraId="4E9027D9" w14:textId="77777777" w:rsidR="001C7D80" w:rsidRPr="00D223F4" w:rsidRDefault="001C7D80" w:rsidP="00E9241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B558302"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A8F88AA"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F7AD0A7"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737F9596" w14:textId="77777777" w:rsidTr="00E92418">
        <w:trPr>
          <w:trHeight w:val="290"/>
        </w:trPr>
        <w:tc>
          <w:tcPr>
            <w:tcW w:w="2194" w:type="dxa"/>
            <w:shd w:val="clear" w:color="auto" w:fill="auto"/>
            <w:noWrap/>
            <w:hideMark/>
          </w:tcPr>
          <w:p w14:paraId="29230848" w14:textId="77777777" w:rsidR="001C7D80" w:rsidRPr="00D223F4" w:rsidRDefault="001C7D80" w:rsidP="00E9241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4001769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32E6C4C"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6FD6E5B"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44708EB" w14:textId="77777777" w:rsidTr="00E92418">
        <w:trPr>
          <w:trHeight w:val="290"/>
        </w:trPr>
        <w:tc>
          <w:tcPr>
            <w:tcW w:w="2194" w:type="dxa"/>
            <w:shd w:val="clear" w:color="auto" w:fill="auto"/>
            <w:noWrap/>
            <w:hideMark/>
          </w:tcPr>
          <w:p w14:paraId="009A9781" w14:textId="77777777" w:rsidR="001C7D80" w:rsidRPr="00D223F4" w:rsidRDefault="001C7D80" w:rsidP="00E9241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5B2D4A7"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894EBA0"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4204015"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1C7D80" w:rsidRPr="00D223F4" w14:paraId="3EAF9336" w14:textId="77777777" w:rsidTr="00E92418">
        <w:trPr>
          <w:trHeight w:val="290"/>
        </w:trPr>
        <w:tc>
          <w:tcPr>
            <w:tcW w:w="2194" w:type="dxa"/>
            <w:shd w:val="clear" w:color="auto" w:fill="auto"/>
            <w:noWrap/>
            <w:hideMark/>
          </w:tcPr>
          <w:p w14:paraId="142E0E6B" w14:textId="77777777" w:rsidR="001C7D80" w:rsidRPr="00D223F4" w:rsidRDefault="001C7D80" w:rsidP="00E9241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45EBD9B1"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40B2555"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AA3F30A"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1C7D80" w:rsidRPr="00D223F4" w14:paraId="1C561EBD" w14:textId="77777777" w:rsidTr="00E92418">
        <w:trPr>
          <w:trHeight w:val="290"/>
        </w:trPr>
        <w:tc>
          <w:tcPr>
            <w:tcW w:w="2194" w:type="dxa"/>
            <w:shd w:val="clear" w:color="auto" w:fill="auto"/>
            <w:noWrap/>
            <w:hideMark/>
          </w:tcPr>
          <w:p w14:paraId="70AF4A84" w14:textId="77777777" w:rsidR="001C7D80" w:rsidRPr="00D223F4" w:rsidRDefault="001C7D80" w:rsidP="00E9241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0FCAAA3C" w14:textId="77777777" w:rsidR="001C7D80" w:rsidRDefault="001C7D80"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CF17212"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5B2182D"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28D876FE" w14:textId="77777777" w:rsidTr="00E92418">
        <w:trPr>
          <w:trHeight w:val="290"/>
        </w:trPr>
        <w:tc>
          <w:tcPr>
            <w:tcW w:w="2194" w:type="dxa"/>
            <w:shd w:val="clear" w:color="auto" w:fill="auto"/>
            <w:noWrap/>
            <w:hideMark/>
          </w:tcPr>
          <w:p w14:paraId="2EE5E877" w14:textId="77777777" w:rsidR="001C7D80" w:rsidRPr="00D223F4" w:rsidRDefault="001C7D80" w:rsidP="00E9241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4513F2B9" w14:textId="77777777" w:rsidR="001C7D80" w:rsidRDefault="001C7D80"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295386B7" w14:textId="77777777" w:rsidR="001C7D80" w:rsidRDefault="001C7D80"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0463D65A" w14:textId="77777777" w:rsidR="001C7D80" w:rsidRDefault="001C7D80"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0522F332" w14:textId="77777777" w:rsidR="001C7D80" w:rsidRPr="008779F2" w:rsidRDefault="001C7D80" w:rsidP="00F63E90">
            <w:pPr>
              <w:pStyle w:val="ListParagraph"/>
              <w:numPr>
                <w:ilvl w:val="0"/>
                <w:numId w:val="57"/>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27AA4211" w14:textId="77777777" w:rsidR="001C7D80" w:rsidRPr="001C7D80" w:rsidRDefault="001C7D80" w:rsidP="00735709">
      <w:pPr>
        <w:jc w:val="both"/>
        <w:rPr>
          <w:rFonts w:cs="Calibri"/>
        </w:rPr>
      </w:pPr>
    </w:p>
    <w:p w14:paraId="6BFB1E48" w14:textId="77777777" w:rsidR="00735709" w:rsidRPr="00735709" w:rsidRDefault="00735709" w:rsidP="00735709"/>
    <w:p w14:paraId="658270D9" w14:textId="7CD8548B" w:rsidR="008B6B55" w:rsidRPr="00AA4469" w:rsidRDefault="008B6B55" w:rsidP="00666790">
      <w:pPr>
        <w:pStyle w:val="Heading5"/>
        <w:rPr>
          <w:i/>
        </w:rPr>
      </w:pPr>
      <w:bookmarkStart w:id="142" w:name="_Toc163902282"/>
      <w:bookmarkStart w:id="143" w:name="_Toc168671675"/>
      <w:r w:rsidRPr="007314D4">
        <w:rPr>
          <w:i/>
        </w:rPr>
        <w:t>View</w:t>
      </w:r>
      <w:r>
        <w:t xml:space="preserve"> da tabela de avaliações </w:t>
      </w:r>
      <w:r w:rsidRPr="00C21A6B">
        <w:t xml:space="preserve">de </w:t>
      </w:r>
      <w:r w:rsidR="000F630D">
        <w:t>processos/cauções</w:t>
      </w:r>
      <w:r>
        <w:t xml:space="preserve"> reais para BDR - IFIC:</w:t>
      </w:r>
      <w:r w:rsidRPr="00C21A6B">
        <w:t xml:space="preserve"> </w:t>
      </w:r>
      <w:r w:rsidRPr="00AA4469">
        <w:rPr>
          <w:i/>
        </w:rPr>
        <w:t>cd_garantias.gt017_report_biyr9520_ific</w:t>
      </w:r>
      <w:bookmarkEnd w:id="142"/>
      <w:bookmarkEnd w:id="143"/>
    </w:p>
    <w:p w14:paraId="645B0333" w14:textId="3ED1E0F1"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w:t>
      </w:r>
      <w:r w:rsidR="00A21D0C">
        <w:rPr>
          <w:rFonts w:eastAsiaTheme="minorHAnsi" w:cstheme="minorBidi"/>
          <w:i/>
          <w:szCs w:val="22"/>
          <w:lang w:eastAsia="en-US"/>
        </w:rPr>
        <w:t>rantias.gt017_report_biyr9520_ific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 xml:space="preserve"> enviada para a aplicação da BDR, de acordo com os seus </w:t>
      </w:r>
      <w:r w:rsidRPr="00CF35EB">
        <w:rPr>
          <w:rFonts w:eastAsiaTheme="minorHAnsi" w:cstheme="minorBidi"/>
          <w:szCs w:val="22"/>
          <w:lang w:eastAsia="en-US"/>
        </w:rPr>
        <w:lastRenderedPageBreak/>
        <w:t xml:space="preserve">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4E50E8A" w14:textId="1669B402" w:rsidR="008B6B55"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w:t>
      </w:r>
    </w:p>
    <w:p w14:paraId="702B6D1E" w14:textId="2902A738" w:rsidR="0065478D" w:rsidRPr="0065478D" w:rsidRDefault="0065478D" w:rsidP="0065478D">
      <w:pPr>
        <w:pStyle w:val="Caption"/>
        <w:jc w:val="center"/>
        <w:rPr>
          <w:rFonts w:eastAsiaTheme="minorHAnsi" w:cstheme="minorBidi"/>
          <w:b/>
          <w:color w:val="000000" w:themeColor="text1"/>
          <w:sz w:val="22"/>
          <w:szCs w:val="22"/>
          <w:lang w:eastAsia="en-US"/>
        </w:rPr>
      </w:pPr>
      <w:bookmarkStart w:id="144" w:name="_Toc168413866"/>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C8031D">
        <w:rPr>
          <w:b/>
          <w:noProof/>
          <w:color w:val="000000" w:themeColor="text1"/>
          <w:sz w:val="22"/>
          <w:szCs w:val="22"/>
        </w:rPr>
        <w:t>28</w:t>
      </w:r>
      <w:r w:rsidRPr="0065478D">
        <w:rPr>
          <w:b/>
          <w:color w:val="000000" w:themeColor="text1"/>
          <w:sz w:val="22"/>
          <w:szCs w:val="22"/>
        </w:rPr>
        <w:fldChar w:fldCharType="end"/>
      </w:r>
      <w:r w:rsidRPr="0065478D">
        <w:rPr>
          <w:b/>
          <w:color w:val="000000" w:themeColor="text1"/>
          <w:sz w:val="22"/>
          <w:szCs w:val="22"/>
        </w:rPr>
        <w:t>: Detalhe dos campos e das suas transformações da cd_garantias.gt017_report_biyr9520_ific</w:t>
      </w:r>
      <w:bookmarkEnd w:id="144"/>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CF35EB" w:rsidRPr="00244976" w14:paraId="3F8093F8" w14:textId="77777777" w:rsidTr="00A84B21">
        <w:trPr>
          <w:trHeight w:val="290"/>
        </w:trPr>
        <w:tc>
          <w:tcPr>
            <w:tcW w:w="2194" w:type="dxa"/>
            <w:shd w:val="clear" w:color="auto" w:fill="FF0000"/>
            <w:noWrap/>
            <w:hideMark/>
          </w:tcPr>
          <w:p w14:paraId="424987A7" w14:textId="3BE7E753" w:rsidR="00CF35EB" w:rsidRPr="00244976" w:rsidRDefault="00B935DB" w:rsidP="00A84B21">
            <w:pPr>
              <w:rPr>
                <w:rFonts w:cs="Calibri"/>
                <w:b/>
                <w:bCs/>
                <w:color w:val="FFFFFF"/>
                <w:sz w:val="18"/>
                <w:szCs w:val="18"/>
                <w:lang w:val="en-US"/>
              </w:rPr>
            </w:pPr>
            <w:r>
              <w:rPr>
                <w:rFonts w:cs="Calibri"/>
                <w:b/>
                <w:bCs/>
                <w:color w:val="FFFFFF"/>
                <w:sz w:val="18"/>
                <w:szCs w:val="18"/>
                <w:lang w:val="en-US"/>
              </w:rPr>
              <w:t>Campo</w:t>
            </w:r>
            <w:r w:rsidR="00CF35EB" w:rsidRPr="00244976">
              <w:rPr>
                <w:rFonts w:cs="Calibri"/>
                <w:b/>
                <w:bCs/>
                <w:color w:val="FFFFFF"/>
                <w:sz w:val="18"/>
                <w:szCs w:val="18"/>
                <w:lang w:val="en-US"/>
              </w:rPr>
              <w:t xml:space="preserve">s da </w:t>
            </w:r>
            <w:r w:rsidR="00CF35EB" w:rsidRPr="00244976">
              <w:rPr>
                <w:rFonts w:cs="Calibri"/>
                <w:b/>
                <w:bCs/>
                <w:i/>
                <w:color w:val="FFFFFF"/>
                <w:sz w:val="18"/>
                <w:szCs w:val="18"/>
                <w:lang w:val="en-US"/>
              </w:rPr>
              <w:t>view</w:t>
            </w:r>
          </w:p>
          <w:p w14:paraId="19E5FA92" w14:textId="0B6670EC" w:rsidR="00CF35EB" w:rsidRPr="00CF35EB" w:rsidRDefault="00CF35EB" w:rsidP="00A84B21">
            <w:pPr>
              <w:rPr>
                <w:rFonts w:cs="Calibri"/>
                <w:color w:val="000000"/>
                <w:sz w:val="18"/>
                <w:szCs w:val="18"/>
                <w:lang w:val="en-US"/>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20_ific</w:t>
            </w:r>
          </w:p>
        </w:tc>
        <w:tc>
          <w:tcPr>
            <w:tcW w:w="6803" w:type="dxa"/>
            <w:shd w:val="clear" w:color="auto" w:fill="FF0000"/>
            <w:noWrap/>
            <w:hideMark/>
          </w:tcPr>
          <w:p w14:paraId="26CA71E8" w14:textId="77777777" w:rsidR="00CF35EB" w:rsidRPr="00244976" w:rsidRDefault="00CF35EB" w:rsidP="00A84B21">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CF35EB" w:rsidRPr="00244976" w14:paraId="6FC8629C" w14:textId="77777777" w:rsidTr="00A84B21">
        <w:trPr>
          <w:trHeight w:val="290"/>
        </w:trPr>
        <w:tc>
          <w:tcPr>
            <w:tcW w:w="2194" w:type="dxa"/>
            <w:shd w:val="clear" w:color="auto" w:fill="auto"/>
            <w:noWrap/>
            <w:hideMark/>
          </w:tcPr>
          <w:p w14:paraId="42B95DE5" w14:textId="77777777" w:rsidR="00CF35EB" w:rsidRPr="00244976" w:rsidRDefault="00CF35EB" w:rsidP="00A84B21">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5C53FAF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1CD0FC8E"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87586FD" w14:textId="77777777" w:rsidR="00CF35EB" w:rsidRPr="00244976" w:rsidRDefault="00CF35EB" w:rsidP="00F63E90">
            <w:pPr>
              <w:pStyle w:val="ListParagraph"/>
              <w:numPr>
                <w:ilvl w:val="0"/>
                <w:numId w:val="57"/>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CF35EB" w:rsidRPr="00244976" w14:paraId="65D65BC8" w14:textId="77777777" w:rsidTr="00A84B21">
        <w:trPr>
          <w:trHeight w:val="290"/>
        </w:trPr>
        <w:tc>
          <w:tcPr>
            <w:tcW w:w="2194" w:type="dxa"/>
            <w:shd w:val="clear" w:color="auto" w:fill="auto"/>
            <w:noWrap/>
            <w:hideMark/>
          </w:tcPr>
          <w:p w14:paraId="757BFE8B" w14:textId="77777777" w:rsidR="00CF35EB" w:rsidRPr="00244976" w:rsidRDefault="00CF35EB" w:rsidP="00A84B21">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30E10EB6"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4FE2B77"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6970276A" w14:textId="77777777" w:rsidTr="00A84B21">
        <w:trPr>
          <w:trHeight w:val="290"/>
        </w:trPr>
        <w:tc>
          <w:tcPr>
            <w:tcW w:w="2194" w:type="dxa"/>
            <w:shd w:val="clear" w:color="auto" w:fill="auto"/>
            <w:noWrap/>
            <w:hideMark/>
          </w:tcPr>
          <w:p w14:paraId="6B8BE28B" w14:textId="77777777" w:rsidR="00CF35EB" w:rsidRPr="00244976" w:rsidRDefault="00CF35EB" w:rsidP="00A84B21">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707ED4F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CBE270F"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5ED3DFF"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CF35EB" w:rsidRPr="00244976" w14:paraId="4720A65E" w14:textId="77777777" w:rsidTr="00A84B21">
        <w:trPr>
          <w:trHeight w:val="290"/>
        </w:trPr>
        <w:tc>
          <w:tcPr>
            <w:tcW w:w="2194" w:type="dxa"/>
            <w:shd w:val="clear" w:color="auto" w:fill="auto"/>
            <w:noWrap/>
            <w:hideMark/>
          </w:tcPr>
          <w:p w14:paraId="0EA50E2A" w14:textId="77777777" w:rsidR="00CF35EB" w:rsidRPr="00244976" w:rsidRDefault="00CF35EB" w:rsidP="00A84B21">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6D1D1003"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EFC2A1F"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AE8917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16DC39FD" w14:textId="77777777" w:rsidTr="00A84B21">
        <w:trPr>
          <w:trHeight w:val="290"/>
        </w:trPr>
        <w:tc>
          <w:tcPr>
            <w:tcW w:w="2194" w:type="dxa"/>
            <w:shd w:val="clear" w:color="auto" w:fill="auto"/>
            <w:noWrap/>
            <w:hideMark/>
          </w:tcPr>
          <w:p w14:paraId="4A9B49FA" w14:textId="77777777" w:rsidR="00CF35EB" w:rsidRPr="00244976" w:rsidRDefault="00CF35EB" w:rsidP="00A84B21">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4271CFE4"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3413007"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CF35EB" w:rsidRPr="00244976" w14:paraId="2EB89D47" w14:textId="77777777" w:rsidTr="00A84B21">
        <w:trPr>
          <w:trHeight w:val="290"/>
        </w:trPr>
        <w:tc>
          <w:tcPr>
            <w:tcW w:w="2194" w:type="dxa"/>
            <w:shd w:val="clear" w:color="auto" w:fill="auto"/>
            <w:noWrap/>
            <w:hideMark/>
          </w:tcPr>
          <w:p w14:paraId="19A9504A" w14:textId="77777777" w:rsidR="00CF35EB" w:rsidRPr="00244976" w:rsidRDefault="00CF35EB" w:rsidP="00A84B21">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0F79F543" w14:textId="77777777" w:rsidR="00CF35EB" w:rsidRDefault="00CF35EB" w:rsidP="00F63E90">
            <w:pPr>
              <w:pStyle w:val="ListParagraph"/>
              <w:numPr>
                <w:ilvl w:val="0"/>
                <w:numId w:val="57"/>
              </w:numPr>
              <w:ind w:left="357" w:hanging="357"/>
              <w:rPr>
                <w:rFonts w:cs="Calibri"/>
                <w:color w:val="000000"/>
                <w:sz w:val="18"/>
                <w:szCs w:val="18"/>
              </w:rPr>
            </w:pPr>
            <w:r w:rsidRPr="00FD1D1A">
              <w:rPr>
                <w:rFonts w:cs="Calibri"/>
                <w:color w:val="000000"/>
                <w:sz w:val="18"/>
                <w:szCs w:val="18"/>
              </w:rPr>
              <w:t>O formato do campo é alterado para STRING</w:t>
            </w:r>
          </w:p>
          <w:p w14:paraId="54C2BEAA"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E1969DB" w14:textId="77777777" w:rsidR="00CF35EB" w:rsidRDefault="00CF35EB" w:rsidP="00F63E90">
            <w:pPr>
              <w:pStyle w:val="ListParagraph"/>
              <w:numPr>
                <w:ilvl w:val="0"/>
                <w:numId w:val="57"/>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FED83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CF35EB" w:rsidRPr="00244976" w14:paraId="02745246" w14:textId="77777777" w:rsidTr="00A84B21">
        <w:trPr>
          <w:trHeight w:val="290"/>
        </w:trPr>
        <w:tc>
          <w:tcPr>
            <w:tcW w:w="2194" w:type="dxa"/>
            <w:shd w:val="clear" w:color="auto" w:fill="auto"/>
            <w:noWrap/>
            <w:hideMark/>
          </w:tcPr>
          <w:p w14:paraId="7B767F96" w14:textId="77777777" w:rsidR="00CF35EB" w:rsidRPr="00244976" w:rsidRDefault="00CF35EB" w:rsidP="00A84B21">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0C0992AF"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64CFA58"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22CF9B5"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3F202986" w14:textId="77777777" w:rsidTr="00A84B21">
        <w:trPr>
          <w:trHeight w:val="290"/>
        </w:trPr>
        <w:tc>
          <w:tcPr>
            <w:tcW w:w="2194" w:type="dxa"/>
            <w:shd w:val="clear" w:color="auto" w:fill="auto"/>
            <w:noWrap/>
            <w:hideMark/>
          </w:tcPr>
          <w:p w14:paraId="4384FFC7" w14:textId="77777777" w:rsidR="00CF35EB" w:rsidRPr="00244976" w:rsidRDefault="00CF35EB" w:rsidP="00A84B21">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60553F8C"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4173CEE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2D6379C"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CF35EB" w:rsidRPr="00244976" w14:paraId="5799E253" w14:textId="77777777" w:rsidTr="00A84B21">
        <w:trPr>
          <w:trHeight w:val="290"/>
        </w:trPr>
        <w:tc>
          <w:tcPr>
            <w:tcW w:w="2194" w:type="dxa"/>
            <w:shd w:val="clear" w:color="auto" w:fill="auto"/>
            <w:noWrap/>
            <w:hideMark/>
          </w:tcPr>
          <w:p w14:paraId="4FE5C8F4" w14:textId="77777777" w:rsidR="00CF35EB" w:rsidRPr="00244976" w:rsidRDefault="00CF35EB" w:rsidP="00A84B21">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3D5B1939"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6AE37EB7"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81189C"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CF35EB" w:rsidRPr="00244976" w14:paraId="06BB387F" w14:textId="77777777" w:rsidTr="00A84B21">
        <w:trPr>
          <w:trHeight w:val="290"/>
        </w:trPr>
        <w:tc>
          <w:tcPr>
            <w:tcW w:w="2194" w:type="dxa"/>
            <w:shd w:val="clear" w:color="auto" w:fill="auto"/>
            <w:noWrap/>
            <w:hideMark/>
          </w:tcPr>
          <w:p w14:paraId="458C7932" w14:textId="77777777" w:rsidR="00CF35EB" w:rsidRPr="00244976" w:rsidRDefault="00CF35EB" w:rsidP="00A84B21">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39125459"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F3AA45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C048F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CF35EB" w:rsidRPr="00244976" w14:paraId="7B71E21C" w14:textId="77777777" w:rsidTr="00A84B21">
        <w:trPr>
          <w:trHeight w:val="290"/>
        </w:trPr>
        <w:tc>
          <w:tcPr>
            <w:tcW w:w="2194" w:type="dxa"/>
            <w:shd w:val="clear" w:color="auto" w:fill="auto"/>
            <w:noWrap/>
            <w:hideMark/>
          </w:tcPr>
          <w:p w14:paraId="577305AD" w14:textId="77777777" w:rsidR="00CF35EB" w:rsidRPr="00244976" w:rsidRDefault="00CF35EB" w:rsidP="00A84B21">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72AD97C2"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A3EC7C"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3B40008" w14:textId="77777777" w:rsidR="00CF35EB" w:rsidRPr="00CF35EB"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2821A058" w14:textId="77777777" w:rsidTr="00A84B21">
        <w:trPr>
          <w:trHeight w:val="290"/>
        </w:trPr>
        <w:tc>
          <w:tcPr>
            <w:tcW w:w="2194" w:type="dxa"/>
            <w:shd w:val="clear" w:color="auto" w:fill="auto"/>
            <w:noWrap/>
            <w:hideMark/>
          </w:tcPr>
          <w:p w14:paraId="5AFC36A5" w14:textId="77777777" w:rsidR="00CF35EB" w:rsidRPr="00244976" w:rsidRDefault="00CF35EB" w:rsidP="00A84B21">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18C93621"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A2E4FD3"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94890"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CF35EB" w:rsidRPr="00244976" w14:paraId="1A8E2663" w14:textId="77777777" w:rsidTr="00A84B21">
        <w:trPr>
          <w:trHeight w:val="290"/>
        </w:trPr>
        <w:tc>
          <w:tcPr>
            <w:tcW w:w="2194" w:type="dxa"/>
            <w:shd w:val="clear" w:color="auto" w:fill="auto"/>
            <w:noWrap/>
            <w:hideMark/>
          </w:tcPr>
          <w:p w14:paraId="2D111641" w14:textId="77777777" w:rsidR="00CF35EB" w:rsidRPr="00244976" w:rsidRDefault="00CF35EB" w:rsidP="00A84B21">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038F7DA1"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2D33DF0"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FBFFB8"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lastRenderedPageBreak/>
              <w:t>Caso o campo não esteja preenchido com 3 caracteres, é acrescentado ‘ ’ à esquerda, até perfazer o comprimento de campo desejado.</w:t>
            </w:r>
          </w:p>
        </w:tc>
      </w:tr>
      <w:tr w:rsidR="00CF35EB" w:rsidRPr="00244976" w14:paraId="1CA1DD69" w14:textId="77777777" w:rsidTr="00A84B21">
        <w:trPr>
          <w:trHeight w:val="290"/>
        </w:trPr>
        <w:tc>
          <w:tcPr>
            <w:tcW w:w="2194" w:type="dxa"/>
            <w:shd w:val="clear" w:color="auto" w:fill="auto"/>
            <w:noWrap/>
            <w:hideMark/>
          </w:tcPr>
          <w:p w14:paraId="5A637735" w14:textId="77777777" w:rsidR="00CF35EB" w:rsidRPr="00244976" w:rsidRDefault="00CF35EB" w:rsidP="00A84B21">
            <w:pPr>
              <w:rPr>
                <w:rFonts w:cs="Calibri"/>
                <w:color w:val="000000"/>
                <w:sz w:val="18"/>
                <w:szCs w:val="18"/>
              </w:rPr>
            </w:pPr>
            <w:r w:rsidRPr="00244976">
              <w:rPr>
                <w:rFonts w:cs="Calibri"/>
                <w:color w:val="000000"/>
                <w:sz w:val="18"/>
                <w:szCs w:val="18"/>
              </w:rPr>
              <w:lastRenderedPageBreak/>
              <w:t>isin</w:t>
            </w:r>
          </w:p>
        </w:tc>
        <w:tc>
          <w:tcPr>
            <w:tcW w:w="6803" w:type="dxa"/>
            <w:shd w:val="clear" w:color="auto" w:fill="auto"/>
            <w:noWrap/>
          </w:tcPr>
          <w:p w14:paraId="34E124E4"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3C51033D"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F60EC9"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CF35EB" w:rsidRPr="00244976" w14:paraId="0771B4C6" w14:textId="77777777" w:rsidTr="00A84B21">
        <w:trPr>
          <w:trHeight w:val="290"/>
        </w:trPr>
        <w:tc>
          <w:tcPr>
            <w:tcW w:w="2194" w:type="dxa"/>
            <w:shd w:val="clear" w:color="auto" w:fill="auto"/>
            <w:noWrap/>
            <w:hideMark/>
          </w:tcPr>
          <w:p w14:paraId="08B7B4F4" w14:textId="77777777" w:rsidR="00CF35EB" w:rsidRPr="00244976" w:rsidRDefault="00CF35EB" w:rsidP="00A84B21">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0AA5A3C6"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88A013"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2B7B4A38" w14:textId="77777777" w:rsidTr="00A84B21">
        <w:trPr>
          <w:trHeight w:val="290"/>
        </w:trPr>
        <w:tc>
          <w:tcPr>
            <w:tcW w:w="2194" w:type="dxa"/>
            <w:shd w:val="clear" w:color="auto" w:fill="auto"/>
            <w:noWrap/>
            <w:hideMark/>
          </w:tcPr>
          <w:p w14:paraId="3030C86D" w14:textId="77777777" w:rsidR="00CF35EB" w:rsidRPr="00244976" w:rsidRDefault="00CF35EB" w:rsidP="00A84B21">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5A85D5C9"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B67783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5B578EC9" w14:textId="77777777" w:rsidTr="00A84B21">
        <w:trPr>
          <w:trHeight w:val="290"/>
        </w:trPr>
        <w:tc>
          <w:tcPr>
            <w:tcW w:w="2194" w:type="dxa"/>
            <w:shd w:val="clear" w:color="auto" w:fill="auto"/>
            <w:noWrap/>
            <w:hideMark/>
          </w:tcPr>
          <w:p w14:paraId="33DB0C54" w14:textId="77777777" w:rsidR="00CF35EB" w:rsidRPr="00244976" w:rsidRDefault="00CF35EB" w:rsidP="00A84B21">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7574BF04"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AD0E7C1"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72EC990" w14:textId="77777777" w:rsidTr="00A84B21">
        <w:trPr>
          <w:trHeight w:val="290"/>
        </w:trPr>
        <w:tc>
          <w:tcPr>
            <w:tcW w:w="2194" w:type="dxa"/>
            <w:shd w:val="clear" w:color="auto" w:fill="auto"/>
            <w:noWrap/>
            <w:hideMark/>
          </w:tcPr>
          <w:p w14:paraId="490D8D49" w14:textId="77777777" w:rsidR="00CF35EB" w:rsidRPr="00244976" w:rsidRDefault="00CF35EB" w:rsidP="00A84B21">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27F20250"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A4F73E8"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1E51A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39FBF01D" w14:textId="77777777" w:rsidTr="00A84B21">
        <w:trPr>
          <w:trHeight w:val="290"/>
        </w:trPr>
        <w:tc>
          <w:tcPr>
            <w:tcW w:w="2194" w:type="dxa"/>
            <w:shd w:val="clear" w:color="auto" w:fill="auto"/>
            <w:noWrap/>
            <w:hideMark/>
          </w:tcPr>
          <w:p w14:paraId="78F749A3" w14:textId="77777777" w:rsidR="00CF35EB" w:rsidRPr="00244976" w:rsidRDefault="00CF35EB" w:rsidP="00A84B21">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1D0F87D"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8D99A12" w14:textId="77777777" w:rsidR="00CF35EB" w:rsidRPr="0067670C"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F86308"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0953758" w14:textId="77777777" w:rsidTr="00A84B21">
        <w:trPr>
          <w:trHeight w:val="290"/>
        </w:trPr>
        <w:tc>
          <w:tcPr>
            <w:tcW w:w="2194" w:type="dxa"/>
            <w:shd w:val="clear" w:color="auto" w:fill="auto"/>
            <w:noWrap/>
            <w:hideMark/>
          </w:tcPr>
          <w:p w14:paraId="113769F2" w14:textId="77777777" w:rsidR="00CF35EB" w:rsidRPr="00244976" w:rsidRDefault="00CF35EB" w:rsidP="00A84B21">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15E8217D"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05597136"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358CBF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CF35EB" w:rsidRPr="00244976" w14:paraId="08061885" w14:textId="77777777" w:rsidTr="00A84B21">
        <w:trPr>
          <w:trHeight w:val="290"/>
        </w:trPr>
        <w:tc>
          <w:tcPr>
            <w:tcW w:w="2194" w:type="dxa"/>
            <w:shd w:val="clear" w:color="auto" w:fill="auto"/>
            <w:noWrap/>
            <w:hideMark/>
          </w:tcPr>
          <w:p w14:paraId="4778ED6E" w14:textId="77777777" w:rsidR="00CF35EB" w:rsidRPr="00244976" w:rsidRDefault="00CF35EB" w:rsidP="00A84B21">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0539733A"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11052BA8" w14:textId="77777777" w:rsidTr="00A84B21">
        <w:trPr>
          <w:trHeight w:val="290"/>
        </w:trPr>
        <w:tc>
          <w:tcPr>
            <w:tcW w:w="2194" w:type="dxa"/>
            <w:shd w:val="clear" w:color="auto" w:fill="auto"/>
            <w:noWrap/>
            <w:hideMark/>
          </w:tcPr>
          <w:p w14:paraId="6CE74C61" w14:textId="77777777" w:rsidR="00CF35EB" w:rsidRPr="00244976" w:rsidRDefault="00CF35EB" w:rsidP="00A84B21">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006A0992" w14:textId="77777777" w:rsidR="00CF35EB" w:rsidRDefault="00CF35EB" w:rsidP="00F63E90">
            <w:pPr>
              <w:pStyle w:val="ListParagraph"/>
              <w:numPr>
                <w:ilvl w:val="0"/>
                <w:numId w:val="57"/>
              </w:numPr>
              <w:ind w:left="357" w:hanging="357"/>
              <w:rPr>
                <w:rFonts w:cs="Calibri"/>
                <w:color w:val="000000"/>
                <w:sz w:val="18"/>
                <w:szCs w:val="18"/>
              </w:rPr>
            </w:pPr>
            <w:r>
              <w:rPr>
                <w:rFonts w:cs="Calibri"/>
                <w:color w:val="000000"/>
                <w:sz w:val="18"/>
                <w:szCs w:val="18"/>
              </w:rPr>
              <w:t>O formato do campo é alterado para STRING</w:t>
            </w:r>
          </w:p>
          <w:p w14:paraId="7EFDE1E7" w14:textId="77777777" w:rsidR="00CF35EB" w:rsidRDefault="00CF35EB" w:rsidP="00F63E90">
            <w:pPr>
              <w:pStyle w:val="ListParagraph"/>
              <w:numPr>
                <w:ilvl w:val="0"/>
                <w:numId w:val="57"/>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D06024" w14:textId="77777777" w:rsidR="00CF35EB" w:rsidRPr="00E92418" w:rsidRDefault="00CF35EB" w:rsidP="00F63E90">
            <w:pPr>
              <w:pStyle w:val="ListParagraph"/>
              <w:numPr>
                <w:ilvl w:val="0"/>
                <w:numId w:val="57"/>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0C430725" w14:textId="546937E4" w:rsidR="004B318A" w:rsidRPr="004B318A" w:rsidRDefault="004B318A" w:rsidP="004B318A">
      <w:pPr>
        <w:pStyle w:val="Heading4"/>
        <w:numPr>
          <w:ilvl w:val="0"/>
          <w:numId w:val="0"/>
        </w:numPr>
      </w:pPr>
      <w:r>
        <w:br w:type="page"/>
      </w:r>
    </w:p>
    <w:p w14:paraId="53511E72" w14:textId="0264AE10" w:rsidR="004B318A" w:rsidRPr="004B318A" w:rsidRDefault="003C73DF" w:rsidP="004B318A">
      <w:pPr>
        <w:pStyle w:val="Heading4"/>
      </w:pPr>
      <w:bookmarkStart w:id="145" w:name="_Toc168671676"/>
      <w:r>
        <w:rPr>
          <w:i/>
        </w:rPr>
        <w:lastRenderedPageBreak/>
        <w:t xml:space="preserve">Novas </w:t>
      </w:r>
      <w:r w:rsidR="00542255" w:rsidRPr="007314D4">
        <w:rPr>
          <w:i/>
        </w:rPr>
        <w:t>Views</w:t>
      </w:r>
      <w:r w:rsidR="00542255">
        <w:t xml:space="preserve"> de interface</w:t>
      </w:r>
      <w:bookmarkEnd w:id="145"/>
      <w:r w:rsidR="00542255">
        <w:t xml:space="preserve"> </w:t>
      </w:r>
    </w:p>
    <w:p w14:paraId="3961DD36" w14:textId="0BF6DFC8" w:rsidR="00542255" w:rsidRDefault="00542255" w:rsidP="00542255">
      <w:pPr>
        <w:pStyle w:val="Heading5"/>
      </w:pPr>
      <w:bookmarkStart w:id="146" w:name="_Toc168671677"/>
      <w:r w:rsidRPr="007314D4">
        <w:rPr>
          <w:i/>
        </w:rPr>
        <w:t>View</w:t>
      </w:r>
      <w:r w:rsidR="003C73DF">
        <w:rPr>
          <w:i/>
        </w:rPr>
        <w:t>s</w:t>
      </w:r>
      <w:r>
        <w:t xml:space="preserve"> da tabela de responsabilidades e</w:t>
      </w:r>
      <w:r w:rsidR="00F667BC">
        <w:t xml:space="preserve"> </w:t>
      </w:r>
      <w:r w:rsidR="005E09DA">
        <w:t>bens</w:t>
      </w:r>
      <w:r>
        <w:t xml:space="preserve">: </w:t>
      </w:r>
      <w:r w:rsidRPr="00AA4469">
        <w:rPr>
          <w:i/>
        </w:rPr>
        <w:t>cd_garantias.gt01</w:t>
      </w:r>
      <w:r w:rsidR="003C73DF">
        <w:rPr>
          <w:i/>
        </w:rPr>
        <w:t>9</w:t>
      </w:r>
      <w:r w:rsidRPr="00AA4469">
        <w:rPr>
          <w:i/>
        </w:rPr>
        <w:t>_report_biyr9500</w:t>
      </w:r>
      <w:bookmarkEnd w:id="146"/>
    </w:p>
    <w:p w14:paraId="48E4B74D" w14:textId="4255AB67" w:rsidR="003C73DF" w:rsidRPr="003C73DF" w:rsidRDefault="00542255" w:rsidP="00542255">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003C73DF">
        <w:rPr>
          <w:rFonts w:eastAsiaTheme="minorHAnsi" w:cstheme="minorBidi"/>
          <w:szCs w:val="22"/>
          <w:lang w:eastAsia="en-US"/>
        </w:rPr>
        <w:t xml:space="preserve">tabela </w:t>
      </w:r>
      <w:r w:rsidR="003C73DF" w:rsidRPr="00720567">
        <w:rPr>
          <w:rFonts w:eastAsiaTheme="minorHAnsi" w:cstheme="minorBidi"/>
          <w:i/>
          <w:szCs w:val="22"/>
          <w:lang w:eastAsia="en-US"/>
        </w:rPr>
        <w:t>cd_garantias.gt01</w:t>
      </w:r>
      <w:r w:rsidR="003C73DF">
        <w:rPr>
          <w:rFonts w:eastAsiaTheme="minorHAnsi" w:cstheme="minorBidi"/>
          <w:i/>
          <w:szCs w:val="22"/>
          <w:lang w:eastAsia="en-US"/>
        </w:rPr>
        <w:t>9</w:t>
      </w:r>
      <w:r w:rsidR="003C73DF" w:rsidRPr="00720567">
        <w:rPr>
          <w:rFonts w:eastAsiaTheme="minorHAnsi" w:cstheme="minorBidi"/>
          <w:i/>
          <w:szCs w:val="22"/>
          <w:lang w:eastAsia="en-US"/>
        </w:rPr>
        <w:t>_report_biyr9500</w:t>
      </w:r>
      <w:r w:rsidR="003C73DF">
        <w:rPr>
          <w:rFonts w:eastAsiaTheme="minorHAnsi" w:cstheme="minorBidi"/>
          <w:i/>
          <w:szCs w:val="22"/>
          <w:lang w:eastAsia="en-US"/>
        </w:rPr>
        <w:t xml:space="preserve"> apresenta três views </w:t>
      </w:r>
      <w:r w:rsidR="003C73DF">
        <w:rPr>
          <w:rFonts w:eastAsiaTheme="minorHAnsi" w:cstheme="minorBidi"/>
          <w:szCs w:val="22"/>
          <w:lang w:eastAsia="en-US"/>
        </w:rPr>
        <w:t>criadas para aplicação IFRS9, BDR-bst e BDR-ific.</w:t>
      </w:r>
    </w:p>
    <w:p w14:paraId="7A703309" w14:textId="151695C6" w:rsidR="00542255" w:rsidRPr="00720567" w:rsidRDefault="003C73DF" w:rsidP="00542255">
      <w:pPr>
        <w:spacing w:after="160" w:line="259" w:lineRule="auto"/>
        <w:jc w:val="both"/>
        <w:rPr>
          <w:rFonts w:eastAsiaTheme="minorHAnsi" w:cstheme="minorBidi"/>
          <w:szCs w:val="22"/>
          <w:lang w:eastAsia="en-US"/>
        </w:rPr>
      </w:pPr>
      <w:r>
        <w:rPr>
          <w:rFonts w:eastAsiaTheme="minorHAnsi" w:cstheme="minorBidi"/>
          <w:i/>
          <w:szCs w:val="22"/>
          <w:lang w:eastAsia="en-US"/>
        </w:rPr>
        <w:t xml:space="preserve">A </w:t>
      </w:r>
      <w:r w:rsidR="00542255" w:rsidRPr="00720567">
        <w:rPr>
          <w:rFonts w:eastAsiaTheme="minorHAnsi" w:cstheme="minorBidi"/>
          <w:i/>
          <w:szCs w:val="22"/>
          <w:lang w:eastAsia="en-US"/>
        </w:rPr>
        <w:t>view cd_garantias.gt01</w:t>
      </w:r>
      <w:r>
        <w:rPr>
          <w:rFonts w:eastAsiaTheme="minorHAnsi" w:cstheme="minorBidi"/>
          <w:i/>
          <w:szCs w:val="22"/>
          <w:lang w:eastAsia="en-US"/>
        </w:rPr>
        <w:t>9</w:t>
      </w:r>
      <w:r w:rsidR="00542255" w:rsidRPr="00720567">
        <w:rPr>
          <w:rFonts w:eastAsiaTheme="minorHAnsi" w:cstheme="minorBidi"/>
          <w:i/>
          <w:szCs w:val="22"/>
          <w:lang w:eastAsia="en-US"/>
        </w:rPr>
        <w:t>_report_biyr9500_ifrs</w:t>
      </w:r>
      <w:r w:rsidR="00542255" w:rsidRPr="00720567">
        <w:rPr>
          <w:rFonts w:eastAsiaTheme="minorHAnsi" w:cstheme="minorBidi"/>
          <w:szCs w:val="22"/>
          <w:lang w:eastAsia="en-US"/>
        </w:rPr>
        <w:t xml:space="preserve"> corresponde à informação da tabela de interface do MUG </w:t>
      </w:r>
      <w:r w:rsidR="00542255" w:rsidRPr="00720567">
        <w:rPr>
          <w:rFonts w:eastAsiaTheme="minorHAnsi" w:cstheme="minorBidi"/>
          <w:i/>
          <w:szCs w:val="22"/>
          <w:lang w:eastAsia="en-US"/>
        </w:rPr>
        <w:t>cd_garantias.gt01</w:t>
      </w:r>
      <w:r>
        <w:rPr>
          <w:rFonts w:eastAsiaTheme="minorHAnsi" w:cstheme="minorBidi"/>
          <w:i/>
          <w:szCs w:val="22"/>
          <w:lang w:eastAsia="en-US"/>
        </w:rPr>
        <w:t>9</w:t>
      </w:r>
      <w:r w:rsidR="00542255" w:rsidRPr="00720567">
        <w:rPr>
          <w:rFonts w:eastAsiaTheme="minorHAnsi" w:cstheme="minorBidi"/>
          <w:i/>
          <w:szCs w:val="22"/>
          <w:lang w:eastAsia="en-US"/>
        </w:rPr>
        <w:t>_report_biyr9500</w:t>
      </w:r>
      <w:r w:rsidR="00542255" w:rsidRPr="00720567">
        <w:rPr>
          <w:rFonts w:eastAsiaTheme="minorHAnsi" w:cstheme="minorBidi"/>
          <w:szCs w:val="22"/>
          <w:lang w:eastAsia="en-US"/>
        </w:rPr>
        <w:t xml:space="preserve"> enviada para a aplicação de IFRS9, de acordo com os seus critérios e formatos necessários. </w:t>
      </w:r>
    </w:p>
    <w:p w14:paraId="31879522" w14:textId="23C35AAB" w:rsidR="003C73DF" w:rsidRPr="00720567" w:rsidDel="00915C9C" w:rsidRDefault="003C73DF" w:rsidP="003C73DF">
      <w:pPr>
        <w:spacing w:after="160" w:line="259" w:lineRule="auto"/>
        <w:jc w:val="both"/>
        <w:rPr>
          <w:del w:id="147" w:author="Nádia Genebra Ahmad" w:date="2024-06-07T09:51:00Z"/>
          <w:rFonts w:eastAsiaTheme="minorHAnsi" w:cstheme="minorBidi"/>
          <w:szCs w:val="22"/>
          <w:lang w:eastAsia="en-US"/>
        </w:rPr>
      </w:pPr>
      <w:r w:rsidRPr="00720567">
        <w:rPr>
          <w:rFonts w:eastAsiaTheme="minorHAnsi" w:cstheme="minorBidi"/>
          <w:szCs w:val="22"/>
          <w:lang w:eastAsia="en-US"/>
        </w:rPr>
        <w:t>A</w:t>
      </w:r>
      <w:r w:rsidR="00CA1A3C">
        <w:rPr>
          <w:rFonts w:eastAsiaTheme="minorHAnsi" w:cstheme="minorBidi"/>
          <w:szCs w:val="22"/>
          <w:lang w:eastAsia="en-US"/>
        </w:rPr>
        <w:t>s</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00CA1A3C">
        <w:rPr>
          <w:rFonts w:eastAsiaTheme="minorHAnsi" w:cstheme="minorBidi"/>
          <w:i/>
          <w:szCs w:val="22"/>
          <w:lang w:eastAsia="en-US"/>
        </w:rPr>
        <w:t>s</w:t>
      </w:r>
      <w:r w:rsidRPr="00720567">
        <w:rPr>
          <w:rFonts w:eastAsiaTheme="minorHAnsi" w:cstheme="minorBidi"/>
          <w:i/>
          <w:szCs w:val="22"/>
          <w:lang w:eastAsia="en-US"/>
        </w:rPr>
        <w:t xml:space="preserve"> cd_garantias.gt01</w:t>
      </w:r>
      <w:r>
        <w:rPr>
          <w:rFonts w:eastAsiaTheme="minorHAnsi" w:cstheme="minorBidi"/>
          <w:i/>
          <w:szCs w:val="22"/>
          <w:lang w:eastAsia="en-US"/>
        </w:rPr>
        <w:t>9</w:t>
      </w:r>
      <w:r w:rsidRPr="00720567">
        <w:rPr>
          <w:rFonts w:eastAsiaTheme="minorHAnsi" w:cstheme="minorBidi"/>
          <w:i/>
          <w:szCs w:val="22"/>
          <w:lang w:eastAsia="en-US"/>
        </w:rPr>
        <w:t>_report_biyr9500_</w:t>
      </w:r>
      <w:r w:rsidRPr="00720567">
        <w:rPr>
          <w:rFonts w:eastAsiaTheme="minorHAnsi" w:cstheme="minorBidi"/>
          <w:szCs w:val="22"/>
          <w:lang w:eastAsia="en-US"/>
        </w:rPr>
        <w:t xml:space="preserve">bst </w:t>
      </w:r>
      <w:r w:rsidR="00CA1A3C">
        <w:rPr>
          <w:rFonts w:eastAsiaTheme="minorHAnsi" w:cstheme="minorBidi"/>
          <w:szCs w:val="22"/>
          <w:lang w:eastAsia="en-US"/>
        </w:rPr>
        <w:t xml:space="preserve">e </w:t>
      </w:r>
      <w:r w:rsidR="00CA1A3C" w:rsidRPr="00720567">
        <w:rPr>
          <w:rFonts w:eastAsiaTheme="minorHAnsi" w:cstheme="minorBidi"/>
          <w:i/>
          <w:szCs w:val="22"/>
          <w:lang w:eastAsia="en-US"/>
        </w:rPr>
        <w:t>cd_ga</w:t>
      </w:r>
      <w:r w:rsidR="00CA1A3C">
        <w:rPr>
          <w:rFonts w:eastAsiaTheme="minorHAnsi" w:cstheme="minorBidi"/>
          <w:i/>
          <w:szCs w:val="22"/>
          <w:lang w:eastAsia="en-US"/>
        </w:rPr>
        <w:t>rantias.gt019_report_biyr9500_ific</w:t>
      </w:r>
      <w:r w:rsidR="00CA1A3C" w:rsidRPr="00720567">
        <w:rPr>
          <w:rFonts w:eastAsiaTheme="minorHAnsi" w:cstheme="minorBid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w:t>
      </w:r>
      <w:r>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enviada para a aplicação da BDR, de acordo com os seus critérios e formatos necessários. De notar que o universo </w:t>
      </w:r>
      <w:r w:rsidR="00CA1A3C">
        <w:rPr>
          <w:rFonts w:eastAsiaTheme="minorHAnsi" w:cstheme="minorBidi"/>
          <w:szCs w:val="22"/>
          <w:lang w:eastAsia="en-US"/>
        </w:rPr>
        <w:t>da primeira</w:t>
      </w:r>
      <w:r w:rsidR="00CA1A3C"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CA1A3C">
        <w:rPr>
          <w:rFonts w:eastAsiaTheme="minorHAnsi" w:cstheme="minorBidi"/>
          <w:szCs w:val="22"/>
          <w:lang w:eastAsia="en-US"/>
        </w:rPr>
        <w:t xml:space="preserve"> e a segunda </w:t>
      </w:r>
      <w:r w:rsidR="00915C9C">
        <w:rPr>
          <w:rFonts w:eastAsiaTheme="minorHAnsi" w:cstheme="minorBidi"/>
          <w:szCs w:val="22"/>
          <w:lang w:eastAsia="en-US"/>
        </w:rPr>
        <w:t>com origem Lease e Eurofac</w:t>
      </w:r>
      <w:r w:rsidRPr="00720567">
        <w:rPr>
          <w:rFonts w:eastAsiaTheme="minorHAnsi" w:cstheme="minorBidi"/>
          <w:szCs w:val="22"/>
          <w:lang w:eastAsia="en-US"/>
        </w:rPr>
        <w:t>.</w:t>
      </w:r>
    </w:p>
    <w:p w14:paraId="3970F43F" w14:textId="66D9C5AF" w:rsidR="003C73DF" w:rsidRDefault="003C73DF" w:rsidP="003C73D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sidRPr="00720567">
        <w:rPr>
          <w:rFonts w:eastAsiaTheme="minorHAnsi" w:cstheme="minorBidi"/>
          <w:i/>
          <w:szCs w:val="22"/>
          <w:lang w:eastAsia="en-US"/>
        </w:rPr>
        <w:t>cd_garantias.gt01</w:t>
      </w:r>
      <w:r>
        <w:rPr>
          <w:rFonts w:eastAsiaTheme="minorHAnsi" w:cstheme="minorBidi"/>
          <w:i/>
          <w:szCs w:val="22"/>
          <w:lang w:eastAsia="en-US"/>
        </w:rPr>
        <w:t>9</w:t>
      </w:r>
      <w:r w:rsidRPr="00720567">
        <w:rPr>
          <w:rFonts w:eastAsiaTheme="minorHAnsi" w:cstheme="minorBidi"/>
          <w:i/>
          <w:szCs w:val="22"/>
          <w:lang w:eastAsia="en-US"/>
        </w:rPr>
        <w:t>_report_biyr9500</w:t>
      </w:r>
      <w:r w:rsidRPr="00720567">
        <w:rPr>
          <w:rFonts w:eastAsiaTheme="minorHAnsi" w:cstheme="minorBidi"/>
          <w:szCs w:val="22"/>
          <w:lang w:eastAsia="en-US"/>
        </w:rPr>
        <w:t>:</w:t>
      </w:r>
    </w:p>
    <w:p w14:paraId="4B81C4A2" w14:textId="35D9B2BD" w:rsidR="0065478D" w:rsidRPr="0065478D" w:rsidRDefault="0065478D" w:rsidP="0065478D">
      <w:pPr>
        <w:pStyle w:val="Caption"/>
        <w:jc w:val="center"/>
        <w:rPr>
          <w:rFonts w:eastAsiaTheme="minorHAnsi" w:cstheme="minorBidi"/>
          <w:b/>
          <w:color w:val="000000" w:themeColor="text1"/>
          <w:sz w:val="22"/>
          <w:szCs w:val="22"/>
          <w:lang w:eastAsia="en-US"/>
        </w:rPr>
      </w:pPr>
      <w:bookmarkStart w:id="148" w:name="_Toc168413867"/>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C8031D">
        <w:rPr>
          <w:b/>
          <w:noProof/>
          <w:color w:val="000000" w:themeColor="text1"/>
          <w:sz w:val="22"/>
          <w:szCs w:val="22"/>
        </w:rPr>
        <w:t>29</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cd_garantias.gt019_report_biyr9500</w:t>
      </w:r>
      <w:bookmarkEnd w:id="148"/>
    </w:p>
    <w:tbl>
      <w:tblPr>
        <w:tblStyle w:val="TableGrid"/>
        <w:tblW w:w="10416" w:type="dxa"/>
        <w:jc w:val="center"/>
        <w:tblCellMar>
          <w:left w:w="68" w:type="dxa"/>
          <w:right w:w="68" w:type="dxa"/>
        </w:tblCellMar>
        <w:tblLook w:val="04A0" w:firstRow="1" w:lastRow="0" w:firstColumn="1" w:lastColumn="0" w:noHBand="0" w:noVBand="1"/>
      </w:tblPr>
      <w:tblGrid>
        <w:gridCol w:w="1310"/>
        <w:gridCol w:w="2622"/>
        <w:gridCol w:w="3045"/>
        <w:gridCol w:w="3439"/>
      </w:tblGrid>
      <w:tr w:rsidR="003C73DF" w:rsidRPr="00C311ED" w14:paraId="2E928CE1" w14:textId="77777777" w:rsidTr="009370D5">
        <w:trPr>
          <w:tblHeader/>
          <w:jc w:val="center"/>
        </w:trPr>
        <w:tc>
          <w:tcPr>
            <w:tcW w:w="1310" w:type="dxa"/>
            <w:vMerge w:val="restart"/>
            <w:shd w:val="clear" w:color="auto" w:fill="FF0000"/>
            <w:vAlign w:val="center"/>
          </w:tcPr>
          <w:p w14:paraId="53ECEF40" w14:textId="42D56740" w:rsidR="003C73DF" w:rsidRPr="00C311ED" w:rsidRDefault="00B935DB" w:rsidP="00B935DB">
            <w:pPr>
              <w:jc w:val="center"/>
              <w:rPr>
                <w:rFonts w:cs="Calibri"/>
                <w:b/>
                <w:bCs/>
                <w:color w:val="FFFFFF"/>
                <w:sz w:val="18"/>
                <w:szCs w:val="18"/>
              </w:rPr>
            </w:pPr>
            <w:r>
              <w:rPr>
                <w:rFonts w:cs="Calibri"/>
                <w:b/>
                <w:bCs/>
                <w:color w:val="FFFFFF"/>
                <w:sz w:val="18"/>
                <w:szCs w:val="18"/>
              </w:rPr>
              <w:t xml:space="preserve">Campos </w:t>
            </w:r>
            <w:r w:rsidR="003C73DF" w:rsidRPr="00C311ED">
              <w:rPr>
                <w:rFonts w:cs="Calibri"/>
                <w:b/>
                <w:bCs/>
                <w:color w:val="FFFFFF"/>
                <w:sz w:val="18"/>
                <w:szCs w:val="18"/>
              </w:rPr>
              <w:t xml:space="preserve">das </w:t>
            </w:r>
            <w:r w:rsidR="003C73DF" w:rsidRPr="00C311ED">
              <w:rPr>
                <w:rFonts w:cs="Calibri"/>
                <w:b/>
                <w:bCs/>
                <w:i/>
                <w:color w:val="FFFFFF"/>
                <w:sz w:val="18"/>
                <w:szCs w:val="18"/>
              </w:rPr>
              <w:t>views</w:t>
            </w:r>
          </w:p>
        </w:tc>
        <w:tc>
          <w:tcPr>
            <w:tcW w:w="9106" w:type="dxa"/>
            <w:gridSpan w:val="3"/>
            <w:shd w:val="clear" w:color="auto" w:fill="FF0000"/>
          </w:tcPr>
          <w:p w14:paraId="01979096" w14:textId="49F152CB" w:rsidR="003C73DF" w:rsidRPr="00C311ED" w:rsidRDefault="003C73DF" w:rsidP="003C73DF">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sidRPr="00C311ED">
              <w:rPr>
                <w:rFonts w:cs="Calibri"/>
                <w:b/>
                <w:bCs/>
                <w:i/>
                <w:color w:val="FFFFFF"/>
                <w:sz w:val="18"/>
                <w:szCs w:val="18"/>
                <w:lang w:val="pt-PT"/>
              </w:rPr>
              <w:t>gt019_report_biyr9500</w:t>
            </w:r>
          </w:p>
        </w:tc>
      </w:tr>
      <w:tr w:rsidR="00C311ED" w:rsidRPr="00C311ED" w14:paraId="70A99828" w14:textId="77777777" w:rsidTr="009370D5">
        <w:trPr>
          <w:tblHeader/>
          <w:jc w:val="center"/>
        </w:trPr>
        <w:tc>
          <w:tcPr>
            <w:tcW w:w="1310" w:type="dxa"/>
            <w:vMerge/>
          </w:tcPr>
          <w:p w14:paraId="47336B08" w14:textId="77777777" w:rsidR="003C73DF" w:rsidRPr="00C311ED" w:rsidRDefault="003C73DF" w:rsidP="003C73DF">
            <w:pPr>
              <w:spacing w:after="160" w:line="259" w:lineRule="auto"/>
              <w:jc w:val="both"/>
              <w:rPr>
                <w:rFonts w:eastAsiaTheme="minorHAnsi" w:cstheme="minorBidi"/>
                <w:sz w:val="18"/>
                <w:szCs w:val="18"/>
                <w:lang w:val="pt-PT" w:eastAsia="en-US"/>
              </w:rPr>
            </w:pPr>
          </w:p>
        </w:tc>
        <w:tc>
          <w:tcPr>
            <w:tcW w:w="2622" w:type="dxa"/>
            <w:shd w:val="clear" w:color="auto" w:fill="F2F2F2" w:themeFill="background1" w:themeFillShade="F2"/>
          </w:tcPr>
          <w:p w14:paraId="1A9DE857" w14:textId="0E8A1D9C"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gt019_report_biyr9500_ifrs</w:t>
            </w:r>
          </w:p>
        </w:tc>
        <w:tc>
          <w:tcPr>
            <w:tcW w:w="3045" w:type="dxa"/>
            <w:shd w:val="clear" w:color="auto" w:fill="F2F2F2" w:themeFill="background1" w:themeFillShade="F2"/>
          </w:tcPr>
          <w:p w14:paraId="36E705E8" w14:textId="2558E676"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gt019_report_biyr9500_bst</w:t>
            </w:r>
          </w:p>
        </w:tc>
        <w:tc>
          <w:tcPr>
            <w:tcW w:w="3439" w:type="dxa"/>
            <w:shd w:val="clear" w:color="auto" w:fill="F2F2F2" w:themeFill="background1" w:themeFillShade="F2"/>
          </w:tcPr>
          <w:p w14:paraId="57DA66E1" w14:textId="26353BA1" w:rsidR="003C73DF" w:rsidRPr="00C311ED" w:rsidRDefault="003C73DF" w:rsidP="003C73DF">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gt019_report_biyr9500_ific</w:t>
            </w:r>
          </w:p>
        </w:tc>
      </w:tr>
      <w:tr w:rsidR="00C311ED" w:rsidRPr="00C311ED" w14:paraId="3F2E00B3" w14:textId="77777777" w:rsidTr="009370D5">
        <w:trPr>
          <w:trHeight w:val="2160"/>
          <w:jc w:val="center"/>
        </w:trPr>
        <w:tc>
          <w:tcPr>
            <w:tcW w:w="1310" w:type="dxa"/>
            <w:hideMark/>
          </w:tcPr>
          <w:p w14:paraId="05950393" w14:textId="77777777" w:rsidR="00C311ED" w:rsidRPr="00C311ED" w:rsidRDefault="00C311ED" w:rsidP="00C311ED">
            <w:pPr>
              <w:rPr>
                <w:color w:val="000000"/>
                <w:sz w:val="18"/>
                <w:szCs w:val="18"/>
              </w:rPr>
            </w:pPr>
            <w:r w:rsidRPr="00C311ED">
              <w:rPr>
                <w:color w:val="000000"/>
                <w:sz w:val="18"/>
                <w:szCs w:val="18"/>
              </w:rPr>
              <w:t>datdados</w:t>
            </w:r>
          </w:p>
        </w:tc>
        <w:tc>
          <w:tcPr>
            <w:tcW w:w="2622" w:type="dxa"/>
            <w:hideMark/>
          </w:tcPr>
          <w:p w14:paraId="40B6E4FC" w14:textId="77777777"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50802DF3"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O formato do campo é alterado para STRING</w:t>
            </w:r>
          </w:p>
          <w:p w14:paraId="2FB9996E"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No caso de existir algum registo a NULL, é</w:t>
            </w:r>
            <w:r>
              <w:rPr>
                <w:color w:val="000000"/>
                <w:sz w:val="18"/>
                <w:szCs w:val="18"/>
                <w:lang w:val="pt-PT"/>
              </w:rPr>
              <w:t xml:space="preserve"> assumido o valor ‘9999-12-31’</w:t>
            </w:r>
          </w:p>
          <w:p w14:paraId="437B756F" w14:textId="1116B8BB"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79E10F32"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Pr>
                <w:color w:val="000000"/>
                <w:sz w:val="18"/>
                <w:szCs w:val="18"/>
                <w:lang w:val="pt-PT"/>
              </w:rPr>
              <w:t>o campo é alterado para STRING</w:t>
            </w:r>
          </w:p>
          <w:p w14:paraId="048C30A5"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Pr>
                <w:color w:val="000000"/>
                <w:sz w:val="18"/>
                <w:szCs w:val="18"/>
                <w:lang w:val="pt-PT"/>
              </w:rPr>
              <w:t xml:space="preserve"> assumido o valor ‘9999-12-31’</w:t>
            </w:r>
          </w:p>
          <w:p w14:paraId="7254EDA6" w14:textId="4A7EFBB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6380389D" w14:textId="77777777" w:rsidTr="009370D5">
        <w:trPr>
          <w:trHeight w:val="1680"/>
          <w:jc w:val="center"/>
        </w:trPr>
        <w:tc>
          <w:tcPr>
            <w:tcW w:w="1310" w:type="dxa"/>
            <w:hideMark/>
          </w:tcPr>
          <w:p w14:paraId="62DDB58E" w14:textId="77777777" w:rsidR="00C311ED" w:rsidRPr="00C311ED" w:rsidRDefault="00C311ED" w:rsidP="00C311ED">
            <w:pPr>
              <w:rPr>
                <w:color w:val="000000"/>
                <w:sz w:val="18"/>
                <w:szCs w:val="18"/>
              </w:rPr>
            </w:pPr>
            <w:r w:rsidRPr="00C311ED">
              <w:rPr>
                <w:color w:val="000000"/>
                <w:sz w:val="18"/>
                <w:szCs w:val="18"/>
              </w:rPr>
              <w:t>cempresabg</w:t>
            </w:r>
          </w:p>
        </w:tc>
        <w:tc>
          <w:tcPr>
            <w:tcW w:w="2622" w:type="dxa"/>
            <w:hideMark/>
          </w:tcPr>
          <w:p w14:paraId="6E8B0351" w14:textId="77777777" w:rsidR="00C311ED" w:rsidRPr="00C311ED" w:rsidRDefault="00C311ED" w:rsidP="00F63E90">
            <w:pPr>
              <w:pStyle w:val="ListParagraph"/>
              <w:numPr>
                <w:ilvl w:val="0"/>
                <w:numId w:val="58"/>
              </w:numPr>
              <w:rPr>
                <w:color w:val="000000"/>
                <w:sz w:val="18"/>
                <w:szCs w:val="18"/>
              </w:rPr>
            </w:pPr>
            <w:r w:rsidRPr="00C311ED">
              <w:rPr>
                <w:color w:val="000000"/>
                <w:sz w:val="18"/>
                <w:szCs w:val="18"/>
              </w:rPr>
              <w:t>Sem transformações</w:t>
            </w:r>
          </w:p>
        </w:tc>
        <w:tc>
          <w:tcPr>
            <w:tcW w:w="3045" w:type="dxa"/>
            <w:hideMark/>
          </w:tcPr>
          <w:p w14:paraId="7E9197C2" w14:textId="77777777" w:rsidR="00C311ED" w:rsidRDefault="00C311ED" w:rsidP="00F63E90">
            <w:pPr>
              <w:pStyle w:val="ListParagraph"/>
              <w:numPr>
                <w:ilvl w:val="0"/>
                <w:numId w:val="58"/>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60B287E" w14:textId="55DF9CDC" w:rsidR="00C311ED" w:rsidRPr="00C311ED" w:rsidRDefault="00C311ED" w:rsidP="00F63E90">
            <w:pPr>
              <w:pStyle w:val="ListParagraph"/>
              <w:numPr>
                <w:ilvl w:val="0"/>
                <w:numId w:val="58"/>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7E276E91"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551D6388" w14:textId="4EADD73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4FB9D43F" w14:textId="77777777" w:rsidTr="009370D5">
        <w:trPr>
          <w:trHeight w:val="1680"/>
          <w:jc w:val="center"/>
        </w:trPr>
        <w:tc>
          <w:tcPr>
            <w:tcW w:w="1310" w:type="dxa"/>
            <w:hideMark/>
          </w:tcPr>
          <w:p w14:paraId="4908C191" w14:textId="77777777" w:rsidR="00C311ED" w:rsidRPr="00C311ED" w:rsidRDefault="00C311ED" w:rsidP="00C311ED">
            <w:pPr>
              <w:rPr>
                <w:color w:val="000000"/>
                <w:sz w:val="18"/>
                <w:szCs w:val="18"/>
              </w:rPr>
            </w:pPr>
            <w:r w:rsidRPr="00C311ED">
              <w:rPr>
                <w:color w:val="000000"/>
                <w:sz w:val="18"/>
                <w:szCs w:val="18"/>
              </w:rPr>
              <w:t>ccontrglb</w:t>
            </w:r>
          </w:p>
        </w:tc>
        <w:tc>
          <w:tcPr>
            <w:tcW w:w="2622" w:type="dxa"/>
            <w:hideMark/>
          </w:tcPr>
          <w:p w14:paraId="6FF6AC0B" w14:textId="77777777" w:rsidR="00C311ED" w:rsidRPr="00C311ED" w:rsidRDefault="00C311ED" w:rsidP="00F63E90">
            <w:pPr>
              <w:pStyle w:val="ListParagraph"/>
              <w:numPr>
                <w:ilvl w:val="0"/>
                <w:numId w:val="58"/>
              </w:numPr>
              <w:rPr>
                <w:color w:val="000000"/>
                <w:sz w:val="18"/>
                <w:szCs w:val="18"/>
              </w:rPr>
            </w:pPr>
            <w:r w:rsidRPr="00C311ED">
              <w:rPr>
                <w:color w:val="000000"/>
                <w:sz w:val="18"/>
                <w:szCs w:val="18"/>
              </w:rPr>
              <w:t>Sem transformações</w:t>
            </w:r>
          </w:p>
        </w:tc>
        <w:tc>
          <w:tcPr>
            <w:tcW w:w="3045" w:type="dxa"/>
            <w:hideMark/>
          </w:tcPr>
          <w:p w14:paraId="62DBA403" w14:textId="25704C26" w:rsidR="00C311ED" w:rsidRP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5331010" w14:textId="5A6D07E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2DB09839"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72FC2F91" w14:textId="5A91FD5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3973015B" w14:textId="77777777" w:rsidTr="009370D5">
        <w:trPr>
          <w:trHeight w:val="1680"/>
          <w:jc w:val="center"/>
        </w:trPr>
        <w:tc>
          <w:tcPr>
            <w:tcW w:w="1310" w:type="dxa"/>
            <w:hideMark/>
          </w:tcPr>
          <w:p w14:paraId="2710576B" w14:textId="77777777" w:rsidR="00C311ED" w:rsidRPr="00C311ED" w:rsidRDefault="00C311ED" w:rsidP="00C311ED">
            <w:pPr>
              <w:rPr>
                <w:color w:val="000000"/>
                <w:sz w:val="18"/>
                <w:szCs w:val="18"/>
              </w:rPr>
            </w:pPr>
            <w:r w:rsidRPr="00C311ED">
              <w:rPr>
                <w:color w:val="000000"/>
                <w:sz w:val="18"/>
                <w:szCs w:val="18"/>
              </w:rPr>
              <w:t>tipgargblbg</w:t>
            </w:r>
          </w:p>
        </w:tc>
        <w:tc>
          <w:tcPr>
            <w:tcW w:w="2622" w:type="dxa"/>
            <w:hideMark/>
          </w:tcPr>
          <w:p w14:paraId="38F6783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CD07E00"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626FAA3A" w14:textId="64A303A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0’ à esquerda, até perfazer o comprimento de campo desejado.</w:t>
            </w:r>
          </w:p>
        </w:tc>
        <w:tc>
          <w:tcPr>
            <w:tcW w:w="3439" w:type="dxa"/>
            <w:hideMark/>
          </w:tcPr>
          <w:p w14:paraId="1DBEBCF1" w14:textId="77777777" w:rsid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Pr>
                <w:color w:val="000000"/>
                <w:sz w:val="18"/>
                <w:szCs w:val="18"/>
                <w:lang w:val="pt-PT"/>
              </w:rPr>
              <w:t>a NULL, é assumido o valor ‘0’</w:t>
            </w:r>
          </w:p>
          <w:p w14:paraId="70E26CC0" w14:textId="721EAC2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0’ à esquerda, até perfazer o comprimento de campo desejado.</w:t>
            </w:r>
          </w:p>
        </w:tc>
      </w:tr>
      <w:tr w:rsidR="00C311ED" w:rsidRPr="00C311ED" w14:paraId="0D8AB404" w14:textId="77777777" w:rsidTr="009370D5">
        <w:trPr>
          <w:trHeight w:val="1680"/>
          <w:jc w:val="center"/>
        </w:trPr>
        <w:tc>
          <w:tcPr>
            <w:tcW w:w="1310" w:type="dxa"/>
            <w:hideMark/>
          </w:tcPr>
          <w:p w14:paraId="0C07C06D" w14:textId="77777777" w:rsidR="00C311ED" w:rsidRPr="00C311ED" w:rsidRDefault="00C311ED" w:rsidP="00C311ED">
            <w:pPr>
              <w:rPr>
                <w:color w:val="000000"/>
                <w:sz w:val="18"/>
                <w:szCs w:val="18"/>
              </w:rPr>
            </w:pPr>
            <w:r w:rsidRPr="00C311ED">
              <w:rPr>
                <w:color w:val="000000"/>
                <w:sz w:val="18"/>
                <w:szCs w:val="18"/>
              </w:rPr>
              <w:lastRenderedPageBreak/>
              <w:t>cgarglb</w:t>
            </w:r>
          </w:p>
        </w:tc>
        <w:tc>
          <w:tcPr>
            <w:tcW w:w="2622" w:type="dxa"/>
            <w:hideMark/>
          </w:tcPr>
          <w:p w14:paraId="206DCA33"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92228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97329B">
              <w:rPr>
                <w:color w:val="000000"/>
                <w:sz w:val="18"/>
                <w:szCs w:val="18"/>
                <w:lang w:val="pt-PT"/>
              </w:rPr>
              <w:t>é assumido o valor ‘0’</w:t>
            </w:r>
          </w:p>
          <w:p w14:paraId="2EF2CDA3" w14:textId="575DE11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4A7CCE5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3C7A827" w14:textId="7C40515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16CAB858" w14:textId="77777777" w:rsidTr="009370D5">
        <w:trPr>
          <w:trHeight w:val="2160"/>
          <w:jc w:val="center"/>
        </w:trPr>
        <w:tc>
          <w:tcPr>
            <w:tcW w:w="1310" w:type="dxa"/>
            <w:hideMark/>
          </w:tcPr>
          <w:p w14:paraId="1D28BABF" w14:textId="77777777" w:rsidR="00C311ED" w:rsidRPr="00C311ED" w:rsidRDefault="00C311ED" w:rsidP="00C311ED">
            <w:pPr>
              <w:rPr>
                <w:color w:val="000000"/>
                <w:sz w:val="18"/>
                <w:szCs w:val="18"/>
              </w:rPr>
            </w:pPr>
            <w:r w:rsidRPr="00C311ED">
              <w:rPr>
                <w:color w:val="000000"/>
                <w:sz w:val="18"/>
                <w:szCs w:val="18"/>
              </w:rPr>
              <w:t>dabertur</w:t>
            </w:r>
          </w:p>
        </w:tc>
        <w:tc>
          <w:tcPr>
            <w:tcW w:w="2622" w:type="dxa"/>
            <w:hideMark/>
          </w:tcPr>
          <w:p w14:paraId="3E90FB31"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5B4CDB8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51D0A0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5B015D6B" w14:textId="1D44026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7CF1D02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A545C4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97329B">
              <w:rPr>
                <w:color w:val="000000"/>
                <w:sz w:val="18"/>
                <w:szCs w:val="18"/>
                <w:lang w:val="pt-PT"/>
              </w:rPr>
              <w:t>assumido o valor ‘9999-12-31’</w:t>
            </w:r>
          </w:p>
          <w:p w14:paraId="5E69AACF" w14:textId="1F4EBA7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383DAB2B" w14:textId="77777777" w:rsidTr="009370D5">
        <w:trPr>
          <w:trHeight w:val="2160"/>
          <w:jc w:val="center"/>
        </w:trPr>
        <w:tc>
          <w:tcPr>
            <w:tcW w:w="1310" w:type="dxa"/>
            <w:hideMark/>
          </w:tcPr>
          <w:p w14:paraId="7A0EC615" w14:textId="77777777" w:rsidR="00C311ED" w:rsidRPr="00C311ED" w:rsidRDefault="00C311ED" w:rsidP="00C311ED">
            <w:pPr>
              <w:rPr>
                <w:color w:val="000000"/>
                <w:sz w:val="18"/>
                <w:szCs w:val="18"/>
              </w:rPr>
            </w:pPr>
            <w:r w:rsidRPr="00C311ED">
              <w:rPr>
                <w:color w:val="000000"/>
                <w:sz w:val="18"/>
                <w:szCs w:val="18"/>
              </w:rPr>
              <w:t>dvencime</w:t>
            </w:r>
          </w:p>
        </w:tc>
        <w:tc>
          <w:tcPr>
            <w:tcW w:w="2622" w:type="dxa"/>
            <w:hideMark/>
          </w:tcPr>
          <w:p w14:paraId="23D203B9"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286C092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C66847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97329B">
              <w:rPr>
                <w:color w:val="000000"/>
                <w:sz w:val="18"/>
                <w:szCs w:val="18"/>
                <w:lang w:val="pt-PT"/>
              </w:rPr>
              <w:t>assumido o valor ‘9999-12-31’</w:t>
            </w:r>
          </w:p>
          <w:p w14:paraId="4AE59FDB" w14:textId="5B000FA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6136BB1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w:t>
            </w:r>
            <w:r w:rsidR="0097329B">
              <w:rPr>
                <w:color w:val="000000"/>
                <w:sz w:val="18"/>
                <w:szCs w:val="18"/>
                <w:lang w:val="pt-PT"/>
              </w:rPr>
              <w:t>é alterado para STRING</w:t>
            </w:r>
          </w:p>
          <w:p w14:paraId="195CEED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w:t>
            </w:r>
            <w:r w:rsidR="0097329B">
              <w:rPr>
                <w:color w:val="000000"/>
                <w:sz w:val="18"/>
                <w:szCs w:val="18"/>
                <w:lang w:val="pt-PT"/>
              </w:rPr>
              <w:t>o o valor ‘9999-12-31’</w:t>
            </w:r>
          </w:p>
          <w:p w14:paraId="6632719E" w14:textId="7D9006A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6FECF6D8" w14:textId="77777777" w:rsidTr="009370D5">
        <w:trPr>
          <w:trHeight w:val="2160"/>
          <w:jc w:val="center"/>
        </w:trPr>
        <w:tc>
          <w:tcPr>
            <w:tcW w:w="1310" w:type="dxa"/>
            <w:hideMark/>
          </w:tcPr>
          <w:p w14:paraId="30DC5242" w14:textId="77777777" w:rsidR="00C311ED" w:rsidRPr="00C311ED" w:rsidRDefault="00C311ED" w:rsidP="00C311ED">
            <w:pPr>
              <w:rPr>
                <w:color w:val="000000"/>
                <w:sz w:val="18"/>
                <w:szCs w:val="18"/>
              </w:rPr>
            </w:pPr>
            <w:r w:rsidRPr="00C311ED">
              <w:rPr>
                <w:color w:val="000000"/>
                <w:sz w:val="18"/>
                <w:szCs w:val="18"/>
              </w:rPr>
              <w:t>dvencimp</w:t>
            </w:r>
          </w:p>
        </w:tc>
        <w:tc>
          <w:tcPr>
            <w:tcW w:w="2622" w:type="dxa"/>
            <w:hideMark/>
          </w:tcPr>
          <w:p w14:paraId="0F4C8C51"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194A51E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w:t>
            </w:r>
            <w:r w:rsidR="0097329B">
              <w:rPr>
                <w:color w:val="000000"/>
                <w:sz w:val="18"/>
                <w:szCs w:val="18"/>
                <w:lang w:val="pt-PT"/>
              </w:rPr>
              <w:t>o é alterado para STRING</w:t>
            </w:r>
          </w:p>
          <w:p w14:paraId="7AAAAEA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06AFA6D8" w14:textId="7789C07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57A55D9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w:t>
            </w:r>
            <w:r w:rsidR="0097329B">
              <w:rPr>
                <w:color w:val="000000"/>
                <w:sz w:val="18"/>
                <w:szCs w:val="18"/>
                <w:lang w:val="pt-PT"/>
              </w:rPr>
              <w:t>erado para STRING</w:t>
            </w:r>
          </w:p>
          <w:p w14:paraId="061B3D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1BA04E6A" w14:textId="75B6EFD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4DC61CD4" w14:textId="77777777" w:rsidTr="009370D5">
        <w:trPr>
          <w:trHeight w:val="1680"/>
          <w:jc w:val="center"/>
        </w:trPr>
        <w:tc>
          <w:tcPr>
            <w:tcW w:w="1310" w:type="dxa"/>
            <w:hideMark/>
          </w:tcPr>
          <w:p w14:paraId="70C6C177" w14:textId="77777777" w:rsidR="00C311ED" w:rsidRPr="00C311ED" w:rsidRDefault="00C311ED" w:rsidP="00C311ED">
            <w:pPr>
              <w:rPr>
                <w:color w:val="000000"/>
                <w:sz w:val="18"/>
                <w:szCs w:val="18"/>
              </w:rPr>
            </w:pPr>
            <w:r w:rsidRPr="00C311ED">
              <w:rPr>
                <w:color w:val="000000"/>
                <w:sz w:val="18"/>
                <w:szCs w:val="18"/>
              </w:rPr>
              <w:t>tipgarbg</w:t>
            </w:r>
          </w:p>
        </w:tc>
        <w:tc>
          <w:tcPr>
            <w:tcW w:w="2622" w:type="dxa"/>
            <w:hideMark/>
          </w:tcPr>
          <w:p w14:paraId="13F8DBF5"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3FBAC1A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4D1B04DE" w14:textId="23EFC08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2FBC2E6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2096A1B3" w14:textId="130B335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1F245D0" w14:textId="77777777" w:rsidTr="009370D5">
        <w:trPr>
          <w:trHeight w:val="1680"/>
          <w:jc w:val="center"/>
        </w:trPr>
        <w:tc>
          <w:tcPr>
            <w:tcW w:w="1310" w:type="dxa"/>
            <w:hideMark/>
          </w:tcPr>
          <w:p w14:paraId="444CD1D3" w14:textId="77777777" w:rsidR="00C311ED" w:rsidRPr="00C311ED" w:rsidRDefault="00C311ED" w:rsidP="00C311ED">
            <w:pPr>
              <w:rPr>
                <w:color w:val="000000"/>
                <w:sz w:val="18"/>
                <w:szCs w:val="18"/>
              </w:rPr>
            </w:pPr>
            <w:r w:rsidRPr="00C311ED">
              <w:rPr>
                <w:color w:val="000000"/>
                <w:sz w:val="18"/>
                <w:szCs w:val="18"/>
              </w:rPr>
              <w:t>cgarantbl</w:t>
            </w:r>
          </w:p>
        </w:tc>
        <w:tc>
          <w:tcPr>
            <w:tcW w:w="2622" w:type="dxa"/>
            <w:hideMark/>
          </w:tcPr>
          <w:p w14:paraId="521A5934"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632DA959"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7DCF9A7" w14:textId="5E89AFE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6AD4310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97329B">
              <w:rPr>
                <w:color w:val="000000"/>
                <w:sz w:val="18"/>
                <w:szCs w:val="18"/>
                <w:lang w:val="pt-PT"/>
              </w:rPr>
              <w:t>é assumido o valor ‘0’</w:t>
            </w:r>
          </w:p>
          <w:p w14:paraId="53626CBC" w14:textId="2CC709E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402AE56" w14:textId="77777777" w:rsidTr="009370D5">
        <w:trPr>
          <w:trHeight w:val="1680"/>
          <w:jc w:val="center"/>
        </w:trPr>
        <w:tc>
          <w:tcPr>
            <w:tcW w:w="1310" w:type="dxa"/>
            <w:hideMark/>
          </w:tcPr>
          <w:p w14:paraId="466CE40D" w14:textId="77777777" w:rsidR="00C311ED" w:rsidRPr="00C311ED" w:rsidRDefault="00C311ED" w:rsidP="00C311ED">
            <w:pPr>
              <w:rPr>
                <w:color w:val="000000"/>
                <w:sz w:val="18"/>
                <w:szCs w:val="18"/>
              </w:rPr>
            </w:pPr>
            <w:r w:rsidRPr="00C311ED">
              <w:rPr>
                <w:color w:val="000000"/>
                <w:sz w:val="18"/>
                <w:szCs w:val="18"/>
              </w:rPr>
              <w:lastRenderedPageBreak/>
              <w:t>ctipoinstbl</w:t>
            </w:r>
          </w:p>
        </w:tc>
        <w:tc>
          <w:tcPr>
            <w:tcW w:w="2622" w:type="dxa"/>
            <w:hideMark/>
          </w:tcPr>
          <w:p w14:paraId="5A7595FF"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0CD32F8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6C084F38" w14:textId="678FA5A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4E4AF4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15D413A7" w14:textId="5216C33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22DCB9AF" w14:textId="77777777" w:rsidTr="009370D5">
        <w:trPr>
          <w:trHeight w:val="2160"/>
          <w:jc w:val="center"/>
        </w:trPr>
        <w:tc>
          <w:tcPr>
            <w:tcW w:w="1310" w:type="dxa"/>
            <w:hideMark/>
          </w:tcPr>
          <w:p w14:paraId="75E6C359" w14:textId="77777777" w:rsidR="00C311ED" w:rsidRPr="00C311ED" w:rsidRDefault="00C311ED" w:rsidP="00C311ED">
            <w:pPr>
              <w:rPr>
                <w:color w:val="000000"/>
                <w:sz w:val="18"/>
                <w:szCs w:val="18"/>
              </w:rPr>
            </w:pPr>
            <w:r w:rsidRPr="00C311ED">
              <w:rPr>
                <w:color w:val="000000"/>
                <w:sz w:val="18"/>
                <w:szCs w:val="18"/>
              </w:rPr>
              <w:t>cpigreg</w:t>
            </w:r>
          </w:p>
        </w:tc>
        <w:tc>
          <w:tcPr>
            <w:tcW w:w="2622" w:type="dxa"/>
            <w:hideMark/>
          </w:tcPr>
          <w:p w14:paraId="30E130AF"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6034002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04094196" w14:textId="5DE61EAF"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proofErr w:type="gramStart"/>
            <w:r w:rsidR="0097329B">
              <w:rPr>
                <w:color w:val="000000"/>
                <w:sz w:val="18"/>
                <w:szCs w:val="18"/>
                <w:lang w:val="pt-PT"/>
              </w:rPr>
              <w:t>‘ ’</w:t>
            </w:r>
            <w:proofErr w:type="gramEnd"/>
          </w:p>
          <w:p w14:paraId="4A156D16" w14:textId="78A599C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6F50E4B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6E9EA6F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97329B">
              <w:rPr>
                <w:color w:val="000000"/>
                <w:sz w:val="18"/>
                <w:szCs w:val="18"/>
                <w:lang w:val="pt-PT"/>
              </w:rPr>
              <w:t xml:space="preserve"> NULL, é assumido o valor </w:t>
            </w:r>
            <w:proofErr w:type="gramStart"/>
            <w:r w:rsidR="0097329B">
              <w:rPr>
                <w:color w:val="000000"/>
                <w:sz w:val="18"/>
                <w:szCs w:val="18"/>
                <w:lang w:val="pt-PT"/>
              </w:rPr>
              <w:t>‘ ’</w:t>
            </w:r>
            <w:proofErr w:type="gramEnd"/>
          </w:p>
          <w:p w14:paraId="3306B1B8" w14:textId="6DE05400" w:rsidR="00C311ED" w:rsidRPr="0097329B" w:rsidRDefault="0097329B" w:rsidP="00F63E90">
            <w:pPr>
              <w:pStyle w:val="ListParagraph"/>
              <w:numPr>
                <w:ilvl w:val="0"/>
                <w:numId w:val="59"/>
              </w:numPr>
              <w:rPr>
                <w:color w:val="000000"/>
                <w:sz w:val="18"/>
                <w:szCs w:val="18"/>
                <w:lang w:val="pt-PT"/>
              </w:rPr>
            </w:pPr>
            <w:r>
              <w:rPr>
                <w:color w:val="000000"/>
                <w:sz w:val="18"/>
                <w:szCs w:val="18"/>
                <w:lang w:val="pt-PT"/>
              </w:rPr>
              <w:t>C</w:t>
            </w:r>
            <w:r w:rsidR="00C311ED" w:rsidRPr="0097329B">
              <w:rPr>
                <w:color w:val="000000"/>
                <w:sz w:val="18"/>
                <w:szCs w:val="18"/>
                <w:lang w:val="pt-PT"/>
              </w:rPr>
              <w:t>aso o campo não esteja preenchido com 1 caractere, é acrescentado ‘ ’ à esquerda, até perfazer o comprimento de campo desejado.</w:t>
            </w:r>
          </w:p>
        </w:tc>
      </w:tr>
      <w:tr w:rsidR="00C311ED" w:rsidRPr="00C311ED" w14:paraId="60026004" w14:textId="77777777" w:rsidTr="009370D5">
        <w:trPr>
          <w:trHeight w:val="1680"/>
          <w:jc w:val="center"/>
        </w:trPr>
        <w:tc>
          <w:tcPr>
            <w:tcW w:w="1310" w:type="dxa"/>
            <w:hideMark/>
          </w:tcPr>
          <w:p w14:paraId="08CC4040" w14:textId="77777777" w:rsidR="00C311ED" w:rsidRPr="00C311ED" w:rsidRDefault="00C311ED" w:rsidP="00C311ED">
            <w:pPr>
              <w:rPr>
                <w:color w:val="000000"/>
                <w:sz w:val="18"/>
                <w:szCs w:val="18"/>
              </w:rPr>
            </w:pPr>
            <w:r w:rsidRPr="00C311ED">
              <w:rPr>
                <w:color w:val="000000"/>
                <w:sz w:val="18"/>
                <w:szCs w:val="18"/>
              </w:rPr>
              <w:t>ctipoavalbg</w:t>
            </w:r>
          </w:p>
        </w:tc>
        <w:tc>
          <w:tcPr>
            <w:tcW w:w="2622" w:type="dxa"/>
            <w:hideMark/>
          </w:tcPr>
          <w:p w14:paraId="1EC98A4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23A9D9B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r w:rsidR="0097329B">
              <w:rPr>
                <w:color w:val="000000"/>
                <w:sz w:val="18"/>
                <w:szCs w:val="18"/>
                <w:lang w:val="pt-PT"/>
              </w:rPr>
              <w:t>‘0’</w:t>
            </w:r>
          </w:p>
          <w:p w14:paraId="34CA9405" w14:textId="551F0FB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5D56BA6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A9D4F91" w14:textId="338DADF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654909E" w14:textId="77777777" w:rsidTr="009370D5">
        <w:trPr>
          <w:trHeight w:val="1680"/>
          <w:jc w:val="center"/>
        </w:trPr>
        <w:tc>
          <w:tcPr>
            <w:tcW w:w="1310" w:type="dxa"/>
            <w:hideMark/>
          </w:tcPr>
          <w:p w14:paraId="562A5A56" w14:textId="77777777" w:rsidR="00C311ED" w:rsidRPr="00C311ED" w:rsidRDefault="00C311ED" w:rsidP="00C311ED">
            <w:pPr>
              <w:rPr>
                <w:color w:val="000000"/>
                <w:sz w:val="18"/>
                <w:szCs w:val="18"/>
              </w:rPr>
            </w:pPr>
            <w:r w:rsidRPr="00C311ED">
              <w:rPr>
                <w:color w:val="000000"/>
                <w:sz w:val="18"/>
                <w:szCs w:val="18"/>
              </w:rPr>
              <w:t>ctipocsbg</w:t>
            </w:r>
          </w:p>
        </w:tc>
        <w:tc>
          <w:tcPr>
            <w:tcW w:w="2622" w:type="dxa"/>
            <w:hideMark/>
          </w:tcPr>
          <w:p w14:paraId="31D869C3"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45747B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65E337B" w14:textId="3368BE3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1D56593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76E9E71F" w14:textId="7D255C6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530C745B" w14:textId="77777777" w:rsidTr="009370D5">
        <w:trPr>
          <w:trHeight w:val="1680"/>
          <w:jc w:val="center"/>
        </w:trPr>
        <w:tc>
          <w:tcPr>
            <w:tcW w:w="1310" w:type="dxa"/>
            <w:hideMark/>
          </w:tcPr>
          <w:p w14:paraId="753CB6B7" w14:textId="77777777" w:rsidR="00C311ED" w:rsidRPr="00C311ED" w:rsidRDefault="00C311ED" w:rsidP="00C311ED">
            <w:pPr>
              <w:rPr>
                <w:color w:val="000000"/>
                <w:sz w:val="18"/>
                <w:szCs w:val="18"/>
              </w:rPr>
            </w:pPr>
            <w:r w:rsidRPr="00C311ED">
              <w:rPr>
                <w:color w:val="000000"/>
                <w:sz w:val="18"/>
                <w:szCs w:val="18"/>
              </w:rPr>
              <w:t>cestgarbg</w:t>
            </w:r>
          </w:p>
        </w:tc>
        <w:tc>
          <w:tcPr>
            <w:tcW w:w="2622" w:type="dxa"/>
            <w:hideMark/>
          </w:tcPr>
          <w:p w14:paraId="353A88F6"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ED3ED6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21A51039" w14:textId="755D7EB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52EBE7B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w:t>
            </w:r>
            <w:r w:rsidR="0097329B">
              <w:rPr>
                <w:color w:val="000000"/>
                <w:sz w:val="18"/>
                <w:szCs w:val="18"/>
                <w:lang w:val="pt-PT"/>
              </w:rPr>
              <w:t>ssumido o valor ‘0’</w:t>
            </w:r>
          </w:p>
          <w:p w14:paraId="546C1FCA" w14:textId="1DA80C4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045DFF23" w14:textId="77777777" w:rsidTr="009370D5">
        <w:trPr>
          <w:trHeight w:val="2640"/>
          <w:jc w:val="center"/>
        </w:trPr>
        <w:tc>
          <w:tcPr>
            <w:tcW w:w="1310" w:type="dxa"/>
            <w:hideMark/>
          </w:tcPr>
          <w:p w14:paraId="1FD89716" w14:textId="77777777" w:rsidR="00C311ED" w:rsidRPr="00C311ED" w:rsidRDefault="00C311ED" w:rsidP="00C311ED">
            <w:pPr>
              <w:rPr>
                <w:color w:val="000000"/>
                <w:sz w:val="18"/>
                <w:szCs w:val="18"/>
              </w:rPr>
            </w:pPr>
            <w:r w:rsidRPr="00C311ED">
              <w:rPr>
                <w:color w:val="000000"/>
                <w:sz w:val="18"/>
                <w:szCs w:val="18"/>
              </w:rPr>
              <w:t>pcobact</w:t>
            </w:r>
          </w:p>
        </w:tc>
        <w:tc>
          <w:tcPr>
            <w:tcW w:w="2622" w:type="dxa"/>
            <w:hideMark/>
          </w:tcPr>
          <w:p w14:paraId="558D624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2ADE56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w:t>
            </w:r>
            <w:r w:rsidR="0097329B">
              <w:rPr>
                <w:color w:val="000000"/>
                <w:sz w:val="18"/>
                <w:szCs w:val="18"/>
                <w:lang w:val="pt-PT"/>
              </w:rPr>
              <w:t xml:space="preserve"> para STRING</w:t>
            </w:r>
          </w:p>
          <w:p w14:paraId="5328DA2B" w14:textId="14BD067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126F741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ED551C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01FF7EF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61467FC8" w14:textId="2DFDF07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172E975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C45DA6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04901E2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68A10587" w14:textId="0B38292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4D55D2B4" w14:textId="77777777" w:rsidTr="009370D5">
        <w:trPr>
          <w:trHeight w:val="2640"/>
          <w:jc w:val="center"/>
        </w:trPr>
        <w:tc>
          <w:tcPr>
            <w:tcW w:w="1310" w:type="dxa"/>
            <w:hideMark/>
          </w:tcPr>
          <w:p w14:paraId="25119531" w14:textId="77777777" w:rsidR="00C311ED" w:rsidRPr="00C311ED" w:rsidRDefault="00C311ED" w:rsidP="00C311ED">
            <w:pPr>
              <w:rPr>
                <w:color w:val="000000"/>
                <w:sz w:val="18"/>
                <w:szCs w:val="18"/>
              </w:rPr>
            </w:pPr>
            <w:r w:rsidRPr="00C311ED">
              <w:rPr>
                <w:color w:val="000000"/>
                <w:sz w:val="18"/>
                <w:szCs w:val="18"/>
              </w:rPr>
              <w:lastRenderedPageBreak/>
              <w:t>pcobini</w:t>
            </w:r>
          </w:p>
        </w:tc>
        <w:tc>
          <w:tcPr>
            <w:tcW w:w="2622" w:type="dxa"/>
            <w:hideMark/>
          </w:tcPr>
          <w:p w14:paraId="38818D1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9D0BA7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2E954A79" w14:textId="7822602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29FE46C9"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alterado </w:t>
            </w:r>
            <w:r w:rsidR="0097329B">
              <w:rPr>
                <w:color w:val="000000"/>
                <w:sz w:val="18"/>
                <w:szCs w:val="18"/>
                <w:lang w:val="pt-PT"/>
              </w:rPr>
              <w:t>para STRING</w:t>
            </w:r>
          </w:p>
          <w:p w14:paraId="1D44C8F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559B65D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3056DD59" w14:textId="2324CB6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51D9ADE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22FF653"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0D1B270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0F766D8F" w14:textId="240FCC3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5D6AAF7E" w14:textId="77777777" w:rsidTr="009370D5">
        <w:trPr>
          <w:trHeight w:val="2640"/>
          <w:jc w:val="center"/>
        </w:trPr>
        <w:tc>
          <w:tcPr>
            <w:tcW w:w="1310" w:type="dxa"/>
            <w:hideMark/>
          </w:tcPr>
          <w:p w14:paraId="70810F5E" w14:textId="77777777" w:rsidR="00C311ED" w:rsidRPr="00C311ED" w:rsidRDefault="00C311ED" w:rsidP="00C311ED">
            <w:pPr>
              <w:rPr>
                <w:color w:val="000000"/>
                <w:sz w:val="18"/>
                <w:szCs w:val="18"/>
              </w:rPr>
            </w:pPr>
            <w:r w:rsidRPr="00C311ED">
              <w:rPr>
                <w:color w:val="000000"/>
                <w:sz w:val="18"/>
                <w:szCs w:val="18"/>
              </w:rPr>
              <w:t>mavaliai</w:t>
            </w:r>
          </w:p>
        </w:tc>
        <w:tc>
          <w:tcPr>
            <w:tcW w:w="2622" w:type="dxa"/>
            <w:hideMark/>
          </w:tcPr>
          <w:p w14:paraId="58F6C8F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A7ED6E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w:t>
            </w:r>
            <w:r w:rsidR="0097329B">
              <w:rPr>
                <w:color w:val="000000"/>
                <w:sz w:val="18"/>
                <w:szCs w:val="18"/>
                <w:lang w:val="pt-PT"/>
              </w:rPr>
              <w:t xml:space="preserve"> campo é alterado para STRING</w:t>
            </w:r>
          </w:p>
          <w:p w14:paraId="22376A08" w14:textId="111E8271" w:rsidR="00C311ED" w:rsidRPr="0097329B" w:rsidRDefault="00C311ED" w:rsidP="00F63E90">
            <w:pPr>
              <w:pStyle w:val="ListParagraph"/>
              <w:numPr>
                <w:ilvl w:val="0"/>
                <w:numId w:val="59"/>
              </w:numPr>
              <w:rPr>
                <w:color w:val="000000"/>
                <w:sz w:val="18"/>
                <w:szCs w:val="18"/>
                <w:lang w:val="pt-PT"/>
              </w:rPr>
            </w:pPr>
            <w:r w:rsidRPr="0097329B">
              <w:rPr>
                <w:color w:val="000000"/>
                <w:sz w:val="18"/>
                <w:szCs w:val="18"/>
                <w:lang w:val="pt-PT"/>
              </w:rPr>
              <w:t>Todos os ‘.’ são substituídos por uma ‘,’</w:t>
            </w:r>
          </w:p>
        </w:tc>
        <w:tc>
          <w:tcPr>
            <w:tcW w:w="3045" w:type="dxa"/>
            <w:hideMark/>
          </w:tcPr>
          <w:p w14:paraId="60A6BE1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w:t>
            </w:r>
            <w:r w:rsidR="0097329B">
              <w:rPr>
                <w:color w:val="000000"/>
                <w:sz w:val="18"/>
                <w:szCs w:val="18"/>
                <w:lang w:val="pt-PT"/>
              </w:rPr>
              <w:t>o para STRING</w:t>
            </w:r>
          </w:p>
          <w:p w14:paraId="5B2CBDF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2EC15F8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42EB8980" w14:textId="16C2158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c>
          <w:tcPr>
            <w:tcW w:w="3439" w:type="dxa"/>
            <w:hideMark/>
          </w:tcPr>
          <w:p w14:paraId="185C5BE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w:t>
            </w:r>
            <w:r w:rsidR="0097329B">
              <w:rPr>
                <w:color w:val="000000"/>
                <w:sz w:val="18"/>
                <w:szCs w:val="18"/>
                <w:lang w:val="pt-PT"/>
              </w:rPr>
              <w:t>do campo é alterado para STRING</w:t>
            </w:r>
          </w:p>
          <w:p w14:paraId="553F1BDF"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1647BAE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6106D01C" w14:textId="05FEAD3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r>
      <w:tr w:rsidR="00C311ED" w:rsidRPr="00C311ED" w14:paraId="78868B74" w14:textId="77777777" w:rsidTr="009370D5">
        <w:trPr>
          <w:trHeight w:val="2640"/>
          <w:jc w:val="center"/>
        </w:trPr>
        <w:tc>
          <w:tcPr>
            <w:tcW w:w="1310" w:type="dxa"/>
            <w:hideMark/>
          </w:tcPr>
          <w:p w14:paraId="60DB4F23" w14:textId="77777777" w:rsidR="00C311ED" w:rsidRPr="00C311ED" w:rsidRDefault="00C311ED" w:rsidP="00C311ED">
            <w:pPr>
              <w:rPr>
                <w:color w:val="000000"/>
                <w:sz w:val="18"/>
                <w:szCs w:val="18"/>
              </w:rPr>
            </w:pPr>
            <w:r w:rsidRPr="00C311ED">
              <w:rPr>
                <w:color w:val="000000"/>
                <w:sz w:val="18"/>
                <w:szCs w:val="18"/>
              </w:rPr>
              <w:t>mavaliaa</w:t>
            </w:r>
          </w:p>
        </w:tc>
        <w:tc>
          <w:tcPr>
            <w:tcW w:w="2622" w:type="dxa"/>
            <w:hideMark/>
          </w:tcPr>
          <w:p w14:paraId="240E25B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35C45BD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877CDCD" w14:textId="5000478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3171EDA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3BAE807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assumido o valor </w:t>
            </w:r>
            <w:proofErr w:type="gramStart"/>
            <w:r w:rsidRPr="00C311ED">
              <w:rPr>
                <w:color w:val="000000"/>
                <w:sz w:val="18"/>
                <w:szCs w:val="18"/>
                <w:lang w:val="pt-PT"/>
              </w:rPr>
              <w:t xml:space="preserve">‘ </w:t>
            </w:r>
            <w:r w:rsidR="0097329B">
              <w:rPr>
                <w:color w:val="000000"/>
                <w:sz w:val="18"/>
                <w:szCs w:val="18"/>
                <w:lang w:val="pt-PT"/>
              </w:rPr>
              <w:t>’</w:t>
            </w:r>
            <w:proofErr w:type="gramEnd"/>
          </w:p>
          <w:p w14:paraId="2BDF388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071F1462" w14:textId="2149EB9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c>
          <w:tcPr>
            <w:tcW w:w="3439" w:type="dxa"/>
            <w:hideMark/>
          </w:tcPr>
          <w:p w14:paraId="6B02BB07"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STRING</w:t>
            </w:r>
          </w:p>
          <w:p w14:paraId="77E4D806"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97329B">
              <w:rPr>
                <w:color w:val="000000"/>
                <w:sz w:val="18"/>
                <w:szCs w:val="18"/>
                <w:lang w:val="pt-PT"/>
              </w:rPr>
              <w:t xml:space="preserve"> NULL, é assumido o valor </w:t>
            </w:r>
            <w:proofErr w:type="gramStart"/>
            <w:r w:rsidR="0097329B">
              <w:rPr>
                <w:color w:val="000000"/>
                <w:sz w:val="18"/>
                <w:szCs w:val="18"/>
                <w:lang w:val="pt-PT"/>
              </w:rPr>
              <w:t>‘ ’</w:t>
            </w:r>
            <w:proofErr w:type="gramEnd"/>
          </w:p>
          <w:p w14:paraId="70960E05"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Todos os ‘.</w:t>
            </w:r>
            <w:r w:rsidR="0097329B">
              <w:rPr>
                <w:color w:val="000000"/>
                <w:sz w:val="18"/>
                <w:szCs w:val="18"/>
                <w:lang w:val="pt-PT"/>
              </w:rPr>
              <w:t xml:space="preserve">’ são substituídos por uma </w:t>
            </w:r>
            <w:proofErr w:type="gramStart"/>
            <w:r w:rsidR="0097329B">
              <w:rPr>
                <w:color w:val="000000"/>
                <w:sz w:val="18"/>
                <w:szCs w:val="18"/>
                <w:lang w:val="pt-PT"/>
              </w:rPr>
              <w:t>‘ ’</w:t>
            </w:r>
            <w:proofErr w:type="gramEnd"/>
          </w:p>
          <w:p w14:paraId="4E5D9E16" w14:textId="2C02557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‘0 ’ à esquerda, até perfazer o comprimento de campo desejado.</w:t>
            </w:r>
          </w:p>
        </w:tc>
      </w:tr>
      <w:tr w:rsidR="00C311ED" w:rsidRPr="00C311ED" w14:paraId="79AED6F0" w14:textId="77777777" w:rsidTr="009370D5">
        <w:trPr>
          <w:trHeight w:val="1680"/>
          <w:jc w:val="center"/>
        </w:trPr>
        <w:tc>
          <w:tcPr>
            <w:tcW w:w="1310" w:type="dxa"/>
            <w:hideMark/>
          </w:tcPr>
          <w:p w14:paraId="5CA0DCB2" w14:textId="77777777" w:rsidR="00C311ED" w:rsidRPr="00C311ED" w:rsidRDefault="00C311ED" w:rsidP="00C311ED">
            <w:pPr>
              <w:rPr>
                <w:color w:val="000000"/>
                <w:sz w:val="18"/>
                <w:szCs w:val="18"/>
              </w:rPr>
            </w:pPr>
            <w:r w:rsidRPr="00C311ED">
              <w:rPr>
                <w:color w:val="000000"/>
                <w:sz w:val="18"/>
                <w:szCs w:val="18"/>
              </w:rPr>
              <w:t>ctipcfletbg</w:t>
            </w:r>
          </w:p>
        </w:tc>
        <w:tc>
          <w:tcPr>
            <w:tcW w:w="2622" w:type="dxa"/>
            <w:hideMark/>
          </w:tcPr>
          <w:p w14:paraId="223F86B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‘99999’</w:t>
            </w:r>
          </w:p>
        </w:tc>
        <w:tc>
          <w:tcPr>
            <w:tcW w:w="3045" w:type="dxa"/>
            <w:hideMark/>
          </w:tcPr>
          <w:p w14:paraId="27BEA2BA"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7A20AD9D" w14:textId="2EAFC25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c>
          <w:tcPr>
            <w:tcW w:w="3439" w:type="dxa"/>
            <w:hideMark/>
          </w:tcPr>
          <w:p w14:paraId="1D31781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a NULL, é assumido o valor ‘0’</w:t>
            </w:r>
          </w:p>
          <w:p w14:paraId="52B15FA3" w14:textId="397D765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 à esquerda, até perfazer o comprimento de campo desejado.</w:t>
            </w:r>
          </w:p>
        </w:tc>
      </w:tr>
      <w:tr w:rsidR="00C311ED" w:rsidRPr="00C311ED" w14:paraId="6F60E047" w14:textId="77777777" w:rsidTr="009370D5">
        <w:trPr>
          <w:trHeight w:val="2160"/>
          <w:jc w:val="center"/>
        </w:trPr>
        <w:tc>
          <w:tcPr>
            <w:tcW w:w="1310" w:type="dxa"/>
            <w:hideMark/>
          </w:tcPr>
          <w:p w14:paraId="4378B684" w14:textId="77777777" w:rsidR="00C311ED" w:rsidRPr="00C311ED" w:rsidRDefault="00C311ED" w:rsidP="00C311ED">
            <w:pPr>
              <w:rPr>
                <w:color w:val="000000"/>
                <w:sz w:val="18"/>
                <w:szCs w:val="18"/>
              </w:rPr>
            </w:pPr>
            <w:r w:rsidRPr="00C311ED">
              <w:rPr>
                <w:color w:val="000000"/>
                <w:sz w:val="18"/>
                <w:szCs w:val="18"/>
              </w:rPr>
              <w:t>dultmod</w:t>
            </w:r>
          </w:p>
        </w:tc>
        <w:tc>
          <w:tcPr>
            <w:tcW w:w="2622" w:type="dxa"/>
            <w:hideMark/>
          </w:tcPr>
          <w:p w14:paraId="08FEAD3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‘9999-12-31’</w:t>
            </w:r>
          </w:p>
        </w:tc>
        <w:tc>
          <w:tcPr>
            <w:tcW w:w="3045" w:type="dxa"/>
            <w:hideMark/>
          </w:tcPr>
          <w:p w14:paraId="03C43908"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142A581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2D47C07E" w14:textId="6C7D0B6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c>
          <w:tcPr>
            <w:tcW w:w="3439" w:type="dxa"/>
            <w:hideMark/>
          </w:tcPr>
          <w:p w14:paraId="6D5A518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1BDEE4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w:t>
            </w:r>
            <w:r w:rsidR="0097329B">
              <w:rPr>
                <w:color w:val="000000"/>
                <w:sz w:val="18"/>
                <w:szCs w:val="18"/>
                <w:lang w:val="pt-PT"/>
              </w:rPr>
              <w:t xml:space="preserve"> assumido o valor ‘9999-12-31’</w:t>
            </w:r>
          </w:p>
          <w:p w14:paraId="34B06D61" w14:textId="05D4DA0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 à esquerda, até perfazer o comprimento de campo desejado.</w:t>
            </w:r>
          </w:p>
        </w:tc>
      </w:tr>
      <w:tr w:rsidR="00C311ED" w:rsidRPr="00C311ED" w14:paraId="223BC754" w14:textId="77777777" w:rsidTr="009370D5">
        <w:trPr>
          <w:trHeight w:val="2160"/>
          <w:jc w:val="center"/>
        </w:trPr>
        <w:tc>
          <w:tcPr>
            <w:tcW w:w="1310" w:type="dxa"/>
            <w:hideMark/>
          </w:tcPr>
          <w:p w14:paraId="7288ECEA" w14:textId="77777777" w:rsidR="00C311ED" w:rsidRPr="00C311ED" w:rsidRDefault="00C311ED" w:rsidP="00C311ED">
            <w:pPr>
              <w:rPr>
                <w:color w:val="000000"/>
                <w:sz w:val="18"/>
                <w:szCs w:val="18"/>
              </w:rPr>
            </w:pPr>
            <w:r w:rsidRPr="00C311ED">
              <w:rPr>
                <w:color w:val="000000"/>
                <w:sz w:val="18"/>
                <w:szCs w:val="18"/>
              </w:rPr>
              <w:lastRenderedPageBreak/>
              <w:t>cempresa</w:t>
            </w:r>
          </w:p>
        </w:tc>
        <w:tc>
          <w:tcPr>
            <w:tcW w:w="2622" w:type="dxa"/>
            <w:hideMark/>
          </w:tcPr>
          <w:p w14:paraId="09F5C73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o dígito ‘0’ à esquerda, até perfazer o comprimento de campo desejado.</w:t>
            </w:r>
          </w:p>
        </w:tc>
        <w:tc>
          <w:tcPr>
            <w:tcW w:w="3045" w:type="dxa"/>
            <w:hideMark/>
          </w:tcPr>
          <w:p w14:paraId="06CE87F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7CE337AB"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w:t>
            </w:r>
            <w:r w:rsidR="0097329B">
              <w:rPr>
                <w:color w:val="000000"/>
                <w:sz w:val="18"/>
                <w:szCs w:val="18"/>
                <w:lang w:val="pt-PT"/>
              </w:rPr>
              <w:t xml:space="preserve"> o valor </w:t>
            </w:r>
            <w:proofErr w:type="gramStart"/>
            <w:r w:rsidR="0097329B">
              <w:rPr>
                <w:color w:val="000000"/>
                <w:sz w:val="18"/>
                <w:szCs w:val="18"/>
                <w:lang w:val="pt-PT"/>
              </w:rPr>
              <w:t>‘ ’</w:t>
            </w:r>
            <w:proofErr w:type="gramEnd"/>
          </w:p>
          <w:p w14:paraId="34E86CB6" w14:textId="6AFCBCC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c>
          <w:tcPr>
            <w:tcW w:w="3439" w:type="dxa"/>
            <w:hideMark/>
          </w:tcPr>
          <w:p w14:paraId="3F43E0FD"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04B0E77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539F52E4" w14:textId="5820FDA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r>
      <w:tr w:rsidR="00C311ED" w:rsidRPr="00C311ED" w14:paraId="2694407C" w14:textId="77777777" w:rsidTr="009370D5">
        <w:trPr>
          <w:trHeight w:val="2160"/>
          <w:jc w:val="center"/>
        </w:trPr>
        <w:tc>
          <w:tcPr>
            <w:tcW w:w="1310" w:type="dxa"/>
            <w:hideMark/>
          </w:tcPr>
          <w:p w14:paraId="6A5A9477" w14:textId="77777777" w:rsidR="00C311ED" w:rsidRPr="00C311ED" w:rsidRDefault="00C311ED" w:rsidP="00C311ED">
            <w:pPr>
              <w:rPr>
                <w:color w:val="000000"/>
                <w:sz w:val="18"/>
                <w:szCs w:val="18"/>
              </w:rPr>
            </w:pPr>
            <w:r w:rsidRPr="00C311ED">
              <w:rPr>
                <w:color w:val="000000"/>
                <w:sz w:val="18"/>
                <w:szCs w:val="18"/>
              </w:rPr>
              <w:t>ckbalcao</w:t>
            </w:r>
          </w:p>
        </w:tc>
        <w:tc>
          <w:tcPr>
            <w:tcW w:w="2622" w:type="dxa"/>
            <w:hideMark/>
          </w:tcPr>
          <w:p w14:paraId="2FFE86DA"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o dígito ‘0’ à esquerda, até perfazer o comprimento de campo desejado.</w:t>
            </w:r>
          </w:p>
        </w:tc>
        <w:tc>
          <w:tcPr>
            <w:tcW w:w="3045" w:type="dxa"/>
            <w:hideMark/>
          </w:tcPr>
          <w:p w14:paraId="5BEA394E"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1F8BD2A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52882911" w14:textId="3B82AF4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26DC2221"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w:t>
            </w:r>
            <w:r w:rsidR="0097329B">
              <w:rPr>
                <w:color w:val="000000"/>
                <w:sz w:val="18"/>
                <w:szCs w:val="18"/>
                <w:lang w:val="pt-PT"/>
              </w:rPr>
              <w:t>rado para STRING</w:t>
            </w:r>
          </w:p>
          <w:p w14:paraId="02410800"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4C9C6324" w14:textId="6A7AC0B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1D374D60" w14:textId="77777777" w:rsidTr="009370D5">
        <w:trPr>
          <w:trHeight w:val="2160"/>
          <w:jc w:val="center"/>
        </w:trPr>
        <w:tc>
          <w:tcPr>
            <w:tcW w:w="1310" w:type="dxa"/>
            <w:hideMark/>
          </w:tcPr>
          <w:p w14:paraId="207A97CF" w14:textId="77777777" w:rsidR="00C311ED" w:rsidRPr="00C311ED" w:rsidRDefault="00C311ED" w:rsidP="00C311ED">
            <w:pPr>
              <w:rPr>
                <w:color w:val="000000"/>
                <w:sz w:val="18"/>
                <w:szCs w:val="18"/>
              </w:rPr>
            </w:pPr>
            <w:r w:rsidRPr="00C311ED">
              <w:rPr>
                <w:color w:val="000000"/>
                <w:sz w:val="18"/>
                <w:szCs w:val="18"/>
              </w:rPr>
              <w:t>cknumcta</w:t>
            </w:r>
          </w:p>
        </w:tc>
        <w:tc>
          <w:tcPr>
            <w:tcW w:w="2622" w:type="dxa"/>
            <w:hideMark/>
          </w:tcPr>
          <w:p w14:paraId="1A1EB3F9"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o dígito ‘0’ à esquerda, até perfazer o comprimento de campo desejado.</w:t>
            </w:r>
          </w:p>
        </w:tc>
        <w:tc>
          <w:tcPr>
            <w:tcW w:w="3045" w:type="dxa"/>
            <w:hideMark/>
          </w:tcPr>
          <w:p w14:paraId="6A428F4C"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53096F34"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26EB0DC8" w14:textId="027B661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569DEE22" w14:textId="77777777" w:rsidR="0097329B"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97329B">
              <w:rPr>
                <w:color w:val="000000"/>
                <w:sz w:val="18"/>
                <w:szCs w:val="18"/>
                <w:lang w:val="pt-PT"/>
              </w:rPr>
              <w:t>o campo é alterado para STRING</w:t>
            </w:r>
          </w:p>
          <w:p w14:paraId="76621007" w14:textId="77777777" w:rsidR="0097329B" w:rsidRDefault="00C311ED" w:rsidP="00F63E90">
            <w:pPr>
              <w:pStyle w:val="ListParagraph"/>
              <w:numPr>
                <w:ilvl w:val="0"/>
                <w:numId w:val="59"/>
              </w:numPr>
              <w:rPr>
                <w:color w:val="000000"/>
                <w:sz w:val="18"/>
                <w:szCs w:val="18"/>
                <w:lang w:val="pt-PT"/>
              </w:rPr>
            </w:pPr>
            <w:r w:rsidRPr="0097329B">
              <w:rPr>
                <w:color w:val="000000"/>
                <w:sz w:val="18"/>
                <w:szCs w:val="18"/>
                <w:lang w:val="pt-PT"/>
              </w:rPr>
              <w:t xml:space="preserve">No caso de existir algum registo </w:t>
            </w:r>
            <w:r w:rsidR="0097329B">
              <w:rPr>
                <w:color w:val="000000"/>
                <w:sz w:val="18"/>
                <w:szCs w:val="18"/>
                <w:lang w:val="pt-PT"/>
              </w:rPr>
              <w:t xml:space="preserve">a NULL, é assumido o valor </w:t>
            </w:r>
            <w:proofErr w:type="gramStart"/>
            <w:r w:rsidR="0097329B">
              <w:rPr>
                <w:color w:val="000000"/>
                <w:sz w:val="18"/>
                <w:szCs w:val="18"/>
                <w:lang w:val="pt-PT"/>
              </w:rPr>
              <w:t>‘ ’</w:t>
            </w:r>
            <w:proofErr w:type="gramEnd"/>
          </w:p>
          <w:p w14:paraId="227C7F95" w14:textId="445B1C86" w:rsidR="00C311ED" w:rsidRPr="0097329B" w:rsidRDefault="00C311ED" w:rsidP="00F63E90">
            <w:pPr>
              <w:pStyle w:val="ListParagraph"/>
              <w:numPr>
                <w:ilvl w:val="0"/>
                <w:numId w:val="59"/>
              </w:numPr>
              <w:rPr>
                <w:color w:val="000000"/>
                <w:sz w:val="18"/>
                <w:szCs w:val="18"/>
                <w:lang w:val="pt-PT"/>
              </w:rPr>
            </w:pPr>
            <w:r w:rsidRPr="0097329B">
              <w:rPr>
                <w:color w:val="000000"/>
                <w:sz w:val="18"/>
                <w:szCs w:val="18"/>
                <w:lang w:val="pt-PT"/>
              </w:rPr>
              <w:t>Caso o campo não esteja preenchido com 11 caracteres, é acrescentado ‘ ’ à esquerda, até perfazer o comprimento de campo desejado.</w:t>
            </w:r>
          </w:p>
        </w:tc>
      </w:tr>
      <w:tr w:rsidR="00C311ED" w:rsidRPr="00C311ED" w14:paraId="64B1E8FA" w14:textId="77777777" w:rsidTr="009370D5">
        <w:trPr>
          <w:trHeight w:val="2160"/>
          <w:jc w:val="center"/>
        </w:trPr>
        <w:tc>
          <w:tcPr>
            <w:tcW w:w="1310" w:type="dxa"/>
            <w:hideMark/>
          </w:tcPr>
          <w:p w14:paraId="6DA011F9" w14:textId="77777777" w:rsidR="00C311ED" w:rsidRPr="00C311ED" w:rsidRDefault="00C311ED" w:rsidP="00C311ED">
            <w:pPr>
              <w:rPr>
                <w:color w:val="000000"/>
                <w:sz w:val="18"/>
                <w:szCs w:val="18"/>
              </w:rPr>
            </w:pPr>
            <w:r w:rsidRPr="00C311ED">
              <w:rPr>
                <w:color w:val="000000"/>
                <w:sz w:val="18"/>
                <w:szCs w:val="18"/>
              </w:rPr>
              <w:t>zdeposit</w:t>
            </w:r>
          </w:p>
        </w:tc>
        <w:tc>
          <w:tcPr>
            <w:tcW w:w="2622" w:type="dxa"/>
            <w:hideMark/>
          </w:tcPr>
          <w:p w14:paraId="30DE5CD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o dígito ‘0’ à esquerda, até perfazer o comprimento de campo desejado.</w:t>
            </w:r>
          </w:p>
        </w:tc>
        <w:tc>
          <w:tcPr>
            <w:tcW w:w="3045" w:type="dxa"/>
            <w:hideMark/>
          </w:tcPr>
          <w:p w14:paraId="565DD0E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D4E174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D9C86C9" w14:textId="60955E4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c>
          <w:tcPr>
            <w:tcW w:w="3439" w:type="dxa"/>
            <w:hideMark/>
          </w:tcPr>
          <w:p w14:paraId="7E07AFC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w:t>
            </w:r>
            <w:r w:rsidR="00DB2351">
              <w:rPr>
                <w:color w:val="000000"/>
                <w:sz w:val="18"/>
                <w:szCs w:val="18"/>
                <w:lang w:val="pt-PT"/>
              </w:rPr>
              <w:t>erado para STRING</w:t>
            </w:r>
          </w:p>
          <w:p w14:paraId="15FCC48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8EBAF53" w14:textId="12EFD64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r>
      <w:tr w:rsidR="00C311ED" w:rsidRPr="00C311ED" w14:paraId="26DDE52F" w14:textId="77777777" w:rsidTr="009370D5">
        <w:trPr>
          <w:trHeight w:val="2160"/>
          <w:jc w:val="center"/>
        </w:trPr>
        <w:tc>
          <w:tcPr>
            <w:tcW w:w="1310" w:type="dxa"/>
            <w:hideMark/>
          </w:tcPr>
          <w:p w14:paraId="1843B942" w14:textId="77777777" w:rsidR="00C311ED" w:rsidRPr="00C311ED" w:rsidRDefault="00C311ED" w:rsidP="00C311ED">
            <w:pPr>
              <w:rPr>
                <w:color w:val="000000"/>
                <w:sz w:val="18"/>
                <w:szCs w:val="18"/>
              </w:rPr>
            </w:pPr>
            <w:r w:rsidRPr="00C311ED">
              <w:rPr>
                <w:color w:val="000000"/>
                <w:sz w:val="18"/>
                <w:szCs w:val="18"/>
              </w:rPr>
              <w:t>cbalcao</w:t>
            </w:r>
          </w:p>
        </w:tc>
        <w:tc>
          <w:tcPr>
            <w:tcW w:w="2622" w:type="dxa"/>
            <w:hideMark/>
          </w:tcPr>
          <w:p w14:paraId="7926C4CE"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o dígito ‘0’ à esquerda, até perfazer o comprimento de campo desejado.</w:t>
            </w:r>
          </w:p>
        </w:tc>
        <w:tc>
          <w:tcPr>
            <w:tcW w:w="3045" w:type="dxa"/>
            <w:hideMark/>
          </w:tcPr>
          <w:p w14:paraId="600EAB0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192CBD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F591D01" w14:textId="04EE35C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4CFD37C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45A890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8BA871A" w14:textId="39357F1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548558BD" w14:textId="77777777" w:rsidTr="009370D5">
        <w:trPr>
          <w:trHeight w:val="2160"/>
          <w:jc w:val="center"/>
        </w:trPr>
        <w:tc>
          <w:tcPr>
            <w:tcW w:w="1310" w:type="dxa"/>
            <w:hideMark/>
          </w:tcPr>
          <w:p w14:paraId="29AE15EA" w14:textId="77777777" w:rsidR="00C311ED" w:rsidRPr="00C311ED" w:rsidRDefault="00C311ED" w:rsidP="00C311ED">
            <w:pPr>
              <w:rPr>
                <w:color w:val="000000"/>
                <w:sz w:val="18"/>
                <w:szCs w:val="18"/>
              </w:rPr>
            </w:pPr>
            <w:r w:rsidRPr="00C311ED">
              <w:rPr>
                <w:color w:val="000000"/>
                <w:sz w:val="18"/>
                <w:szCs w:val="18"/>
              </w:rPr>
              <w:t>cnumcta</w:t>
            </w:r>
          </w:p>
        </w:tc>
        <w:tc>
          <w:tcPr>
            <w:tcW w:w="2622" w:type="dxa"/>
            <w:hideMark/>
          </w:tcPr>
          <w:p w14:paraId="168B83AF"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o dígito ‘0’ à esquerda, até perfazer o comprimento de campo desejado.</w:t>
            </w:r>
          </w:p>
        </w:tc>
        <w:tc>
          <w:tcPr>
            <w:tcW w:w="3045" w:type="dxa"/>
            <w:hideMark/>
          </w:tcPr>
          <w:p w14:paraId="1ADE8CC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w:t>
            </w:r>
            <w:r w:rsidR="00DB2351">
              <w:rPr>
                <w:color w:val="000000"/>
                <w:sz w:val="18"/>
                <w:szCs w:val="18"/>
                <w:lang w:val="pt-PT"/>
              </w:rPr>
              <w:t>TRING</w:t>
            </w:r>
          </w:p>
          <w:p w14:paraId="1D11795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147839B" w14:textId="5B0D01F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2E633FB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w:t>
            </w:r>
            <w:r w:rsidR="00DB2351">
              <w:rPr>
                <w:color w:val="000000"/>
                <w:sz w:val="18"/>
                <w:szCs w:val="18"/>
                <w:lang w:val="pt-PT"/>
              </w:rPr>
              <w:t>ara STRING</w:t>
            </w:r>
          </w:p>
          <w:p w14:paraId="0FFEA19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F90792C" w14:textId="1EE9F23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r>
      <w:tr w:rsidR="00C311ED" w:rsidRPr="00C311ED" w14:paraId="177AF2FA" w14:textId="77777777" w:rsidTr="009370D5">
        <w:trPr>
          <w:trHeight w:val="2160"/>
          <w:jc w:val="center"/>
        </w:trPr>
        <w:tc>
          <w:tcPr>
            <w:tcW w:w="1310" w:type="dxa"/>
            <w:hideMark/>
          </w:tcPr>
          <w:p w14:paraId="1AAA2224" w14:textId="77777777" w:rsidR="00C311ED" w:rsidRPr="00C311ED" w:rsidRDefault="00C311ED" w:rsidP="00C311ED">
            <w:pPr>
              <w:rPr>
                <w:color w:val="000000"/>
                <w:sz w:val="18"/>
                <w:szCs w:val="18"/>
              </w:rPr>
            </w:pPr>
            <w:r w:rsidRPr="00C311ED">
              <w:rPr>
                <w:color w:val="000000"/>
                <w:sz w:val="18"/>
                <w:szCs w:val="18"/>
              </w:rPr>
              <w:lastRenderedPageBreak/>
              <w:t>zcaucao</w:t>
            </w:r>
          </w:p>
        </w:tc>
        <w:tc>
          <w:tcPr>
            <w:tcW w:w="2622" w:type="dxa"/>
            <w:hideMark/>
          </w:tcPr>
          <w:p w14:paraId="0BEC883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o dígito ‘0’ à esquerda, até perfazer o comprimento de campo desejado.</w:t>
            </w:r>
          </w:p>
        </w:tc>
        <w:tc>
          <w:tcPr>
            <w:tcW w:w="3045" w:type="dxa"/>
            <w:hideMark/>
          </w:tcPr>
          <w:p w14:paraId="5AEB0A1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9D5D57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C323DE3" w14:textId="4EEBDEF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‘0 ’ à esquerda, até perfazer o comprimento de campo desejado.</w:t>
            </w:r>
          </w:p>
        </w:tc>
        <w:tc>
          <w:tcPr>
            <w:tcW w:w="3439" w:type="dxa"/>
            <w:hideMark/>
          </w:tcPr>
          <w:p w14:paraId="11661C0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F6D04B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E7CDEC4" w14:textId="59C7C21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‘0 ’ à esquerda, até perfazer o comprimento de campo desejado.</w:t>
            </w:r>
          </w:p>
        </w:tc>
      </w:tr>
      <w:tr w:rsidR="00C311ED" w:rsidRPr="00C311ED" w14:paraId="7B44E2D1" w14:textId="77777777" w:rsidTr="009370D5">
        <w:trPr>
          <w:trHeight w:val="2160"/>
          <w:jc w:val="center"/>
        </w:trPr>
        <w:tc>
          <w:tcPr>
            <w:tcW w:w="1310" w:type="dxa"/>
            <w:hideMark/>
          </w:tcPr>
          <w:p w14:paraId="62C81857" w14:textId="77777777" w:rsidR="00C311ED" w:rsidRPr="00C311ED" w:rsidRDefault="00C311ED" w:rsidP="00C311ED">
            <w:pPr>
              <w:rPr>
                <w:color w:val="000000"/>
                <w:sz w:val="18"/>
                <w:szCs w:val="18"/>
              </w:rPr>
            </w:pPr>
            <w:r w:rsidRPr="00C311ED">
              <w:rPr>
                <w:color w:val="000000"/>
                <w:sz w:val="18"/>
                <w:szCs w:val="18"/>
              </w:rPr>
              <w:t>tipgargbl</w:t>
            </w:r>
          </w:p>
        </w:tc>
        <w:tc>
          <w:tcPr>
            <w:tcW w:w="2622" w:type="dxa"/>
            <w:hideMark/>
          </w:tcPr>
          <w:p w14:paraId="315AB24D"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78DC9E2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9BDE4B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F76EEA3" w14:textId="4DF060C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5AB482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60B229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0ADEC0A" w14:textId="67A8E94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61E3A5AD" w14:textId="77777777" w:rsidTr="009370D5">
        <w:trPr>
          <w:trHeight w:val="2160"/>
          <w:jc w:val="center"/>
        </w:trPr>
        <w:tc>
          <w:tcPr>
            <w:tcW w:w="1310" w:type="dxa"/>
            <w:hideMark/>
          </w:tcPr>
          <w:p w14:paraId="1CBE6C0E" w14:textId="77777777" w:rsidR="00C311ED" w:rsidRPr="00C311ED" w:rsidRDefault="00C311ED" w:rsidP="00C311ED">
            <w:pPr>
              <w:rPr>
                <w:color w:val="000000"/>
                <w:sz w:val="18"/>
                <w:szCs w:val="18"/>
              </w:rPr>
            </w:pPr>
            <w:r w:rsidRPr="00C311ED">
              <w:rPr>
                <w:color w:val="000000"/>
                <w:sz w:val="18"/>
                <w:szCs w:val="18"/>
              </w:rPr>
              <w:t>ckprodut</w:t>
            </w:r>
          </w:p>
        </w:tc>
        <w:tc>
          <w:tcPr>
            <w:tcW w:w="2622" w:type="dxa"/>
            <w:hideMark/>
          </w:tcPr>
          <w:p w14:paraId="50441FF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62BAF27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0A09028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08A25A2" w14:textId="2073802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6C4373B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w:t>
            </w:r>
            <w:r w:rsidR="00DB2351">
              <w:rPr>
                <w:color w:val="000000"/>
                <w:sz w:val="18"/>
                <w:szCs w:val="18"/>
                <w:lang w:val="pt-PT"/>
              </w:rPr>
              <w:t>NG</w:t>
            </w:r>
          </w:p>
          <w:p w14:paraId="4B9BD69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ED2A3D3" w14:textId="0EAE310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47E28BD7" w14:textId="77777777" w:rsidTr="009370D5">
        <w:trPr>
          <w:trHeight w:val="2160"/>
          <w:jc w:val="center"/>
        </w:trPr>
        <w:tc>
          <w:tcPr>
            <w:tcW w:w="1310" w:type="dxa"/>
            <w:hideMark/>
          </w:tcPr>
          <w:p w14:paraId="7557B762" w14:textId="77777777" w:rsidR="00C311ED" w:rsidRPr="00C311ED" w:rsidRDefault="00C311ED" w:rsidP="00C311ED">
            <w:pPr>
              <w:rPr>
                <w:color w:val="000000"/>
                <w:sz w:val="18"/>
                <w:szCs w:val="18"/>
              </w:rPr>
            </w:pPr>
            <w:r w:rsidRPr="00C311ED">
              <w:rPr>
                <w:color w:val="000000"/>
                <w:sz w:val="18"/>
                <w:szCs w:val="18"/>
              </w:rPr>
              <w:t>cksubpro</w:t>
            </w:r>
          </w:p>
        </w:tc>
        <w:tc>
          <w:tcPr>
            <w:tcW w:w="2622" w:type="dxa"/>
            <w:hideMark/>
          </w:tcPr>
          <w:p w14:paraId="41232D2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63F6BDA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669A61E"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D870EA5" w14:textId="750E0884"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439" w:type="dxa"/>
            <w:hideMark/>
          </w:tcPr>
          <w:p w14:paraId="5656C7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1E3A81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149D0F8" w14:textId="2B5DA08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7F103371" w14:textId="77777777" w:rsidTr="009370D5">
        <w:trPr>
          <w:trHeight w:val="2160"/>
          <w:jc w:val="center"/>
        </w:trPr>
        <w:tc>
          <w:tcPr>
            <w:tcW w:w="1310" w:type="dxa"/>
            <w:hideMark/>
          </w:tcPr>
          <w:p w14:paraId="591B9776" w14:textId="77777777" w:rsidR="00C311ED" w:rsidRPr="00C311ED" w:rsidRDefault="00C311ED" w:rsidP="00C311ED">
            <w:pPr>
              <w:rPr>
                <w:color w:val="000000"/>
                <w:sz w:val="18"/>
                <w:szCs w:val="18"/>
              </w:rPr>
            </w:pPr>
            <w:r w:rsidRPr="00C311ED">
              <w:rPr>
                <w:color w:val="000000"/>
                <w:sz w:val="18"/>
                <w:szCs w:val="18"/>
              </w:rPr>
              <w:t>cproduto</w:t>
            </w:r>
          </w:p>
        </w:tc>
        <w:tc>
          <w:tcPr>
            <w:tcW w:w="2622" w:type="dxa"/>
            <w:hideMark/>
          </w:tcPr>
          <w:p w14:paraId="128E7A5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289E355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06F4BE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EF8015E" w14:textId="437D7E9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3BAF96B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w:t>
            </w:r>
            <w:r w:rsidR="00DB2351">
              <w:rPr>
                <w:color w:val="000000"/>
                <w:sz w:val="18"/>
                <w:szCs w:val="18"/>
                <w:lang w:val="pt-PT"/>
              </w:rPr>
              <w:t>é alterado para STRING</w:t>
            </w:r>
          </w:p>
          <w:p w14:paraId="6D6471B8"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B5961F9" w14:textId="4A27A151"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C311ED" w:rsidRPr="00C311ED" w14:paraId="5F3B2B96" w14:textId="77777777" w:rsidTr="009370D5">
        <w:trPr>
          <w:trHeight w:val="2160"/>
          <w:jc w:val="center"/>
        </w:trPr>
        <w:tc>
          <w:tcPr>
            <w:tcW w:w="1310" w:type="dxa"/>
            <w:hideMark/>
          </w:tcPr>
          <w:p w14:paraId="2B9279C7" w14:textId="77777777" w:rsidR="00C311ED" w:rsidRPr="00C311ED" w:rsidRDefault="00C311ED" w:rsidP="00C311ED">
            <w:pPr>
              <w:rPr>
                <w:color w:val="000000"/>
                <w:sz w:val="18"/>
                <w:szCs w:val="18"/>
              </w:rPr>
            </w:pPr>
            <w:r w:rsidRPr="00C311ED">
              <w:rPr>
                <w:color w:val="000000"/>
                <w:sz w:val="18"/>
                <w:szCs w:val="18"/>
              </w:rPr>
              <w:t>csubprod</w:t>
            </w:r>
          </w:p>
        </w:tc>
        <w:tc>
          <w:tcPr>
            <w:tcW w:w="2622" w:type="dxa"/>
            <w:hideMark/>
          </w:tcPr>
          <w:p w14:paraId="2D56875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o dígito ‘0’ à esquerda, até perfazer o comprimento de campo desejado.</w:t>
            </w:r>
          </w:p>
        </w:tc>
        <w:tc>
          <w:tcPr>
            <w:tcW w:w="3045" w:type="dxa"/>
            <w:hideMark/>
          </w:tcPr>
          <w:p w14:paraId="5E6A658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61BF80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B939382" w14:textId="63D0A3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49BCB59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E51ABD6" w14:textId="77777777" w:rsidR="00DB2351" w:rsidRDefault="00C311ED" w:rsidP="00F63E90">
            <w:pPr>
              <w:pStyle w:val="ListParagraph"/>
              <w:numPr>
                <w:ilvl w:val="0"/>
                <w:numId w:val="59"/>
              </w:numPr>
              <w:rPr>
                <w:color w:val="000000"/>
                <w:sz w:val="18"/>
                <w:szCs w:val="18"/>
                <w:lang w:val="pt-PT"/>
              </w:rPr>
            </w:pPr>
            <w:r w:rsidRPr="00DB2351">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78EE02F" w14:textId="3C6D0B27"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C311ED" w:rsidRPr="00C311ED" w14:paraId="2624AD27" w14:textId="77777777" w:rsidTr="009370D5">
        <w:trPr>
          <w:trHeight w:val="2160"/>
          <w:jc w:val="center"/>
        </w:trPr>
        <w:tc>
          <w:tcPr>
            <w:tcW w:w="1310" w:type="dxa"/>
            <w:hideMark/>
          </w:tcPr>
          <w:p w14:paraId="7C040263" w14:textId="77777777" w:rsidR="00C311ED" w:rsidRPr="00C311ED" w:rsidRDefault="00C311ED" w:rsidP="00C311ED">
            <w:pPr>
              <w:rPr>
                <w:color w:val="000000"/>
                <w:sz w:val="18"/>
                <w:szCs w:val="18"/>
              </w:rPr>
            </w:pPr>
            <w:r w:rsidRPr="00C311ED">
              <w:rPr>
                <w:color w:val="000000"/>
                <w:sz w:val="18"/>
                <w:szCs w:val="18"/>
              </w:rPr>
              <w:lastRenderedPageBreak/>
              <w:t>cgarant</w:t>
            </w:r>
          </w:p>
        </w:tc>
        <w:tc>
          <w:tcPr>
            <w:tcW w:w="2622" w:type="dxa"/>
            <w:hideMark/>
          </w:tcPr>
          <w:p w14:paraId="40DC9B8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25E2A0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323710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A487FB5" w14:textId="14DE670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6 caracteres, é acrescentado ‘ ’ à direita, até perfazer o comprimento de campo desejado.</w:t>
            </w:r>
          </w:p>
        </w:tc>
        <w:tc>
          <w:tcPr>
            <w:tcW w:w="3439" w:type="dxa"/>
            <w:hideMark/>
          </w:tcPr>
          <w:p w14:paraId="2497D6B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14C409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A583CE2" w14:textId="354709B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6 caracteres, é acrescentado ‘ ’ à direita, até perfazer o comprimento de campo desejado.</w:t>
            </w:r>
          </w:p>
        </w:tc>
      </w:tr>
      <w:tr w:rsidR="00C311ED" w:rsidRPr="00C311ED" w14:paraId="6F31AD07" w14:textId="77777777" w:rsidTr="009370D5">
        <w:trPr>
          <w:trHeight w:val="2160"/>
          <w:jc w:val="center"/>
        </w:trPr>
        <w:tc>
          <w:tcPr>
            <w:tcW w:w="1310" w:type="dxa"/>
            <w:hideMark/>
          </w:tcPr>
          <w:p w14:paraId="68137F2B" w14:textId="77777777" w:rsidR="00C311ED" w:rsidRPr="00C311ED" w:rsidRDefault="00C311ED" w:rsidP="00C311ED">
            <w:pPr>
              <w:rPr>
                <w:color w:val="000000"/>
                <w:sz w:val="18"/>
                <w:szCs w:val="18"/>
              </w:rPr>
            </w:pPr>
            <w:r w:rsidRPr="00C311ED">
              <w:rPr>
                <w:color w:val="000000"/>
                <w:sz w:val="18"/>
                <w:szCs w:val="18"/>
              </w:rPr>
              <w:t>ctipoinst</w:t>
            </w:r>
          </w:p>
        </w:tc>
        <w:tc>
          <w:tcPr>
            <w:tcW w:w="2622" w:type="dxa"/>
            <w:hideMark/>
          </w:tcPr>
          <w:p w14:paraId="4F0271D5"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CB1C32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38436B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BD5D0B9" w14:textId="5276681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8D37DB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F0AB93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4B5029A" w14:textId="73E18DD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2520318A" w14:textId="77777777" w:rsidTr="009370D5">
        <w:trPr>
          <w:trHeight w:val="2160"/>
          <w:jc w:val="center"/>
        </w:trPr>
        <w:tc>
          <w:tcPr>
            <w:tcW w:w="1310" w:type="dxa"/>
            <w:hideMark/>
          </w:tcPr>
          <w:p w14:paraId="5FC7D2A3" w14:textId="77777777" w:rsidR="00C311ED" w:rsidRPr="00C311ED" w:rsidRDefault="00C311ED" w:rsidP="00C311ED">
            <w:pPr>
              <w:rPr>
                <w:color w:val="000000"/>
                <w:sz w:val="18"/>
                <w:szCs w:val="18"/>
              </w:rPr>
            </w:pPr>
            <w:r w:rsidRPr="00C311ED">
              <w:rPr>
                <w:color w:val="000000"/>
                <w:sz w:val="18"/>
                <w:szCs w:val="18"/>
              </w:rPr>
              <w:t>ctipoaval</w:t>
            </w:r>
          </w:p>
        </w:tc>
        <w:tc>
          <w:tcPr>
            <w:tcW w:w="2622" w:type="dxa"/>
            <w:hideMark/>
          </w:tcPr>
          <w:p w14:paraId="0FE8A30A"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592083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BF50A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AC378B8" w14:textId="5BA88B4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CD5A2C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969F9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7FB0CA0" w14:textId="171E9DC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20A73DB6" w14:textId="77777777" w:rsidTr="009370D5">
        <w:trPr>
          <w:trHeight w:val="2160"/>
          <w:jc w:val="center"/>
        </w:trPr>
        <w:tc>
          <w:tcPr>
            <w:tcW w:w="1310" w:type="dxa"/>
            <w:hideMark/>
          </w:tcPr>
          <w:p w14:paraId="5F1945AF" w14:textId="77777777" w:rsidR="00C311ED" w:rsidRPr="00C311ED" w:rsidRDefault="00C311ED" w:rsidP="00C311ED">
            <w:pPr>
              <w:rPr>
                <w:color w:val="000000"/>
                <w:sz w:val="18"/>
                <w:szCs w:val="18"/>
              </w:rPr>
            </w:pPr>
            <w:r w:rsidRPr="00C311ED">
              <w:rPr>
                <w:color w:val="000000"/>
                <w:sz w:val="18"/>
                <w:szCs w:val="18"/>
              </w:rPr>
              <w:t>ctipocs</w:t>
            </w:r>
          </w:p>
        </w:tc>
        <w:tc>
          <w:tcPr>
            <w:tcW w:w="2622" w:type="dxa"/>
            <w:hideMark/>
          </w:tcPr>
          <w:p w14:paraId="67934082"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059DCE2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358CB6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71EB7AF" w14:textId="2737663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798BD1E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74FD70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1079831A" w14:textId="0E016A1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673CB946" w14:textId="77777777" w:rsidTr="009370D5">
        <w:trPr>
          <w:trHeight w:val="2160"/>
          <w:jc w:val="center"/>
        </w:trPr>
        <w:tc>
          <w:tcPr>
            <w:tcW w:w="1310" w:type="dxa"/>
            <w:hideMark/>
          </w:tcPr>
          <w:p w14:paraId="4AF72A9C" w14:textId="77777777" w:rsidR="00C311ED" w:rsidRPr="00C311ED" w:rsidRDefault="00C311ED" w:rsidP="00C311ED">
            <w:pPr>
              <w:rPr>
                <w:color w:val="000000"/>
                <w:sz w:val="18"/>
                <w:szCs w:val="18"/>
              </w:rPr>
            </w:pPr>
            <w:r w:rsidRPr="00C311ED">
              <w:rPr>
                <w:color w:val="000000"/>
                <w:sz w:val="18"/>
                <w:szCs w:val="18"/>
              </w:rPr>
              <w:t>cestgar</w:t>
            </w:r>
          </w:p>
        </w:tc>
        <w:tc>
          <w:tcPr>
            <w:tcW w:w="2622" w:type="dxa"/>
            <w:hideMark/>
          </w:tcPr>
          <w:p w14:paraId="072A850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8AA1E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D13D18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53F3086" w14:textId="76F0C07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2E76529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EB1CF3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4352E43" w14:textId="2E2CFB4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48BAEFC3" w14:textId="77777777" w:rsidTr="009370D5">
        <w:trPr>
          <w:trHeight w:val="2160"/>
          <w:jc w:val="center"/>
        </w:trPr>
        <w:tc>
          <w:tcPr>
            <w:tcW w:w="1310" w:type="dxa"/>
            <w:hideMark/>
          </w:tcPr>
          <w:p w14:paraId="1F9C92B7" w14:textId="77777777" w:rsidR="00C311ED" w:rsidRPr="00C311ED" w:rsidRDefault="00C311ED" w:rsidP="00C311ED">
            <w:pPr>
              <w:rPr>
                <w:color w:val="000000"/>
                <w:sz w:val="18"/>
                <w:szCs w:val="18"/>
              </w:rPr>
            </w:pPr>
            <w:r w:rsidRPr="00C311ED">
              <w:rPr>
                <w:color w:val="000000"/>
                <w:sz w:val="18"/>
                <w:szCs w:val="18"/>
              </w:rPr>
              <w:t>ctipcflet</w:t>
            </w:r>
          </w:p>
        </w:tc>
        <w:tc>
          <w:tcPr>
            <w:tcW w:w="2622" w:type="dxa"/>
            <w:hideMark/>
          </w:tcPr>
          <w:p w14:paraId="54B5399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CBCAAE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82D76F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77032A6" w14:textId="2BA8721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c>
          <w:tcPr>
            <w:tcW w:w="3439" w:type="dxa"/>
            <w:hideMark/>
          </w:tcPr>
          <w:p w14:paraId="3FC40DE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53D779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653D263" w14:textId="0D7A3B3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2 caracteres, é acrescentado ‘ ’ à esquerda, até perfazer o comprimento de campo desejado.</w:t>
            </w:r>
          </w:p>
        </w:tc>
      </w:tr>
      <w:tr w:rsidR="00C311ED" w:rsidRPr="00C311ED" w14:paraId="34657B41" w14:textId="77777777" w:rsidTr="009370D5">
        <w:trPr>
          <w:trHeight w:val="2160"/>
          <w:jc w:val="center"/>
        </w:trPr>
        <w:tc>
          <w:tcPr>
            <w:tcW w:w="1310" w:type="dxa"/>
            <w:hideMark/>
          </w:tcPr>
          <w:p w14:paraId="468CF6D6" w14:textId="77777777" w:rsidR="00C311ED" w:rsidRPr="00C311ED" w:rsidRDefault="00C311ED" w:rsidP="00C311ED">
            <w:pPr>
              <w:rPr>
                <w:color w:val="000000"/>
                <w:sz w:val="18"/>
                <w:szCs w:val="18"/>
              </w:rPr>
            </w:pPr>
            <w:r w:rsidRPr="00C311ED">
              <w:rPr>
                <w:color w:val="000000"/>
                <w:sz w:val="18"/>
                <w:szCs w:val="18"/>
              </w:rPr>
              <w:lastRenderedPageBreak/>
              <w:t>zcliente</w:t>
            </w:r>
          </w:p>
        </w:tc>
        <w:tc>
          <w:tcPr>
            <w:tcW w:w="2622" w:type="dxa"/>
            <w:hideMark/>
          </w:tcPr>
          <w:p w14:paraId="489CEB9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28E65845" w14:textId="4D26126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6F1FCFE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46E9B8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27D51174" w14:textId="772C2AB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c>
          <w:tcPr>
            <w:tcW w:w="3439" w:type="dxa"/>
            <w:hideMark/>
          </w:tcPr>
          <w:p w14:paraId="4CA01B0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87ED8E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w:t>
            </w:r>
            <w:r w:rsidR="00DB2351">
              <w:rPr>
                <w:color w:val="000000"/>
                <w:sz w:val="18"/>
                <w:szCs w:val="18"/>
                <w:lang w:val="pt-PT"/>
              </w:rPr>
              <w:t>LL, é assumido o valor ‘</w:t>
            </w:r>
            <w:proofErr w:type="gramStart"/>
            <w:r w:rsidR="00DB2351">
              <w:rPr>
                <w:color w:val="000000"/>
                <w:sz w:val="18"/>
                <w:szCs w:val="18"/>
                <w:lang w:val="pt-PT"/>
              </w:rPr>
              <w:t>0 ’</w:t>
            </w:r>
            <w:proofErr w:type="gramEnd"/>
          </w:p>
          <w:p w14:paraId="340B666F" w14:textId="49C8D42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r>
      <w:tr w:rsidR="00C311ED" w:rsidRPr="00C311ED" w14:paraId="3BE1B382" w14:textId="77777777" w:rsidTr="009370D5">
        <w:trPr>
          <w:trHeight w:val="2160"/>
          <w:jc w:val="center"/>
        </w:trPr>
        <w:tc>
          <w:tcPr>
            <w:tcW w:w="1310" w:type="dxa"/>
            <w:hideMark/>
          </w:tcPr>
          <w:p w14:paraId="343638AB" w14:textId="77777777" w:rsidR="00C311ED" w:rsidRPr="00C311ED" w:rsidRDefault="00C311ED" w:rsidP="00C311ED">
            <w:pPr>
              <w:rPr>
                <w:color w:val="000000"/>
                <w:sz w:val="18"/>
                <w:szCs w:val="18"/>
              </w:rPr>
            </w:pPr>
            <w:r w:rsidRPr="00C311ED">
              <w:rPr>
                <w:color w:val="000000"/>
                <w:sz w:val="18"/>
                <w:szCs w:val="18"/>
              </w:rPr>
              <w:t>centidad</w:t>
            </w:r>
          </w:p>
        </w:tc>
        <w:tc>
          <w:tcPr>
            <w:tcW w:w="2622" w:type="dxa"/>
            <w:hideMark/>
          </w:tcPr>
          <w:p w14:paraId="1F28B99C"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2FB4536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B4749F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8656611" w14:textId="1462544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542A4ED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0062A6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DB2351">
              <w:rPr>
                <w:color w:val="000000"/>
                <w:sz w:val="18"/>
                <w:szCs w:val="18"/>
                <w:lang w:val="pt-PT"/>
              </w:rPr>
              <w:t xml:space="preserve">é assumido o valor </w:t>
            </w:r>
            <w:proofErr w:type="gramStart"/>
            <w:r w:rsidR="00DB2351">
              <w:rPr>
                <w:color w:val="000000"/>
                <w:sz w:val="18"/>
                <w:szCs w:val="18"/>
                <w:lang w:val="pt-PT"/>
              </w:rPr>
              <w:t>‘ ’</w:t>
            </w:r>
            <w:proofErr w:type="gramEnd"/>
          </w:p>
          <w:p w14:paraId="6509968E" w14:textId="55C8B64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5274A3D7" w14:textId="77777777" w:rsidTr="009370D5">
        <w:trPr>
          <w:trHeight w:val="2160"/>
          <w:jc w:val="center"/>
        </w:trPr>
        <w:tc>
          <w:tcPr>
            <w:tcW w:w="1310" w:type="dxa"/>
            <w:hideMark/>
          </w:tcPr>
          <w:p w14:paraId="5CB0479C" w14:textId="77777777" w:rsidR="00C311ED" w:rsidRPr="00C311ED" w:rsidRDefault="00C311ED" w:rsidP="00C311ED">
            <w:pPr>
              <w:rPr>
                <w:color w:val="000000"/>
                <w:sz w:val="18"/>
                <w:szCs w:val="18"/>
              </w:rPr>
            </w:pPr>
            <w:r w:rsidRPr="00C311ED">
              <w:rPr>
                <w:color w:val="000000"/>
                <w:sz w:val="18"/>
                <w:szCs w:val="18"/>
              </w:rPr>
              <w:t>caplic</w:t>
            </w:r>
          </w:p>
        </w:tc>
        <w:tc>
          <w:tcPr>
            <w:tcW w:w="2622" w:type="dxa"/>
            <w:hideMark/>
          </w:tcPr>
          <w:p w14:paraId="71B80D27"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5A6352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121A55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CDD7712" w14:textId="20A83C6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direita, até perfazer o comprimento de campo desejado.</w:t>
            </w:r>
          </w:p>
        </w:tc>
        <w:tc>
          <w:tcPr>
            <w:tcW w:w="3439" w:type="dxa"/>
            <w:hideMark/>
          </w:tcPr>
          <w:p w14:paraId="1C63560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6755F5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w:t>
            </w:r>
            <w:r w:rsidR="00DB2351">
              <w:rPr>
                <w:color w:val="000000"/>
                <w:sz w:val="18"/>
                <w:szCs w:val="18"/>
                <w:lang w:val="pt-PT"/>
              </w:rPr>
              <w:t xml:space="preserve"> o valor </w:t>
            </w:r>
            <w:proofErr w:type="gramStart"/>
            <w:r w:rsidR="00DB2351">
              <w:rPr>
                <w:color w:val="000000"/>
                <w:sz w:val="18"/>
                <w:szCs w:val="18"/>
                <w:lang w:val="pt-PT"/>
              </w:rPr>
              <w:t>‘ ’</w:t>
            </w:r>
            <w:proofErr w:type="gramEnd"/>
          </w:p>
          <w:p w14:paraId="172DC894" w14:textId="051AF6A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direita, até perfazer o comprimento de campo desejado.</w:t>
            </w:r>
          </w:p>
        </w:tc>
      </w:tr>
      <w:tr w:rsidR="00C311ED" w:rsidRPr="00C311ED" w14:paraId="33FB5331" w14:textId="77777777" w:rsidTr="009370D5">
        <w:trPr>
          <w:trHeight w:val="1200"/>
          <w:jc w:val="center"/>
        </w:trPr>
        <w:tc>
          <w:tcPr>
            <w:tcW w:w="1310" w:type="dxa"/>
            <w:hideMark/>
          </w:tcPr>
          <w:p w14:paraId="5FBE5348" w14:textId="77777777" w:rsidR="00C311ED" w:rsidRPr="00C311ED" w:rsidRDefault="00C311ED" w:rsidP="00C311ED">
            <w:pPr>
              <w:rPr>
                <w:color w:val="000000"/>
                <w:sz w:val="18"/>
                <w:szCs w:val="18"/>
              </w:rPr>
            </w:pPr>
            <w:r w:rsidRPr="00C311ED">
              <w:rPr>
                <w:color w:val="000000"/>
                <w:sz w:val="18"/>
                <w:szCs w:val="18"/>
              </w:rPr>
              <w:t>cisin</w:t>
            </w:r>
          </w:p>
        </w:tc>
        <w:tc>
          <w:tcPr>
            <w:tcW w:w="2622" w:type="dxa"/>
            <w:hideMark/>
          </w:tcPr>
          <w:p w14:paraId="238DEBBE"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69991CC"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campo é mapeado a vazio, e caso não esteja preenchido com 12 caracteres, é acrescentado ‘ ’ à esquerda, até perfazer o comprimento de campo desejado.</w:t>
            </w:r>
          </w:p>
        </w:tc>
        <w:tc>
          <w:tcPr>
            <w:tcW w:w="3439" w:type="dxa"/>
            <w:hideMark/>
          </w:tcPr>
          <w:p w14:paraId="1C7AF450"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campo é mapeado a vazio, e caso não esteja preenchido com 12 caracteres, é acrescentado ‘ ’ à esquerda, até perfazer o comprimento de campo desejado.</w:t>
            </w:r>
          </w:p>
        </w:tc>
      </w:tr>
      <w:tr w:rsidR="00C311ED" w:rsidRPr="00C311ED" w14:paraId="77B9DC72" w14:textId="77777777" w:rsidTr="009370D5">
        <w:trPr>
          <w:trHeight w:val="2160"/>
          <w:jc w:val="center"/>
        </w:trPr>
        <w:tc>
          <w:tcPr>
            <w:tcW w:w="1310" w:type="dxa"/>
            <w:hideMark/>
          </w:tcPr>
          <w:p w14:paraId="4BB34622" w14:textId="77777777" w:rsidR="00C311ED" w:rsidRPr="00C311ED" w:rsidRDefault="00C311ED" w:rsidP="00C311ED">
            <w:pPr>
              <w:rPr>
                <w:color w:val="000000"/>
                <w:sz w:val="18"/>
                <w:szCs w:val="18"/>
              </w:rPr>
            </w:pPr>
            <w:r w:rsidRPr="00C311ED">
              <w:rPr>
                <w:color w:val="000000"/>
                <w:sz w:val="18"/>
                <w:szCs w:val="18"/>
              </w:rPr>
              <w:t>zcliant</w:t>
            </w:r>
          </w:p>
        </w:tc>
        <w:tc>
          <w:tcPr>
            <w:tcW w:w="2622" w:type="dxa"/>
            <w:hideMark/>
          </w:tcPr>
          <w:p w14:paraId="16794B7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37965D32" w14:textId="0CAAFB5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0692022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E820EA6" w14:textId="06159F6E"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 ’</w:t>
            </w:r>
            <w:r w:rsidRPr="00C311ED">
              <w:rPr>
                <w:color w:val="000000"/>
                <w:sz w:val="18"/>
                <w:szCs w:val="18"/>
                <w:lang w:val="pt-PT"/>
              </w:rPr>
              <w:br/>
            </w:r>
            <w:r w:rsidRPr="00C311ED">
              <w:rPr>
                <w:color w:val="000000"/>
                <w:sz w:val="18"/>
                <w:szCs w:val="18"/>
                <w:lang w:val="pt-PT"/>
              </w:rPr>
              <w:br/>
              <w:t>Caso o campo não esteja preenchido com 10 caracteres, é acrescentado ‘ 0’ à esquerda, até perfazer o comprimento de campo desejado.</w:t>
            </w:r>
          </w:p>
        </w:tc>
        <w:tc>
          <w:tcPr>
            <w:tcW w:w="3439" w:type="dxa"/>
            <w:hideMark/>
          </w:tcPr>
          <w:p w14:paraId="7E78B4B7"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STRING</w:t>
            </w:r>
            <w:r w:rsidRPr="00C311ED">
              <w:rPr>
                <w:color w:val="000000"/>
                <w:sz w:val="18"/>
                <w:szCs w:val="18"/>
                <w:lang w:val="pt-PT"/>
              </w:rPr>
              <w:br/>
            </w:r>
            <w:r w:rsidRPr="00C311ED">
              <w:rPr>
                <w:color w:val="000000"/>
                <w:sz w:val="18"/>
                <w:szCs w:val="18"/>
                <w:lang w:val="pt-PT"/>
              </w:rPr>
              <w:br/>
              <w:t>No caso de existir algum registo a NULL, é assumido o valor ‘0 ’</w:t>
            </w:r>
            <w:r w:rsidRPr="00C311ED">
              <w:rPr>
                <w:color w:val="000000"/>
                <w:sz w:val="18"/>
                <w:szCs w:val="18"/>
                <w:lang w:val="pt-PT"/>
              </w:rPr>
              <w:br/>
            </w:r>
            <w:r w:rsidRPr="00C311ED">
              <w:rPr>
                <w:color w:val="000000"/>
                <w:sz w:val="18"/>
                <w:szCs w:val="18"/>
                <w:lang w:val="pt-PT"/>
              </w:rPr>
              <w:br/>
              <w:t>Caso o campo não esteja preenchido com 10 caracteres, é acrescentado ‘ 0’ à esquerda, até perfazer o comprimento de campo desejado.</w:t>
            </w:r>
          </w:p>
        </w:tc>
      </w:tr>
      <w:tr w:rsidR="00C311ED" w:rsidRPr="00C311ED" w14:paraId="59980387" w14:textId="77777777" w:rsidTr="009370D5">
        <w:trPr>
          <w:trHeight w:val="2160"/>
          <w:jc w:val="center"/>
        </w:trPr>
        <w:tc>
          <w:tcPr>
            <w:tcW w:w="1310" w:type="dxa"/>
            <w:hideMark/>
          </w:tcPr>
          <w:p w14:paraId="304AE6F1" w14:textId="77777777" w:rsidR="00C311ED" w:rsidRPr="00C311ED" w:rsidRDefault="00C311ED" w:rsidP="00C311ED">
            <w:pPr>
              <w:rPr>
                <w:color w:val="000000"/>
                <w:sz w:val="18"/>
                <w:szCs w:val="18"/>
              </w:rPr>
            </w:pPr>
            <w:r w:rsidRPr="00C311ED">
              <w:rPr>
                <w:color w:val="000000"/>
                <w:sz w:val="18"/>
                <w:szCs w:val="18"/>
              </w:rPr>
              <w:t>zcligrupo</w:t>
            </w:r>
          </w:p>
        </w:tc>
        <w:tc>
          <w:tcPr>
            <w:tcW w:w="2622" w:type="dxa"/>
            <w:hideMark/>
          </w:tcPr>
          <w:p w14:paraId="76B5C4A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448A8A2F" w14:textId="2C774599"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o dígito ‘0’ à esquerda, até perfazer o comprimento de campo desejado.</w:t>
            </w:r>
          </w:p>
        </w:tc>
        <w:tc>
          <w:tcPr>
            <w:tcW w:w="3045" w:type="dxa"/>
            <w:hideMark/>
          </w:tcPr>
          <w:p w14:paraId="2D45896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A0D1AC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11E416BA" w14:textId="51E21A05"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c>
          <w:tcPr>
            <w:tcW w:w="3439" w:type="dxa"/>
            <w:hideMark/>
          </w:tcPr>
          <w:p w14:paraId="0647C61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w:t>
            </w:r>
            <w:r w:rsidR="00DB2351">
              <w:rPr>
                <w:color w:val="000000"/>
                <w:sz w:val="18"/>
                <w:szCs w:val="18"/>
                <w:lang w:val="pt-PT"/>
              </w:rPr>
              <w:t>po é alterado para STRING</w:t>
            </w:r>
          </w:p>
          <w:p w14:paraId="47A81AD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76489564" w14:textId="3E791F0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10 caracteres, é acrescentado ‘ 0’ à esquerda, até perfazer o comprimento de campo desejado.</w:t>
            </w:r>
          </w:p>
        </w:tc>
      </w:tr>
      <w:tr w:rsidR="00C311ED" w:rsidRPr="00C311ED" w14:paraId="7CB27B5F" w14:textId="77777777" w:rsidTr="009370D5">
        <w:trPr>
          <w:trHeight w:val="2640"/>
          <w:jc w:val="center"/>
        </w:trPr>
        <w:tc>
          <w:tcPr>
            <w:tcW w:w="1310" w:type="dxa"/>
            <w:hideMark/>
          </w:tcPr>
          <w:p w14:paraId="37CC48F4" w14:textId="77777777" w:rsidR="00C311ED" w:rsidRPr="00C311ED" w:rsidRDefault="00C311ED" w:rsidP="00C311ED">
            <w:pPr>
              <w:rPr>
                <w:color w:val="000000"/>
                <w:sz w:val="18"/>
                <w:szCs w:val="18"/>
              </w:rPr>
            </w:pPr>
            <w:r w:rsidRPr="00C311ED">
              <w:rPr>
                <w:color w:val="000000"/>
                <w:sz w:val="18"/>
                <w:szCs w:val="18"/>
              </w:rPr>
              <w:lastRenderedPageBreak/>
              <w:t>msldact</w:t>
            </w:r>
          </w:p>
        </w:tc>
        <w:tc>
          <w:tcPr>
            <w:tcW w:w="2622" w:type="dxa"/>
            <w:hideMark/>
          </w:tcPr>
          <w:p w14:paraId="405393E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33179C99" w14:textId="12C590E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 Todos os ‘.’ são substituídos por uma ‘,’</w:t>
            </w:r>
          </w:p>
        </w:tc>
        <w:tc>
          <w:tcPr>
            <w:tcW w:w="3045" w:type="dxa"/>
            <w:hideMark/>
          </w:tcPr>
          <w:p w14:paraId="6BA4DCE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EE036A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é </w:t>
            </w:r>
            <w:r w:rsidR="00DB2351">
              <w:rPr>
                <w:color w:val="000000"/>
                <w:sz w:val="18"/>
                <w:szCs w:val="18"/>
                <w:lang w:val="pt-PT"/>
              </w:rPr>
              <w:t xml:space="preserve">assumido o valor </w:t>
            </w:r>
            <w:proofErr w:type="gramStart"/>
            <w:r w:rsidR="00DB2351">
              <w:rPr>
                <w:color w:val="000000"/>
                <w:sz w:val="18"/>
                <w:szCs w:val="18"/>
                <w:lang w:val="pt-PT"/>
              </w:rPr>
              <w:t>‘ ’</w:t>
            </w:r>
            <w:proofErr w:type="gramEnd"/>
          </w:p>
          <w:p w14:paraId="05E5F80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2BDF58E6" w14:textId="053CBB31"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 0’ à esquerda, até perfazer o comprimento de campo desejado.</w:t>
            </w:r>
          </w:p>
        </w:tc>
        <w:tc>
          <w:tcPr>
            <w:tcW w:w="3439" w:type="dxa"/>
            <w:hideMark/>
          </w:tcPr>
          <w:p w14:paraId="66B4D5F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A81EC0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CFA1FE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326235B0" w14:textId="641FA49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17 caracteres, é acrescentado ‘ 0’ à esquerda, até perfazer o comprimento de campo desejado.</w:t>
            </w:r>
          </w:p>
        </w:tc>
      </w:tr>
      <w:tr w:rsidR="00C311ED" w:rsidRPr="00C311ED" w14:paraId="24D43AA3" w14:textId="77777777" w:rsidTr="009370D5">
        <w:trPr>
          <w:trHeight w:val="2160"/>
          <w:jc w:val="center"/>
        </w:trPr>
        <w:tc>
          <w:tcPr>
            <w:tcW w:w="1310" w:type="dxa"/>
            <w:hideMark/>
          </w:tcPr>
          <w:p w14:paraId="6633F4EE" w14:textId="77777777" w:rsidR="00C311ED" w:rsidRPr="00C311ED" w:rsidRDefault="00C311ED" w:rsidP="00C311ED">
            <w:pPr>
              <w:rPr>
                <w:color w:val="000000"/>
                <w:sz w:val="18"/>
                <w:szCs w:val="18"/>
              </w:rPr>
            </w:pPr>
            <w:r w:rsidRPr="00C311ED">
              <w:rPr>
                <w:color w:val="000000"/>
                <w:sz w:val="18"/>
                <w:szCs w:val="18"/>
              </w:rPr>
              <w:t>nrsegur</w:t>
            </w:r>
          </w:p>
        </w:tc>
        <w:tc>
          <w:tcPr>
            <w:tcW w:w="2622" w:type="dxa"/>
            <w:hideMark/>
          </w:tcPr>
          <w:p w14:paraId="72482D64"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61B0DB1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288002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6025AD9" w14:textId="31C6611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c>
          <w:tcPr>
            <w:tcW w:w="3439" w:type="dxa"/>
            <w:hideMark/>
          </w:tcPr>
          <w:p w14:paraId="1C7039D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43B699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w:t>
            </w:r>
            <w:r w:rsidR="00DB2351">
              <w:rPr>
                <w:color w:val="000000"/>
                <w:sz w:val="18"/>
                <w:szCs w:val="18"/>
                <w:lang w:val="pt-PT"/>
              </w:rPr>
              <w:t xml:space="preserve">ssumido o valor </w:t>
            </w:r>
            <w:proofErr w:type="gramStart"/>
            <w:r w:rsidR="00DB2351">
              <w:rPr>
                <w:color w:val="000000"/>
                <w:sz w:val="18"/>
                <w:szCs w:val="18"/>
                <w:lang w:val="pt-PT"/>
              </w:rPr>
              <w:t>‘ ’</w:t>
            </w:r>
            <w:proofErr w:type="gramEnd"/>
          </w:p>
          <w:p w14:paraId="33642B0C" w14:textId="7170821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 ’ à esquerda, até perfazer o comprimento de campo desejado.</w:t>
            </w:r>
          </w:p>
        </w:tc>
      </w:tr>
      <w:tr w:rsidR="00C311ED" w:rsidRPr="00C311ED" w14:paraId="74089F69" w14:textId="77777777" w:rsidTr="009370D5">
        <w:trPr>
          <w:trHeight w:val="1680"/>
          <w:jc w:val="center"/>
        </w:trPr>
        <w:tc>
          <w:tcPr>
            <w:tcW w:w="1310" w:type="dxa"/>
            <w:hideMark/>
          </w:tcPr>
          <w:p w14:paraId="7CDA396E" w14:textId="77777777" w:rsidR="00C311ED" w:rsidRPr="00C311ED" w:rsidRDefault="00C311ED" w:rsidP="00C311ED">
            <w:pPr>
              <w:rPr>
                <w:color w:val="000000"/>
                <w:sz w:val="18"/>
                <w:szCs w:val="18"/>
              </w:rPr>
            </w:pPr>
            <w:r w:rsidRPr="00C311ED">
              <w:rPr>
                <w:color w:val="000000"/>
                <w:sz w:val="18"/>
                <w:szCs w:val="18"/>
              </w:rPr>
              <w:t>cmoeda</w:t>
            </w:r>
          </w:p>
        </w:tc>
        <w:tc>
          <w:tcPr>
            <w:tcW w:w="2622" w:type="dxa"/>
            <w:hideMark/>
          </w:tcPr>
          <w:p w14:paraId="5ADA3655"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6067303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0634103" w14:textId="1E16813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c>
          <w:tcPr>
            <w:tcW w:w="3439" w:type="dxa"/>
            <w:hideMark/>
          </w:tcPr>
          <w:p w14:paraId="2DA0028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w:t>
            </w:r>
            <w:r w:rsidR="00DB2351">
              <w:rPr>
                <w:color w:val="000000"/>
                <w:sz w:val="18"/>
                <w:szCs w:val="18"/>
                <w:lang w:val="pt-PT"/>
              </w:rPr>
              <w:t xml:space="preserve">LL, é assumido o valor </w:t>
            </w:r>
            <w:proofErr w:type="gramStart"/>
            <w:r w:rsidR="00DB2351">
              <w:rPr>
                <w:color w:val="000000"/>
                <w:sz w:val="18"/>
                <w:szCs w:val="18"/>
                <w:lang w:val="pt-PT"/>
              </w:rPr>
              <w:t>‘ ’</w:t>
            </w:r>
            <w:proofErr w:type="gramEnd"/>
          </w:p>
          <w:p w14:paraId="7AC1B34E" w14:textId="1476D39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3 caracteres, é acrescentado ‘ ’ à esquerda, até perfazer o comprimento de campo desejado.</w:t>
            </w:r>
          </w:p>
        </w:tc>
      </w:tr>
      <w:tr w:rsidR="00C311ED" w:rsidRPr="00C311ED" w14:paraId="6BF1BE4E" w14:textId="77777777" w:rsidTr="009370D5">
        <w:trPr>
          <w:trHeight w:val="1680"/>
          <w:jc w:val="center"/>
        </w:trPr>
        <w:tc>
          <w:tcPr>
            <w:tcW w:w="1310" w:type="dxa"/>
            <w:hideMark/>
          </w:tcPr>
          <w:p w14:paraId="09D872EA" w14:textId="77777777" w:rsidR="00C311ED" w:rsidRPr="00C311ED" w:rsidRDefault="00C311ED" w:rsidP="00C311ED">
            <w:pPr>
              <w:rPr>
                <w:color w:val="000000"/>
                <w:sz w:val="18"/>
                <w:szCs w:val="18"/>
              </w:rPr>
            </w:pPr>
            <w:r w:rsidRPr="00C311ED">
              <w:rPr>
                <w:color w:val="000000"/>
                <w:sz w:val="18"/>
                <w:szCs w:val="18"/>
              </w:rPr>
              <w:t>idcliente</w:t>
            </w:r>
          </w:p>
        </w:tc>
        <w:tc>
          <w:tcPr>
            <w:tcW w:w="2622" w:type="dxa"/>
            <w:hideMark/>
          </w:tcPr>
          <w:p w14:paraId="5211E0D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4FBD208C" w14:textId="6F8EBDB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o dígito ‘0’ à esquerda, até perfazer o comprimento de campo desejado.</w:t>
            </w:r>
          </w:p>
        </w:tc>
        <w:tc>
          <w:tcPr>
            <w:tcW w:w="3045" w:type="dxa"/>
            <w:hideMark/>
          </w:tcPr>
          <w:p w14:paraId="670A262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259674C6" w14:textId="59F354D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à esquerda, até perfazer o comprimento de campo desejado.</w:t>
            </w:r>
          </w:p>
        </w:tc>
        <w:tc>
          <w:tcPr>
            <w:tcW w:w="3439" w:type="dxa"/>
            <w:hideMark/>
          </w:tcPr>
          <w:p w14:paraId="46DFAEE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a NULL, </w:t>
            </w:r>
            <w:r w:rsidR="00DB2351">
              <w:rPr>
                <w:color w:val="000000"/>
                <w:sz w:val="18"/>
                <w:szCs w:val="18"/>
                <w:lang w:val="pt-PT"/>
              </w:rPr>
              <w:t>é assumido o valor ‘</w:t>
            </w:r>
            <w:proofErr w:type="gramStart"/>
            <w:r w:rsidR="00DB2351">
              <w:rPr>
                <w:color w:val="000000"/>
                <w:sz w:val="18"/>
                <w:szCs w:val="18"/>
                <w:lang w:val="pt-PT"/>
              </w:rPr>
              <w:t>0 ’</w:t>
            </w:r>
            <w:proofErr w:type="gramEnd"/>
          </w:p>
          <w:p w14:paraId="180AA893" w14:textId="4146741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à esquerda, até perfazer o comprimento de campo desejado.</w:t>
            </w:r>
          </w:p>
        </w:tc>
      </w:tr>
      <w:tr w:rsidR="00C311ED" w:rsidRPr="00C311ED" w14:paraId="3026FA37" w14:textId="77777777" w:rsidTr="009370D5">
        <w:trPr>
          <w:trHeight w:val="2160"/>
          <w:jc w:val="center"/>
        </w:trPr>
        <w:tc>
          <w:tcPr>
            <w:tcW w:w="1310" w:type="dxa"/>
            <w:hideMark/>
          </w:tcPr>
          <w:p w14:paraId="341EAB4D" w14:textId="77777777" w:rsidR="00C311ED" w:rsidRPr="00C311ED" w:rsidRDefault="00C311ED" w:rsidP="00C311ED">
            <w:pPr>
              <w:rPr>
                <w:color w:val="000000"/>
                <w:sz w:val="18"/>
                <w:szCs w:val="18"/>
              </w:rPr>
            </w:pPr>
            <w:r w:rsidRPr="00C311ED">
              <w:rPr>
                <w:color w:val="000000"/>
                <w:sz w:val="18"/>
                <w:szCs w:val="18"/>
              </w:rPr>
              <w:t>idbloqueio</w:t>
            </w:r>
          </w:p>
        </w:tc>
        <w:tc>
          <w:tcPr>
            <w:tcW w:w="2622" w:type="dxa"/>
            <w:hideMark/>
          </w:tcPr>
          <w:p w14:paraId="179E7148"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‘N’</w:t>
            </w:r>
          </w:p>
        </w:tc>
        <w:tc>
          <w:tcPr>
            <w:tcW w:w="3045" w:type="dxa"/>
            <w:hideMark/>
          </w:tcPr>
          <w:p w14:paraId="3DD434C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D89E03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46C957F" w14:textId="0C45D1AF"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2178C37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w:t>
            </w:r>
            <w:r w:rsidR="00DB2351">
              <w:rPr>
                <w:color w:val="000000"/>
                <w:sz w:val="18"/>
                <w:szCs w:val="18"/>
                <w:lang w:val="pt-PT"/>
              </w:rPr>
              <w:t xml:space="preserve"> alterado para STRING</w:t>
            </w:r>
          </w:p>
          <w:p w14:paraId="47563F0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4B007C5" w14:textId="67CD3AD0"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6C807CB1" w14:textId="77777777" w:rsidTr="009370D5">
        <w:trPr>
          <w:trHeight w:val="2160"/>
          <w:jc w:val="center"/>
        </w:trPr>
        <w:tc>
          <w:tcPr>
            <w:tcW w:w="1310" w:type="dxa"/>
            <w:hideMark/>
          </w:tcPr>
          <w:p w14:paraId="6259EE2A" w14:textId="77777777" w:rsidR="00C311ED" w:rsidRPr="00C311ED" w:rsidRDefault="00C311ED" w:rsidP="00C311ED">
            <w:pPr>
              <w:rPr>
                <w:color w:val="000000"/>
                <w:sz w:val="18"/>
                <w:szCs w:val="18"/>
              </w:rPr>
            </w:pPr>
            <w:r w:rsidRPr="00C311ED">
              <w:rPr>
                <w:color w:val="000000"/>
                <w:sz w:val="18"/>
                <w:szCs w:val="18"/>
              </w:rPr>
              <w:t>idriesgsobe</w:t>
            </w:r>
          </w:p>
        </w:tc>
        <w:tc>
          <w:tcPr>
            <w:tcW w:w="2622" w:type="dxa"/>
            <w:hideMark/>
          </w:tcPr>
          <w:p w14:paraId="2F12A776"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‘N’</w:t>
            </w:r>
          </w:p>
        </w:tc>
        <w:tc>
          <w:tcPr>
            <w:tcW w:w="3045" w:type="dxa"/>
            <w:hideMark/>
          </w:tcPr>
          <w:p w14:paraId="47029DB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FE3A46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9AF2A69" w14:textId="02591E1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23353A0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5E0D155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FFB0876" w14:textId="47DC008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7991AA01" w14:textId="77777777" w:rsidTr="009370D5">
        <w:trPr>
          <w:trHeight w:val="2160"/>
          <w:jc w:val="center"/>
        </w:trPr>
        <w:tc>
          <w:tcPr>
            <w:tcW w:w="1310" w:type="dxa"/>
            <w:hideMark/>
          </w:tcPr>
          <w:p w14:paraId="183C8CBD" w14:textId="77777777" w:rsidR="00C311ED" w:rsidRPr="00C311ED" w:rsidRDefault="00C311ED" w:rsidP="00C311ED">
            <w:pPr>
              <w:rPr>
                <w:color w:val="000000"/>
                <w:sz w:val="18"/>
                <w:szCs w:val="18"/>
              </w:rPr>
            </w:pPr>
            <w:r w:rsidRPr="00C311ED">
              <w:rPr>
                <w:color w:val="000000"/>
                <w:sz w:val="18"/>
                <w:szCs w:val="18"/>
              </w:rPr>
              <w:lastRenderedPageBreak/>
              <w:t>idcoberperf</w:t>
            </w:r>
          </w:p>
        </w:tc>
        <w:tc>
          <w:tcPr>
            <w:tcW w:w="2622" w:type="dxa"/>
            <w:hideMark/>
          </w:tcPr>
          <w:p w14:paraId="65EFDAA4"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22AC02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w:t>
            </w:r>
            <w:r w:rsidR="00DB2351">
              <w:rPr>
                <w:color w:val="000000"/>
                <w:sz w:val="18"/>
                <w:szCs w:val="18"/>
                <w:lang w:val="pt-PT"/>
              </w:rPr>
              <w:t>do campo é alterado para STRING</w:t>
            </w:r>
          </w:p>
          <w:p w14:paraId="2AA7DCB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DA3B752" w14:textId="478A95F6"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F9B49F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17FAB49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CBC944A" w14:textId="3965F87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AE310DB" w14:textId="77777777" w:rsidTr="009370D5">
        <w:trPr>
          <w:trHeight w:val="2160"/>
          <w:jc w:val="center"/>
        </w:trPr>
        <w:tc>
          <w:tcPr>
            <w:tcW w:w="1310" w:type="dxa"/>
            <w:hideMark/>
          </w:tcPr>
          <w:p w14:paraId="6433E15F" w14:textId="77777777" w:rsidR="00C311ED" w:rsidRPr="00C311ED" w:rsidRDefault="00C311ED" w:rsidP="00C311ED">
            <w:pPr>
              <w:rPr>
                <w:color w:val="000000"/>
                <w:sz w:val="18"/>
                <w:szCs w:val="18"/>
              </w:rPr>
            </w:pPr>
            <w:r w:rsidRPr="00C311ED">
              <w:rPr>
                <w:color w:val="000000"/>
                <w:sz w:val="18"/>
                <w:szCs w:val="18"/>
              </w:rPr>
              <w:t>valasesojur</w:t>
            </w:r>
          </w:p>
        </w:tc>
        <w:tc>
          <w:tcPr>
            <w:tcW w:w="2622" w:type="dxa"/>
            <w:hideMark/>
          </w:tcPr>
          <w:p w14:paraId="3559E0D7"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470AE07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C9FC5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54135E16" w14:textId="1C7D44E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68702FC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2753BB9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060D64DC" w14:textId="6B43E922"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77833A3" w14:textId="77777777" w:rsidTr="009370D5">
        <w:trPr>
          <w:trHeight w:val="2640"/>
          <w:jc w:val="center"/>
        </w:trPr>
        <w:tc>
          <w:tcPr>
            <w:tcW w:w="1310" w:type="dxa"/>
            <w:hideMark/>
          </w:tcPr>
          <w:p w14:paraId="040A7F99" w14:textId="77777777" w:rsidR="00C311ED" w:rsidRPr="00C311ED" w:rsidRDefault="00C311ED" w:rsidP="00C311ED">
            <w:pPr>
              <w:rPr>
                <w:color w:val="000000"/>
                <w:sz w:val="18"/>
                <w:szCs w:val="18"/>
              </w:rPr>
            </w:pPr>
            <w:r w:rsidRPr="00C311ED">
              <w:rPr>
                <w:color w:val="000000"/>
                <w:sz w:val="18"/>
                <w:szCs w:val="18"/>
              </w:rPr>
              <w:t>perreparto</w:t>
            </w:r>
          </w:p>
        </w:tc>
        <w:tc>
          <w:tcPr>
            <w:tcW w:w="2622" w:type="dxa"/>
            <w:hideMark/>
          </w:tcPr>
          <w:p w14:paraId="3A66B6E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w:t>
            </w:r>
            <w:r w:rsidR="00DB2351">
              <w:rPr>
                <w:color w:val="000000"/>
                <w:sz w:val="18"/>
                <w:szCs w:val="18"/>
                <w:lang w:val="pt-PT"/>
              </w:rPr>
              <w:t xml:space="preserve"> campo é alterado para STRING</w:t>
            </w:r>
          </w:p>
          <w:p w14:paraId="21CDC27D" w14:textId="27BDE0D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253819C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589E08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w:t>
            </w:r>
            <w:r w:rsidR="00DB2351">
              <w:rPr>
                <w:color w:val="000000"/>
                <w:sz w:val="18"/>
                <w:szCs w:val="18"/>
                <w:lang w:val="pt-PT"/>
              </w:rPr>
              <w:t xml:space="preserve"> valor </w:t>
            </w:r>
            <w:proofErr w:type="gramStart"/>
            <w:r w:rsidR="00DB2351">
              <w:rPr>
                <w:color w:val="000000"/>
                <w:sz w:val="18"/>
                <w:szCs w:val="18"/>
                <w:lang w:val="pt-PT"/>
              </w:rPr>
              <w:t>‘ 0</w:t>
            </w:r>
            <w:proofErr w:type="gramEnd"/>
            <w:r w:rsidR="00DB2351">
              <w:rPr>
                <w:color w:val="000000"/>
                <w:sz w:val="18"/>
                <w:szCs w:val="18"/>
                <w:lang w:val="pt-PT"/>
              </w:rPr>
              <w:t>’</w:t>
            </w:r>
          </w:p>
          <w:p w14:paraId="450944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6DAAE7D6" w14:textId="48D596D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c>
          <w:tcPr>
            <w:tcW w:w="3439" w:type="dxa"/>
            <w:hideMark/>
          </w:tcPr>
          <w:p w14:paraId="2F4D7D1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49735D2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 0</w:t>
            </w:r>
            <w:proofErr w:type="gramEnd"/>
            <w:r w:rsidR="00DB2351">
              <w:rPr>
                <w:color w:val="000000"/>
                <w:sz w:val="18"/>
                <w:szCs w:val="18"/>
                <w:lang w:val="pt-PT"/>
              </w:rPr>
              <w:t>’</w:t>
            </w:r>
          </w:p>
          <w:p w14:paraId="5668F9A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w:t>
            </w:r>
            <w:r w:rsidR="00DB2351">
              <w:rPr>
                <w:color w:val="000000"/>
                <w:sz w:val="18"/>
                <w:szCs w:val="18"/>
                <w:lang w:val="pt-PT"/>
              </w:rPr>
              <w:t xml:space="preserve"> substituídos por ' '</w:t>
            </w:r>
          </w:p>
          <w:p w14:paraId="508CDFF2" w14:textId="11A08708"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9 caracteres, é acrescentado ‘0 ’ à esquerda, até perfazer o comprimento de campo desejado.</w:t>
            </w:r>
          </w:p>
        </w:tc>
      </w:tr>
      <w:tr w:rsidR="00C311ED" w:rsidRPr="00C311ED" w14:paraId="4877E01A" w14:textId="77777777" w:rsidTr="009370D5">
        <w:trPr>
          <w:trHeight w:val="2160"/>
          <w:jc w:val="center"/>
        </w:trPr>
        <w:tc>
          <w:tcPr>
            <w:tcW w:w="1310" w:type="dxa"/>
            <w:hideMark/>
          </w:tcPr>
          <w:p w14:paraId="6961BD31" w14:textId="77777777" w:rsidR="00C311ED" w:rsidRPr="00C311ED" w:rsidRDefault="00C311ED" w:rsidP="00C311ED">
            <w:pPr>
              <w:rPr>
                <w:color w:val="000000"/>
                <w:sz w:val="18"/>
                <w:szCs w:val="18"/>
              </w:rPr>
            </w:pPr>
            <w:r w:rsidRPr="00C311ED">
              <w:rPr>
                <w:color w:val="000000"/>
                <w:sz w:val="18"/>
                <w:szCs w:val="18"/>
              </w:rPr>
              <w:t>ordenprelgar</w:t>
            </w:r>
          </w:p>
        </w:tc>
        <w:tc>
          <w:tcPr>
            <w:tcW w:w="2622" w:type="dxa"/>
            <w:hideMark/>
          </w:tcPr>
          <w:p w14:paraId="65A3FDDB"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015865A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w:t>
            </w:r>
            <w:r w:rsidR="00DB2351">
              <w:rPr>
                <w:color w:val="000000"/>
                <w:sz w:val="18"/>
                <w:szCs w:val="18"/>
                <w:lang w:val="pt-PT"/>
              </w:rPr>
              <w:t>terado para STRING</w:t>
            </w:r>
          </w:p>
          <w:p w14:paraId="275BF42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5F4E9A77" w14:textId="1E791D0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c>
          <w:tcPr>
            <w:tcW w:w="3439" w:type="dxa"/>
            <w:hideMark/>
          </w:tcPr>
          <w:p w14:paraId="5CC2FB8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6135BBCF"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0 ’</w:t>
            </w:r>
            <w:proofErr w:type="gramEnd"/>
          </w:p>
          <w:p w14:paraId="6588B440" w14:textId="2822FC4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r>
      <w:tr w:rsidR="00C311ED" w:rsidRPr="00C311ED" w14:paraId="34266A7E" w14:textId="77777777" w:rsidTr="009370D5">
        <w:trPr>
          <w:trHeight w:val="2160"/>
          <w:jc w:val="center"/>
        </w:trPr>
        <w:tc>
          <w:tcPr>
            <w:tcW w:w="1310" w:type="dxa"/>
            <w:hideMark/>
          </w:tcPr>
          <w:p w14:paraId="39DD3204" w14:textId="77777777" w:rsidR="00C311ED" w:rsidRPr="00C311ED" w:rsidRDefault="00C311ED" w:rsidP="00C311ED">
            <w:pPr>
              <w:rPr>
                <w:color w:val="000000"/>
                <w:sz w:val="18"/>
                <w:szCs w:val="18"/>
              </w:rPr>
            </w:pPr>
            <w:r w:rsidRPr="00C311ED">
              <w:rPr>
                <w:color w:val="000000"/>
                <w:sz w:val="18"/>
                <w:szCs w:val="18"/>
              </w:rPr>
              <w:t>tangohipotec</w:t>
            </w:r>
          </w:p>
        </w:tc>
        <w:tc>
          <w:tcPr>
            <w:tcW w:w="2622" w:type="dxa"/>
            <w:hideMark/>
          </w:tcPr>
          <w:p w14:paraId="75D4A4DB" w14:textId="77777777"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 NULL, é assumido o valor ‘0’</w:t>
            </w:r>
          </w:p>
        </w:tc>
        <w:tc>
          <w:tcPr>
            <w:tcW w:w="3045" w:type="dxa"/>
            <w:hideMark/>
          </w:tcPr>
          <w:p w14:paraId="5968D53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BB2036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79C56ADA" w14:textId="7001449C"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ACA3A0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D47E7E0"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5A132CB" w14:textId="25DD7E6D"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C311ED" w:rsidRPr="00C311ED" w14:paraId="11ADA53D" w14:textId="77777777" w:rsidTr="009370D5">
        <w:trPr>
          <w:trHeight w:val="2640"/>
          <w:jc w:val="center"/>
        </w:trPr>
        <w:tc>
          <w:tcPr>
            <w:tcW w:w="1310" w:type="dxa"/>
            <w:hideMark/>
          </w:tcPr>
          <w:p w14:paraId="40D027F5" w14:textId="77777777" w:rsidR="00C311ED" w:rsidRPr="00C311ED" w:rsidRDefault="00C311ED" w:rsidP="00C311ED">
            <w:pPr>
              <w:rPr>
                <w:color w:val="000000"/>
                <w:sz w:val="18"/>
                <w:szCs w:val="18"/>
              </w:rPr>
            </w:pPr>
            <w:r w:rsidRPr="00C311ED">
              <w:rPr>
                <w:color w:val="000000"/>
                <w:sz w:val="18"/>
                <w:szCs w:val="18"/>
              </w:rPr>
              <w:lastRenderedPageBreak/>
              <w:t>nimpago</w:t>
            </w:r>
          </w:p>
        </w:tc>
        <w:tc>
          <w:tcPr>
            <w:tcW w:w="2622" w:type="dxa"/>
            <w:hideMark/>
          </w:tcPr>
          <w:p w14:paraId="6506DBA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a NULL, é assumido o valor ‘0’</w:t>
            </w:r>
          </w:p>
          <w:p w14:paraId="3544038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C99C716" w14:textId="4D6433C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Todos os ‘.’ são substituídos por uma ‘,’</w:t>
            </w:r>
          </w:p>
        </w:tc>
        <w:tc>
          <w:tcPr>
            <w:tcW w:w="3045" w:type="dxa"/>
            <w:hideMark/>
          </w:tcPr>
          <w:p w14:paraId="6330C6D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A765B7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 0</w:t>
            </w:r>
            <w:proofErr w:type="gramEnd"/>
            <w:r w:rsidR="00DB2351">
              <w:rPr>
                <w:color w:val="000000"/>
                <w:sz w:val="18"/>
                <w:szCs w:val="18"/>
                <w:lang w:val="pt-PT"/>
              </w:rPr>
              <w:t>’</w:t>
            </w:r>
          </w:p>
          <w:p w14:paraId="09092DF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02774BBF" w14:textId="3A52796D"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c>
          <w:tcPr>
            <w:tcW w:w="3439" w:type="dxa"/>
            <w:hideMark/>
          </w:tcPr>
          <w:p w14:paraId="6448B97D"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alterado para STRI</w:t>
            </w:r>
            <w:r w:rsidR="00DB2351">
              <w:rPr>
                <w:color w:val="000000"/>
                <w:sz w:val="18"/>
                <w:szCs w:val="18"/>
                <w:lang w:val="pt-PT"/>
              </w:rPr>
              <w:t>NG</w:t>
            </w:r>
          </w:p>
          <w:p w14:paraId="5353267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 a</w:t>
            </w:r>
            <w:r w:rsidR="00DB2351">
              <w:rPr>
                <w:color w:val="000000"/>
                <w:sz w:val="18"/>
                <w:szCs w:val="18"/>
                <w:lang w:val="pt-PT"/>
              </w:rPr>
              <w:t xml:space="preserve"> NULL, é assumido o valor </w:t>
            </w:r>
            <w:proofErr w:type="gramStart"/>
            <w:r w:rsidR="00DB2351">
              <w:rPr>
                <w:color w:val="000000"/>
                <w:sz w:val="18"/>
                <w:szCs w:val="18"/>
                <w:lang w:val="pt-PT"/>
              </w:rPr>
              <w:t>‘ 0</w:t>
            </w:r>
            <w:proofErr w:type="gramEnd"/>
            <w:r w:rsidR="00DB2351">
              <w:rPr>
                <w:color w:val="000000"/>
                <w:sz w:val="18"/>
                <w:szCs w:val="18"/>
                <w:lang w:val="pt-PT"/>
              </w:rPr>
              <w:t>’</w:t>
            </w:r>
          </w:p>
          <w:p w14:paraId="0AF81373"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Todos o</w:t>
            </w:r>
            <w:r w:rsidR="00DB2351">
              <w:rPr>
                <w:color w:val="000000"/>
                <w:sz w:val="18"/>
                <w:szCs w:val="18"/>
                <w:lang w:val="pt-PT"/>
              </w:rPr>
              <w:t>s '.' são substituídos por ' '</w:t>
            </w:r>
          </w:p>
          <w:p w14:paraId="35A18D11" w14:textId="0665D06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5 caracteres, é acrescentado ‘0’ à esquerda, até perfazer o comprimento de campo desejado.</w:t>
            </w:r>
          </w:p>
        </w:tc>
      </w:tr>
      <w:tr w:rsidR="00C311ED" w:rsidRPr="00C311ED" w14:paraId="40A11339" w14:textId="77777777" w:rsidTr="009370D5">
        <w:trPr>
          <w:trHeight w:val="2160"/>
          <w:jc w:val="center"/>
        </w:trPr>
        <w:tc>
          <w:tcPr>
            <w:tcW w:w="1310" w:type="dxa"/>
            <w:hideMark/>
          </w:tcPr>
          <w:p w14:paraId="4DA8DA65" w14:textId="77777777" w:rsidR="00C311ED" w:rsidRPr="00C311ED" w:rsidRDefault="00C311ED" w:rsidP="00C311ED">
            <w:pPr>
              <w:rPr>
                <w:color w:val="000000"/>
                <w:sz w:val="18"/>
                <w:szCs w:val="18"/>
              </w:rPr>
            </w:pPr>
            <w:r w:rsidRPr="00C311ED">
              <w:rPr>
                <w:color w:val="000000"/>
                <w:sz w:val="18"/>
                <w:szCs w:val="18"/>
              </w:rPr>
              <w:t>iact_gp</w:t>
            </w:r>
          </w:p>
        </w:tc>
        <w:tc>
          <w:tcPr>
            <w:tcW w:w="2622" w:type="dxa"/>
            <w:hideMark/>
          </w:tcPr>
          <w:p w14:paraId="61CF283C"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38C2BA45"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33DB9F81"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634773F1" w14:textId="1736FED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c>
          <w:tcPr>
            <w:tcW w:w="3439" w:type="dxa"/>
            <w:hideMark/>
          </w:tcPr>
          <w:p w14:paraId="0DCAAF0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w:t>
            </w:r>
            <w:r w:rsidR="00DB2351">
              <w:rPr>
                <w:color w:val="000000"/>
                <w:sz w:val="18"/>
                <w:szCs w:val="18"/>
                <w:lang w:val="pt-PT"/>
              </w:rPr>
              <w:t>mpo é alterado para STRING</w:t>
            </w:r>
          </w:p>
          <w:p w14:paraId="315FB20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4737BED7" w14:textId="75A761C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 caractere, é acrescentado ‘ ’ à esquerda, até perfazer o comprimento de campo desejado.</w:t>
            </w:r>
          </w:p>
        </w:tc>
      </w:tr>
      <w:tr w:rsidR="00C311ED" w:rsidRPr="00C311ED" w14:paraId="43F61497" w14:textId="77777777" w:rsidTr="009370D5">
        <w:trPr>
          <w:trHeight w:val="2160"/>
          <w:jc w:val="center"/>
        </w:trPr>
        <w:tc>
          <w:tcPr>
            <w:tcW w:w="1310" w:type="dxa"/>
            <w:hideMark/>
          </w:tcPr>
          <w:p w14:paraId="7E6B58BB" w14:textId="77777777" w:rsidR="00C311ED" w:rsidRPr="00C311ED" w:rsidRDefault="00C311ED" w:rsidP="00C311ED">
            <w:pPr>
              <w:rPr>
                <w:color w:val="000000"/>
                <w:sz w:val="18"/>
                <w:szCs w:val="18"/>
              </w:rPr>
            </w:pPr>
            <w:r w:rsidRPr="00C311ED">
              <w:rPr>
                <w:color w:val="000000"/>
                <w:sz w:val="18"/>
                <w:szCs w:val="18"/>
              </w:rPr>
              <w:t>ckbalbem</w:t>
            </w:r>
          </w:p>
        </w:tc>
        <w:tc>
          <w:tcPr>
            <w:tcW w:w="2622" w:type="dxa"/>
            <w:hideMark/>
          </w:tcPr>
          <w:p w14:paraId="7737F4C4"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50A87DA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1D94357"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8B606B4" w14:textId="68E344F4"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c>
          <w:tcPr>
            <w:tcW w:w="3439" w:type="dxa"/>
            <w:hideMark/>
          </w:tcPr>
          <w:p w14:paraId="04821344"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O formato do campo é </w:t>
            </w:r>
            <w:r w:rsidR="00DB2351">
              <w:rPr>
                <w:color w:val="000000"/>
                <w:sz w:val="18"/>
                <w:szCs w:val="18"/>
                <w:lang w:val="pt-PT"/>
              </w:rPr>
              <w:t>alterado para STRING</w:t>
            </w:r>
          </w:p>
          <w:p w14:paraId="2306C386"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No caso de existir algum registo</w:t>
            </w:r>
            <w:r w:rsidR="00DB2351">
              <w:rPr>
                <w:color w:val="000000"/>
                <w:sz w:val="18"/>
                <w:szCs w:val="18"/>
                <w:lang w:val="pt-PT"/>
              </w:rPr>
              <w:t xml:space="preserve"> a NULL, é assumido o valor </w:t>
            </w:r>
            <w:proofErr w:type="gramStart"/>
            <w:r w:rsidR="00DB2351">
              <w:rPr>
                <w:color w:val="000000"/>
                <w:sz w:val="18"/>
                <w:szCs w:val="18"/>
                <w:lang w:val="pt-PT"/>
              </w:rPr>
              <w:t>‘ ’</w:t>
            </w:r>
            <w:proofErr w:type="gramEnd"/>
          </w:p>
          <w:p w14:paraId="3A2BF8D7" w14:textId="49F04EAB"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4 caracteres, é acrescentado ‘ ’ à esquerda, até perfazer o comprimento de campo desejado.</w:t>
            </w:r>
          </w:p>
        </w:tc>
      </w:tr>
      <w:tr w:rsidR="00C311ED" w:rsidRPr="00C311ED" w14:paraId="69B205B5" w14:textId="77777777" w:rsidTr="009370D5">
        <w:trPr>
          <w:trHeight w:val="2160"/>
          <w:jc w:val="center"/>
        </w:trPr>
        <w:tc>
          <w:tcPr>
            <w:tcW w:w="1310" w:type="dxa"/>
            <w:hideMark/>
          </w:tcPr>
          <w:p w14:paraId="5280BF71" w14:textId="77777777" w:rsidR="00C311ED" w:rsidRPr="00C311ED" w:rsidRDefault="00C311ED" w:rsidP="00C311ED">
            <w:pPr>
              <w:rPr>
                <w:color w:val="000000"/>
                <w:sz w:val="18"/>
                <w:szCs w:val="18"/>
              </w:rPr>
            </w:pPr>
            <w:r w:rsidRPr="00C311ED">
              <w:rPr>
                <w:color w:val="000000"/>
                <w:sz w:val="18"/>
                <w:szCs w:val="18"/>
              </w:rPr>
              <w:t>ckctabem</w:t>
            </w:r>
          </w:p>
        </w:tc>
        <w:tc>
          <w:tcPr>
            <w:tcW w:w="2622" w:type="dxa"/>
            <w:hideMark/>
          </w:tcPr>
          <w:p w14:paraId="303D430B"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1246CA6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776A684C"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941D38A" w14:textId="3AA21773"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c>
          <w:tcPr>
            <w:tcW w:w="3439" w:type="dxa"/>
            <w:hideMark/>
          </w:tcPr>
          <w:p w14:paraId="70437E5E"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w:t>
            </w:r>
            <w:r w:rsidR="00DB2351">
              <w:rPr>
                <w:color w:val="000000"/>
                <w:sz w:val="18"/>
                <w:szCs w:val="18"/>
                <w:lang w:val="pt-PT"/>
              </w:rPr>
              <w:t>rado para STRING</w:t>
            </w:r>
          </w:p>
          <w:p w14:paraId="7E182A98"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D5D271B" w14:textId="010A2AC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11 caracteres, é acrescentado ‘ ’ à esquerda, até perfazer o comprimento de campo desejado.</w:t>
            </w:r>
          </w:p>
        </w:tc>
      </w:tr>
      <w:tr w:rsidR="00C311ED" w:rsidRPr="00C311ED" w14:paraId="1637883D" w14:textId="77777777" w:rsidTr="009370D5">
        <w:trPr>
          <w:trHeight w:val="2160"/>
          <w:jc w:val="center"/>
        </w:trPr>
        <w:tc>
          <w:tcPr>
            <w:tcW w:w="1310" w:type="dxa"/>
            <w:hideMark/>
          </w:tcPr>
          <w:p w14:paraId="6D91D4DB" w14:textId="77777777" w:rsidR="00C311ED" w:rsidRPr="00C311ED" w:rsidRDefault="00C311ED" w:rsidP="00C311ED">
            <w:pPr>
              <w:rPr>
                <w:color w:val="000000"/>
                <w:sz w:val="18"/>
                <w:szCs w:val="18"/>
              </w:rPr>
            </w:pPr>
            <w:r w:rsidRPr="00C311ED">
              <w:rPr>
                <w:color w:val="000000"/>
                <w:sz w:val="18"/>
                <w:szCs w:val="18"/>
              </w:rPr>
              <w:t>ckrefbem</w:t>
            </w:r>
          </w:p>
        </w:tc>
        <w:tc>
          <w:tcPr>
            <w:tcW w:w="2622" w:type="dxa"/>
            <w:hideMark/>
          </w:tcPr>
          <w:p w14:paraId="0E9FC92D" w14:textId="77777777" w:rsidR="00C311ED" w:rsidRPr="00C311ED" w:rsidRDefault="00C311ED" w:rsidP="00F63E90">
            <w:pPr>
              <w:pStyle w:val="ListParagraph"/>
              <w:numPr>
                <w:ilvl w:val="0"/>
                <w:numId w:val="59"/>
              </w:numPr>
              <w:rPr>
                <w:color w:val="000000"/>
                <w:sz w:val="18"/>
                <w:szCs w:val="18"/>
              </w:rPr>
            </w:pPr>
            <w:r w:rsidRPr="00C311ED">
              <w:rPr>
                <w:color w:val="000000"/>
                <w:sz w:val="18"/>
                <w:szCs w:val="18"/>
              </w:rPr>
              <w:t>Sem transformações</w:t>
            </w:r>
          </w:p>
        </w:tc>
        <w:tc>
          <w:tcPr>
            <w:tcW w:w="3045" w:type="dxa"/>
            <w:hideMark/>
          </w:tcPr>
          <w:p w14:paraId="702EC269"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w:t>
            </w:r>
            <w:r w:rsidR="00DB2351">
              <w:rPr>
                <w:color w:val="000000"/>
                <w:sz w:val="18"/>
                <w:szCs w:val="18"/>
                <w:lang w:val="pt-PT"/>
              </w:rPr>
              <w:t>o campo é alterado para STRING</w:t>
            </w:r>
          </w:p>
          <w:p w14:paraId="0E668DDA"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22F58151" w14:textId="5C92FFA7" w:rsidR="00C311ED" w:rsidRPr="00DB2351" w:rsidRDefault="00C311ED" w:rsidP="00F63E90">
            <w:pPr>
              <w:pStyle w:val="ListParagraph"/>
              <w:numPr>
                <w:ilvl w:val="0"/>
                <w:numId w:val="59"/>
              </w:numPr>
              <w:rPr>
                <w:color w:val="000000"/>
                <w:sz w:val="18"/>
                <w:szCs w:val="18"/>
                <w:lang w:val="pt-PT"/>
              </w:rPr>
            </w:pPr>
            <w:r w:rsidRPr="00DB2351">
              <w:rPr>
                <w:color w:val="000000"/>
                <w:sz w:val="18"/>
                <w:szCs w:val="18"/>
                <w:lang w:val="pt-PT"/>
              </w:rPr>
              <w:t>Caso o campo não esteja preenchido com 15 caracteres, é acrescentado ‘ ’ à esquerda, até perfazer o comprimento de campo desejado.</w:t>
            </w:r>
          </w:p>
        </w:tc>
        <w:tc>
          <w:tcPr>
            <w:tcW w:w="3439" w:type="dxa"/>
            <w:hideMark/>
          </w:tcPr>
          <w:p w14:paraId="03D9A1FB"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O formato do campo é altera</w:t>
            </w:r>
            <w:r w:rsidR="00DB2351">
              <w:rPr>
                <w:color w:val="000000"/>
                <w:sz w:val="18"/>
                <w:szCs w:val="18"/>
                <w:lang w:val="pt-PT"/>
              </w:rPr>
              <w:t>do para STRING</w:t>
            </w:r>
          </w:p>
          <w:p w14:paraId="1704D122" w14:textId="77777777" w:rsidR="00DB2351" w:rsidRDefault="00C311ED" w:rsidP="00F63E90">
            <w:pPr>
              <w:pStyle w:val="ListParagraph"/>
              <w:numPr>
                <w:ilvl w:val="0"/>
                <w:numId w:val="59"/>
              </w:numPr>
              <w:rPr>
                <w:color w:val="000000"/>
                <w:sz w:val="18"/>
                <w:szCs w:val="18"/>
                <w:lang w:val="pt-PT"/>
              </w:rPr>
            </w:pPr>
            <w:r w:rsidRPr="00C311ED">
              <w:rPr>
                <w:color w:val="000000"/>
                <w:sz w:val="18"/>
                <w:szCs w:val="18"/>
                <w:lang w:val="pt-PT"/>
              </w:rPr>
              <w:t xml:space="preserve">No caso de existir algum registo </w:t>
            </w:r>
            <w:r w:rsidR="00DB2351">
              <w:rPr>
                <w:color w:val="000000"/>
                <w:sz w:val="18"/>
                <w:szCs w:val="18"/>
                <w:lang w:val="pt-PT"/>
              </w:rPr>
              <w:t xml:space="preserve">a NULL, é assumido o valor </w:t>
            </w:r>
            <w:proofErr w:type="gramStart"/>
            <w:r w:rsidR="00DB2351">
              <w:rPr>
                <w:color w:val="000000"/>
                <w:sz w:val="18"/>
                <w:szCs w:val="18"/>
                <w:lang w:val="pt-PT"/>
              </w:rPr>
              <w:t>‘ ’</w:t>
            </w:r>
            <w:proofErr w:type="gramEnd"/>
          </w:p>
          <w:p w14:paraId="3F6EBC38" w14:textId="0ECE2F9A" w:rsidR="00C311ED" w:rsidRPr="00C311ED" w:rsidRDefault="00C311ED" w:rsidP="00F63E90">
            <w:pPr>
              <w:pStyle w:val="ListParagraph"/>
              <w:numPr>
                <w:ilvl w:val="0"/>
                <w:numId w:val="59"/>
              </w:numPr>
              <w:rPr>
                <w:color w:val="000000"/>
                <w:sz w:val="18"/>
                <w:szCs w:val="18"/>
                <w:lang w:val="pt-PT"/>
              </w:rPr>
            </w:pPr>
            <w:r w:rsidRPr="00C311ED">
              <w:rPr>
                <w:color w:val="000000"/>
                <w:sz w:val="18"/>
                <w:szCs w:val="18"/>
                <w:lang w:val="pt-PT"/>
              </w:rPr>
              <w:t>Caso o campo não esteja preenchido com 15 caracteres, é acrescentado ‘ ’ à esquerda, até perfazer o comprimento de campo desejado.</w:t>
            </w:r>
          </w:p>
        </w:tc>
      </w:tr>
    </w:tbl>
    <w:p w14:paraId="612320B4" w14:textId="77777777" w:rsidR="003C73DF" w:rsidRPr="00720567" w:rsidRDefault="003C73DF" w:rsidP="003C73DF">
      <w:pPr>
        <w:spacing w:after="160" w:line="259" w:lineRule="auto"/>
        <w:jc w:val="both"/>
        <w:rPr>
          <w:rFonts w:eastAsiaTheme="minorHAnsi" w:cstheme="minorBidi"/>
          <w:szCs w:val="22"/>
          <w:lang w:eastAsia="en-US"/>
        </w:rPr>
      </w:pPr>
    </w:p>
    <w:p w14:paraId="4C899A55" w14:textId="0F9471EB" w:rsidR="00DB2351" w:rsidRDefault="00DB2351" w:rsidP="003C73DF">
      <w:r>
        <w:br w:type="page"/>
      </w:r>
    </w:p>
    <w:p w14:paraId="31A876C4" w14:textId="4EA035B4" w:rsidR="00DB2351" w:rsidRDefault="00DB2351" w:rsidP="00DB2351">
      <w:pPr>
        <w:pStyle w:val="Heading5"/>
      </w:pPr>
      <w:bookmarkStart w:id="149" w:name="_Toc168671678"/>
      <w:r w:rsidRPr="007314D4">
        <w:rPr>
          <w:i/>
        </w:rPr>
        <w:lastRenderedPageBreak/>
        <w:t>View</w:t>
      </w:r>
      <w:r>
        <w:rPr>
          <w:i/>
        </w:rPr>
        <w:t>s</w:t>
      </w:r>
      <w:r>
        <w:t xml:space="preserve"> da tabela de </w:t>
      </w:r>
      <w:r w:rsidR="008F7B81">
        <w:t>bens reais</w:t>
      </w:r>
      <w:r>
        <w:t xml:space="preserve">: </w:t>
      </w:r>
      <w:r>
        <w:rPr>
          <w:i/>
        </w:rPr>
        <w:t>cd_garantias.gt020</w:t>
      </w:r>
      <w:r w:rsidRPr="00AA4469">
        <w:rPr>
          <w:i/>
        </w:rPr>
        <w:t>_report_b</w:t>
      </w:r>
      <w:r>
        <w:rPr>
          <w:i/>
        </w:rPr>
        <w:t>iyr951</w:t>
      </w:r>
      <w:r w:rsidRPr="00AA4469">
        <w:rPr>
          <w:i/>
        </w:rPr>
        <w:t>0</w:t>
      </w:r>
      <w:bookmarkEnd w:id="149"/>
    </w:p>
    <w:p w14:paraId="26E10237" w14:textId="4BDABDAE" w:rsidR="00DB2351" w:rsidRPr="003C73DF" w:rsidRDefault="00DB2351" w:rsidP="00DB2351">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Pr>
          <w:rFonts w:eastAsiaTheme="minorHAnsi" w:cstheme="minorBidi"/>
          <w:szCs w:val="22"/>
          <w:lang w:eastAsia="en-US"/>
        </w:rPr>
        <w:t xml:space="preserve">tabela </w:t>
      </w:r>
      <w:r>
        <w:rPr>
          <w:rFonts w:eastAsiaTheme="minorHAnsi" w:cstheme="minorBidi"/>
          <w:i/>
          <w:szCs w:val="22"/>
          <w:lang w:eastAsia="en-US"/>
        </w:rPr>
        <w:t>cd_garantias.gt020</w:t>
      </w:r>
      <w:r w:rsidRPr="00720567">
        <w:rPr>
          <w:rFonts w:eastAsiaTheme="minorHAnsi" w:cstheme="minorBidi"/>
          <w:i/>
          <w:szCs w:val="22"/>
          <w:lang w:eastAsia="en-US"/>
        </w:rPr>
        <w:t>_repor</w:t>
      </w:r>
      <w:r>
        <w:rPr>
          <w:rFonts w:eastAsiaTheme="minorHAnsi" w:cstheme="minorBidi"/>
          <w:i/>
          <w:szCs w:val="22"/>
          <w:lang w:eastAsia="en-US"/>
        </w:rPr>
        <w:t>t_biyr951</w:t>
      </w:r>
      <w:r w:rsidRPr="00720567">
        <w:rPr>
          <w:rFonts w:eastAsiaTheme="minorHAnsi" w:cstheme="minorBidi"/>
          <w:i/>
          <w:szCs w:val="22"/>
          <w:lang w:eastAsia="en-US"/>
        </w:rPr>
        <w:t>0</w:t>
      </w:r>
      <w:r>
        <w:rPr>
          <w:rFonts w:eastAsiaTheme="minorHAnsi" w:cstheme="minorBidi"/>
          <w:i/>
          <w:szCs w:val="22"/>
          <w:lang w:eastAsia="en-US"/>
        </w:rPr>
        <w:t xml:space="preserve"> apresenta três views </w:t>
      </w:r>
      <w:r>
        <w:rPr>
          <w:rFonts w:eastAsiaTheme="minorHAnsi" w:cstheme="minorBidi"/>
          <w:szCs w:val="22"/>
          <w:lang w:eastAsia="en-US"/>
        </w:rPr>
        <w:t>criadas para aplicação IFRS9, BDR-bst e BDR-ific.</w:t>
      </w:r>
    </w:p>
    <w:p w14:paraId="211EB69F" w14:textId="0C398EF2" w:rsidR="00DB2351" w:rsidRPr="00720567" w:rsidRDefault="00DB2351" w:rsidP="00DB2351">
      <w:pPr>
        <w:spacing w:after="160" w:line="259" w:lineRule="auto"/>
        <w:jc w:val="both"/>
        <w:rPr>
          <w:rFonts w:eastAsiaTheme="minorHAnsi" w:cstheme="minorBidi"/>
          <w:szCs w:val="22"/>
          <w:lang w:eastAsia="en-US"/>
        </w:rPr>
      </w:pPr>
      <w:r>
        <w:rPr>
          <w:rFonts w:eastAsiaTheme="minorHAnsi" w:cstheme="minorBidi"/>
          <w:i/>
          <w:szCs w:val="22"/>
          <w:lang w:eastAsia="en-US"/>
        </w:rPr>
        <w:t>A view cd_garantias.gt020_report_biyr951</w:t>
      </w:r>
      <w:r w:rsidRPr="00720567">
        <w:rPr>
          <w:rFonts w:eastAsiaTheme="minorHAnsi" w:cstheme="minorBidi"/>
          <w:i/>
          <w:szCs w:val="22"/>
          <w:lang w:eastAsia="en-US"/>
        </w:rPr>
        <w:t>0_ifrs</w:t>
      </w:r>
      <w:r w:rsidRPr="00720567">
        <w:rPr>
          <w:rFonts w:eastAsiaTheme="minorHAnsi" w:cstheme="minorBidi"/>
          <w:szCs w:val="22"/>
          <w:lang w:eastAsia="en-US"/>
        </w:rPr>
        <w:t xml:space="preserve"> corresponde à informação da tabela de interface do MUG </w:t>
      </w:r>
      <w:r>
        <w:rPr>
          <w:rFonts w:eastAsiaTheme="minorHAnsi" w:cstheme="minorBidi"/>
          <w:i/>
          <w:szCs w:val="22"/>
          <w:lang w:eastAsia="en-US"/>
        </w:rPr>
        <w:t>cd_garantias.gt020</w:t>
      </w:r>
      <w:r w:rsidRPr="00720567">
        <w:rPr>
          <w:rFonts w:eastAsiaTheme="minorHAnsi" w:cstheme="minorBidi"/>
          <w:i/>
          <w:szCs w:val="22"/>
          <w:lang w:eastAsia="en-US"/>
        </w:rPr>
        <w:t>_report_biyr95</w:t>
      </w:r>
      <w:r>
        <w:rPr>
          <w:rFonts w:eastAsiaTheme="minorHAnsi" w:cstheme="minorBidi"/>
          <w:i/>
          <w:szCs w:val="22"/>
          <w:lang w:eastAsia="en-US"/>
        </w:rPr>
        <w:t>1</w:t>
      </w:r>
      <w:r w:rsidRPr="00720567">
        <w:rPr>
          <w:rFonts w:eastAsiaTheme="minorHAnsi" w:cstheme="minorBidi"/>
          <w:i/>
          <w:szCs w:val="22"/>
          <w:lang w:eastAsia="en-US"/>
        </w:rPr>
        <w:t>0</w:t>
      </w:r>
      <w:r w:rsidRPr="00720567">
        <w:rPr>
          <w:rFonts w:eastAsiaTheme="minorHAnsi" w:cstheme="minorBidi"/>
          <w:szCs w:val="22"/>
          <w:lang w:eastAsia="en-US"/>
        </w:rPr>
        <w:t xml:space="preserve"> enviada para a aplicação de IFRS9, de acordo com os seus critérios e formatos necessários. </w:t>
      </w:r>
    </w:p>
    <w:p w14:paraId="5A3FEEBC" w14:textId="56B1B096" w:rsidR="005E27F1" w:rsidRDefault="00DB2351" w:rsidP="00DB2351">
      <w:pPr>
        <w:spacing w:after="160" w:line="259" w:lineRule="auto"/>
        <w:jc w:val="both"/>
        <w:rPr>
          <w:rFonts w:eastAsiaTheme="minorHAnsi" w:cstheme="minorBidi"/>
          <w:szCs w:val="22"/>
          <w:lang w:eastAsia="en-US"/>
        </w:rPr>
      </w:pPr>
      <w:r w:rsidRPr="005E27F1">
        <w:rPr>
          <w:rFonts w:eastAsiaTheme="minorHAnsi" w:cstheme="minorBidi"/>
          <w:szCs w:val="22"/>
          <w:lang w:eastAsia="en-US"/>
        </w:rPr>
        <w:t>A</w:t>
      </w:r>
      <w:r w:rsidR="005E27F1" w:rsidRPr="005E27F1">
        <w:rPr>
          <w:rFonts w:eastAsiaTheme="minorHAnsi" w:cstheme="minorBidi"/>
          <w:szCs w:val="22"/>
          <w:lang w:eastAsia="en-US"/>
        </w:rPr>
        <w:t>s</w:t>
      </w:r>
      <w:r w:rsidRPr="005E27F1">
        <w:rPr>
          <w:rFonts w:eastAsiaTheme="minorHAnsi" w:cstheme="minorBidi"/>
          <w:szCs w:val="22"/>
          <w:lang w:eastAsia="en-US"/>
        </w:rPr>
        <w:t xml:space="preserve"> </w:t>
      </w:r>
      <w:r w:rsidRPr="005E27F1">
        <w:rPr>
          <w:rFonts w:eastAsiaTheme="minorHAnsi" w:cstheme="minorBidi"/>
          <w:i/>
          <w:szCs w:val="22"/>
          <w:lang w:eastAsia="en-US"/>
        </w:rPr>
        <w:t>view</w:t>
      </w:r>
      <w:r w:rsidR="005E27F1" w:rsidRPr="005E27F1">
        <w:rPr>
          <w:rFonts w:eastAsiaTheme="minorHAnsi" w:cstheme="minorBidi"/>
          <w:i/>
          <w:szCs w:val="22"/>
          <w:lang w:eastAsia="en-US"/>
        </w:rPr>
        <w:t>s</w:t>
      </w:r>
      <w:r w:rsidRPr="005E27F1">
        <w:rPr>
          <w:rFonts w:eastAsiaTheme="minorHAnsi" w:cstheme="minorBidi"/>
          <w:i/>
          <w:szCs w:val="22"/>
          <w:lang w:eastAsia="en-US"/>
        </w:rPr>
        <w:t xml:space="preserve"> cd_garantias.gt020_report_biyr9510_</w:t>
      </w:r>
      <w:r w:rsidRPr="005E27F1">
        <w:rPr>
          <w:rFonts w:eastAsiaTheme="minorHAnsi" w:cstheme="minorBidi"/>
          <w:szCs w:val="22"/>
          <w:lang w:eastAsia="en-US"/>
        </w:rPr>
        <w:t>bst</w:t>
      </w:r>
      <w:r w:rsidR="005E27F1" w:rsidRPr="005E27F1">
        <w:rPr>
          <w:rFonts w:eastAsiaTheme="minorHAnsi" w:cstheme="minorBidi"/>
          <w:szCs w:val="22"/>
          <w:lang w:eastAsia="en-US"/>
        </w:rPr>
        <w:t xml:space="preserve"> e</w:t>
      </w:r>
      <w:r w:rsidRPr="005E27F1">
        <w:rPr>
          <w:rFonts w:eastAsiaTheme="minorHAnsi" w:cstheme="minorBidi"/>
          <w:szCs w:val="22"/>
          <w:lang w:eastAsia="en-US"/>
        </w:rPr>
        <w:t xml:space="preserve"> </w:t>
      </w:r>
      <w:r w:rsidR="005E27F1" w:rsidRPr="005E27F1">
        <w:rPr>
          <w:rFonts w:eastAsiaTheme="minorHAnsi" w:cstheme="minorBidi"/>
          <w:i/>
          <w:szCs w:val="22"/>
          <w:lang w:eastAsia="en-US"/>
        </w:rPr>
        <w:t>cd_garantias.gt020_report_biyr9500_ific</w:t>
      </w:r>
      <w:r w:rsidR="005E27F1" w:rsidRPr="005E27F1">
        <w:rPr>
          <w:rFonts w:eastAsiaTheme="minorHAnsi" w:cstheme="minorBidi"/>
          <w:szCs w:val="22"/>
          <w:lang w:eastAsia="en-US"/>
        </w:rPr>
        <w:t xml:space="preserve"> </w:t>
      </w:r>
      <w:r w:rsidRPr="00720567">
        <w:rPr>
          <w:rFonts w:eastAsiaTheme="minorHAnsi" w:cstheme="minorBidi"/>
          <w:szCs w:val="22"/>
          <w:lang w:eastAsia="en-US"/>
        </w:rPr>
        <w:t xml:space="preserve">corresponde à informação da tabela de interface do MUG </w:t>
      </w:r>
      <w:r>
        <w:rPr>
          <w:rFonts w:eastAsiaTheme="minorHAnsi" w:cstheme="minorBidi"/>
          <w:i/>
          <w:szCs w:val="22"/>
          <w:lang w:eastAsia="en-US"/>
        </w:rPr>
        <w:t>cd_garantias.gt020_report_biyr951</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enviada para a aplicação da BDR, de acordo com os seus critérios e formatos necessário</w:t>
      </w:r>
      <w:r w:rsidR="005E27F1">
        <w:rPr>
          <w:rFonts w:eastAsiaTheme="minorHAnsi" w:cstheme="minorBidi"/>
          <w:szCs w:val="22"/>
          <w:lang w:eastAsia="en-US"/>
        </w:rPr>
        <w:t>s. De notar que o universo da primeira</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5E27F1">
        <w:rPr>
          <w:rFonts w:eastAsiaTheme="minorHAnsi" w:cstheme="minorBidi"/>
          <w:szCs w:val="22"/>
          <w:lang w:eastAsia="en-US"/>
        </w:rPr>
        <w:t xml:space="preserve"> e a segunda com origem Lease e Eurofac.</w:t>
      </w:r>
    </w:p>
    <w:p w14:paraId="2A93AB19" w14:textId="2B338194" w:rsidR="00DB2351" w:rsidRDefault="00DB2351" w:rsidP="00DB2351">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Pr>
          <w:rFonts w:eastAsiaTheme="minorHAnsi" w:cstheme="minorBidi"/>
          <w:i/>
          <w:szCs w:val="22"/>
          <w:lang w:eastAsia="en-US"/>
        </w:rPr>
        <w:t>cd_garantias.gt020_report_biyr951</w:t>
      </w:r>
      <w:r w:rsidRPr="00720567">
        <w:rPr>
          <w:rFonts w:eastAsiaTheme="minorHAnsi" w:cstheme="minorBidi"/>
          <w:i/>
          <w:szCs w:val="22"/>
          <w:lang w:eastAsia="en-US"/>
        </w:rPr>
        <w:t>0</w:t>
      </w:r>
      <w:r w:rsidRPr="00720567">
        <w:rPr>
          <w:rFonts w:eastAsiaTheme="minorHAnsi" w:cstheme="minorBidi"/>
          <w:szCs w:val="22"/>
          <w:lang w:eastAsia="en-US"/>
        </w:rPr>
        <w:t>:</w:t>
      </w:r>
    </w:p>
    <w:p w14:paraId="71FEDD1C" w14:textId="7E503E1F" w:rsidR="0065478D" w:rsidRPr="0065478D" w:rsidRDefault="0065478D" w:rsidP="0065478D">
      <w:pPr>
        <w:pStyle w:val="Caption"/>
        <w:jc w:val="center"/>
        <w:rPr>
          <w:rFonts w:eastAsiaTheme="minorHAnsi" w:cstheme="minorBidi"/>
          <w:b/>
          <w:color w:val="000000" w:themeColor="text1"/>
          <w:sz w:val="22"/>
          <w:szCs w:val="22"/>
          <w:lang w:eastAsia="en-US"/>
        </w:rPr>
      </w:pPr>
      <w:bookmarkStart w:id="150" w:name="_Toc168413868"/>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C8031D">
        <w:rPr>
          <w:b/>
          <w:noProof/>
          <w:color w:val="000000" w:themeColor="text1"/>
          <w:sz w:val="22"/>
          <w:szCs w:val="22"/>
        </w:rPr>
        <w:t>30</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cd_garantias.gt020_report_biyr9510</w:t>
      </w:r>
      <w:bookmarkEnd w:id="150"/>
    </w:p>
    <w:tbl>
      <w:tblPr>
        <w:tblStyle w:val="TableGrid"/>
        <w:tblW w:w="10416" w:type="dxa"/>
        <w:jc w:val="center"/>
        <w:tblCellMar>
          <w:left w:w="68" w:type="dxa"/>
          <w:right w:w="68" w:type="dxa"/>
        </w:tblCellMar>
        <w:tblLook w:val="04A0" w:firstRow="1" w:lastRow="0" w:firstColumn="1" w:lastColumn="0" w:noHBand="0" w:noVBand="1"/>
      </w:tblPr>
      <w:tblGrid>
        <w:gridCol w:w="1344"/>
        <w:gridCol w:w="2693"/>
        <w:gridCol w:w="3188"/>
        <w:gridCol w:w="3191"/>
      </w:tblGrid>
      <w:tr w:rsidR="00DB2351" w:rsidRPr="00C311ED" w14:paraId="2FB84334" w14:textId="77777777" w:rsidTr="009370D5">
        <w:trPr>
          <w:tblHeader/>
          <w:jc w:val="center"/>
        </w:trPr>
        <w:tc>
          <w:tcPr>
            <w:tcW w:w="1344" w:type="dxa"/>
            <w:vMerge w:val="restart"/>
            <w:shd w:val="clear" w:color="auto" w:fill="FF0000"/>
            <w:vAlign w:val="center"/>
          </w:tcPr>
          <w:p w14:paraId="70E8FACF" w14:textId="4BEDCA23" w:rsidR="00DB2351" w:rsidRPr="00C311ED" w:rsidRDefault="005E27F1" w:rsidP="005E27F1">
            <w:pPr>
              <w:jc w:val="center"/>
              <w:rPr>
                <w:rFonts w:cs="Calibri"/>
                <w:b/>
                <w:bCs/>
                <w:color w:val="FFFFFF"/>
                <w:sz w:val="18"/>
                <w:szCs w:val="18"/>
              </w:rPr>
            </w:pPr>
            <w:r>
              <w:rPr>
                <w:rFonts w:cs="Calibri"/>
                <w:b/>
                <w:bCs/>
                <w:color w:val="FFFFFF"/>
                <w:sz w:val="18"/>
                <w:szCs w:val="18"/>
              </w:rPr>
              <w:t>Campo</w:t>
            </w:r>
            <w:r w:rsidR="00DB2351" w:rsidRPr="00C311ED">
              <w:rPr>
                <w:rFonts w:cs="Calibri"/>
                <w:b/>
                <w:bCs/>
                <w:color w:val="FFFFFF"/>
                <w:sz w:val="18"/>
                <w:szCs w:val="18"/>
              </w:rPr>
              <w:t xml:space="preserve">s das </w:t>
            </w:r>
            <w:r w:rsidR="00DB2351" w:rsidRPr="00C311ED">
              <w:rPr>
                <w:rFonts w:cs="Calibri"/>
                <w:b/>
                <w:bCs/>
                <w:i/>
                <w:color w:val="FFFFFF"/>
                <w:sz w:val="18"/>
                <w:szCs w:val="18"/>
              </w:rPr>
              <w:t>views</w:t>
            </w:r>
          </w:p>
        </w:tc>
        <w:tc>
          <w:tcPr>
            <w:tcW w:w="9072" w:type="dxa"/>
            <w:gridSpan w:val="3"/>
            <w:shd w:val="clear" w:color="auto" w:fill="FF0000"/>
          </w:tcPr>
          <w:p w14:paraId="34EAD348" w14:textId="36C57E84" w:rsidR="00DB2351" w:rsidRPr="00C311ED" w:rsidRDefault="00DB2351" w:rsidP="00DB2351">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Pr>
                <w:rFonts w:cs="Calibri"/>
                <w:b/>
                <w:bCs/>
                <w:i/>
                <w:color w:val="FFFFFF"/>
                <w:sz w:val="18"/>
                <w:szCs w:val="18"/>
                <w:lang w:val="pt-PT"/>
              </w:rPr>
              <w:t>gt020_report_biyr951</w:t>
            </w:r>
            <w:r w:rsidRPr="00C311ED">
              <w:rPr>
                <w:rFonts w:cs="Calibri"/>
                <w:b/>
                <w:bCs/>
                <w:i/>
                <w:color w:val="FFFFFF"/>
                <w:sz w:val="18"/>
                <w:szCs w:val="18"/>
                <w:lang w:val="pt-PT"/>
              </w:rPr>
              <w:t>0</w:t>
            </w:r>
          </w:p>
        </w:tc>
      </w:tr>
      <w:tr w:rsidR="00DB2351" w:rsidRPr="00C311ED" w14:paraId="30D378CF" w14:textId="77777777" w:rsidTr="009370D5">
        <w:trPr>
          <w:tblHeader/>
          <w:jc w:val="center"/>
        </w:trPr>
        <w:tc>
          <w:tcPr>
            <w:tcW w:w="1344" w:type="dxa"/>
            <w:vMerge/>
          </w:tcPr>
          <w:p w14:paraId="4AF6F7C2" w14:textId="77777777" w:rsidR="00DB2351" w:rsidRPr="00C311ED" w:rsidRDefault="00DB2351" w:rsidP="00DB2351">
            <w:pPr>
              <w:spacing w:after="160" w:line="259" w:lineRule="auto"/>
              <w:jc w:val="both"/>
              <w:rPr>
                <w:rFonts w:eastAsiaTheme="minorHAnsi" w:cstheme="minorBidi"/>
                <w:sz w:val="18"/>
                <w:szCs w:val="18"/>
                <w:lang w:val="pt-PT" w:eastAsia="en-US"/>
              </w:rPr>
            </w:pPr>
          </w:p>
        </w:tc>
        <w:tc>
          <w:tcPr>
            <w:tcW w:w="2693" w:type="dxa"/>
            <w:shd w:val="clear" w:color="auto" w:fill="F2F2F2" w:themeFill="background1" w:themeFillShade="F2"/>
          </w:tcPr>
          <w:p w14:paraId="7F8BAD75" w14:textId="2EBF2350"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gt020</w:t>
            </w:r>
            <w:r w:rsidRPr="00C311ED">
              <w:rPr>
                <w:rFonts w:cs="Calibri"/>
                <w:b/>
                <w:bCs/>
                <w:i/>
                <w:color w:val="000000" w:themeColor="text1"/>
                <w:sz w:val="18"/>
                <w:szCs w:val="18"/>
                <w:lang w:val="pt-PT"/>
              </w:rPr>
              <w:t>_report_biyr95</w:t>
            </w:r>
            <w:r>
              <w:rPr>
                <w:rFonts w:cs="Calibri"/>
                <w:b/>
                <w:bCs/>
                <w:i/>
                <w:color w:val="000000" w:themeColor="text1"/>
                <w:sz w:val="18"/>
                <w:szCs w:val="18"/>
                <w:lang w:val="pt-PT"/>
              </w:rPr>
              <w:t>1</w:t>
            </w:r>
            <w:r w:rsidRPr="00C311ED">
              <w:rPr>
                <w:rFonts w:cs="Calibri"/>
                <w:b/>
                <w:bCs/>
                <w:i/>
                <w:color w:val="000000" w:themeColor="text1"/>
                <w:sz w:val="18"/>
                <w:szCs w:val="18"/>
                <w:lang w:val="pt-PT"/>
              </w:rPr>
              <w:t>0_ifrs</w:t>
            </w:r>
          </w:p>
        </w:tc>
        <w:tc>
          <w:tcPr>
            <w:tcW w:w="3188" w:type="dxa"/>
            <w:shd w:val="clear" w:color="auto" w:fill="F2F2F2" w:themeFill="background1" w:themeFillShade="F2"/>
          </w:tcPr>
          <w:p w14:paraId="2C8A557F" w14:textId="60C08DAB"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w:t>
            </w:r>
            <w:r>
              <w:rPr>
                <w:rFonts w:cs="Calibri"/>
                <w:b/>
                <w:bCs/>
                <w:i/>
                <w:color w:val="000000" w:themeColor="text1"/>
                <w:sz w:val="18"/>
                <w:szCs w:val="18"/>
                <w:lang w:val="pt-PT"/>
              </w:rPr>
              <w:t>20_report_biyr951</w:t>
            </w:r>
            <w:r w:rsidRPr="00C311ED">
              <w:rPr>
                <w:rFonts w:cs="Calibri"/>
                <w:b/>
                <w:bCs/>
                <w:i/>
                <w:color w:val="000000" w:themeColor="text1"/>
                <w:sz w:val="18"/>
                <w:szCs w:val="18"/>
                <w:lang w:val="pt-PT"/>
              </w:rPr>
              <w:t>0_bst</w:t>
            </w:r>
          </w:p>
        </w:tc>
        <w:tc>
          <w:tcPr>
            <w:tcW w:w="3191" w:type="dxa"/>
            <w:shd w:val="clear" w:color="auto" w:fill="F2F2F2" w:themeFill="background1" w:themeFillShade="F2"/>
          </w:tcPr>
          <w:p w14:paraId="51FEA381" w14:textId="2C779D03" w:rsidR="00DB2351" w:rsidRPr="00C311ED" w:rsidRDefault="00DB2351" w:rsidP="00DB2351">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gt020_report_biyr951</w:t>
            </w:r>
            <w:r w:rsidRPr="00C311ED">
              <w:rPr>
                <w:rFonts w:cs="Calibri"/>
                <w:b/>
                <w:bCs/>
                <w:i/>
                <w:color w:val="000000" w:themeColor="text1"/>
                <w:sz w:val="18"/>
                <w:szCs w:val="18"/>
                <w:lang w:val="pt-PT"/>
              </w:rPr>
              <w:t>0_ific</w:t>
            </w:r>
          </w:p>
        </w:tc>
      </w:tr>
      <w:tr w:rsidR="00DB2351" w:rsidRPr="00DB2351" w14:paraId="48C175A0" w14:textId="77777777" w:rsidTr="009370D5">
        <w:tblPrEx>
          <w:tblCellMar>
            <w:left w:w="108" w:type="dxa"/>
            <w:right w:w="108" w:type="dxa"/>
          </w:tblCellMar>
        </w:tblPrEx>
        <w:trPr>
          <w:trHeight w:val="2160"/>
          <w:jc w:val="center"/>
        </w:trPr>
        <w:tc>
          <w:tcPr>
            <w:tcW w:w="1344" w:type="dxa"/>
            <w:hideMark/>
          </w:tcPr>
          <w:p w14:paraId="32FF7A51" w14:textId="77777777" w:rsidR="00DB2351" w:rsidRPr="00DB2351" w:rsidRDefault="00DB2351" w:rsidP="00DB2351">
            <w:pPr>
              <w:rPr>
                <w:color w:val="000000"/>
                <w:sz w:val="18"/>
                <w:szCs w:val="18"/>
              </w:rPr>
            </w:pPr>
            <w:r w:rsidRPr="00DB2351">
              <w:rPr>
                <w:color w:val="000000"/>
                <w:sz w:val="18"/>
                <w:szCs w:val="18"/>
              </w:rPr>
              <w:t>datdados</w:t>
            </w:r>
          </w:p>
        </w:tc>
        <w:tc>
          <w:tcPr>
            <w:tcW w:w="2693" w:type="dxa"/>
            <w:hideMark/>
          </w:tcPr>
          <w:p w14:paraId="0E0436C4"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4817F9D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Pr>
                <w:color w:val="000000"/>
                <w:sz w:val="18"/>
                <w:szCs w:val="18"/>
                <w:lang w:val="pt-PT"/>
              </w:rPr>
              <w:t>TRING</w:t>
            </w:r>
          </w:p>
          <w:p w14:paraId="14073E5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Pr>
                <w:color w:val="000000"/>
                <w:sz w:val="18"/>
                <w:szCs w:val="18"/>
                <w:lang w:val="pt-PT"/>
              </w:rPr>
              <w:t xml:space="preserve"> assumido o valor ‘9999-12-31’</w:t>
            </w:r>
          </w:p>
          <w:p w14:paraId="52B5BFAA" w14:textId="3F14979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7CD1D57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022C760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Pr>
                <w:color w:val="000000"/>
                <w:sz w:val="18"/>
                <w:szCs w:val="18"/>
                <w:lang w:val="pt-PT"/>
              </w:rPr>
              <w:t xml:space="preserve"> assumido o valor ‘9999-12-31’</w:t>
            </w:r>
          </w:p>
          <w:p w14:paraId="2186BB05" w14:textId="24FC67F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0D9C764E" w14:textId="77777777" w:rsidTr="009370D5">
        <w:tblPrEx>
          <w:tblCellMar>
            <w:left w:w="108" w:type="dxa"/>
            <w:right w:w="108" w:type="dxa"/>
          </w:tblCellMar>
        </w:tblPrEx>
        <w:trPr>
          <w:trHeight w:val="1680"/>
          <w:jc w:val="center"/>
        </w:trPr>
        <w:tc>
          <w:tcPr>
            <w:tcW w:w="1344" w:type="dxa"/>
            <w:hideMark/>
          </w:tcPr>
          <w:p w14:paraId="40CA478D" w14:textId="77777777" w:rsidR="00DB2351" w:rsidRPr="00DB2351" w:rsidRDefault="00DB2351" w:rsidP="00DB2351">
            <w:pPr>
              <w:rPr>
                <w:color w:val="000000"/>
                <w:sz w:val="18"/>
                <w:szCs w:val="18"/>
              </w:rPr>
            </w:pPr>
            <w:r w:rsidRPr="00DB2351">
              <w:rPr>
                <w:color w:val="000000"/>
                <w:sz w:val="18"/>
                <w:szCs w:val="18"/>
              </w:rPr>
              <w:t>empresabg</w:t>
            </w:r>
          </w:p>
        </w:tc>
        <w:tc>
          <w:tcPr>
            <w:tcW w:w="2693" w:type="dxa"/>
            <w:hideMark/>
          </w:tcPr>
          <w:p w14:paraId="2B27D08E"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777F90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31789361" w14:textId="2E8B0CD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4A5EA18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79BAC820" w14:textId="114620A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3F89802F" w14:textId="77777777" w:rsidTr="009370D5">
        <w:tblPrEx>
          <w:tblCellMar>
            <w:left w:w="108" w:type="dxa"/>
            <w:right w:w="108" w:type="dxa"/>
          </w:tblCellMar>
        </w:tblPrEx>
        <w:trPr>
          <w:trHeight w:val="2160"/>
          <w:jc w:val="center"/>
        </w:trPr>
        <w:tc>
          <w:tcPr>
            <w:tcW w:w="1344" w:type="dxa"/>
            <w:hideMark/>
          </w:tcPr>
          <w:p w14:paraId="4673396B" w14:textId="77777777" w:rsidR="00DB2351" w:rsidRPr="00DB2351" w:rsidRDefault="00DB2351" w:rsidP="00DB2351">
            <w:pPr>
              <w:rPr>
                <w:color w:val="000000"/>
                <w:sz w:val="18"/>
                <w:szCs w:val="18"/>
              </w:rPr>
            </w:pPr>
            <w:r w:rsidRPr="00DB2351">
              <w:rPr>
                <w:color w:val="000000"/>
                <w:sz w:val="18"/>
                <w:szCs w:val="18"/>
              </w:rPr>
              <w:t>cglobgar</w:t>
            </w:r>
          </w:p>
        </w:tc>
        <w:tc>
          <w:tcPr>
            <w:tcW w:w="2693" w:type="dxa"/>
            <w:hideMark/>
          </w:tcPr>
          <w:p w14:paraId="4D6EA8B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80BC23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6A9145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294B756F" w14:textId="6328935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729586D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0AC7FEB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4EE4EDF4" w14:textId="6D4F003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533F81FE" w14:textId="77777777" w:rsidTr="009370D5">
        <w:tblPrEx>
          <w:tblCellMar>
            <w:left w:w="108" w:type="dxa"/>
            <w:right w:w="108" w:type="dxa"/>
          </w:tblCellMar>
        </w:tblPrEx>
        <w:trPr>
          <w:trHeight w:val="1680"/>
          <w:jc w:val="center"/>
        </w:trPr>
        <w:tc>
          <w:tcPr>
            <w:tcW w:w="1344" w:type="dxa"/>
            <w:hideMark/>
          </w:tcPr>
          <w:p w14:paraId="19075D0C" w14:textId="77777777" w:rsidR="00DB2351" w:rsidRPr="00DB2351" w:rsidRDefault="00DB2351" w:rsidP="00DB2351">
            <w:pPr>
              <w:rPr>
                <w:color w:val="000000"/>
                <w:sz w:val="18"/>
                <w:szCs w:val="18"/>
              </w:rPr>
            </w:pPr>
            <w:r w:rsidRPr="00DB2351">
              <w:rPr>
                <w:color w:val="000000"/>
                <w:sz w:val="18"/>
                <w:szCs w:val="18"/>
              </w:rPr>
              <w:t>codcontr</w:t>
            </w:r>
          </w:p>
        </w:tc>
        <w:tc>
          <w:tcPr>
            <w:tcW w:w="2693" w:type="dxa"/>
            <w:hideMark/>
          </w:tcPr>
          <w:p w14:paraId="4A896442"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o dígito ‘0’ à esquerda, até perfazer o comprimento de campo desejado.</w:t>
            </w:r>
          </w:p>
        </w:tc>
        <w:tc>
          <w:tcPr>
            <w:tcW w:w="3188" w:type="dxa"/>
            <w:hideMark/>
          </w:tcPr>
          <w:p w14:paraId="4442F20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13D81C15" w14:textId="01BCD4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3644F09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Pr>
                <w:color w:val="000000"/>
                <w:sz w:val="18"/>
                <w:szCs w:val="18"/>
                <w:lang w:val="pt-PT"/>
              </w:rPr>
              <w:t>o valor ‘0’</w:t>
            </w:r>
          </w:p>
          <w:p w14:paraId="64BA1EE1" w14:textId="2EF6346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350CAD04" w14:textId="77777777" w:rsidTr="009370D5">
        <w:tblPrEx>
          <w:tblCellMar>
            <w:left w:w="108" w:type="dxa"/>
            <w:right w:w="108" w:type="dxa"/>
          </w:tblCellMar>
        </w:tblPrEx>
        <w:trPr>
          <w:trHeight w:val="1680"/>
          <w:jc w:val="center"/>
        </w:trPr>
        <w:tc>
          <w:tcPr>
            <w:tcW w:w="1344" w:type="dxa"/>
            <w:hideMark/>
          </w:tcPr>
          <w:p w14:paraId="466AC876" w14:textId="77777777" w:rsidR="00DB2351" w:rsidRPr="00DB2351" w:rsidRDefault="00DB2351" w:rsidP="00DB2351">
            <w:pPr>
              <w:rPr>
                <w:color w:val="000000"/>
                <w:sz w:val="18"/>
                <w:szCs w:val="18"/>
              </w:rPr>
            </w:pPr>
            <w:r w:rsidRPr="00DB2351">
              <w:rPr>
                <w:color w:val="000000"/>
                <w:sz w:val="18"/>
                <w:szCs w:val="18"/>
              </w:rPr>
              <w:lastRenderedPageBreak/>
              <w:t>produtobg</w:t>
            </w:r>
          </w:p>
        </w:tc>
        <w:tc>
          <w:tcPr>
            <w:tcW w:w="2693" w:type="dxa"/>
            <w:hideMark/>
          </w:tcPr>
          <w:p w14:paraId="099932E2"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206887E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541BDAD" w14:textId="5C1B5A6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69EDDB1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6166AD1" w14:textId="3124C03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54EE2664" w14:textId="77777777" w:rsidTr="009370D5">
        <w:tblPrEx>
          <w:tblCellMar>
            <w:left w:w="108" w:type="dxa"/>
            <w:right w:w="108" w:type="dxa"/>
          </w:tblCellMar>
        </w:tblPrEx>
        <w:trPr>
          <w:trHeight w:val="1680"/>
          <w:jc w:val="center"/>
        </w:trPr>
        <w:tc>
          <w:tcPr>
            <w:tcW w:w="1344" w:type="dxa"/>
            <w:hideMark/>
          </w:tcPr>
          <w:p w14:paraId="42564B2B" w14:textId="77777777" w:rsidR="00DB2351" w:rsidRPr="00DB2351" w:rsidRDefault="00DB2351" w:rsidP="00DB2351">
            <w:pPr>
              <w:rPr>
                <w:color w:val="000000"/>
                <w:sz w:val="18"/>
                <w:szCs w:val="18"/>
              </w:rPr>
            </w:pPr>
            <w:r w:rsidRPr="00DB2351">
              <w:rPr>
                <w:color w:val="000000"/>
                <w:sz w:val="18"/>
                <w:szCs w:val="18"/>
              </w:rPr>
              <w:t>tipobembl</w:t>
            </w:r>
          </w:p>
        </w:tc>
        <w:tc>
          <w:tcPr>
            <w:tcW w:w="2693" w:type="dxa"/>
            <w:hideMark/>
          </w:tcPr>
          <w:p w14:paraId="6D834AD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Pr>
                <w:color w:val="000000"/>
                <w:sz w:val="18"/>
                <w:szCs w:val="18"/>
                <w:lang w:val="pt-PT"/>
              </w:rPr>
              <w:t>LL, é assumido o valor ‘99999’</w:t>
            </w:r>
          </w:p>
          <w:p w14:paraId="038E8CDD" w14:textId="1DEB78B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33832C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0EBE9E67" w14:textId="7A4EFC7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29F81C8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41CF9E06" w14:textId="433D83D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68290209" w14:textId="77777777" w:rsidTr="009370D5">
        <w:tblPrEx>
          <w:tblCellMar>
            <w:left w:w="108" w:type="dxa"/>
            <w:right w:w="108" w:type="dxa"/>
          </w:tblCellMar>
        </w:tblPrEx>
        <w:trPr>
          <w:trHeight w:val="2160"/>
          <w:jc w:val="center"/>
        </w:trPr>
        <w:tc>
          <w:tcPr>
            <w:tcW w:w="1344" w:type="dxa"/>
            <w:hideMark/>
          </w:tcPr>
          <w:p w14:paraId="4F43BED7" w14:textId="77777777" w:rsidR="00DB2351" w:rsidRPr="00DB2351" w:rsidRDefault="00DB2351" w:rsidP="00DB2351">
            <w:pPr>
              <w:rPr>
                <w:color w:val="000000"/>
                <w:sz w:val="18"/>
                <w:szCs w:val="18"/>
              </w:rPr>
            </w:pPr>
            <w:r w:rsidRPr="00DB2351">
              <w:rPr>
                <w:color w:val="000000"/>
                <w:sz w:val="18"/>
                <w:szCs w:val="18"/>
              </w:rPr>
              <w:t>entdep</w:t>
            </w:r>
          </w:p>
        </w:tc>
        <w:tc>
          <w:tcPr>
            <w:tcW w:w="2693" w:type="dxa"/>
            <w:hideMark/>
          </w:tcPr>
          <w:p w14:paraId="74FD2940"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F003A97"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w:t>
            </w:r>
            <w:r>
              <w:rPr>
                <w:color w:val="000000"/>
                <w:sz w:val="18"/>
                <w:szCs w:val="18"/>
                <w:lang w:val="pt-PT"/>
              </w:rPr>
              <w:t>alterado para STRING</w:t>
            </w:r>
          </w:p>
          <w:p w14:paraId="2A97CDA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F2472B7" w14:textId="13A135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0A4D2AE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w:t>
            </w:r>
            <w:r>
              <w:rPr>
                <w:color w:val="000000"/>
                <w:sz w:val="18"/>
                <w:szCs w:val="18"/>
                <w:lang w:val="pt-PT"/>
              </w:rPr>
              <w:t>ING</w:t>
            </w:r>
          </w:p>
          <w:p w14:paraId="0FBBAC9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45190B4" w14:textId="47291FF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25751F13" w14:textId="77777777" w:rsidTr="009370D5">
        <w:tblPrEx>
          <w:tblCellMar>
            <w:left w:w="108" w:type="dxa"/>
            <w:right w:w="108" w:type="dxa"/>
          </w:tblCellMar>
        </w:tblPrEx>
        <w:trPr>
          <w:trHeight w:val="2160"/>
          <w:jc w:val="center"/>
        </w:trPr>
        <w:tc>
          <w:tcPr>
            <w:tcW w:w="1344" w:type="dxa"/>
            <w:hideMark/>
          </w:tcPr>
          <w:p w14:paraId="083FF967" w14:textId="77777777" w:rsidR="00DB2351" w:rsidRPr="00DB2351" w:rsidRDefault="00DB2351" w:rsidP="00DB2351">
            <w:pPr>
              <w:rPr>
                <w:color w:val="000000"/>
                <w:sz w:val="18"/>
                <w:szCs w:val="18"/>
              </w:rPr>
            </w:pPr>
            <w:r w:rsidRPr="00DB2351">
              <w:rPr>
                <w:color w:val="000000"/>
                <w:sz w:val="18"/>
                <w:szCs w:val="18"/>
              </w:rPr>
              <w:t>cindprin</w:t>
            </w:r>
          </w:p>
        </w:tc>
        <w:tc>
          <w:tcPr>
            <w:tcW w:w="2693" w:type="dxa"/>
            <w:hideMark/>
          </w:tcPr>
          <w:p w14:paraId="194F87A3"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‘N’</w:t>
            </w:r>
          </w:p>
        </w:tc>
        <w:tc>
          <w:tcPr>
            <w:tcW w:w="3188" w:type="dxa"/>
            <w:hideMark/>
          </w:tcPr>
          <w:p w14:paraId="694D06D8"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360C3F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1B1339EE" w14:textId="0B2EF4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0F7099F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336EBB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4BA21E66" w14:textId="3C01917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6420B950" w14:textId="77777777" w:rsidTr="009370D5">
        <w:tblPrEx>
          <w:tblCellMar>
            <w:left w:w="108" w:type="dxa"/>
            <w:right w:w="108" w:type="dxa"/>
          </w:tblCellMar>
        </w:tblPrEx>
        <w:trPr>
          <w:trHeight w:val="2160"/>
          <w:jc w:val="center"/>
        </w:trPr>
        <w:tc>
          <w:tcPr>
            <w:tcW w:w="1344" w:type="dxa"/>
            <w:hideMark/>
          </w:tcPr>
          <w:p w14:paraId="1935E496" w14:textId="77777777" w:rsidR="00DB2351" w:rsidRPr="00DB2351" w:rsidRDefault="00DB2351" w:rsidP="00DB2351">
            <w:pPr>
              <w:rPr>
                <w:color w:val="000000"/>
                <w:sz w:val="18"/>
                <w:szCs w:val="18"/>
              </w:rPr>
            </w:pPr>
            <w:r w:rsidRPr="00DB2351">
              <w:rPr>
                <w:color w:val="000000"/>
                <w:sz w:val="18"/>
                <w:szCs w:val="18"/>
              </w:rPr>
              <w:t>cindtms</w:t>
            </w:r>
          </w:p>
        </w:tc>
        <w:tc>
          <w:tcPr>
            <w:tcW w:w="2693" w:type="dxa"/>
            <w:hideMark/>
          </w:tcPr>
          <w:p w14:paraId="438F095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‘N’</w:t>
            </w:r>
          </w:p>
        </w:tc>
        <w:tc>
          <w:tcPr>
            <w:tcW w:w="3188" w:type="dxa"/>
            <w:hideMark/>
          </w:tcPr>
          <w:p w14:paraId="25CEA22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40D0347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61650C17" w14:textId="2BDFB93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0087513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9595DA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C8DB9E0" w14:textId="41A9C7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2CB0C831" w14:textId="77777777" w:rsidTr="009370D5">
        <w:tblPrEx>
          <w:tblCellMar>
            <w:left w:w="108" w:type="dxa"/>
            <w:right w:w="108" w:type="dxa"/>
          </w:tblCellMar>
        </w:tblPrEx>
        <w:trPr>
          <w:trHeight w:val="1680"/>
          <w:jc w:val="center"/>
        </w:trPr>
        <w:tc>
          <w:tcPr>
            <w:tcW w:w="1344" w:type="dxa"/>
            <w:hideMark/>
          </w:tcPr>
          <w:p w14:paraId="5672247A" w14:textId="77777777" w:rsidR="00DB2351" w:rsidRPr="00DB2351" w:rsidRDefault="00DB2351" w:rsidP="00DB2351">
            <w:pPr>
              <w:rPr>
                <w:color w:val="000000"/>
                <w:sz w:val="18"/>
                <w:szCs w:val="18"/>
              </w:rPr>
            </w:pPr>
            <w:r w:rsidRPr="00DB2351">
              <w:rPr>
                <w:color w:val="000000"/>
                <w:sz w:val="18"/>
                <w:szCs w:val="18"/>
              </w:rPr>
              <w:t>ctipdvpbbg</w:t>
            </w:r>
          </w:p>
        </w:tc>
        <w:tc>
          <w:tcPr>
            <w:tcW w:w="2693" w:type="dxa"/>
            <w:hideMark/>
          </w:tcPr>
          <w:p w14:paraId="73EE442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4BB5E41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16BA1C63" w14:textId="69FA8B1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FEE881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7CDFB1B1" w14:textId="0381A6F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66BF088E" w14:textId="77777777" w:rsidTr="009370D5">
        <w:tblPrEx>
          <w:tblCellMar>
            <w:left w:w="108" w:type="dxa"/>
            <w:right w:w="108" w:type="dxa"/>
          </w:tblCellMar>
        </w:tblPrEx>
        <w:trPr>
          <w:trHeight w:val="1680"/>
          <w:jc w:val="center"/>
        </w:trPr>
        <w:tc>
          <w:tcPr>
            <w:tcW w:w="1344" w:type="dxa"/>
            <w:hideMark/>
          </w:tcPr>
          <w:p w14:paraId="14FCC111" w14:textId="77777777" w:rsidR="00DB2351" w:rsidRPr="00DB2351" w:rsidRDefault="00DB2351" w:rsidP="00DB2351">
            <w:pPr>
              <w:rPr>
                <w:color w:val="000000"/>
                <w:sz w:val="18"/>
                <w:szCs w:val="18"/>
              </w:rPr>
            </w:pPr>
            <w:r w:rsidRPr="00DB2351">
              <w:rPr>
                <w:color w:val="000000"/>
                <w:sz w:val="18"/>
                <w:szCs w:val="18"/>
              </w:rPr>
              <w:lastRenderedPageBreak/>
              <w:t>cinddvpbbg</w:t>
            </w:r>
          </w:p>
        </w:tc>
        <w:tc>
          <w:tcPr>
            <w:tcW w:w="2693" w:type="dxa"/>
            <w:hideMark/>
          </w:tcPr>
          <w:p w14:paraId="3F8764A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7501D0C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482DD680" w14:textId="5BA8C7B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44D66A6"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218AD94C" w14:textId="76F9480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63BFDD2" w14:textId="77777777" w:rsidTr="009370D5">
        <w:tblPrEx>
          <w:tblCellMar>
            <w:left w:w="108" w:type="dxa"/>
            <w:right w:w="108" w:type="dxa"/>
          </w:tblCellMar>
        </w:tblPrEx>
        <w:trPr>
          <w:trHeight w:val="1680"/>
          <w:jc w:val="center"/>
        </w:trPr>
        <w:tc>
          <w:tcPr>
            <w:tcW w:w="1344" w:type="dxa"/>
            <w:hideMark/>
          </w:tcPr>
          <w:p w14:paraId="49B82885" w14:textId="77777777" w:rsidR="00DB2351" w:rsidRPr="00DB2351" w:rsidRDefault="00DB2351" w:rsidP="00DB2351">
            <w:pPr>
              <w:rPr>
                <w:color w:val="000000"/>
                <w:sz w:val="18"/>
                <w:szCs w:val="18"/>
              </w:rPr>
            </w:pPr>
            <w:r w:rsidRPr="00DB2351">
              <w:rPr>
                <w:color w:val="000000"/>
                <w:sz w:val="18"/>
                <w:szCs w:val="18"/>
              </w:rPr>
              <w:t>cfvalcotbg</w:t>
            </w:r>
          </w:p>
        </w:tc>
        <w:tc>
          <w:tcPr>
            <w:tcW w:w="2693" w:type="dxa"/>
            <w:hideMark/>
          </w:tcPr>
          <w:p w14:paraId="38F7569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57CF5415"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03C21516" w14:textId="071F536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FF76DD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Pr>
                <w:color w:val="000000"/>
                <w:sz w:val="18"/>
                <w:szCs w:val="18"/>
                <w:lang w:val="pt-PT"/>
              </w:rPr>
              <w:t xml:space="preserve"> NULL, é assumido o valor ‘0 '</w:t>
            </w:r>
          </w:p>
          <w:p w14:paraId="47AF96E1" w14:textId="1AA3FB9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52532031" w14:textId="77777777" w:rsidTr="009370D5">
        <w:tblPrEx>
          <w:tblCellMar>
            <w:left w:w="108" w:type="dxa"/>
            <w:right w:w="108" w:type="dxa"/>
          </w:tblCellMar>
        </w:tblPrEx>
        <w:trPr>
          <w:trHeight w:val="2640"/>
          <w:jc w:val="center"/>
        </w:trPr>
        <w:tc>
          <w:tcPr>
            <w:tcW w:w="1344" w:type="dxa"/>
            <w:hideMark/>
          </w:tcPr>
          <w:p w14:paraId="36853117" w14:textId="77777777" w:rsidR="00DB2351" w:rsidRPr="00DB2351" w:rsidRDefault="00DB2351" w:rsidP="00DB2351">
            <w:pPr>
              <w:rPr>
                <w:color w:val="000000"/>
                <w:sz w:val="18"/>
                <w:szCs w:val="18"/>
              </w:rPr>
            </w:pPr>
            <w:r w:rsidRPr="00DB2351">
              <w:rPr>
                <w:color w:val="000000"/>
                <w:sz w:val="18"/>
                <w:szCs w:val="18"/>
              </w:rPr>
              <w:t>cpzcotval</w:t>
            </w:r>
          </w:p>
        </w:tc>
        <w:tc>
          <w:tcPr>
            <w:tcW w:w="2693" w:type="dxa"/>
            <w:hideMark/>
          </w:tcPr>
          <w:p w14:paraId="7308AEDA"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B0C537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2EB903FE" w14:textId="2F5BAD1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787C956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7909426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2CC5F12"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Pr>
                <w:color w:val="000000"/>
                <w:sz w:val="18"/>
                <w:szCs w:val="18"/>
                <w:lang w:val="pt-PT"/>
              </w:rPr>
              <w:t>s '.' são substituídos por ' '</w:t>
            </w:r>
          </w:p>
          <w:p w14:paraId="0ADAE970" w14:textId="0E50F4C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6EE9A850"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74B6CAA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857A2E3"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Pr>
                <w:color w:val="000000"/>
                <w:sz w:val="18"/>
                <w:szCs w:val="18"/>
                <w:lang w:val="pt-PT"/>
              </w:rPr>
              <w:t>s '.' são substituídos por ' '</w:t>
            </w:r>
          </w:p>
          <w:p w14:paraId="0B3A3014" w14:textId="1B124E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5F65C428" w14:textId="77777777" w:rsidTr="009370D5">
        <w:tblPrEx>
          <w:tblCellMar>
            <w:left w:w="108" w:type="dxa"/>
            <w:right w:w="108" w:type="dxa"/>
          </w:tblCellMar>
        </w:tblPrEx>
        <w:trPr>
          <w:trHeight w:val="2160"/>
          <w:jc w:val="center"/>
        </w:trPr>
        <w:tc>
          <w:tcPr>
            <w:tcW w:w="1344" w:type="dxa"/>
            <w:hideMark/>
          </w:tcPr>
          <w:p w14:paraId="5A06E917" w14:textId="77777777" w:rsidR="00DB2351" w:rsidRPr="00DB2351" w:rsidRDefault="00DB2351" w:rsidP="00DB2351">
            <w:pPr>
              <w:rPr>
                <w:color w:val="000000"/>
                <w:sz w:val="18"/>
                <w:szCs w:val="18"/>
              </w:rPr>
            </w:pPr>
            <w:r w:rsidRPr="00DB2351">
              <w:rPr>
                <w:color w:val="000000"/>
                <w:sz w:val="18"/>
                <w:szCs w:val="18"/>
              </w:rPr>
              <w:t>iafecexp</w:t>
            </w:r>
          </w:p>
        </w:tc>
        <w:tc>
          <w:tcPr>
            <w:tcW w:w="2693" w:type="dxa"/>
            <w:hideMark/>
          </w:tcPr>
          <w:p w14:paraId="562909C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494558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460AB67D"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F68B26A" w14:textId="3361B28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4A3776EC"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36F339A8"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6E918344" w14:textId="6534D59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17BC2CD6" w14:textId="77777777" w:rsidTr="009370D5">
        <w:tblPrEx>
          <w:tblCellMar>
            <w:left w:w="108" w:type="dxa"/>
            <w:right w:w="108" w:type="dxa"/>
          </w:tblCellMar>
        </w:tblPrEx>
        <w:trPr>
          <w:trHeight w:val="1680"/>
          <w:jc w:val="center"/>
        </w:trPr>
        <w:tc>
          <w:tcPr>
            <w:tcW w:w="1344" w:type="dxa"/>
            <w:hideMark/>
          </w:tcPr>
          <w:p w14:paraId="5E23277E" w14:textId="77777777" w:rsidR="00DB2351" w:rsidRPr="00DB2351" w:rsidRDefault="00DB2351" w:rsidP="00DB2351">
            <w:pPr>
              <w:rPr>
                <w:color w:val="000000"/>
                <w:sz w:val="18"/>
                <w:szCs w:val="18"/>
              </w:rPr>
            </w:pPr>
            <w:r w:rsidRPr="00DB2351">
              <w:rPr>
                <w:color w:val="000000"/>
                <w:sz w:val="18"/>
                <w:szCs w:val="18"/>
              </w:rPr>
              <w:t>cbembl</w:t>
            </w:r>
          </w:p>
        </w:tc>
        <w:tc>
          <w:tcPr>
            <w:tcW w:w="2693" w:type="dxa"/>
            <w:hideMark/>
          </w:tcPr>
          <w:p w14:paraId="2B6C3C8E"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Pr>
                <w:color w:val="000000"/>
                <w:sz w:val="18"/>
                <w:szCs w:val="18"/>
                <w:lang w:val="pt-PT"/>
              </w:rPr>
              <w:t>LL, é assumido o valor ‘99999’</w:t>
            </w:r>
          </w:p>
          <w:p w14:paraId="05AEFB5F" w14:textId="7F6A487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5AC53309"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24EE22E3" w14:textId="1990958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6534E52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5EBD1ADB" w14:textId="20A7ECD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r>
      <w:tr w:rsidR="00DB2351" w:rsidRPr="00DB2351" w14:paraId="1FB7EB3D" w14:textId="77777777" w:rsidTr="009370D5">
        <w:tblPrEx>
          <w:tblCellMar>
            <w:left w:w="108" w:type="dxa"/>
            <w:right w:w="108" w:type="dxa"/>
          </w:tblCellMar>
        </w:tblPrEx>
        <w:trPr>
          <w:trHeight w:val="1440"/>
          <w:jc w:val="center"/>
        </w:trPr>
        <w:tc>
          <w:tcPr>
            <w:tcW w:w="1344" w:type="dxa"/>
            <w:hideMark/>
          </w:tcPr>
          <w:p w14:paraId="2910C916" w14:textId="77777777" w:rsidR="00DB2351" w:rsidRPr="00DB2351" w:rsidRDefault="00DB2351" w:rsidP="00DB2351">
            <w:pPr>
              <w:rPr>
                <w:color w:val="000000"/>
                <w:sz w:val="18"/>
                <w:szCs w:val="18"/>
              </w:rPr>
            </w:pPr>
            <w:r w:rsidRPr="00DB2351">
              <w:rPr>
                <w:color w:val="000000"/>
                <w:sz w:val="18"/>
                <w:szCs w:val="18"/>
              </w:rPr>
              <w:t>cpaisbg</w:t>
            </w:r>
          </w:p>
        </w:tc>
        <w:tc>
          <w:tcPr>
            <w:tcW w:w="2693" w:type="dxa"/>
            <w:hideMark/>
          </w:tcPr>
          <w:p w14:paraId="03FF2571"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A450A2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E4C085C" w14:textId="44B04B4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373C3A27"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Pr>
                <w:color w:val="000000"/>
                <w:sz w:val="18"/>
                <w:szCs w:val="18"/>
                <w:lang w:val="pt-PT"/>
              </w:rPr>
              <w:t>lor ‘0’</w:t>
            </w:r>
          </w:p>
          <w:p w14:paraId="75E9A6FB" w14:textId="028B5B5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r>
      <w:tr w:rsidR="00DB2351" w:rsidRPr="00DB2351" w14:paraId="619BE536" w14:textId="77777777" w:rsidTr="009370D5">
        <w:tblPrEx>
          <w:tblCellMar>
            <w:left w:w="108" w:type="dxa"/>
            <w:right w:w="108" w:type="dxa"/>
          </w:tblCellMar>
        </w:tblPrEx>
        <w:trPr>
          <w:trHeight w:val="2640"/>
          <w:jc w:val="center"/>
        </w:trPr>
        <w:tc>
          <w:tcPr>
            <w:tcW w:w="1344" w:type="dxa"/>
            <w:hideMark/>
          </w:tcPr>
          <w:p w14:paraId="6DC846F8" w14:textId="77777777" w:rsidR="00DB2351" w:rsidRPr="00DB2351" w:rsidRDefault="00DB2351" w:rsidP="00DB2351">
            <w:pPr>
              <w:rPr>
                <w:color w:val="000000"/>
                <w:sz w:val="18"/>
                <w:szCs w:val="18"/>
              </w:rPr>
            </w:pPr>
            <w:r w:rsidRPr="00DB2351">
              <w:rPr>
                <w:color w:val="000000"/>
                <w:sz w:val="18"/>
                <w:szCs w:val="18"/>
              </w:rPr>
              <w:lastRenderedPageBreak/>
              <w:t>ordhipot</w:t>
            </w:r>
          </w:p>
        </w:tc>
        <w:tc>
          <w:tcPr>
            <w:tcW w:w="2693" w:type="dxa"/>
            <w:hideMark/>
          </w:tcPr>
          <w:p w14:paraId="2D8B89A4"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a NULL, é assumido o valor ‘0’</w:t>
            </w:r>
          </w:p>
          <w:p w14:paraId="6E22D14B"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w:t>
            </w:r>
            <w:r>
              <w:rPr>
                <w:color w:val="000000"/>
                <w:sz w:val="18"/>
                <w:szCs w:val="18"/>
                <w:lang w:val="pt-PT"/>
              </w:rPr>
              <w:t>ara STRING</w:t>
            </w:r>
          </w:p>
          <w:p w14:paraId="375780B2" w14:textId="59BE21C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50142771"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Pr>
                <w:color w:val="000000"/>
                <w:sz w:val="18"/>
                <w:szCs w:val="18"/>
                <w:lang w:val="pt-PT"/>
              </w:rPr>
              <w:t>o campo é alterado para STRING</w:t>
            </w:r>
          </w:p>
          <w:p w14:paraId="3518A33F" w14:textId="77777777" w:rsidR="00DB2351"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D2FBF3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são substituídos por </w:t>
            </w:r>
            <w:r w:rsidR="00361EF8">
              <w:rPr>
                <w:color w:val="000000"/>
                <w:sz w:val="18"/>
                <w:szCs w:val="18"/>
                <w:lang w:val="pt-PT"/>
              </w:rPr>
              <w:t>' '</w:t>
            </w:r>
          </w:p>
          <w:p w14:paraId="32F0F605" w14:textId="184F81B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4552EFB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9CE989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1B09B1B6"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611AF0FC" w14:textId="131B57F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50BEE9FB" w14:textId="77777777" w:rsidTr="009370D5">
        <w:tblPrEx>
          <w:tblCellMar>
            <w:left w:w="108" w:type="dxa"/>
            <w:right w:w="108" w:type="dxa"/>
          </w:tblCellMar>
        </w:tblPrEx>
        <w:trPr>
          <w:trHeight w:val="1440"/>
          <w:jc w:val="center"/>
        </w:trPr>
        <w:tc>
          <w:tcPr>
            <w:tcW w:w="1344" w:type="dxa"/>
            <w:hideMark/>
          </w:tcPr>
          <w:p w14:paraId="34B53783" w14:textId="77777777" w:rsidR="00DB2351" w:rsidRPr="00DB2351" w:rsidRDefault="00DB2351" w:rsidP="00DB2351">
            <w:pPr>
              <w:rPr>
                <w:color w:val="000000"/>
                <w:sz w:val="18"/>
                <w:szCs w:val="18"/>
              </w:rPr>
            </w:pPr>
            <w:r w:rsidRPr="00DB2351">
              <w:rPr>
                <w:color w:val="000000"/>
                <w:sz w:val="18"/>
                <w:szCs w:val="18"/>
              </w:rPr>
              <w:t>cmoeorigbg</w:t>
            </w:r>
          </w:p>
        </w:tc>
        <w:tc>
          <w:tcPr>
            <w:tcW w:w="2693" w:type="dxa"/>
            <w:hideMark/>
          </w:tcPr>
          <w:p w14:paraId="271F6FD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C6F089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7C123703" w14:textId="2B3F09F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o dígito ‘ ’ à esquerda, até perfazer o comprimento de campo desejado.</w:t>
            </w:r>
          </w:p>
        </w:tc>
        <w:tc>
          <w:tcPr>
            <w:tcW w:w="3191" w:type="dxa"/>
            <w:hideMark/>
          </w:tcPr>
          <w:p w14:paraId="2AD76A1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proofErr w:type="gramStart"/>
            <w:r w:rsidRPr="00DB2351">
              <w:rPr>
                <w:color w:val="000000"/>
                <w:sz w:val="18"/>
                <w:szCs w:val="18"/>
                <w:lang w:val="pt-PT"/>
              </w:rPr>
              <w:t>‘ ’</w:t>
            </w:r>
            <w:proofErr w:type="gramEnd"/>
          </w:p>
          <w:p w14:paraId="61D558DC" w14:textId="3014D9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o dígito ‘ ’ à esquerda, até perfazer o comprimento de campo desejado.</w:t>
            </w:r>
          </w:p>
        </w:tc>
      </w:tr>
      <w:tr w:rsidR="00DB2351" w:rsidRPr="00DB2351" w14:paraId="7B765460" w14:textId="77777777" w:rsidTr="009370D5">
        <w:tblPrEx>
          <w:tblCellMar>
            <w:left w:w="108" w:type="dxa"/>
            <w:right w:w="108" w:type="dxa"/>
          </w:tblCellMar>
        </w:tblPrEx>
        <w:trPr>
          <w:trHeight w:val="2160"/>
          <w:jc w:val="center"/>
        </w:trPr>
        <w:tc>
          <w:tcPr>
            <w:tcW w:w="1344" w:type="dxa"/>
            <w:hideMark/>
          </w:tcPr>
          <w:p w14:paraId="472317E7" w14:textId="77777777" w:rsidR="00DB2351" w:rsidRPr="00DB2351" w:rsidRDefault="00DB2351" w:rsidP="00DB2351">
            <w:pPr>
              <w:rPr>
                <w:color w:val="000000"/>
                <w:sz w:val="18"/>
                <w:szCs w:val="18"/>
              </w:rPr>
            </w:pPr>
            <w:r w:rsidRPr="00DB2351">
              <w:rPr>
                <w:color w:val="000000"/>
                <w:sz w:val="18"/>
                <w:szCs w:val="18"/>
              </w:rPr>
              <w:t>dtvencim</w:t>
            </w:r>
          </w:p>
        </w:tc>
        <w:tc>
          <w:tcPr>
            <w:tcW w:w="2693" w:type="dxa"/>
            <w:hideMark/>
          </w:tcPr>
          <w:p w14:paraId="2858CAF7"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6DB4826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alterado </w:t>
            </w:r>
            <w:r w:rsidR="00361EF8">
              <w:rPr>
                <w:color w:val="000000"/>
                <w:sz w:val="18"/>
                <w:szCs w:val="18"/>
                <w:lang w:val="pt-PT"/>
              </w:rPr>
              <w:t>para STRING</w:t>
            </w:r>
          </w:p>
          <w:p w14:paraId="38BC0F1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w:t>
            </w:r>
            <w:r w:rsidR="00361EF8">
              <w:rPr>
                <w:color w:val="000000"/>
                <w:sz w:val="18"/>
                <w:szCs w:val="18"/>
                <w:lang w:val="pt-PT"/>
              </w:rPr>
              <w:t>é assumido o valor ‘9999-12-31’</w:t>
            </w:r>
          </w:p>
          <w:p w14:paraId="716F3B98" w14:textId="6372733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7DCCE38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w:t>
            </w:r>
            <w:r w:rsidR="00361EF8">
              <w:rPr>
                <w:color w:val="000000"/>
                <w:sz w:val="18"/>
                <w:szCs w:val="18"/>
                <w:lang w:val="pt-PT"/>
              </w:rPr>
              <w:t>ING</w:t>
            </w:r>
          </w:p>
          <w:p w14:paraId="5749BFE8" w14:textId="2F662CAE"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sidR="00361EF8">
              <w:rPr>
                <w:color w:val="000000"/>
                <w:sz w:val="18"/>
                <w:szCs w:val="18"/>
                <w:lang w:val="pt-PT"/>
              </w:rPr>
              <w:t xml:space="preserve"> assumido o valor ‘9999-12-31’</w:t>
            </w:r>
          </w:p>
          <w:p w14:paraId="534E3C90" w14:textId="152C15B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65DBA81B" w14:textId="77777777" w:rsidTr="009370D5">
        <w:tblPrEx>
          <w:tblCellMar>
            <w:left w:w="108" w:type="dxa"/>
            <w:right w:w="108" w:type="dxa"/>
          </w:tblCellMar>
        </w:tblPrEx>
        <w:trPr>
          <w:trHeight w:val="2160"/>
          <w:jc w:val="center"/>
        </w:trPr>
        <w:tc>
          <w:tcPr>
            <w:tcW w:w="1344" w:type="dxa"/>
            <w:hideMark/>
          </w:tcPr>
          <w:p w14:paraId="058FCE94" w14:textId="77777777" w:rsidR="00DB2351" w:rsidRPr="00DB2351" w:rsidRDefault="00DB2351" w:rsidP="00DB2351">
            <w:pPr>
              <w:rPr>
                <w:color w:val="000000"/>
                <w:sz w:val="18"/>
                <w:szCs w:val="18"/>
              </w:rPr>
            </w:pPr>
            <w:r w:rsidRPr="00DB2351">
              <w:rPr>
                <w:color w:val="000000"/>
                <w:sz w:val="18"/>
                <w:szCs w:val="18"/>
              </w:rPr>
              <w:t>zregisto</w:t>
            </w:r>
          </w:p>
        </w:tc>
        <w:tc>
          <w:tcPr>
            <w:tcW w:w="2693" w:type="dxa"/>
            <w:hideMark/>
          </w:tcPr>
          <w:p w14:paraId="78F4C63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097B6C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w:t>
            </w:r>
            <w:r w:rsidR="00361EF8">
              <w:rPr>
                <w:color w:val="000000"/>
                <w:sz w:val="18"/>
                <w:szCs w:val="18"/>
                <w:lang w:val="pt-PT"/>
              </w:rPr>
              <w:t>mpo é alterado para STRING</w:t>
            </w:r>
          </w:p>
          <w:p w14:paraId="73A08EE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61657D54" w14:textId="4270921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0E5FDD6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w:t>
            </w:r>
            <w:r w:rsidR="00361EF8">
              <w:rPr>
                <w:color w:val="000000"/>
                <w:sz w:val="18"/>
                <w:szCs w:val="18"/>
                <w:lang w:val="pt-PT"/>
              </w:rPr>
              <w:t>ra STRING</w:t>
            </w:r>
          </w:p>
          <w:p w14:paraId="41B66D6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0D85ECD7" w14:textId="2E34FC0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2FDC3A2A" w14:textId="77777777" w:rsidTr="009370D5">
        <w:tblPrEx>
          <w:tblCellMar>
            <w:left w:w="108" w:type="dxa"/>
            <w:right w:w="108" w:type="dxa"/>
          </w:tblCellMar>
        </w:tblPrEx>
        <w:trPr>
          <w:trHeight w:val="1680"/>
          <w:jc w:val="center"/>
        </w:trPr>
        <w:tc>
          <w:tcPr>
            <w:tcW w:w="1344" w:type="dxa"/>
            <w:hideMark/>
          </w:tcPr>
          <w:p w14:paraId="36CCEFE5" w14:textId="77777777" w:rsidR="00DB2351" w:rsidRPr="00DB2351" w:rsidRDefault="00DB2351" w:rsidP="00DB2351">
            <w:pPr>
              <w:rPr>
                <w:color w:val="000000"/>
                <w:sz w:val="18"/>
                <w:szCs w:val="18"/>
              </w:rPr>
            </w:pPr>
            <w:r w:rsidRPr="00DB2351">
              <w:rPr>
                <w:color w:val="000000"/>
                <w:sz w:val="18"/>
                <w:szCs w:val="18"/>
              </w:rPr>
              <w:t>ctipiemibg</w:t>
            </w:r>
          </w:p>
        </w:tc>
        <w:tc>
          <w:tcPr>
            <w:tcW w:w="2693" w:type="dxa"/>
            <w:hideMark/>
          </w:tcPr>
          <w:p w14:paraId="6F1C07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tc>
        <w:tc>
          <w:tcPr>
            <w:tcW w:w="3188" w:type="dxa"/>
            <w:hideMark/>
          </w:tcPr>
          <w:p w14:paraId="18F9EAE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0 ’</w:t>
            </w:r>
            <w:proofErr w:type="gramEnd"/>
          </w:p>
          <w:p w14:paraId="21491AEF" w14:textId="3E59E02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E5B3D59"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0 ’</w:t>
            </w:r>
            <w:proofErr w:type="gramEnd"/>
          </w:p>
          <w:p w14:paraId="0C9AF601" w14:textId="26DF44B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4C1A526" w14:textId="77777777" w:rsidTr="009370D5">
        <w:tblPrEx>
          <w:tblCellMar>
            <w:left w:w="108" w:type="dxa"/>
            <w:right w:w="108" w:type="dxa"/>
          </w:tblCellMar>
        </w:tblPrEx>
        <w:trPr>
          <w:trHeight w:val="2160"/>
          <w:jc w:val="center"/>
        </w:trPr>
        <w:tc>
          <w:tcPr>
            <w:tcW w:w="1344" w:type="dxa"/>
            <w:hideMark/>
          </w:tcPr>
          <w:p w14:paraId="2EB020C5" w14:textId="77777777" w:rsidR="00DB2351" w:rsidRPr="00DB2351" w:rsidRDefault="00DB2351" w:rsidP="00DB2351">
            <w:pPr>
              <w:rPr>
                <w:color w:val="000000"/>
                <w:sz w:val="18"/>
                <w:szCs w:val="18"/>
              </w:rPr>
            </w:pPr>
            <w:r w:rsidRPr="00DB2351">
              <w:rPr>
                <w:color w:val="000000"/>
                <w:sz w:val="18"/>
                <w:szCs w:val="18"/>
              </w:rPr>
              <w:t>codemis</w:t>
            </w:r>
          </w:p>
        </w:tc>
        <w:tc>
          <w:tcPr>
            <w:tcW w:w="2693" w:type="dxa"/>
            <w:hideMark/>
          </w:tcPr>
          <w:p w14:paraId="35E5F24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w:t>
            </w:r>
          </w:p>
        </w:tc>
        <w:tc>
          <w:tcPr>
            <w:tcW w:w="3188" w:type="dxa"/>
            <w:hideMark/>
          </w:tcPr>
          <w:p w14:paraId="14B13A5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18DE7B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518D0116" w14:textId="1C02C6B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5DA20BD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w:t>
            </w:r>
            <w:r w:rsidR="00361EF8">
              <w:rPr>
                <w:color w:val="000000"/>
                <w:sz w:val="18"/>
                <w:szCs w:val="18"/>
                <w:lang w:val="pt-PT"/>
              </w:rPr>
              <w:t>do para STRING</w:t>
            </w:r>
          </w:p>
          <w:p w14:paraId="112BE22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296F7AAA" w14:textId="17BEE38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1ED70E36" w14:textId="77777777" w:rsidTr="009370D5">
        <w:tblPrEx>
          <w:tblCellMar>
            <w:left w:w="108" w:type="dxa"/>
            <w:right w:w="108" w:type="dxa"/>
          </w:tblCellMar>
        </w:tblPrEx>
        <w:trPr>
          <w:trHeight w:val="1680"/>
          <w:jc w:val="center"/>
        </w:trPr>
        <w:tc>
          <w:tcPr>
            <w:tcW w:w="1344" w:type="dxa"/>
            <w:hideMark/>
          </w:tcPr>
          <w:p w14:paraId="03E97109" w14:textId="77777777" w:rsidR="00DB2351" w:rsidRPr="00DB2351" w:rsidRDefault="00DB2351" w:rsidP="00DB2351">
            <w:pPr>
              <w:rPr>
                <w:color w:val="000000"/>
                <w:sz w:val="18"/>
                <w:szCs w:val="18"/>
              </w:rPr>
            </w:pPr>
            <w:r w:rsidRPr="00DB2351">
              <w:rPr>
                <w:color w:val="000000"/>
                <w:sz w:val="18"/>
                <w:szCs w:val="18"/>
              </w:rPr>
              <w:lastRenderedPageBreak/>
              <w:t>idemis</w:t>
            </w:r>
          </w:p>
        </w:tc>
        <w:tc>
          <w:tcPr>
            <w:tcW w:w="2693" w:type="dxa"/>
            <w:hideMark/>
          </w:tcPr>
          <w:p w14:paraId="2DA20BA9"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o dígito ‘0’ à esquerda, até perfazer o comprimento de campo desejado.</w:t>
            </w:r>
          </w:p>
        </w:tc>
        <w:tc>
          <w:tcPr>
            <w:tcW w:w="3188" w:type="dxa"/>
            <w:hideMark/>
          </w:tcPr>
          <w:p w14:paraId="33018A7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3CA61E5F" w14:textId="4BE889F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c>
          <w:tcPr>
            <w:tcW w:w="3191" w:type="dxa"/>
            <w:hideMark/>
          </w:tcPr>
          <w:p w14:paraId="353AA14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4BE80365" w14:textId="04EDE3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‘0 ’ à esquerda, até perfazer o comprimento de campo desejado.</w:t>
            </w:r>
          </w:p>
        </w:tc>
      </w:tr>
      <w:tr w:rsidR="00DB2351" w:rsidRPr="00DB2351" w14:paraId="16E73B6D" w14:textId="77777777" w:rsidTr="009370D5">
        <w:tblPrEx>
          <w:tblCellMar>
            <w:left w:w="108" w:type="dxa"/>
            <w:right w:w="108" w:type="dxa"/>
          </w:tblCellMar>
        </w:tblPrEx>
        <w:trPr>
          <w:trHeight w:val="1680"/>
          <w:jc w:val="center"/>
        </w:trPr>
        <w:tc>
          <w:tcPr>
            <w:tcW w:w="1344" w:type="dxa"/>
            <w:hideMark/>
          </w:tcPr>
          <w:p w14:paraId="3B490343" w14:textId="77777777" w:rsidR="00DB2351" w:rsidRPr="00DB2351" w:rsidRDefault="00DB2351" w:rsidP="00DB2351">
            <w:pPr>
              <w:rPr>
                <w:color w:val="000000"/>
                <w:sz w:val="18"/>
                <w:szCs w:val="18"/>
              </w:rPr>
            </w:pPr>
            <w:r w:rsidRPr="00DB2351">
              <w:rPr>
                <w:color w:val="000000"/>
                <w:sz w:val="18"/>
                <w:szCs w:val="18"/>
              </w:rPr>
              <w:t>przemisbg</w:t>
            </w:r>
          </w:p>
        </w:tc>
        <w:tc>
          <w:tcPr>
            <w:tcW w:w="2693" w:type="dxa"/>
            <w:hideMark/>
          </w:tcPr>
          <w:p w14:paraId="7B0EEC6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 99999’</w:t>
            </w:r>
          </w:p>
        </w:tc>
        <w:tc>
          <w:tcPr>
            <w:tcW w:w="3188" w:type="dxa"/>
            <w:hideMark/>
          </w:tcPr>
          <w:p w14:paraId="6F556F9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361EF8">
              <w:rPr>
                <w:color w:val="000000"/>
                <w:sz w:val="18"/>
                <w:szCs w:val="18"/>
                <w:lang w:val="pt-PT"/>
              </w:rPr>
              <w:t xml:space="preserve">do o valor </w:t>
            </w:r>
            <w:proofErr w:type="gramStart"/>
            <w:r w:rsidR="00361EF8">
              <w:rPr>
                <w:color w:val="000000"/>
                <w:sz w:val="18"/>
                <w:szCs w:val="18"/>
                <w:lang w:val="pt-PT"/>
              </w:rPr>
              <w:t>‘ 0</w:t>
            </w:r>
            <w:proofErr w:type="gramEnd"/>
            <w:r w:rsidR="00361EF8">
              <w:rPr>
                <w:color w:val="000000"/>
                <w:sz w:val="18"/>
                <w:szCs w:val="18"/>
                <w:lang w:val="pt-PT"/>
              </w:rPr>
              <w:t>’</w:t>
            </w:r>
          </w:p>
          <w:p w14:paraId="06909EDD" w14:textId="286CC1D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7C637BC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752B3D9A" w14:textId="4BB5113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16FE5636" w14:textId="77777777" w:rsidTr="009370D5">
        <w:tblPrEx>
          <w:tblCellMar>
            <w:left w:w="108" w:type="dxa"/>
            <w:right w:w="108" w:type="dxa"/>
          </w:tblCellMar>
        </w:tblPrEx>
        <w:trPr>
          <w:trHeight w:val="1680"/>
          <w:jc w:val="center"/>
        </w:trPr>
        <w:tc>
          <w:tcPr>
            <w:tcW w:w="1344" w:type="dxa"/>
            <w:hideMark/>
          </w:tcPr>
          <w:p w14:paraId="3FDF8F74" w14:textId="77777777" w:rsidR="00DB2351" w:rsidRPr="00DB2351" w:rsidRDefault="00DB2351" w:rsidP="00DB2351">
            <w:pPr>
              <w:rPr>
                <w:color w:val="000000"/>
                <w:sz w:val="18"/>
                <w:szCs w:val="18"/>
              </w:rPr>
            </w:pPr>
            <w:r w:rsidRPr="00DB2351">
              <w:rPr>
                <w:color w:val="000000"/>
                <w:sz w:val="18"/>
                <w:szCs w:val="18"/>
              </w:rPr>
              <w:t>mercapbg</w:t>
            </w:r>
          </w:p>
        </w:tc>
        <w:tc>
          <w:tcPr>
            <w:tcW w:w="2693" w:type="dxa"/>
            <w:hideMark/>
          </w:tcPr>
          <w:p w14:paraId="18318AE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361EF8">
              <w:rPr>
                <w:color w:val="000000"/>
                <w:sz w:val="18"/>
                <w:szCs w:val="18"/>
                <w:lang w:val="pt-PT"/>
              </w:rPr>
              <w:t>LL, é assumido o valor ‘99999’</w:t>
            </w:r>
          </w:p>
          <w:p w14:paraId="7E8F1A39" w14:textId="197E2A8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707AE47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52EDE8AE" w14:textId="6E1681B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06A9F4F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0C042B50" w14:textId="19C71CD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2E8E3270" w14:textId="77777777" w:rsidTr="009370D5">
        <w:tblPrEx>
          <w:tblCellMar>
            <w:left w:w="108" w:type="dxa"/>
            <w:right w:w="108" w:type="dxa"/>
          </w:tblCellMar>
        </w:tblPrEx>
        <w:trPr>
          <w:trHeight w:val="2640"/>
          <w:jc w:val="center"/>
        </w:trPr>
        <w:tc>
          <w:tcPr>
            <w:tcW w:w="1344" w:type="dxa"/>
            <w:hideMark/>
          </w:tcPr>
          <w:p w14:paraId="363E074C" w14:textId="77777777" w:rsidR="00DB2351" w:rsidRPr="00DB2351" w:rsidRDefault="00DB2351" w:rsidP="00DB2351">
            <w:pPr>
              <w:rPr>
                <w:color w:val="000000"/>
                <w:sz w:val="18"/>
                <w:szCs w:val="18"/>
              </w:rPr>
            </w:pPr>
            <w:r w:rsidRPr="00DB2351">
              <w:rPr>
                <w:color w:val="000000"/>
                <w:sz w:val="18"/>
                <w:szCs w:val="18"/>
              </w:rPr>
              <w:t>qtitulos</w:t>
            </w:r>
          </w:p>
        </w:tc>
        <w:tc>
          <w:tcPr>
            <w:tcW w:w="2693" w:type="dxa"/>
            <w:hideMark/>
          </w:tcPr>
          <w:p w14:paraId="3D728C7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4AAB280" w14:textId="6E5E94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21D2DD0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902868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490DB9C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238E7B58" w14:textId="2D02373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c>
          <w:tcPr>
            <w:tcW w:w="3191" w:type="dxa"/>
            <w:hideMark/>
          </w:tcPr>
          <w:p w14:paraId="43926D2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B200B2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w:t>
            </w:r>
            <w:r w:rsidR="00361EF8">
              <w:rPr>
                <w:color w:val="000000"/>
                <w:sz w:val="18"/>
                <w:szCs w:val="18"/>
                <w:lang w:val="pt-PT"/>
              </w:rPr>
              <w:t xml:space="preserve">sumido o valor </w:t>
            </w:r>
            <w:proofErr w:type="gramStart"/>
            <w:r w:rsidR="00361EF8">
              <w:rPr>
                <w:color w:val="000000"/>
                <w:sz w:val="18"/>
                <w:szCs w:val="18"/>
                <w:lang w:val="pt-PT"/>
              </w:rPr>
              <w:t>‘ '</w:t>
            </w:r>
            <w:proofErr w:type="gramEnd"/>
          </w:p>
          <w:p w14:paraId="3A8E469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w:t>
            </w:r>
            <w:r w:rsidR="00361EF8">
              <w:rPr>
                <w:color w:val="000000"/>
                <w:sz w:val="18"/>
                <w:szCs w:val="18"/>
                <w:lang w:val="pt-PT"/>
              </w:rPr>
              <w:t>s '.' são substituídos por ' '</w:t>
            </w:r>
          </w:p>
          <w:p w14:paraId="2C1EA434" w14:textId="47559DA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à esquerda, até perfazer o comprimento de campo desejado.</w:t>
            </w:r>
          </w:p>
        </w:tc>
      </w:tr>
      <w:tr w:rsidR="00DB2351" w:rsidRPr="00DB2351" w14:paraId="313BD9FC" w14:textId="77777777" w:rsidTr="009370D5">
        <w:tblPrEx>
          <w:tblCellMar>
            <w:left w:w="108" w:type="dxa"/>
            <w:right w:w="108" w:type="dxa"/>
          </w:tblCellMar>
        </w:tblPrEx>
        <w:trPr>
          <w:trHeight w:val="1680"/>
          <w:jc w:val="center"/>
        </w:trPr>
        <w:tc>
          <w:tcPr>
            <w:tcW w:w="1344" w:type="dxa"/>
            <w:hideMark/>
          </w:tcPr>
          <w:p w14:paraId="2031BA79" w14:textId="77777777" w:rsidR="00DB2351" w:rsidRPr="00DB2351" w:rsidRDefault="00DB2351" w:rsidP="00DB2351">
            <w:pPr>
              <w:rPr>
                <w:color w:val="000000"/>
                <w:sz w:val="18"/>
                <w:szCs w:val="18"/>
              </w:rPr>
            </w:pPr>
            <w:r w:rsidRPr="00DB2351">
              <w:rPr>
                <w:color w:val="000000"/>
                <w:sz w:val="18"/>
                <w:szCs w:val="18"/>
              </w:rPr>
              <w:t>indreferbg</w:t>
            </w:r>
          </w:p>
        </w:tc>
        <w:tc>
          <w:tcPr>
            <w:tcW w:w="2693" w:type="dxa"/>
            <w:hideMark/>
          </w:tcPr>
          <w:p w14:paraId="7C04364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sidR="00361EF8">
              <w:rPr>
                <w:color w:val="000000"/>
                <w:sz w:val="18"/>
                <w:szCs w:val="18"/>
                <w:lang w:val="pt-PT"/>
              </w:rPr>
              <w:t>o valor ‘99999’</w:t>
            </w:r>
          </w:p>
          <w:p w14:paraId="2ECB67E2" w14:textId="0DA4880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5556A6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4C5D1E38" w14:textId="4734881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5A41594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2B5D315F" w14:textId="5DAD3E7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7400DC04" w14:textId="77777777" w:rsidTr="009370D5">
        <w:tblPrEx>
          <w:tblCellMar>
            <w:left w:w="108" w:type="dxa"/>
            <w:right w:w="108" w:type="dxa"/>
          </w:tblCellMar>
        </w:tblPrEx>
        <w:trPr>
          <w:trHeight w:val="1680"/>
          <w:jc w:val="center"/>
        </w:trPr>
        <w:tc>
          <w:tcPr>
            <w:tcW w:w="1344" w:type="dxa"/>
            <w:hideMark/>
          </w:tcPr>
          <w:p w14:paraId="60267588" w14:textId="77777777" w:rsidR="00DB2351" w:rsidRPr="00DB2351" w:rsidRDefault="00DB2351" w:rsidP="00DB2351">
            <w:pPr>
              <w:rPr>
                <w:color w:val="000000"/>
                <w:sz w:val="18"/>
                <w:szCs w:val="18"/>
              </w:rPr>
            </w:pPr>
            <w:r w:rsidRPr="00DB2351">
              <w:rPr>
                <w:color w:val="000000"/>
                <w:sz w:val="18"/>
                <w:szCs w:val="18"/>
              </w:rPr>
              <w:t>ttxjgarbg</w:t>
            </w:r>
          </w:p>
        </w:tc>
        <w:tc>
          <w:tcPr>
            <w:tcW w:w="2693" w:type="dxa"/>
            <w:hideMark/>
          </w:tcPr>
          <w:p w14:paraId="3B60FA5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‘99999’</w:t>
            </w:r>
          </w:p>
          <w:p w14:paraId="3E77CC35" w14:textId="02275E8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68FA3ED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361EF8">
              <w:rPr>
                <w:color w:val="000000"/>
                <w:sz w:val="18"/>
                <w:szCs w:val="18"/>
                <w:lang w:val="pt-PT"/>
              </w:rPr>
              <w:t xml:space="preserve"> NULL, é assumido o valor </w:t>
            </w:r>
            <w:proofErr w:type="gramStart"/>
            <w:r w:rsidR="00361EF8">
              <w:rPr>
                <w:color w:val="000000"/>
                <w:sz w:val="18"/>
                <w:szCs w:val="18"/>
                <w:lang w:val="pt-PT"/>
              </w:rPr>
              <w:t>‘ 0</w:t>
            </w:r>
            <w:proofErr w:type="gramEnd"/>
            <w:r w:rsidR="00361EF8">
              <w:rPr>
                <w:color w:val="000000"/>
                <w:sz w:val="18"/>
                <w:szCs w:val="18"/>
                <w:lang w:val="pt-PT"/>
              </w:rPr>
              <w:t>’</w:t>
            </w:r>
          </w:p>
          <w:p w14:paraId="14E1D304" w14:textId="107EBB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c>
          <w:tcPr>
            <w:tcW w:w="3191" w:type="dxa"/>
            <w:hideMark/>
          </w:tcPr>
          <w:p w14:paraId="5EFAA2B9"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sidR="00361EF8">
              <w:rPr>
                <w:color w:val="000000"/>
                <w:sz w:val="18"/>
                <w:szCs w:val="18"/>
                <w:lang w:val="pt-PT"/>
              </w:rPr>
              <w:t xml:space="preserve">lor </w:t>
            </w:r>
            <w:proofErr w:type="gramStart"/>
            <w:r w:rsidR="00361EF8">
              <w:rPr>
                <w:color w:val="000000"/>
                <w:sz w:val="18"/>
                <w:szCs w:val="18"/>
                <w:lang w:val="pt-PT"/>
              </w:rPr>
              <w:t>‘ 0</w:t>
            </w:r>
            <w:proofErr w:type="gramEnd"/>
            <w:r w:rsidR="00361EF8">
              <w:rPr>
                <w:color w:val="000000"/>
                <w:sz w:val="18"/>
                <w:szCs w:val="18"/>
                <w:lang w:val="pt-PT"/>
              </w:rPr>
              <w:t>’</w:t>
            </w:r>
          </w:p>
          <w:p w14:paraId="3668F80D" w14:textId="5876C1E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165F8310" w14:textId="77777777" w:rsidTr="009370D5">
        <w:tblPrEx>
          <w:tblCellMar>
            <w:left w:w="108" w:type="dxa"/>
            <w:right w:w="108" w:type="dxa"/>
          </w:tblCellMar>
        </w:tblPrEx>
        <w:trPr>
          <w:trHeight w:val="2160"/>
          <w:jc w:val="center"/>
        </w:trPr>
        <w:tc>
          <w:tcPr>
            <w:tcW w:w="1344" w:type="dxa"/>
            <w:hideMark/>
          </w:tcPr>
          <w:p w14:paraId="600588BA" w14:textId="77777777" w:rsidR="00DB2351" w:rsidRPr="00DB2351" w:rsidRDefault="00DB2351" w:rsidP="00DB2351">
            <w:pPr>
              <w:rPr>
                <w:color w:val="000000"/>
                <w:sz w:val="18"/>
                <w:szCs w:val="18"/>
              </w:rPr>
            </w:pPr>
            <w:r w:rsidRPr="00DB2351">
              <w:rPr>
                <w:color w:val="000000"/>
                <w:sz w:val="18"/>
                <w:szCs w:val="18"/>
              </w:rPr>
              <w:lastRenderedPageBreak/>
              <w:t>csegdora</w:t>
            </w:r>
          </w:p>
        </w:tc>
        <w:tc>
          <w:tcPr>
            <w:tcW w:w="2693" w:type="dxa"/>
            <w:hideMark/>
          </w:tcPr>
          <w:p w14:paraId="4F5B2A6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1D963BA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46E5DA4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w:t>
            </w:r>
            <w:r w:rsidR="00361EF8">
              <w:rPr>
                <w:color w:val="000000"/>
                <w:sz w:val="18"/>
                <w:szCs w:val="18"/>
                <w:lang w:val="pt-PT"/>
              </w:rPr>
              <w:t xml:space="preserve">é assumido o valor </w:t>
            </w:r>
            <w:proofErr w:type="gramStart"/>
            <w:r w:rsidR="00361EF8">
              <w:rPr>
                <w:color w:val="000000"/>
                <w:sz w:val="18"/>
                <w:szCs w:val="18"/>
                <w:lang w:val="pt-PT"/>
              </w:rPr>
              <w:t>‘ '</w:t>
            </w:r>
            <w:proofErr w:type="gramEnd"/>
          </w:p>
          <w:p w14:paraId="77767B4B" w14:textId="0700DB3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6D0E9BDC"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5FD347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w:t>
            </w:r>
            <w:r w:rsidR="00361EF8">
              <w:rPr>
                <w:color w:val="000000"/>
                <w:sz w:val="18"/>
                <w:szCs w:val="18"/>
                <w:lang w:val="pt-PT"/>
              </w:rPr>
              <w:t xml:space="preserve">r </w:t>
            </w:r>
            <w:proofErr w:type="gramStart"/>
            <w:r w:rsidR="00361EF8">
              <w:rPr>
                <w:color w:val="000000"/>
                <w:sz w:val="18"/>
                <w:szCs w:val="18"/>
                <w:lang w:val="pt-PT"/>
              </w:rPr>
              <w:t>‘ '</w:t>
            </w:r>
            <w:proofErr w:type="gramEnd"/>
          </w:p>
          <w:p w14:paraId="1764F033" w14:textId="7D03631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430419D9" w14:textId="77777777" w:rsidTr="009370D5">
        <w:tblPrEx>
          <w:tblCellMar>
            <w:left w:w="108" w:type="dxa"/>
            <w:right w:w="108" w:type="dxa"/>
          </w:tblCellMar>
        </w:tblPrEx>
        <w:trPr>
          <w:trHeight w:val="2640"/>
          <w:jc w:val="center"/>
        </w:trPr>
        <w:tc>
          <w:tcPr>
            <w:tcW w:w="1344" w:type="dxa"/>
            <w:hideMark/>
          </w:tcPr>
          <w:p w14:paraId="6933A892" w14:textId="77777777" w:rsidR="00DB2351" w:rsidRPr="00DB2351" w:rsidRDefault="00DB2351" w:rsidP="00DB2351">
            <w:pPr>
              <w:rPr>
                <w:color w:val="000000"/>
                <w:sz w:val="18"/>
                <w:szCs w:val="18"/>
              </w:rPr>
            </w:pPr>
            <w:r w:rsidRPr="00DB2351">
              <w:rPr>
                <w:color w:val="000000"/>
                <w:sz w:val="18"/>
                <w:szCs w:val="18"/>
              </w:rPr>
              <w:t>gcobapol</w:t>
            </w:r>
          </w:p>
        </w:tc>
        <w:tc>
          <w:tcPr>
            <w:tcW w:w="2693" w:type="dxa"/>
            <w:hideMark/>
          </w:tcPr>
          <w:p w14:paraId="52B9271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7DD6C5DF" w14:textId="493A0AB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p>
        </w:tc>
        <w:tc>
          <w:tcPr>
            <w:tcW w:w="3188" w:type="dxa"/>
            <w:hideMark/>
          </w:tcPr>
          <w:p w14:paraId="3D0C663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w:t>
            </w:r>
            <w:r w:rsidR="00361EF8">
              <w:rPr>
                <w:color w:val="000000"/>
                <w:sz w:val="18"/>
                <w:szCs w:val="18"/>
                <w:lang w:val="pt-PT"/>
              </w:rPr>
              <w:t>rado para STRING</w:t>
            </w:r>
          </w:p>
          <w:p w14:paraId="7FCA3C1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23615F6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por '</w:t>
            </w:r>
            <w:r w:rsidR="00361EF8">
              <w:rPr>
                <w:color w:val="000000"/>
                <w:sz w:val="18"/>
                <w:szCs w:val="18"/>
                <w:lang w:val="pt-PT"/>
              </w:rPr>
              <w:t xml:space="preserve"> '</w:t>
            </w:r>
          </w:p>
          <w:p w14:paraId="3371FE3D" w14:textId="5384A95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c>
          <w:tcPr>
            <w:tcW w:w="3191" w:type="dxa"/>
            <w:hideMark/>
          </w:tcPr>
          <w:p w14:paraId="58BF863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7B068158"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3C0DE12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w:t>
            </w:r>
            <w:r w:rsidR="00361EF8">
              <w:rPr>
                <w:color w:val="000000"/>
                <w:sz w:val="18"/>
                <w:szCs w:val="18"/>
                <w:lang w:val="pt-PT"/>
              </w:rPr>
              <w:t>são substituídos por ' '</w:t>
            </w:r>
          </w:p>
          <w:p w14:paraId="37333850" w14:textId="3187A69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r>
      <w:tr w:rsidR="00DB2351" w:rsidRPr="00DB2351" w14:paraId="0A6F9F9E" w14:textId="77777777" w:rsidTr="009370D5">
        <w:tblPrEx>
          <w:tblCellMar>
            <w:left w:w="108" w:type="dxa"/>
            <w:right w:w="108" w:type="dxa"/>
          </w:tblCellMar>
        </w:tblPrEx>
        <w:trPr>
          <w:trHeight w:val="2160"/>
          <w:jc w:val="center"/>
        </w:trPr>
        <w:tc>
          <w:tcPr>
            <w:tcW w:w="1344" w:type="dxa"/>
            <w:hideMark/>
          </w:tcPr>
          <w:p w14:paraId="0F6069EF" w14:textId="77777777" w:rsidR="00DB2351" w:rsidRPr="00DB2351" w:rsidRDefault="00DB2351" w:rsidP="00DB2351">
            <w:pPr>
              <w:rPr>
                <w:color w:val="000000"/>
                <w:sz w:val="18"/>
                <w:szCs w:val="18"/>
              </w:rPr>
            </w:pPr>
            <w:r w:rsidRPr="00DB2351">
              <w:rPr>
                <w:color w:val="000000"/>
                <w:sz w:val="18"/>
                <w:szCs w:val="18"/>
              </w:rPr>
              <w:t>ndoc</w:t>
            </w:r>
          </w:p>
        </w:tc>
        <w:tc>
          <w:tcPr>
            <w:tcW w:w="2693" w:type="dxa"/>
            <w:hideMark/>
          </w:tcPr>
          <w:p w14:paraId="00CCAFF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F9A49C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640315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47879522" w14:textId="557CF7E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1E68E95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48EA1A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w:t>
            </w:r>
            <w:r w:rsidR="00361EF8">
              <w:rPr>
                <w:color w:val="000000"/>
                <w:sz w:val="18"/>
                <w:szCs w:val="18"/>
                <w:lang w:val="pt-PT"/>
              </w:rPr>
              <w:t xml:space="preserve">umido o valor </w:t>
            </w:r>
            <w:proofErr w:type="gramStart"/>
            <w:r w:rsidR="00361EF8">
              <w:rPr>
                <w:color w:val="000000"/>
                <w:sz w:val="18"/>
                <w:szCs w:val="18"/>
                <w:lang w:val="pt-PT"/>
              </w:rPr>
              <w:t>‘ '</w:t>
            </w:r>
            <w:proofErr w:type="gramEnd"/>
          </w:p>
          <w:p w14:paraId="3771239A" w14:textId="667C95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09C9168C" w14:textId="77777777" w:rsidTr="009370D5">
        <w:tblPrEx>
          <w:tblCellMar>
            <w:left w:w="108" w:type="dxa"/>
            <w:right w:w="108" w:type="dxa"/>
          </w:tblCellMar>
        </w:tblPrEx>
        <w:trPr>
          <w:trHeight w:val="2160"/>
          <w:jc w:val="center"/>
        </w:trPr>
        <w:tc>
          <w:tcPr>
            <w:tcW w:w="1344" w:type="dxa"/>
            <w:hideMark/>
          </w:tcPr>
          <w:p w14:paraId="774B2D9D" w14:textId="77777777" w:rsidR="00DB2351" w:rsidRPr="00DB2351" w:rsidRDefault="00DB2351" w:rsidP="00DB2351">
            <w:pPr>
              <w:rPr>
                <w:color w:val="000000"/>
                <w:sz w:val="18"/>
                <w:szCs w:val="18"/>
              </w:rPr>
            </w:pPr>
            <w:r w:rsidRPr="00DB2351">
              <w:rPr>
                <w:color w:val="000000"/>
                <w:sz w:val="18"/>
                <w:szCs w:val="18"/>
              </w:rPr>
              <w:t>indocac</w:t>
            </w:r>
          </w:p>
        </w:tc>
        <w:tc>
          <w:tcPr>
            <w:tcW w:w="2693" w:type="dxa"/>
            <w:hideMark/>
          </w:tcPr>
          <w:p w14:paraId="1A21C93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7BD76A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11521C0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1D31DD8A" w14:textId="11A8BC7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2C3271C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472874D0"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w:t>
            </w:r>
            <w:r w:rsidR="00361EF8">
              <w:rPr>
                <w:color w:val="000000"/>
                <w:sz w:val="18"/>
                <w:szCs w:val="18"/>
                <w:lang w:val="pt-PT"/>
              </w:rPr>
              <w:t xml:space="preserve">o valor </w:t>
            </w:r>
            <w:proofErr w:type="gramStart"/>
            <w:r w:rsidR="00361EF8">
              <w:rPr>
                <w:color w:val="000000"/>
                <w:sz w:val="18"/>
                <w:szCs w:val="18"/>
                <w:lang w:val="pt-PT"/>
              </w:rPr>
              <w:t>‘ '</w:t>
            </w:r>
            <w:proofErr w:type="gramEnd"/>
          </w:p>
          <w:p w14:paraId="1D0CA956" w14:textId="3910736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16CBF926" w14:textId="77777777" w:rsidTr="009370D5">
        <w:tblPrEx>
          <w:tblCellMar>
            <w:left w:w="108" w:type="dxa"/>
            <w:right w:w="108" w:type="dxa"/>
          </w:tblCellMar>
        </w:tblPrEx>
        <w:trPr>
          <w:trHeight w:val="2160"/>
          <w:jc w:val="center"/>
        </w:trPr>
        <w:tc>
          <w:tcPr>
            <w:tcW w:w="1344" w:type="dxa"/>
            <w:hideMark/>
          </w:tcPr>
          <w:p w14:paraId="0272A539" w14:textId="77777777" w:rsidR="00DB2351" w:rsidRPr="00DB2351" w:rsidRDefault="00DB2351" w:rsidP="00DB2351">
            <w:pPr>
              <w:rPr>
                <w:color w:val="000000"/>
                <w:sz w:val="18"/>
                <w:szCs w:val="18"/>
              </w:rPr>
            </w:pPr>
            <w:r w:rsidRPr="00DB2351">
              <w:rPr>
                <w:color w:val="000000"/>
                <w:sz w:val="18"/>
                <w:szCs w:val="18"/>
              </w:rPr>
              <w:t>indocdom</w:t>
            </w:r>
          </w:p>
        </w:tc>
        <w:tc>
          <w:tcPr>
            <w:tcW w:w="2693" w:type="dxa"/>
            <w:hideMark/>
          </w:tcPr>
          <w:p w14:paraId="03391D34"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AC3A3A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04C5752"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w:t>
            </w:r>
            <w:r w:rsidR="00361EF8">
              <w:rPr>
                <w:color w:val="000000"/>
                <w:sz w:val="18"/>
                <w:szCs w:val="18"/>
                <w:lang w:val="pt-PT"/>
              </w:rPr>
              <w:t xml:space="preserve"> é assumido o valor </w:t>
            </w:r>
            <w:proofErr w:type="gramStart"/>
            <w:r w:rsidR="00361EF8">
              <w:rPr>
                <w:color w:val="000000"/>
                <w:sz w:val="18"/>
                <w:szCs w:val="18"/>
                <w:lang w:val="pt-PT"/>
              </w:rPr>
              <w:t>‘ '</w:t>
            </w:r>
            <w:proofErr w:type="gramEnd"/>
          </w:p>
          <w:p w14:paraId="41220EC9" w14:textId="12451BE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BE732E4"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2B14AE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w:t>
            </w:r>
            <w:r w:rsidR="00361EF8">
              <w:rPr>
                <w:color w:val="000000"/>
                <w:sz w:val="18"/>
                <w:szCs w:val="18"/>
                <w:lang w:val="pt-PT"/>
              </w:rPr>
              <w:t xml:space="preserve"> </w:t>
            </w:r>
            <w:proofErr w:type="gramStart"/>
            <w:r w:rsidR="00361EF8">
              <w:rPr>
                <w:color w:val="000000"/>
                <w:sz w:val="18"/>
                <w:szCs w:val="18"/>
                <w:lang w:val="pt-PT"/>
              </w:rPr>
              <w:t>‘ '</w:t>
            </w:r>
            <w:proofErr w:type="gramEnd"/>
          </w:p>
          <w:p w14:paraId="529E1D04" w14:textId="6ACF6DB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6AB4601B" w14:textId="77777777" w:rsidTr="009370D5">
        <w:tblPrEx>
          <w:tblCellMar>
            <w:left w:w="108" w:type="dxa"/>
            <w:right w:w="108" w:type="dxa"/>
          </w:tblCellMar>
        </w:tblPrEx>
        <w:trPr>
          <w:trHeight w:val="2160"/>
          <w:jc w:val="center"/>
        </w:trPr>
        <w:tc>
          <w:tcPr>
            <w:tcW w:w="1344" w:type="dxa"/>
            <w:hideMark/>
          </w:tcPr>
          <w:p w14:paraId="2A21E05A" w14:textId="77777777" w:rsidR="00DB2351" w:rsidRPr="00DB2351" w:rsidRDefault="00DB2351" w:rsidP="00DB2351">
            <w:pPr>
              <w:rPr>
                <w:color w:val="000000"/>
                <w:sz w:val="18"/>
                <w:szCs w:val="18"/>
              </w:rPr>
            </w:pPr>
            <w:r w:rsidRPr="00DB2351">
              <w:rPr>
                <w:color w:val="000000"/>
                <w:sz w:val="18"/>
                <w:szCs w:val="18"/>
              </w:rPr>
              <w:lastRenderedPageBreak/>
              <w:t>indcat</w:t>
            </w:r>
          </w:p>
        </w:tc>
        <w:tc>
          <w:tcPr>
            <w:tcW w:w="2693" w:type="dxa"/>
            <w:hideMark/>
          </w:tcPr>
          <w:p w14:paraId="70A8A35A"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673AFAF"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0E497271"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361EF8">
              <w:rPr>
                <w:color w:val="000000"/>
                <w:sz w:val="18"/>
                <w:szCs w:val="18"/>
                <w:lang w:val="pt-PT"/>
              </w:rPr>
              <w:t xml:space="preserve">do o valor </w:t>
            </w:r>
            <w:proofErr w:type="gramStart"/>
            <w:r w:rsidR="00361EF8">
              <w:rPr>
                <w:color w:val="000000"/>
                <w:sz w:val="18"/>
                <w:szCs w:val="18"/>
                <w:lang w:val="pt-PT"/>
              </w:rPr>
              <w:t>‘ '</w:t>
            </w:r>
            <w:proofErr w:type="gramEnd"/>
          </w:p>
          <w:p w14:paraId="108F988D" w14:textId="6CAEF06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26FB2F97"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595ACE09" w14:textId="583C93B3"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6FDC1F94" w14:textId="0076670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554F8B63" w14:textId="77777777" w:rsidTr="009370D5">
        <w:tblPrEx>
          <w:tblCellMar>
            <w:left w:w="108" w:type="dxa"/>
            <w:right w:w="108" w:type="dxa"/>
          </w:tblCellMar>
        </w:tblPrEx>
        <w:trPr>
          <w:trHeight w:val="2640"/>
          <w:jc w:val="center"/>
        </w:trPr>
        <w:tc>
          <w:tcPr>
            <w:tcW w:w="1344" w:type="dxa"/>
            <w:hideMark/>
          </w:tcPr>
          <w:p w14:paraId="24D7E904" w14:textId="77777777" w:rsidR="00DB2351" w:rsidRPr="00DB2351" w:rsidRDefault="00DB2351" w:rsidP="00DB2351">
            <w:pPr>
              <w:rPr>
                <w:color w:val="000000"/>
                <w:sz w:val="18"/>
                <w:szCs w:val="18"/>
              </w:rPr>
            </w:pPr>
            <w:r w:rsidRPr="00DB2351">
              <w:rPr>
                <w:color w:val="000000"/>
                <w:sz w:val="18"/>
                <w:szCs w:val="18"/>
              </w:rPr>
              <w:t>encgass</w:t>
            </w:r>
          </w:p>
        </w:tc>
        <w:tc>
          <w:tcPr>
            <w:tcW w:w="2693" w:type="dxa"/>
            <w:hideMark/>
          </w:tcPr>
          <w:p w14:paraId="0A1305F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‘0’</w:t>
            </w:r>
            <w:r w:rsidRPr="00DB2351">
              <w:rPr>
                <w:color w:val="000000"/>
                <w:sz w:val="18"/>
                <w:szCs w:val="18"/>
                <w:lang w:val="pt-PT"/>
              </w:rPr>
              <w:br/>
            </w:r>
            <w:r w:rsidRPr="00DB2351">
              <w:rPr>
                <w:color w:val="000000"/>
                <w:sz w:val="18"/>
                <w:szCs w:val="18"/>
                <w:lang w:val="pt-PT"/>
              </w:rPr>
              <w:br/>
              <w:t>O formato do campo é alterado para STRING</w:t>
            </w:r>
            <w:r w:rsidRPr="00DB2351">
              <w:rPr>
                <w:color w:val="000000"/>
                <w:sz w:val="18"/>
                <w:szCs w:val="18"/>
                <w:lang w:val="pt-PT"/>
              </w:rPr>
              <w:br/>
            </w:r>
            <w:r w:rsidRPr="00DB2351">
              <w:rPr>
                <w:color w:val="000000"/>
                <w:sz w:val="18"/>
                <w:szCs w:val="18"/>
                <w:lang w:val="pt-PT"/>
              </w:rPr>
              <w:br/>
              <w:t>Todos os '.' são substituídos por ','</w:t>
            </w:r>
          </w:p>
        </w:tc>
        <w:tc>
          <w:tcPr>
            <w:tcW w:w="3188" w:type="dxa"/>
            <w:hideMark/>
          </w:tcPr>
          <w:p w14:paraId="5E9AEA0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5DBD83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361EF8">
              <w:rPr>
                <w:color w:val="000000"/>
                <w:sz w:val="18"/>
                <w:szCs w:val="18"/>
                <w:lang w:val="pt-PT"/>
              </w:rPr>
              <w:t xml:space="preserve">a NULL, é assumido o valor </w:t>
            </w:r>
            <w:proofErr w:type="gramStart"/>
            <w:r w:rsidR="00361EF8">
              <w:rPr>
                <w:color w:val="000000"/>
                <w:sz w:val="18"/>
                <w:szCs w:val="18"/>
                <w:lang w:val="pt-PT"/>
              </w:rPr>
              <w:t>‘ '</w:t>
            </w:r>
            <w:proofErr w:type="gramEnd"/>
          </w:p>
          <w:p w14:paraId="358BFA93"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w:t>
            </w:r>
            <w:r w:rsidR="00361EF8">
              <w:rPr>
                <w:color w:val="000000"/>
                <w:sz w:val="18"/>
                <w:szCs w:val="18"/>
                <w:lang w:val="pt-PT"/>
              </w:rPr>
              <w:t xml:space="preserve"> '.' são substituídos por ' ' </w:t>
            </w:r>
          </w:p>
          <w:p w14:paraId="16D7869B" w14:textId="2D050B3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 à esquerda, até perfazer o comprimento de campo desejado.</w:t>
            </w:r>
          </w:p>
        </w:tc>
        <w:tc>
          <w:tcPr>
            <w:tcW w:w="3191" w:type="dxa"/>
            <w:hideMark/>
          </w:tcPr>
          <w:p w14:paraId="74390F6B"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643E514D"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w:t>
            </w:r>
            <w:r w:rsidR="00361EF8">
              <w:rPr>
                <w:color w:val="000000"/>
                <w:sz w:val="18"/>
                <w:szCs w:val="18"/>
                <w:lang w:val="pt-PT"/>
              </w:rPr>
              <w:t xml:space="preserve">ssumido o valor </w:t>
            </w:r>
            <w:proofErr w:type="gramStart"/>
            <w:r w:rsidR="00361EF8">
              <w:rPr>
                <w:color w:val="000000"/>
                <w:sz w:val="18"/>
                <w:szCs w:val="18"/>
                <w:lang w:val="pt-PT"/>
              </w:rPr>
              <w:t>‘ '</w:t>
            </w:r>
            <w:proofErr w:type="gramEnd"/>
          </w:p>
          <w:p w14:paraId="11DA88B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Todos os '.' são substituídos po</w:t>
            </w:r>
            <w:r w:rsidR="00361EF8">
              <w:rPr>
                <w:color w:val="000000"/>
                <w:sz w:val="18"/>
                <w:szCs w:val="18"/>
                <w:lang w:val="pt-PT"/>
              </w:rPr>
              <w:t xml:space="preserve">r ' ' </w:t>
            </w:r>
          </w:p>
          <w:p w14:paraId="6553A78C" w14:textId="6C58484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17 caracteres, é acrescentado ‘0 ’ à esquerda, até perfazer o comprimento de campo desejado.</w:t>
            </w:r>
          </w:p>
        </w:tc>
      </w:tr>
      <w:tr w:rsidR="00DB2351" w:rsidRPr="00DB2351" w14:paraId="16B76721" w14:textId="77777777" w:rsidTr="009370D5">
        <w:tblPrEx>
          <w:tblCellMar>
            <w:left w:w="108" w:type="dxa"/>
            <w:right w:w="108" w:type="dxa"/>
          </w:tblCellMar>
        </w:tblPrEx>
        <w:trPr>
          <w:trHeight w:val="2160"/>
          <w:jc w:val="center"/>
        </w:trPr>
        <w:tc>
          <w:tcPr>
            <w:tcW w:w="1344" w:type="dxa"/>
            <w:hideMark/>
          </w:tcPr>
          <w:p w14:paraId="67A33386" w14:textId="77777777" w:rsidR="00DB2351" w:rsidRPr="00DB2351" w:rsidRDefault="00DB2351" w:rsidP="00DB2351">
            <w:pPr>
              <w:rPr>
                <w:color w:val="000000"/>
                <w:sz w:val="18"/>
                <w:szCs w:val="18"/>
              </w:rPr>
            </w:pPr>
            <w:r w:rsidRPr="00DB2351">
              <w:rPr>
                <w:color w:val="000000"/>
                <w:sz w:val="18"/>
                <w:szCs w:val="18"/>
              </w:rPr>
              <w:t>dtultmod</w:t>
            </w:r>
          </w:p>
        </w:tc>
        <w:tc>
          <w:tcPr>
            <w:tcW w:w="2693" w:type="dxa"/>
            <w:hideMark/>
          </w:tcPr>
          <w:p w14:paraId="7AFC7E5B"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‘9999-12-31’</w:t>
            </w:r>
          </w:p>
        </w:tc>
        <w:tc>
          <w:tcPr>
            <w:tcW w:w="3188" w:type="dxa"/>
            <w:hideMark/>
          </w:tcPr>
          <w:p w14:paraId="7F73109A"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1AA635A5"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w:t>
            </w:r>
            <w:r w:rsidR="00361EF8">
              <w:rPr>
                <w:color w:val="000000"/>
                <w:sz w:val="18"/>
                <w:szCs w:val="18"/>
                <w:lang w:val="pt-PT"/>
              </w:rPr>
              <w:t xml:space="preserve"> valor ‘9999-12-31'</w:t>
            </w:r>
          </w:p>
          <w:p w14:paraId="438871BA" w14:textId="361D3C7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c>
          <w:tcPr>
            <w:tcW w:w="3191" w:type="dxa"/>
            <w:hideMark/>
          </w:tcPr>
          <w:p w14:paraId="4BF3C28E" w14:textId="77777777" w:rsidR="00361EF8"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361EF8">
              <w:rPr>
                <w:color w:val="000000"/>
                <w:sz w:val="18"/>
                <w:szCs w:val="18"/>
                <w:lang w:val="pt-PT"/>
              </w:rPr>
              <w:t>o campo é alterado para STRING</w:t>
            </w:r>
          </w:p>
          <w:p w14:paraId="3ABAECF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r w:rsidR="004B318A">
              <w:rPr>
                <w:color w:val="000000"/>
                <w:sz w:val="18"/>
                <w:szCs w:val="18"/>
                <w:lang w:val="pt-PT"/>
              </w:rPr>
              <w:t>‘9999-12-31'</w:t>
            </w:r>
          </w:p>
          <w:p w14:paraId="647FD265" w14:textId="212F9D8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  ’ à esquerda, até perfazer o comprimento de campo desejado.</w:t>
            </w:r>
          </w:p>
        </w:tc>
      </w:tr>
      <w:tr w:rsidR="00DB2351" w:rsidRPr="00DB2351" w14:paraId="7B07D136" w14:textId="77777777" w:rsidTr="009370D5">
        <w:tblPrEx>
          <w:tblCellMar>
            <w:left w:w="108" w:type="dxa"/>
            <w:right w:w="108" w:type="dxa"/>
          </w:tblCellMar>
        </w:tblPrEx>
        <w:trPr>
          <w:trHeight w:val="2160"/>
          <w:jc w:val="center"/>
        </w:trPr>
        <w:tc>
          <w:tcPr>
            <w:tcW w:w="1344" w:type="dxa"/>
            <w:hideMark/>
          </w:tcPr>
          <w:p w14:paraId="14FC08D3" w14:textId="77777777" w:rsidR="00DB2351" w:rsidRPr="00DB2351" w:rsidRDefault="00DB2351" w:rsidP="00DB2351">
            <w:pPr>
              <w:rPr>
                <w:color w:val="000000"/>
                <w:sz w:val="18"/>
                <w:szCs w:val="18"/>
              </w:rPr>
            </w:pPr>
            <w:r w:rsidRPr="00DB2351">
              <w:rPr>
                <w:color w:val="000000"/>
                <w:sz w:val="18"/>
                <w:szCs w:val="18"/>
              </w:rPr>
              <w:t>cempresa</w:t>
            </w:r>
          </w:p>
        </w:tc>
        <w:tc>
          <w:tcPr>
            <w:tcW w:w="2693" w:type="dxa"/>
            <w:hideMark/>
          </w:tcPr>
          <w:p w14:paraId="23EB44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o dígito ‘0’ à esquerda, até perfazer o comprimento de campo desejado.</w:t>
            </w:r>
          </w:p>
        </w:tc>
        <w:tc>
          <w:tcPr>
            <w:tcW w:w="3188" w:type="dxa"/>
            <w:hideMark/>
          </w:tcPr>
          <w:p w14:paraId="073745A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9DDF7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w:t>
            </w:r>
            <w:r w:rsidR="004B318A">
              <w:rPr>
                <w:color w:val="000000"/>
                <w:sz w:val="18"/>
                <w:szCs w:val="18"/>
                <w:lang w:val="pt-PT"/>
              </w:rPr>
              <w:t xml:space="preserve">valor </w:t>
            </w:r>
            <w:proofErr w:type="gramStart"/>
            <w:r w:rsidR="004B318A">
              <w:rPr>
                <w:color w:val="000000"/>
                <w:sz w:val="18"/>
                <w:szCs w:val="18"/>
                <w:lang w:val="pt-PT"/>
              </w:rPr>
              <w:t>‘ '</w:t>
            </w:r>
            <w:proofErr w:type="gramEnd"/>
          </w:p>
          <w:p w14:paraId="13A02476" w14:textId="5F4E945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c>
          <w:tcPr>
            <w:tcW w:w="3191" w:type="dxa"/>
            <w:hideMark/>
          </w:tcPr>
          <w:p w14:paraId="58A10D1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F9FC7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1A3913F" w14:textId="7A05E7E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r>
      <w:tr w:rsidR="00DB2351" w:rsidRPr="00DB2351" w14:paraId="44F13768" w14:textId="77777777" w:rsidTr="009370D5">
        <w:tblPrEx>
          <w:tblCellMar>
            <w:left w:w="108" w:type="dxa"/>
            <w:right w:w="108" w:type="dxa"/>
          </w:tblCellMar>
        </w:tblPrEx>
        <w:trPr>
          <w:trHeight w:val="2160"/>
          <w:jc w:val="center"/>
        </w:trPr>
        <w:tc>
          <w:tcPr>
            <w:tcW w:w="1344" w:type="dxa"/>
            <w:hideMark/>
          </w:tcPr>
          <w:p w14:paraId="75F1EEB7" w14:textId="77777777" w:rsidR="00DB2351" w:rsidRPr="00DB2351" w:rsidRDefault="00DB2351" w:rsidP="00DB2351">
            <w:pPr>
              <w:rPr>
                <w:color w:val="000000"/>
                <w:sz w:val="18"/>
                <w:szCs w:val="18"/>
              </w:rPr>
            </w:pPr>
            <w:r w:rsidRPr="00DB2351">
              <w:rPr>
                <w:color w:val="000000"/>
                <w:sz w:val="18"/>
                <w:szCs w:val="18"/>
              </w:rPr>
              <w:t>cbalcao</w:t>
            </w:r>
          </w:p>
        </w:tc>
        <w:tc>
          <w:tcPr>
            <w:tcW w:w="2693" w:type="dxa"/>
            <w:hideMark/>
          </w:tcPr>
          <w:p w14:paraId="5D5FCFA6"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11996F2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22066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w:t>
            </w:r>
            <w:r w:rsidR="004B318A">
              <w:rPr>
                <w:color w:val="000000"/>
                <w:sz w:val="18"/>
                <w:szCs w:val="18"/>
                <w:lang w:val="pt-PT"/>
              </w:rPr>
              <w:t xml:space="preserve">lor </w:t>
            </w:r>
            <w:proofErr w:type="gramStart"/>
            <w:r w:rsidR="004B318A">
              <w:rPr>
                <w:color w:val="000000"/>
                <w:sz w:val="18"/>
                <w:szCs w:val="18"/>
                <w:lang w:val="pt-PT"/>
              </w:rPr>
              <w:t>‘ '</w:t>
            </w:r>
            <w:proofErr w:type="gramEnd"/>
          </w:p>
          <w:p w14:paraId="3FAE062C" w14:textId="6268A8D6"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37A1AE0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03254D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22F8AEC" w14:textId="5082ACF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1B9FF285" w14:textId="77777777" w:rsidTr="009370D5">
        <w:tblPrEx>
          <w:tblCellMar>
            <w:left w:w="108" w:type="dxa"/>
            <w:right w:w="108" w:type="dxa"/>
          </w:tblCellMar>
        </w:tblPrEx>
        <w:trPr>
          <w:trHeight w:val="2160"/>
          <w:jc w:val="center"/>
        </w:trPr>
        <w:tc>
          <w:tcPr>
            <w:tcW w:w="1344" w:type="dxa"/>
            <w:hideMark/>
          </w:tcPr>
          <w:p w14:paraId="74E7690B" w14:textId="77777777" w:rsidR="00DB2351" w:rsidRPr="00DB2351" w:rsidRDefault="00DB2351" w:rsidP="00DB2351">
            <w:pPr>
              <w:rPr>
                <w:color w:val="000000"/>
                <w:sz w:val="18"/>
                <w:szCs w:val="18"/>
              </w:rPr>
            </w:pPr>
            <w:r w:rsidRPr="00DB2351">
              <w:rPr>
                <w:color w:val="000000"/>
                <w:sz w:val="18"/>
                <w:szCs w:val="18"/>
              </w:rPr>
              <w:lastRenderedPageBreak/>
              <w:t>cnumcta</w:t>
            </w:r>
          </w:p>
        </w:tc>
        <w:tc>
          <w:tcPr>
            <w:tcW w:w="2693" w:type="dxa"/>
            <w:hideMark/>
          </w:tcPr>
          <w:p w14:paraId="6CB5CA26"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323C613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1416CD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518F716" w14:textId="3666651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4F4B0E3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86064A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9CBD464" w14:textId="30EC68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729D7367" w14:textId="77777777" w:rsidTr="009370D5">
        <w:tblPrEx>
          <w:tblCellMar>
            <w:left w:w="108" w:type="dxa"/>
            <w:right w:w="108" w:type="dxa"/>
          </w:tblCellMar>
        </w:tblPrEx>
        <w:trPr>
          <w:trHeight w:val="2160"/>
          <w:jc w:val="center"/>
        </w:trPr>
        <w:tc>
          <w:tcPr>
            <w:tcW w:w="1344" w:type="dxa"/>
            <w:hideMark/>
          </w:tcPr>
          <w:p w14:paraId="6227AB43" w14:textId="77777777" w:rsidR="00DB2351" w:rsidRPr="00DB2351" w:rsidRDefault="00DB2351" w:rsidP="00DB2351">
            <w:pPr>
              <w:rPr>
                <w:color w:val="000000"/>
                <w:sz w:val="18"/>
                <w:szCs w:val="18"/>
              </w:rPr>
            </w:pPr>
            <w:r w:rsidRPr="00DB2351">
              <w:rPr>
                <w:color w:val="000000"/>
                <w:sz w:val="18"/>
                <w:szCs w:val="18"/>
              </w:rPr>
              <w:t>zcaucao</w:t>
            </w:r>
          </w:p>
        </w:tc>
        <w:tc>
          <w:tcPr>
            <w:tcW w:w="2693" w:type="dxa"/>
            <w:hideMark/>
          </w:tcPr>
          <w:p w14:paraId="26E2061A"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002DC93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E51ECF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810E857" w14:textId="559D4A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‘0 ’ à esquerda, até perfazer o comprimento de campo desejado.</w:t>
            </w:r>
          </w:p>
        </w:tc>
        <w:tc>
          <w:tcPr>
            <w:tcW w:w="3191" w:type="dxa"/>
            <w:hideMark/>
          </w:tcPr>
          <w:p w14:paraId="40009A8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6CABA31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BAE23BA" w14:textId="1DB2BA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10 caracteres, é acrescentado ‘0 ’ à esquerda, até perfazer o comprimento de campo desejado.</w:t>
            </w:r>
          </w:p>
        </w:tc>
      </w:tr>
      <w:tr w:rsidR="00DB2351" w:rsidRPr="00DB2351" w14:paraId="7E9B36DF" w14:textId="77777777" w:rsidTr="009370D5">
        <w:tblPrEx>
          <w:tblCellMar>
            <w:left w:w="108" w:type="dxa"/>
            <w:right w:w="108" w:type="dxa"/>
          </w:tblCellMar>
        </w:tblPrEx>
        <w:trPr>
          <w:trHeight w:val="2160"/>
          <w:jc w:val="center"/>
        </w:trPr>
        <w:tc>
          <w:tcPr>
            <w:tcW w:w="1344" w:type="dxa"/>
            <w:hideMark/>
          </w:tcPr>
          <w:p w14:paraId="1D6138A5" w14:textId="77777777" w:rsidR="00DB2351" w:rsidRPr="00DB2351" w:rsidRDefault="00DB2351" w:rsidP="00DB2351">
            <w:pPr>
              <w:rPr>
                <w:color w:val="000000"/>
                <w:sz w:val="18"/>
                <w:szCs w:val="18"/>
              </w:rPr>
            </w:pPr>
            <w:r w:rsidRPr="00DB2351">
              <w:rPr>
                <w:color w:val="000000"/>
                <w:sz w:val="18"/>
                <w:szCs w:val="18"/>
              </w:rPr>
              <w:t>ckbalcao</w:t>
            </w:r>
          </w:p>
        </w:tc>
        <w:tc>
          <w:tcPr>
            <w:tcW w:w="2693" w:type="dxa"/>
            <w:hideMark/>
          </w:tcPr>
          <w:p w14:paraId="35C6E018"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0874C3C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DDB4A5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98FBD81" w14:textId="0AC3352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‘0 ’ à esquerda, até perfazer o comprimento de campo desejado.</w:t>
            </w:r>
          </w:p>
        </w:tc>
        <w:tc>
          <w:tcPr>
            <w:tcW w:w="3191" w:type="dxa"/>
            <w:hideMark/>
          </w:tcPr>
          <w:p w14:paraId="4B7650F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2A8CB11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A65CDF7" w14:textId="4437C4F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‘0 ’ à esquerda, até perfazer o comprimento de campo desejado.</w:t>
            </w:r>
          </w:p>
        </w:tc>
      </w:tr>
      <w:tr w:rsidR="00DB2351" w:rsidRPr="00DB2351" w14:paraId="724E14F2" w14:textId="77777777" w:rsidTr="009370D5">
        <w:tblPrEx>
          <w:tblCellMar>
            <w:left w:w="108" w:type="dxa"/>
            <w:right w:w="108" w:type="dxa"/>
          </w:tblCellMar>
        </w:tblPrEx>
        <w:trPr>
          <w:trHeight w:val="2160"/>
          <w:jc w:val="center"/>
        </w:trPr>
        <w:tc>
          <w:tcPr>
            <w:tcW w:w="1344" w:type="dxa"/>
            <w:hideMark/>
          </w:tcPr>
          <w:p w14:paraId="2395076B" w14:textId="77777777" w:rsidR="00DB2351" w:rsidRPr="00DB2351" w:rsidRDefault="00DB2351" w:rsidP="00DB2351">
            <w:pPr>
              <w:rPr>
                <w:color w:val="000000"/>
                <w:sz w:val="18"/>
                <w:szCs w:val="18"/>
              </w:rPr>
            </w:pPr>
            <w:r w:rsidRPr="00DB2351">
              <w:rPr>
                <w:color w:val="000000"/>
                <w:sz w:val="18"/>
                <w:szCs w:val="18"/>
              </w:rPr>
              <w:t>cknumcta</w:t>
            </w:r>
          </w:p>
        </w:tc>
        <w:tc>
          <w:tcPr>
            <w:tcW w:w="2693" w:type="dxa"/>
            <w:hideMark/>
          </w:tcPr>
          <w:p w14:paraId="274A57D5"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505F57F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w:t>
            </w:r>
            <w:r w:rsidR="004B318A">
              <w:rPr>
                <w:color w:val="000000"/>
                <w:sz w:val="18"/>
                <w:szCs w:val="18"/>
                <w:lang w:val="pt-PT"/>
              </w:rPr>
              <w:t xml:space="preserve"> alterado para STRING</w:t>
            </w:r>
          </w:p>
          <w:p w14:paraId="7487651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A18568D" w14:textId="6AFFDB2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‘0 ’ à esquerda, até perfazer o comprimento de campo desejado.</w:t>
            </w:r>
          </w:p>
        </w:tc>
        <w:tc>
          <w:tcPr>
            <w:tcW w:w="3191" w:type="dxa"/>
            <w:hideMark/>
          </w:tcPr>
          <w:p w14:paraId="5AEFE8D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sidR="004B318A">
              <w:rPr>
                <w:color w:val="000000"/>
                <w:sz w:val="18"/>
                <w:szCs w:val="18"/>
                <w:lang w:val="pt-PT"/>
              </w:rPr>
              <w:t>TRING</w:t>
            </w:r>
          </w:p>
          <w:p w14:paraId="5356ED9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2BD46B3" w14:textId="2C6900F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‘0 ’ à esquerda, até perfazer o comprimento de campo desejado.</w:t>
            </w:r>
          </w:p>
        </w:tc>
      </w:tr>
      <w:tr w:rsidR="00DB2351" w:rsidRPr="00DB2351" w14:paraId="5807871F" w14:textId="77777777" w:rsidTr="009370D5">
        <w:tblPrEx>
          <w:tblCellMar>
            <w:left w:w="108" w:type="dxa"/>
            <w:right w:w="108" w:type="dxa"/>
          </w:tblCellMar>
        </w:tblPrEx>
        <w:trPr>
          <w:trHeight w:val="2160"/>
          <w:jc w:val="center"/>
        </w:trPr>
        <w:tc>
          <w:tcPr>
            <w:tcW w:w="1344" w:type="dxa"/>
            <w:hideMark/>
          </w:tcPr>
          <w:p w14:paraId="3886728A" w14:textId="77777777" w:rsidR="00DB2351" w:rsidRPr="00DB2351" w:rsidRDefault="00DB2351" w:rsidP="00DB2351">
            <w:pPr>
              <w:rPr>
                <w:color w:val="000000"/>
                <w:sz w:val="18"/>
                <w:szCs w:val="18"/>
              </w:rPr>
            </w:pPr>
            <w:r w:rsidRPr="00DB2351">
              <w:rPr>
                <w:color w:val="000000"/>
                <w:sz w:val="18"/>
                <w:szCs w:val="18"/>
              </w:rPr>
              <w:t>zdeposit</w:t>
            </w:r>
          </w:p>
        </w:tc>
        <w:tc>
          <w:tcPr>
            <w:tcW w:w="2693" w:type="dxa"/>
            <w:hideMark/>
          </w:tcPr>
          <w:p w14:paraId="18E4DDE5"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6052664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w:t>
            </w:r>
            <w:r w:rsidR="004B318A">
              <w:rPr>
                <w:color w:val="000000"/>
                <w:sz w:val="18"/>
                <w:szCs w:val="18"/>
                <w:lang w:val="pt-PT"/>
              </w:rPr>
              <w:t xml:space="preserve"> é alterado para STRING</w:t>
            </w:r>
          </w:p>
          <w:p w14:paraId="0D66648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F2151CA" w14:textId="5532800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‘0 ’ à esquerda, até perfazer o comprimento de campo desejado.</w:t>
            </w:r>
          </w:p>
        </w:tc>
        <w:tc>
          <w:tcPr>
            <w:tcW w:w="3191" w:type="dxa"/>
            <w:hideMark/>
          </w:tcPr>
          <w:p w14:paraId="0F6BA25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w:t>
            </w:r>
            <w:r w:rsidR="004B318A">
              <w:rPr>
                <w:color w:val="000000"/>
                <w:sz w:val="18"/>
                <w:szCs w:val="18"/>
                <w:lang w:val="pt-PT"/>
              </w:rPr>
              <w:t xml:space="preserve"> STRING</w:t>
            </w:r>
          </w:p>
          <w:p w14:paraId="2A0F894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C4B83AE" w14:textId="320CA48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‘0 ’ à esquerda, até perfazer o comprimento de campo desejado.</w:t>
            </w:r>
          </w:p>
        </w:tc>
      </w:tr>
      <w:tr w:rsidR="00DB2351" w:rsidRPr="00DB2351" w14:paraId="07845814" w14:textId="77777777" w:rsidTr="009370D5">
        <w:tblPrEx>
          <w:tblCellMar>
            <w:left w:w="108" w:type="dxa"/>
            <w:right w:w="108" w:type="dxa"/>
          </w:tblCellMar>
        </w:tblPrEx>
        <w:trPr>
          <w:trHeight w:val="2160"/>
          <w:jc w:val="center"/>
        </w:trPr>
        <w:tc>
          <w:tcPr>
            <w:tcW w:w="1344" w:type="dxa"/>
            <w:hideMark/>
          </w:tcPr>
          <w:p w14:paraId="33D79318" w14:textId="77777777" w:rsidR="00DB2351" w:rsidRPr="00DB2351" w:rsidRDefault="00DB2351" w:rsidP="00DB2351">
            <w:pPr>
              <w:rPr>
                <w:color w:val="000000"/>
                <w:sz w:val="18"/>
                <w:szCs w:val="18"/>
              </w:rPr>
            </w:pPr>
            <w:r w:rsidRPr="00DB2351">
              <w:rPr>
                <w:color w:val="000000"/>
                <w:sz w:val="18"/>
                <w:szCs w:val="18"/>
              </w:rPr>
              <w:t>cproduto</w:t>
            </w:r>
          </w:p>
        </w:tc>
        <w:tc>
          <w:tcPr>
            <w:tcW w:w="2693" w:type="dxa"/>
            <w:hideMark/>
          </w:tcPr>
          <w:p w14:paraId="7032C99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3A467B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w:t>
            </w:r>
            <w:r w:rsidR="004B318A">
              <w:rPr>
                <w:color w:val="000000"/>
                <w:sz w:val="18"/>
                <w:szCs w:val="18"/>
                <w:lang w:val="pt-PT"/>
              </w:rPr>
              <w:t>é alterado para STRING</w:t>
            </w:r>
          </w:p>
          <w:p w14:paraId="4F15209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76CD02A" w14:textId="1B02A23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1145606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w:t>
            </w:r>
            <w:r w:rsidR="004B318A">
              <w:rPr>
                <w:color w:val="000000"/>
                <w:sz w:val="18"/>
                <w:szCs w:val="18"/>
                <w:lang w:val="pt-PT"/>
              </w:rPr>
              <w:t>RING</w:t>
            </w:r>
          </w:p>
          <w:p w14:paraId="420443C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w:t>
            </w:r>
            <w:r w:rsidR="004B318A">
              <w:rPr>
                <w:color w:val="000000"/>
                <w:sz w:val="18"/>
                <w:szCs w:val="18"/>
                <w:lang w:val="pt-PT"/>
              </w:rPr>
              <w:t xml:space="preserve"> a NULL, é assumido o valor </w:t>
            </w:r>
            <w:proofErr w:type="gramStart"/>
            <w:r w:rsidR="004B318A">
              <w:rPr>
                <w:color w:val="000000"/>
                <w:sz w:val="18"/>
                <w:szCs w:val="18"/>
                <w:lang w:val="pt-PT"/>
              </w:rPr>
              <w:t>‘ '</w:t>
            </w:r>
            <w:proofErr w:type="gramEnd"/>
          </w:p>
          <w:p w14:paraId="547AD684" w14:textId="6C91ED4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6BA3A05B" w14:textId="77777777" w:rsidTr="009370D5">
        <w:tblPrEx>
          <w:tblCellMar>
            <w:left w:w="108" w:type="dxa"/>
            <w:right w:w="108" w:type="dxa"/>
          </w:tblCellMar>
        </w:tblPrEx>
        <w:trPr>
          <w:trHeight w:val="2160"/>
          <w:jc w:val="center"/>
        </w:trPr>
        <w:tc>
          <w:tcPr>
            <w:tcW w:w="1344" w:type="dxa"/>
            <w:hideMark/>
          </w:tcPr>
          <w:p w14:paraId="7B33ADBC" w14:textId="77777777" w:rsidR="00DB2351" w:rsidRPr="00DB2351" w:rsidRDefault="00DB2351" w:rsidP="00DB2351">
            <w:pPr>
              <w:rPr>
                <w:color w:val="000000"/>
                <w:sz w:val="18"/>
                <w:szCs w:val="18"/>
              </w:rPr>
            </w:pPr>
            <w:r w:rsidRPr="00DB2351">
              <w:rPr>
                <w:color w:val="000000"/>
                <w:sz w:val="18"/>
                <w:szCs w:val="18"/>
              </w:rPr>
              <w:lastRenderedPageBreak/>
              <w:t>csubprod</w:t>
            </w:r>
          </w:p>
        </w:tc>
        <w:tc>
          <w:tcPr>
            <w:tcW w:w="2693" w:type="dxa"/>
            <w:hideMark/>
          </w:tcPr>
          <w:p w14:paraId="089D078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91DCE8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w:t>
            </w:r>
            <w:r w:rsidR="004B318A">
              <w:rPr>
                <w:color w:val="000000"/>
                <w:sz w:val="18"/>
                <w:szCs w:val="18"/>
                <w:lang w:val="pt-PT"/>
              </w:rPr>
              <w:t>erado para STRING</w:t>
            </w:r>
          </w:p>
          <w:p w14:paraId="42E9A59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B366DD5" w14:textId="0E61398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8257EF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STRING</w:t>
            </w:r>
          </w:p>
          <w:p w14:paraId="1780A37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220492A" w14:textId="1068974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55213A5A" w14:textId="77777777" w:rsidTr="009370D5">
        <w:tblPrEx>
          <w:tblCellMar>
            <w:left w:w="108" w:type="dxa"/>
            <w:right w:w="108" w:type="dxa"/>
          </w:tblCellMar>
        </w:tblPrEx>
        <w:trPr>
          <w:trHeight w:val="2160"/>
          <w:jc w:val="center"/>
        </w:trPr>
        <w:tc>
          <w:tcPr>
            <w:tcW w:w="1344" w:type="dxa"/>
            <w:hideMark/>
          </w:tcPr>
          <w:p w14:paraId="7F4BA390" w14:textId="77777777" w:rsidR="00DB2351" w:rsidRPr="00DB2351" w:rsidRDefault="00DB2351" w:rsidP="00DB2351">
            <w:pPr>
              <w:rPr>
                <w:color w:val="000000"/>
                <w:sz w:val="18"/>
                <w:szCs w:val="18"/>
              </w:rPr>
            </w:pPr>
            <w:r w:rsidRPr="00DB2351">
              <w:rPr>
                <w:color w:val="000000"/>
                <w:sz w:val="18"/>
                <w:szCs w:val="18"/>
              </w:rPr>
              <w:t>cmarca</w:t>
            </w:r>
          </w:p>
        </w:tc>
        <w:tc>
          <w:tcPr>
            <w:tcW w:w="2693" w:type="dxa"/>
            <w:hideMark/>
          </w:tcPr>
          <w:p w14:paraId="13CEC9B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0A6B7C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w:t>
            </w:r>
            <w:r w:rsidR="004B318A">
              <w:rPr>
                <w:color w:val="000000"/>
                <w:sz w:val="18"/>
                <w:szCs w:val="18"/>
                <w:lang w:val="pt-PT"/>
              </w:rPr>
              <w:t>ara STRING</w:t>
            </w:r>
          </w:p>
          <w:p w14:paraId="0E3A59C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F1D5BCD" w14:textId="343C73F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c>
          <w:tcPr>
            <w:tcW w:w="3191" w:type="dxa"/>
            <w:hideMark/>
          </w:tcPr>
          <w:p w14:paraId="17080A6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41D5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457BE03" w14:textId="4A3166C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2 caracteres, é acrescentado ‘ ’ à esquerda, até perfazer o comprimento de campo desejado.</w:t>
            </w:r>
          </w:p>
        </w:tc>
      </w:tr>
      <w:tr w:rsidR="00DB2351" w:rsidRPr="00DB2351" w14:paraId="1D214AED" w14:textId="77777777" w:rsidTr="009370D5">
        <w:tblPrEx>
          <w:tblCellMar>
            <w:left w:w="108" w:type="dxa"/>
            <w:right w:w="108" w:type="dxa"/>
          </w:tblCellMar>
        </w:tblPrEx>
        <w:trPr>
          <w:trHeight w:val="2160"/>
          <w:jc w:val="center"/>
        </w:trPr>
        <w:tc>
          <w:tcPr>
            <w:tcW w:w="1344" w:type="dxa"/>
            <w:hideMark/>
          </w:tcPr>
          <w:p w14:paraId="76C8708C" w14:textId="77777777" w:rsidR="00DB2351" w:rsidRPr="00DB2351" w:rsidRDefault="00DB2351" w:rsidP="00DB2351">
            <w:pPr>
              <w:rPr>
                <w:color w:val="000000"/>
                <w:sz w:val="18"/>
                <w:szCs w:val="18"/>
              </w:rPr>
            </w:pPr>
            <w:r w:rsidRPr="00DB2351">
              <w:rPr>
                <w:color w:val="000000"/>
                <w:sz w:val="18"/>
                <w:szCs w:val="18"/>
              </w:rPr>
              <w:t>tipobeml</w:t>
            </w:r>
          </w:p>
        </w:tc>
        <w:tc>
          <w:tcPr>
            <w:tcW w:w="2693" w:type="dxa"/>
            <w:hideMark/>
          </w:tcPr>
          <w:p w14:paraId="0292B39C"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47696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w:t>
            </w:r>
            <w:r w:rsidR="004B318A">
              <w:rPr>
                <w:color w:val="000000"/>
                <w:sz w:val="18"/>
                <w:szCs w:val="18"/>
                <w:lang w:val="pt-PT"/>
              </w:rPr>
              <w:t>TRING</w:t>
            </w:r>
          </w:p>
          <w:p w14:paraId="1DF495F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10107D1" w14:textId="122E86C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082DD92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0B3A4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F95B3D9" w14:textId="1A3E3CE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2C3E17A4" w14:textId="77777777" w:rsidTr="009370D5">
        <w:tblPrEx>
          <w:tblCellMar>
            <w:left w:w="108" w:type="dxa"/>
            <w:right w:w="108" w:type="dxa"/>
          </w:tblCellMar>
        </w:tblPrEx>
        <w:trPr>
          <w:trHeight w:val="2160"/>
          <w:jc w:val="center"/>
        </w:trPr>
        <w:tc>
          <w:tcPr>
            <w:tcW w:w="1344" w:type="dxa"/>
            <w:hideMark/>
          </w:tcPr>
          <w:p w14:paraId="21441754" w14:textId="77777777" w:rsidR="00DB2351" w:rsidRPr="00DB2351" w:rsidRDefault="00DB2351" w:rsidP="00DB2351">
            <w:pPr>
              <w:rPr>
                <w:color w:val="000000"/>
                <w:sz w:val="18"/>
                <w:szCs w:val="18"/>
              </w:rPr>
            </w:pPr>
            <w:r w:rsidRPr="00DB2351">
              <w:rPr>
                <w:color w:val="000000"/>
                <w:sz w:val="18"/>
                <w:szCs w:val="18"/>
              </w:rPr>
              <w:t>ctipdvpb</w:t>
            </w:r>
          </w:p>
        </w:tc>
        <w:tc>
          <w:tcPr>
            <w:tcW w:w="2693" w:type="dxa"/>
            <w:hideMark/>
          </w:tcPr>
          <w:p w14:paraId="3B340B4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r w:rsidR="004B318A">
              <w:rPr>
                <w:color w:val="000000"/>
                <w:sz w:val="18"/>
                <w:szCs w:val="18"/>
                <w:lang w:val="pt-PT"/>
              </w:rPr>
              <w:t>‘99999’</w:t>
            </w:r>
          </w:p>
          <w:p w14:paraId="4C3FB1F4" w14:textId="0CBFF5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72EFBC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4AC910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‘0 '</w:t>
            </w:r>
          </w:p>
          <w:p w14:paraId="429ABF92" w14:textId="712FDFE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507FD9E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77175B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45B42D63" w14:textId="16B3B69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2A5D2331" w14:textId="77777777" w:rsidTr="009370D5">
        <w:tblPrEx>
          <w:tblCellMar>
            <w:left w:w="108" w:type="dxa"/>
            <w:right w:w="108" w:type="dxa"/>
          </w:tblCellMar>
        </w:tblPrEx>
        <w:trPr>
          <w:trHeight w:val="2160"/>
          <w:jc w:val="center"/>
        </w:trPr>
        <w:tc>
          <w:tcPr>
            <w:tcW w:w="1344" w:type="dxa"/>
            <w:hideMark/>
          </w:tcPr>
          <w:p w14:paraId="651DBEE6" w14:textId="77777777" w:rsidR="00DB2351" w:rsidRPr="00DB2351" w:rsidRDefault="00DB2351" w:rsidP="00DB2351">
            <w:pPr>
              <w:rPr>
                <w:color w:val="000000"/>
                <w:sz w:val="18"/>
                <w:szCs w:val="18"/>
              </w:rPr>
            </w:pPr>
            <w:r w:rsidRPr="00DB2351">
              <w:rPr>
                <w:color w:val="000000"/>
                <w:sz w:val="18"/>
                <w:szCs w:val="18"/>
              </w:rPr>
              <w:t>cinddvpb</w:t>
            </w:r>
          </w:p>
        </w:tc>
        <w:tc>
          <w:tcPr>
            <w:tcW w:w="2693" w:type="dxa"/>
            <w:hideMark/>
          </w:tcPr>
          <w:p w14:paraId="739CA08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413172F8" w14:textId="02F106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6888A3D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286EC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21145FC6" w14:textId="3AB59BD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30ADEE1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D580B0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 '</w:t>
            </w:r>
          </w:p>
          <w:p w14:paraId="25AAF3F1" w14:textId="74E26C0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277488C" w14:textId="77777777" w:rsidTr="009370D5">
        <w:tblPrEx>
          <w:tblCellMar>
            <w:left w:w="108" w:type="dxa"/>
            <w:right w:w="108" w:type="dxa"/>
          </w:tblCellMar>
        </w:tblPrEx>
        <w:trPr>
          <w:trHeight w:val="2160"/>
          <w:jc w:val="center"/>
        </w:trPr>
        <w:tc>
          <w:tcPr>
            <w:tcW w:w="1344" w:type="dxa"/>
            <w:hideMark/>
          </w:tcPr>
          <w:p w14:paraId="521BE2F2" w14:textId="77777777" w:rsidR="00DB2351" w:rsidRPr="00DB2351" w:rsidRDefault="00DB2351" w:rsidP="00DB2351">
            <w:pPr>
              <w:rPr>
                <w:color w:val="000000"/>
                <w:sz w:val="18"/>
                <w:szCs w:val="18"/>
              </w:rPr>
            </w:pPr>
            <w:r w:rsidRPr="00DB2351">
              <w:rPr>
                <w:color w:val="000000"/>
                <w:sz w:val="18"/>
                <w:szCs w:val="18"/>
              </w:rPr>
              <w:t>cfvalcot</w:t>
            </w:r>
          </w:p>
        </w:tc>
        <w:tc>
          <w:tcPr>
            <w:tcW w:w="2693" w:type="dxa"/>
            <w:hideMark/>
          </w:tcPr>
          <w:p w14:paraId="17FA794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12DE3715" w14:textId="4682837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6704E3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40A53F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71F3D9F2" w14:textId="3CFA292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c>
          <w:tcPr>
            <w:tcW w:w="3191" w:type="dxa"/>
            <w:hideMark/>
          </w:tcPr>
          <w:p w14:paraId="1E2AAA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6B1062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32FD1765" w14:textId="5135C41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0’ à esquerda, até perfazer o comprimento de campo desejado.</w:t>
            </w:r>
          </w:p>
        </w:tc>
      </w:tr>
      <w:tr w:rsidR="00DB2351" w:rsidRPr="00DB2351" w14:paraId="30AB98A0" w14:textId="77777777" w:rsidTr="009370D5">
        <w:tblPrEx>
          <w:tblCellMar>
            <w:left w:w="108" w:type="dxa"/>
            <w:right w:w="108" w:type="dxa"/>
          </w:tblCellMar>
        </w:tblPrEx>
        <w:trPr>
          <w:trHeight w:val="2160"/>
          <w:jc w:val="center"/>
        </w:trPr>
        <w:tc>
          <w:tcPr>
            <w:tcW w:w="1344" w:type="dxa"/>
            <w:hideMark/>
          </w:tcPr>
          <w:p w14:paraId="2526E7F2" w14:textId="77777777" w:rsidR="00DB2351" w:rsidRPr="00DB2351" w:rsidRDefault="00DB2351" w:rsidP="00DB2351">
            <w:pPr>
              <w:rPr>
                <w:color w:val="000000"/>
                <w:sz w:val="18"/>
                <w:szCs w:val="18"/>
              </w:rPr>
            </w:pPr>
            <w:r w:rsidRPr="00DB2351">
              <w:rPr>
                <w:color w:val="000000"/>
                <w:sz w:val="18"/>
                <w:szCs w:val="18"/>
              </w:rPr>
              <w:lastRenderedPageBreak/>
              <w:t>cbem</w:t>
            </w:r>
          </w:p>
        </w:tc>
        <w:tc>
          <w:tcPr>
            <w:tcW w:w="2693" w:type="dxa"/>
            <w:hideMark/>
          </w:tcPr>
          <w:p w14:paraId="609CF48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1BAC3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825FDA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05D88B5" w14:textId="760DBD5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direita, até perfazer o comprimento de campo desejado.</w:t>
            </w:r>
          </w:p>
        </w:tc>
        <w:tc>
          <w:tcPr>
            <w:tcW w:w="3191" w:type="dxa"/>
            <w:hideMark/>
          </w:tcPr>
          <w:p w14:paraId="1084923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w:t>
            </w:r>
            <w:r w:rsidR="004B318A">
              <w:rPr>
                <w:color w:val="000000"/>
                <w:sz w:val="18"/>
                <w:szCs w:val="18"/>
                <w:lang w:val="pt-PT"/>
              </w:rPr>
              <w:t xml:space="preserve"> campo é alterado para STRING</w:t>
            </w:r>
          </w:p>
          <w:p w14:paraId="677F310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F523AEF" w14:textId="1D5BD82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direita, até perfazer o comprimento de campo desejado.</w:t>
            </w:r>
          </w:p>
        </w:tc>
      </w:tr>
      <w:tr w:rsidR="00DB2351" w:rsidRPr="00DB2351" w14:paraId="60F04763" w14:textId="77777777" w:rsidTr="009370D5">
        <w:tblPrEx>
          <w:tblCellMar>
            <w:left w:w="108" w:type="dxa"/>
            <w:right w:w="108" w:type="dxa"/>
          </w:tblCellMar>
        </w:tblPrEx>
        <w:trPr>
          <w:trHeight w:val="2160"/>
          <w:jc w:val="center"/>
        </w:trPr>
        <w:tc>
          <w:tcPr>
            <w:tcW w:w="1344" w:type="dxa"/>
            <w:hideMark/>
          </w:tcPr>
          <w:p w14:paraId="420B0406" w14:textId="77777777" w:rsidR="00DB2351" w:rsidRPr="00DB2351" w:rsidRDefault="00DB2351" w:rsidP="00DB2351">
            <w:pPr>
              <w:rPr>
                <w:color w:val="000000"/>
                <w:sz w:val="18"/>
                <w:szCs w:val="18"/>
              </w:rPr>
            </w:pPr>
            <w:r w:rsidRPr="00DB2351">
              <w:rPr>
                <w:color w:val="000000"/>
                <w:sz w:val="18"/>
                <w:szCs w:val="18"/>
              </w:rPr>
              <w:t>cpais</w:t>
            </w:r>
          </w:p>
        </w:tc>
        <w:tc>
          <w:tcPr>
            <w:tcW w:w="2693" w:type="dxa"/>
            <w:hideMark/>
          </w:tcPr>
          <w:p w14:paraId="3BA6221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F62606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9EDC7C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w:t>
            </w:r>
          </w:p>
          <w:p w14:paraId="6F777465" w14:textId="69D921A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AE27D7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campo é </w:t>
            </w:r>
            <w:r w:rsidR="004B318A">
              <w:rPr>
                <w:color w:val="000000"/>
                <w:sz w:val="18"/>
                <w:szCs w:val="18"/>
                <w:lang w:val="pt-PT"/>
              </w:rPr>
              <w:t>alterado para STRING</w:t>
            </w:r>
          </w:p>
          <w:p w14:paraId="22637CD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a NULL, é assumido o valor ‘0'</w:t>
            </w:r>
          </w:p>
          <w:p w14:paraId="54B939EE" w14:textId="2C78691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1E8B1998" w14:textId="77777777" w:rsidTr="009370D5">
        <w:tblPrEx>
          <w:tblCellMar>
            <w:left w:w="108" w:type="dxa"/>
            <w:right w:w="108" w:type="dxa"/>
          </w:tblCellMar>
        </w:tblPrEx>
        <w:trPr>
          <w:trHeight w:val="2160"/>
          <w:jc w:val="center"/>
        </w:trPr>
        <w:tc>
          <w:tcPr>
            <w:tcW w:w="1344" w:type="dxa"/>
            <w:hideMark/>
          </w:tcPr>
          <w:p w14:paraId="7CEF7854" w14:textId="77777777" w:rsidR="00DB2351" w:rsidRPr="00DB2351" w:rsidRDefault="00DB2351" w:rsidP="00DB2351">
            <w:pPr>
              <w:rPr>
                <w:color w:val="000000"/>
                <w:sz w:val="18"/>
                <w:szCs w:val="18"/>
              </w:rPr>
            </w:pPr>
            <w:r w:rsidRPr="00DB2351">
              <w:rPr>
                <w:color w:val="000000"/>
                <w:sz w:val="18"/>
                <w:szCs w:val="18"/>
              </w:rPr>
              <w:t>cmoeorig</w:t>
            </w:r>
          </w:p>
        </w:tc>
        <w:tc>
          <w:tcPr>
            <w:tcW w:w="2693" w:type="dxa"/>
            <w:hideMark/>
          </w:tcPr>
          <w:p w14:paraId="09E826C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2D18BD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611835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2A24684D" w14:textId="19B168E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1E99DE6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w:t>
            </w:r>
            <w:r w:rsidR="004B318A">
              <w:rPr>
                <w:color w:val="000000"/>
                <w:sz w:val="18"/>
                <w:szCs w:val="18"/>
                <w:lang w:val="pt-PT"/>
              </w:rPr>
              <w:t>rado para STRING</w:t>
            </w:r>
          </w:p>
          <w:p w14:paraId="274788F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‘0 '</w:t>
            </w:r>
          </w:p>
          <w:p w14:paraId="51C21ACD" w14:textId="29BBDE2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4B0BEC7F" w14:textId="77777777" w:rsidTr="009370D5">
        <w:tblPrEx>
          <w:tblCellMar>
            <w:left w:w="108" w:type="dxa"/>
            <w:right w:w="108" w:type="dxa"/>
          </w:tblCellMar>
        </w:tblPrEx>
        <w:trPr>
          <w:trHeight w:val="2160"/>
          <w:jc w:val="center"/>
        </w:trPr>
        <w:tc>
          <w:tcPr>
            <w:tcW w:w="1344" w:type="dxa"/>
            <w:hideMark/>
          </w:tcPr>
          <w:p w14:paraId="59619E01" w14:textId="77777777" w:rsidR="00DB2351" w:rsidRPr="00DB2351" w:rsidRDefault="00DB2351" w:rsidP="00DB2351">
            <w:pPr>
              <w:rPr>
                <w:color w:val="000000"/>
                <w:sz w:val="18"/>
                <w:szCs w:val="18"/>
              </w:rPr>
            </w:pPr>
            <w:r w:rsidRPr="00DB2351">
              <w:rPr>
                <w:color w:val="000000"/>
                <w:sz w:val="18"/>
                <w:szCs w:val="18"/>
              </w:rPr>
              <w:t>ctipiemi</w:t>
            </w:r>
          </w:p>
        </w:tc>
        <w:tc>
          <w:tcPr>
            <w:tcW w:w="2693" w:type="dxa"/>
            <w:hideMark/>
          </w:tcPr>
          <w:p w14:paraId="5B23143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10F778A3" w14:textId="6C1E229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77B523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C6CB21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w:t>
            </w:r>
            <w:r w:rsidR="004B318A">
              <w:rPr>
                <w:color w:val="000000"/>
                <w:sz w:val="18"/>
                <w:szCs w:val="18"/>
                <w:lang w:val="pt-PT"/>
              </w:rPr>
              <w:t xml:space="preserve">NULL, é assumido o valor </w:t>
            </w:r>
            <w:proofErr w:type="gramStart"/>
            <w:r w:rsidR="004B318A">
              <w:rPr>
                <w:color w:val="000000"/>
                <w:sz w:val="18"/>
                <w:szCs w:val="18"/>
                <w:lang w:val="pt-PT"/>
              </w:rPr>
              <w:t>‘ '</w:t>
            </w:r>
            <w:proofErr w:type="gramEnd"/>
          </w:p>
          <w:p w14:paraId="00DBCAC1" w14:textId="6C2542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71E2FFF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751A4F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w:t>
            </w:r>
            <w:r w:rsidR="004B318A">
              <w:rPr>
                <w:color w:val="000000"/>
                <w:sz w:val="18"/>
                <w:szCs w:val="18"/>
                <w:lang w:val="pt-PT"/>
              </w:rPr>
              <w:t xml:space="preserve"> valor </w:t>
            </w:r>
            <w:proofErr w:type="gramStart"/>
            <w:r w:rsidR="004B318A">
              <w:rPr>
                <w:color w:val="000000"/>
                <w:sz w:val="18"/>
                <w:szCs w:val="18"/>
                <w:lang w:val="pt-PT"/>
              </w:rPr>
              <w:t>‘ '</w:t>
            </w:r>
            <w:proofErr w:type="gramEnd"/>
          </w:p>
          <w:p w14:paraId="0AFDF0CF" w14:textId="3510F9F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504E1419" w14:textId="77777777" w:rsidTr="009370D5">
        <w:tblPrEx>
          <w:tblCellMar>
            <w:left w:w="108" w:type="dxa"/>
            <w:right w:w="108" w:type="dxa"/>
          </w:tblCellMar>
        </w:tblPrEx>
        <w:trPr>
          <w:trHeight w:val="2160"/>
          <w:jc w:val="center"/>
        </w:trPr>
        <w:tc>
          <w:tcPr>
            <w:tcW w:w="1344" w:type="dxa"/>
            <w:hideMark/>
          </w:tcPr>
          <w:p w14:paraId="237CAB6D" w14:textId="77777777" w:rsidR="00DB2351" w:rsidRPr="00DB2351" w:rsidRDefault="00DB2351" w:rsidP="00DB2351">
            <w:pPr>
              <w:rPr>
                <w:color w:val="000000"/>
                <w:sz w:val="18"/>
                <w:szCs w:val="18"/>
              </w:rPr>
            </w:pPr>
            <w:r w:rsidRPr="00DB2351">
              <w:rPr>
                <w:color w:val="000000"/>
                <w:sz w:val="18"/>
                <w:szCs w:val="18"/>
              </w:rPr>
              <w:t>przemis</w:t>
            </w:r>
          </w:p>
        </w:tc>
        <w:tc>
          <w:tcPr>
            <w:tcW w:w="2693" w:type="dxa"/>
            <w:hideMark/>
          </w:tcPr>
          <w:p w14:paraId="419F65C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00C94A52" w14:textId="5B32A98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065253E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w:t>
            </w:r>
            <w:r w:rsidR="004B318A">
              <w:rPr>
                <w:color w:val="000000"/>
                <w:sz w:val="18"/>
                <w:szCs w:val="18"/>
                <w:lang w:val="pt-PT"/>
              </w:rPr>
              <w:t>a STRING</w:t>
            </w:r>
          </w:p>
          <w:p w14:paraId="4B28EB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4534D779" w14:textId="2B6E8D2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148D9C0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45E241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73B12D4" w14:textId="290A1F4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24EC36AB" w14:textId="77777777" w:rsidTr="009370D5">
        <w:tblPrEx>
          <w:tblCellMar>
            <w:left w:w="108" w:type="dxa"/>
            <w:right w:w="108" w:type="dxa"/>
          </w:tblCellMar>
        </w:tblPrEx>
        <w:trPr>
          <w:trHeight w:val="2160"/>
          <w:jc w:val="center"/>
        </w:trPr>
        <w:tc>
          <w:tcPr>
            <w:tcW w:w="1344" w:type="dxa"/>
            <w:hideMark/>
          </w:tcPr>
          <w:p w14:paraId="5E65EF0D" w14:textId="77777777" w:rsidR="00DB2351" w:rsidRPr="00DB2351" w:rsidRDefault="00DB2351" w:rsidP="00DB2351">
            <w:pPr>
              <w:rPr>
                <w:color w:val="000000"/>
                <w:sz w:val="18"/>
                <w:szCs w:val="18"/>
              </w:rPr>
            </w:pPr>
            <w:r w:rsidRPr="00DB2351">
              <w:rPr>
                <w:color w:val="000000"/>
                <w:sz w:val="18"/>
                <w:szCs w:val="18"/>
              </w:rPr>
              <w:t>mercap</w:t>
            </w:r>
          </w:p>
        </w:tc>
        <w:tc>
          <w:tcPr>
            <w:tcW w:w="2693" w:type="dxa"/>
            <w:hideMark/>
          </w:tcPr>
          <w:p w14:paraId="0790BC1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EDEAE2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w:t>
            </w:r>
            <w:r w:rsidR="004B318A">
              <w:rPr>
                <w:color w:val="000000"/>
                <w:sz w:val="18"/>
                <w:szCs w:val="18"/>
                <w:lang w:val="pt-PT"/>
              </w:rPr>
              <w:t>G</w:t>
            </w:r>
          </w:p>
          <w:p w14:paraId="036364E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68D57B6" w14:textId="11FBC93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1442801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57DA8E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76ABD48" w14:textId="3CE698B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61F29EF5" w14:textId="77777777" w:rsidTr="009370D5">
        <w:tblPrEx>
          <w:tblCellMar>
            <w:left w:w="108" w:type="dxa"/>
            <w:right w:w="108" w:type="dxa"/>
          </w:tblCellMar>
        </w:tblPrEx>
        <w:trPr>
          <w:trHeight w:val="2160"/>
          <w:jc w:val="center"/>
        </w:trPr>
        <w:tc>
          <w:tcPr>
            <w:tcW w:w="1344" w:type="dxa"/>
            <w:hideMark/>
          </w:tcPr>
          <w:p w14:paraId="14FA0ADA" w14:textId="77777777" w:rsidR="00DB2351" w:rsidRPr="00DB2351" w:rsidRDefault="00DB2351" w:rsidP="00DB2351">
            <w:pPr>
              <w:rPr>
                <w:color w:val="000000"/>
                <w:sz w:val="18"/>
                <w:szCs w:val="18"/>
              </w:rPr>
            </w:pPr>
            <w:r w:rsidRPr="00DB2351">
              <w:rPr>
                <w:color w:val="000000"/>
                <w:sz w:val="18"/>
                <w:szCs w:val="18"/>
              </w:rPr>
              <w:lastRenderedPageBreak/>
              <w:t>indrefer</w:t>
            </w:r>
          </w:p>
        </w:tc>
        <w:tc>
          <w:tcPr>
            <w:tcW w:w="2693" w:type="dxa"/>
            <w:hideMark/>
          </w:tcPr>
          <w:p w14:paraId="3A29028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 ‘999</w:t>
            </w:r>
            <w:r w:rsidR="004B318A">
              <w:rPr>
                <w:color w:val="000000"/>
                <w:sz w:val="18"/>
                <w:szCs w:val="18"/>
                <w:lang w:val="pt-PT"/>
              </w:rPr>
              <w:t>99’</w:t>
            </w:r>
          </w:p>
          <w:p w14:paraId="577F00AC" w14:textId="134431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0CD2CC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9A8E9F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E499828" w14:textId="2E58A46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c>
          <w:tcPr>
            <w:tcW w:w="3191" w:type="dxa"/>
            <w:hideMark/>
          </w:tcPr>
          <w:p w14:paraId="78F430D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7B10BF8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85F0FEC" w14:textId="296DF9B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 ’ à esquerda, até perfazer o comprimento de campo desejado.</w:t>
            </w:r>
          </w:p>
        </w:tc>
      </w:tr>
      <w:tr w:rsidR="00DB2351" w:rsidRPr="00DB2351" w14:paraId="2D475099" w14:textId="77777777" w:rsidTr="009370D5">
        <w:tblPrEx>
          <w:tblCellMar>
            <w:left w:w="108" w:type="dxa"/>
            <w:right w:w="108" w:type="dxa"/>
          </w:tblCellMar>
        </w:tblPrEx>
        <w:trPr>
          <w:trHeight w:val="2160"/>
          <w:jc w:val="center"/>
        </w:trPr>
        <w:tc>
          <w:tcPr>
            <w:tcW w:w="1344" w:type="dxa"/>
            <w:hideMark/>
          </w:tcPr>
          <w:p w14:paraId="33C90F1F" w14:textId="77777777" w:rsidR="00DB2351" w:rsidRPr="00DB2351" w:rsidRDefault="00DB2351" w:rsidP="00DB2351">
            <w:pPr>
              <w:rPr>
                <w:color w:val="000000"/>
                <w:sz w:val="18"/>
                <w:szCs w:val="18"/>
              </w:rPr>
            </w:pPr>
            <w:r w:rsidRPr="00DB2351">
              <w:rPr>
                <w:color w:val="000000"/>
                <w:sz w:val="18"/>
                <w:szCs w:val="18"/>
              </w:rPr>
              <w:t>ttxjgar</w:t>
            </w:r>
          </w:p>
        </w:tc>
        <w:tc>
          <w:tcPr>
            <w:tcW w:w="2693" w:type="dxa"/>
            <w:hideMark/>
          </w:tcPr>
          <w:p w14:paraId="4355E43D"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704D5B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DF5D82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121D90B" w14:textId="7D396573"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5FE9CD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259AD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A904F85" w14:textId="753B633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0145E62F" w14:textId="77777777" w:rsidTr="009370D5">
        <w:tblPrEx>
          <w:tblCellMar>
            <w:left w:w="108" w:type="dxa"/>
            <w:right w:w="108" w:type="dxa"/>
          </w:tblCellMar>
        </w:tblPrEx>
        <w:trPr>
          <w:trHeight w:val="2160"/>
          <w:jc w:val="center"/>
        </w:trPr>
        <w:tc>
          <w:tcPr>
            <w:tcW w:w="1344" w:type="dxa"/>
            <w:hideMark/>
          </w:tcPr>
          <w:p w14:paraId="23EBC8AA" w14:textId="77777777" w:rsidR="00DB2351" w:rsidRPr="00DB2351" w:rsidRDefault="00DB2351" w:rsidP="00DB2351">
            <w:pPr>
              <w:rPr>
                <w:color w:val="000000"/>
                <w:sz w:val="18"/>
                <w:szCs w:val="18"/>
              </w:rPr>
            </w:pPr>
            <w:r w:rsidRPr="00DB2351">
              <w:rPr>
                <w:color w:val="000000"/>
                <w:sz w:val="18"/>
                <w:szCs w:val="18"/>
              </w:rPr>
              <w:t>centidad</w:t>
            </w:r>
          </w:p>
        </w:tc>
        <w:tc>
          <w:tcPr>
            <w:tcW w:w="2693" w:type="dxa"/>
            <w:hideMark/>
          </w:tcPr>
          <w:p w14:paraId="277DD563"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16CA7C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30F317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16FF036" w14:textId="1784F7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7362247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C475CB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E5F18C3" w14:textId="1C76953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5D09FDEA" w14:textId="77777777" w:rsidTr="009370D5">
        <w:tblPrEx>
          <w:tblCellMar>
            <w:left w:w="108" w:type="dxa"/>
            <w:right w:w="108" w:type="dxa"/>
          </w:tblCellMar>
        </w:tblPrEx>
        <w:trPr>
          <w:trHeight w:val="2160"/>
          <w:jc w:val="center"/>
        </w:trPr>
        <w:tc>
          <w:tcPr>
            <w:tcW w:w="1344" w:type="dxa"/>
            <w:hideMark/>
          </w:tcPr>
          <w:p w14:paraId="719C376B" w14:textId="77777777" w:rsidR="00DB2351" w:rsidRPr="00DB2351" w:rsidRDefault="00DB2351" w:rsidP="00DB2351">
            <w:pPr>
              <w:rPr>
                <w:color w:val="000000"/>
                <w:sz w:val="18"/>
                <w:szCs w:val="18"/>
              </w:rPr>
            </w:pPr>
            <w:r w:rsidRPr="00DB2351">
              <w:rPr>
                <w:color w:val="000000"/>
                <w:sz w:val="18"/>
                <w:szCs w:val="18"/>
              </w:rPr>
              <w:t>caplic</w:t>
            </w:r>
          </w:p>
        </w:tc>
        <w:tc>
          <w:tcPr>
            <w:tcW w:w="2693" w:type="dxa"/>
            <w:hideMark/>
          </w:tcPr>
          <w:p w14:paraId="1106F35E"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5AEEED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214E80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2B326F4" w14:textId="2A906F9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direita, até perfazer o comprimento de campo desejado.</w:t>
            </w:r>
          </w:p>
        </w:tc>
        <w:tc>
          <w:tcPr>
            <w:tcW w:w="3191" w:type="dxa"/>
            <w:hideMark/>
          </w:tcPr>
          <w:p w14:paraId="32D369D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do </w:t>
            </w:r>
            <w:r w:rsidR="004B318A">
              <w:rPr>
                <w:color w:val="000000"/>
                <w:sz w:val="18"/>
                <w:szCs w:val="18"/>
                <w:lang w:val="pt-PT"/>
              </w:rPr>
              <w:t>campo é alterado para STRING</w:t>
            </w:r>
          </w:p>
          <w:p w14:paraId="50C5896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DEA3542" w14:textId="22B9E65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direita, até perfazer o comprimento de campo desejado.</w:t>
            </w:r>
          </w:p>
        </w:tc>
      </w:tr>
      <w:tr w:rsidR="00DB2351" w:rsidRPr="00DB2351" w14:paraId="3501359E" w14:textId="77777777" w:rsidTr="009370D5">
        <w:tblPrEx>
          <w:tblCellMar>
            <w:left w:w="108" w:type="dxa"/>
            <w:right w:w="108" w:type="dxa"/>
          </w:tblCellMar>
        </w:tblPrEx>
        <w:trPr>
          <w:trHeight w:val="1200"/>
          <w:jc w:val="center"/>
        </w:trPr>
        <w:tc>
          <w:tcPr>
            <w:tcW w:w="1344" w:type="dxa"/>
            <w:hideMark/>
          </w:tcPr>
          <w:p w14:paraId="635EEB26" w14:textId="77777777" w:rsidR="00DB2351" w:rsidRPr="00DB2351" w:rsidRDefault="00DB2351" w:rsidP="00DB2351">
            <w:pPr>
              <w:rPr>
                <w:color w:val="000000"/>
                <w:sz w:val="18"/>
                <w:szCs w:val="18"/>
              </w:rPr>
            </w:pPr>
            <w:r w:rsidRPr="00DB2351">
              <w:rPr>
                <w:color w:val="000000"/>
                <w:sz w:val="18"/>
                <w:szCs w:val="18"/>
              </w:rPr>
              <w:t>isin</w:t>
            </w:r>
          </w:p>
        </w:tc>
        <w:tc>
          <w:tcPr>
            <w:tcW w:w="2693" w:type="dxa"/>
            <w:hideMark/>
          </w:tcPr>
          <w:p w14:paraId="4B6FF54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121BB40" w14:textId="7777777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campo é mapeado a vazio, e caso não esteja preenchido com 12 caracteres, é acrescentado ‘ ’ à esquerda, até perfazer o comprimento de campo desejado.</w:t>
            </w:r>
          </w:p>
        </w:tc>
        <w:tc>
          <w:tcPr>
            <w:tcW w:w="3191" w:type="dxa"/>
            <w:hideMark/>
          </w:tcPr>
          <w:p w14:paraId="261955E7" w14:textId="0720CE4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O campo é mapeado a vazio, e caso não esteja preenchido com 12 caracteres, é acrescentado ‘ ’ à esquerda, até perfazer o comprimento de campo desejado.</w:t>
            </w:r>
          </w:p>
        </w:tc>
      </w:tr>
      <w:tr w:rsidR="00DB2351" w:rsidRPr="00DB2351" w14:paraId="5F4FE55B" w14:textId="77777777" w:rsidTr="009370D5">
        <w:tblPrEx>
          <w:tblCellMar>
            <w:left w:w="108" w:type="dxa"/>
            <w:right w:w="108" w:type="dxa"/>
          </w:tblCellMar>
        </w:tblPrEx>
        <w:trPr>
          <w:trHeight w:val="2160"/>
          <w:jc w:val="center"/>
        </w:trPr>
        <w:tc>
          <w:tcPr>
            <w:tcW w:w="1344" w:type="dxa"/>
            <w:hideMark/>
          </w:tcPr>
          <w:p w14:paraId="0A72B8CE" w14:textId="77777777" w:rsidR="00DB2351" w:rsidRPr="00DB2351" w:rsidRDefault="00DB2351" w:rsidP="00DB2351">
            <w:pPr>
              <w:rPr>
                <w:color w:val="000000"/>
                <w:sz w:val="18"/>
                <w:szCs w:val="18"/>
              </w:rPr>
            </w:pPr>
            <w:r w:rsidRPr="00DB2351">
              <w:rPr>
                <w:color w:val="000000"/>
                <w:sz w:val="18"/>
                <w:szCs w:val="18"/>
              </w:rPr>
              <w:t>cprodutol</w:t>
            </w:r>
          </w:p>
        </w:tc>
        <w:tc>
          <w:tcPr>
            <w:tcW w:w="2693" w:type="dxa"/>
            <w:hideMark/>
          </w:tcPr>
          <w:p w14:paraId="6E287878"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368CF83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101110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1A2984B" w14:textId="1C82624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0ED1BD9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740B93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w:t>
            </w:r>
            <w:r w:rsidR="004B318A">
              <w:rPr>
                <w:color w:val="000000"/>
                <w:sz w:val="18"/>
                <w:szCs w:val="18"/>
                <w:lang w:val="pt-PT"/>
              </w:rPr>
              <w:t xml:space="preserve">L, é assumido o valor </w:t>
            </w:r>
            <w:proofErr w:type="gramStart"/>
            <w:r w:rsidR="004B318A">
              <w:rPr>
                <w:color w:val="000000"/>
                <w:sz w:val="18"/>
                <w:szCs w:val="18"/>
                <w:lang w:val="pt-PT"/>
              </w:rPr>
              <w:t>‘ '</w:t>
            </w:r>
            <w:proofErr w:type="gramEnd"/>
          </w:p>
          <w:p w14:paraId="75B94318" w14:textId="04366EA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79E5376B" w14:textId="77777777" w:rsidTr="009370D5">
        <w:tblPrEx>
          <w:tblCellMar>
            <w:left w:w="108" w:type="dxa"/>
            <w:right w:w="108" w:type="dxa"/>
          </w:tblCellMar>
        </w:tblPrEx>
        <w:trPr>
          <w:trHeight w:val="2160"/>
          <w:jc w:val="center"/>
        </w:trPr>
        <w:tc>
          <w:tcPr>
            <w:tcW w:w="1344" w:type="dxa"/>
            <w:hideMark/>
          </w:tcPr>
          <w:p w14:paraId="171EB4CB" w14:textId="77777777" w:rsidR="00DB2351" w:rsidRPr="00DB2351" w:rsidRDefault="00DB2351" w:rsidP="00DB2351">
            <w:pPr>
              <w:rPr>
                <w:color w:val="000000"/>
                <w:sz w:val="18"/>
                <w:szCs w:val="18"/>
              </w:rPr>
            </w:pPr>
            <w:r w:rsidRPr="00DB2351">
              <w:rPr>
                <w:color w:val="000000"/>
                <w:sz w:val="18"/>
                <w:szCs w:val="18"/>
              </w:rPr>
              <w:lastRenderedPageBreak/>
              <w:t>csubprodl</w:t>
            </w:r>
          </w:p>
        </w:tc>
        <w:tc>
          <w:tcPr>
            <w:tcW w:w="2693" w:type="dxa"/>
            <w:hideMark/>
          </w:tcPr>
          <w:p w14:paraId="100A965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C266F9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A489C5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135F268" w14:textId="375B07D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c>
          <w:tcPr>
            <w:tcW w:w="3191" w:type="dxa"/>
            <w:hideMark/>
          </w:tcPr>
          <w:p w14:paraId="516B4DA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B258B3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w:t>
            </w:r>
            <w:r w:rsidR="004B318A">
              <w:rPr>
                <w:color w:val="000000"/>
                <w:sz w:val="18"/>
                <w:szCs w:val="18"/>
                <w:lang w:val="pt-PT"/>
              </w:rPr>
              <w:t xml:space="preserve"> assumido o valor </w:t>
            </w:r>
            <w:proofErr w:type="gramStart"/>
            <w:r w:rsidR="004B318A">
              <w:rPr>
                <w:color w:val="000000"/>
                <w:sz w:val="18"/>
                <w:szCs w:val="18"/>
                <w:lang w:val="pt-PT"/>
              </w:rPr>
              <w:t>‘ '</w:t>
            </w:r>
            <w:proofErr w:type="gramEnd"/>
          </w:p>
          <w:p w14:paraId="0DA123C0" w14:textId="544661D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3 caracteres, é acrescentado ‘ ’ à esquerda, até perfazer o comprimento de campo desejado.</w:t>
            </w:r>
          </w:p>
        </w:tc>
      </w:tr>
      <w:tr w:rsidR="00DB2351" w:rsidRPr="00DB2351" w14:paraId="68D094F5" w14:textId="77777777" w:rsidTr="009370D5">
        <w:tblPrEx>
          <w:tblCellMar>
            <w:left w:w="108" w:type="dxa"/>
            <w:right w:w="108" w:type="dxa"/>
          </w:tblCellMar>
        </w:tblPrEx>
        <w:trPr>
          <w:trHeight w:val="2160"/>
          <w:jc w:val="center"/>
        </w:trPr>
        <w:tc>
          <w:tcPr>
            <w:tcW w:w="1344" w:type="dxa"/>
            <w:hideMark/>
          </w:tcPr>
          <w:p w14:paraId="698BF1D3" w14:textId="77777777" w:rsidR="00DB2351" w:rsidRPr="00DB2351" w:rsidRDefault="00DB2351" w:rsidP="00DB2351">
            <w:pPr>
              <w:rPr>
                <w:color w:val="000000"/>
                <w:sz w:val="18"/>
                <w:szCs w:val="18"/>
              </w:rPr>
            </w:pPr>
            <w:r w:rsidRPr="00DB2351">
              <w:rPr>
                <w:color w:val="000000"/>
                <w:sz w:val="18"/>
                <w:szCs w:val="18"/>
              </w:rPr>
              <w:t>codpostal</w:t>
            </w:r>
          </w:p>
        </w:tc>
        <w:tc>
          <w:tcPr>
            <w:tcW w:w="2693" w:type="dxa"/>
            <w:hideMark/>
          </w:tcPr>
          <w:p w14:paraId="38C92E1A"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53CD52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7F4573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8FA7E5A" w14:textId="0339B57E"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40 caracteres, é acrescentado ‘ ’ à esquerda, até perfazer o comprimento de campo desejado.</w:t>
            </w:r>
          </w:p>
        </w:tc>
        <w:tc>
          <w:tcPr>
            <w:tcW w:w="3191" w:type="dxa"/>
            <w:hideMark/>
          </w:tcPr>
          <w:p w14:paraId="743F5F4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CE138B" w14:textId="6EB4C341"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w:t>
            </w:r>
            <w:r w:rsidR="004B318A">
              <w:rPr>
                <w:color w:val="000000"/>
                <w:sz w:val="18"/>
                <w:szCs w:val="18"/>
                <w:lang w:val="pt-PT"/>
              </w:rPr>
              <w:t>sumido o valor ‘ '</w:t>
            </w:r>
            <w:r w:rsidRPr="00DB2351">
              <w:rPr>
                <w:color w:val="000000"/>
                <w:sz w:val="18"/>
                <w:szCs w:val="18"/>
                <w:lang w:val="pt-PT"/>
              </w:rPr>
              <w:t>Caso o campo não esteja preenchido com 40 caracteres, é acrescentado ‘ ’ à esquerda, até perfazer o comprimento de campo desejado.</w:t>
            </w:r>
          </w:p>
        </w:tc>
      </w:tr>
      <w:tr w:rsidR="00DB2351" w:rsidRPr="00DB2351" w14:paraId="00960F18" w14:textId="77777777" w:rsidTr="009370D5">
        <w:tblPrEx>
          <w:tblCellMar>
            <w:left w:w="108" w:type="dxa"/>
            <w:right w:w="108" w:type="dxa"/>
          </w:tblCellMar>
        </w:tblPrEx>
        <w:trPr>
          <w:trHeight w:val="2160"/>
          <w:jc w:val="center"/>
        </w:trPr>
        <w:tc>
          <w:tcPr>
            <w:tcW w:w="1344" w:type="dxa"/>
            <w:hideMark/>
          </w:tcPr>
          <w:p w14:paraId="24EF7690" w14:textId="77777777" w:rsidR="00DB2351" w:rsidRPr="00DB2351" w:rsidRDefault="00DB2351" w:rsidP="00DB2351">
            <w:pPr>
              <w:rPr>
                <w:color w:val="000000"/>
                <w:sz w:val="18"/>
                <w:szCs w:val="18"/>
              </w:rPr>
            </w:pPr>
            <w:r w:rsidRPr="00DB2351">
              <w:rPr>
                <w:color w:val="000000"/>
                <w:sz w:val="18"/>
                <w:szCs w:val="18"/>
              </w:rPr>
              <w:t>iajudapub</w:t>
            </w:r>
          </w:p>
        </w:tc>
        <w:tc>
          <w:tcPr>
            <w:tcW w:w="2693" w:type="dxa"/>
            <w:hideMark/>
          </w:tcPr>
          <w:p w14:paraId="11A439F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4D2A08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2A7F42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44FC544" w14:textId="35CE33DA"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c>
          <w:tcPr>
            <w:tcW w:w="3191" w:type="dxa"/>
            <w:hideMark/>
          </w:tcPr>
          <w:p w14:paraId="15DF8FF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171002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w:t>
            </w:r>
            <w:r w:rsidR="004B318A">
              <w:rPr>
                <w:color w:val="000000"/>
                <w:sz w:val="18"/>
                <w:szCs w:val="18"/>
                <w:lang w:val="pt-PT"/>
              </w:rPr>
              <w:t xml:space="preserve">do o valor </w:t>
            </w:r>
            <w:proofErr w:type="gramStart"/>
            <w:r w:rsidR="004B318A">
              <w:rPr>
                <w:color w:val="000000"/>
                <w:sz w:val="18"/>
                <w:szCs w:val="18"/>
                <w:lang w:val="pt-PT"/>
              </w:rPr>
              <w:t>‘ '</w:t>
            </w:r>
            <w:proofErr w:type="gramEnd"/>
          </w:p>
          <w:p w14:paraId="634F9F10" w14:textId="10D9DFF2"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 caractere, é acrescentado ‘ ’ à esquerda, até perfazer o comprimento de campo desejado.</w:t>
            </w:r>
          </w:p>
        </w:tc>
      </w:tr>
      <w:tr w:rsidR="00DB2351" w:rsidRPr="00DB2351" w14:paraId="58377E5C" w14:textId="77777777" w:rsidTr="009370D5">
        <w:tblPrEx>
          <w:tblCellMar>
            <w:left w:w="108" w:type="dxa"/>
            <w:right w:w="108" w:type="dxa"/>
          </w:tblCellMar>
        </w:tblPrEx>
        <w:trPr>
          <w:trHeight w:val="1680"/>
          <w:jc w:val="center"/>
        </w:trPr>
        <w:tc>
          <w:tcPr>
            <w:tcW w:w="1344" w:type="dxa"/>
            <w:hideMark/>
          </w:tcPr>
          <w:p w14:paraId="17CDBCE0" w14:textId="77777777" w:rsidR="00DB2351" w:rsidRPr="00DB2351" w:rsidRDefault="00DB2351" w:rsidP="00DB2351">
            <w:pPr>
              <w:rPr>
                <w:color w:val="000000"/>
                <w:sz w:val="18"/>
                <w:szCs w:val="18"/>
              </w:rPr>
            </w:pPr>
            <w:r w:rsidRPr="00DB2351">
              <w:rPr>
                <w:color w:val="000000"/>
                <w:sz w:val="18"/>
                <w:szCs w:val="18"/>
              </w:rPr>
              <w:t>tiphipoteca</w:t>
            </w:r>
          </w:p>
        </w:tc>
        <w:tc>
          <w:tcPr>
            <w:tcW w:w="2693" w:type="dxa"/>
            <w:hideMark/>
          </w:tcPr>
          <w:p w14:paraId="097A9C6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w:t>
            </w:r>
            <w:r w:rsidR="004B318A">
              <w:rPr>
                <w:color w:val="000000"/>
                <w:sz w:val="18"/>
                <w:szCs w:val="18"/>
                <w:lang w:val="pt-PT"/>
              </w:rPr>
              <w:t>LL, é assumido o valor ‘99999’</w:t>
            </w:r>
          </w:p>
          <w:p w14:paraId="4AD396D9" w14:textId="31C263C7"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309C2A6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w:t>
            </w:r>
            <w:r w:rsidR="004B318A">
              <w:rPr>
                <w:color w:val="000000"/>
                <w:sz w:val="18"/>
                <w:szCs w:val="18"/>
                <w:lang w:val="pt-PT"/>
              </w:rPr>
              <w:t xml:space="preserve">r </w:t>
            </w:r>
            <w:proofErr w:type="gramStart"/>
            <w:r w:rsidR="004B318A">
              <w:rPr>
                <w:color w:val="000000"/>
                <w:sz w:val="18"/>
                <w:szCs w:val="18"/>
                <w:lang w:val="pt-PT"/>
              </w:rPr>
              <w:t>‘ 0</w:t>
            </w:r>
            <w:proofErr w:type="gramEnd"/>
            <w:r w:rsidR="004B318A">
              <w:rPr>
                <w:color w:val="000000"/>
                <w:sz w:val="18"/>
                <w:szCs w:val="18"/>
                <w:lang w:val="pt-PT"/>
              </w:rPr>
              <w:t>'</w:t>
            </w:r>
          </w:p>
          <w:p w14:paraId="324ECE06" w14:textId="64266922" w:rsidR="00DB2351" w:rsidRPr="00DB2351" w:rsidRDefault="004B318A" w:rsidP="00F63E90">
            <w:pPr>
              <w:pStyle w:val="ListParagraph"/>
              <w:numPr>
                <w:ilvl w:val="0"/>
                <w:numId w:val="60"/>
              </w:numPr>
              <w:rPr>
                <w:color w:val="000000"/>
                <w:sz w:val="18"/>
                <w:szCs w:val="18"/>
                <w:lang w:val="pt-PT"/>
              </w:rPr>
            </w:pPr>
            <w:r>
              <w:rPr>
                <w:color w:val="000000"/>
                <w:sz w:val="18"/>
                <w:szCs w:val="18"/>
                <w:lang w:val="pt-PT"/>
              </w:rPr>
              <w:t xml:space="preserve">Caso o campo não esteja </w:t>
            </w:r>
            <w:r w:rsidR="00DB2351" w:rsidRPr="00DB2351">
              <w:rPr>
                <w:color w:val="000000"/>
                <w:sz w:val="18"/>
                <w:szCs w:val="18"/>
                <w:lang w:val="pt-PT"/>
              </w:rPr>
              <w:t>preenchido com 5 caracteres, é acrescentado ‘0 ’ à esquerda, até perfazer o comprimento de campo desejado.</w:t>
            </w:r>
          </w:p>
        </w:tc>
        <w:tc>
          <w:tcPr>
            <w:tcW w:w="3191" w:type="dxa"/>
            <w:hideMark/>
          </w:tcPr>
          <w:p w14:paraId="606E364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proofErr w:type="gramStart"/>
            <w:r w:rsidRPr="00DB2351">
              <w:rPr>
                <w:color w:val="000000"/>
                <w:sz w:val="18"/>
                <w:szCs w:val="18"/>
                <w:lang w:val="pt-PT"/>
              </w:rPr>
              <w:t>‘ 0</w:t>
            </w:r>
            <w:proofErr w:type="gramEnd"/>
            <w:r w:rsidRPr="00DB2351">
              <w:rPr>
                <w:color w:val="000000"/>
                <w:sz w:val="18"/>
                <w:szCs w:val="18"/>
                <w:lang w:val="pt-PT"/>
              </w:rPr>
              <w:t>'</w:t>
            </w:r>
          </w:p>
          <w:p w14:paraId="14428D68" w14:textId="44E0000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5 caracteres, é acrescentado ‘0 ’ à esquerda, até perfazer o comprimento de campo desejado.</w:t>
            </w:r>
          </w:p>
        </w:tc>
      </w:tr>
      <w:tr w:rsidR="00DB2351" w:rsidRPr="00DB2351" w14:paraId="627E6CF8" w14:textId="77777777" w:rsidTr="009370D5">
        <w:tblPrEx>
          <w:tblCellMar>
            <w:left w:w="108" w:type="dxa"/>
            <w:right w:w="108" w:type="dxa"/>
          </w:tblCellMar>
        </w:tblPrEx>
        <w:trPr>
          <w:trHeight w:val="2160"/>
          <w:jc w:val="center"/>
        </w:trPr>
        <w:tc>
          <w:tcPr>
            <w:tcW w:w="1344" w:type="dxa"/>
            <w:hideMark/>
          </w:tcPr>
          <w:p w14:paraId="63F7765F" w14:textId="77777777" w:rsidR="00DB2351" w:rsidRPr="00DB2351" w:rsidRDefault="00DB2351" w:rsidP="00DB2351">
            <w:pPr>
              <w:rPr>
                <w:color w:val="000000"/>
                <w:sz w:val="18"/>
                <w:szCs w:val="18"/>
              </w:rPr>
            </w:pPr>
            <w:r w:rsidRPr="00DB2351">
              <w:rPr>
                <w:color w:val="000000"/>
                <w:sz w:val="18"/>
                <w:szCs w:val="18"/>
              </w:rPr>
              <w:t>cgarant</w:t>
            </w:r>
          </w:p>
        </w:tc>
        <w:tc>
          <w:tcPr>
            <w:tcW w:w="2693" w:type="dxa"/>
            <w:hideMark/>
          </w:tcPr>
          <w:p w14:paraId="27850A6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78070E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334D4F1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w:t>
            </w:r>
            <w:r w:rsidR="004B318A">
              <w:rPr>
                <w:color w:val="000000"/>
                <w:sz w:val="18"/>
                <w:szCs w:val="18"/>
                <w:lang w:val="pt-PT"/>
              </w:rPr>
              <w:t xml:space="preserve"> o valor </w:t>
            </w:r>
            <w:proofErr w:type="gramStart"/>
            <w:r w:rsidR="004B318A">
              <w:rPr>
                <w:color w:val="000000"/>
                <w:sz w:val="18"/>
                <w:szCs w:val="18"/>
                <w:lang w:val="pt-PT"/>
              </w:rPr>
              <w:t>‘ '</w:t>
            </w:r>
            <w:proofErr w:type="gramEnd"/>
          </w:p>
          <w:p w14:paraId="35EC0C59" w14:textId="3D6A550B"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direita, até perfazer o comprimento de campo desejado.</w:t>
            </w:r>
          </w:p>
        </w:tc>
        <w:tc>
          <w:tcPr>
            <w:tcW w:w="3191" w:type="dxa"/>
            <w:hideMark/>
          </w:tcPr>
          <w:p w14:paraId="64DA802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1EC7F1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BA27565" w14:textId="16583B6D"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direita, até perfazer o comprimento de campo desejado.</w:t>
            </w:r>
          </w:p>
        </w:tc>
      </w:tr>
      <w:tr w:rsidR="00DB2351" w:rsidRPr="00DB2351" w14:paraId="4ACE4996" w14:textId="77777777" w:rsidTr="009370D5">
        <w:tblPrEx>
          <w:tblCellMar>
            <w:left w:w="108" w:type="dxa"/>
            <w:right w:w="108" w:type="dxa"/>
          </w:tblCellMar>
        </w:tblPrEx>
        <w:trPr>
          <w:trHeight w:val="2160"/>
          <w:jc w:val="center"/>
        </w:trPr>
        <w:tc>
          <w:tcPr>
            <w:tcW w:w="1344" w:type="dxa"/>
            <w:hideMark/>
          </w:tcPr>
          <w:p w14:paraId="272758A9" w14:textId="77777777" w:rsidR="00DB2351" w:rsidRPr="00DB2351" w:rsidRDefault="00DB2351" w:rsidP="00DB2351">
            <w:pPr>
              <w:rPr>
                <w:color w:val="000000"/>
                <w:sz w:val="18"/>
                <w:szCs w:val="18"/>
              </w:rPr>
            </w:pPr>
            <w:r w:rsidRPr="00DB2351">
              <w:rPr>
                <w:color w:val="000000"/>
                <w:sz w:val="18"/>
                <w:szCs w:val="18"/>
              </w:rPr>
              <w:t>cbalbem</w:t>
            </w:r>
          </w:p>
        </w:tc>
        <w:tc>
          <w:tcPr>
            <w:tcW w:w="2693" w:type="dxa"/>
            <w:hideMark/>
          </w:tcPr>
          <w:p w14:paraId="2B811AD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2221F76"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CEAE4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valor</w:t>
            </w:r>
            <w:r w:rsidR="004B318A">
              <w:rPr>
                <w:color w:val="000000"/>
                <w:sz w:val="18"/>
                <w:szCs w:val="18"/>
                <w:lang w:val="pt-PT"/>
              </w:rPr>
              <w:t xml:space="preserve"> </w:t>
            </w:r>
            <w:proofErr w:type="gramStart"/>
            <w:r w:rsidR="004B318A">
              <w:rPr>
                <w:color w:val="000000"/>
                <w:sz w:val="18"/>
                <w:szCs w:val="18"/>
                <w:lang w:val="pt-PT"/>
              </w:rPr>
              <w:t>‘ '</w:t>
            </w:r>
            <w:proofErr w:type="gramEnd"/>
          </w:p>
          <w:p w14:paraId="12EEB273" w14:textId="3B378AA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2FF4C990"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F9EB8CD"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A40962E" w14:textId="1AE49E6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3D190943" w14:textId="77777777" w:rsidTr="009370D5">
        <w:tblPrEx>
          <w:tblCellMar>
            <w:left w:w="108" w:type="dxa"/>
            <w:right w:w="108" w:type="dxa"/>
          </w:tblCellMar>
        </w:tblPrEx>
        <w:trPr>
          <w:trHeight w:val="2160"/>
          <w:jc w:val="center"/>
        </w:trPr>
        <w:tc>
          <w:tcPr>
            <w:tcW w:w="1344" w:type="dxa"/>
            <w:hideMark/>
          </w:tcPr>
          <w:p w14:paraId="66E9E864" w14:textId="77777777" w:rsidR="00DB2351" w:rsidRPr="00DB2351" w:rsidRDefault="00DB2351" w:rsidP="00DB2351">
            <w:pPr>
              <w:rPr>
                <w:color w:val="000000"/>
                <w:sz w:val="18"/>
                <w:szCs w:val="18"/>
              </w:rPr>
            </w:pPr>
            <w:r w:rsidRPr="00DB2351">
              <w:rPr>
                <w:color w:val="000000"/>
                <w:sz w:val="18"/>
                <w:szCs w:val="18"/>
              </w:rPr>
              <w:lastRenderedPageBreak/>
              <w:t>cctabem</w:t>
            </w:r>
          </w:p>
        </w:tc>
        <w:tc>
          <w:tcPr>
            <w:tcW w:w="2693" w:type="dxa"/>
            <w:hideMark/>
          </w:tcPr>
          <w:p w14:paraId="3685298F"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5E86391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4227A1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a NULL, é assumido o valor </w:t>
            </w:r>
            <w:proofErr w:type="gramStart"/>
            <w:r w:rsidRPr="00DB2351">
              <w:rPr>
                <w:color w:val="000000"/>
                <w:sz w:val="18"/>
                <w:szCs w:val="18"/>
                <w:lang w:val="pt-PT"/>
              </w:rPr>
              <w:t>‘ '</w:t>
            </w:r>
            <w:proofErr w:type="gramEnd"/>
          </w:p>
          <w:p w14:paraId="2D9815A3" w14:textId="5BFE417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69FE304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4E63E2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3E82DB04" w14:textId="6010F079"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32528DBE" w14:textId="77777777" w:rsidTr="009370D5">
        <w:tblPrEx>
          <w:tblCellMar>
            <w:left w:w="108" w:type="dxa"/>
            <w:right w:w="108" w:type="dxa"/>
          </w:tblCellMar>
        </w:tblPrEx>
        <w:trPr>
          <w:trHeight w:val="2160"/>
          <w:jc w:val="center"/>
        </w:trPr>
        <w:tc>
          <w:tcPr>
            <w:tcW w:w="1344" w:type="dxa"/>
            <w:hideMark/>
          </w:tcPr>
          <w:p w14:paraId="04851CE5" w14:textId="77777777" w:rsidR="00DB2351" w:rsidRPr="00DB2351" w:rsidRDefault="00DB2351" w:rsidP="00DB2351">
            <w:pPr>
              <w:rPr>
                <w:color w:val="000000"/>
                <w:sz w:val="18"/>
                <w:szCs w:val="18"/>
              </w:rPr>
            </w:pPr>
            <w:r w:rsidRPr="00DB2351">
              <w:rPr>
                <w:color w:val="000000"/>
                <w:sz w:val="18"/>
                <w:szCs w:val="18"/>
              </w:rPr>
              <w:t>codpost</w:t>
            </w:r>
          </w:p>
        </w:tc>
        <w:tc>
          <w:tcPr>
            <w:tcW w:w="2693" w:type="dxa"/>
            <w:hideMark/>
          </w:tcPr>
          <w:p w14:paraId="01B23099"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63A8C98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036B95B"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2BFF01EC" w14:textId="094E699F"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7 caracteres, é acrescentado ‘ ’ à esquerda, até perfazer o comprimento de campo desejado.</w:t>
            </w:r>
          </w:p>
        </w:tc>
        <w:tc>
          <w:tcPr>
            <w:tcW w:w="3191" w:type="dxa"/>
            <w:hideMark/>
          </w:tcPr>
          <w:p w14:paraId="68F19958"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w:t>
            </w:r>
            <w:r w:rsidR="004B318A">
              <w:rPr>
                <w:color w:val="000000"/>
                <w:sz w:val="18"/>
                <w:szCs w:val="18"/>
                <w:lang w:val="pt-PT"/>
              </w:rPr>
              <w:t xml:space="preserve"> campo é alterado para STRING</w:t>
            </w:r>
          </w:p>
          <w:p w14:paraId="468DA0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0F9983F" w14:textId="53783B74"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7 caracteres, é acrescentado ‘ ’ à esquerda, até perfazer o comprimento de campo desejado.</w:t>
            </w:r>
          </w:p>
        </w:tc>
      </w:tr>
      <w:tr w:rsidR="00DB2351" w:rsidRPr="00DB2351" w14:paraId="4025AD30" w14:textId="77777777" w:rsidTr="009370D5">
        <w:tblPrEx>
          <w:tblCellMar>
            <w:left w:w="108" w:type="dxa"/>
            <w:right w:w="108" w:type="dxa"/>
          </w:tblCellMar>
        </w:tblPrEx>
        <w:trPr>
          <w:trHeight w:val="2160"/>
          <w:jc w:val="center"/>
        </w:trPr>
        <w:tc>
          <w:tcPr>
            <w:tcW w:w="1344" w:type="dxa"/>
            <w:hideMark/>
          </w:tcPr>
          <w:p w14:paraId="24147862" w14:textId="77777777" w:rsidR="00DB2351" w:rsidRPr="00DB2351" w:rsidRDefault="00DB2351" w:rsidP="00DB2351">
            <w:pPr>
              <w:rPr>
                <w:color w:val="000000"/>
                <w:sz w:val="18"/>
                <w:szCs w:val="18"/>
              </w:rPr>
            </w:pPr>
            <w:r w:rsidRPr="00DB2351">
              <w:rPr>
                <w:color w:val="000000"/>
                <w:sz w:val="18"/>
                <w:szCs w:val="18"/>
              </w:rPr>
              <w:t>cdisconf</w:t>
            </w:r>
          </w:p>
        </w:tc>
        <w:tc>
          <w:tcPr>
            <w:tcW w:w="2693" w:type="dxa"/>
            <w:hideMark/>
          </w:tcPr>
          <w:p w14:paraId="405B109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ED254FA"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67A2CCD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097FAD3" w14:textId="490533D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esquerda, até perfazer o comprimento de campo desejado.</w:t>
            </w:r>
          </w:p>
        </w:tc>
        <w:tc>
          <w:tcPr>
            <w:tcW w:w="3191" w:type="dxa"/>
            <w:hideMark/>
          </w:tcPr>
          <w:p w14:paraId="31C6FD55"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w:t>
            </w:r>
            <w:r w:rsidR="004B318A">
              <w:rPr>
                <w:color w:val="000000"/>
                <w:sz w:val="18"/>
                <w:szCs w:val="18"/>
                <w:lang w:val="pt-PT"/>
              </w:rPr>
              <w:t>o é alterado para STRING</w:t>
            </w:r>
          </w:p>
          <w:p w14:paraId="1BBBFE8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17E2A32" w14:textId="7E4798C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6 caracteres, é acrescentado ‘ ’ à esquerda, até perfazer o comprimento de campo desejado.</w:t>
            </w:r>
          </w:p>
        </w:tc>
      </w:tr>
      <w:tr w:rsidR="00DB2351" w:rsidRPr="00DB2351" w14:paraId="290F1F96" w14:textId="77777777" w:rsidTr="009370D5">
        <w:tblPrEx>
          <w:tblCellMar>
            <w:left w:w="108" w:type="dxa"/>
            <w:right w:w="108" w:type="dxa"/>
          </w:tblCellMar>
        </w:tblPrEx>
        <w:trPr>
          <w:trHeight w:val="2640"/>
          <w:jc w:val="center"/>
        </w:trPr>
        <w:tc>
          <w:tcPr>
            <w:tcW w:w="1344" w:type="dxa"/>
            <w:hideMark/>
          </w:tcPr>
          <w:p w14:paraId="0071D465" w14:textId="77777777" w:rsidR="00DB2351" w:rsidRPr="00DB2351" w:rsidRDefault="00DB2351" w:rsidP="00DB2351">
            <w:pPr>
              <w:rPr>
                <w:color w:val="000000"/>
                <w:sz w:val="18"/>
                <w:szCs w:val="18"/>
              </w:rPr>
            </w:pPr>
            <w:r w:rsidRPr="00DB2351">
              <w:rPr>
                <w:color w:val="000000"/>
                <w:sz w:val="18"/>
                <w:szCs w:val="18"/>
              </w:rPr>
              <w:t>perliqgr</w:t>
            </w:r>
          </w:p>
        </w:tc>
        <w:tc>
          <w:tcPr>
            <w:tcW w:w="2693" w:type="dxa"/>
            <w:hideMark/>
          </w:tcPr>
          <w:p w14:paraId="29EDE4E2"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06918E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0E047BE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w:t>
            </w:r>
            <w:r w:rsidR="004B318A">
              <w:rPr>
                <w:color w:val="000000"/>
                <w:sz w:val="18"/>
                <w:szCs w:val="18"/>
                <w:lang w:val="pt-PT"/>
              </w:rPr>
              <w:t xml:space="preserve"> NULL, é assumido o valor </w:t>
            </w:r>
            <w:proofErr w:type="gramStart"/>
            <w:r w:rsidR="004B318A">
              <w:rPr>
                <w:color w:val="000000"/>
                <w:sz w:val="18"/>
                <w:szCs w:val="18"/>
                <w:lang w:val="pt-PT"/>
              </w:rPr>
              <w:t>‘ 0</w:t>
            </w:r>
            <w:proofErr w:type="gramEnd"/>
            <w:r w:rsidR="004B318A">
              <w:rPr>
                <w:color w:val="000000"/>
                <w:sz w:val="18"/>
                <w:szCs w:val="18"/>
                <w:lang w:val="pt-PT"/>
              </w:rPr>
              <w:t>'</w:t>
            </w:r>
          </w:p>
          <w:p w14:paraId="175DE193"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Todos os '.' </w:t>
            </w:r>
            <w:r w:rsidR="004B318A">
              <w:rPr>
                <w:color w:val="000000"/>
                <w:sz w:val="18"/>
                <w:szCs w:val="18"/>
                <w:lang w:val="pt-PT"/>
              </w:rPr>
              <w:t xml:space="preserve">são substituídos por ' ' </w:t>
            </w:r>
          </w:p>
          <w:p w14:paraId="267282CD" w14:textId="5697C49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c>
          <w:tcPr>
            <w:tcW w:w="3191" w:type="dxa"/>
            <w:hideMark/>
          </w:tcPr>
          <w:p w14:paraId="4BF26E3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1F480A8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No caso de existir algum registo a NULL, é assumido o v</w:t>
            </w:r>
            <w:r w:rsidR="004B318A">
              <w:rPr>
                <w:color w:val="000000"/>
                <w:sz w:val="18"/>
                <w:szCs w:val="18"/>
                <w:lang w:val="pt-PT"/>
              </w:rPr>
              <w:t xml:space="preserve">alor </w:t>
            </w:r>
            <w:proofErr w:type="gramStart"/>
            <w:r w:rsidR="004B318A">
              <w:rPr>
                <w:color w:val="000000"/>
                <w:sz w:val="18"/>
                <w:szCs w:val="18"/>
                <w:lang w:val="pt-PT"/>
              </w:rPr>
              <w:t>‘ 0</w:t>
            </w:r>
            <w:proofErr w:type="gramEnd"/>
            <w:r w:rsidR="004B318A">
              <w:rPr>
                <w:color w:val="000000"/>
                <w:sz w:val="18"/>
                <w:szCs w:val="18"/>
                <w:lang w:val="pt-PT"/>
              </w:rPr>
              <w:t>'</w:t>
            </w:r>
          </w:p>
          <w:p w14:paraId="1DC60182"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Todos os</w:t>
            </w:r>
            <w:r w:rsidR="004B318A">
              <w:rPr>
                <w:color w:val="000000"/>
                <w:sz w:val="18"/>
                <w:szCs w:val="18"/>
                <w:lang w:val="pt-PT"/>
              </w:rPr>
              <w:t xml:space="preserve"> '.' são substituídos por ' ' </w:t>
            </w:r>
          </w:p>
          <w:p w14:paraId="1210C981" w14:textId="6176988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9 caracteres, é acrescentado ‘ 0’ à esquerda, até perfazer o comprimento de campo desejado.</w:t>
            </w:r>
          </w:p>
        </w:tc>
      </w:tr>
      <w:tr w:rsidR="00DB2351" w:rsidRPr="00DB2351" w14:paraId="2AA10B36" w14:textId="77777777" w:rsidTr="009370D5">
        <w:tblPrEx>
          <w:tblCellMar>
            <w:left w:w="108" w:type="dxa"/>
            <w:right w:w="108" w:type="dxa"/>
          </w:tblCellMar>
        </w:tblPrEx>
        <w:trPr>
          <w:trHeight w:val="2160"/>
          <w:jc w:val="center"/>
        </w:trPr>
        <w:tc>
          <w:tcPr>
            <w:tcW w:w="1344" w:type="dxa"/>
            <w:hideMark/>
          </w:tcPr>
          <w:p w14:paraId="443B84C9" w14:textId="77777777" w:rsidR="00DB2351" w:rsidRPr="00DB2351" w:rsidRDefault="00DB2351" w:rsidP="00DB2351">
            <w:pPr>
              <w:rPr>
                <w:color w:val="000000"/>
                <w:sz w:val="18"/>
                <w:szCs w:val="18"/>
              </w:rPr>
            </w:pPr>
            <w:r w:rsidRPr="00DB2351">
              <w:rPr>
                <w:color w:val="000000"/>
                <w:sz w:val="18"/>
                <w:szCs w:val="18"/>
              </w:rPr>
              <w:t>ckbalbem</w:t>
            </w:r>
          </w:p>
        </w:tc>
        <w:tc>
          <w:tcPr>
            <w:tcW w:w="2693" w:type="dxa"/>
            <w:hideMark/>
          </w:tcPr>
          <w:p w14:paraId="3A61F98F"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79618CE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do campo é alterado para STRING</w:t>
            </w:r>
          </w:p>
          <w:p w14:paraId="153C6D5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5BAFBFB6" w14:textId="0FAA599C"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c>
          <w:tcPr>
            <w:tcW w:w="3191" w:type="dxa"/>
            <w:hideMark/>
          </w:tcPr>
          <w:p w14:paraId="4F1A3B3C"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486DED7E"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05A7E04" w14:textId="78469FD0"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4 caracteres, é acrescentado ‘ ’ à esquerda, até perfazer o comprimento de campo desejado.</w:t>
            </w:r>
          </w:p>
        </w:tc>
      </w:tr>
      <w:tr w:rsidR="00DB2351" w:rsidRPr="00DB2351" w14:paraId="1EC952D8" w14:textId="77777777" w:rsidTr="009370D5">
        <w:tblPrEx>
          <w:tblCellMar>
            <w:left w:w="108" w:type="dxa"/>
            <w:right w:w="108" w:type="dxa"/>
          </w:tblCellMar>
        </w:tblPrEx>
        <w:trPr>
          <w:trHeight w:val="2160"/>
          <w:jc w:val="center"/>
        </w:trPr>
        <w:tc>
          <w:tcPr>
            <w:tcW w:w="1344" w:type="dxa"/>
            <w:hideMark/>
          </w:tcPr>
          <w:p w14:paraId="7F37F374" w14:textId="77777777" w:rsidR="00DB2351" w:rsidRPr="00DB2351" w:rsidRDefault="00DB2351" w:rsidP="00DB2351">
            <w:pPr>
              <w:rPr>
                <w:color w:val="000000"/>
                <w:sz w:val="18"/>
                <w:szCs w:val="18"/>
              </w:rPr>
            </w:pPr>
            <w:r w:rsidRPr="00DB2351">
              <w:rPr>
                <w:color w:val="000000"/>
                <w:sz w:val="18"/>
                <w:szCs w:val="18"/>
              </w:rPr>
              <w:lastRenderedPageBreak/>
              <w:t>ckctabem</w:t>
            </w:r>
          </w:p>
        </w:tc>
        <w:tc>
          <w:tcPr>
            <w:tcW w:w="2693" w:type="dxa"/>
            <w:hideMark/>
          </w:tcPr>
          <w:p w14:paraId="20839364"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4FF3E97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5C9881E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72BA2CAE" w14:textId="135C724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c>
          <w:tcPr>
            <w:tcW w:w="3191" w:type="dxa"/>
            <w:hideMark/>
          </w:tcPr>
          <w:p w14:paraId="029909A4"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D86F9C9"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6B5108BE" w14:textId="04578B48"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11 caracteres, é acrescentado ‘ ’ à esquerda, até perfazer o comprimento de campo desejado.</w:t>
            </w:r>
          </w:p>
        </w:tc>
      </w:tr>
      <w:tr w:rsidR="00DB2351" w:rsidRPr="00DB2351" w14:paraId="4A8C3908" w14:textId="77777777" w:rsidTr="009370D5">
        <w:tblPrEx>
          <w:tblCellMar>
            <w:left w:w="108" w:type="dxa"/>
            <w:right w:w="108" w:type="dxa"/>
          </w:tblCellMar>
        </w:tblPrEx>
        <w:trPr>
          <w:trHeight w:val="2160"/>
          <w:jc w:val="center"/>
        </w:trPr>
        <w:tc>
          <w:tcPr>
            <w:tcW w:w="1344" w:type="dxa"/>
            <w:hideMark/>
          </w:tcPr>
          <w:p w14:paraId="2C7BD8A6" w14:textId="77777777" w:rsidR="00DB2351" w:rsidRPr="00DB2351" w:rsidRDefault="00DB2351" w:rsidP="00DB2351">
            <w:pPr>
              <w:rPr>
                <w:color w:val="000000"/>
                <w:sz w:val="18"/>
                <w:szCs w:val="18"/>
              </w:rPr>
            </w:pPr>
            <w:r w:rsidRPr="00DB2351">
              <w:rPr>
                <w:color w:val="000000"/>
                <w:sz w:val="18"/>
                <w:szCs w:val="18"/>
              </w:rPr>
              <w:t>ckrefbem</w:t>
            </w:r>
          </w:p>
        </w:tc>
        <w:tc>
          <w:tcPr>
            <w:tcW w:w="2693" w:type="dxa"/>
            <w:hideMark/>
          </w:tcPr>
          <w:p w14:paraId="26332A47"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2125DF6F"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O formato d</w:t>
            </w:r>
            <w:r w:rsidR="004B318A">
              <w:rPr>
                <w:color w:val="000000"/>
                <w:sz w:val="18"/>
                <w:szCs w:val="18"/>
                <w:lang w:val="pt-PT"/>
              </w:rPr>
              <w:t>o campo é alterado para STRING</w:t>
            </w:r>
          </w:p>
          <w:p w14:paraId="296190A1"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13E9B4B2" w14:textId="40662335" w:rsidR="00DB2351" w:rsidRPr="00DB2351" w:rsidRDefault="00DB2351" w:rsidP="00F63E90">
            <w:pPr>
              <w:pStyle w:val="ListParagraph"/>
              <w:numPr>
                <w:ilvl w:val="0"/>
                <w:numId w:val="60"/>
              </w:numPr>
              <w:rPr>
                <w:color w:val="000000"/>
                <w:sz w:val="18"/>
                <w:szCs w:val="18"/>
                <w:lang w:val="pt-PT"/>
              </w:rPr>
            </w:pPr>
            <w:r w:rsidRPr="00DB2351">
              <w:rPr>
                <w:color w:val="000000"/>
                <w:sz w:val="18"/>
                <w:szCs w:val="18"/>
                <w:lang w:val="pt-PT"/>
              </w:rPr>
              <w:t>Caso o campo não esteja preenchido com 15 caracteres, é acrescentado ‘ ’ à esquerda, até perfazer o comprimento de campo desejado.</w:t>
            </w:r>
          </w:p>
        </w:tc>
        <w:tc>
          <w:tcPr>
            <w:tcW w:w="3191" w:type="dxa"/>
            <w:hideMark/>
          </w:tcPr>
          <w:p w14:paraId="28ADC967" w14:textId="77777777" w:rsidR="004B318A" w:rsidRDefault="00DB2351" w:rsidP="00F63E90">
            <w:pPr>
              <w:pStyle w:val="ListParagraph"/>
              <w:numPr>
                <w:ilvl w:val="0"/>
                <w:numId w:val="60"/>
              </w:numPr>
              <w:rPr>
                <w:color w:val="000000"/>
                <w:sz w:val="18"/>
                <w:szCs w:val="18"/>
                <w:lang w:val="pt-PT"/>
              </w:rPr>
            </w:pPr>
            <w:r w:rsidRPr="00DB2351">
              <w:rPr>
                <w:color w:val="000000"/>
                <w:sz w:val="18"/>
                <w:szCs w:val="18"/>
                <w:lang w:val="pt-PT"/>
              </w:rPr>
              <w:t xml:space="preserve">O formato </w:t>
            </w:r>
            <w:r w:rsidR="004B318A">
              <w:rPr>
                <w:color w:val="000000"/>
                <w:sz w:val="18"/>
                <w:szCs w:val="18"/>
                <w:lang w:val="pt-PT"/>
              </w:rPr>
              <w:t>do campo é alterado para STRING</w:t>
            </w:r>
          </w:p>
          <w:p w14:paraId="36618F57" w14:textId="77777777" w:rsidR="004B318A" w:rsidRDefault="00DB2351" w:rsidP="00F63E90">
            <w:pPr>
              <w:pStyle w:val="ListParagraph"/>
              <w:numPr>
                <w:ilvl w:val="0"/>
                <w:numId w:val="60"/>
              </w:numPr>
              <w:rPr>
                <w:color w:val="000000"/>
                <w:sz w:val="18"/>
                <w:szCs w:val="18"/>
                <w:lang w:val="pt-PT"/>
              </w:rPr>
            </w:pPr>
            <w:r w:rsidRPr="004B318A">
              <w:rPr>
                <w:color w:val="000000"/>
                <w:sz w:val="18"/>
                <w:szCs w:val="18"/>
                <w:lang w:val="pt-PT"/>
              </w:rPr>
              <w:t xml:space="preserve">No caso de existir algum registo </w:t>
            </w:r>
            <w:r w:rsidR="004B318A">
              <w:rPr>
                <w:color w:val="000000"/>
                <w:sz w:val="18"/>
                <w:szCs w:val="18"/>
                <w:lang w:val="pt-PT"/>
              </w:rPr>
              <w:t xml:space="preserve">a NULL, é assumido o valor </w:t>
            </w:r>
            <w:proofErr w:type="gramStart"/>
            <w:r w:rsidR="004B318A">
              <w:rPr>
                <w:color w:val="000000"/>
                <w:sz w:val="18"/>
                <w:szCs w:val="18"/>
                <w:lang w:val="pt-PT"/>
              </w:rPr>
              <w:t>‘ '</w:t>
            </w:r>
            <w:proofErr w:type="gramEnd"/>
          </w:p>
          <w:p w14:paraId="07C5CE69" w14:textId="79BBD82F" w:rsidR="00DB2351" w:rsidRPr="004B318A" w:rsidRDefault="00DB2351" w:rsidP="00F63E90">
            <w:pPr>
              <w:pStyle w:val="ListParagraph"/>
              <w:numPr>
                <w:ilvl w:val="0"/>
                <w:numId w:val="60"/>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r>
      <w:tr w:rsidR="00DB2351" w:rsidRPr="00DB2351" w14:paraId="14088113" w14:textId="77777777" w:rsidTr="009370D5">
        <w:tblPrEx>
          <w:tblCellMar>
            <w:left w:w="108" w:type="dxa"/>
            <w:right w:w="108" w:type="dxa"/>
          </w:tblCellMar>
        </w:tblPrEx>
        <w:trPr>
          <w:trHeight w:val="288"/>
          <w:jc w:val="center"/>
        </w:trPr>
        <w:tc>
          <w:tcPr>
            <w:tcW w:w="1344" w:type="dxa"/>
            <w:hideMark/>
          </w:tcPr>
          <w:p w14:paraId="0074CC2A" w14:textId="77777777" w:rsidR="00DB2351" w:rsidRPr="00DB2351" w:rsidRDefault="00DB2351" w:rsidP="00DB2351">
            <w:pPr>
              <w:rPr>
                <w:color w:val="000000"/>
                <w:sz w:val="18"/>
                <w:szCs w:val="18"/>
              </w:rPr>
            </w:pPr>
            <w:r w:rsidRPr="00DB2351">
              <w:rPr>
                <w:color w:val="000000"/>
                <w:sz w:val="18"/>
                <w:szCs w:val="18"/>
              </w:rPr>
              <w:t>ref_date</w:t>
            </w:r>
          </w:p>
        </w:tc>
        <w:tc>
          <w:tcPr>
            <w:tcW w:w="2693" w:type="dxa"/>
            <w:hideMark/>
          </w:tcPr>
          <w:p w14:paraId="1BC91C16"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88" w:type="dxa"/>
            <w:hideMark/>
          </w:tcPr>
          <w:p w14:paraId="0D472DA5" w14:textId="77777777"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c>
          <w:tcPr>
            <w:tcW w:w="3191" w:type="dxa"/>
            <w:hideMark/>
          </w:tcPr>
          <w:p w14:paraId="7EAED403" w14:textId="63749C49" w:rsidR="00DB2351" w:rsidRPr="00DB2351" w:rsidRDefault="00DB2351" w:rsidP="00F63E90">
            <w:pPr>
              <w:pStyle w:val="ListParagraph"/>
              <w:numPr>
                <w:ilvl w:val="0"/>
                <w:numId w:val="60"/>
              </w:numPr>
              <w:rPr>
                <w:color w:val="000000"/>
                <w:sz w:val="18"/>
                <w:szCs w:val="18"/>
              </w:rPr>
            </w:pPr>
            <w:r w:rsidRPr="00DB2351">
              <w:rPr>
                <w:color w:val="000000"/>
                <w:sz w:val="18"/>
                <w:szCs w:val="18"/>
              </w:rPr>
              <w:t>Sem transformações</w:t>
            </w:r>
          </w:p>
        </w:tc>
      </w:tr>
    </w:tbl>
    <w:p w14:paraId="20CA3AB6" w14:textId="4228767E" w:rsidR="004B318A" w:rsidRDefault="004B318A" w:rsidP="00DB2351"/>
    <w:p w14:paraId="354DE6F0" w14:textId="62D46ABA" w:rsidR="004B318A" w:rsidRDefault="004B318A" w:rsidP="004B318A">
      <w:pPr>
        <w:pStyle w:val="Heading5"/>
      </w:pPr>
      <w:bookmarkStart w:id="151" w:name="_Toc168671679"/>
      <w:r w:rsidRPr="007314D4">
        <w:rPr>
          <w:i/>
        </w:rPr>
        <w:t>View</w:t>
      </w:r>
      <w:r>
        <w:rPr>
          <w:i/>
        </w:rPr>
        <w:t>s</w:t>
      </w:r>
      <w:r>
        <w:t xml:space="preserve"> da tabela de </w:t>
      </w:r>
      <w:r w:rsidR="007B7A5B">
        <w:t>avaliações de bens reais</w:t>
      </w:r>
      <w:r>
        <w:t xml:space="preserve">: </w:t>
      </w:r>
      <w:r>
        <w:rPr>
          <w:i/>
        </w:rPr>
        <w:t>cd_garantias.gt021</w:t>
      </w:r>
      <w:r w:rsidRPr="00AA4469">
        <w:rPr>
          <w:i/>
        </w:rPr>
        <w:t>_report_b</w:t>
      </w:r>
      <w:r>
        <w:rPr>
          <w:i/>
        </w:rPr>
        <w:t>iyr952</w:t>
      </w:r>
      <w:r w:rsidRPr="00AA4469">
        <w:rPr>
          <w:i/>
        </w:rPr>
        <w:t>0</w:t>
      </w:r>
      <w:bookmarkEnd w:id="151"/>
    </w:p>
    <w:p w14:paraId="5ED12BBC" w14:textId="236DC376" w:rsidR="004B318A" w:rsidRPr="003C73DF" w:rsidRDefault="004B318A" w:rsidP="004B318A">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Pr>
          <w:rFonts w:eastAsiaTheme="minorHAnsi" w:cstheme="minorBidi"/>
          <w:szCs w:val="22"/>
          <w:lang w:eastAsia="en-US"/>
        </w:rPr>
        <w:t xml:space="preserve">tabela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apresenta três views </w:t>
      </w:r>
      <w:r>
        <w:rPr>
          <w:rFonts w:eastAsiaTheme="minorHAnsi" w:cstheme="minorBidi"/>
          <w:szCs w:val="22"/>
          <w:lang w:eastAsia="en-US"/>
        </w:rPr>
        <w:t>criadas para aplicação IFRS9, BDR-bst e BDR-ific.</w:t>
      </w:r>
    </w:p>
    <w:p w14:paraId="1987AE6E" w14:textId="067120A2" w:rsidR="004B318A" w:rsidRPr="00720567" w:rsidRDefault="004B318A" w:rsidP="004B318A">
      <w:pPr>
        <w:spacing w:after="160" w:line="259" w:lineRule="auto"/>
        <w:jc w:val="both"/>
        <w:rPr>
          <w:rFonts w:eastAsiaTheme="minorHAnsi" w:cstheme="minorBidi"/>
          <w:szCs w:val="22"/>
          <w:lang w:eastAsia="en-US"/>
        </w:rPr>
      </w:pPr>
      <w:r>
        <w:rPr>
          <w:rFonts w:eastAsiaTheme="minorHAnsi" w:cstheme="minorBidi"/>
          <w:i/>
          <w:szCs w:val="22"/>
          <w:lang w:eastAsia="en-US"/>
        </w:rPr>
        <w:t xml:space="preserve">A </w:t>
      </w:r>
      <w:r w:rsidRPr="00720567">
        <w:rPr>
          <w:rFonts w:eastAsiaTheme="minorHAnsi" w:cstheme="minorBidi"/>
          <w:i/>
          <w:szCs w:val="22"/>
          <w:lang w:eastAsia="en-US"/>
        </w:rPr>
        <w:t xml:space="preserve">view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i/>
          <w:szCs w:val="22"/>
          <w:lang w:eastAsia="en-US"/>
        </w:rPr>
        <w:t>_ifrs</w:t>
      </w:r>
      <w:r w:rsidRPr="00720567">
        <w:rPr>
          <w:rFonts w:eastAsiaTheme="minorHAnsi" w:cstheme="minorBidi"/>
          <w:szCs w:val="22"/>
          <w:lang w:eastAsia="en-US"/>
        </w:rPr>
        <w:t xml:space="preserve"> corresponde à informação da tabela de interface do MUG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 xml:space="preserve">enviada para a aplicação de IFRS9, de acordo com os seus critérios e formatos necessários. </w:t>
      </w:r>
    </w:p>
    <w:p w14:paraId="547856CC" w14:textId="7FDCE3FC" w:rsidR="004B318A" w:rsidRPr="00720567" w:rsidRDefault="004B318A" w:rsidP="00775DBC">
      <w:pPr>
        <w:spacing w:after="160" w:line="259" w:lineRule="auto"/>
        <w:jc w:val="both"/>
        <w:rPr>
          <w:rFonts w:eastAsiaTheme="minorHAnsi" w:cstheme="minorBidi"/>
          <w:szCs w:val="22"/>
          <w:lang w:eastAsia="en-US"/>
        </w:rPr>
      </w:pPr>
      <w:r w:rsidRPr="00720567">
        <w:rPr>
          <w:rFonts w:eastAsiaTheme="minorHAnsi" w:cstheme="minorBidi"/>
          <w:szCs w:val="22"/>
          <w:lang w:eastAsia="en-US"/>
        </w:rPr>
        <w:t>A</w:t>
      </w:r>
      <w:r w:rsidR="00775DBC">
        <w:rPr>
          <w:rFonts w:eastAsiaTheme="minorHAnsi" w:cstheme="minorBidi"/>
          <w:szCs w:val="22"/>
          <w:lang w:eastAsia="en-US"/>
        </w:rPr>
        <w:t>s</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00775DBC">
        <w:rPr>
          <w:rFonts w:eastAsiaTheme="minorHAnsi" w:cstheme="minorBidi"/>
          <w:i/>
          <w:szCs w:val="22"/>
          <w:lang w:eastAsia="en-US"/>
        </w:rPr>
        <w:t>s</w:t>
      </w:r>
      <w:r w:rsidRPr="00720567">
        <w:rPr>
          <w:rFonts w:eastAsiaTheme="minorHAnsi" w:cstheme="minorBidi"/>
          <w:i/>
          <w:szCs w:val="22"/>
          <w:lang w:eastAsia="en-US"/>
        </w:rPr>
        <w:t xml:space="preserve"> </w:t>
      </w:r>
      <w:r>
        <w:rPr>
          <w:rFonts w:eastAsiaTheme="minorHAnsi" w:cstheme="minorBidi"/>
          <w:i/>
          <w:szCs w:val="22"/>
          <w:lang w:eastAsia="en-US"/>
        </w:rPr>
        <w:t>cd_garantias.gt021_report_biyr952</w:t>
      </w:r>
      <w:r w:rsidRPr="00720567">
        <w:rPr>
          <w:rFonts w:eastAsiaTheme="minorHAnsi" w:cstheme="minorBidi"/>
          <w:i/>
          <w:szCs w:val="22"/>
          <w:lang w:eastAsia="en-US"/>
        </w:rPr>
        <w:t>0_</w:t>
      </w:r>
      <w:r w:rsidRPr="00720567">
        <w:rPr>
          <w:rFonts w:eastAsiaTheme="minorHAnsi" w:cstheme="minorBidi"/>
          <w:szCs w:val="22"/>
          <w:lang w:eastAsia="en-US"/>
        </w:rPr>
        <w:t xml:space="preserve">bst </w:t>
      </w:r>
      <w:r w:rsidR="00775DBC">
        <w:rPr>
          <w:rFonts w:eastAsiaTheme="minorHAnsi" w:cstheme="minorBidi"/>
          <w:szCs w:val="22"/>
          <w:lang w:eastAsia="en-US"/>
        </w:rPr>
        <w:t xml:space="preserve">e </w:t>
      </w:r>
      <w:r w:rsidR="00775DBC">
        <w:rPr>
          <w:rFonts w:eastAsiaTheme="minorHAnsi" w:cstheme="minorBidi"/>
          <w:i/>
          <w:szCs w:val="22"/>
          <w:lang w:eastAsia="en-US"/>
        </w:rPr>
        <w:t>cd_garantias.gt021_report_biyr952</w:t>
      </w:r>
      <w:r w:rsidR="00775DBC" w:rsidRPr="00720567">
        <w:rPr>
          <w:rFonts w:eastAsiaTheme="minorHAnsi" w:cstheme="minorBidi"/>
          <w:i/>
          <w:szCs w:val="22"/>
          <w:lang w:eastAsia="en-US"/>
        </w:rPr>
        <w:t>0_</w:t>
      </w:r>
      <w:r w:rsidR="00775DBC">
        <w:rPr>
          <w:rFonts w:eastAsiaTheme="minorHAnsi" w:cstheme="minorBidi"/>
          <w:szCs w:val="22"/>
          <w:lang w:eastAsia="en-US"/>
        </w:rPr>
        <w:t xml:space="preserve">ific </w:t>
      </w:r>
      <w:r w:rsidRPr="00720567">
        <w:rPr>
          <w:rFonts w:eastAsiaTheme="minorHAnsi" w:cstheme="minorBidi"/>
          <w:szCs w:val="22"/>
          <w:lang w:eastAsia="en-US"/>
        </w:rPr>
        <w:t xml:space="preserve">corresponde à informação da tabela de interface do MUG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 xml:space="preserve"> </w:t>
      </w:r>
      <w:r w:rsidRPr="00720567">
        <w:rPr>
          <w:rFonts w:eastAsiaTheme="minorHAnsi" w:cstheme="minorBidi"/>
          <w:szCs w:val="22"/>
          <w:lang w:eastAsia="en-US"/>
        </w:rPr>
        <w:t>enviada para a aplicação da BDR, de acordo com os seus critérios e formatos necessários. De notar que o universo d</w:t>
      </w:r>
      <w:r w:rsidR="00775DBC">
        <w:rPr>
          <w:rFonts w:eastAsiaTheme="minorHAnsi" w:cstheme="minorBidi"/>
          <w:szCs w:val="22"/>
          <w:lang w:eastAsia="en-US"/>
        </w:rPr>
        <w:t>a primeira</w:t>
      </w:r>
      <w:r w:rsidRPr="00720567">
        <w:rPr>
          <w:rFonts w:eastAsiaTheme="minorHAnsi" w:cstheme="minorBidi"/>
          <w:szCs w:val="22"/>
          <w:lang w:eastAsia="en-US"/>
        </w:rPr>
        <w:t xml:space="preserve">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r w:rsidR="00775DBC">
        <w:rPr>
          <w:rFonts w:eastAsiaTheme="minorHAnsi" w:cstheme="minorBidi"/>
          <w:szCs w:val="22"/>
          <w:lang w:eastAsia="en-US"/>
        </w:rPr>
        <w:t xml:space="preserve"> e a segunda com origem Lease e Eurofac.</w:t>
      </w:r>
    </w:p>
    <w:p w14:paraId="72B66151" w14:textId="3B9A448A" w:rsidR="0065478D" w:rsidRPr="0065478D" w:rsidRDefault="004B318A" w:rsidP="004B318A">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seguida, são apresentados todos os campos enviados para </w:t>
      </w:r>
      <w:r>
        <w:rPr>
          <w:rFonts w:eastAsiaTheme="minorHAnsi" w:cstheme="minorBidi"/>
          <w:szCs w:val="22"/>
          <w:lang w:eastAsia="en-US"/>
        </w:rPr>
        <w:t>os</w:t>
      </w:r>
      <w:r w:rsidRPr="00720567">
        <w:rPr>
          <w:rFonts w:eastAsiaTheme="minorHAnsi" w:cstheme="minorBidi"/>
          <w:szCs w:val="22"/>
          <w:lang w:eastAsia="en-US"/>
        </w:rPr>
        <w:t xml:space="preserve"> caso</w:t>
      </w:r>
      <w:r>
        <w:rPr>
          <w:rFonts w:eastAsiaTheme="minorHAnsi" w:cstheme="minorBidi"/>
          <w:szCs w:val="22"/>
          <w:lang w:eastAsia="en-US"/>
        </w:rPr>
        <w:t>s</w:t>
      </w:r>
      <w:r w:rsidRPr="00720567">
        <w:rPr>
          <w:rFonts w:eastAsiaTheme="minorHAnsi" w:cstheme="minorBidi"/>
          <w:szCs w:val="22"/>
          <w:lang w:eastAsia="en-US"/>
        </w:rPr>
        <w:t xml:space="preserve"> de uso, bem como as suas transformações a partir da tabela </w:t>
      </w:r>
      <w:r>
        <w:rPr>
          <w:rFonts w:eastAsiaTheme="minorHAnsi" w:cstheme="minorBidi"/>
          <w:i/>
          <w:szCs w:val="22"/>
          <w:lang w:eastAsia="en-US"/>
        </w:rPr>
        <w:t>cd_garantias.gt021_report_biyr952</w:t>
      </w:r>
      <w:r w:rsidRPr="00720567">
        <w:rPr>
          <w:rFonts w:eastAsiaTheme="minorHAnsi" w:cstheme="minorBidi"/>
          <w:i/>
          <w:szCs w:val="22"/>
          <w:lang w:eastAsia="en-US"/>
        </w:rPr>
        <w:t>0</w:t>
      </w:r>
      <w:r>
        <w:rPr>
          <w:rFonts w:eastAsiaTheme="minorHAnsi" w:cstheme="minorBidi"/>
          <w:i/>
          <w:szCs w:val="22"/>
          <w:lang w:eastAsia="en-US"/>
        </w:rPr>
        <w:t>:</w:t>
      </w:r>
    </w:p>
    <w:p w14:paraId="08FDCD7F" w14:textId="39E615A3" w:rsidR="0065478D" w:rsidRPr="0065478D" w:rsidRDefault="0065478D" w:rsidP="0065478D">
      <w:pPr>
        <w:pStyle w:val="Caption"/>
        <w:jc w:val="center"/>
        <w:rPr>
          <w:rFonts w:eastAsiaTheme="minorHAnsi" w:cstheme="minorBidi"/>
          <w:b/>
          <w:i w:val="0"/>
          <w:color w:val="000000" w:themeColor="text1"/>
          <w:sz w:val="22"/>
          <w:szCs w:val="22"/>
          <w:lang w:eastAsia="en-US"/>
        </w:rPr>
      </w:pPr>
      <w:bookmarkStart w:id="152" w:name="_Toc168413869"/>
      <w:r w:rsidRPr="0065478D">
        <w:rPr>
          <w:b/>
          <w:color w:val="000000" w:themeColor="text1"/>
          <w:sz w:val="22"/>
          <w:szCs w:val="22"/>
        </w:rPr>
        <w:t xml:space="preserve">Tabela </w:t>
      </w:r>
      <w:r w:rsidRPr="0065478D">
        <w:rPr>
          <w:b/>
          <w:color w:val="000000" w:themeColor="text1"/>
          <w:sz w:val="22"/>
          <w:szCs w:val="22"/>
        </w:rPr>
        <w:fldChar w:fldCharType="begin"/>
      </w:r>
      <w:r w:rsidRPr="0065478D">
        <w:rPr>
          <w:b/>
          <w:color w:val="000000" w:themeColor="text1"/>
          <w:sz w:val="22"/>
          <w:szCs w:val="22"/>
        </w:rPr>
        <w:instrText xml:space="preserve"> SEQ Tabela \* ARABIC </w:instrText>
      </w:r>
      <w:r w:rsidRPr="0065478D">
        <w:rPr>
          <w:b/>
          <w:color w:val="000000" w:themeColor="text1"/>
          <w:sz w:val="22"/>
          <w:szCs w:val="22"/>
        </w:rPr>
        <w:fldChar w:fldCharType="separate"/>
      </w:r>
      <w:r w:rsidR="00C8031D">
        <w:rPr>
          <w:b/>
          <w:noProof/>
          <w:color w:val="000000" w:themeColor="text1"/>
          <w:sz w:val="22"/>
          <w:szCs w:val="22"/>
        </w:rPr>
        <w:t>31</w:t>
      </w:r>
      <w:r w:rsidRPr="0065478D">
        <w:rPr>
          <w:b/>
          <w:color w:val="000000" w:themeColor="text1"/>
          <w:sz w:val="22"/>
          <w:szCs w:val="22"/>
        </w:rPr>
        <w:fldChar w:fldCharType="end"/>
      </w:r>
      <w:r w:rsidRPr="0065478D">
        <w:rPr>
          <w:b/>
          <w:color w:val="000000" w:themeColor="text1"/>
          <w:sz w:val="22"/>
          <w:szCs w:val="22"/>
        </w:rPr>
        <w:t>: Detalhe dos campos e das suas transformações a partir da  cd_garantias.gt021_report_biyr9520</w:t>
      </w:r>
      <w:bookmarkEnd w:id="152"/>
    </w:p>
    <w:tbl>
      <w:tblPr>
        <w:tblStyle w:val="TableGrid"/>
        <w:tblW w:w="10416" w:type="dxa"/>
        <w:jc w:val="center"/>
        <w:tblCellMar>
          <w:left w:w="68" w:type="dxa"/>
          <w:right w:w="68" w:type="dxa"/>
        </w:tblCellMar>
        <w:tblLook w:val="04A0" w:firstRow="1" w:lastRow="0" w:firstColumn="1" w:lastColumn="0" w:noHBand="0" w:noVBand="1"/>
      </w:tblPr>
      <w:tblGrid>
        <w:gridCol w:w="1344"/>
        <w:gridCol w:w="2693"/>
        <w:gridCol w:w="3188"/>
        <w:gridCol w:w="3191"/>
      </w:tblGrid>
      <w:tr w:rsidR="004B318A" w:rsidRPr="00C311ED" w14:paraId="330EF8C5" w14:textId="77777777" w:rsidTr="009370D5">
        <w:trPr>
          <w:tblHeader/>
          <w:jc w:val="center"/>
        </w:trPr>
        <w:tc>
          <w:tcPr>
            <w:tcW w:w="1344" w:type="dxa"/>
            <w:vMerge w:val="restart"/>
            <w:shd w:val="clear" w:color="auto" w:fill="FF0000"/>
            <w:vAlign w:val="center"/>
          </w:tcPr>
          <w:p w14:paraId="0D8F892F" w14:textId="2C20F4D3" w:rsidR="004B318A" w:rsidRPr="00C311ED" w:rsidRDefault="00775DBC" w:rsidP="004B318A">
            <w:pPr>
              <w:jc w:val="center"/>
              <w:rPr>
                <w:rFonts w:cs="Calibri"/>
                <w:b/>
                <w:bCs/>
                <w:color w:val="FFFFFF"/>
                <w:sz w:val="18"/>
                <w:szCs w:val="18"/>
              </w:rPr>
            </w:pPr>
            <w:r>
              <w:rPr>
                <w:rFonts w:cs="Calibri"/>
                <w:b/>
                <w:bCs/>
                <w:color w:val="FFFFFF"/>
                <w:sz w:val="18"/>
                <w:szCs w:val="18"/>
              </w:rPr>
              <w:lastRenderedPageBreak/>
              <w:t>Campos</w:t>
            </w:r>
            <w:r w:rsidR="004B318A" w:rsidRPr="00C311ED">
              <w:rPr>
                <w:rFonts w:cs="Calibri"/>
                <w:b/>
                <w:bCs/>
                <w:color w:val="FFFFFF"/>
                <w:sz w:val="18"/>
                <w:szCs w:val="18"/>
              </w:rPr>
              <w:t xml:space="preserve"> das </w:t>
            </w:r>
            <w:r w:rsidR="004B318A" w:rsidRPr="00C311ED">
              <w:rPr>
                <w:rFonts w:cs="Calibri"/>
                <w:b/>
                <w:bCs/>
                <w:i/>
                <w:color w:val="FFFFFF"/>
                <w:sz w:val="18"/>
                <w:szCs w:val="18"/>
              </w:rPr>
              <w:t>views</w:t>
            </w:r>
          </w:p>
        </w:tc>
        <w:tc>
          <w:tcPr>
            <w:tcW w:w="9072" w:type="dxa"/>
            <w:gridSpan w:val="3"/>
            <w:shd w:val="clear" w:color="auto" w:fill="FF0000"/>
          </w:tcPr>
          <w:p w14:paraId="568E7AEF" w14:textId="08DCFA18" w:rsidR="004B318A" w:rsidRPr="00C311ED" w:rsidRDefault="004B318A" w:rsidP="004B318A">
            <w:pPr>
              <w:spacing w:after="160" w:line="259" w:lineRule="auto"/>
              <w:jc w:val="both"/>
              <w:rPr>
                <w:rFonts w:eastAsiaTheme="minorHAnsi" w:cstheme="minorBidi"/>
                <w:sz w:val="18"/>
                <w:szCs w:val="18"/>
                <w:lang w:val="pt-PT" w:eastAsia="en-US"/>
              </w:rPr>
            </w:pPr>
            <w:r w:rsidRPr="00C311ED">
              <w:rPr>
                <w:rFonts w:cs="Calibri"/>
                <w:b/>
                <w:bCs/>
                <w:color w:val="FFFFFF"/>
                <w:sz w:val="18"/>
                <w:szCs w:val="18"/>
                <w:lang w:val="pt-PT"/>
              </w:rPr>
              <w:t>Alterações a partir da tabela</w:t>
            </w:r>
            <w:r w:rsidRPr="00C311ED">
              <w:rPr>
                <w:rFonts w:cs="Calibri"/>
                <w:color w:val="000000"/>
                <w:sz w:val="18"/>
                <w:szCs w:val="18"/>
                <w:lang w:val="pt-PT"/>
              </w:rPr>
              <w:t xml:space="preserve"> </w:t>
            </w:r>
            <w:r>
              <w:rPr>
                <w:rFonts w:cs="Calibri"/>
                <w:b/>
                <w:bCs/>
                <w:i/>
                <w:color w:val="FFFFFF"/>
                <w:sz w:val="18"/>
                <w:szCs w:val="18"/>
                <w:lang w:val="pt-PT"/>
              </w:rPr>
              <w:t>gt021_report_biyr952</w:t>
            </w:r>
            <w:r w:rsidRPr="00C311ED">
              <w:rPr>
                <w:rFonts w:cs="Calibri"/>
                <w:b/>
                <w:bCs/>
                <w:i/>
                <w:color w:val="FFFFFF"/>
                <w:sz w:val="18"/>
                <w:szCs w:val="18"/>
                <w:lang w:val="pt-PT"/>
              </w:rPr>
              <w:t>0</w:t>
            </w:r>
          </w:p>
        </w:tc>
      </w:tr>
      <w:tr w:rsidR="004B318A" w:rsidRPr="00C311ED" w14:paraId="548F1F40" w14:textId="77777777" w:rsidTr="009370D5">
        <w:trPr>
          <w:tblHeader/>
          <w:jc w:val="center"/>
        </w:trPr>
        <w:tc>
          <w:tcPr>
            <w:tcW w:w="1344" w:type="dxa"/>
            <w:vMerge/>
          </w:tcPr>
          <w:p w14:paraId="606A5E27" w14:textId="77777777" w:rsidR="004B318A" w:rsidRPr="00C311ED" w:rsidRDefault="004B318A" w:rsidP="004B318A">
            <w:pPr>
              <w:spacing w:after="160" w:line="259" w:lineRule="auto"/>
              <w:jc w:val="both"/>
              <w:rPr>
                <w:rFonts w:eastAsiaTheme="minorHAnsi" w:cstheme="minorBidi"/>
                <w:sz w:val="18"/>
                <w:szCs w:val="18"/>
                <w:lang w:val="pt-PT" w:eastAsia="en-US"/>
              </w:rPr>
            </w:pPr>
          </w:p>
        </w:tc>
        <w:tc>
          <w:tcPr>
            <w:tcW w:w="2693" w:type="dxa"/>
            <w:shd w:val="clear" w:color="auto" w:fill="F2F2F2" w:themeFill="background1" w:themeFillShade="F2"/>
          </w:tcPr>
          <w:p w14:paraId="6BAAEE09" w14:textId="0C192208"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gt021</w:t>
            </w:r>
            <w:r w:rsidRPr="00C311ED">
              <w:rPr>
                <w:rFonts w:cs="Calibri"/>
                <w:b/>
                <w:bCs/>
                <w:i/>
                <w:color w:val="000000" w:themeColor="text1"/>
                <w:sz w:val="18"/>
                <w:szCs w:val="18"/>
                <w:lang w:val="pt-PT"/>
              </w:rPr>
              <w:t>_report_biyr95</w:t>
            </w:r>
            <w:r>
              <w:rPr>
                <w:rFonts w:cs="Calibri"/>
                <w:b/>
                <w:bCs/>
                <w:i/>
                <w:color w:val="000000" w:themeColor="text1"/>
                <w:sz w:val="18"/>
                <w:szCs w:val="18"/>
                <w:lang w:val="pt-PT"/>
              </w:rPr>
              <w:t>2</w:t>
            </w:r>
            <w:r w:rsidRPr="00C311ED">
              <w:rPr>
                <w:rFonts w:cs="Calibri"/>
                <w:b/>
                <w:bCs/>
                <w:i/>
                <w:color w:val="000000" w:themeColor="text1"/>
                <w:sz w:val="18"/>
                <w:szCs w:val="18"/>
                <w:lang w:val="pt-PT"/>
              </w:rPr>
              <w:t>0_ifrs</w:t>
            </w:r>
          </w:p>
        </w:tc>
        <w:tc>
          <w:tcPr>
            <w:tcW w:w="3188" w:type="dxa"/>
            <w:shd w:val="clear" w:color="auto" w:fill="F2F2F2" w:themeFill="background1" w:themeFillShade="F2"/>
          </w:tcPr>
          <w:p w14:paraId="177AB061" w14:textId="74E5DEDA"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sidRPr="00C311ED">
              <w:rPr>
                <w:rFonts w:cs="Calibri"/>
                <w:b/>
                <w:bCs/>
                <w:i/>
                <w:color w:val="000000" w:themeColor="text1"/>
                <w:sz w:val="18"/>
                <w:szCs w:val="18"/>
                <w:lang w:val="pt-PT"/>
              </w:rPr>
              <w:t>gt0</w:t>
            </w:r>
            <w:r>
              <w:rPr>
                <w:rFonts w:cs="Calibri"/>
                <w:b/>
                <w:bCs/>
                <w:i/>
                <w:color w:val="000000" w:themeColor="text1"/>
                <w:sz w:val="18"/>
                <w:szCs w:val="18"/>
                <w:lang w:val="pt-PT"/>
              </w:rPr>
              <w:t>21_report_biyr952</w:t>
            </w:r>
            <w:r w:rsidRPr="00C311ED">
              <w:rPr>
                <w:rFonts w:cs="Calibri"/>
                <w:b/>
                <w:bCs/>
                <w:i/>
                <w:color w:val="000000" w:themeColor="text1"/>
                <w:sz w:val="18"/>
                <w:szCs w:val="18"/>
                <w:lang w:val="pt-PT"/>
              </w:rPr>
              <w:t>0_bst</w:t>
            </w:r>
          </w:p>
        </w:tc>
        <w:tc>
          <w:tcPr>
            <w:tcW w:w="3191" w:type="dxa"/>
            <w:shd w:val="clear" w:color="auto" w:fill="F2F2F2" w:themeFill="background1" w:themeFillShade="F2"/>
          </w:tcPr>
          <w:p w14:paraId="58CD3C4C" w14:textId="77235C42" w:rsidR="004B318A" w:rsidRPr="00C311ED" w:rsidRDefault="004B318A" w:rsidP="004B318A">
            <w:pPr>
              <w:spacing w:after="160" w:line="259" w:lineRule="auto"/>
              <w:jc w:val="both"/>
              <w:rPr>
                <w:rFonts w:eastAsiaTheme="minorHAnsi" w:cstheme="minorBidi"/>
                <w:color w:val="000000" w:themeColor="text1"/>
                <w:sz w:val="18"/>
                <w:szCs w:val="18"/>
                <w:lang w:val="pt-PT" w:eastAsia="en-US"/>
              </w:rPr>
            </w:pPr>
            <w:r>
              <w:rPr>
                <w:rFonts w:cs="Calibri"/>
                <w:b/>
                <w:bCs/>
                <w:i/>
                <w:color w:val="000000" w:themeColor="text1"/>
                <w:sz w:val="18"/>
                <w:szCs w:val="18"/>
                <w:lang w:val="pt-PT"/>
              </w:rPr>
              <w:t>gt021report_biyr952</w:t>
            </w:r>
            <w:r w:rsidRPr="00C311ED">
              <w:rPr>
                <w:rFonts w:cs="Calibri"/>
                <w:b/>
                <w:bCs/>
                <w:i/>
                <w:color w:val="000000" w:themeColor="text1"/>
                <w:sz w:val="18"/>
                <w:szCs w:val="18"/>
                <w:lang w:val="pt-PT"/>
              </w:rPr>
              <w:t>0_ific</w:t>
            </w:r>
          </w:p>
        </w:tc>
      </w:tr>
      <w:tr w:rsidR="004B318A" w:rsidRPr="004B318A" w14:paraId="64071168" w14:textId="77777777" w:rsidTr="009370D5">
        <w:tblPrEx>
          <w:tblCellMar>
            <w:left w:w="108" w:type="dxa"/>
            <w:right w:w="108" w:type="dxa"/>
          </w:tblCellMar>
        </w:tblPrEx>
        <w:trPr>
          <w:trHeight w:val="2160"/>
          <w:jc w:val="center"/>
        </w:trPr>
        <w:tc>
          <w:tcPr>
            <w:tcW w:w="1344" w:type="dxa"/>
            <w:hideMark/>
          </w:tcPr>
          <w:p w14:paraId="500A207F" w14:textId="77777777" w:rsidR="004B318A" w:rsidRPr="004B318A" w:rsidRDefault="004B318A" w:rsidP="004B318A">
            <w:pPr>
              <w:rPr>
                <w:color w:val="000000"/>
                <w:sz w:val="18"/>
                <w:szCs w:val="18"/>
              </w:rPr>
            </w:pPr>
            <w:r w:rsidRPr="004B318A">
              <w:rPr>
                <w:color w:val="000000"/>
                <w:sz w:val="18"/>
                <w:szCs w:val="18"/>
              </w:rPr>
              <w:t>datdados</w:t>
            </w:r>
          </w:p>
        </w:tc>
        <w:tc>
          <w:tcPr>
            <w:tcW w:w="2693" w:type="dxa"/>
            <w:hideMark/>
          </w:tcPr>
          <w:p w14:paraId="2F8D7A8F"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4B4EC85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w:t>
            </w:r>
            <w:r>
              <w:rPr>
                <w:color w:val="000000"/>
                <w:sz w:val="18"/>
                <w:szCs w:val="18"/>
                <w:lang w:val="pt-PT"/>
              </w:rPr>
              <w:t>TRING</w:t>
            </w:r>
          </w:p>
          <w:p w14:paraId="47E4AB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w:t>
            </w:r>
            <w:r>
              <w:rPr>
                <w:color w:val="000000"/>
                <w:sz w:val="18"/>
                <w:szCs w:val="18"/>
                <w:lang w:val="pt-PT"/>
              </w:rPr>
              <w:t>sumido o valor ‘9999-12-31’</w:t>
            </w:r>
          </w:p>
          <w:p w14:paraId="61A3924B" w14:textId="5B28D0F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093DDA8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E4835E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a NULL, é assumido </w:t>
            </w:r>
            <w:r>
              <w:rPr>
                <w:color w:val="000000"/>
                <w:sz w:val="18"/>
                <w:szCs w:val="18"/>
                <w:lang w:val="pt-PT"/>
              </w:rPr>
              <w:t>o valor ‘9999-12-31’</w:t>
            </w:r>
          </w:p>
          <w:p w14:paraId="5B3038FC" w14:textId="4055FFE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33F7FEB5" w14:textId="77777777" w:rsidTr="009370D5">
        <w:tblPrEx>
          <w:tblCellMar>
            <w:left w:w="108" w:type="dxa"/>
            <w:right w:w="108" w:type="dxa"/>
          </w:tblCellMar>
        </w:tblPrEx>
        <w:trPr>
          <w:trHeight w:val="1680"/>
          <w:jc w:val="center"/>
        </w:trPr>
        <w:tc>
          <w:tcPr>
            <w:tcW w:w="1344" w:type="dxa"/>
            <w:hideMark/>
          </w:tcPr>
          <w:p w14:paraId="7E33B844" w14:textId="77777777" w:rsidR="004B318A" w:rsidRPr="004B318A" w:rsidRDefault="004B318A" w:rsidP="004B318A">
            <w:pPr>
              <w:rPr>
                <w:color w:val="000000"/>
                <w:sz w:val="18"/>
                <w:szCs w:val="18"/>
              </w:rPr>
            </w:pPr>
            <w:r w:rsidRPr="004B318A">
              <w:rPr>
                <w:color w:val="000000"/>
                <w:sz w:val="18"/>
                <w:szCs w:val="18"/>
              </w:rPr>
              <w:t>empresabg</w:t>
            </w:r>
          </w:p>
        </w:tc>
        <w:tc>
          <w:tcPr>
            <w:tcW w:w="2693" w:type="dxa"/>
            <w:hideMark/>
          </w:tcPr>
          <w:p w14:paraId="213101B7"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4B3B6DC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701B8A71" w14:textId="6AF16EF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c>
          <w:tcPr>
            <w:tcW w:w="3191" w:type="dxa"/>
            <w:hideMark/>
          </w:tcPr>
          <w:p w14:paraId="2D3726C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6B9AFD65" w14:textId="04F1041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r>
      <w:tr w:rsidR="004B318A" w:rsidRPr="004B318A" w14:paraId="1DB3FBD9" w14:textId="77777777" w:rsidTr="009370D5">
        <w:tblPrEx>
          <w:tblCellMar>
            <w:left w:w="108" w:type="dxa"/>
            <w:right w:w="108" w:type="dxa"/>
          </w:tblCellMar>
        </w:tblPrEx>
        <w:trPr>
          <w:trHeight w:val="1680"/>
          <w:jc w:val="center"/>
        </w:trPr>
        <w:tc>
          <w:tcPr>
            <w:tcW w:w="1344" w:type="dxa"/>
            <w:hideMark/>
          </w:tcPr>
          <w:p w14:paraId="4BF338B3" w14:textId="77777777" w:rsidR="004B318A" w:rsidRPr="004B318A" w:rsidRDefault="004B318A" w:rsidP="004B318A">
            <w:pPr>
              <w:rPr>
                <w:color w:val="000000"/>
                <w:sz w:val="18"/>
                <w:szCs w:val="18"/>
              </w:rPr>
            </w:pPr>
            <w:r w:rsidRPr="004B318A">
              <w:rPr>
                <w:color w:val="000000"/>
                <w:sz w:val="18"/>
                <w:szCs w:val="18"/>
              </w:rPr>
              <w:t>cglobgar</w:t>
            </w:r>
          </w:p>
        </w:tc>
        <w:tc>
          <w:tcPr>
            <w:tcW w:w="2693" w:type="dxa"/>
            <w:hideMark/>
          </w:tcPr>
          <w:p w14:paraId="4CD307CA"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DBE76F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56DEA547" w14:textId="05C2658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9 caracteres, é acrescentado ‘0 ’ à esquerda, até perfazer o comprimento de campo desejado.</w:t>
            </w:r>
          </w:p>
        </w:tc>
        <w:tc>
          <w:tcPr>
            <w:tcW w:w="3191" w:type="dxa"/>
            <w:hideMark/>
          </w:tcPr>
          <w:p w14:paraId="35020F9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‘0</w:t>
            </w:r>
            <w:r>
              <w:rPr>
                <w:color w:val="000000"/>
                <w:sz w:val="18"/>
                <w:szCs w:val="18"/>
                <w:lang w:val="pt-PT"/>
              </w:rPr>
              <w:t>’</w:t>
            </w:r>
          </w:p>
          <w:p w14:paraId="367766EA" w14:textId="001B5E6C"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9 caracteres, é acrescentado ‘0 ’ à esquerda, até perfazer o comprimento de campo desejado.</w:t>
            </w:r>
          </w:p>
        </w:tc>
      </w:tr>
      <w:tr w:rsidR="004B318A" w:rsidRPr="004B318A" w14:paraId="14312629" w14:textId="77777777" w:rsidTr="009370D5">
        <w:tblPrEx>
          <w:tblCellMar>
            <w:left w:w="108" w:type="dxa"/>
            <w:right w:w="108" w:type="dxa"/>
          </w:tblCellMar>
        </w:tblPrEx>
        <w:trPr>
          <w:trHeight w:val="2160"/>
          <w:jc w:val="center"/>
        </w:trPr>
        <w:tc>
          <w:tcPr>
            <w:tcW w:w="1344" w:type="dxa"/>
            <w:hideMark/>
          </w:tcPr>
          <w:p w14:paraId="1CD16955" w14:textId="77777777" w:rsidR="004B318A" w:rsidRPr="004B318A" w:rsidRDefault="004B318A" w:rsidP="004B318A">
            <w:pPr>
              <w:rPr>
                <w:color w:val="000000"/>
                <w:sz w:val="18"/>
                <w:szCs w:val="18"/>
              </w:rPr>
            </w:pPr>
            <w:r w:rsidRPr="004B318A">
              <w:rPr>
                <w:color w:val="000000"/>
                <w:sz w:val="18"/>
                <w:szCs w:val="18"/>
              </w:rPr>
              <w:t>dtavalia</w:t>
            </w:r>
          </w:p>
        </w:tc>
        <w:tc>
          <w:tcPr>
            <w:tcW w:w="2693" w:type="dxa"/>
            <w:hideMark/>
          </w:tcPr>
          <w:p w14:paraId="28C2AFE2"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652F901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STR</w:t>
            </w:r>
            <w:r>
              <w:rPr>
                <w:color w:val="000000"/>
                <w:sz w:val="18"/>
                <w:szCs w:val="18"/>
                <w:lang w:val="pt-PT"/>
              </w:rPr>
              <w:t>ING</w:t>
            </w:r>
          </w:p>
          <w:p w14:paraId="2DEA75F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4FE227F3" w14:textId="2B105DC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696F05B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w:t>
            </w:r>
            <w:r>
              <w:rPr>
                <w:color w:val="000000"/>
                <w:sz w:val="18"/>
                <w:szCs w:val="18"/>
                <w:lang w:val="pt-PT"/>
              </w:rPr>
              <w:t>ra STRING</w:t>
            </w:r>
          </w:p>
          <w:p w14:paraId="78853BA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w:t>
            </w:r>
            <w:r>
              <w:rPr>
                <w:color w:val="000000"/>
                <w:sz w:val="18"/>
                <w:szCs w:val="18"/>
                <w:lang w:val="pt-PT"/>
              </w:rPr>
              <w:t xml:space="preserve">caso de existir algum registo a </w:t>
            </w:r>
            <w:r w:rsidRPr="004B318A">
              <w:rPr>
                <w:color w:val="000000"/>
                <w:sz w:val="18"/>
                <w:szCs w:val="18"/>
                <w:lang w:val="pt-PT"/>
              </w:rPr>
              <w:t>NULL, é</w:t>
            </w:r>
            <w:r>
              <w:rPr>
                <w:color w:val="000000"/>
                <w:sz w:val="18"/>
                <w:szCs w:val="18"/>
                <w:lang w:val="pt-PT"/>
              </w:rPr>
              <w:t xml:space="preserve"> assumido o valor ‘9999-12-31’</w:t>
            </w:r>
          </w:p>
          <w:p w14:paraId="32236D9E" w14:textId="5632DE4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60883F16" w14:textId="77777777" w:rsidTr="009370D5">
        <w:tblPrEx>
          <w:tblCellMar>
            <w:left w:w="108" w:type="dxa"/>
            <w:right w:w="108" w:type="dxa"/>
          </w:tblCellMar>
        </w:tblPrEx>
        <w:trPr>
          <w:trHeight w:val="2160"/>
          <w:jc w:val="center"/>
        </w:trPr>
        <w:tc>
          <w:tcPr>
            <w:tcW w:w="1344" w:type="dxa"/>
            <w:hideMark/>
          </w:tcPr>
          <w:p w14:paraId="3C91AB9E" w14:textId="77777777" w:rsidR="004B318A" w:rsidRPr="004B318A" w:rsidRDefault="004B318A" w:rsidP="004B318A">
            <w:pPr>
              <w:rPr>
                <w:color w:val="000000"/>
                <w:sz w:val="18"/>
                <w:szCs w:val="18"/>
              </w:rPr>
            </w:pPr>
            <w:r w:rsidRPr="004B318A">
              <w:rPr>
                <w:color w:val="000000"/>
                <w:sz w:val="18"/>
                <w:szCs w:val="18"/>
              </w:rPr>
              <w:t>entaval</w:t>
            </w:r>
          </w:p>
        </w:tc>
        <w:tc>
          <w:tcPr>
            <w:tcW w:w="2693" w:type="dxa"/>
            <w:hideMark/>
          </w:tcPr>
          <w:p w14:paraId="3B719322"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1BA19AC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903C06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0F2644D0" w14:textId="259CBCC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40 caracteres, é acrescentado ‘ ’ à direita, até perfazer o comprimento de campo desejado.</w:t>
            </w:r>
          </w:p>
        </w:tc>
        <w:tc>
          <w:tcPr>
            <w:tcW w:w="3191" w:type="dxa"/>
            <w:hideMark/>
          </w:tcPr>
          <w:p w14:paraId="34CB77D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9EBF10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4A2AA1A6" w14:textId="212D1784"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40 caracteres, é acrescentado ‘ ’ à direita, até perfazer o comprimento de campo desejado.</w:t>
            </w:r>
          </w:p>
        </w:tc>
      </w:tr>
      <w:tr w:rsidR="004B318A" w:rsidRPr="004B318A" w14:paraId="1E73E258" w14:textId="77777777" w:rsidTr="009370D5">
        <w:tblPrEx>
          <w:tblCellMar>
            <w:left w:w="108" w:type="dxa"/>
            <w:right w:w="108" w:type="dxa"/>
          </w:tblCellMar>
        </w:tblPrEx>
        <w:trPr>
          <w:trHeight w:val="2640"/>
          <w:jc w:val="center"/>
        </w:trPr>
        <w:tc>
          <w:tcPr>
            <w:tcW w:w="1344" w:type="dxa"/>
            <w:hideMark/>
          </w:tcPr>
          <w:p w14:paraId="65E90A67" w14:textId="77777777" w:rsidR="004B318A" w:rsidRPr="004B318A" w:rsidRDefault="004B318A" w:rsidP="004B318A">
            <w:pPr>
              <w:rPr>
                <w:color w:val="000000"/>
                <w:sz w:val="18"/>
                <w:szCs w:val="18"/>
              </w:rPr>
            </w:pPr>
            <w:r w:rsidRPr="004B318A">
              <w:rPr>
                <w:color w:val="000000"/>
                <w:sz w:val="18"/>
                <w:szCs w:val="18"/>
              </w:rPr>
              <w:t>mavalia</w:t>
            </w:r>
          </w:p>
        </w:tc>
        <w:tc>
          <w:tcPr>
            <w:tcW w:w="2693" w:type="dxa"/>
            <w:hideMark/>
          </w:tcPr>
          <w:p w14:paraId="3ECD40B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264F8EF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8410256" w14:textId="5C14D58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Todos os '.' são substituídos por ' ' </w:t>
            </w:r>
          </w:p>
        </w:tc>
        <w:tc>
          <w:tcPr>
            <w:tcW w:w="3188" w:type="dxa"/>
            <w:hideMark/>
          </w:tcPr>
          <w:p w14:paraId="50250F3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w:t>
            </w:r>
            <w:r>
              <w:rPr>
                <w:color w:val="000000"/>
                <w:sz w:val="18"/>
                <w:szCs w:val="18"/>
                <w:lang w:val="pt-PT"/>
              </w:rPr>
              <w:t xml:space="preserve"> para STRING</w:t>
            </w:r>
          </w:p>
          <w:p w14:paraId="04383C6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275C920" w14:textId="77777777" w:rsidR="004B318A" w:rsidRDefault="004B318A" w:rsidP="00F63E90">
            <w:pPr>
              <w:pStyle w:val="ListParagraph"/>
              <w:numPr>
                <w:ilvl w:val="0"/>
                <w:numId w:val="61"/>
              </w:numPr>
              <w:rPr>
                <w:color w:val="000000"/>
                <w:sz w:val="18"/>
                <w:szCs w:val="18"/>
                <w:lang w:val="pt-PT"/>
              </w:rPr>
            </w:pPr>
            <w:r>
              <w:rPr>
                <w:color w:val="000000"/>
                <w:sz w:val="18"/>
                <w:szCs w:val="18"/>
                <w:lang w:val="pt-PT"/>
              </w:rPr>
              <w:t>Tod</w:t>
            </w:r>
            <w:r w:rsidRPr="004B318A">
              <w:rPr>
                <w:color w:val="000000"/>
                <w:sz w:val="18"/>
                <w:szCs w:val="18"/>
                <w:lang w:val="pt-PT"/>
              </w:rPr>
              <w:t xml:space="preserve">os os '.' são substituídos por ' ' </w:t>
            </w:r>
          </w:p>
          <w:p w14:paraId="31036CD1" w14:textId="7B51214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17 caracteres, é acrescentado ‘0 ’ à esquerda até perfazer o comprimento de campo desejado.</w:t>
            </w:r>
          </w:p>
        </w:tc>
        <w:tc>
          <w:tcPr>
            <w:tcW w:w="3191" w:type="dxa"/>
            <w:hideMark/>
          </w:tcPr>
          <w:p w14:paraId="4E6CFF0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74E63C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w:t>
            </w:r>
            <w:r>
              <w:rPr>
                <w:color w:val="000000"/>
                <w:sz w:val="18"/>
                <w:szCs w:val="18"/>
                <w:lang w:val="pt-PT"/>
              </w:rPr>
              <w:t xml:space="preserve">ULL, é assumido o valor </w:t>
            </w:r>
            <w:proofErr w:type="gramStart"/>
            <w:r>
              <w:rPr>
                <w:color w:val="000000"/>
                <w:sz w:val="18"/>
                <w:szCs w:val="18"/>
                <w:lang w:val="pt-PT"/>
              </w:rPr>
              <w:t>‘ ’</w:t>
            </w:r>
            <w:proofErr w:type="gramEnd"/>
          </w:p>
          <w:p w14:paraId="5E348B9C" w14:textId="77777777" w:rsidR="004B318A" w:rsidRDefault="004B318A" w:rsidP="00F63E90">
            <w:pPr>
              <w:pStyle w:val="ListParagraph"/>
              <w:numPr>
                <w:ilvl w:val="0"/>
                <w:numId w:val="61"/>
              </w:numPr>
              <w:rPr>
                <w:color w:val="000000"/>
                <w:sz w:val="18"/>
                <w:szCs w:val="18"/>
                <w:lang w:val="pt-PT"/>
              </w:rPr>
            </w:pPr>
            <w:r>
              <w:rPr>
                <w:color w:val="000000"/>
                <w:sz w:val="18"/>
                <w:szCs w:val="18"/>
                <w:lang w:val="pt-PT"/>
              </w:rPr>
              <w:t>Tod</w:t>
            </w:r>
            <w:r w:rsidRPr="004B318A">
              <w:rPr>
                <w:color w:val="000000"/>
                <w:sz w:val="18"/>
                <w:szCs w:val="18"/>
                <w:lang w:val="pt-PT"/>
              </w:rPr>
              <w:t xml:space="preserve">os os '.' </w:t>
            </w:r>
            <w:r>
              <w:rPr>
                <w:color w:val="000000"/>
                <w:sz w:val="18"/>
                <w:szCs w:val="18"/>
                <w:lang w:val="pt-PT"/>
              </w:rPr>
              <w:t xml:space="preserve">são substituídos por ' ' </w:t>
            </w:r>
          </w:p>
          <w:p w14:paraId="6B726404" w14:textId="08DB400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17 caracteres, é acrescentado ‘0 ’ à esquerda até perfazer o comprimento de campo desejado.</w:t>
            </w:r>
          </w:p>
        </w:tc>
      </w:tr>
      <w:tr w:rsidR="004B318A" w:rsidRPr="004B318A" w14:paraId="2D14E2AA" w14:textId="77777777" w:rsidTr="009370D5">
        <w:tblPrEx>
          <w:tblCellMar>
            <w:left w:w="108" w:type="dxa"/>
            <w:right w:w="108" w:type="dxa"/>
          </w:tblCellMar>
        </w:tblPrEx>
        <w:trPr>
          <w:trHeight w:val="2160"/>
          <w:jc w:val="center"/>
        </w:trPr>
        <w:tc>
          <w:tcPr>
            <w:tcW w:w="1344" w:type="dxa"/>
            <w:hideMark/>
          </w:tcPr>
          <w:p w14:paraId="5EBF0B3B" w14:textId="77777777" w:rsidR="004B318A" w:rsidRPr="004B318A" w:rsidRDefault="004B318A" w:rsidP="004B318A">
            <w:pPr>
              <w:rPr>
                <w:color w:val="000000"/>
                <w:sz w:val="18"/>
                <w:szCs w:val="18"/>
              </w:rPr>
            </w:pPr>
            <w:r w:rsidRPr="004B318A">
              <w:rPr>
                <w:color w:val="000000"/>
                <w:sz w:val="18"/>
                <w:szCs w:val="18"/>
              </w:rPr>
              <w:lastRenderedPageBreak/>
              <w:t>dtultmod</w:t>
            </w:r>
          </w:p>
        </w:tc>
        <w:tc>
          <w:tcPr>
            <w:tcW w:w="2693" w:type="dxa"/>
            <w:hideMark/>
          </w:tcPr>
          <w:p w14:paraId="621EB84A"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assumido o valor ‘9999-12-31’</w:t>
            </w:r>
          </w:p>
        </w:tc>
        <w:tc>
          <w:tcPr>
            <w:tcW w:w="3188" w:type="dxa"/>
            <w:hideMark/>
          </w:tcPr>
          <w:p w14:paraId="204C641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7A459D8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4F90D143" w14:textId="39868FC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c>
          <w:tcPr>
            <w:tcW w:w="3191" w:type="dxa"/>
            <w:hideMark/>
          </w:tcPr>
          <w:p w14:paraId="4C7DCCB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1E3DA1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w:t>
            </w:r>
            <w:r>
              <w:rPr>
                <w:color w:val="000000"/>
                <w:sz w:val="18"/>
                <w:szCs w:val="18"/>
                <w:lang w:val="pt-PT"/>
              </w:rPr>
              <w:t xml:space="preserve"> assumido o valor ‘9999-12-31’</w:t>
            </w:r>
          </w:p>
          <w:p w14:paraId="01B8E424" w14:textId="4880D7C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 ’ à esquerda, até perfazer o comprimento de campo desejado.</w:t>
            </w:r>
          </w:p>
        </w:tc>
      </w:tr>
      <w:tr w:rsidR="004B318A" w:rsidRPr="004B318A" w14:paraId="6DC0EB10" w14:textId="77777777" w:rsidTr="009370D5">
        <w:tblPrEx>
          <w:tblCellMar>
            <w:left w:w="108" w:type="dxa"/>
            <w:right w:w="108" w:type="dxa"/>
          </w:tblCellMar>
        </w:tblPrEx>
        <w:trPr>
          <w:trHeight w:val="2160"/>
          <w:jc w:val="center"/>
        </w:trPr>
        <w:tc>
          <w:tcPr>
            <w:tcW w:w="1344" w:type="dxa"/>
            <w:hideMark/>
          </w:tcPr>
          <w:p w14:paraId="15486656" w14:textId="77777777" w:rsidR="004B318A" w:rsidRPr="004B318A" w:rsidRDefault="004B318A" w:rsidP="004B318A">
            <w:pPr>
              <w:rPr>
                <w:color w:val="000000"/>
                <w:sz w:val="18"/>
                <w:szCs w:val="18"/>
              </w:rPr>
            </w:pPr>
            <w:r w:rsidRPr="004B318A">
              <w:rPr>
                <w:color w:val="000000"/>
                <w:sz w:val="18"/>
                <w:szCs w:val="18"/>
              </w:rPr>
              <w:t>cempresa</w:t>
            </w:r>
          </w:p>
        </w:tc>
        <w:tc>
          <w:tcPr>
            <w:tcW w:w="2693" w:type="dxa"/>
            <w:hideMark/>
          </w:tcPr>
          <w:p w14:paraId="158A9BCE"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o dígito ‘0’ à esquerda, até perfazer o comprimento de campo desejado.</w:t>
            </w:r>
          </w:p>
        </w:tc>
        <w:tc>
          <w:tcPr>
            <w:tcW w:w="3188" w:type="dxa"/>
            <w:hideMark/>
          </w:tcPr>
          <w:p w14:paraId="06758E3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49F6ECF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0187E7E9" w14:textId="51C33C8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 ’ à esquerda até perfazer o comprimento de campo desejado.</w:t>
            </w:r>
          </w:p>
        </w:tc>
        <w:tc>
          <w:tcPr>
            <w:tcW w:w="3191" w:type="dxa"/>
            <w:hideMark/>
          </w:tcPr>
          <w:p w14:paraId="6F2C7C8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w:t>
            </w:r>
            <w:r>
              <w:rPr>
                <w:color w:val="000000"/>
                <w:sz w:val="18"/>
                <w:szCs w:val="18"/>
                <w:lang w:val="pt-PT"/>
              </w:rPr>
              <w:t>erado para STRING</w:t>
            </w:r>
          </w:p>
          <w:p w14:paraId="44A2A95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5D8805A" w14:textId="367BC0D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2 caracteres, é acrescentado ‘ ’ à esquerda até perfazer o comprimento de campo desejado.</w:t>
            </w:r>
          </w:p>
        </w:tc>
      </w:tr>
      <w:tr w:rsidR="004B318A" w:rsidRPr="004B318A" w14:paraId="276DD1DD" w14:textId="77777777" w:rsidTr="009370D5">
        <w:tblPrEx>
          <w:tblCellMar>
            <w:left w:w="108" w:type="dxa"/>
            <w:right w:w="108" w:type="dxa"/>
          </w:tblCellMar>
        </w:tblPrEx>
        <w:trPr>
          <w:trHeight w:val="2160"/>
          <w:jc w:val="center"/>
        </w:trPr>
        <w:tc>
          <w:tcPr>
            <w:tcW w:w="1344" w:type="dxa"/>
            <w:hideMark/>
          </w:tcPr>
          <w:p w14:paraId="1D06BF79" w14:textId="77777777" w:rsidR="004B318A" w:rsidRPr="004B318A" w:rsidRDefault="004B318A" w:rsidP="004B318A">
            <w:pPr>
              <w:rPr>
                <w:color w:val="000000"/>
                <w:sz w:val="18"/>
                <w:szCs w:val="18"/>
              </w:rPr>
            </w:pPr>
            <w:r w:rsidRPr="004B318A">
              <w:rPr>
                <w:color w:val="000000"/>
                <w:sz w:val="18"/>
                <w:szCs w:val="18"/>
              </w:rPr>
              <w:t>cbalcao</w:t>
            </w:r>
          </w:p>
        </w:tc>
        <w:tc>
          <w:tcPr>
            <w:tcW w:w="2693" w:type="dxa"/>
            <w:hideMark/>
          </w:tcPr>
          <w:p w14:paraId="26EC45C6"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o dígito ‘0’ à esquerda, até perfazer o comprimento de campo desejado.</w:t>
            </w:r>
          </w:p>
        </w:tc>
        <w:tc>
          <w:tcPr>
            <w:tcW w:w="3188" w:type="dxa"/>
            <w:hideMark/>
          </w:tcPr>
          <w:p w14:paraId="4492FDF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A26F02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13D74FA" w14:textId="0558C91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c>
          <w:tcPr>
            <w:tcW w:w="3191" w:type="dxa"/>
            <w:hideMark/>
          </w:tcPr>
          <w:p w14:paraId="61B2A51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CA9065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DBD6F91" w14:textId="69C383E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r>
      <w:tr w:rsidR="004B318A" w:rsidRPr="004B318A" w14:paraId="3866B23F" w14:textId="77777777" w:rsidTr="009370D5">
        <w:tblPrEx>
          <w:tblCellMar>
            <w:left w:w="108" w:type="dxa"/>
            <w:right w:w="108" w:type="dxa"/>
          </w:tblCellMar>
        </w:tblPrEx>
        <w:trPr>
          <w:trHeight w:val="2160"/>
          <w:jc w:val="center"/>
        </w:trPr>
        <w:tc>
          <w:tcPr>
            <w:tcW w:w="1344" w:type="dxa"/>
            <w:hideMark/>
          </w:tcPr>
          <w:p w14:paraId="3B18CA00" w14:textId="77777777" w:rsidR="004B318A" w:rsidRPr="004B318A" w:rsidRDefault="004B318A" w:rsidP="004B318A">
            <w:pPr>
              <w:rPr>
                <w:color w:val="000000"/>
                <w:sz w:val="18"/>
                <w:szCs w:val="18"/>
              </w:rPr>
            </w:pPr>
            <w:r w:rsidRPr="004B318A">
              <w:rPr>
                <w:color w:val="000000"/>
                <w:sz w:val="18"/>
                <w:szCs w:val="18"/>
              </w:rPr>
              <w:t>cnumcta</w:t>
            </w:r>
          </w:p>
        </w:tc>
        <w:tc>
          <w:tcPr>
            <w:tcW w:w="2693" w:type="dxa"/>
            <w:hideMark/>
          </w:tcPr>
          <w:p w14:paraId="410A3D1D"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o dígito ‘0’ à esquerda, até perfazer o comprimento de campo desejado.</w:t>
            </w:r>
          </w:p>
        </w:tc>
        <w:tc>
          <w:tcPr>
            <w:tcW w:w="3188" w:type="dxa"/>
            <w:hideMark/>
          </w:tcPr>
          <w:p w14:paraId="75534A7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do campo é alterado para S</w:t>
            </w:r>
            <w:r>
              <w:rPr>
                <w:color w:val="000000"/>
                <w:sz w:val="18"/>
                <w:szCs w:val="18"/>
                <w:lang w:val="pt-PT"/>
              </w:rPr>
              <w:t>TRING</w:t>
            </w:r>
          </w:p>
          <w:p w14:paraId="7151590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40D75694" w14:textId="339835B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c>
          <w:tcPr>
            <w:tcW w:w="3191" w:type="dxa"/>
            <w:hideMark/>
          </w:tcPr>
          <w:p w14:paraId="55CDFF3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AE2C1B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0214BD3" w14:textId="041DEB91"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r>
      <w:tr w:rsidR="004B318A" w:rsidRPr="004B318A" w14:paraId="6CE21146" w14:textId="77777777" w:rsidTr="009370D5">
        <w:tblPrEx>
          <w:tblCellMar>
            <w:left w:w="108" w:type="dxa"/>
            <w:right w:w="108" w:type="dxa"/>
          </w:tblCellMar>
        </w:tblPrEx>
        <w:trPr>
          <w:trHeight w:val="2160"/>
          <w:jc w:val="center"/>
        </w:trPr>
        <w:tc>
          <w:tcPr>
            <w:tcW w:w="1344" w:type="dxa"/>
            <w:hideMark/>
          </w:tcPr>
          <w:p w14:paraId="56D0F77F" w14:textId="77777777" w:rsidR="004B318A" w:rsidRPr="004B318A" w:rsidRDefault="004B318A" w:rsidP="004B318A">
            <w:pPr>
              <w:rPr>
                <w:color w:val="000000"/>
                <w:sz w:val="18"/>
                <w:szCs w:val="18"/>
              </w:rPr>
            </w:pPr>
            <w:r w:rsidRPr="004B318A">
              <w:rPr>
                <w:color w:val="000000"/>
                <w:sz w:val="18"/>
                <w:szCs w:val="18"/>
              </w:rPr>
              <w:t>zcaucao</w:t>
            </w:r>
          </w:p>
        </w:tc>
        <w:tc>
          <w:tcPr>
            <w:tcW w:w="2693" w:type="dxa"/>
            <w:hideMark/>
          </w:tcPr>
          <w:p w14:paraId="29B3B075"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o dígito ‘0’ à esquerda, até perfazer o comprimento de campo desejado.</w:t>
            </w:r>
          </w:p>
        </w:tc>
        <w:tc>
          <w:tcPr>
            <w:tcW w:w="3188" w:type="dxa"/>
            <w:hideMark/>
          </w:tcPr>
          <w:p w14:paraId="50DB86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C7E51B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6D8552DD" w14:textId="2715DAF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‘0 ’ à esquerda até perfazer o comprimento de campo desejado.</w:t>
            </w:r>
          </w:p>
        </w:tc>
        <w:tc>
          <w:tcPr>
            <w:tcW w:w="3191" w:type="dxa"/>
            <w:hideMark/>
          </w:tcPr>
          <w:p w14:paraId="743F2DE5"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68089C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EC8EABD" w14:textId="0EEA886D"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10 caracteres, é acrescentado ‘0 ’ à esquerda até perfazer o comprimento de campo desejado.</w:t>
            </w:r>
          </w:p>
        </w:tc>
      </w:tr>
      <w:tr w:rsidR="004B318A" w:rsidRPr="004B318A" w14:paraId="141D2B00" w14:textId="77777777" w:rsidTr="009370D5">
        <w:tblPrEx>
          <w:tblCellMar>
            <w:left w:w="108" w:type="dxa"/>
            <w:right w:w="108" w:type="dxa"/>
          </w:tblCellMar>
        </w:tblPrEx>
        <w:trPr>
          <w:trHeight w:val="2160"/>
          <w:jc w:val="center"/>
        </w:trPr>
        <w:tc>
          <w:tcPr>
            <w:tcW w:w="1344" w:type="dxa"/>
            <w:hideMark/>
          </w:tcPr>
          <w:p w14:paraId="37BDA89C" w14:textId="77777777" w:rsidR="004B318A" w:rsidRPr="004B318A" w:rsidRDefault="004B318A" w:rsidP="004B318A">
            <w:pPr>
              <w:rPr>
                <w:color w:val="000000"/>
                <w:sz w:val="18"/>
                <w:szCs w:val="18"/>
              </w:rPr>
            </w:pPr>
            <w:r w:rsidRPr="004B318A">
              <w:rPr>
                <w:color w:val="000000"/>
                <w:sz w:val="18"/>
                <w:szCs w:val="18"/>
              </w:rPr>
              <w:t>centidad</w:t>
            </w:r>
          </w:p>
        </w:tc>
        <w:tc>
          <w:tcPr>
            <w:tcW w:w="2693" w:type="dxa"/>
            <w:hideMark/>
          </w:tcPr>
          <w:p w14:paraId="01FA3E0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4981AA1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421188C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829F505" w14:textId="76F5783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c>
          <w:tcPr>
            <w:tcW w:w="3191" w:type="dxa"/>
            <w:hideMark/>
          </w:tcPr>
          <w:p w14:paraId="542699DC"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5490B1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CA9AB4A" w14:textId="58F6F605"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r>
      <w:tr w:rsidR="004B318A" w:rsidRPr="004B318A" w14:paraId="74955896" w14:textId="77777777" w:rsidTr="009370D5">
        <w:tblPrEx>
          <w:tblCellMar>
            <w:left w:w="108" w:type="dxa"/>
            <w:right w:w="108" w:type="dxa"/>
          </w:tblCellMar>
        </w:tblPrEx>
        <w:trPr>
          <w:trHeight w:val="2160"/>
          <w:jc w:val="center"/>
        </w:trPr>
        <w:tc>
          <w:tcPr>
            <w:tcW w:w="1344" w:type="dxa"/>
            <w:hideMark/>
          </w:tcPr>
          <w:p w14:paraId="3E074EE1" w14:textId="77777777" w:rsidR="004B318A" w:rsidRPr="004B318A" w:rsidRDefault="004B318A" w:rsidP="004B318A">
            <w:pPr>
              <w:rPr>
                <w:color w:val="000000"/>
                <w:sz w:val="18"/>
                <w:szCs w:val="18"/>
              </w:rPr>
            </w:pPr>
            <w:r w:rsidRPr="004B318A">
              <w:rPr>
                <w:color w:val="000000"/>
                <w:sz w:val="18"/>
                <w:szCs w:val="18"/>
              </w:rPr>
              <w:lastRenderedPageBreak/>
              <w:t>caplic</w:t>
            </w:r>
          </w:p>
        </w:tc>
        <w:tc>
          <w:tcPr>
            <w:tcW w:w="2693" w:type="dxa"/>
            <w:hideMark/>
          </w:tcPr>
          <w:p w14:paraId="3969EA33"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2D8D387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602F7E4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2F4A85EA" w14:textId="0A5E56A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direita até perfazer o comprimento de campo desejado.</w:t>
            </w:r>
          </w:p>
        </w:tc>
        <w:tc>
          <w:tcPr>
            <w:tcW w:w="3191" w:type="dxa"/>
            <w:hideMark/>
          </w:tcPr>
          <w:p w14:paraId="2200A102"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032C55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9001E40" w14:textId="69092DE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direita até perfazer o comprimento de campo desejado.</w:t>
            </w:r>
          </w:p>
        </w:tc>
      </w:tr>
      <w:tr w:rsidR="004B318A" w:rsidRPr="004B318A" w14:paraId="2ECA53D5" w14:textId="77777777" w:rsidTr="009370D5">
        <w:tblPrEx>
          <w:tblCellMar>
            <w:left w:w="108" w:type="dxa"/>
            <w:right w:w="108" w:type="dxa"/>
          </w:tblCellMar>
        </w:tblPrEx>
        <w:trPr>
          <w:trHeight w:val="1200"/>
          <w:jc w:val="center"/>
        </w:trPr>
        <w:tc>
          <w:tcPr>
            <w:tcW w:w="1344" w:type="dxa"/>
            <w:hideMark/>
          </w:tcPr>
          <w:p w14:paraId="20745C71" w14:textId="77777777" w:rsidR="004B318A" w:rsidRPr="004B318A" w:rsidRDefault="004B318A" w:rsidP="004B318A">
            <w:pPr>
              <w:rPr>
                <w:color w:val="000000"/>
                <w:sz w:val="18"/>
                <w:szCs w:val="18"/>
              </w:rPr>
            </w:pPr>
            <w:r w:rsidRPr="004B318A">
              <w:rPr>
                <w:color w:val="000000"/>
                <w:sz w:val="18"/>
                <w:szCs w:val="18"/>
              </w:rPr>
              <w:t>isin</w:t>
            </w:r>
          </w:p>
        </w:tc>
        <w:tc>
          <w:tcPr>
            <w:tcW w:w="2693" w:type="dxa"/>
            <w:hideMark/>
          </w:tcPr>
          <w:p w14:paraId="2B0B2EE6"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6712EAD8"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campo é mapeado a vazio, e caso não esteja preenchido com 12 caracteres, é acrescentado ‘ ’ à esquerda, até perfazer o comprimento de campo desejado.</w:t>
            </w:r>
          </w:p>
        </w:tc>
        <w:tc>
          <w:tcPr>
            <w:tcW w:w="3191" w:type="dxa"/>
            <w:hideMark/>
          </w:tcPr>
          <w:p w14:paraId="5BC850A3"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campo é mapeado a vazio, e caso não esteja preenchido com 12 caracteres, é acrescentado ‘ ’ à esquerda, até perfazer o comprimento de campo desejado.</w:t>
            </w:r>
          </w:p>
        </w:tc>
      </w:tr>
      <w:tr w:rsidR="004B318A" w:rsidRPr="004B318A" w14:paraId="56F397FD" w14:textId="77777777" w:rsidTr="009370D5">
        <w:tblPrEx>
          <w:tblCellMar>
            <w:left w:w="108" w:type="dxa"/>
            <w:right w:w="108" w:type="dxa"/>
          </w:tblCellMar>
        </w:tblPrEx>
        <w:trPr>
          <w:trHeight w:val="2160"/>
          <w:jc w:val="center"/>
        </w:trPr>
        <w:tc>
          <w:tcPr>
            <w:tcW w:w="1344" w:type="dxa"/>
            <w:hideMark/>
          </w:tcPr>
          <w:p w14:paraId="22FEEB52" w14:textId="77777777" w:rsidR="004B318A" w:rsidRPr="004B318A" w:rsidRDefault="004B318A" w:rsidP="004B318A">
            <w:pPr>
              <w:rPr>
                <w:color w:val="000000"/>
                <w:sz w:val="18"/>
                <w:szCs w:val="18"/>
              </w:rPr>
            </w:pPr>
            <w:r w:rsidRPr="004B318A">
              <w:rPr>
                <w:color w:val="000000"/>
                <w:sz w:val="18"/>
                <w:szCs w:val="18"/>
              </w:rPr>
              <w:t>tipvalor</w:t>
            </w:r>
          </w:p>
        </w:tc>
        <w:tc>
          <w:tcPr>
            <w:tcW w:w="2693" w:type="dxa"/>
            <w:hideMark/>
          </w:tcPr>
          <w:p w14:paraId="3BA9D15F"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w:t>
            </w:r>
            <w:r>
              <w:rPr>
                <w:color w:val="000000"/>
                <w:sz w:val="18"/>
                <w:szCs w:val="18"/>
                <w:lang w:val="pt-PT"/>
              </w:rPr>
              <w:t>LL, é assumido o valor ‘99999’</w:t>
            </w:r>
          </w:p>
          <w:p w14:paraId="28967392" w14:textId="450A6AA3"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17D791A2"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2EDC6628" w14:textId="31AEBEB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63CB3E9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5847D642" w14:textId="660187FF"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r>
      <w:tr w:rsidR="004B318A" w:rsidRPr="004B318A" w14:paraId="3AF35664" w14:textId="77777777" w:rsidTr="009370D5">
        <w:tblPrEx>
          <w:tblCellMar>
            <w:left w:w="108" w:type="dxa"/>
            <w:right w:w="108" w:type="dxa"/>
          </w:tblCellMar>
        </w:tblPrEx>
        <w:trPr>
          <w:trHeight w:val="1440"/>
          <w:jc w:val="center"/>
        </w:trPr>
        <w:tc>
          <w:tcPr>
            <w:tcW w:w="1344" w:type="dxa"/>
            <w:hideMark/>
          </w:tcPr>
          <w:p w14:paraId="5A1AA1F8" w14:textId="77777777" w:rsidR="004B318A" w:rsidRPr="004B318A" w:rsidRDefault="004B318A" w:rsidP="004B318A">
            <w:pPr>
              <w:rPr>
                <w:color w:val="000000"/>
                <w:sz w:val="18"/>
                <w:szCs w:val="18"/>
              </w:rPr>
            </w:pPr>
            <w:r w:rsidRPr="004B318A">
              <w:rPr>
                <w:color w:val="000000"/>
                <w:sz w:val="18"/>
                <w:szCs w:val="18"/>
              </w:rPr>
              <w:t>tipgarant</w:t>
            </w:r>
          </w:p>
        </w:tc>
        <w:tc>
          <w:tcPr>
            <w:tcW w:w="2693" w:type="dxa"/>
            <w:hideMark/>
          </w:tcPr>
          <w:p w14:paraId="4AC497DC"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21C5980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7302BAEB" w14:textId="2D689FC2"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91" w:type="dxa"/>
            <w:hideMark/>
          </w:tcPr>
          <w:p w14:paraId="5A6BAD1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4AC9CE12" w14:textId="707883F8"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r>
      <w:tr w:rsidR="004B318A" w:rsidRPr="004B318A" w14:paraId="6BF173C6" w14:textId="77777777" w:rsidTr="009370D5">
        <w:tblPrEx>
          <w:tblCellMar>
            <w:left w:w="108" w:type="dxa"/>
            <w:right w:w="108" w:type="dxa"/>
          </w:tblCellMar>
        </w:tblPrEx>
        <w:trPr>
          <w:trHeight w:val="1440"/>
          <w:jc w:val="center"/>
        </w:trPr>
        <w:tc>
          <w:tcPr>
            <w:tcW w:w="1344" w:type="dxa"/>
            <w:hideMark/>
          </w:tcPr>
          <w:p w14:paraId="2446099B" w14:textId="77777777" w:rsidR="004B318A" w:rsidRPr="004B318A" w:rsidRDefault="004B318A" w:rsidP="004B318A">
            <w:pPr>
              <w:rPr>
                <w:color w:val="000000"/>
                <w:sz w:val="18"/>
                <w:szCs w:val="18"/>
              </w:rPr>
            </w:pPr>
            <w:r w:rsidRPr="004B318A">
              <w:rPr>
                <w:color w:val="000000"/>
                <w:sz w:val="18"/>
                <w:szCs w:val="18"/>
              </w:rPr>
              <w:t>divisa</w:t>
            </w:r>
          </w:p>
        </w:tc>
        <w:tc>
          <w:tcPr>
            <w:tcW w:w="2693" w:type="dxa"/>
            <w:hideMark/>
          </w:tcPr>
          <w:p w14:paraId="2DEB3988"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7F95C2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340ACF0E" w14:textId="28B0214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o dígito ‘0’ à esquerda, até perfazer o comprimento de campo desejado.</w:t>
            </w:r>
          </w:p>
        </w:tc>
        <w:tc>
          <w:tcPr>
            <w:tcW w:w="3191" w:type="dxa"/>
            <w:hideMark/>
          </w:tcPr>
          <w:p w14:paraId="58323DA9"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a NULL, é assumido o valor ‘0’</w:t>
            </w:r>
          </w:p>
          <w:p w14:paraId="1DB60BDA" w14:textId="72F265A4"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o dígito ‘0’ à esquerda, até perfazer o comprimento de campo desejado.</w:t>
            </w:r>
          </w:p>
        </w:tc>
      </w:tr>
      <w:tr w:rsidR="004B318A" w:rsidRPr="004B318A" w14:paraId="54A566D7" w14:textId="77777777" w:rsidTr="009370D5">
        <w:tblPrEx>
          <w:tblCellMar>
            <w:left w:w="108" w:type="dxa"/>
            <w:right w:w="108" w:type="dxa"/>
          </w:tblCellMar>
        </w:tblPrEx>
        <w:trPr>
          <w:trHeight w:val="2160"/>
          <w:jc w:val="center"/>
        </w:trPr>
        <w:tc>
          <w:tcPr>
            <w:tcW w:w="1344" w:type="dxa"/>
            <w:hideMark/>
          </w:tcPr>
          <w:p w14:paraId="28F35B02" w14:textId="77777777" w:rsidR="004B318A" w:rsidRPr="004B318A" w:rsidRDefault="004B318A" w:rsidP="004B318A">
            <w:pPr>
              <w:rPr>
                <w:color w:val="000000"/>
                <w:sz w:val="18"/>
                <w:szCs w:val="18"/>
              </w:rPr>
            </w:pPr>
            <w:r w:rsidRPr="004B318A">
              <w:rPr>
                <w:color w:val="000000"/>
                <w:sz w:val="18"/>
                <w:szCs w:val="18"/>
              </w:rPr>
              <w:t>tipgarbl</w:t>
            </w:r>
          </w:p>
        </w:tc>
        <w:tc>
          <w:tcPr>
            <w:tcW w:w="2693" w:type="dxa"/>
            <w:hideMark/>
          </w:tcPr>
          <w:p w14:paraId="1AF71ABE"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o dígito ‘0’ à esquerda, até perfazer o comprimento de campo desejado.</w:t>
            </w:r>
          </w:p>
        </w:tc>
        <w:tc>
          <w:tcPr>
            <w:tcW w:w="3188" w:type="dxa"/>
            <w:hideMark/>
          </w:tcPr>
          <w:p w14:paraId="3CD553E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FB9A98B"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14C9BBA6" w14:textId="00FE1D6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 0’ à esquerda até perfazer o comprimento de campo desejado.</w:t>
            </w:r>
          </w:p>
        </w:tc>
        <w:tc>
          <w:tcPr>
            <w:tcW w:w="3191" w:type="dxa"/>
            <w:hideMark/>
          </w:tcPr>
          <w:p w14:paraId="0BFCAF8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2FF93A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1A3093DE" w14:textId="11FF878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 0’ à esquerda até perfazer o comprimento de campo desejado.</w:t>
            </w:r>
          </w:p>
        </w:tc>
      </w:tr>
      <w:tr w:rsidR="004B318A" w:rsidRPr="004B318A" w14:paraId="15357125" w14:textId="77777777" w:rsidTr="009370D5">
        <w:tblPrEx>
          <w:tblCellMar>
            <w:left w:w="108" w:type="dxa"/>
            <w:right w:w="108" w:type="dxa"/>
          </w:tblCellMar>
        </w:tblPrEx>
        <w:trPr>
          <w:trHeight w:val="2160"/>
          <w:jc w:val="center"/>
        </w:trPr>
        <w:tc>
          <w:tcPr>
            <w:tcW w:w="1344" w:type="dxa"/>
            <w:hideMark/>
          </w:tcPr>
          <w:p w14:paraId="686732F9" w14:textId="77777777" w:rsidR="004B318A" w:rsidRPr="004B318A" w:rsidRDefault="004B318A" w:rsidP="004B318A">
            <w:pPr>
              <w:rPr>
                <w:color w:val="000000"/>
                <w:sz w:val="18"/>
                <w:szCs w:val="18"/>
              </w:rPr>
            </w:pPr>
            <w:r w:rsidRPr="004B318A">
              <w:rPr>
                <w:color w:val="000000"/>
                <w:sz w:val="18"/>
                <w:szCs w:val="18"/>
              </w:rPr>
              <w:t>coravgp</w:t>
            </w:r>
          </w:p>
        </w:tc>
        <w:tc>
          <w:tcPr>
            <w:tcW w:w="2693" w:type="dxa"/>
            <w:hideMark/>
          </w:tcPr>
          <w:p w14:paraId="5A1B77BC"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24C6D89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F2C993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6ACD5C1C" w14:textId="5CCBBD5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c>
          <w:tcPr>
            <w:tcW w:w="3191" w:type="dxa"/>
            <w:hideMark/>
          </w:tcPr>
          <w:p w14:paraId="0AB079D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7AC05C4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w:t>
            </w:r>
            <w:r>
              <w:rPr>
                <w:color w:val="000000"/>
                <w:sz w:val="18"/>
                <w:szCs w:val="18"/>
                <w:lang w:val="pt-PT"/>
              </w:rPr>
              <w:t xml:space="preserve"> NULL, é assumido o valor ‘</w:t>
            </w:r>
            <w:proofErr w:type="gramStart"/>
            <w:r>
              <w:rPr>
                <w:color w:val="000000"/>
                <w:sz w:val="18"/>
                <w:szCs w:val="18"/>
                <w:lang w:val="pt-PT"/>
              </w:rPr>
              <w:t>0 ’</w:t>
            </w:r>
            <w:proofErr w:type="gramEnd"/>
          </w:p>
          <w:p w14:paraId="63537ED4" w14:textId="7632179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3 caracteres, é acrescentado ‘ ’ à esquerda até perfazer o comprimento de campo desejado.</w:t>
            </w:r>
          </w:p>
        </w:tc>
      </w:tr>
      <w:tr w:rsidR="004B318A" w:rsidRPr="004B318A" w14:paraId="3F38047B" w14:textId="77777777" w:rsidTr="009370D5">
        <w:tblPrEx>
          <w:tblCellMar>
            <w:left w:w="108" w:type="dxa"/>
            <w:right w:w="108" w:type="dxa"/>
          </w:tblCellMar>
        </w:tblPrEx>
        <w:trPr>
          <w:trHeight w:val="2160"/>
          <w:jc w:val="center"/>
        </w:trPr>
        <w:tc>
          <w:tcPr>
            <w:tcW w:w="1344" w:type="dxa"/>
            <w:hideMark/>
          </w:tcPr>
          <w:p w14:paraId="3E426205" w14:textId="77777777" w:rsidR="004B318A" w:rsidRPr="004B318A" w:rsidRDefault="004B318A" w:rsidP="004B318A">
            <w:pPr>
              <w:rPr>
                <w:color w:val="000000"/>
                <w:sz w:val="18"/>
                <w:szCs w:val="18"/>
              </w:rPr>
            </w:pPr>
            <w:r w:rsidRPr="004B318A">
              <w:rPr>
                <w:color w:val="000000"/>
                <w:sz w:val="18"/>
                <w:szCs w:val="18"/>
              </w:rPr>
              <w:lastRenderedPageBreak/>
              <w:t>ctipreavl</w:t>
            </w:r>
          </w:p>
        </w:tc>
        <w:tc>
          <w:tcPr>
            <w:tcW w:w="2693" w:type="dxa"/>
            <w:hideMark/>
          </w:tcPr>
          <w:p w14:paraId="13B741E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FCAEED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89B5A4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867AD21" w14:textId="2CCD3C9F"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c>
          <w:tcPr>
            <w:tcW w:w="3191" w:type="dxa"/>
            <w:hideMark/>
          </w:tcPr>
          <w:p w14:paraId="196F4F9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0C6112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C69BB02" w14:textId="2B5AADB0"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r>
      <w:tr w:rsidR="004B318A" w:rsidRPr="004B318A" w14:paraId="1298D194" w14:textId="77777777" w:rsidTr="009370D5">
        <w:tblPrEx>
          <w:tblCellMar>
            <w:left w:w="108" w:type="dxa"/>
            <w:right w:w="108" w:type="dxa"/>
          </w:tblCellMar>
        </w:tblPrEx>
        <w:trPr>
          <w:trHeight w:val="960"/>
          <w:jc w:val="center"/>
        </w:trPr>
        <w:tc>
          <w:tcPr>
            <w:tcW w:w="1344" w:type="dxa"/>
            <w:hideMark/>
          </w:tcPr>
          <w:p w14:paraId="6310CAD5" w14:textId="77777777" w:rsidR="004B318A" w:rsidRPr="004B318A" w:rsidRDefault="004B318A" w:rsidP="004B318A">
            <w:pPr>
              <w:rPr>
                <w:color w:val="000000"/>
                <w:sz w:val="18"/>
                <w:szCs w:val="18"/>
              </w:rPr>
            </w:pPr>
            <w:r w:rsidRPr="004B318A">
              <w:rPr>
                <w:color w:val="000000"/>
                <w:sz w:val="18"/>
                <w:szCs w:val="18"/>
              </w:rPr>
              <w:t>tipgarbg</w:t>
            </w:r>
          </w:p>
        </w:tc>
        <w:tc>
          <w:tcPr>
            <w:tcW w:w="2693" w:type="dxa"/>
            <w:hideMark/>
          </w:tcPr>
          <w:p w14:paraId="164239A7"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05AA8135"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c>
          <w:tcPr>
            <w:tcW w:w="3191" w:type="dxa"/>
            <w:hideMark/>
          </w:tcPr>
          <w:p w14:paraId="792B70F1" w14:textId="7777777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5 caracteres, é acrescentado ‘0 ’ à esquerda até perfazer o comprimento de campo desejado.</w:t>
            </w:r>
          </w:p>
        </w:tc>
      </w:tr>
      <w:tr w:rsidR="004B318A" w:rsidRPr="004B318A" w14:paraId="1FBE0F85" w14:textId="77777777" w:rsidTr="009370D5">
        <w:tblPrEx>
          <w:tblCellMar>
            <w:left w:w="108" w:type="dxa"/>
            <w:right w:w="108" w:type="dxa"/>
          </w:tblCellMar>
        </w:tblPrEx>
        <w:trPr>
          <w:trHeight w:val="2160"/>
          <w:jc w:val="center"/>
        </w:trPr>
        <w:tc>
          <w:tcPr>
            <w:tcW w:w="1344" w:type="dxa"/>
            <w:hideMark/>
          </w:tcPr>
          <w:p w14:paraId="0BACD058" w14:textId="77777777" w:rsidR="004B318A" w:rsidRPr="004B318A" w:rsidRDefault="004B318A" w:rsidP="004B318A">
            <w:pPr>
              <w:rPr>
                <w:color w:val="000000"/>
                <w:sz w:val="18"/>
                <w:szCs w:val="18"/>
              </w:rPr>
            </w:pPr>
            <w:r w:rsidRPr="004B318A">
              <w:rPr>
                <w:color w:val="000000"/>
                <w:sz w:val="18"/>
                <w:szCs w:val="18"/>
              </w:rPr>
              <w:t>iact_gp</w:t>
            </w:r>
          </w:p>
        </w:tc>
        <w:tc>
          <w:tcPr>
            <w:tcW w:w="2693" w:type="dxa"/>
            <w:hideMark/>
          </w:tcPr>
          <w:p w14:paraId="7FC16E92"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8A3411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7F1D49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 a NULL, é as</w:t>
            </w:r>
            <w:r>
              <w:rPr>
                <w:color w:val="000000"/>
                <w:sz w:val="18"/>
                <w:szCs w:val="18"/>
                <w:lang w:val="pt-PT"/>
              </w:rPr>
              <w:t xml:space="preserve">sumido o valor </w:t>
            </w:r>
            <w:proofErr w:type="gramStart"/>
            <w:r>
              <w:rPr>
                <w:color w:val="000000"/>
                <w:sz w:val="18"/>
                <w:szCs w:val="18"/>
                <w:lang w:val="pt-PT"/>
              </w:rPr>
              <w:t>‘ ’</w:t>
            </w:r>
            <w:proofErr w:type="gramEnd"/>
          </w:p>
          <w:p w14:paraId="3ABBD67E" w14:textId="68EAEF7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c>
          <w:tcPr>
            <w:tcW w:w="3191" w:type="dxa"/>
            <w:hideMark/>
          </w:tcPr>
          <w:p w14:paraId="1B7ECD3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4C73C24"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No caso de existir algum registo</w:t>
            </w:r>
            <w:r>
              <w:rPr>
                <w:color w:val="000000"/>
                <w:sz w:val="18"/>
                <w:szCs w:val="18"/>
                <w:lang w:val="pt-PT"/>
              </w:rPr>
              <w:t xml:space="preserve"> a NULL, é assumido o valor </w:t>
            </w:r>
            <w:proofErr w:type="gramStart"/>
            <w:r>
              <w:rPr>
                <w:color w:val="000000"/>
                <w:sz w:val="18"/>
                <w:szCs w:val="18"/>
                <w:lang w:val="pt-PT"/>
              </w:rPr>
              <w:t>‘ ’</w:t>
            </w:r>
            <w:proofErr w:type="gramEnd"/>
          </w:p>
          <w:p w14:paraId="53207890" w14:textId="728CF606"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 caractere, é acrescentado ‘ ’ à esquerda até perfazer o comprimento de campo desejado.</w:t>
            </w:r>
          </w:p>
        </w:tc>
      </w:tr>
      <w:tr w:rsidR="004B318A" w:rsidRPr="004B318A" w14:paraId="3C3CF66A" w14:textId="77777777" w:rsidTr="009370D5">
        <w:tblPrEx>
          <w:tblCellMar>
            <w:left w:w="108" w:type="dxa"/>
            <w:right w:w="108" w:type="dxa"/>
          </w:tblCellMar>
        </w:tblPrEx>
        <w:trPr>
          <w:trHeight w:val="2160"/>
          <w:jc w:val="center"/>
        </w:trPr>
        <w:tc>
          <w:tcPr>
            <w:tcW w:w="1344" w:type="dxa"/>
            <w:hideMark/>
          </w:tcPr>
          <w:p w14:paraId="596627AC" w14:textId="77777777" w:rsidR="004B318A" w:rsidRPr="004B318A" w:rsidRDefault="004B318A" w:rsidP="004B318A">
            <w:pPr>
              <w:rPr>
                <w:color w:val="000000"/>
                <w:sz w:val="18"/>
                <w:szCs w:val="18"/>
              </w:rPr>
            </w:pPr>
            <w:r w:rsidRPr="004B318A">
              <w:rPr>
                <w:color w:val="000000"/>
                <w:sz w:val="18"/>
                <w:szCs w:val="18"/>
              </w:rPr>
              <w:t>ckbalbem</w:t>
            </w:r>
          </w:p>
        </w:tc>
        <w:tc>
          <w:tcPr>
            <w:tcW w:w="2693" w:type="dxa"/>
            <w:hideMark/>
          </w:tcPr>
          <w:p w14:paraId="3F0CE0D4"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5D5B3938"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480F81E"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a NULL, é assumido o </w:t>
            </w:r>
            <w:r>
              <w:rPr>
                <w:color w:val="000000"/>
                <w:sz w:val="18"/>
                <w:szCs w:val="18"/>
                <w:lang w:val="pt-PT"/>
              </w:rPr>
              <w:t xml:space="preserve">valor </w:t>
            </w:r>
            <w:proofErr w:type="gramStart"/>
            <w:r>
              <w:rPr>
                <w:color w:val="000000"/>
                <w:sz w:val="18"/>
                <w:szCs w:val="18"/>
                <w:lang w:val="pt-PT"/>
              </w:rPr>
              <w:t>‘ ’</w:t>
            </w:r>
            <w:proofErr w:type="gramEnd"/>
          </w:p>
          <w:p w14:paraId="6C19FBB5" w14:textId="449F0B4A"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c>
          <w:tcPr>
            <w:tcW w:w="3191" w:type="dxa"/>
            <w:hideMark/>
          </w:tcPr>
          <w:p w14:paraId="5E5F5A7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5E175B1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3BDA2EAA" w14:textId="008A8B87"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4 caracteres, é acrescentado ‘ ’ à esquerda até perfazer o comprimento de campo desejado.</w:t>
            </w:r>
          </w:p>
        </w:tc>
      </w:tr>
      <w:tr w:rsidR="004B318A" w:rsidRPr="004B318A" w14:paraId="6DA54BAC" w14:textId="77777777" w:rsidTr="009370D5">
        <w:tblPrEx>
          <w:tblCellMar>
            <w:left w:w="108" w:type="dxa"/>
            <w:right w:w="108" w:type="dxa"/>
          </w:tblCellMar>
        </w:tblPrEx>
        <w:trPr>
          <w:trHeight w:val="2160"/>
          <w:jc w:val="center"/>
        </w:trPr>
        <w:tc>
          <w:tcPr>
            <w:tcW w:w="1344" w:type="dxa"/>
            <w:hideMark/>
          </w:tcPr>
          <w:p w14:paraId="09C6255D" w14:textId="77777777" w:rsidR="004B318A" w:rsidRPr="004B318A" w:rsidRDefault="004B318A" w:rsidP="004B318A">
            <w:pPr>
              <w:rPr>
                <w:color w:val="000000"/>
                <w:sz w:val="18"/>
                <w:szCs w:val="18"/>
              </w:rPr>
            </w:pPr>
            <w:r w:rsidRPr="004B318A">
              <w:rPr>
                <w:color w:val="000000"/>
                <w:sz w:val="18"/>
                <w:szCs w:val="18"/>
              </w:rPr>
              <w:t>ckctabem</w:t>
            </w:r>
          </w:p>
        </w:tc>
        <w:tc>
          <w:tcPr>
            <w:tcW w:w="2693" w:type="dxa"/>
            <w:hideMark/>
          </w:tcPr>
          <w:p w14:paraId="119426FF"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6D1DAD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01ADD36A"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7BA8BFAD" w14:textId="40FE952E"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c>
          <w:tcPr>
            <w:tcW w:w="3191" w:type="dxa"/>
            <w:hideMark/>
          </w:tcPr>
          <w:p w14:paraId="2F6E5547"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387D86FD"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13CE5526" w14:textId="718939DB"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11 caracteres, é acrescentado ‘ ’ à esquerda até perfazer o comprimento de campo desejado.</w:t>
            </w:r>
          </w:p>
        </w:tc>
      </w:tr>
      <w:tr w:rsidR="004B318A" w:rsidRPr="004B318A" w14:paraId="1D8CC139" w14:textId="77777777" w:rsidTr="009370D5">
        <w:tblPrEx>
          <w:tblCellMar>
            <w:left w:w="108" w:type="dxa"/>
            <w:right w:w="108" w:type="dxa"/>
          </w:tblCellMar>
        </w:tblPrEx>
        <w:trPr>
          <w:trHeight w:val="2160"/>
          <w:jc w:val="center"/>
        </w:trPr>
        <w:tc>
          <w:tcPr>
            <w:tcW w:w="1344" w:type="dxa"/>
            <w:hideMark/>
          </w:tcPr>
          <w:p w14:paraId="79550083" w14:textId="77777777" w:rsidR="004B318A" w:rsidRPr="004B318A" w:rsidRDefault="004B318A" w:rsidP="004B318A">
            <w:pPr>
              <w:rPr>
                <w:color w:val="000000"/>
                <w:sz w:val="18"/>
                <w:szCs w:val="18"/>
              </w:rPr>
            </w:pPr>
            <w:r w:rsidRPr="004B318A">
              <w:rPr>
                <w:color w:val="000000"/>
                <w:sz w:val="18"/>
                <w:szCs w:val="18"/>
              </w:rPr>
              <w:t>ckrefbem</w:t>
            </w:r>
          </w:p>
        </w:tc>
        <w:tc>
          <w:tcPr>
            <w:tcW w:w="2693" w:type="dxa"/>
            <w:hideMark/>
          </w:tcPr>
          <w:p w14:paraId="4D01ABAF"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3676D2F0"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2B9EB2E6"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5424296C" w14:textId="6F76621C"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c>
          <w:tcPr>
            <w:tcW w:w="3191" w:type="dxa"/>
            <w:hideMark/>
          </w:tcPr>
          <w:p w14:paraId="3E0A7FD1"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O formato d</w:t>
            </w:r>
            <w:r>
              <w:rPr>
                <w:color w:val="000000"/>
                <w:sz w:val="18"/>
                <w:szCs w:val="18"/>
                <w:lang w:val="pt-PT"/>
              </w:rPr>
              <w:t>o campo é alterado para STRING</w:t>
            </w:r>
          </w:p>
          <w:p w14:paraId="15533843" w14:textId="77777777" w:rsidR="004B318A" w:rsidRDefault="004B318A" w:rsidP="00F63E90">
            <w:pPr>
              <w:pStyle w:val="ListParagraph"/>
              <w:numPr>
                <w:ilvl w:val="0"/>
                <w:numId w:val="61"/>
              </w:numPr>
              <w:rPr>
                <w:color w:val="000000"/>
                <w:sz w:val="18"/>
                <w:szCs w:val="18"/>
                <w:lang w:val="pt-PT"/>
              </w:rPr>
            </w:pPr>
            <w:r w:rsidRPr="004B318A">
              <w:rPr>
                <w:color w:val="000000"/>
                <w:sz w:val="18"/>
                <w:szCs w:val="18"/>
                <w:lang w:val="pt-PT"/>
              </w:rPr>
              <w:t xml:space="preserve">No caso de existir algum registo </w:t>
            </w:r>
            <w:r>
              <w:rPr>
                <w:color w:val="000000"/>
                <w:sz w:val="18"/>
                <w:szCs w:val="18"/>
                <w:lang w:val="pt-PT"/>
              </w:rPr>
              <w:t xml:space="preserve">a NULL, é assumido o valor </w:t>
            </w:r>
            <w:proofErr w:type="gramStart"/>
            <w:r>
              <w:rPr>
                <w:color w:val="000000"/>
                <w:sz w:val="18"/>
                <w:szCs w:val="18"/>
                <w:lang w:val="pt-PT"/>
              </w:rPr>
              <w:t>‘ ’</w:t>
            </w:r>
            <w:proofErr w:type="gramEnd"/>
          </w:p>
          <w:p w14:paraId="0A55EDB4" w14:textId="6DA60679" w:rsidR="004B318A" w:rsidRPr="004B318A" w:rsidRDefault="004B318A" w:rsidP="00F63E90">
            <w:pPr>
              <w:pStyle w:val="ListParagraph"/>
              <w:numPr>
                <w:ilvl w:val="0"/>
                <w:numId w:val="61"/>
              </w:numPr>
              <w:rPr>
                <w:color w:val="000000"/>
                <w:sz w:val="18"/>
                <w:szCs w:val="18"/>
                <w:lang w:val="pt-PT"/>
              </w:rPr>
            </w:pPr>
            <w:r w:rsidRPr="004B318A">
              <w:rPr>
                <w:color w:val="000000"/>
                <w:sz w:val="18"/>
                <w:szCs w:val="18"/>
                <w:lang w:val="pt-PT"/>
              </w:rPr>
              <w:t>Caso o campo não esteja preenchido com 15 caracteres, é acrescentado ‘ ’ à esquerda até perfazer o comprimento de campo desejado.</w:t>
            </w:r>
          </w:p>
        </w:tc>
      </w:tr>
      <w:tr w:rsidR="004B318A" w:rsidRPr="004B318A" w14:paraId="6C1DF754" w14:textId="77777777" w:rsidTr="009370D5">
        <w:tblPrEx>
          <w:tblCellMar>
            <w:left w:w="108" w:type="dxa"/>
            <w:right w:w="108" w:type="dxa"/>
          </w:tblCellMar>
        </w:tblPrEx>
        <w:trPr>
          <w:trHeight w:val="288"/>
          <w:jc w:val="center"/>
        </w:trPr>
        <w:tc>
          <w:tcPr>
            <w:tcW w:w="1344" w:type="dxa"/>
            <w:hideMark/>
          </w:tcPr>
          <w:p w14:paraId="3BDD6F57" w14:textId="77777777" w:rsidR="004B318A" w:rsidRPr="004B318A" w:rsidRDefault="004B318A" w:rsidP="004B318A">
            <w:pPr>
              <w:rPr>
                <w:color w:val="000000"/>
                <w:sz w:val="18"/>
                <w:szCs w:val="18"/>
              </w:rPr>
            </w:pPr>
            <w:r w:rsidRPr="004B318A">
              <w:rPr>
                <w:color w:val="000000"/>
                <w:sz w:val="18"/>
                <w:szCs w:val="18"/>
              </w:rPr>
              <w:t>ref_date</w:t>
            </w:r>
          </w:p>
        </w:tc>
        <w:tc>
          <w:tcPr>
            <w:tcW w:w="2693" w:type="dxa"/>
            <w:hideMark/>
          </w:tcPr>
          <w:p w14:paraId="390528F5"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88" w:type="dxa"/>
            <w:hideMark/>
          </w:tcPr>
          <w:p w14:paraId="16011C5E"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c>
          <w:tcPr>
            <w:tcW w:w="3191" w:type="dxa"/>
            <w:hideMark/>
          </w:tcPr>
          <w:p w14:paraId="43AA0210" w14:textId="77777777" w:rsidR="004B318A" w:rsidRPr="004B318A" w:rsidRDefault="004B318A" w:rsidP="00F63E90">
            <w:pPr>
              <w:pStyle w:val="ListParagraph"/>
              <w:numPr>
                <w:ilvl w:val="0"/>
                <w:numId w:val="61"/>
              </w:numPr>
              <w:rPr>
                <w:color w:val="000000"/>
                <w:sz w:val="18"/>
                <w:szCs w:val="18"/>
              </w:rPr>
            </w:pPr>
            <w:r w:rsidRPr="004B318A">
              <w:rPr>
                <w:color w:val="000000"/>
                <w:sz w:val="18"/>
                <w:szCs w:val="18"/>
              </w:rPr>
              <w:t>Sem transformações</w:t>
            </w:r>
          </w:p>
        </w:tc>
      </w:tr>
    </w:tbl>
    <w:p w14:paraId="691C7057" w14:textId="1CE3D087" w:rsidR="00262087" w:rsidRDefault="004B318A" w:rsidP="00262087">
      <w:r>
        <w:br w:type="page"/>
      </w:r>
      <w:bookmarkStart w:id="153" w:name="_Toc167390758"/>
    </w:p>
    <w:p w14:paraId="6AC38735" w14:textId="3AA218BA" w:rsidR="00262087" w:rsidRDefault="00262087" w:rsidP="00262087">
      <w:pPr>
        <w:pStyle w:val="Heading1"/>
      </w:pPr>
      <w:bookmarkStart w:id="154" w:name="_Toc168671680"/>
      <w:r>
        <w:lastRenderedPageBreak/>
        <w:t>Controlos no MUG – Interfaces</w:t>
      </w:r>
      <w:bookmarkEnd w:id="154"/>
      <w:r>
        <w:t xml:space="preserve"> </w:t>
      </w:r>
    </w:p>
    <w:p w14:paraId="779B7D05" w14:textId="75416AB5" w:rsidR="00262087" w:rsidRPr="00262087" w:rsidRDefault="00262087" w:rsidP="00262087">
      <w:pPr>
        <w:pStyle w:val="Heading2"/>
        <w:numPr>
          <w:ilvl w:val="0"/>
          <w:numId w:val="0"/>
        </w:numPr>
        <w:ind w:left="720" w:hanging="720"/>
      </w:pPr>
      <w:bookmarkStart w:id="155" w:name="_Toc168671681"/>
      <w:r>
        <w:t xml:space="preserve">3.1 </w:t>
      </w:r>
      <w:r w:rsidRPr="00262087">
        <w:rPr>
          <w:i/>
        </w:rPr>
        <w:t>Overview</w:t>
      </w:r>
      <w:bookmarkEnd w:id="155"/>
    </w:p>
    <w:bookmarkEnd w:id="153"/>
    <w:p w14:paraId="3C2870AF" w14:textId="77777777" w:rsidR="00F63E90" w:rsidRPr="00B85E5E" w:rsidRDefault="00F63E90" w:rsidP="00F63E90">
      <w:pPr>
        <w:jc w:val="both"/>
        <w:rPr>
          <w:rFonts w:cs="Calibri"/>
        </w:rPr>
      </w:pPr>
      <w:r>
        <w:rPr>
          <w:rFonts w:cs="Calibri"/>
        </w:rPr>
        <w:t xml:space="preserve">De uma forma geral, </w:t>
      </w:r>
      <w:r w:rsidRPr="00B85E5E">
        <w:rPr>
          <w:rFonts w:cs="Calibri"/>
        </w:rPr>
        <w:t xml:space="preserve">os </w:t>
      </w:r>
      <w:r>
        <w:rPr>
          <w:rFonts w:cs="Calibri"/>
        </w:rPr>
        <w:t xml:space="preserve">vários </w:t>
      </w:r>
      <w:r w:rsidRPr="00B85E5E">
        <w:rPr>
          <w:rFonts w:cs="Calibri"/>
        </w:rPr>
        <w:t xml:space="preserve">processos relacionados com </w:t>
      </w:r>
      <w:r>
        <w:rPr>
          <w:rFonts w:cs="Calibri"/>
        </w:rPr>
        <w:t xml:space="preserve">os dados de garantias, desde as diversas aplicações fonte, passando pelo modelo único de garantias no Data Lake, até à produção dos reportes finais, sejam internos, corporativos ou regulatórios, incorporam múltiplos </w:t>
      </w:r>
      <w:r w:rsidRPr="00B85E5E">
        <w:rPr>
          <w:rFonts w:cs="Calibri"/>
        </w:rPr>
        <w:t>controlos</w:t>
      </w:r>
      <w:r>
        <w:rPr>
          <w:rFonts w:cs="Calibri"/>
        </w:rPr>
        <w:t xml:space="preserve"> -</w:t>
      </w:r>
      <w:r w:rsidRPr="00B85E5E">
        <w:rPr>
          <w:rFonts w:cs="Calibri"/>
        </w:rPr>
        <w:t xml:space="preserve"> </w:t>
      </w:r>
      <w:r>
        <w:rPr>
          <w:rFonts w:cs="Calibri"/>
        </w:rPr>
        <w:t xml:space="preserve">preventivos e detetivos -, </w:t>
      </w:r>
      <w:r w:rsidRPr="00B85E5E">
        <w:rPr>
          <w:rFonts w:cs="Calibri"/>
        </w:rPr>
        <w:t>de forma a assegurar a qualidade</w:t>
      </w:r>
      <w:r>
        <w:rPr>
          <w:rFonts w:cs="Calibri"/>
        </w:rPr>
        <w:t>, integridade</w:t>
      </w:r>
      <w:r w:rsidRPr="00B85E5E">
        <w:rPr>
          <w:rFonts w:cs="Calibri"/>
        </w:rPr>
        <w:t xml:space="preserve"> e consistência </w:t>
      </w:r>
      <w:r w:rsidRPr="00B85E5E">
        <w:rPr>
          <w:rFonts w:cs="Calibri"/>
          <w:i/>
        </w:rPr>
        <w:t>end-to-end</w:t>
      </w:r>
      <w:r w:rsidRPr="00B85E5E">
        <w:rPr>
          <w:rFonts w:cs="Calibri"/>
        </w:rPr>
        <w:t>.</w:t>
      </w:r>
    </w:p>
    <w:p w14:paraId="7677BB05" w14:textId="2326AC04" w:rsidR="00F63E90" w:rsidRDefault="00F63E90" w:rsidP="00F63E90">
      <w:pPr>
        <w:jc w:val="both"/>
        <w:rPr>
          <w:rFonts w:cs="Calibri"/>
        </w:rPr>
      </w:pPr>
      <w:r>
        <w:rPr>
          <w:rFonts w:cs="Calibri"/>
        </w:rPr>
        <w:t xml:space="preserve">No caso particular do MUG, foi desenvolvido pelo CDO um modelo dedicado e extenso </w:t>
      </w:r>
      <w:r w:rsidRPr="00B85E5E">
        <w:rPr>
          <w:rFonts w:cs="Calibri"/>
        </w:rPr>
        <w:t xml:space="preserve">de controlos de </w:t>
      </w:r>
      <w:r>
        <w:rPr>
          <w:rFonts w:cs="Calibri"/>
          <w:i/>
        </w:rPr>
        <w:t>Data Quality</w:t>
      </w:r>
      <w:r>
        <w:rPr>
          <w:rFonts w:cs="Calibri"/>
        </w:rPr>
        <w:t xml:space="preserve">, que está parametrizado, suportado e é executado regular e automaticamente </w:t>
      </w:r>
      <w:r w:rsidRPr="00B85E5E">
        <w:rPr>
          <w:rFonts w:cs="Calibri"/>
        </w:rPr>
        <w:t>pela ferramenta de Controlos e KPIs</w:t>
      </w:r>
      <w:r>
        <w:rPr>
          <w:rFonts w:cs="Calibri"/>
        </w:rPr>
        <w:t xml:space="preserve"> no Data Lake</w:t>
      </w:r>
      <w:r w:rsidRPr="00B85E5E">
        <w:rPr>
          <w:rFonts w:cs="Calibri"/>
        </w:rPr>
        <w:t xml:space="preserve">. </w:t>
      </w:r>
    </w:p>
    <w:p w14:paraId="1DA1CC9A" w14:textId="7B4B2860" w:rsidR="00775DBC" w:rsidRDefault="00775DBC" w:rsidP="00F63E90">
      <w:pPr>
        <w:jc w:val="both"/>
        <w:rPr>
          <w:rFonts w:cs="Calibri"/>
        </w:rPr>
      </w:pPr>
    </w:p>
    <w:p w14:paraId="6A4E99A9" w14:textId="15DB5A3D" w:rsidR="00F63E90" w:rsidRPr="00360295" w:rsidRDefault="00775DBC" w:rsidP="00775DBC">
      <w:pPr>
        <w:pStyle w:val="Heading2"/>
        <w:numPr>
          <w:ilvl w:val="0"/>
          <w:numId w:val="0"/>
        </w:numPr>
        <w:ind w:left="720" w:hanging="720"/>
      </w:pPr>
      <w:bookmarkStart w:id="156" w:name="_Toc168671682"/>
      <w:r>
        <w:t xml:space="preserve">3.2 Controlos </w:t>
      </w:r>
      <w:r w:rsidRPr="00360295">
        <w:rPr>
          <w:i/>
        </w:rPr>
        <w:t>Data Quality</w:t>
      </w:r>
      <w:bookmarkEnd w:id="156"/>
    </w:p>
    <w:p w14:paraId="0C06CA26" w14:textId="77777777" w:rsidR="00F63E90" w:rsidRPr="00F63E90" w:rsidRDefault="00F63E90" w:rsidP="00F63E90">
      <w:pPr>
        <w:jc w:val="both"/>
        <w:rPr>
          <w:rFonts w:cs="Calibri"/>
          <w:szCs w:val="22"/>
        </w:rPr>
      </w:pPr>
      <w:r w:rsidRPr="00F63E90">
        <w:rPr>
          <w:rFonts w:cs="Calibri"/>
          <w:szCs w:val="22"/>
        </w:rPr>
        <w:t xml:space="preserve">Os controlos de Data Quality visam controlar a qualidade, consistência e integridade dos dados a entrar e a sair do MUG, assegurando que os mesmos respeitam as várias regras definidas e implementadas, e descritas anteriormente no capítulo 2.2.2 Princípios Funcionais. Todo o modelo de controlos é executado com base numa periodicidade mensal. </w:t>
      </w:r>
    </w:p>
    <w:p w14:paraId="7B85BB24" w14:textId="77777777" w:rsidR="00F63E90" w:rsidRPr="00F63E90" w:rsidRDefault="00F63E90" w:rsidP="00F63E90">
      <w:pPr>
        <w:jc w:val="both"/>
        <w:rPr>
          <w:rFonts w:cs="Calibri"/>
          <w:iCs/>
          <w:szCs w:val="22"/>
        </w:rPr>
      </w:pPr>
      <w:r w:rsidRPr="00F63E90">
        <w:rPr>
          <w:rFonts w:cs="Calibri"/>
          <w:szCs w:val="22"/>
        </w:rPr>
        <w:t>A parametrização dos controlos e respetivas regras e descritivos podem ser consultados diretamente no</w:t>
      </w:r>
      <w:r w:rsidRPr="00F63E90">
        <w:rPr>
          <w:rFonts w:cs="Calibri"/>
          <w:i/>
          <w:szCs w:val="22"/>
        </w:rPr>
        <w:t xml:space="preserve"> Front</w:t>
      </w:r>
      <w:r w:rsidRPr="00F63E90">
        <w:rPr>
          <w:rFonts w:cs="Calibri"/>
          <w:szCs w:val="22"/>
        </w:rPr>
        <w:t xml:space="preserve"> da própria ferramenta de Controlos e KPIs no </w:t>
      </w:r>
      <w:r w:rsidRPr="00F63E90">
        <w:rPr>
          <w:rFonts w:cs="Calibri"/>
          <w:i/>
          <w:szCs w:val="22"/>
        </w:rPr>
        <w:t xml:space="preserve">Data Lake, </w:t>
      </w:r>
      <w:r w:rsidRPr="00F63E90">
        <w:rPr>
          <w:rFonts w:cs="Calibri"/>
          <w:iCs/>
          <w:szCs w:val="22"/>
        </w:rPr>
        <w:t xml:space="preserve">podendo igualmente consultar-se essa parametrização nas respetivas tabelas na </w:t>
      </w:r>
      <w:r w:rsidRPr="00F63E90">
        <w:rPr>
          <w:rFonts w:cs="Calibri"/>
          <w:szCs w:val="22"/>
        </w:rPr>
        <w:t xml:space="preserve">base de dados </w:t>
      </w:r>
      <w:r w:rsidRPr="00F63E90">
        <w:rPr>
          <w:rFonts w:cs="Calibri"/>
          <w:i/>
          <w:szCs w:val="22"/>
        </w:rPr>
        <w:t>cd_controlos</w:t>
      </w:r>
      <w:r w:rsidRPr="00F63E90">
        <w:rPr>
          <w:rFonts w:cs="Calibri"/>
          <w:iCs/>
          <w:szCs w:val="22"/>
        </w:rPr>
        <w:t xml:space="preserve"> no Data Lake.</w:t>
      </w:r>
    </w:p>
    <w:p w14:paraId="54693BC7" w14:textId="77777777" w:rsidR="00F63E90" w:rsidRPr="00F63E90" w:rsidRDefault="00F63E90" w:rsidP="00F63E90">
      <w:pPr>
        <w:pStyle w:val="Default"/>
        <w:spacing w:after="160" w:line="259" w:lineRule="auto"/>
        <w:jc w:val="both"/>
        <w:rPr>
          <w:b/>
          <w:sz w:val="22"/>
          <w:szCs w:val="22"/>
        </w:rPr>
      </w:pPr>
      <w:r w:rsidRPr="00F63E90">
        <w:rPr>
          <w:sz w:val="22"/>
          <w:szCs w:val="22"/>
        </w:rPr>
        <w:t>Os controlos aplicados nas tabelas de interface são de extrema importância, dado que garantem que os dados enviados para os casos de uso estão alinhados com o modelo Base e com as regras definidas pelas áreas. Posto isto, todos os controlos aplicados às tabelas de interface são Controlos de Integridade.</w:t>
      </w:r>
    </w:p>
    <w:p w14:paraId="64272A1E" w14:textId="501E7C08" w:rsidR="00F63E90" w:rsidRPr="0065478D" w:rsidRDefault="00F63E90" w:rsidP="00F63E90">
      <w:pPr>
        <w:pStyle w:val="Default"/>
        <w:numPr>
          <w:ilvl w:val="0"/>
          <w:numId w:val="62"/>
        </w:numPr>
        <w:spacing w:after="160" w:line="259" w:lineRule="auto"/>
        <w:ind w:left="714" w:hanging="357"/>
        <w:jc w:val="both"/>
        <w:rPr>
          <w:b/>
          <w:sz w:val="22"/>
          <w:szCs w:val="22"/>
        </w:rPr>
      </w:pPr>
      <w:r w:rsidRPr="00F63E90">
        <w:rPr>
          <w:b/>
          <w:sz w:val="22"/>
          <w:szCs w:val="22"/>
        </w:rPr>
        <w:t xml:space="preserve">Controlos de Integridade: </w:t>
      </w:r>
      <w:r w:rsidRPr="00F63E90">
        <w:rPr>
          <w:sz w:val="22"/>
          <w:szCs w:val="22"/>
        </w:rPr>
        <w:t xml:space="preserve">estes controlos de integridade destinam-se a verificar a plenitude, relevância e consistência da informação e dos dados entre as várias tabelas de </w:t>
      </w:r>
      <w:r w:rsidRPr="00F63E90">
        <w:rPr>
          <w:i/>
          <w:sz w:val="22"/>
          <w:szCs w:val="22"/>
        </w:rPr>
        <w:t>output</w:t>
      </w:r>
      <w:r w:rsidRPr="00F63E90">
        <w:rPr>
          <w:iCs/>
          <w:sz w:val="22"/>
          <w:szCs w:val="22"/>
        </w:rPr>
        <w:t xml:space="preserve"> do modelo base</w:t>
      </w:r>
      <w:r w:rsidRPr="00F63E90">
        <w:rPr>
          <w:sz w:val="22"/>
          <w:szCs w:val="22"/>
        </w:rPr>
        <w:t xml:space="preserve"> e as tabelas de referentes aos casos de uso, nomeadamente para assegurar o cumprimento dos </w:t>
      </w:r>
      <w:r w:rsidRPr="00F63E90">
        <w:rPr>
          <w:sz w:val="22"/>
          <w:szCs w:val="22"/>
        </w:rPr>
        <w:softHyphen/>
        <w:t>princípios relevantes do MUG.</w:t>
      </w:r>
    </w:p>
    <w:p w14:paraId="3C892A94" w14:textId="25B0BAB2" w:rsidR="0065478D" w:rsidRPr="0065478D" w:rsidRDefault="0065478D" w:rsidP="0065478D">
      <w:pPr>
        <w:pStyle w:val="Caption"/>
        <w:jc w:val="center"/>
        <w:rPr>
          <w:b/>
          <w:color w:val="000000" w:themeColor="text1"/>
          <w:sz w:val="22"/>
          <w:szCs w:val="22"/>
        </w:rPr>
      </w:pPr>
      <w:bookmarkStart w:id="157" w:name="_Toc168414150"/>
      <w:r w:rsidRPr="0065478D">
        <w:rPr>
          <w:b/>
          <w:color w:val="000000" w:themeColor="text1"/>
          <w:sz w:val="22"/>
          <w:szCs w:val="22"/>
        </w:rPr>
        <w:t xml:space="preserve">Figura </w:t>
      </w:r>
      <w:r w:rsidRPr="0065478D">
        <w:rPr>
          <w:b/>
          <w:color w:val="000000" w:themeColor="text1"/>
          <w:sz w:val="22"/>
          <w:szCs w:val="22"/>
        </w:rPr>
        <w:fldChar w:fldCharType="begin"/>
      </w:r>
      <w:r w:rsidRPr="0065478D">
        <w:rPr>
          <w:b/>
          <w:color w:val="000000" w:themeColor="text1"/>
          <w:sz w:val="22"/>
          <w:szCs w:val="22"/>
        </w:rPr>
        <w:instrText xml:space="preserve"> SEQ Figura \* ARABIC </w:instrText>
      </w:r>
      <w:r w:rsidRPr="0065478D">
        <w:rPr>
          <w:b/>
          <w:color w:val="000000" w:themeColor="text1"/>
          <w:sz w:val="22"/>
          <w:szCs w:val="22"/>
        </w:rPr>
        <w:fldChar w:fldCharType="separate"/>
      </w:r>
      <w:r w:rsidR="00C8031D">
        <w:rPr>
          <w:b/>
          <w:noProof/>
          <w:color w:val="000000" w:themeColor="text1"/>
          <w:sz w:val="22"/>
          <w:szCs w:val="22"/>
        </w:rPr>
        <w:t>2</w:t>
      </w:r>
      <w:r w:rsidRPr="0065478D">
        <w:rPr>
          <w:b/>
          <w:color w:val="000000" w:themeColor="text1"/>
          <w:sz w:val="22"/>
          <w:szCs w:val="22"/>
        </w:rPr>
        <w:fldChar w:fldCharType="end"/>
      </w:r>
      <w:r w:rsidR="00A13903">
        <w:rPr>
          <w:b/>
          <w:color w:val="000000" w:themeColor="text1"/>
          <w:sz w:val="22"/>
          <w:szCs w:val="22"/>
        </w:rPr>
        <w:t>.</w:t>
      </w:r>
      <w:r w:rsidRPr="0065478D">
        <w:rPr>
          <w:b/>
          <w:color w:val="000000" w:themeColor="text1"/>
          <w:sz w:val="22"/>
          <w:szCs w:val="22"/>
        </w:rPr>
        <w:t xml:space="preserve"> Exemplo de Controlo de Integridade</w:t>
      </w:r>
      <w:bookmarkEnd w:id="157"/>
    </w:p>
    <w:p w14:paraId="60C7FBD1" w14:textId="77777777" w:rsidR="00F63E90" w:rsidRPr="00F63E90" w:rsidRDefault="00F63E90" w:rsidP="00F63E90">
      <w:pPr>
        <w:jc w:val="center"/>
        <w:rPr>
          <w:szCs w:val="22"/>
        </w:rPr>
      </w:pPr>
      <w:r w:rsidRPr="00F63E90">
        <w:rPr>
          <w:noProof/>
          <w:szCs w:val="22"/>
        </w:rPr>
        <w:drawing>
          <wp:inline distT="0" distB="0" distL="0" distR="0" wp14:anchorId="4E687659" wp14:editId="42557B6B">
            <wp:extent cx="6228080" cy="910590"/>
            <wp:effectExtent l="0" t="0" r="1270" b="3810"/>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8080" cy="910590"/>
                    </a:xfrm>
                    <a:prstGeom prst="rect">
                      <a:avLst/>
                    </a:prstGeom>
                    <a:noFill/>
                  </pic:spPr>
                </pic:pic>
              </a:graphicData>
            </a:graphic>
          </wp:inline>
        </w:drawing>
      </w:r>
    </w:p>
    <w:p w14:paraId="73146541" w14:textId="77777777" w:rsidR="00F63E90" w:rsidRPr="00F63E90" w:rsidRDefault="00F63E90" w:rsidP="00F63E90">
      <w:pPr>
        <w:jc w:val="center"/>
        <w:rPr>
          <w:rFonts w:cs="Calibri"/>
          <w:b/>
          <w:color w:val="000000" w:themeColor="text1"/>
          <w:szCs w:val="22"/>
        </w:rPr>
      </w:pPr>
    </w:p>
    <w:p w14:paraId="162976B2" w14:textId="676BDB52" w:rsidR="00775DBC" w:rsidRDefault="00F63E90" w:rsidP="00775DBC">
      <w:pPr>
        <w:jc w:val="both"/>
        <w:rPr>
          <w:rFonts w:cs="Calibri"/>
          <w:szCs w:val="22"/>
        </w:rPr>
      </w:pPr>
      <w:r w:rsidRPr="00F63E90">
        <w:rPr>
          <w:rFonts w:cs="Calibri"/>
          <w:szCs w:val="22"/>
        </w:rPr>
        <w:t>Qualquer informação em âmbito de análise da ferramenta de Controlos e KPIs não é tema deste documento, e pode ser consultada no próprio Manual de Controlos KPI.</w:t>
      </w:r>
    </w:p>
    <w:p w14:paraId="2FC9C55D" w14:textId="3932E242" w:rsidR="00262087" w:rsidRDefault="00262087" w:rsidP="00775DBC">
      <w:pPr>
        <w:jc w:val="both"/>
        <w:rPr>
          <w:rFonts w:cs="Calibri"/>
          <w:szCs w:val="22"/>
        </w:rPr>
      </w:pPr>
    </w:p>
    <w:p w14:paraId="56C7D0DC" w14:textId="3AFE421B" w:rsidR="00F63E90" w:rsidRPr="00262087" w:rsidRDefault="00262087" w:rsidP="00262087">
      <w:pPr>
        <w:pStyle w:val="Heading3"/>
        <w:numPr>
          <w:ilvl w:val="0"/>
          <w:numId w:val="0"/>
        </w:numPr>
      </w:pPr>
      <w:bookmarkStart w:id="158" w:name="_Toc168671683"/>
      <w:r>
        <w:t xml:space="preserve">3.2.1 </w:t>
      </w:r>
      <w:r w:rsidRPr="00775DBC">
        <w:t>Seguimento regular dos Controlos de Data Quality</w:t>
      </w:r>
      <w:bookmarkEnd w:id="158"/>
    </w:p>
    <w:p w14:paraId="3C7440C9" w14:textId="77777777" w:rsidR="00262087" w:rsidRPr="00262087" w:rsidRDefault="00262087" w:rsidP="00262087"/>
    <w:p w14:paraId="3ED05E0B" w14:textId="7A24B675" w:rsidR="0065478D" w:rsidRDefault="00F63E90" w:rsidP="0065478D">
      <w:pPr>
        <w:jc w:val="both"/>
        <w:rPr>
          <w:rFonts w:cs="Calibri"/>
          <w:szCs w:val="22"/>
        </w:rPr>
      </w:pPr>
      <w:r w:rsidRPr="00F63E90">
        <w:rPr>
          <w:rFonts w:cs="Calibri"/>
          <w:szCs w:val="22"/>
        </w:rPr>
        <w:t>Todo o inventário e resultados de todos os controlos constam da documentação apresentada mensalmente ao Fórum de Governo e Qualidade de Dados. Neste mesmo Fórum é apresentada, trimestralmente, pela Área de CDO a sua evolução e estado, incluindo o plano de remediação para as incidências detetadas - seguindo uma ordem de prioridade.  A ilustração seguinte evidencia o tipo de informação normalmente apresentada.</w:t>
      </w:r>
    </w:p>
    <w:p w14:paraId="6D789C5D" w14:textId="77777777" w:rsidR="00A13903" w:rsidRDefault="00A13903" w:rsidP="0065478D">
      <w:pPr>
        <w:jc w:val="both"/>
        <w:rPr>
          <w:rFonts w:cs="Calibri"/>
          <w:szCs w:val="22"/>
        </w:rPr>
      </w:pPr>
    </w:p>
    <w:p w14:paraId="6303DAAA" w14:textId="3B640D8E" w:rsidR="00A13903" w:rsidRDefault="0065478D" w:rsidP="0065478D">
      <w:pPr>
        <w:jc w:val="center"/>
        <w:rPr>
          <w:b/>
          <w:color w:val="000000" w:themeColor="text1"/>
          <w:szCs w:val="22"/>
        </w:rPr>
      </w:pPr>
      <w:bookmarkStart w:id="159" w:name="_Toc168414151"/>
      <w:r w:rsidRPr="0065478D">
        <w:rPr>
          <w:b/>
          <w:color w:val="000000" w:themeColor="text1"/>
          <w:szCs w:val="22"/>
        </w:rPr>
        <w:lastRenderedPageBreak/>
        <w:t xml:space="preserve">Figura </w:t>
      </w:r>
      <w:r w:rsidRPr="0065478D">
        <w:rPr>
          <w:b/>
          <w:color w:val="000000" w:themeColor="text1"/>
          <w:szCs w:val="22"/>
        </w:rPr>
        <w:fldChar w:fldCharType="begin"/>
      </w:r>
      <w:r w:rsidRPr="0065478D">
        <w:rPr>
          <w:b/>
          <w:color w:val="000000" w:themeColor="text1"/>
          <w:szCs w:val="22"/>
        </w:rPr>
        <w:instrText xml:space="preserve"> SEQ Figura \* ARABIC </w:instrText>
      </w:r>
      <w:r w:rsidRPr="0065478D">
        <w:rPr>
          <w:b/>
          <w:color w:val="000000" w:themeColor="text1"/>
          <w:szCs w:val="22"/>
        </w:rPr>
        <w:fldChar w:fldCharType="separate"/>
      </w:r>
      <w:r w:rsidR="00C8031D">
        <w:rPr>
          <w:b/>
          <w:noProof/>
          <w:color w:val="000000" w:themeColor="text1"/>
          <w:szCs w:val="22"/>
        </w:rPr>
        <w:t>3</w:t>
      </w:r>
      <w:r w:rsidRPr="0065478D">
        <w:rPr>
          <w:b/>
          <w:color w:val="000000" w:themeColor="text1"/>
          <w:szCs w:val="22"/>
        </w:rPr>
        <w:fldChar w:fldCharType="end"/>
      </w:r>
      <w:r w:rsidR="00A13903">
        <w:rPr>
          <w:b/>
          <w:color w:val="000000" w:themeColor="text1"/>
          <w:szCs w:val="22"/>
        </w:rPr>
        <w:t xml:space="preserve">. </w:t>
      </w:r>
      <w:r w:rsidRPr="0065478D">
        <w:rPr>
          <w:b/>
          <w:color w:val="000000" w:themeColor="text1"/>
          <w:szCs w:val="22"/>
        </w:rPr>
        <w:t>Exemplo de evolução dos controlos e KPIs de Garantias no Data Lake</w:t>
      </w:r>
      <w:bookmarkEnd w:id="159"/>
    </w:p>
    <w:p w14:paraId="5BDF8DA7" w14:textId="07DA7695" w:rsidR="00F63E90" w:rsidRPr="0065478D" w:rsidRDefault="00F63E90" w:rsidP="0065478D">
      <w:pPr>
        <w:jc w:val="center"/>
        <w:rPr>
          <w:rFonts w:cs="Calibri"/>
          <w:szCs w:val="22"/>
        </w:rPr>
      </w:pPr>
      <w:r w:rsidRPr="00A35BC0">
        <w:rPr>
          <w:rFonts w:cstheme="minorHAnsi"/>
          <w:noProof/>
        </w:rPr>
        <w:drawing>
          <wp:inline distT="0" distB="0" distL="0" distR="0" wp14:anchorId="0F04C93B" wp14:editId="45A88D83">
            <wp:extent cx="5920105" cy="338515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3598" r="3227"/>
                    <a:stretch/>
                  </pic:blipFill>
                  <pic:spPr bwMode="auto">
                    <a:xfrm>
                      <a:off x="0" y="0"/>
                      <a:ext cx="5920152" cy="3385185"/>
                    </a:xfrm>
                    <a:prstGeom prst="rect">
                      <a:avLst/>
                    </a:prstGeom>
                    <a:ln>
                      <a:noFill/>
                    </a:ln>
                    <a:extLst>
                      <a:ext uri="{53640926-AAD7-44D8-BBD7-CCE9431645EC}">
                        <a14:shadowObscured xmlns:a14="http://schemas.microsoft.com/office/drawing/2010/main"/>
                      </a:ext>
                    </a:extLst>
                  </pic:spPr>
                </pic:pic>
              </a:graphicData>
            </a:graphic>
          </wp:inline>
        </w:drawing>
      </w:r>
    </w:p>
    <w:p w14:paraId="4910F5FF" w14:textId="77777777" w:rsidR="00F63E90" w:rsidRDefault="00F63E90" w:rsidP="00F63E90">
      <w:pPr>
        <w:autoSpaceDE w:val="0"/>
        <w:autoSpaceDN w:val="0"/>
        <w:adjustRightInd w:val="0"/>
        <w:spacing w:line="22" w:lineRule="atLeast"/>
        <w:jc w:val="both"/>
        <w:rPr>
          <w:rFonts w:cs="Calibri"/>
          <w:bCs/>
          <w:iCs/>
          <w:color w:val="000000"/>
        </w:rPr>
      </w:pPr>
    </w:p>
    <w:p w14:paraId="2A4A39F4" w14:textId="4EA91ED7" w:rsidR="00F63E90" w:rsidRPr="00426C6B" w:rsidRDefault="00F63E90" w:rsidP="00F63E90">
      <w:pPr>
        <w:autoSpaceDE w:val="0"/>
        <w:autoSpaceDN w:val="0"/>
        <w:adjustRightInd w:val="0"/>
        <w:spacing w:line="22" w:lineRule="atLeast"/>
        <w:jc w:val="both"/>
        <w:rPr>
          <w:rFonts w:cs="Calibri"/>
          <w:bCs/>
          <w:iCs/>
          <w:color w:val="000000"/>
        </w:rPr>
      </w:pPr>
      <w:r>
        <w:rPr>
          <w:rFonts w:cs="Calibri"/>
          <w:bCs/>
          <w:iCs/>
          <w:color w:val="000000"/>
        </w:rPr>
        <w:t xml:space="preserve">No caso das tabelas de interface, apenas são aplicados controlos de finalidade local. </w:t>
      </w:r>
    </w:p>
    <w:p w14:paraId="7C9E09E6" w14:textId="75739740" w:rsidR="00F63E90" w:rsidRDefault="00F63E90" w:rsidP="00F63E90">
      <w:pPr>
        <w:spacing w:line="22" w:lineRule="atLeast"/>
        <w:jc w:val="both"/>
        <w:rPr>
          <w:rFonts w:cs="Calibri"/>
        </w:rPr>
      </w:pPr>
      <w:r w:rsidRPr="00426C6B">
        <w:rPr>
          <w:rFonts w:cs="Calibri"/>
        </w:rPr>
        <w:t xml:space="preserve">A definição destes </w:t>
      </w:r>
      <w:r w:rsidRPr="00F4474D">
        <w:rPr>
          <w:rFonts w:cs="Calibri"/>
          <w:u w:val="single"/>
        </w:rPr>
        <w:t>controlos locais</w:t>
      </w:r>
      <w:r>
        <w:rPr>
          <w:rFonts w:cs="Calibri"/>
        </w:rPr>
        <w:t xml:space="preserve"> </w:t>
      </w:r>
      <w:r w:rsidRPr="00426C6B">
        <w:rPr>
          <w:rFonts w:cs="Calibri"/>
        </w:rPr>
        <w:t xml:space="preserve">é da responsabilidade da Área de CDO, e contribuem para </w:t>
      </w:r>
      <w:r>
        <w:rPr>
          <w:rFonts w:cs="Calibri"/>
        </w:rPr>
        <w:t xml:space="preserve">completar </w:t>
      </w:r>
      <w:r w:rsidRPr="00426C6B">
        <w:rPr>
          <w:rFonts w:cs="Calibri"/>
        </w:rPr>
        <w:t>as necessidades específicas de validação existentes.</w:t>
      </w:r>
    </w:p>
    <w:p w14:paraId="6E7E784B" w14:textId="77777777" w:rsidR="00F63E90" w:rsidRDefault="00F63E90" w:rsidP="00F63E90">
      <w:pPr>
        <w:spacing w:line="22" w:lineRule="atLeast"/>
        <w:jc w:val="both"/>
        <w:rPr>
          <w:rFonts w:cs="Calibri"/>
        </w:rPr>
      </w:pPr>
    </w:p>
    <w:p w14:paraId="55EEA89A" w14:textId="77777777" w:rsidR="00F63E90" w:rsidRDefault="00F63E90" w:rsidP="00F63E90">
      <w:pPr>
        <w:spacing w:line="22" w:lineRule="atLeast"/>
        <w:jc w:val="both"/>
        <w:rPr>
          <w:rFonts w:cs="Calibri"/>
        </w:rPr>
      </w:pPr>
      <w:r>
        <w:rPr>
          <w:rFonts w:cs="Calibri"/>
        </w:rPr>
        <w:t>Aquando a existência de incidências, a Área de CDO é responsável por entender sob que Áreas recai a responsabilidade da remediação, através de um processo colaborativo entre a Área de CDO e as devidas Áreas responsáveis e a equipa de tecnologia responsável pelo MUG.</w:t>
      </w:r>
    </w:p>
    <w:p w14:paraId="1DA16AF2" w14:textId="77777777" w:rsidR="00F63E90" w:rsidRPr="008B6B55" w:rsidRDefault="00F63E90" w:rsidP="00F63E90">
      <w:pPr>
        <w:spacing w:line="22" w:lineRule="atLeast"/>
        <w:jc w:val="both"/>
      </w:pPr>
    </w:p>
    <w:p w14:paraId="186F1F7A" w14:textId="607D83D9" w:rsidR="004B318A" w:rsidRPr="003C73DF" w:rsidRDefault="004B318A" w:rsidP="004B318A"/>
    <w:sectPr w:rsidR="004B318A" w:rsidRPr="003C73DF" w:rsidSect="008B6B55">
      <w:pgSz w:w="11906" w:h="16838"/>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268785" w16cex:dateUtc="2024-06-06T08:50:00Z"/>
  <w16cex:commentExtensible w16cex:durableId="7E64A891" w16cex:dateUtc="2024-06-06T08:56:00Z"/>
  <w16cex:commentExtensible w16cex:durableId="3A28F672">
    <w16cex:extLst>
      <w16:ext w16:uri="{CE6994B0-6A32-4C9F-8C6B-6E91EDA988CE}">
        <cr:reactions xmlns:cr="http://schemas.microsoft.com/office/comments/2020/reactions">
          <cr:reaction reactionType="1">
            <cr:reactionInfo dateUtc="2024-06-07T18:23:49Z">
              <cr:user userId="S::E800421@corp.santander.pt::36126275-cace-419f-8e9b-04679c4f8ea6" userProvider="AD" userName="Nádia Genebra Ahmad"/>
            </cr:reactionInfo>
          </cr:reaction>
        </cr:reactions>
      </w16:ext>
    </w16cex:extLst>
  </w16cex:commentExtensible>
  <w16cex:commentExtensible w16cex:durableId="3D91C698" w16cex:dateUtc="2024-06-06T08:49:00Z"/>
  <w16cex:commentExtensible w16cex:durableId="24C37C4F">
    <w16cex:extLst>
      <w16:ext w16:uri="{CE6994B0-6A32-4C9F-8C6B-6E91EDA988CE}">
        <cr:reactions xmlns:cr="http://schemas.microsoft.com/office/comments/2020/reactions">
          <cr:reaction reactionType="1">
            <cr:reactionInfo dateUtc="2024-06-07T18:24:30Z">
              <cr:user userId="S::E800421@corp.santander.pt::36126275-cace-419f-8e9b-04679c4f8ea6" userProvider="AD" userName="Nádia Genebra Ahmad"/>
            </cr:reactionInfo>
          </cr:reaction>
        </cr:reactions>
      </w16:ext>
    </w16cex:extLst>
  </w16cex:commentExtensible>
  <w16cex:commentExtensible w16cex:durableId="686A4940" w16cex:dateUtc="2024-06-06T09:09:00Z"/>
  <w16cex:commentExtensible w16cex:durableId="0212DD84" w16cex:dateUtc="2024-06-06T09:24:00Z"/>
  <w16cex:commentExtensible w16cex:durableId="7E4060B4" w16cex:dateUtc="2024-06-07T18:26:00Z"/>
  <w16cex:commentExtensible w16cex:durableId="4FAD9B6F" w16cex:dateUtc="2024-06-07T08:52:00Z"/>
  <w16cex:commentExtensible w16cex:durableId="351AA2C3" w16cex:dateUtc="2024-06-07T08:51:00Z"/>
  <w16cex:commentExtensible w16cex:durableId="4ACDF0CD" w16cex:dateUtc="2024-06-07T08:59:00Z"/>
  <w16cex:commentExtensible w16cex:durableId="44A12E73" w16cex:dateUtc="2024-06-07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66C94E" w16cid:durableId="74268785"/>
  <w16cid:commentId w16cid:paraId="4A5A4CC0" w16cid:durableId="3BD3B26C"/>
  <w16cid:commentId w16cid:paraId="119527C2" w16cid:durableId="7E64A891"/>
  <w16cid:commentId w16cid:paraId="22A0925A" w16cid:durableId="3A28F672"/>
  <w16cid:commentId w16cid:paraId="21B44359" w16cid:durableId="3D91C698"/>
  <w16cid:commentId w16cid:paraId="3B9E2F48" w16cid:durableId="0391C3CD"/>
  <w16cid:commentId w16cid:paraId="2C5BA957" w16cid:durableId="24C37C4F"/>
  <w16cid:commentId w16cid:paraId="4797AA69" w16cid:durableId="686A4940"/>
  <w16cid:commentId w16cid:paraId="73FD0F67" w16cid:durableId="32E3C4ED"/>
  <w16cid:commentId w16cid:paraId="5A90D6D1" w16cid:durableId="5E695D60"/>
  <w16cid:commentId w16cid:paraId="018E08F0" w16cid:durableId="1748DB28"/>
  <w16cid:commentId w16cid:paraId="0D18BE88" w16cid:durableId="0212DD84"/>
  <w16cid:commentId w16cid:paraId="53F08E2E" w16cid:durableId="5975C55E"/>
  <w16cid:commentId w16cid:paraId="6FDA8513" w16cid:durableId="7E4060B4"/>
  <w16cid:commentId w16cid:paraId="1A476BAC" w16cid:durableId="13634AC4"/>
  <w16cid:commentId w16cid:paraId="0094F462" w16cid:durableId="4FAD9B6F"/>
  <w16cid:commentId w16cid:paraId="2CE57794" w16cid:durableId="351AA2C3"/>
  <w16cid:commentId w16cid:paraId="03EA2BBB" w16cid:durableId="4ACDF0CD"/>
  <w16cid:commentId w16cid:paraId="684D307C" w16cid:durableId="3956C3A3"/>
  <w16cid:commentId w16cid:paraId="0A9F5EFF" w16cid:durableId="44A12E7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85CA7" w14:textId="77777777" w:rsidR="005E27F1" w:rsidRDefault="005E27F1" w:rsidP="00990D74">
      <w:r>
        <w:separator/>
      </w:r>
    </w:p>
    <w:p w14:paraId="41B75AAB" w14:textId="77777777" w:rsidR="005E27F1" w:rsidRDefault="005E27F1"/>
  </w:endnote>
  <w:endnote w:type="continuationSeparator" w:id="0">
    <w:p w14:paraId="4B35C647" w14:textId="77777777" w:rsidR="005E27F1" w:rsidRDefault="005E27F1" w:rsidP="00990D74">
      <w:r>
        <w:continuationSeparator/>
      </w:r>
    </w:p>
    <w:p w14:paraId="69048076" w14:textId="77777777" w:rsidR="005E27F1" w:rsidRDefault="005E27F1"/>
  </w:endnote>
  <w:endnote w:type="continuationNotice" w:id="1">
    <w:p w14:paraId="4618A6AC" w14:textId="77777777" w:rsidR="005E27F1" w:rsidRDefault="005E27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70415" w14:textId="77777777" w:rsidR="005E27F1" w:rsidRDefault="005E27F1">
    <w:pPr>
      <w:pStyle w:val="Footer"/>
    </w:pPr>
  </w:p>
  <w:p w14:paraId="7D2E8ED3" w14:textId="77777777" w:rsidR="005E27F1" w:rsidRDefault="005E27F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24296E90" w:rsidR="005E27F1" w:rsidRPr="00834E29" w:rsidRDefault="005E27F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260762" w:rsidRPr="00260762">
          <w:rPr>
            <w:rFonts w:eastAsiaTheme="majorEastAsia" w:cstheme="majorBidi"/>
            <w:noProof/>
            <w:sz w:val="18"/>
            <w:szCs w:val="16"/>
          </w:rPr>
          <w:t>25</w:t>
        </w:r>
        <w:r w:rsidRPr="00834E29">
          <w:rPr>
            <w:rFonts w:eastAsiaTheme="majorEastAsia" w:cstheme="majorBidi"/>
            <w:sz w:val="18"/>
            <w:szCs w:val="16"/>
          </w:rPr>
          <w:fldChar w:fldCharType="end"/>
        </w:r>
      </w:p>
    </w:sdtContent>
  </w:sdt>
  <w:p w14:paraId="09795564" w14:textId="77777777" w:rsidR="005E27F1" w:rsidRDefault="005E27F1">
    <w:pPr>
      <w:pStyle w:val="Footer"/>
    </w:pPr>
  </w:p>
  <w:p w14:paraId="7C858B9D" w14:textId="77777777" w:rsidR="005E27F1" w:rsidRDefault="005E27F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47CB8" w14:textId="77777777" w:rsidR="00C8031D" w:rsidRDefault="00C803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F8C1F" w14:textId="77777777" w:rsidR="005E27F1" w:rsidRDefault="005E27F1">
    <w:pPr>
      <w:pStyle w:val="Footer"/>
    </w:pPr>
  </w:p>
  <w:p w14:paraId="184F4899" w14:textId="77777777" w:rsidR="005E27F1" w:rsidRDefault="005E27F1"/>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2090076715"/>
      <w:docPartObj>
        <w:docPartGallery w:val="Page Numbers (Bottom of Page)"/>
        <w:docPartUnique/>
      </w:docPartObj>
    </w:sdtPr>
    <w:sdtEndPr>
      <w:rPr>
        <w:sz w:val="18"/>
      </w:rPr>
    </w:sdtEndPr>
    <w:sdtContent>
      <w:p w14:paraId="16DB1B4C" w14:textId="1F036E8A" w:rsidR="005E27F1" w:rsidRPr="00834E29" w:rsidRDefault="005E27F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260762" w:rsidRPr="00260762">
          <w:rPr>
            <w:rFonts w:eastAsiaTheme="majorEastAsia" w:cstheme="majorBidi"/>
            <w:noProof/>
            <w:sz w:val="18"/>
            <w:szCs w:val="16"/>
          </w:rPr>
          <w:t>17</w:t>
        </w:r>
        <w:r w:rsidRPr="00834E29">
          <w:rPr>
            <w:rFonts w:eastAsiaTheme="majorEastAsia" w:cstheme="majorBidi"/>
            <w:sz w:val="18"/>
            <w:szCs w:val="16"/>
          </w:rPr>
          <w:fldChar w:fldCharType="end"/>
        </w:r>
      </w:p>
    </w:sdtContent>
  </w:sdt>
  <w:p w14:paraId="6EB2F106" w14:textId="77777777" w:rsidR="005E27F1" w:rsidRDefault="005E27F1">
    <w:pPr>
      <w:pStyle w:val="Footer"/>
    </w:pPr>
  </w:p>
  <w:p w14:paraId="61D558C8" w14:textId="77777777" w:rsidR="005E27F1" w:rsidRDefault="005E27F1"/>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947B5" w14:textId="77777777" w:rsidR="005E27F1" w:rsidRDefault="005E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C9A8E" w14:textId="77777777" w:rsidR="005E27F1" w:rsidRDefault="005E27F1" w:rsidP="00990D74">
      <w:r>
        <w:separator/>
      </w:r>
    </w:p>
    <w:p w14:paraId="67B21033" w14:textId="77777777" w:rsidR="005E27F1" w:rsidRDefault="005E27F1"/>
  </w:footnote>
  <w:footnote w:type="continuationSeparator" w:id="0">
    <w:p w14:paraId="527C7D28" w14:textId="77777777" w:rsidR="005E27F1" w:rsidRDefault="005E27F1" w:rsidP="00990D74">
      <w:r>
        <w:continuationSeparator/>
      </w:r>
    </w:p>
    <w:p w14:paraId="0CDA4C03" w14:textId="77777777" w:rsidR="005E27F1" w:rsidRDefault="005E27F1"/>
  </w:footnote>
  <w:footnote w:type="continuationNotice" w:id="1">
    <w:p w14:paraId="5B64BFF0" w14:textId="77777777" w:rsidR="005E27F1" w:rsidRDefault="005E27F1"/>
  </w:footnote>
  <w:footnote w:id="2">
    <w:p w14:paraId="65C65E6C" w14:textId="2210F98D" w:rsidR="005E27F1" w:rsidRPr="004966E0" w:rsidRDefault="005E27F1" w:rsidP="004966E0">
      <w:pPr>
        <w:rPr>
          <w:rFonts w:cs="Calibri"/>
          <w:color w:val="0D0D0D"/>
          <w:sz w:val="16"/>
          <w:szCs w:val="16"/>
        </w:rPr>
      </w:pPr>
      <w:r w:rsidRPr="004966E0">
        <w:rPr>
          <w:rStyle w:val="FootnoteReference"/>
          <w:sz w:val="16"/>
          <w:szCs w:val="16"/>
        </w:rPr>
        <w:footnoteRef/>
      </w:r>
      <w:r w:rsidRPr="004966E0">
        <w:rPr>
          <w:sz w:val="16"/>
          <w:szCs w:val="16"/>
        </w:rPr>
        <w:t xml:space="preserve"> Para o período entre 31 dezembro de 2022 até 29 de abril de 2024 as tabelas elegíveis são a </w:t>
      </w:r>
      <w:r w:rsidRPr="004966E0">
        <w:rPr>
          <w:rFonts w:cs="Calibri"/>
          <w:i/>
          <w:color w:val="0D0D0D"/>
          <w:sz w:val="16"/>
          <w:szCs w:val="16"/>
        </w:rPr>
        <w:t>gt015_report_biyr9500, gt016_report_biyr9510, gt017_report_biyr9520,</w:t>
      </w:r>
      <w:r w:rsidRPr="004966E0">
        <w:rPr>
          <w:rFonts w:cs="Calibri"/>
          <w:color w:val="0D0D0D"/>
          <w:sz w:val="16"/>
          <w:szCs w:val="16"/>
        </w:rPr>
        <w:t xml:space="preserve"> a partir de 30 de abril de 2024 estas tabelas passam a ser substituídas pelas seguintes tabelas:  </w:t>
      </w:r>
      <w:r w:rsidRPr="004966E0">
        <w:rPr>
          <w:rFonts w:cs="Calibri"/>
          <w:i/>
          <w:color w:val="0D0D0D"/>
          <w:sz w:val="16"/>
          <w:szCs w:val="16"/>
        </w:rPr>
        <w:t>gt019_report_biyr9500, gt020_report_biyr9510, gt021_report_biyr9520</w:t>
      </w:r>
      <w:r w:rsidRPr="00C72FA2">
        <w:rPr>
          <w:rFonts w:cs="Calibri"/>
          <w:iCs/>
          <w:color w:val="0D0D0D"/>
          <w:sz w:val="16"/>
          <w:szCs w:val="16"/>
        </w:rPr>
        <w:t>, respetivamente</w:t>
      </w:r>
      <w:r>
        <w:rPr>
          <w:rFonts w:cs="Calibri"/>
          <w:i/>
          <w:color w:val="0D0D0D"/>
          <w:sz w:val="16"/>
          <w:szCs w:val="16"/>
        </w:rPr>
        <w:t>.</w:t>
      </w:r>
    </w:p>
    <w:p w14:paraId="0AE96C21" w14:textId="16200161" w:rsidR="005E27F1" w:rsidRDefault="005E27F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1E4E" w14:textId="77777777" w:rsidR="005E27F1" w:rsidRDefault="005E27F1">
    <w:pPr>
      <w:pStyle w:val="Header"/>
    </w:pPr>
  </w:p>
  <w:p w14:paraId="333811B2" w14:textId="77777777" w:rsidR="005E27F1" w:rsidRDefault="005E27F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3F4F3" w14:textId="1888662A" w:rsidR="005E27F1" w:rsidRPr="00B06055" w:rsidRDefault="005E27F1"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3529A6E"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E47B1" w14:textId="77777777" w:rsidR="00C8031D" w:rsidRDefault="00C803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190BE" w14:textId="77777777" w:rsidR="005E27F1" w:rsidRDefault="005E27F1">
    <w:pPr>
      <w:pStyle w:val="Header"/>
    </w:pPr>
  </w:p>
  <w:p w14:paraId="707A86D6" w14:textId="77777777" w:rsidR="005E27F1" w:rsidRDefault="005E27F1"/>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FE248" w14:textId="77777777" w:rsidR="005E27F1" w:rsidRPr="00B06055" w:rsidRDefault="005E27F1"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1" behindDoc="0" locked="0" layoutInCell="1" allowOverlap="1" wp14:anchorId="038E7610" wp14:editId="0B53F69E">
              <wp:simplePos x="0" y="0"/>
              <wp:positionH relativeFrom="page">
                <wp:posOffset>914705</wp:posOffset>
              </wp:positionH>
              <wp:positionV relativeFrom="page">
                <wp:posOffset>768097</wp:posOffset>
              </wp:positionV>
              <wp:extent cx="5944489" cy="9144"/>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3"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4C4F0D2" id="Group 2" o:spid="_x0000_s1026" style="position:absolute;margin-left:1in;margin-top:60.5pt;width:468.05pt;height:.7pt;z-index:251658241;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4A7A2" w14:textId="77777777" w:rsidR="005E27F1" w:rsidRDefault="005E2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247029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46CCF"/>
    <w:multiLevelType w:val="hybridMultilevel"/>
    <w:tmpl w:val="74963A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AA32E2F"/>
    <w:multiLevelType w:val="hybridMultilevel"/>
    <w:tmpl w:val="DE6EB1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5007E1"/>
    <w:multiLevelType w:val="hybridMultilevel"/>
    <w:tmpl w:val="045A6E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67A0CAC"/>
    <w:multiLevelType w:val="hybridMultilevel"/>
    <w:tmpl w:val="D5A48A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AF73EDB"/>
    <w:multiLevelType w:val="hybridMultilevel"/>
    <w:tmpl w:val="2ACC48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09E173E"/>
    <w:multiLevelType w:val="hybridMultilevel"/>
    <w:tmpl w:val="B5168F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A52AC1"/>
    <w:multiLevelType w:val="hybridMultilevel"/>
    <w:tmpl w:val="1AE0781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27D315A5"/>
    <w:multiLevelType w:val="hybridMultilevel"/>
    <w:tmpl w:val="8D8CA7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8C37E05"/>
    <w:multiLevelType w:val="hybridMultilevel"/>
    <w:tmpl w:val="B0844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D5C4CC1"/>
    <w:multiLevelType w:val="hybridMultilevel"/>
    <w:tmpl w:val="3CB2EA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FBE368A"/>
    <w:multiLevelType w:val="hybridMultilevel"/>
    <w:tmpl w:val="CD2453F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30FB3BA2"/>
    <w:multiLevelType w:val="hybridMultilevel"/>
    <w:tmpl w:val="43D486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4430CA"/>
    <w:multiLevelType w:val="hybridMultilevel"/>
    <w:tmpl w:val="C0340F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450123"/>
    <w:multiLevelType w:val="hybridMultilevel"/>
    <w:tmpl w:val="8A568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4A72080"/>
    <w:multiLevelType w:val="hybridMultilevel"/>
    <w:tmpl w:val="18548E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5995FF1"/>
    <w:multiLevelType w:val="hybridMultilevel"/>
    <w:tmpl w:val="ECF043D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7" w15:restartNumberingAfterBreak="0">
    <w:nsid w:val="36E53A10"/>
    <w:multiLevelType w:val="hybridMultilevel"/>
    <w:tmpl w:val="F26800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8154321"/>
    <w:multiLevelType w:val="hybridMultilevel"/>
    <w:tmpl w:val="7374CB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94D0E6E"/>
    <w:multiLevelType w:val="hybridMultilevel"/>
    <w:tmpl w:val="1B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B056337"/>
    <w:multiLevelType w:val="hybridMultilevel"/>
    <w:tmpl w:val="4CA0E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E16072F"/>
    <w:multiLevelType w:val="hybridMultilevel"/>
    <w:tmpl w:val="D144CA1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844E6F"/>
    <w:multiLevelType w:val="hybridMultilevel"/>
    <w:tmpl w:val="D2C8FB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2A788D"/>
    <w:multiLevelType w:val="hybridMultilevel"/>
    <w:tmpl w:val="10225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35C6827"/>
    <w:multiLevelType w:val="hybridMultilevel"/>
    <w:tmpl w:val="C8887F4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FC2FF2"/>
    <w:multiLevelType w:val="hybridMultilevel"/>
    <w:tmpl w:val="171E2A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63F2BC2"/>
    <w:multiLevelType w:val="hybridMultilevel"/>
    <w:tmpl w:val="C56445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7804C56"/>
    <w:multiLevelType w:val="hybridMultilevel"/>
    <w:tmpl w:val="68D66F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7C7560F"/>
    <w:multiLevelType w:val="hybridMultilevel"/>
    <w:tmpl w:val="566AB8A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88673AD"/>
    <w:multiLevelType w:val="hybridMultilevel"/>
    <w:tmpl w:val="F0B25D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9337A6D"/>
    <w:multiLevelType w:val="hybridMultilevel"/>
    <w:tmpl w:val="D3028B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9E525E3"/>
    <w:multiLevelType w:val="hybridMultilevel"/>
    <w:tmpl w:val="79D8B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4AFA13D8"/>
    <w:multiLevelType w:val="hybridMultilevel"/>
    <w:tmpl w:val="D3922E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4B802F99"/>
    <w:multiLevelType w:val="hybridMultilevel"/>
    <w:tmpl w:val="84DC7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C180ADB"/>
    <w:multiLevelType w:val="hybridMultilevel"/>
    <w:tmpl w:val="C39EF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4C8F4128"/>
    <w:multiLevelType w:val="hybridMultilevel"/>
    <w:tmpl w:val="4EF471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4D2846D7"/>
    <w:multiLevelType w:val="hybridMultilevel"/>
    <w:tmpl w:val="2D0692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4DBC762F"/>
    <w:multiLevelType w:val="hybridMultilevel"/>
    <w:tmpl w:val="4BE605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4F484CE8"/>
    <w:multiLevelType w:val="hybridMultilevel"/>
    <w:tmpl w:val="CD049E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4FCD2AD6"/>
    <w:multiLevelType w:val="hybridMultilevel"/>
    <w:tmpl w:val="E1D672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51B72214"/>
    <w:multiLevelType w:val="hybridMultilevel"/>
    <w:tmpl w:val="F6B89C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531F250E"/>
    <w:multiLevelType w:val="hybridMultilevel"/>
    <w:tmpl w:val="76AAE8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53C43DB3"/>
    <w:multiLevelType w:val="hybridMultilevel"/>
    <w:tmpl w:val="714CCF54"/>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541E4C38"/>
    <w:multiLevelType w:val="hybridMultilevel"/>
    <w:tmpl w:val="602862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554045F8"/>
    <w:multiLevelType w:val="hybridMultilevel"/>
    <w:tmpl w:val="992A90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54D23E9"/>
    <w:multiLevelType w:val="hybridMultilevel"/>
    <w:tmpl w:val="92E61D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5783791A"/>
    <w:multiLevelType w:val="hybridMultilevel"/>
    <w:tmpl w:val="7E4816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8BE36EE"/>
    <w:multiLevelType w:val="hybridMultilevel"/>
    <w:tmpl w:val="1F30D4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5ADC027B"/>
    <w:multiLevelType w:val="hybridMultilevel"/>
    <w:tmpl w:val="5B900D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5AE723F1"/>
    <w:multiLevelType w:val="hybridMultilevel"/>
    <w:tmpl w:val="906E60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5B5227A9"/>
    <w:multiLevelType w:val="hybridMultilevel"/>
    <w:tmpl w:val="6C5C9F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5F9350C0"/>
    <w:multiLevelType w:val="hybridMultilevel"/>
    <w:tmpl w:val="2EBEB0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41D038B"/>
    <w:multiLevelType w:val="hybridMultilevel"/>
    <w:tmpl w:val="8FE276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660D4B82"/>
    <w:multiLevelType w:val="hybridMultilevel"/>
    <w:tmpl w:val="59AA37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6B560BBA"/>
    <w:multiLevelType w:val="hybridMultilevel"/>
    <w:tmpl w:val="C14C30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6B7E0B7D"/>
    <w:multiLevelType w:val="hybridMultilevel"/>
    <w:tmpl w:val="E6A251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6C856F9B"/>
    <w:multiLevelType w:val="hybridMultilevel"/>
    <w:tmpl w:val="9410A5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6E1F728C"/>
    <w:multiLevelType w:val="hybridMultilevel"/>
    <w:tmpl w:val="3D7C29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6FDB6A5E"/>
    <w:multiLevelType w:val="hybridMultilevel"/>
    <w:tmpl w:val="D1A669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745416A9"/>
    <w:multiLevelType w:val="hybridMultilevel"/>
    <w:tmpl w:val="0CB4CB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781D3B38"/>
    <w:multiLevelType w:val="hybridMultilevel"/>
    <w:tmpl w:val="02C6DA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78703F29"/>
    <w:multiLevelType w:val="hybridMultilevel"/>
    <w:tmpl w:val="7A06CE00"/>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79C9621C"/>
    <w:multiLevelType w:val="multilevel"/>
    <w:tmpl w:val="18D4F32C"/>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7" w15:restartNumberingAfterBreak="0">
    <w:nsid w:val="7AE91AE8"/>
    <w:multiLevelType w:val="hybridMultilevel"/>
    <w:tmpl w:val="71D2F8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7AF01072"/>
    <w:multiLevelType w:val="hybridMultilevel"/>
    <w:tmpl w:val="3C9EFF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E2C35CA"/>
    <w:multiLevelType w:val="hybridMultilevel"/>
    <w:tmpl w:val="0B3EA3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7FF2378F"/>
    <w:multiLevelType w:val="hybridMultilevel"/>
    <w:tmpl w:val="688E9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64"/>
  </w:num>
  <w:num w:numId="3">
    <w:abstractNumId w:val="33"/>
  </w:num>
  <w:num w:numId="4">
    <w:abstractNumId w:val="39"/>
  </w:num>
  <w:num w:numId="5">
    <w:abstractNumId w:val="46"/>
  </w:num>
  <w:num w:numId="6">
    <w:abstractNumId w:val="20"/>
  </w:num>
  <w:num w:numId="7">
    <w:abstractNumId w:val="40"/>
  </w:num>
  <w:num w:numId="8">
    <w:abstractNumId w:val="45"/>
  </w:num>
  <w:num w:numId="9">
    <w:abstractNumId w:val="22"/>
  </w:num>
  <w:num w:numId="10">
    <w:abstractNumId w:val="32"/>
  </w:num>
  <w:num w:numId="11">
    <w:abstractNumId w:val="26"/>
  </w:num>
  <w:num w:numId="12">
    <w:abstractNumId w:val="37"/>
  </w:num>
  <w:num w:numId="13">
    <w:abstractNumId w:val="25"/>
  </w:num>
  <w:num w:numId="14">
    <w:abstractNumId w:val="43"/>
  </w:num>
  <w:num w:numId="15">
    <w:abstractNumId w:val="54"/>
  </w:num>
  <w:num w:numId="16">
    <w:abstractNumId w:val="1"/>
  </w:num>
  <w:num w:numId="17">
    <w:abstractNumId w:val="49"/>
  </w:num>
  <w:num w:numId="18">
    <w:abstractNumId w:val="69"/>
  </w:num>
  <w:num w:numId="19">
    <w:abstractNumId w:val="36"/>
  </w:num>
  <w:num w:numId="20">
    <w:abstractNumId w:val="6"/>
  </w:num>
  <w:num w:numId="21">
    <w:abstractNumId w:val="21"/>
  </w:num>
  <w:num w:numId="22">
    <w:abstractNumId w:val="29"/>
  </w:num>
  <w:num w:numId="23">
    <w:abstractNumId w:val="8"/>
  </w:num>
  <w:num w:numId="24">
    <w:abstractNumId w:val="10"/>
  </w:num>
  <w:num w:numId="25">
    <w:abstractNumId w:val="61"/>
  </w:num>
  <w:num w:numId="26">
    <w:abstractNumId w:val="9"/>
  </w:num>
  <w:num w:numId="27">
    <w:abstractNumId w:val="4"/>
  </w:num>
  <w:num w:numId="28">
    <w:abstractNumId w:val="13"/>
  </w:num>
  <w:num w:numId="29">
    <w:abstractNumId w:val="67"/>
  </w:num>
  <w:num w:numId="30">
    <w:abstractNumId w:val="34"/>
  </w:num>
  <w:num w:numId="31">
    <w:abstractNumId w:val="60"/>
  </w:num>
  <w:num w:numId="32">
    <w:abstractNumId w:val="47"/>
  </w:num>
  <w:num w:numId="33">
    <w:abstractNumId w:val="53"/>
  </w:num>
  <w:num w:numId="34">
    <w:abstractNumId w:val="59"/>
  </w:num>
  <w:num w:numId="35">
    <w:abstractNumId w:val="35"/>
  </w:num>
  <w:num w:numId="36">
    <w:abstractNumId w:val="14"/>
  </w:num>
  <w:num w:numId="37">
    <w:abstractNumId w:val="63"/>
  </w:num>
  <w:num w:numId="38">
    <w:abstractNumId w:val="12"/>
  </w:num>
  <w:num w:numId="39">
    <w:abstractNumId w:val="27"/>
  </w:num>
  <w:num w:numId="40">
    <w:abstractNumId w:val="23"/>
  </w:num>
  <w:num w:numId="41">
    <w:abstractNumId w:val="3"/>
  </w:num>
  <w:num w:numId="42">
    <w:abstractNumId w:val="50"/>
  </w:num>
  <w:num w:numId="43">
    <w:abstractNumId w:val="15"/>
  </w:num>
  <w:num w:numId="44">
    <w:abstractNumId w:val="70"/>
  </w:num>
  <w:num w:numId="45">
    <w:abstractNumId w:val="5"/>
  </w:num>
  <w:num w:numId="46">
    <w:abstractNumId w:val="18"/>
  </w:num>
  <w:num w:numId="47">
    <w:abstractNumId w:val="42"/>
  </w:num>
  <w:num w:numId="48">
    <w:abstractNumId w:val="17"/>
  </w:num>
  <w:num w:numId="49">
    <w:abstractNumId w:val="38"/>
  </w:num>
  <w:num w:numId="50">
    <w:abstractNumId w:val="30"/>
  </w:num>
  <w:num w:numId="51">
    <w:abstractNumId w:val="31"/>
  </w:num>
  <w:num w:numId="52">
    <w:abstractNumId w:val="28"/>
  </w:num>
  <w:num w:numId="53">
    <w:abstractNumId w:val="57"/>
  </w:num>
  <w:num w:numId="54">
    <w:abstractNumId w:val="2"/>
  </w:num>
  <w:num w:numId="55">
    <w:abstractNumId w:val="19"/>
  </w:num>
  <w:num w:numId="56">
    <w:abstractNumId w:val="65"/>
  </w:num>
  <w:num w:numId="57">
    <w:abstractNumId w:val="56"/>
  </w:num>
  <w:num w:numId="58">
    <w:abstractNumId w:val="7"/>
  </w:num>
  <w:num w:numId="59">
    <w:abstractNumId w:val="11"/>
  </w:num>
  <w:num w:numId="60">
    <w:abstractNumId w:val="16"/>
  </w:num>
  <w:num w:numId="61">
    <w:abstractNumId w:val="24"/>
  </w:num>
  <w:num w:numId="62">
    <w:abstractNumId w:val="48"/>
  </w:num>
  <w:num w:numId="63">
    <w:abstractNumId w:val="62"/>
  </w:num>
  <w:num w:numId="64">
    <w:abstractNumId w:val="51"/>
  </w:num>
  <w:num w:numId="65">
    <w:abstractNumId w:val="68"/>
  </w:num>
  <w:num w:numId="66">
    <w:abstractNumId w:val="44"/>
  </w:num>
  <w:num w:numId="67">
    <w:abstractNumId w:val="55"/>
  </w:num>
  <w:num w:numId="68">
    <w:abstractNumId w:val="58"/>
  </w:num>
  <w:num w:numId="69">
    <w:abstractNumId w:val="41"/>
  </w:num>
  <w:num w:numId="70">
    <w:abstractNumId w:val="52"/>
  </w:num>
  <w:num w:numId="71">
    <w:abstractNumId w:val="66"/>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ádia Genebra Ahmad">
    <w15:presenceInfo w15:providerId="AD" w15:userId="S::E800421@corp.santander.pt::36126275-cace-419f-8e9b-04679c4f8e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hideSpellingErrors/>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3D67"/>
    <w:rsid w:val="00004CE7"/>
    <w:rsid w:val="00010217"/>
    <w:rsid w:val="00013B93"/>
    <w:rsid w:val="00014C89"/>
    <w:rsid w:val="000160B2"/>
    <w:rsid w:val="00016467"/>
    <w:rsid w:val="00017397"/>
    <w:rsid w:val="0001741D"/>
    <w:rsid w:val="00020F9F"/>
    <w:rsid w:val="000223E8"/>
    <w:rsid w:val="0002364D"/>
    <w:rsid w:val="000305A8"/>
    <w:rsid w:val="00031678"/>
    <w:rsid w:val="000321F7"/>
    <w:rsid w:val="00032A72"/>
    <w:rsid w:val="000338E9"/>
    <w:rsid w:val="0004129C"/>
    <w:rsid w:val="000441D8"/>
    <w:rsid w:val="000471BB"/>
    <w:rsid w:val="00051142"/>
    <w:rsid w:val="0005199D"/>
    <w:rsid w:val="00056652"/>
    <w:rsid w:val="00057545"/>
    <w:rsid w:val="00060463"/>
    <w:rsid w:val="00062F31"/>
    <w:rsid w:val="00065B1E"/>
    <w:rsid w:val="00066060"/>
    <w:rsid w:val="000700B2"/>
    <w:rsid w:val="00070CD1"/>
    <w:rsid w:val="000771D6"/>
    <w:rsid w:val="0008117B"/>
    <w:rsid w:val="0008122F"/>
    <w:rsid w:val="00081414"/>
    <w:rsid w:val="000836DD"/>
    <w:rsid w:val="00083A63"/>
    <w:rsid w:val="00083AA4"/>
    <w:rsid w:val="00084BC2"/>
    <w:rsid w:val="00085F62"/>
    <w:rsid w:val="000905F6"/>
    <w:rsid w:val="00091922"/>
    <w:rsid w:val="0009288C"/>
    <w:rsid w:val="00094E20"/>
    <w:rsid w:val="0009598B"/>
    <w:rsid w:val="00096240"/>
    <w:rsid w:val="00097258"/>
    <w:rsid w:val="000A09B6"/>
    <w:rsid w:val="000A221E"/>
    <w:rsid w:val="000A238A"/>
    <w:rsid w:val="000A2BCE"/>
    <w:rsid w:val="000A2E7A"/>
    <w:rsid w:val="000A3572"/>
    <w:rsid w:val="000A40BE"/>
    <w:rsid w:val="000A5A42"/>
    <w:rsid w:val="000A7FA0"/>
    <w:rsid w:val="000B0344"/>
    <w:rsid w:val="000B08CF"/>
    <w:rsid w:val="000B0CDE"/>
    <w:rsid w:val="000B11A5"/>
    <w:rsid w:val="000B5334"/>
    <w:rsid w:val="000B5C11"/>
    <w:rsid w:val="000C2185"/>
    <w:rsid w:val="000C3222"/>
    <w:rsid w:val="000C4396"/>
    <w:rsid w:val="000C4F04"/>
    <w:rsid w:val="000C5E8B"/>
    <w:rsid w:val="000D0140"/>
    <w:rsid w:val="000D3E66"/>
    <w:rsid w:val="000E0D99"/>
    <w:rsid w:val="000E2F61"/>
    <w:rsid w:val="000E3CE7"/>
    <w:rsid w:val="000E4F6B"/>
    <w:rsid w:val="000E5989"/>
    <w:rsid w:val="000E59AF"/>
    <w:rsid w:val="000E792B"/>
    <w:rsid w:val="000F0938"/>
    <w:rsid w:val="000F41F4"/>
    <w:rsid w:val="000F4D64"/>
    <w:rsid w:val="000F5E07"/>
    <w:rsid w:val="000F630D"/>
    <w:rsid w:val="0010031A"/>
    <w:rsid w:val="001021FA"/>
    <w:rsid w:val="00103140"/>
    <w:rsid w:val="00103A72"/>
    <w:rsid w:val="00104A4E"/>
    <w:rsid w:val="00105A47"/>
    <w:rsid w:val="00107ACC"/>
    <w:rsid w:val="00110431"/>
    <w:rsid w:val="00112019"/>
    <w:rsid w:val="00115048"/>
    <w:rsid w:val="00116FE9"/>
    <w:rsid w:val="001220EB"/>
    <w:rsid w:val="001259E5"/>
    <w:rsid w:val="001262DA"/>
    <w:rsid w:val="00132427"/>
    <w:rsid w:val="0013305C"/>
    <w:rsid w:val="00133191"/>
    <w:rsid w:val="00136DE8"/>
    <w:rsid w:val="00141F10"/>
    <w:rsid w:val="001439E1"/>
    <w:rsid w:val="00143D19"/>
    <w:rsid w:val="00145C1C"/>
    <w:rsid w:val="00145D75"/>
    <w:rsid w:val="00146CF9"/>
    <w:rsid w:val="001503C4"/>
    <w:rsid w:val="0015041D"/>
    <w:rsid w:val="0015221D"/>
    <w:rsid w:val="001529D2"/>
    <w:rsid w:val="0015362F"/>
    <w:rsid w:val="00154056"/>
    <w:rsid w:val="001542FB"/>
    <w:rsid w:val="001575A1"/>
    <w:rsid w:val="00161777"/>
    <w:rsid w:val="00161D46"/>
    <w:rsid w:val="00165A3C"/>
    <w:rsid w:val="00166FED"/>
    <w:rsid w:val="00167279"/>
    <w:rsid w:val="00170123"/>
    <w:rsid w:val="001712F4"/>
    <w:rsid w:val="00171879"/>
    <w:rsid w:val="001731FC"/>
    <w:rsid w:val="001734EF"/>
    <w:rsid w:val="00174660"/>
    <w:rsid w:val="001751F6"/>
    <w:rsid w:val="00176A04"/>
    <w:rsid w:val="00183A21"/>
    <w:rsid w:val="00183C6C"/>
    <w:rsid w:val="00184DD4"/>
    <w:rsid w:val="00184E59"/>
    <w:rsid w:val="001863C7"/>
    <w:rsid w:val="00191111"/>
    <w:rsid w:val="001916EE"/>
    <w:rsid w:val="00191704"/>
    <w:rsid w:val="00193D23"/>
    <w:rsid w:val="001949CF"/>
    <w:rsid w:val="00196A39"/>
    <w:rsid w:val="0019770D"/>
    <w:rsid w:val="001A1765"/>
    <w:rsid w:val="001A1C05"/>
    <w:rsid w:val="001A4167"/>
    <w:rsid w:val="001A4B3E"/>
    <w:rsid w:val="001A666C"/>
    <w:rsid w:val="001B2105"/>
    <w:rsid w:val="001B2180"/>
    <w:rsid w:val="001B2427"/>
    <w:rsid w:val="001B385F"/>
    <w:rsid w:val="001B3B4E"/>
    <w:rsid w:val="001B4C66"/>
    <w:rsid w:val="001C0301"/>
    <w:rsid w:val="001C0DB6"/>
    <w:rsid w:val="001C1F68"/>
    <w:rsid w:val="001C23B2"/>
    <w:rsid w:val="001C61A7"/>
    <w:rsid w:val="001C7D80"/>
    <w:rsid w:val="001D0320"/>
    <w:rsid w:val="001D04B5"/>
    <w:rsid w:val="001D1A78"/>
    <w:rsid w:val="001D2143"/>
    <w:rsid w:val="001D56D0"/>
    <w:rsid w:val="001D58F6"/>
    <w:rsid w:val="001D6D0A"/>
    <w:rsid w:val="001E095E"/>
    <w:rsid w:val="001E37C6"/>
    <w:rsid w:val="001E37E6"/>
    <w:rsid w:val="001E69C3"/>
    <w:rsid w:val="001E7842"/>
    <w:rsid w:val="001F093F"/>
    <w:rsid w:val="001F1603"/>
    <w:rsid w:val="001F3238"/>
    <w:rsid w:val="001F369D"/>
    <w:rsid w:val="001F459A"/>
    <w:rsid w:val="001F4DD9"/>
    <w:rsid w:val="001F6E69"/>
    <w:rsid w:val="001F7503"/>
    <w:rsid w:val="002008CC"/>
    <w:rsid w:val="002009B6"/>
    <w:rsid w:val="00201168"/>
    <w:rsid w:val="00201679"/>
    <w:rsid w:val="00201C8B"/>
    <w:rsid w:val="00202EC8"/>
    <w:rsid w:val="002042B5"/>
    <w:rsid w:val="00205570"/>
    <w:rsid w:val="00206A1E"/>
    <w:rsid w:val="00211555"/>
    <w:rsid w:val="00212559"/>
    <w:rsid w:val="00212B9D"/>
    <w:rsid w:val="00214D20"/>
    <w:rsid w:val="00216A86"/>
    <w:rsid w:val="002209CB"/>
    <w:rsid w:val="00224B39"/>
    <w:rsid w:val="002256DE"/>
    <w:rsid w:val="00225E98"/>
    <w:rsid w:val="00226BF0"/>
    <w:rsid w:val="00227A72"/>
    <w:rsid w:val="002315BB"/>
    <w:rsid w:val="00231C17"/>
    <w:rsid w:val="002345B6"/>
    <w:rsid w:val="002361A8"/>
    <w:rsid w:val="00236C4C"/>
    <w:rsid w:val="00241D06"/>
    <w:rsid w:val="00242296"/>
    <w:rsid w:val="00242C61"/>
    <w:rsid w:val="00244976"/>
    <w:rsid w:val="00244992"/>
    <w:rsid w:val="00245ACC"/>
    <w:rsid w:val="0024639D"/>
    <w:rsid w:val="002521AF"/>
    <w:rsid w:val="00252B03"/>
    <w:rsid w:val="00253298"/>
    <w:rsid w:val="002536F8"/>
    <w:rsid w:val="00253FD7"/>
    <w:rsid w:val="002600F3"/>
    <w:rsid w:val="002602CB"/>
    <w:rsid w:val="00260762"/>
    <w:rsid w:val="00262087"/>
    <w:rsid w:val="00262B41"/>
    <w:rsid w:val="00262D1A"/>
    <w:rsid w:val="00263153"/>
    <w:rsid w:val="002676DE"/>
    <w:rsid w:val="00267F44"/>
    <w:rsid w:val="00267FA4"/>
    <w:rsid w:val="0027279F"/>
    <w:rsid w:val="0028236D"/>
    <w:rsid w:val="00286F22"/>
    <w:rsid w:val="00290212"/>
    <w:rsid w:val="002905EE"/>
    <w:rsid w:val="002908E0"/>
    <w:rsid w:val="002918BF"/>
    <w:rsid w:val="002920BA"/>
    <w:rsid w:val="00292CF9"/>
    <w:rsid w:val="00292D30"/>
    <w:rsid w:val="0029304F"/>
    <w:rsid w:val="0029335D"/>
    <w:rsid w:val="002937BE"/>
    <w:rsid w:val="002946A7"/>
    <w:rsid w:val="00296831"/>
    <w:rsid w:val="002972D8"/>
    <w:rsid w:val="0029758C"/>
    <w:rsid w:val="002A003E"/>
    <w:rsid w:val="002A02A9"/>
    <w:rsid w:val="002A0E25"/>
    <w:rsid w:val="002A1221"/>
    <w:rsid w:val="002A5268"/>
    <w:rsid w:val="002A5C2D"/>
    <w:rsid w:val="002A71A8"/>
    <w:rsid w:val="002B0FE6"/>
    <w:rsid w:val="002B1524"/>
    <w:rsid w:val="002B4B21"/>
    <w:rsid w:val="002B4C82"/>
    <w:rsid w:val="002B5487"/>
    <w:rsid w:val="002B7A2E"/>
    <w:rsid w:val="002C2E60"/>
    <w:rsid w:val="002C3812"/>
    <w:rsid w:val="002C3E0C"/>
    <w:rsid w:val="002C3FC2"/>
    <w:rsid w:val="002C45D4"/>
    <w:rsid w:val="002C487D"/>
    <w:rsid w:val="002C5C82"/>
    <w:rsid w:val="002C5CE2"/>
    <w:rsid w:val="002C7E73"/>
    <w:rsid w:val="002D1F4F"/>
    <w:rsid w:val="002D745E"/>
    <w:rsid w:val="002D7FF3"/>
    <w:rsid w:val="002E2949"/>
    <w:rsid w:val="002E5EA8"/>
    <w:rsid w:val="002E643E"/>
    <w:rsid w:val="002F0FA1"/>
    <w:rsid w:val="00302542"/>
    <w:rsid w:val="003057F7"/>
    <w:rsid w:val="003063A2"/>
    <w:rsid w:val="0030654E"/>
    <w:rsid w:val="003069E9"/>
    <w:rsid w:val="00310E69"/>
    <w:rsid w:val="003113F9"/>
    <w:rsid w:val="00311B0C"/>
    <w:rsid w:val="00311BF9"/>
    <w:rsid w:val="003124BA"/>
    <w:rsid w:val="003134BA"/>
    <w:rsid w:val="00313DAB"/>
    <w:rsid w:val="00314281"/>
    <w:rsid w:val="00314AAE"/>
    <w:rsid w:val="0031629A"/>
    <w:rsid w:val="00316A98"/>
    <w:rsid w:val="00317467"/>
    <w:rsid w:val="003200E4"/>
    <w:rsid w:val="0032132A"/>
    <w:rsid w:val="003229C4"/>
    <w:rsid w:val="003235F6"/>
    <w:rsid w:val="003240B8"/>
    <w:rsid w:val="00325BD7"/>
    <w:rsid w:val="00325E74"/>
    <w:rsid w:val="003266F8"/>
    <w:rsid w:val="0032750F"/>
    <w:rsid w:val="00327F77"/>
    <w:rsid w:val="0033024C"/>
    <w:rsid w:val="00331C49"/>
    <w:rsid w:val="003320D2"/>
    <w:rsid w:val="00335049"/>
    <w:rsid w:val="00335123"/>
    <w:rsid w:val="00335137"/>
    <w:rsid w:val="00336A22"/>
    <w:rsid w:val="00337C95"/>
    <w:rsid w:val="0034390B"/>
    <w:rsid w:val="00343DA8"/>
    <w:rsid w:val="003442F2"/>
    <w:rsid w:val="00344DDE"/>
    <w:rsid w:val="0034606F"/>
    <w:rsid w:val="00351D05"/>
    <w:rsid w:val="00353284"/>
    <w:rsid w:val="00354DFB"/>
    <w:rsid w:val="003577C3"/>
    <w:rsid w:val="00360DC0"/>
    <w:rsid w:val="00360EE2"/>
    <w:rsid w:val="00361EF8"/>
    <w:rsid w:val="003629DB"/>
    <w:rsid w:val="003644BD"/>
    <w:rsid w:val="00366E75"/>
    <w:rsid w:val="00370315"/>
    <w:rsid w:val="00370591"/>
    <w:rsid w:val="0037250B"/>
    <w:rsid w:val="00373722"/>
    <w:rsid w:val="00374168"/>
    <w:rsid w:val="00375CEE"/>
    <w:rsid w:val="003765ED"/>
    <w:rsid w:val="003805E2"/>
    <w:rsid w:val="00382A0F"/>
    <w:rsid w:val="00383228"/>
    <w:rsid w:val="003852EF"/>
    <w:rsid w:val="003874EE"/>
    <w:rsid w:val="00390E7C"/>
    <w:rsid w:val="003923BD"/>
    <w:rsid w:val="00396392"/>
    <w:rsid w:val="003A0F0A"/>
    <w:rsid w:val="003B0CB6"/>
    <w:rsid w:val="003B1C71"/>
    <w:rsid w:val="003B5017"/>
    <w:rsid w:val="003B554F"/>
    <w:rsid w:val="003C0307"/>
    <w:rsid w:val="003C4777"/>
    <w:rsid w:val="003C4C03"/>
    <w:rsid w:val="003C73DF"/>
    <w:rsid w:val="003D2423"/>
    <w:rsid w:val="003D6E63"/>
    <w:rsid w:val="003E09FE"/>
    <w:rsid w:val="003E6A0C"/>
    <w:rsid w:val="003F05D0"/>
    <w:rsid w:val="003F4446"/>
    <w:rsid w:val="00401ABA"/>
    <w:rsid w:val="00403B1D"/>
    <w:rsid w:val="00404F9A"/>
    <w:rsid w:val="0041234F"/>
    <w:rsid w:val="00412EA0"/>
    <w:rsid w:val="00413925"/>
    <w:rsid w:val="004141AF"/>
    <w:rsid w:val="00414805"/>
    <w:rsid w:val="004148D1"/>
    <w:rsid w:val="004166F9"/>
    <w:rsid w:val="00416B8E"/>
    <w:rsid w:val="00420153"/>
    <w:rsid w:val="004224AE"/>
    <w:rsid w:val="00423EF3"/>
    <w:rsid w:val="0042443B"/>
    <w:rsid w:val="00426C75"/>
    <w:rsid w:val="004325E0"/>
    <w:rsid w:val="00433794"/>
    <w:rsid w:val="00440D3F"/>
    <w:rsid w:val="0044467D"/>
    <w:rsid w:val="00446992"/>
    <w:rsid w:val="0045345C"/>
    <w:rsid w:val="00453631"/>
    <w:rsid w:val="00454F4E"/>
    <w:rsid w:val="00455B1C"/>
    <w:rsid w:val="00457E6D"/>
    <w:rsid w:val="0046263F"/>
    <w:rsid w:val="004628FA"/>
    <w:rsid w:val="00463828"/>
    <w:rsid w:val="00463D03"/>
    <w:rsid w:val="004648D2"/>
    <w:rsid w:val="004666F6"/>
    <w:rsid w:val="004715ED"/>
    <w:rsid w:val="00471A98"/>
    <w:rsid w:val="00471C38"/>
    <w:rsid w:val="0047221A"/>
    <w:rsid w:val="00475D53"/>
    <w:rsid w:val="00476F0E"/>
    <w:rsid w:val="00477381"/>
    <w:rsid w:val="004806C5"/>
    <w:rsid w:val="0048163E"/>
    <w:rsid w:val="004835FE"/>
    <w:rsid w:val="00486054"/>
    <w:rsid w:val="00486849"/>
    <w:rsid w:val="00486EC4"/>
    <w:rsid w:val="00487AF7"/>
    <w:rsid w:val="00487E54"/>
    <w:rsid w:val="00492A1B"/>
    <w:rsid w:val="00492B7E"/>
    <w:rsid w:val="004943F7"/>
    <w:rsid w:val="00494A48"/>
    <w:rsid w:val="004966E0"/>
    <w:rsid w:val="00496F7E"/>
    <w:rsid w:val="004A2541"/>
    <w:rsid w:val="004A2C94"/>
    <w:rsid w:val="004A4285"/>
    <w:rsid w:val="004A7229"/>
    <w:rsid w:val="004B0D04"/>
    <w:rsid w:val="004B318A"/>
    <w:rsid w:val="004B586C"/>
    <w:rsid w:val="004B748A"/>
    <w:rsid w:val="004B7A07"/>
    <w:rsid w:val="004C2264"/>
    <w:rsid w:val="004C3965"/>
    <w:rsid w:val="004C6E8A"/>
    <w:rsid w:val="004D10B5"/>
    <w:rsid w:val="004D3686"/>
    <w:rsid w:val="004D64A4"/>
    <w:rsid w:val="004D7C73"/>
    <w:rsid w:val="004E0FC9"/>
    <w:rsid w:val="004E1002"/>
    <w:rsid w:val="004E32C7"/>
    <w:rsid w:val="004E3A0C"/>
    <w:rsid w:val="004E3CFD"/>
    <w:rsid w:val="004E4C89"/>
    <w:rsid w:val="004E4DF0"/>
    <w:rsid w:val="004E5A41"/>
    <w:rsid w:val="004F002A"/>
    <w:rsid w:val="004F0C56"/>
    <w:rsid w:val="004F2519"/>
    <w:rsid w:val="004F71E9"/>
    <w:rsid w:val="00500AFB"/>
    <w:rsid w:val="0050205C"/>
    <w:rsid w:val="00505A28"/>
    <w:rsid w:val="005106AD"/>
    <w:rsid w:val="00511ED2"/>
    <w:rsid w:val="00511F97"/>
    <w:rsid w:val="00512858"/>
    <w:rsid w:val="00514A0A"/>
    <w:rsid w:val="005156D5"/>
    <w:rsid w:val="005159EC"/>
    <w:rsid w:val="00516467"/>
    <w:rsid w:val="00521BCB"/>
    <w:rsid w:val="005221ED"/>
    <w:rsid w:val="00522A5C"/>
    <w:rsid w:val="0052306A"/>
    <w:rsid w:val="00524E25"/>
    <w:rsid w:val="00526D30"/>
    <w:rsid w:val="0052710E"/>
    <w:rsid w:val="00530CC4"/>
    <w:rsid w:val="005379A6"/>
    <w:rsid w:val="00537C22"/>
    <w:rsid w:val="0054108D"/>
    <w:rsid w:val="00542255"/>
    <w:rsid w:val="005428B6"/>
    <w:rsid w:val="00545C8B"/>
    <w:rsid w:val="0054672D"/>
    <w:rsid w:val="005531B7"/>
    <w:rsid w:val="0055358C"/>
    <w:rsid w:val="00557900"/>
    <w:rsid w:val="005712F3"/>
    <w:rsid w:val="00571E4A"/>
    <w:rsid w:val="00573A18"/>
    <w:rsid w:val="00574348"/>
    <w:rsid w:val="00574E1C"/>
    <w:rsid w:val="00576269"/>
    <w:rsid w:val="00580B9C"/>
    <w:rsid w:val="0058121F"/>
    <w:rsid w:val="0058328F"/>
    <w:rsid w:val="0058488E"/>
    <w:rsid w:val="00587D54"/>
    <w:rsid w:val="00587EBB"/>
    <w:rsid w:val="00592E5A"/>
    <w:rsid w:val="00597452"/>
    <w:rsid w:val="00597987"/>
    <w:rsid w:val="00597B50"/>
    <w:rsid w:val="005A07A4"/>
    <w:rsid w:val="005A1253"/>
    <w:rsid w:val="005A21E4"/>
    <w:rsid w:val="005A2833"/>
    <w:rsid w:val="005A4297"/>
    <w:rsid w:val="005A60E9"/>
    <w:rsid w:val="005A6A01"/>
    <w:rsid w:val="005A6DB6"/>
    <w:rsid w:val="005A6EF0"/>
    <w:rsid w:val="005B1B1E"/>
    <w:rsid w:val="005B2077"/>
    <w:rsid w:val="005B21B5"/>
    <w:rsid w:val="005B4CA6"/>
    <w:rsid w:val="005B5BEE"/>
    <w:rsid w:val="005B6D86"/>
    <w:rsid w:val="005B6E9B"/>
    <w:rsid w:val="005B7D67"/>
    <w:rsid w:val="005C0B41"/>
    <w:rsid w:val="005C189E"/>
    <w:rsid w:val="005C2D3E"/>
    <w:rsid w:val="005C3487"/>
    <w:rsid w:val="005C449B"/>
    <w:rsid w:val="005C4BC1"/>
    <w:rsid w:val="005D0B23"/>
    <w:rsid w:val="005D1905"/>
    <w:rsid w:val="005D2987"/>
    <w:rsid w:val="005D3C09"/>
    <w:rsid w:val="005D4D54"/>
    <w:rsid w:val="005D5112"/>
    <w:rsid w:val="005E08D1"/>
    <w:rsid w:val="005E09DA"/>
    <w:rsid w:val="005E27F1"/>
    <w:rsid w:val="005E4DE2"/>
    <w:rsid w:val="005E54EB"/>
    <w:rsid w:val="005E69B5"/>
    <w:rsid w:val="005F1378"/>
    <w:rsid w:val="005F1A25"/>
    <w:rsid w:val="005F2985"/>
    <w:rsid w:val="005F57D7"/>
    <w:rsid w:val="005F6256"/>
    <w:rsid w:val="005F64B4"/>
    <w:rsid w:val="005F6B6A"/>
    <w:rsid w:val="005F78C0"/>
    <w:rsid w:val="006048CB"/>
    <w:rsid w:val="00606D92"/>
    <w:rsid w:val="00610055"/>
    <w:rsid w:val="006101D0"/>
    <w:rsid w:val="0061051A"/>
    <w:rsid w:val="0061063B"/>
    <w:rsid w:val="00612B07"/>
    <w:rsid w:val="00613427"/>
    <w:rsid w:val="006136D8"/>
    <w:rsid w:val="00614C40"/>
    <w:rsid w:val="0061533F"/>
    <w:rsid w:val="00616476"/>
    <w:rsid w:val="00616E23"/>
    <w:rsid w:val="00625EE3"/>
    <w:rsid w:val="00627E4A"/>
    <w:rsid w:val="00631223"/>
    <w:rsid w:val="00631B84"/>
    <w:rsid w:val="00631F58"/>
    <w:rsid w:val="00632DF9"/>
    <w:rsid w:val="00635571"/>
    <w:rsid w:val="006355AF"/>
    <w:rsid w:val="00635ABA"/>
    <w:rsid w:val="00636B2D"/>
    <w:rsid w:val="006374EC"/>
    <w:rsid w:val="00642463"/>
    <w:rsid w:val="00645247"/>
    <w:rsid w:val="00651E43"/>
    <w:rsid w:val="00652334"/>
    <w:rsid w:val="0065478D"/>
    <w:rsid w:val="00654816"/>
    <w:rsid w:val="006548F1"/>
    <w:rsid w:val="00654FCD"/>
    <w:rsid w:val="00655D66"/>
    <w:rsid w:val="00656AA1"/>
    <w:rsid w:val="00657EF8"/>
    <w:rsid w:val="00666790"/>
    <w:rsid w:val="006709C3"/>
    <w:rsid w:val="00675C47"/>
    <w:rsid w:val="0067670C"/>
    <w:rsid w:val="00676BEC"/>
    <w:rsid w:val="006809E8"/>
    <w:rsid w:val="00681BAA"/>
    <w:rsid w:val="00682013"/>
    <w:rsid w:val="00685145"/>
    <w:rsid w:val="006873E8"/>
    <w:rsid w:val="00687CE7"/>
    <w:rsid w:val="00690460"/>
    <w:rsid w:val="006918E4"/>
    <w:rsid w:val="00692233"/>
    <w:rsid w:val="006927F4"/>
    <w:rsid w:val="00693809"/>
    <w:rsid w:val="00693AF8"/>
    <w:rsid w:val="00694007"/>
    <w:rsid w:val="006940E2"/>
    <w:rsid w:val="006972B2"/>
    <w:rsid w:val="006977B3"/>
    <w:rsid w:val="006A2408"/>
    <w:rsid w:val="006A2654"/>
    <w:rsid w:val="006A2721"/>
    <w:rsid w:val="006A2E3F"/>
    <w:rsid w:val="006B0A51"/>
    <w:rsid w:val="006B3870"/>
    <w:rsid w:val="006B4638"/>
    <w:rsid w:val="006B69D8"/>
    <w:rsid w:val="006B7069"/>
    <w:rsid w:val="006B7F91"/>
    <w:rsid w:val="006C1779"/>
    <w:rsid w:val="006C1943"/>
    <w:rsid w:val="006C204D"/>
    <w:rsid w:val="006C2CA7"/>
    <w:rsid w:val="006C592D"/>
    <w:rsid w:val="006D03D6"/>
    <w:rsid w:val="006D13D4"/>
    <w:rsid w:val="006D2191"/>
    <w:rsid w:val="006D2F6C"/>
    <w:rsid w:val="006D402A"/>
    <w:rsid w:val="006D556A"/>
    <w:rsid w:val="006D61E1"/>
    <w:rsid w:val="006D63A0"/>
    <w:rsid w:val="006D7626"/>
    <w:rsid w:val="006E0951"/>
    <w:rsid w:val="006E2635"/>
    <w:rsid w:val="006E3781"/>
    <w:rsid w:val="006E6C5C"/>
    <w:rsid w:val="006E7B85"/>
    <w:rsid w:val="006F0D4C"/>
    <w:rsid w:val="006F18FE"/>
    <w:rsid w:val="006F28E1"/>
    <w:rsid w:val="006F3501"/>
    <w:rsid w:val="006F3881"/>
    <w:rsid w:val="006F45CA"/>
    <w:rsid w:val="006F46BA"/>
    <w:rsid w:val="006F4855"/>
    <w:rsid w:val="006F6382"/>
    <w:rsid w:val="007034EB"/>
    <w:rsid w:val="00705999"/>
    <w:rsid w:val="00706573"/>
    <w:rsid w:val="00710081"/>
    <w:rsid w:val="007126C6"/>
    <w:rsid w:val="00714CB4"/>
    <w:rsid w:val="00715299"/>
    <w:rsid w:val="00720567"/>
    <w:rsid w:val="0072109A"/>
    <w:rsid w:val="00721E1B"/>
    <w:rsid w:val="00724EF0"/>
    <w:rsid w:val="007256C8"/>
    <w:rsid w:val="00725BC8"/>
    <w:rsid w:val="00726050"/>
    <w:rsid w:val="007314D4"/>
    <w:rsid w:val="00735435"/>
    <w:rsid w:val="00735709"/>
    <w:rsid w:val="00737233"/>
    <w:rsid w:val="00737428"/>
    <w:rsid w:val="00740471"/>
    <w:rsid w:val="00743B82"/>
    <w:rsid w:val="00744E4B"/>
    <w:rsid w:val="00746A20"/>
    <w:rsid w:val="007478AC"/>
    <w:rsid w:val="0075171C"/>
    <w:rsid w:val="007522AD"/>
    <w:rsid w:val="007561F2"/>
    <w:rsid w:val="007602C0"/>
    <w:rsid w:val="007634C6"/>
    <w:rsid w:val="007643C1"/>
    <w:rsid w:val="0076562E"/>
    <w:rsid w:val="00765779"/>
    <w:rsid w:val="0077087C"/>
    <w:rsid w:val="00772782"/>
    <w:rsid w:val="00772B59"/>
    <w:rsid w:val="00774666"/>
    <w:rsid w:val="00775D2B"/>
    <w:rsid w:val="00775DBC"/>
    <w:rsid w:val="00777B82"/>
    <w:rsid w:val="0078136E"/>
    <w:rsid w:val="0078471D"/>
    <w:rsid w:val="007877E2"/>
    <w:rsid w:val="007905A3"/>
    <w:rsid w:val="007909EA"/>
    <w:rsid w:val="00790DBD"/>
    <w:rsid w:val="00795988"/>
    <w:rsid w:val="007A173A"/>
    <w:rsid w:val="007A26BB"/>
    <w:rsid w:val="007A29E5"/>
    <w:rsid w:val="007A7C36"/>
    <w:rsid w:val="007A7E35"/>
    <w:rsid w:val="007B078C"/>
    <w:rsid w:val="007B1D71"/>
    <w:rsid w:val="007B2A63"/>
    <w:rsid w:val="007B3F0C"/>
    <w:rsid w:val="007B4CE1"/>
    <w:rsid w:val="007B7A5B"/>
    <w:rsid w:val="007B7B11"/>
    <w:rsid w:val="007C18CD"/>
    <w:rsid w:val="007C201A"/>
    <w:rsid w:val="007C2963"/>
    <w:rsid w:val="007C3475"/>
    <w:rsid w:val="007C3F7D"/>
    <w:rsid w:val="007C46E3"/>
    <w:rsid w:val="007D3B0E"/>
    <w:rsid w:val="007D3BB4"/>
    <w:rsid w:val="007E1936"/>
    <w:rsid w:val="007E2A40"/>
    <w:rsid w:val="007E56E4"/>
    <w:rsid w:val="007F1F2A"/>
    <w:rsid w:val="007F271B"/>
    <w:rsid w:val="007F2FC9"/>
    <w:rsid w:val="007F3E4B"/>
    <w:rsid w:val="007F4B7C"/>
    <w:rsid w:val="007F7613"/>
    <w:rsid w:val="008005CF"/>
    <w:rsid w:val="00800A05"/>
    <w:rsid w:val="008010B2"/>
    <w:rsid w:val="00802DC6"/>
    <w:rsid w:val="00802F1D"/>
    <w:rsid w:val="00803360"/>
    <w:rsid w:val="00805EE0"/>
    <w:rsid w:val="008077B7"/>
    <w:rsid w:val="00807C9D"/>
    <w:rsid w:val="00810663"/>
    <w:rsid w:val="00816F4E"/>
    <w:rsid w:val="00821CA5"/>
    <w:rsid w:val="00825CFC"/>
    <w:rsid w:val="00826190"/>
    <w:rsid w:val="0082680F"/>
    <w:rsid w:val="00831797"/>
    <w:rsid w:val="00831E9B"/>
    <w:rsid w:val="00834E29"/>
    <w:rsid w:val="0083508C"/>
    <w:rsid w:val="008363D7"/>
    <w:rsid w:val="008372C5"/>
    <w:rsid w:val="0084111F"/>
    <w:rsid w:val="00841679"/>
    <w:rsid w:val="00843F43"/>
    <w:rsid w:val="0084778E"/>
    <w:rsid w:val="008506B5"/>
    <w:rsid w:val="0085103B"/>
    <w:rsid w:val="008520F6"/>
    <w:rsid w:val="0085235D"/>
    <w:rsid w:val="008532AF"/>
    <w:rsid w:val="00854285"/>
    <w:rsid w:val="00854A49"/>
    <w:rsid w:val="00855EC3"/>
    <w:rsid w:val="008561A0"/>
    <w:rsid w:val="00857D9A"/>
    <w:rsid w:val="00861997"/>
    <w:rsid w:val="00861FB5"/>
    <w:rsid w:val="008625D4"/>
    <w:rsid w:val="0086264E"/>
    <w:rsid w:val="0086270C"/>
    <w:rsid w:val="008640B4"/>
    <w:rsid w:val="00865558"/>
    <w:rsid w:val="00866B02"/>
    <w:rsid w:val="00866B64"/>
    <w:rsid w:val="00866B88"/>
    <w:rsid w:val="00870BEE"/>
    <w:rsid w:val="00871C91"/>
    <w:rsid w:val="0087237E"/>
    <w:rsid w:val="00874E66"/>
    <w:rsid w:val="008771EC"/>
    <w:rsid w:val="0087748E"/>
    <w:rsid w:val="008779F2"/>
    <w:rsid w:val="00880855"/>
    <w:rsid w:val="00881329"/>
    <w:rsid w:val="00881FF1"/>
    <w:rsid w:val="00883656"/>
    <w:rsid w:val="00887659"/>
    <w:rsid w:val="00893622"/>
    <w:rsid w:val="00893744"/>
    <w:rsid w:val="0089386C"/>
    <w:rsid w:val="008A23F6"/>
    <w:rsid w:val="008A56BE"/>
    <w:rsid w:val="008A7854"/>
    <w:rsid w:val="008B19A1"/>
    <w:rsid w:val="008B2C23"/>
    <w:rsid w:val="008B3085"/>
    <w:rsid w:val="008B366C"/>
    <w:rsid w:val="008B3F0F"/>
    <w:rsid w:val="008B4850"/>
    <w:rsid w:val="008B6B55"/>
    <w:rsid w:val="008B7464"/>
    <w:rsid w:val="008B7782"/>
    <w:rsid w:val="008C0058"/>
    <w:rsid w:val="008C019C"/>
    <w:rsid w:val="008C0F5A"/>
    <w:rsid w:val="008C10B7"/>
    <w:rsid w:val="008D0C4D"/>
    <w:rsid w:val="008D1553"/>
    <w:rsid w:val="008D3FF5"/>
    <w:rsid w:val="008D61F4"/>
    <w:rsid w:val="008D7FB7"/>
    <w:rsid w:val="008E5991"/>
    <w:rsid w:val="008E628E"/>
    <w:rsid w:val="008E6C97"/>
    <w:rsid w:val="008F6008"/>
    <w:rsid w:val="008F7B81"/>
    <w:rsid w:val="009000A4"/>
    <w:rsid w:val="00902D46"/>
    <w:rsid w:val="009030F5"/>
    <w:rsid w:val="00903ADE"/>
    <w:rsid w:val="009073FD"/>
    <w:rsid w:val="00907BE0"/>
    <w:rsid w:val="00911F0D"/>
    <w:rsid w:val="00912A51"/>
    <w:rsid w:val="00915953"/>
    <w:rsid w:val="00915C9C"/>
    <w:rsid w:val="00915D58"/>
    <w:rsid w:val="00921BF8"/>
    <w:rsid w:val="00922BC7"/>
    <w:rsid w:val="00924C3D"/>
    <w:rsid w:val="00931468"/>
    <w:rsid w:val="00931D8C"/>
    <w:rsid w:val="009325D9"/>
    <w:rsid w:val="00934F34"/>
    <w:rsid w:val="00936E8D"/>
    <w:rsid w:val="00936F75"/>
    <w:rsid w:val="009370D5"/>
    <w:rsid w:val="009379A8"/>
    <w:rsid w:val="0094030D"/>
    <w:rsid w:val="009433C4"/>
    <w:rsid w:val="00943A64"/>
    <w:rsid w:val="00943B85"/>
    <w:rsid w:val="00946382"/>
    <w:rsid w:val="009465E9"/>
    <w:rsid w:val="0095166D"/>
    <w:rsid w:val="00952B10"/>
    <w:rsid w:val="0096051A"/>
    <w:rsid w:val="009605F3"/>
    <w:rsid w:val="0096102A"/>
    <w:rsid w:val="00967409"/>
    <w:rsid w:val="0097136D"/>
    <w:rsid w:val="00971409"/>
    <w:rsid w:val="009725DA"/>
    <w:rsid w:val="00972A2F"/>
    <w:rsid w:val="0097329B"/>
    <w:rsid w:val="00973711"/>
    <w:rsid w:val="00974537"/>
    <w:rsid w:val="00975C3F"/>
    <w:rsid w:val="00975DAB"/>
    <w:rsid w:val="00977406"/>
    <w:rsid w:val="009806E1"/>
    <w:rsid w:val="00983A0C"/>
    <w:rsid w:val="00984DB3"/>
    <w:rsid w:val="00985A7A"/>
    <w:rsid w:val="00986F5C"/>
    <w:rsid w:val="00987B5A"/>
    <w:rsid w:val="00990D74"/>
    <w:rsid w:val="009951F4"/>
    <w:rsid w:val="009974CD"/>
    <w:rsid w:val="00997C67"/>
    <w:rsid w:val="009A0977"/>
    <w:rsid w:val="009A28EC"/>
    <w:rsid w:val="009A40AA"/>
    <w:rsid w:val="009A56FB"/>
    <w:rsid w:val="009A5951"/>
    <w:rsid w:val="009A64F4"/>
    <w:rsid w:val="009B0415"/>
    <w:rsid w:val="009B0796"/>
    <w:rsid w:val="009B23BF"/>
    <w:rsid w:val="009B2AE9"/>
    <w:rsid w:val="009B493D"/>
    <w:rsid w:val="009B5433"/>
    <w:rsid w:val="009B592D"/>
    <w:rsid w:val="009B603B"/>
    <w:rsid w:val="009B6057"/>
    <w:rsid w:val="009B7072"/>
    <w:rsid w:val="009B71ED"/>
    <w:rsid w:val="009B7406"/>
    <w:rsid w:val="009B740A"/>
    <w:rsid w:val="009C23A8"/>
    <w:rsid w:val="009C3181"/>
    <w:rsid w:val="009C3CF2"/>
    <w:rsid w:val="009C499D"/>
    <w:rsid w:val="009C4E47"/>
    <w:rsid w:val="009C55FF"/>
    <w:rsid w:val="009D42BC"/>
    <w:rsid w:val="009D4F56"/>
    <w:rsid w:val="009D54D1"/>
    <w:rsid w:val="009E09E1"/>
    <w:rsid w:val="009E0D3A"/>
    <w:rsid w:val="009E2C87"/>
    <w:rsid w:val="009E5BE7"/>
    <w:rsid w:val="009E6724"/>
    <w:rsid w:val="009E7907"/>
    <w:rsid w:val="009F0EE9"/>
    <w:rsid w:val="009F37B1"/>
    <w:rsid w:val="009F3E96"/>
    <w:rsid w:val="009F5074"/>
    <w:rsid w:val="009F5A97"/>
    <w:rsid w:val="009F6A32"/>
    <w:rsid w:val="00A01606"/>
    <w:rsid w:val="00A01617"/>
    <w:rsid w:val="00A04429"/>
    <w:rsid w:val="00A04B84"/>
    <w:rsid w:val="00A100ED"/>
    <w:rsid w:val="00A1138B"/>
    <w:rsid w:val="00A11B83"/>
    <w:rsid w:val="00A13903"/>
    <w:rsid w:val="00A143CC"/>
    <w:rsid w:val="00A1566B"/>
    <w:rsid w:val="00A16D2B"/>
    <w:rsid w:val="00A171B8"/>
    <w:rsid w:val="00A17B8C"/>
    <w:rsid w:val="00A21D0C"/>
    <w:rsid w:val="00A2259A"/>
    <w:rsid w:val="00A22D5B"/>
    <w:rsid w:val="00A230C6"/>
    <w:rsid w:val="00A24375"/>
    <w:rsid w:val="00A254E5"/>
    <w:rsid w:val="00A26A66"/>
    <w:rsid w:val="00A26A86"/>
    <w:rsid w:val="00A276A4"/>
    <w:rsid w:val="00A3146A"/>
    <w:rsid w:val="00A32189"/>
    <w:rsid w:val="00A324DF"/>
    <w:rsid w:val="00A33420"/>
    <w:rsid w:val="00A342C5"/>
    <w:rsid w:val="00A34937"/>
    <w:rsid w:val="00A35D16"/>
    <w:rsid w:val="00A401D7"/>
    <w:rsid w:val="00A40A29"/>
    <w:rsid w:val="00A418CD"/>
    <w:rsid w:val="00A41AE4"/>
    <w:rsid w:val="00A53988"/>
    <w:rsid w:val="00A5685E"/>
    <w:rsid w:val="00A56D7F"/>
    <w:rsid w:val="00A57146"/>
    <w:rsid w:val="00A57A8A"/>
    <w:rsid w:val="00A60EC0"/>
    <w:rsid w:val="00A61973"/>
    <w:rsid w:val="00A61B26"/>
    <w:rsid w:val="00A6372D"/>
    <w:rsid w:val="00A6404B"/>
    <w:rsid w:val="00A65FE6"/>
    <w:rsid w:val="00A6711A"/>
    <w:rsid w:val="00A70253"/>
    <w:rsid w:val="00A70E5B"/>
    <w:rsid w:val="00A70F60"/>
    <w:rsid w:val="00A714BF"/>
    <w:rsid w:val="00A71F28"/>
    <w:rsid w:val="00A7667A"/>
    <w:rsid w:val="00A806B6"/>
    <w:rsid w:val="00A80CAE"/>
    <w:rsid w:val="00A810CA"/>
    <w:rsid w:val="00A820D1"/>
    <w:rsid w:val="00A8418E"/>
    <w:rsid w:val="00A84B21"/>
    <w:rsid w:val="00A87E70"/>
    <w:rsid w:val="00A90391"/>
    <w:rsid w:val="00A91BF0"/>
    <w:rsid w:val="00A976CF"/>
    <w:rsid w:val="00A97B06"/>
    <w:rsid w:val="00AA110F"/>
    <w:rsid w:val="00AA34B9"/>
    <w:rsid w:val="00AA3E46"/>
    <w:rsid w:val="00AA40BC"/>
    <w:rsid w:val="00AA4469"/>
    <w:rsid w:val="00AB21FD"/>
    <w:rsid w:val="00AB29F8"/>
    <w:rsid w:val="00AB4ABC"/>
    <w:rsid w:val="00AB4FE5"/>
    <w:rsid w:val="00AB6BE9"/>
    <w:rsid w:val="00AC02F4"/>
    <w:rsid w:val="00AC0896"/>
    <w:rsid w:val="00AC23FE"/>
    <w:rsid w:val="00AC53CA"/>
    <w:rsid w:val="00AC5D82"/>
    <w:rsid w:val="00AD0432"/>
    <w:rsid w:val="00AD224D"/>
    <w:rsid w:val="00AD30AC"/>
    <w:rsid w:val="00AD3A67"/>
    <w:rsid w:val="00AD5E25"/>
    <w:rsid w:val="00AE1855"/>
    <w:rsid w:val="00AE77BA"/>
    <w:rsid w:val="00AF02C4"/>
    <w:rsid w:val="00AF1AC5"/>
    <w:rsid w:val="00AF21BB"/>
    <w:rsid w:val="00AF3EAE"/>
    <w:rsid w:val="00AF57E8"/>
    <w:rsid w:val="00AF5A85"/>
    <w:rsid w:val="00AF609C"/>
    <w:rsid w:val="00AF6C60"/>
    <w:rsid w:val="00AF7D95"/>
    <w:rsid w:val="00B01062"/>
    <w:rsid w:val="00B01B0F"/>
    <w:rsid w:val="00B0598C"/>
    <w:rsid w:val="00B06055"/>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33268"/>
    <w:rsid w:val="00B3699F"/>
    <w:rsid w:val="00B4221C"/>
    <w:rsid w:val="00B42B5C"/>
    <w:rsid w:val="00B45D1A"/>
    <w:rsid w:val="00B4660E"/>
    <w:rsid w:val="00B50A5C"/>
    <w:rsid w:val="00B52542"/>
    <w:rsid w:val="00B5296F"/>
    <w:rsid w:val="00B536FF"/>
    <w:rsid w:val="00B62FAB"/>
    <w:rsid w:val="00B634BD"/>
    <w:rsid w:val="00B64C66"/>
    <w:rsid w:val="00B65180"/>
    <w:rsid w:val="00B65918"/>
    <w:rsid w:val="00B65D32"/>
    <w:rsid w:val="00B663F9"/>
    <w:rsid w:val="00B673BD"/>
    <w:rsid w:val="00B67462"/>
    <w:rsid w:val="00B67765"/>
    <w:rsid w:val="00B7120C"/>
    <w:rsid w:val="00B7122A"/>
    <w:rsid w:val="00B7268E"/>
    <w:rsid w:val="00B72739"/>
    <w:rsid w:val="00B76748"/>
    <w:rsid w:val="00B77882"/>
    <w:rsid w:val="00B80DBE"/>
    <w:rsid w:val="00B905CC"/>
    <w:rsid w:val="00B90F93"/>
    <w:rsid w:val="00B91595"/>
    <w:rsid w:val="00B921AA"/>
    <w:rsid w:val="00B923A6"/>
    <w:rsid w:val="00B935DB"/>
    <w:rsid w:val="00B94272"/>
    <w:rsid w:val="00B94DD4"/>
    <w:rsid w:val="00B95643"/>
    <w:rsid w:val="00BA0B23"/>
    <w:rsid w:val="00BA0F24"/>
    <w:rsid w:val="00BA1485"/>
    <w:rsid w:val="00BA4152"/>
    <w:rsid w:val="00BA6898"/>
    <w:rsid w:val="00BA6BDD"/>
    <w:rsid w:val="00BB1BDF"/>
    <w:rsid w:val="00BB2C5E"/>
    <w:rsid w:val="00BB337B"/>
    <w:rsid w:val="00BB35CD"/>
    <w:rsid w:val="00BB4FC1"/>
    <w:rsid w:val="00BB6283"/>
    <w:rsid w:val="00BB7020"/>
    <w:rsid w:val="00BB73DC"/>
    <w:rsid w:val="00BC03E3"/>
    <w:rsid w:val="00BC04F8"/>
    <w:rsid w:val="00BC052E"/>
    <w:rsid w:val="00BC1FC6"/>
    <w:rsid w:val="00BC3697"/>
    <w:rsid w:val="00BC39C7"/>
    <w:rsid w:val="00BC5068"/>
    <w:rsid w:val="00BC6275"/>
    <w:rsid w:val="00BC6E72"/>
    <w:rsid w:val="00BC7947"/>
    <w:rsid w:val="00BD4EA9"/>
    <w:rsid w:val="00BD591B"/>
    <w:rsid w:val="00BD623C"/>
    <w:rsid w:val="00BD63BB"/>
    <w:rsid w:val="00BE25C1"/>
    <w:rsid w:val="00BE2C12"/>
    <w:rsid w:val="00BE3886"/>
    <w:rsid w:val="00BE516D"/>
    <w:rsid w:val="00BE7569"/>
    <w:rsid w:val="00BE75B6"/>
    <w:rsid w:val="00BE787D"/>
    <w:rsid w:val="00BE78CA"/>
    <w:rsid w:val="00BE7B9D"/>
    <w:rsid w:val="00BF2A84"/>
    <w:rsid w:val="00BF3029"/>
    <w:rsid w:val="00BF5DE2"/>
    <w:rsid w:val="00BF60C6"/>
    <w:rsid w:val="00BF696B"/>
    <w:rsid w:val="00BF6E26"/>
    <w:rsid w:val="00C0082F"/>
    <w:rsid w:val="00C01C92"/>
    <w:rsid w:val="00C044D9"/>
    <w:rsid w:val="00C04956"/>
    <w:rsid w:val="00C04AAA"/>
    <w:rsid w:val="00C075A1"/>
    <w:rsid w:val="00C1555D"/>
    <w:rsid w:val="00C16F34"/>
    <w:rsid w:val="00C173A8"/>
    <w:rsid w:val="00C17553"/>
    <w:rsid w:val="00C179C6"/>
    <w:rsid w:val="00C21A6B"/>
    <w:rsid w:val="00C21D91"/>
    <w:rsid w:val="00C22AA3"/>
    <w:rsid w:val="00C23882"/>
    <w:rsid w:val="00C2407E"/>
    <w:rsid w:val="00C2488C"/>
    <w:rsid w:val="00C252E7"/>
    <w:rsid w:val="00C26BFE"/>
    <w:rsid w:val="00C27DAE"/>
    <w:rsid w:val="00C30318"/>
    <w:rsid w:val="00C30EBB"/>
    <w:rsid w:val="00C311ED"/>
    <w:rsid w:val="00C32429"/>
    <w:rsid w:val="00C33377"/>
    <w:rsid w:val="00C364EE"/>
    <w:rsid w:val="00C41417"/>
    <w:rsid w:val="00C42C32"/>
    <w:rsid w:val="00C4424F"/>
    <w:rsid w:val="00C4470D"/>
    <w:rsid w:val="00C44D32"/>
    <w:rsid w:val="00C4507E"/>
    <w:rsid w:val="00C45E4A"/>
    <w:rsid w:val="00C45F76"/>
    <w:rsid w:val="00C47BD5"/>
    <w:rsid w:val="00C51694"/>
    <w:rsid w:val="00C517E8"/>
    <w:rsid w:val="00C51832"/>
    <w:rsid w:val="00C51B32"/>
    <w:rsid w:val="00C538A1"/>
    <w:rsid w:val="00C54447"/>
    <w:rsid w:val="00C54D3D"/>
    <w:rsid w:val="00C57547"/>
    <w:rsid w:val="00C601BA"/>
    <w:rsid w:val="00C604EA"/>
    <w:rsid w:val="00C632C5"/>
    <w:rsid w:val="00C63F21"/>
    <w:rsid w:val="00C65C98"/>
    <w:rsid w:val="00C67BD7"/>
    <w:rsid w:val="00C72FA2"/>
    <w:rsid w:val="00C75CB5"/>
    <w:rsid w:val="00C76B3C"/>
    <w:rsid w:val="00C8031D"/>
    <w:rsid w:val="00C83380"/>
    <w:rsid w:val="00C83FFD"/>
    <w:rsid w:val="00C920C2"/>
    <w:rsid w:val="00C92C27"/>
    <w:rsid w:val="00C931F1"/>
    <w:rsid w:val="00C93429"/>
    <w:rsid w:val="00C96221"/>
    <w:rsid w:val="00C968E7"/>
    <w:rsid w:val="00C969FE"/>
    <w:rsid w:val="00CA1A3C"/>
    <w:rsid w:val="00CA38E0"/>
    <w:rsid w:val="00CA5732"/>
    <w:rsid w:val="00CA5D83"/>
    <w:rsid w:val="00CA62DE"/>
    <w:rsid w:val="00CB1698"/>
    <w:rsid w:val="00CB3FB4"/>
    <w:rsid w:val="00CB49EA"/>
    <w:rsid w:val="00CB597B"/>
    <w:rsid w:val="00CC202E"/>
    <w:rsid w:val="00CC3072"/>
    <w:rsid w:val="00CC314D"/>
    <w:rsid w:val="00CC3251"/>
    <w:rsid w:val="00CC541A"/>
    <w:rsid w:val="00CC60AE"/>
    <w:rsid w:val="00CC7F89"/>
    <w:rsid w:val="00CD0E41"/>
    <w:rsid w:val="00CD109A"/>
    <w:rsid w:val="00CD1C57"/>
    <w:rsid w:val="00CD3A7D"/>
    <w:rsid w:val="00CD3DC7"/>
    <w:rsid w:val="00CD3F80"/>
    <w:rsid w:val="00CD51BE"/>
    <w:rsid w:val="00CD584B"/>
    <w:rsid w:val="00CE1EBD"/>
    <w:rsid w:val="00CE24BD"/>
    <w:rsid w:val="00CF0E0F"/>
    <w:rsid w:val="00CF29F8"/>
    <w:rsid w:val="00CF327D"/>
    <w:rsid w:val="00CF35EB"/>
    <w:rsid w:val="00CF562E"/>
    <w:rsid w:val="00CF5EC8"/>
    <w:rsid w:val="00CF7CE8"/>
    <w:rsid w:val="00D004B5"/>
    <w:rsid w:val="00D024E8"/>
    <w:rsid w:val="00D0645A"/>
    <w:rsid w:val="00D06DA9"/>
    <w:rsid w:val="00D149E9"/>
    <w:rsid w:val="00D161BD"/>
    <w:rsid w:val="00D17A57"/>
    <w:rsid w:val="00D17FC3"/>
    <w:rsid w:val="00D213D3"/>
    <w:rsid w:val="00D223F4"/>
    <w:rsid w:val="00D22B39"/>
    <w:rsid w:val="00D232B3"/>
    <w:rsid w:val="00D31A07"/>
    <w:rsid w:val="00D336DF"/>
    <w:rsid w:val="00D36653"/>
    <w:rsid w:val="00D369F3"/>
    <w:rsid w:val="00D36C04"/>
    <w:rsid w:val="00D41EF3"/>
    <w:rsid w:val="00D4313E"/>
    <w:rsid w:val="00D45B2B"/>
    <w:rsid w:val="00D463F3"/>
    <w:rsid w:val="00D46501"/>
    <w:rsid w:val="00D52DBB"/>
    <w:rsid w:val="00D53F03"/>
    <w:rsid w:val="00D5416D"/>
    <w:rsid w:val="00D54803"/>
    <w:rsid w:val="00D56979"/>
    <w:rsid w:val="00D570AC"/>
    <w:rsid w:val="00D607B3"/>
    <w:rsid w:val="00D61244"/>
    <w:rsid w:val="00D61D7D"/>
    <w:rsid w:val="00D630A5"/>
    <w:rsid w:val="00D65A63"/>
    <w:rsid w:val="00D6754F"/>
    <w:rsid w:val="00D71091"/>
    <w:rsid w:val="00D71ECA"/>
    <w:rsid w:val="00D747FD"/>
    <w:rsid w:val="00D7485F"/>
    <w:rsid w:val="00D74E63"/>
    <w:rsid w:val="00D761F5"/>
    <w:rsid w:val="00D80926"/>
    <w:rsid w:val="00D80C00"/>
    <w:rsid w:val="00D81603"/>
    <w:rsid w:val="00D816A3"/>
    <w:rsid w:val="00D82AE1"/>
    <w:rsid w:val="00D84623"/>
    <w:rsid w:val="00D8678E"/>
    <w:rsid w:val="00D8747B"/>
    <w:rsid w:val="00D90925"/>
    <w:rsid w:val="00D93A92"/>
    <w:rsid w:val="00D93BA2"/>
    <w:rsid w:val="00D944AF"/>
    <w:rsid w:val="00D9477C"/>
    <w:rsid w:val="00D94EEB"/>
    <w:rsid w:val="00D96772"/>
    <w:rsid w:val="00D968B6"/>
    <w:rsid w:val="00D97B9A"/>
    <w:rsid w:val="00DA1856"/>
    <w:rsid w:val="00DA1DDD"/>
    <w:rsid w:val="00DA3E75"/>
    <w:rsid w:val="00DA498C"/>
    <w:rsid w:val="00DA4C8D"/>
    <w:rsid w:val="00DA4E34"/>
    <w:rsid w:val="00DA53BA"/>
    <w:rsid w:val="00DA60B7"/>
    <w:rsid w:val="00DA6F3E"/>
    <w:rsid w:val="00DA7078"/>
    <w:rsid w:val="00DA745F"/>
    <w:rsid w:val="00DB216E"/>
    <w:rsid w:val="00DB2351"/>
    <w:rsid w:val="00DB2D60"/>
    <w:rsid w:val="00DB2E7C"/>
    <w:rsid w:val="00DB61B7"/>
    <w:rsid w:val="00DB66A6"/>
    <w:rsid w:val="00DB6C0D"/>
    <w:rsid w:val="00DC11D5"/>
    <w:rsid w:val="00DC22D8"/>
    <w:rsid w:val="00DC2485"/>
    <w:rsid w:val="00DC3654"/>
    <w:rsid w:val="00DC3B0E"/>
    <w:rsid w:val="00DC3B40"/>
    <w:rsid w:val="00DC65FE"/>
    <w:rsid w:val="00DC662A"/>
    <w:rsid w:val="00DC69A1"/>
    <w:rsid w:val="00DD0D0B"/>
    <w:rsid w:val="00DD128F"/>
    <w:rsid w:val="00DD1A61"/>
    <w:rsid w:val="00DD3458"/>
    <w:rsid w:val="00DD3EE1"/>
    <w:rsid w:val="00DD5EB7"/>
    <w:rsid w:val="00DD6B17"/>
    <w:rsid w:val="00DD6B5E"/>
    <w:rsid w:val="00DD6CE1"/>
    <w:rsid w:val="00DE0146"/>
    <w:rsid w:val="00DE0732"/>
    <w:rsid w:val="00DE466E"/>
    <w:rsid w:val="00DE4BFC"/>
    <w:rsid w:val="00DE57A2"/>
    <w:rsid w:val="00DE667E"/>
    <w:rsid w:val="00DE738B"/>
    <w:rsid w:val="00DE75D7"/>
    <w:rsid w:val="00DF1986"/>
    <w:rsid w:val="00DF20ED"/>
    <w:rsid w:val="00DF28B8"/>
    <w:rsid w:val="00DF3529"/>
    <w:rsid w:val="00DF4DC8"/>
    <w:rsid w:val="00DF4E57"/>
    <w:rsid w:val="00DF5BA6"/>
    <w:rsid w:val="00DF7C7A"/>
    <w:rsid w:val="00E0172F"/>
    <w:rsid w:val="00E05C14"/>
    <w:rsid w:val="00E07147"/>
    <w:rsid w:val="00E073A5"/>
    <w:rsid w:val="00E11C9F"/>
    <w:rsid w:val="00E12C6E"/>
    <w:rsid w:val="00E12C7B"/>
    <w:rsid w:val="00E13974"/>
    <w:rsid w:val="00E1556B"/>
    <w:rsid w:val="00E174F6"/>
    <w:rsid w:val="00E2471D"/>
    <w:rsid w:val="00E24A6F"/>
    <w:rsid w:val="00E252CC"/>
    <w:rsid w:val="00E2755F"/>
    <w:rsid w:val="00E312C8"/>
    <w:rsid w:val="00E32F7E"/>
    <w:rsid w:val="00E33A22"/>
    <w:rsid w:val="00E3506C"/>
    <w:rsid w:val="00E37B99"/>
    <w:rsid w:val="00E404B2"/>
    <w:rsid w:val="00E40CDD"/>
    <w:rsid w:val="00E44BB1"/>
    <w:rsid w:val="00E515B9"/>
    <w:rsid w:val="00E56E2D"/>
    <w:rsid w:val="00E57AFA"/>
    <w:rsid w:val="00E6073B"/>
    <w:rsid w:val="00E61AF5"/>
    <w:rsid w:val="00E63AA2"/>
    <w:rsid w:val="00E65A65"/>
    <w:rsid w:val="00E66582"/>
    <w:rsid w:val="00E701BD"/>
    <w:rsid w:val="00E70A37"/>
    <w:rsid w:val="00E762C7"/>
    <w:rsid w:val="00E766A1"/>
    <w:rsid w:val="00E77267"/>
    <w:rsid w:val="00E801C1"/>
    <w:rsid w:val="00E82664"/>
    <w:rsid w:val="00E83890"/>
    <w:rsid w:val="00E83C8C"/>
    <w:rsid w:val="00E840B5"/>
    <w:rsid w:val="00E84F8B"/>
    <w:rsid w:val="00E85359"/>
    <w:rsid w:val="00E85DCB"/>
    <w:rsid w:val="00E85FC2"/>
    <w:rsid w:val="00E862A7"/>
    <w:rsid w:val="00E91E22"/>
    <w:rsid w:val="00E92418"/>
    <w:rsid w:val="00E93B5F"/>
    <w:rsid w:val="00E95250"/>
    <w:rsid w:val="00E97690"/>
    <w:rsid w:val="00EA069A"/>
    <w:rsid w:val="00EA0B4B"/>
    <w:rsid w:val="00EA0E4B"/>
    <w:rsid w:val="00EA204A"/>
    <w:rsid w:val="00EA251C"/>
    <w:rsid w:val="00EA4DBB"/>
    <w:rsid w:val="00EA50E1"/>
    <w:rsid w:val="00EA56D7"/>
    <w:rsid w:val="00EB05F4"/>
    <w:rsid w:val="00EB108E"/>
    <w:rsid w:val="00EB17EE"/>
    <w:rsid w:val="00EB2EEA"/>
    <w:rsid w:val="00EB332E"/>
    <w:rsid w:val="00EB3B01"/>
    <w:rsid w:val="00EB4C06"/>
    <w:rsid w:val="00EB63E3"/>
    <w:rsid w:val="00EC0028"/>
    <w:rsid w:val="00EC17E8"/>
    <w:rsid w:val="00EC1F54"/>
    <w:rsid w:val="00EC28C0"/>
    <w:rsid w:val="00EC3C6A"/>
    <w:rsid w:val="00EC49C2"/>
    <w:rsid w:val="00EC4C2A"/>
    <w:rsid w:val="00EC50E7"/>
    <w:rsid w:val="00EC55D2"/>
    <w:rsid w:val="00EC6136"/>
    <w:rsid w:val="00EC6295"/>
    <w:rsid w:val="00EC765A"/>
    <w:rsid w:val="00ED03C7"/>
    <w:rsid w:val="00ED1BC8"/>
    <w:rsid w:val="00ED1D8A"/>
    <w:rsid w:val="00ED1DBC"/>
    <w:rsid w:val="00ED1EC8"/>
    <w:rsid w:val="00ED2E1C"/>
    <w:rsid w:val="00ED5ECA"/>
    <w:rsid w:val="00ED7DEE"/>
    <w:rsid w:val="00EE2A4F"/>
    <w:rsid w:val="00EE64D6"/>
    <w:rsid w:val="00EE661F"/>
    <w:rsid w:val="00EF6E8F"/>
    <w:rsid w:val="00F01F61"/>
    <w:rsid w:val="00F02109"/>
    <w:rsid w:val="00F02B71"/>
    <w:rsid w:val="00F031A2"/>
    <w:rsid w:val="00F10C7D"/>
    <w:rsid w:val="00F129B4"/>
    <w:rsid w:val="00F143F4"/>
    <w:rsid w:val="00F20564"/>
    <w:rsid w:val="00F233D9"/>
    <w:rsid w:val="00F23A21"/>
    <w:rsid w:val="00F30D17"/>
    <w:rsid w:val="00F30D83"/>
    <w:rsid w:val="00F347BD"/>
    <w:rsid w:val="00F36892"/>
    <w:rsid w:val="00F36B96"/>
    <w:rsid w:val="00F40407"/>
    <w:rsid w:val="00F45B85"/>
    <w:rsid w:val="00F47F31"/>
    <w:rsid w:val="00F501A0"/>
    <w:rsid w:val="00F5222E"/>
    <w:rsid w:val="00F52231"/>
    <w:rsid w:val="00F52A17"/>
    <w:rsid w:val="00F52B34"/>
    <w:rsid w:val="00F54867"/>
    <w:rsid w:val="00F54C06"/>
    <w:rsid w:val="00F60054"/>
    <w:rsid w:val="00F61B8B"/>
    <w:rsid w:val="00F63E90"/>
    <w:rsid w:val="00F648E0"/>
    <w:rsid w:val="00F666D5"/>
    <w:rsid w:val="00F667BC"/>
    <w:rsid w:val="00F7073E"/>
    <w:rsid w:val="00F709A1"/>
    <w:rsid w:val="00F70C88"/>
    <w:rsid w:val="00F70CC8"/>
    <w:rsid w:val="00F71052"/>
    <w:rsid w:val="00F710B0"/>
    <w:rsid w:val="00F7146E"/>
    <w:rsid w:val="00F75360"/>
    <w:rsid w:val="00F76194"/>
    <w:rsid w:val="00F8079E"/>
    <w:rsid w:val="00F845DE"/>
    <w:rsid w:val="00F84754"/>
    <w:rsid w:val="00F86910"/>
    <w:rsid w:val="00F87726"/>
    <w:rsid w:val="00F90EA8"/>
    <w:rsid w:val="00F92452"/>
    <w:rsid w:val="00F95102"/>
    <w:rsid w:val="00F9523D"/>
    <w:rsid w:val="00F97FBF"/>
    <w:rsid w:val="00FA2169"/>
    <w:rsid w:val="00FA5FE7"/>
    <w:rsid w:val="00FB04F8"/>
    <w:rsid w:val="00FB0853"/>
    <w:rsid w:val="00FB11E0"/>
    <w:rsid w:val="00FB225E"/>
    <w:rsid w:val="00FB23D9"/>
    <w:rsid w:val="00FB55B0"/>
    <w:rsid w:val="00FB5FFF"/>
    <w:rsid w:val="00FB6E8E"/>
    <w:rsid w:val="00FC216F"/>
    <w:rsid w:val="00FC28B3"/>
    <w:rsid w:val="00FC4D05"/>
    <w:rsid w:val="00FC55CE"/>
    <w:rsid w:val="00FC5956"/>
    <w:rsid w:val="00FC61E3"/>
    <w:rsid w:val="00FD1D1A"/>
    <w:rsid w:val="00FD46D7"/>
    <w:rsid w:val="00FD70FC"/>
    <w:rsid w:val="00FE056F"/>
    <w:rsid w:val="00FE1E54"/>
    <w:rsid w:val="00FE2813"/>
    <w:rsid w:val="00FE29A4"/>
    <w:rsid w:val="00FE3C0A"/>
    <w:rsid w:val="00FE3CF6"/>
    <w:rsid w:val="00FE45D1"/>
    <w:rsid w:val="00FE5CAB"/>
    <w:rsid w:val="00FE6959"/>
    <w:rsid w:val="00FF1C2A"/>
    <w:rsid w:val="00FF1CD6"/>
    <w:rsid w:val="00FF23C5"/>
    <w:rsid w:val="00FF3A82"/>
    <w:rsid w:val="00FF4393"/>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567"/>
    <w:pPr>
      <w:spacing w:after="0" w:line="240" w:lineRule="auto"/>
    </w:pPr>
    <w:rPr>
      <w:rFonts w:ascii="Calibri" w:eastAsia="Times New Roman" w:hAnsi="Calibri" w:cs="Times New Roman"/>
      <w:szCs w:val="24"/>
      <w:lang w:eastAsia="pt-PT"/>
    </w:rPr>
  </w:style>
  <w:style w:type="paragraph" w:styleId="Heading1">
    <w:name w:val="heading 1"/>
    <w:basedOn w:val="Normal"/>
    <w:next w:val="Normal"/>
    <w:link w:val="Heading1Char"/>
    <w:uiPriority w:val="9"/>
    <w:qFormat/>
    <w:rsid w:val="00D93BA2"/>
    <w:pPr>
      <w:keepNext/>
      <w:keepLines/>
      <w:numPr>
        <w:numId w:val="12"/>
      </w:numPr>
      <w:spacing w:before="24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13"/>
      </w:numPr>
      <w:spacing w:before="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13"/>
      </w:numPr>
      <w:spacing w:before="40" w:after="12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5F1378"/>
    <w:pPr>
      <w:keepNext/>
      <w:keepLines/>
      <w:numPr>
        <w:ilvl w:val="3"/>
        <w:numId w:val="13"/>
      </w:numPr>
      <w:spacing w:before="40" w:after="120"/>
      <w:ind w:left="1077" w:hanging="1077"/>
      <w:outlineLvl w:val="3"/>
    </w:pPr>
    <w:rPr>
      <w:rFonts w:eastAsiaTheme="majorEastAsia" w:cstheme="majorBidi"/>
      <w:b/>
      <w:iCs/>
    </w:rPr>
  </w:style>
  <w:style w:type="paragraph" w:styleId="Heading5">
    <w:name w:val="heading 5"/>
    <w:basedOn w:val="Normal"/>
    <w:next w:val="Normal"/>
    <w:link w:val="Heading5Char"/>
    <w:uiPriority w:val="9"/>
    <w:unhideWhenUsed/>
    <w:qFormat/>
    <w:rsid w:val="00D93BA2"/>
    <w:pPr>
      <w:keepNext/>
      <w:keepLines/>
      <w:numPr>
        <w:ilvl w:val="4"/>
        <w:numId w:val="13"/>
      </w:numPr>
      <w:spacing w:before="40" w:after="120"/>
      <w:outlineLvl w:val="4"/>
    </w:pPr>
    <w:rPr>
      <w:rFonts w:eastAsiaTheme="majorEastAsia" w:cstheme="majorBidi"/>
      <w:b/>
    </w:rPr>
  </w:style>
  <w:style w:type="paragraph" w:styleId="Heading6">
    <w:name w:val="heading 6"/>
    <w:basedOn w:val="Normal"/>
    <w:next w:val="Normal"/>
    <w:link w:val="Heading6Char"/>
    <w:uiPriority w:val="9"/>
    <w:unhideWhenUsed/>
    <w:qFormat/>
    <w:rsid w:val="005F1378"/>
    <w:pPr>
      <w:keepNext/>
      <w:keepLines/>
      <w:numPr>
        <w:ilvl w:val="5"/>
        <w:numId w:val="13"/>
      </w:numPr>
      <w:spacing w:before="40" w:after="120"/>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990D74"/>
    <w:pPr>
      <w:spacing w:after="100"/>
    </w:p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semiHidden/>
    <w:unhideWhenUsed/>
    <w:rsid w:val="00D93A92"/>
    <w:rPr>
      <w:sz w:val="20"/>
      <w:szCs w:val="20"/>
    </w:rPr>
  </w:style>
  <w:style w:type="character" w:customStyle="1" w:styleId="FootnoteTextChar">
    <w:name w:val="Footnote Text Char"/>
    <w:basedOn w:val="DefaultParagraphFont"/>
    <w:link w:val="FootnoteText"/>
    <w:uiPriority w:val="99"/>
    <w:semiHidden/>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343DA8"/>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90245001">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161744101">
      <w:bodyDiv w:val="1"/>
      <w:marLeft w:val="0"/>
      <w:marRight w:val="0"/>
      <w:marTop w:val="0"/>
      <w:marBottom w:val="0"/>
      <w:divBdr>
        <w:top w:val="none" w:sz="0" w:space="0" w:color="auto"/>
        <w:left w:val="none" w:sz="0" w:space="0" w:color="auto"/>
        <w:bottom w:val="none" w:sz="0" w:space="0" w:color="auto"/>
        <w:right w:val="none" w:sz="0" w:space="0" w:color="auto"/>
      </w:divBdr>
    </w:div>
    <w:div w:id="203058643">
      <w:bodyDiv w:val="1"/>
      <w:marLeft w:val="0"/>
      <w:marRight w:val="0"/>
      <w:marTop w:val="0"/>
      <w:marBottom w:val="0"/>
      <w:divBdr>
        <w:top w:val="none" w:sz="0" w:space="0" w:color="auto"/>
        <w:left w:val="none" w:sz="0" w:space="0" w:color="auto"/>
        <w:bottom w:val="none" w:sz="0" w:space="0" w:color="auto"/>
        <w:right w:val="none" w:sz="0" w:space="0" w:color="auto"/>
      </w:divBdr>
    </w:div>
    <w:div w:id="221258798">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9433527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14203867">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575325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3774673">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47333328">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2426753">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897547539">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1109087550">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9417231">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0043618">
      <w:bodyDiv w:val="1"/>
      <w:marLeft w:val="0"/>
      <w:marRight w:val="0"/>
      <w:marTop w:val="0"/>
      <w:marBottom w:val="0"/>
      <w:divBdr>
        <w:top w:val="none" w:sz="0" w:space="0" w:color="auto"/>
        <w:left w:val="none" w:sz="0" w:space="0" w:color="auto"/>
        <w:bottom w:val="none" w:sz="0" w:space="0" w:color="auto"/>
        <w:right w:val="none" w:sz="0" w:space="0" w:color="auto"/>
      </w:divBdr>
    </w:div>
    <w:div w:id="128249250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298607173">
      <w:bodyDiv w:val="1"/>
      <w:marLeft w:val="0"/>
      <w:marRight w:val="0"/>
      <w:marTop w:val="0"/>
      <w:marBottom w:val="0"/>
      <w:divBdr>
        <w:top w:val="none" w:sz="0" w:space="0" w:color="auto"/>
        <w:left w:val="none" w:sz="0" w:space="0" w:color="auto"/>
        <w:bottom w:val="none" w:sz="0" w:space="0" w:color="auto"/>
        <w:right w:val="none" w:sz="0" w:space="0" w:color="auto"/>
      </w:divBdr>
    </w:div>
    <w:div w:id="1318266620">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68066464">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7821316">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81728156">
      <w:bodyDiv w:val="1"/>
      <w:marLeft w:val="0"/>
      <w:marRight w:val="0"/>
      <w:marTop w:val="0"/>
      <w:marBottom w:val="0"/>
      <w:divBdr>
        <w:top w:val="none" w:sz="0" w:space="0" w:color="auto"/>
        <w:left w:val="none" w:sz="0" w:space="0" w:color="auto"/>
        <w:bottom w:val="none" w:sz="0" w:space="0" w:color="auto"/>
        <w:right w:val="none" w:sz="0" w:space="0" w:color="auto"/>
      </w:divBdr>
    </w:div>
    <w:div w:id="1492408466">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40241651">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33187106">
      <w:bodyDiv w:val="1"/>
      <w:marLeft w:val="0"/>
      <w:marRight w:val="0"/>
      <w:marTop w:val="0"/>
      <w:marBottom w:val="0"/>
      <w:divBdr>
        <w:top w:val="none" w:sz="0" w:space="0" w:color="auto"/>
        <w:left w:val="none" w:sz="0" w:space="0" w:color="auto"/>
        <w:bottom w:val="none" w:sz="0" w:space="0" w:color="auto"/>
        <w:right w:val="none" w:sz="0" w:space="0" w:color="auto"/>
      </w:divBdr>
    </w:div>
    <w:div w:id="1746026412">
      <w:bodyDiv w:val="1"/>
      <w:marLeft w:val="0"/>
      <w:marRight w:val="0"/>
      <w:marTop w:val="0"/>
      <w:marBottom w:val="0"/>
      <w:divBdr>
        <w:top w:val="none" w:sz="0" w:space="0" w:color="auto"/>
        <w:left w:val="none" w:sz="0" w:space="0" w:color="auto"/>
        <w:bottom w:val="none" w:sz="0" w:space="0" w:color="auto"/>
        <w:right w:val="none" w:sz="0" w:space="0" w:color="auto"/>
      </w:divBdr>
    </w:div>
    <w:div w:id="1757701314">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29578397">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7325287">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24897530">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8214494">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microsoft.com/office/2011/relationships/people" Target="people.xml"/><Relationship Id="rId30" Type="http://schemas.microsoft.com/office/2018/08/relationships/commentsExtensible" Target="commentsExtensible.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105C-0164-4592-88B9-56C80A593753}">
  <ds:schemaRefs>
    <ds:schemaRef ds:uri="http://purl.org/dc/terms/"/>
    <ds:schemaRef ds:uri="http://www.w3.org/XML/1998/namespace"/>
    <ds:schemaRef ds:uri="a9b50dc7-8f72-473c-8b7e-4a8c46ecad32"/>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http://schemas.microsoft.com/office/infopath/2007/PartnerControls"/>
    <ds:schemaRef ds:uri="7b1ec8e5-5652-48eb-8550-a56a35f5f817"/>
    <ds:schemaRef ds:uri="http://schemas.microsoft.com/sharepoint/v3"/>
    <ds:schemaRef ds:uri="http://purl.org/dc/dcmitype/"/>
  </ds:schemaRefs>
</ds:datastoreItem>
</file>

<file path=customXml/itemProps2.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3.xml><?xml version="1.0" encoding="utf-8"?>
<ds:datastoreItem xmlns:ds="http://schemas.openxmlformats.org/officeDocument/2006/customXml" ds:itemID="{44DA2299-836C-4E0F-A46E-3E9774EC5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b50dc7-8f72-473c-8b7e-4a8c46ecad32"/>
    <ds:schemaRef ds:uri="7b1ec8e5-5652-48eb-8550-a56a35f5f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592A21-0281-495C-8DB7-EEA2FF6DD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2474</TotalTime>
  <Pages>152</Pages>
  <Words>60524</Words>
  <Characters>326831</Characters>
  <Application>Microsoft Office Word</Application>
  <DocSecurity>0</DocSecurity>
  <Lines>2723</Lines>
  <Paragraphs>773</Paragraphs>
  <ScaleCrop>false</ScaleCrop>
  <HeadingPairs>
    <vt:vector size="2" baseType="variant">
      <vt:variant>
        <vt:lpstr>Title</vt:lpstr>
      </vt:variant>
      <vt:variant>
        <vt:i4>1</vt:i4>
      </vt:variant>
    </vt:vector>
  </HeadingPairs>
  <TitlesOfParts>
    <vt:vector size="1" baseType="lpstr">
      <vt:lpstr>MODELO FUNCIONAL, WORKFLOW  E CONTROLOS DATA LAKE CT</vt:lpstr>
    </vt:vector>
  </TitlesOfParts>
  <Company>Banco Santander Portugal</Company>
  <LinksUpToDate>false</LinksUpToDate>
  <CharactersWithSpaces>386582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FUNCIONAL, WORKFLOW  E CONTROLOS DATA LAKE CT</dc:title>
  <dc:subject>MODELO ÚNICO DE GARANTIAS</dc:subject>
  <dc:creator>Sofia Peneda de Sousa Barbeiro</dc:creator>
  <cp:keywords/>
  <dc:description/>
  <cp:lastModifiedBy>Marta Rafaela Teixeira Nunes</cp:lastModifiedBy>
  <cp:revision>135</cp:revision>
  <cp:lastPrinted>2024-06-11T12:00:00Z</cp:lastPrinted>
  <dcterms:created xsi:type="dcterms:W3CDTF">2024-04-30T10:58:00Z</dcterms:created>
  <dcterms:modified xsi:type="dcterms:W3CDTF">2024-08-20T16:30:00Z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